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01878" w14:textId="77777777" w:rsidR="00F9584B" w:rsidDel="0078544B" w:rsidRDefault="00F9584B" w:rsidP="00081385">
      <w:pPr>
        <w:spacing w:line="360" w:lineRule="auto"/>
        <w:rPr>
          <w:del w:id="0" w:author="Keene-Snickers,Lexi" w:date="2025-04-15T08:33:00Z" w16du:dateUtc="2025-04-15T14:33:00Z"/>
          <w:rFonts w:ascii="Arial" w:hAnsi="Arial" w:cs="Arial"/>
          <w:b/>
          <w:bCs/>
          <w:sz w:val="22"/>
          <w:szCs w:val="22"/>
        </w:rPr>
      </w:pPr>
    </w:p>
    <w:p w14:paraId="58589F1E" w14:textId="77777777" w:rsidR="00E76CDD" w:rsidDel="0078544B" w:rsidRDefault="00E76CDD" w:rsidP="00081385">
      <w:pPr>
        <w:spacing w:line="360" w:lineRule="auto"/>
        <w:rPr>
          <w:del w:id="1" w:author="Keene-Snickers,Lexi" w:date="2025-04-15T08:33:00Z" w16du:dateUtc="2025-04-15T14:33:00Z"/>
          <w:rFonts w:ascii="Arial" w:hAnsi="Arial" w:cs="Arial"/>
          <w:b/>
          <w:bCs/>
          <w:sz w:val="22"/>
          <w:szCs w:val="22"/>
        </w:rPr>
      </w:pPr>
    </w:p>
    <w:p w14:paraId="0B9B89D4" w14:textId="06183A4C" w:rsidR="00202028" w:rsidRDefault="00202028" w:rsidP="00081385">
      <w:pPr>
        <w:spacing w:line="360" w:lineRule="auto"/>
        <w:rPr>
          <w:rFonts w:ascii="Arial" w:hAnsi="Arial" w:cs="Arial"/>
          <w:b/>
          <w:bCs/>
          <w:sz w:val="22"/>
          <w:szCs w:val="22"/>
        </w:rPr>
      </w:pPr>
      <w:r>
        <w:rPr>
          <w:rFonts w:ascii="Arial" w:hAnsi="Arial" w:cs="Arial"/>
          <w:b/>
          <w:bCs/>
          <w:sz w:val="22"/>
          <w:szCs w:val="22"/>
        </w:rPr>
        <w:t xml:space="preserve">Diverse geographic collection of wild </w:t>
      </w:r>
      <w:r w:rsidRPr="006264D3">
        <w:rPr>
          <w:rFonts w:ascii="Arial" w:hAnsi="Arial" w:cs="Arial"/>
          <w:b/>
          <w:bCs/>
          <w:i/>
          <w:iCs/>
          <w:sz w:val="22"/>
          <w:szCs w:val="22"/>
        </w:rPr>
        <w:t>Drosophila melanogaster</w:t>
      </w:r>
      <w:r>
        <w:rPr>
          <w:rFonts w:ascii="Arial" w:hAnsi="Arial" w:cs="Arial"/>
          <w:b/>
          <w:bCs/>
          <w:sz w:val="22"/>
          <w:szCs w:val="22"/>
        </w:rPr>
        <w:t xml:space="preserve"> characterizes the genotype</w:t>
      </w:r>
      <w:r w:rsidR="006264D3">
        <w:rPr>
          <w:rFonts w:ascii="Arial" w:hAnsi="Arial" w:cs="Arial"/>
          <w:b/>
          <w:bCs/>
          <w:sz w:val="22"/>
          <w:szCs w:val="22"/>
        </w:rPr>
        <w:t>s</w:t>
      </w:r>
      <w:r>
        <w:rPr>
          <w:rFonts w:ascii="Arial" w:hAnsi="Arial" w:cs="Arial"/>
          <w:b/>
          <w:bCs/>
          <w:sz w:val="22"/>
          <w:szCs w:val="22"/>
        </w:rPr>
        <w:t xml:space="preserve"> and phenotype</w:t>
      </w:r>
      <w:r w:rsidR="006264D3">
        <w:rPr>
          <w:rFonts w:ascii="Arial" w:hAnsi="Arial" w:cs="Arial"/>
          <w:b/>
          <w:bCs/>
          <w:sz w:val="22"/>
          <w:szCs w:val="22"/>
        </w:rPr>
        <w:t>s</w:t>
      </w:r>
      <w:r>
        <w:rPr>
          <w:rFonts w:ascii="Arial" w:hAnsi="Arial" w:cs="Arial"/>
          <w:b/>
          <w:bCs/>
          <w:sz w:val="22"/>
          <w:szCs w:val="22"/>
        </w:rPr>
        <w:t xml:space="preserve"> of a persistent viral infection</w:t>
      </w:r>
    </w:p>
    <w:p w14:paraId="7F3D32AC" w14:textId="77777777" w:rsidR="00E97611" w:rsidRDefault="00E97611" w:rsidP="00081385">
      <w:pPr>
        <w:spacing w:line="360" w:lineRule="auto"/>
        <w:rPr>
          <w:rFonts w:ascii="Arial" w:hAnsi="Arial" w:cs="Arial"/>
          <w:sz w:val="22"/>
          <w:szCs w:val="22"/>
        </w:rPr>
      </w:pPr>
    </w:p>
    <w:p w14:paraId="74665B3A" w14:textId="0763A746" w:rsidR="00641623" w:rsidRPr="00641623" w:rsidRDefault="00641623" w:rsidP="00081385">
      <w:pPr>
        <w:spacing w:line="360" w:lineRule="auto"/>
        <w:rPr>
          <w:rFonts w:ascii="Arial" w:hAnsi="Arial" w:cs="Arial"/>
          <w:b/>
          <w:bCs/>
          <w:sz w:val="22"/>
          <w:szCs w:val="22"/>
          <w:vertAlign w:val="superscript"/>
        </w:rPr>
      </w:pPr>
      <w:r w:rsidRPr="00641623">
        <w:rPr>
          <w:rFonts w:ascii="Arial" w:hAnsi="Arial" w:cs="Arial"/>
          <w:b/>
          <w:bCs/>
          <w:sz w:val="22"/>
          <w:szCs w:val="22"/>
        </w:rPr>
        <w:t>Alexandra H. Keene-Snickers</w:t>
      </w:r>
      <w:r w:rsidRPr="00641623">
        <w:rPr>
          <w:rFonts w:ascii="Arial" w:hAnsi="Arial" w:cs="Arial"/>
          <w:b/>
          <w:bCs/>
          <w:sz w:val="22"/>
          <w:szCs w:val="22"/>
          <w:vertAlign w:val="superscript"/>
        </w:rPr>
        <w:t>1,2</w:t>
      </w:r>
      <w:r w:rsidRPr="00641623">
        <w:rPr>
          <w:rFonts w:ascii="Arial" w:hAnsi="Arial" w:cs="Arial"/>
          <w:b/>
          <w:bCs/>
          <w:sz w:val="22"/>
          <w:szCs w:val="22"/>
        </w:rPr>
        <w:t>, Ali L. Brehm</w:t>
      </w:r>
      <w:r w:rsidRPr="00641623">
        <w:rPr>
          <w:rFonts w:ascii="Arial" w:hAnsi="Arial" w:cs="Arial"/>
          <w:b/>
          <w:bCs/>
          <w:sz w:val="22"/>
          <w:szCs w:val="22"/>
          <w:vertAlign w:val="superscript"/>
        </w:rPr>
        <w:t>1</w:t>
      </w:r>
      <w:r w:rsidR="00351921">
        <w:rPr>
          <w:rFonts w:ascii="Arial" w:hAnsi="Arial" w:cs="Arial"/>
          <w:b/>
          <w:bCs/>
          <w:sz w:val="22"/>
          <w:szCs w:val="22"/>
        </w:rPr>
        <w:t xml:space="preserve">, </w:t>
      </w:r>
      <w:r w:rsidR="00FC2AE1">
        <w:rPr>
          <w:rFonts w:ascii="Arial" w:hAnsi="Arial" w:cs="Arial"/>
          <w:b/>
          <w:bCs/>
          <w:sz w:val="22"/>
          <w:szCs w:val="22"/>
        </w:rPr>
        <w:t xml:space="preserve">Tillie J. Dunham, </w:t>
      </w:r>
      <w:r w:rsidR="00351921">
        <w:rPr>
          <w:rFonts w:ascii="Arial" w:hAnsi="Arial" w:cs="Arial"/>
          <w:b/>
          <w:bCs/>
          <w:sz w:val="22"/>
          <w:szCs w:val="22"/>
        </w:rPr>
        <w:t>Taylor Gelpi</w:t>
      </w:r>
      <w:r w:rsidRPr="00641623">
        <w:rPr>
          <w:rFonts w:ascii="Arial" w:hAnsi="Arial" w:cs="Arial"/>
          <w:b/>
          <w:bCs/>
          <w:sz w:val="22"/>
          <w:szCs w:val="22"/>
        </w:rPr>
        <w:t xml:space="preserve"> and Mark D. Stenglein</w:t>
      </w:r>
      <w:r w:rsidRPr="00641623">
        <w:rPr>
          <w:rFonts w:ascii="Arial" w:hAnsi="Arial" w:cs="Arial"/>
          <w:b/>
          <w:bCs/>
          <w:sz w:val="22"/>
          <w:szCs w:val="22"/>
          <w:vertAlign w:val="superscript"/>
        </w:rPr>
        <w:t>1*</w:t>
      </w:r>
    </w:p>
    <w:p w14:paraId="39E57BCE" w14:textId="77777777" w:rsidR="00641623" w:rsidRDefault="00641623" w:rsidP="00081385">
      <w:pPr>
        <w:spacing w:line="360" w:lineRule="auto"/>
        <w:rPr>
          <w:rFonts w:ascii="Arial" w:hAnsi="Arial" w:cs="Arial"/>
          <w:sz w:val="22"/>
          <w:szCs w:val="22"/>
        </w:rPr>
      </w:pPr>
    </w:p>
    <w:p w14:paraId="27BCC9CD" w14:textId="77777777" w:rsidR="00641623" w:rsidRPr="00AB5926" w:rsidRDefault="00641623" w:rsidP="00081385">
      <w:pPr>
        <w:pStyle w:val="paragraph"/>
        <w:numPr>
          <w:ilvl w:val="0"/>
          <w:numId w:val="2"/>
        </w:numPr>
        <w:spacing w:before="0" w:beforeAutospacing="0" w:after="0" w:afterAutospacing="0" w:line="360" w:lineRule="auto"/>
        <w:textAlignment w:val="baseline"/>
        <w:rPr>
          <w:rStyle w:val="normaltextrun"/>
          <w:rFonts w:ascii="Arial" w:eastAsiaTheme="majorEastAsia" w:hAnsi="Arial" w:cs="Arial"/>
          <w:sz w:val="22"/>
          <w:szCs w:val="22"/>
        </w:rPr>
      </w:pPr>
      <w:r w:rsidRPr="00AB5926">
        <w:rPr>
          <w:rStyle w:val="normaltextrun"/>
          <w:rFonts w:ascii="Arial" w:eastAsiaTheme="majorEastAsia" w:hAnsi="Arial" w:cs="Arial"/>
          <w:sz w:val="22"/>
          <w:szCs w:val="22"/>
        </w:rPr>
        <w:t>Center for Vector-Borne and Infectious Diseases, Department of Microbiology, Immunology, and Pathology, College of Veterinary Medicine and Biomedical Sciences, Colorado State University, Fort Collins, CO, USA </w:t>
      </w:r>
    </w:p>
    <w:p w14:paraId="10968AE0" w14:textId="77777777" w:rsidR="00641623" w:rsidRPr="00AB5926" w:rsidRDefault="00641623" w:rsidP="00081385">
      <w:pPr>
        <w:pStyle w:val="paragraph"/>
        <w:numPr>
          <w:ilvl w:val="0"/>
          <w:numId w:val="2"/>
        </w:numPr>
        <w:spacing w:before="0" w:beforeAutospacing="0" w:after="0" w:afterAutospacing="0" w:line="360" w:lineRule="auto"/>
        <w:textAlignment w:val="baseline"/>
        <w:rPr>
          <w:rFonts w:ascii="Arial" w:hAnsi="Arial" w:cs="Arial"/>
          <w:sz w:val="22"/>
          <w:szCs w:val="22"/>
        </w:rPr>
      </w:pPr>
      <w:r w:rsidRPr="00AB5926">
        <w:rPr>
          <w:rStyle w:val="normaltextrun"/>
          <w:rFonts w:ascii="Arial" w:eastAsiaTheme="majorEastAsia" w:hAnsi="Arial" w:cs="Arial"/>
          <w:sz w:val="22"/>
          <w:szCs w:val="22"/>
        </w:rPr>
        <w:t>Quantitative Cell and Molecular Biology Graduate Program</w:t>
      </w:r>
      <w:r w:rsidRPr="00AB5926">
        <w:rPr>
          <w:rStyle w:val="eop"/>
          <w:rFonts w:ascii="Arial" w:eastAsiaTheme="majorEastAsia" w:hAnsi="Arial" w:cs="Arial"/>
          <w:sz w:val="22"/>
          <w:szCs w:val="22"/>
        </w:rPr>
        <w:t> </w:t>
      </w:r>
    </w:p>
    <w:p w14:paraId="7A5A7F33" w14:textId="77777777" w:rsidR="00641623" w:rsidRPr="00EC5B9D" w:rsidRDefault="00641623" w:rsidP="00081385">
      <w:pPr>
        <w:pStyle w:val="paragraph"/>
        <w:spacing w:before="0" w:beforeAutospacing="0" w:after="0" w:afterAutospacing="0" w:line="360" w:lineRule="auto"/>
        <w:textAlignment w:val="baseline"/>
        <w:rPr>
          <w:rStyle w:val="LineNumber"/>
          <w:rFonts w:eastAsiaTheme="majorEastAsia"/>
        </w:rPr>
      </w:pPr>
      <w:r w:rsidRPr="00AB5926">
        <w:rPr>
          <w:rStyle w:val="eop"/>
          <w:rFonts w:ascii="Arial" w:eastAsiaTheme="majorEastAsia" w:hAnsi="Arial" w:cs="Arial"/>
          <w:sz w:val="22"/>
          <w:szCs w:val="22"/>
        </w:rPr>
        <w:t> </w:t>
      </w:r>
    </w:p>
    <w:p w14:paraId="7CCEC0D5" w14:textId="623138C9" w:rsidR="00641623" w:rsidRDefault="00641623" w:rsidP="00081385">
      <w:pPr>
        <w:pStyle w:val="paragraph"/>
        <w:spacing w:before="0" w:beforeAutospacing="0" w:after="0" w:afterAutospacing="0" w:line="360" w:lineRule="auto"/>
        <w:textAlignment w:val="baseline"/>
        <w:rPr>
          <w:rStyle w:val="eop"/>
          <w:rFonts w:ascii="Arial" w:eastAsiaTheme="majorEastAsia" w:hAnsi="Arial" w:cs="Arial"/>
          <w:sz w:val="22"/>
          <w:szCs w:val="22"/>
        </w:rPr>
      </w:pPr>
      <w:r w:rsidRPr="00AB5926">
        <w:rPr>
          <w:rStyle w:val="normaltextrun"/>
          <w:rFonts w:ascii="Arial" w:eastAsiaTheme="majorEastAsia" w:hAnsi="Arial" w:cs="Arial"/>
          <w:sz w:val="22"/>
          <w:szCs w:val="22"/>
        </w:rPr>
        <w:t xml:space="preserve">* Correspondence to: </w:t>
      </w:r>
      <w:hyperlink r:id="rId8" w:history="1">
        <w:r w:rsidRPr="002A5999">
          <w:rPr>
            <w:rStyle w:val="Hyperlink"/>
            <w:rFonts w:ascii="Arial" w:eastAsiaTheme="majorEastAsia" w:hAnsi="Arial" w:cs="Arial"/>
            <w:sz w:val="22"/>
            <w:szCs w:val="22"/>
          </w:rPr>
          <w:t>Mark.Stenglein@colostate.edu</w:t>
        </w:r>
      </w:hyperlink>
      <w:r w:rsidRPr="00AB5926">
        <w:rPr>
          <w:rStyle w:val="eop"/>
          <w:rFonts w:ascii="Arial" w:eastAsiaTheme="majorEastAsia" w:hAnsi="Arial" w:cs="Arial"/>
          <w:sz w:val="22"/>
          <w:szCs w:val="22"/>
        </w:rPr>
        <w:t> </w:t>
      </w:r>
    </w:p>
    <w:p w14:paraId="0723C245" w14:textId="77777777" w:rsidR="00641623" w:rsidRPr="00AB5926" w:rsidRDefault="00641623" w:rsidP="00081385">
      <w:pPr>
        <w:pStyle w:val="paragraph"/>
        <w:spacing w:before="0" w:beforeAutospacing="0" w:after="0" w:afterAutospacing="0" w:line="360" w:lineRule="auto"/>
        <w:textAlignment w:val="baseline"/>
        <w:rPr>
          <w:rFonts w:ascii="Arial" w:hAnsi="Arial" w:cs="Arial"/>
          <w:sz w:val="22"/>
          <w:szCs w:val="22"/>
        </w:rPr>
      </w:pPr>
    </w:p>
    <w:p w14:paraId="22FC2316" w14:textId="1C3FA87A"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ABSTRACT</w:t>
      </w:r>
    </w:p>
    <w:p w14:paraId="31EBA99B" w14:textId="77777777" w:rsidR="00641623" w:rsidRDefault="00641623" w:rsidP="00081385">
      <w:pPr>
        <w:spacing w:line="360" w:lineRule="auto"/>
        <w:rPr>
          <w:rFonts w:ascii="Arial" w:hAnsi="Arial" w:cs="Arial"/>
          <w:sz w:val="22"/>
          <w:szCs w:val="22"/>
        </w:rPr>
      </w:pPr>
    </w:p>
    <w:p w14:paraId="26AC47AE" w14:textId="2DE98C37" w:rsidR="00B97576" w:rsidRDefault="005D3563" w:rsidP="007110EB">
      <w:pPr>
        <w:spacing w:line="360" w:lineRule="auto"/>
        <w:ind w:firstLine="720"/>
        <w:rPr>
          <w:rFonts w:ascii="Arial" w:hAnsi="Arial" w:cs="Arial"/>
          <w:sz w:val="22"/>
          <w:szCs w:val="22"/>
        </w:rPr>
      </w:pPr>
      <w:r>
        <w:rPr>
          <w:rFonts w:ascii="Arial" w:hAnsi="Arial" w:cs="Arial"/>
          <w:sz w:val="22"/>
          <w:szCs w:val="22"/>
        </w:rPr>
        <w:t xml:space="preserve">Galbut virus is a remarkably successful virus of the model organism </w:t>
      </w:r>
      <w:r w:rsidRPr="006264D3">
        <w:rPr>
          <w:rFonts w:ascii="Arial" w:hAnsi="Arial" w:cs="Arial"/>
          <w:i/>
          <w:iCs/>
          <w:sz w:val="22"/>
          <w:szCs w:val="22"/>
        </w:rPr>
        <w:t>Drosophila melanogaster</w:t>
      </w:r>
      <w:r>
        <w:rPr>
          <w:rFonts w:ascii="Arial" w:hAnsi="Arial" w:cs="Arial"/>
          <w:sz w:val="22"/>
          <w:szCs w:val="22"/>
        </w:rPr>
        <w:t>. T</w:t>
      </w:r>
      <w:r w:rsidR="00BC0856">
        <w:rPr>
          <w:rFonts w:ascii="Arial" w:hAnsi="Arial" w:cs="Arial"/>
          <w:sz w:val="22"/>
          <w:szCs w:val="22"/>
        </w:rPr>
        <w:t xml:space="preserve">o better understand </w:t>
      </w:r>
      <w:r w:rsidR="007C3864">
        <w:rPr>
          <w:rFonts w:ascii="Arial" w:hAnsi="Arial" w:cs="Arial"/>
          <w:sz w:val="22"/>
          <w:szCs w:val="22"/>
        </w:rPr>
        <w:t xml:space="preserve">the diversity and evolution </w:t>
      </w:r>
      <w:r w:rsidR="0020730B">
        <w:rPr>
          <w:rFonts w:ascii="Arial" w:hAnsi="Arial" w:cs="Arial"/>
          <w:sz w:val="22"/>
          <w:szCs w:val="22"/>
        </w:rPr>
        <w:t xml:space="preserve">of this </w:t>
      </w:r>
      <w:r w:rsidR="007C3864">
        <w:rPr>
          <w:rFonts w:ascii="Arial" w:hAnsi="Arial" w:cs="Arial"/>
          <w:sz w:val="22"/>
          <w:szCs w:val="22"/>
        </w:rPr>
        <w:t>virus</w:t>
      </w:r>
      <w:r w:rsidR="0020730B">
        <w:rPr>
          <w:rFonts w:ascii="Arial" w:hAnsi="Arial" w:cs="Arial"/>
          <w:sz w:val="22"/>
          <w:szCs w:val="22"/>
        </w:rPr>
        <w:t>, we</w:t>
      </w:r>
      <w:r w:rsidR="004020DD">
        <w:rPr>
          <w:rFonts w:ascii="Arial" w:hAnsi="Arial" w:cs="Arial"/>
          <w:sz w:val="22"/>
          <w:szCs w:val="22"/>
        </w:rPr>
        <w:t xml:space="preserve"> </w:t>
      </w:r>
      <w:r w:rsidR="007C3864">
        <w:rPr>
          <w:rFonts w:ascii="Arial" w:hAnsi="Arial" w:cs="Arial"/>
          <w:sz w:val="22"/>
          <w:szCs w:val="22"/>
        </w:rPr>
        <w:t>screen</w:t>
      </w:r>
      <w:r w:rsidR="0020730B">
        <w:rPr>
          <w:rFonts w:ascii="Arial" w:hAnsi="Arial" w:cs="Arial"/>
          <w:sz w:val="22"/>
          <w:szCs w:val="22"/>
        </w:rPr>
        <w:t>ed</w:t>
      </w:r>
      <w:r w:rsidR="00FC2AE1">
        <w:rPr>
          <w:rFonts w:ascii="Arial" w:hAnsi="Arial" w:cs="Arial"/>
          <w:sz w:val="22"/>
          <w:szCs w:val="22"/>
        </w:rPr>
        <w:t xml:space="preserve"> 974</w:t>
      </w:r>
      <w:r w:rsidR="007C3864">
        <w:rPr>
          <w:rFonts w:ascii="Arial" w:hAnsi="Arial" w:cs="Arial"/>
          <w:sz w:val="22"/>
          <w:szCs w:val="22"/>
        </w:rPr>
        <w:t xml:space="preserve"> </w:t>
      </w:r>
      <w:r w:rsidR="004020DD">
        <w:rPr>
          <w:rFonts w:ascii="Arial" w:hAnsi="Arial" w:cs="Arial"/>
          <w:sz w:val="22"/>
          <w:szCs w:val="22"/>
        </w:rPr>
        <w:t xml:space="preserve">flies </w:t>
      </w:r>
      <w:r w:rsidR="007C3864">
        <w:rPr>
          <w:rFonts w:ascii="Arial" w:hAnsi="Arial" w:cs="Arial"/>
          <w:sz w:val="22"/>
          <w:szCs w:val="22"/>
        </w:rPr>
        <w:t xml:space="preserve">collected </w:t>
      </w:r>
      <w:r w:rsidR="0041633A">
        <w:rPr>
          <w:rFonts w:ascii="Arial" w:hAnsi="Arial" w:cs="Arial"/>
          <w:sz w:val="22"/>
          <w:szCs w:val="22"/>
        </w:rPr>
        <w:t>from</w:t>
      </w:r>
      <w:r w:rsidR="007C3864">
        <w:rPr>
          <w:rFonts w:ascii="Arial" w:hAnsi="Arial" w:cs="Arial"/>
          <w:sz w:val="22"/>
          <w:szCs w:val="22"/>
        </w:rPr>
        <w:t xml:space="preserve"> </w:t>
      </w:r>
      <w:r w:rsidR="0028184E">
        <w:rPr>
          <w:rFonts w:ascii="Arial" w:hAnsi="Arial" w:cs="Arial"/>
          <w:sz w:val="22"/>
          <w:szCs w:val="22"/>
        </w:rPr>
        <w:t xml:space="preserve">13 </w:t>
      </w:r>
      <w:r w:rsidR="007C3864">
        <w:rPr>
          <w:rFonts w:ascii="Arial" w:hAnsi="Arial" w:cs="Arial"/>
          <w:sz w:val="22"/>
          <w:szCs w:val="22"/>
        </w:rPr>
        <w:t xml:space="preserve">locations </w:t>
      </w:r>
      <w:r w:rsidR="0020730B">
        <w:rPr>
          <w:rFonts w:ascii="Arial" w:hAnsi="Arial" w:cs="Arial"/>
          <w:sz w:val="22"/>
          <w:szCs w:val="22"/>
        </w:rPr>
        <w:t>across the USA</w:t>
      </w:r>
      <w:r w:rsidR="007C3864">
        <w:rPr>
          <w:rFonts w:ascii="Arial" w:hAnsi="Arial" w:cs="Arial"/>
          <w:sz w:val="22"/>
          <w:szCs w:val="22"/>
        </w:rPr>
        <w:t>.</w:t>
      </w:r>
      <w:r w:rsidR="00B97576">
        <w:rPr>
          <w:rFonts w:ascii="Arial" w:hAnsi="Arial" w:cs="Arial"/>
          <w:sz w:val="22"/>
          <w:szCs w:val="22"/>
        </w:rPr>
        <w:t xml:space="preserve"> </w:t>
      </w:r>
      <w:r w:rsidR="00E27066">
        <w:rPr>
          <w:rFonts w:ascii="Arial" w:hAnsi="Arial" w:cs="Arial"/>
          <w:sz w:val="22"/>
          <w:szCs w:val="22"/>
        </w:rPr>
        <w:t>Seventy-five percent</w:t>
      </w:r>
      <w:r w:rsidR="007C3864">
        <w:rPr>
          <w:rFonts w:ascii="Arial" w:hAnsi="Arial" w:cs="Arial"/>
          <w:sz w:val="22"/>
          <w:szCs w:val="22"/>
        </w:rPr>
        <w:t xml:space="preserve"> of flies </w:t>
      </w:r>
      <w:r w:rsidR="0041633A">
        <w:rPr>
          <w:rFonts w:ascii="Arial" w:hAnsi="Arial" w:cs="Arial"/>
          <w:sz w:val="22"/>
          <w:szCs w:val="22"/>
        </w:rPr>
        <w:t>tested</w:t>
      </w:r>
      <w:r w:rsidR="007C3864">
        <w:rPr>
          <w:rFonts w:ascii="Arial" w:hAnsi="Arial" w:cs="Arial"/>
          <w:sz w:val="22"/>
          <w:szCs w:val="22"/>
        </w:rPr>
        <w:t xml:space="preserve"> positive for galbut virus. We selected 1</w:t>
      </w:r>
      <w:r w:rsidR="002F12DD">
        <w:rPr>
          <w:rFonts w:ascii="Arial" w:hAnsi="Arial" w:cs="Arial"/>
          <w:sz w:val="22"/>
          <w:szCs w:val="22"/>
        </w:rPr>
        <w:t>55</w:t>
      </w:r>
      <w:r w:rsidR="007C3864">
        <w:rPr>
          <w:rFonts w:ascii="Arial" w:hAnsi="Arial" w:cs="Arial"/>
          <w:sz w:val="22"/>
          <w:szCs w:val="22"/>
        </w:rPr>
        <w:t xml:space="preserve"> </w:t>
      </w:r>
      <w:r w:rsidR="00E76CDD">
        <w:rPr>
          <w:rFonts w:ascii="Arial" w:hAnsi="Arial" w:cs="Arial"/>
          <w:sz w:val="22"/>
          <w:szCs w:val="22"/>
        </w:rPr>
        <w:t xml:space="preserve">flies </w:t>
      </w:r>
      <w:r w:rsidR="007C3864">
        <w:rPr>
          <w:rFonts w:ascii="Arial" w:hAnsi="Arial" w:cs="Arial"/>
          <w:sz w:val="22"/>
          <w:szCs w:val="22"/>
        </w:rPr>
        <w:t xml:space="preserve">for </w:t>
      </w:r>
      <w:r w:rsidR="0020730B">
        <w:rPr>
          <w:rFonts w:ascii="Arial" w:hAnsi="Arial" w:cs="Arial"/>
          <w:sz w:val="22"/>
          <w:szCs w:val="22"/>
        </w:rPr>
        <w:t xml:space="preserve">RNA </w:t>
      </w:r>
      <w:r w:rsidR="007C3864">
        <w:rPr>
          <w:rFonts w:ascii="Arial" w:hAnsi="Arial" w:cs="Arial"/>
          <w:sz w:val="22"/>
          <w:szCs w:val="22"/>
        </w:rPr>
        <w:t>sequencing to recover galbut virus sequences</w:t>
      </w:r>
      <w:r w:rsidR="0041633A">
        <w:rPr>
          <w:rFonts w:ascii="Arial" w:hAnsi="Arial" w:cs="Arial"/>
          <w:sz w:val="22"/>
          <w:szCs w:val="22"/>
        </w:rPr>
        <w:t xml:space="preserve">. This </w:t>
      </w:r>
      <w:r w:rsidR="007C3864">
        <w:rPr>
          <w:rFonts w:ascii="Arial" w:hAnsi="Arial" w:cs="Arial"/>
          <w:sz w:val="22"/>
          <w:szCs w:val="22"/>
        </w:rPr>
        <w:t>yielded 37</w:t>
      </w:r>
      <w:r w:rsidR="00FC2AE1">
        <w:rPr>
          <w:rFonts w:ascii="Arial" w:hAnsi="Arial" w:cs="Arial"/>
          <w:sz w:val="22"/>
          <w:szCs w:val="22"/>
        </w:rPr>
        <w:t>3</w:t>
      </w:r>
      <w:r w:rsidR="007C3864">
        <w:rPr>
          <w:rFonts w:ascii="Arial" w:hAnsi="Arial" w:cs="Arial"/>
          <w:sz w:val="22"/>
          <w:szCs w:val="22"/>
        </w:rPr>
        <w:t xml:space="preserve"> coding-complete or near complete galbut virus segment sequences. </w:t>
      </w:r>
      <w:r w:rsidR="0020730B">
        <w:rPr>
          <w:rFonts w:ascii="Arial" w:hAnsi="Arial" w:cs="Arial"/>
          <w:sz w:val="22"/>
          <w:szCs w:val="22"/>
        </w:rPr>
        <w:t xml:space="preserve">Galbut virus sequences clustered into </w:t>
      </w:r>
      <w:r w:rsidR="00E27066">
        <w:rPr>
          <w:rFonts w:ascii="Arial" w:hAnsi="Arial" w:cs="Arial"/>
          <w:sz w:val="22"/>
          <w:szCs w:val="22"/>
        </w:rPr>
        <w:t>three</w:t>
      </w:r>
      <w:r w:rsidR="0020730B">
        <w:rPr>
          <w:rFonts w:ascii="Arial" w:hAnsi="Arial" w:cs="Arial"/>
          <w:sz w:val="22"/>
          <w:szCs w:val="22"/>
        </w:rPr>
        <w:t xml:space="preserve"> major clades. Two clades</w:t>
      </w:r>
      <w:r w:rsidR="00E27066">
        <w:rPr>
          <w:rFonts w:ascii="Arial" w:hAnsi="Arial" w:cs="Arial"/>
          <w:sz w:val="22"/>
          <w:szCs w:val="22"/>
        </w:rPr>
        <w:t xml:space="preserve">, termed clade A and B, </w:t>
      </w:r>
      <w:r w:rsidR="0020730B">
        <w:rPr>
          <w:rFonts w:ascii="Arial" w:hAnsi="Arial" w:cs="Arial"/>
          <w:sz w:val="22"/>
          <w:szCs w:val="22"/>
        </w:rPr>
        <w:t xml:space="preserve">contained </w:t>
      </w:r>
      <w:r w:rsidR="0020730B" w:rsidRPr="006264D3">
        <w:rPr>
          <w:rFonts w:ascii="Arial" w:hAnsi="Arial" w:cs="Arial"/>
          <w:i/>
          <w:iCs/>
          <w:sz w:val="22"/>
          <w:szCs w:val="22"/>
        </w:rPr>
        <w:t>D. melanogaster</w:t>
      </w:r>
      <w:r w:rsidR="0020730B">
        <w:rPr>
          <w:rFonts w:ascii="Arial" w:hAnsi="Arial" w:cs="Arial"/>
          <w:sz w:val="22"/>
          <w:szCs w:val="22"/>
        </w:rPr>
        <w:t xml:space="preserve">-infecting viruses and the third corresponded to </w:t>
      </w:r>
      <w:r w:rsidR="0020730B" w:rsidRPr="006264D3">
        <w:rPr>
          <w:rFonts w:ascii="Arial" w:hAnsi="Arial" w:cs="Arial"/>
          <w:i/>
          <w:iCs/>
          <w:sz w:val="22"/>
          <w:szCs w:val="22"/>
        </w:rPr>
        <w:t>D. simulans</w:t>
      </w:r>
      <w:r w:rsidR="0020730B">
        <w:rPr>
          <w:rFonts w:ascii="Arial" w:hAnsi="Arial" w:cs="Arial"/>
          <w:sz w:val="22"/>
          <w:szCs w:val="22"/>
        </w:rPr>
        <w:t>-</w:t>
      </w:r>
      <w:r w:rsidR="00E27066">
        <w:rPr>
          <w:rFonts w:ascii="Arial" w:hAnsi="Arial" w:cs="Arial"/>
          <w:sz w:val="22"/>
          <w:szCs w:val="22"/>
        </w:rPr>
        <w:t>infecting</w:t>
      </w:r>
      <w:r w:rsidR="0020730B">
        <w:rPr>
          <w:rFonts w:ascii="Arial" w:hAnsi="Arial" w:cs="Arial"/>
          <w:sz w:val="22"/>
          <w:szCs w:val="22"/>
        </w:rPr>
        <w:t xml:space="preserve"> viruses</w:t>
      </w:r>
      <w:r w:rsidR="0041633A">
        <w:rPr>
          <w:rFonts w:ascii="Arial" w:hAnsi="Arial" w:cs="Arial"/>
          <w:sz w:val="22"/>
          <w:szCs w:val="22"/>
        </w:rPr>
        <w:t xml:space="preserve">. </w:t>
      </w:r>
      <w:r w:rsidR="0020730B">
        <w:rPr>
          <w:rFonts w:ascii="Arial" w:hAnsi="Arial" w:cs="Arial"/>
          <w:sz w:val="22"/>
          <w:szCs w:val="22"/>
        </w:rPr>
        <w:t>G</w:t>
      </w:r>
      <w:r w:rsidR="0041633A">
        <w:rPr>
          <w:rFonts w:ascii="Arial" w:hAnsi="Arial" w:cs="Arial"/>
          <w:sz w:val="22"/>
          <w:szCs w:val="22"/>
        </w:rPr>
        <w:t xml:space="preserve">albut virus diversity within clades was low but </w:t>
      </w:r>
      <w:r w:rsidR="0020730B">
        <w:rPr>
          <w:rFonts w:ascii="Arial" w:hAnsi="Arial" w:cs="Arial"/>
          <w:sz w:val="22"/>
          <w:szCs w:val="22"/>
        </w:rPr>
        <w:t xml:space="preserve">higher </w:t>
      </w:r>
      <w:r w:rsidR="0041633A">
        <w:rPr>
          <w:rFonts w:ascii="Arial" w:hAnsi="Arial" w:cs="Arial"/>
          <w:sz w:val="22"/>
          <w:szCs w:val="22"/>
        </w:rPr>
        <w:t>between clades</w:t>
      </w:r>
      <w:r w:rsidR="0020730B">
        <w:rPr>
          <w:rFonts w:ascii="Arial" w:hAnsi="Arial" w:cs="Arial"/>
          <w:sz w:val="22"/>
          <w:szCs w:val="22"/>
        </w:rPr>
        <w:t xml:space="preserve">, </w:t>
      </w:r>
      <w:r w:rsidR="002F12DD">
        <w:rPr>
          <w:rFonts w:ascii="Arial" w:hAnsi="Arial" w:cs="Arial"/>
          <w:sz w:val="22"/>
          <w:szCs w:val="22"/>
        </w:rPr>
        <w:t>with pairwise identit</w:t>
      </w:r>
      <w:r w:rsidR="0020730B">
        <w:rPr>
          <w:rFonts w:ascii="Arial" w:hAnsi="Arial" w:cs="Arial"/>
          <w:sz w:val="22"/>
          <w:szCs w:val="22"/>
        </w:rPr>
        <w:t>ies</w:t>
      </w:r>
      <w:r w:rsidR="002F12DD">
        <w:rPr>
          <w:rFonts w:ascii="Arial" w:hAnsi="Arial" w:cs="Arial"/>
          <w:sz w:val="22"/>
          <w:szCs w:val="22"/>
        </w:rPr>
        <w:t xml:space="preserve"> between clades approaching 75%</w:t>
      </w:r>
      <w:r w:rsidR="0041633A">
        <w:rPr>
          <w:rFonts w:ascii="Arial" w:hAnsi="Arial" w:cs="Arial"/>
          <w:sz w:val="22"/>
          <w:szCs w:val="22"/>
        </w:rPr>
        <w:t xml:space="preserve">. </w:t>
      </w:r>
      <w:r w:rsidR="0020730B">
        <w:rPr>
          <w:rFonts w:ascii="Arial" w:hAnsi="Arial" w:cs="Arial"/>
          <w:sz w:val="22"/>
          <w:szCs w:val="22"/>
        </w:rPr>
        <w:t xml:space="preserve">A third </w:t>
      </w:r>
      <w:r w:rsidR="0041633A">
        <w:rPr>
          <w:rFonts w:ascii="Arial" w:hAnsi="Arial" w:cs="Arial"/>
          <w:sz w:val="22"/>
          <w:szCs w:val="22"/>
        </w:rPr>
        <w:t xml:space="preserve">of samples </w:t>
      </w:r>
      <w:r w:rsidR="0020730B">
        <w:rPr>
          <w:rFonts w:ascii="Arial" w:hAnsi="Arial" w:cs="Arial"/>
          <w:sz w:val="22"/>
          <w:szCs w:val="22"/>
        </w:rPr>
        <w:t xml:space="preserve">exhibited </w:t>
      </w:r>
      <w:r w:rsidR="0041633A">
        <w:rPr>
          <w:rFonts w:ascii="Arial" w:hAnsi="Arial" w:cs="Arial"/>
          <w:sz w:val="22"/>
          <w:szCs w:val="22"/>
        </w:rPr>
        <w:t>evidence of coinfection</w:t>
      </w:r>
      <w:r w:rsidR="0020730B">
        <w:rPr>
          <w:rFonts w:ascii="Arial" w:hAnsi="Arial" w:cs="Arial"/>
          <w:sz w:val="22"/>
          <w:szCs w:val="22"/>
        </w:rPr>
        <w:t xml:space="preserve"> </w:t>
      </w:r>
      <w:r w:rsidR="006264D3">
        <w:rPr>
          <w:rFonts w:ascii="Arial" w:hAnsi="Arial" w:cs="Arial"/>
          <w:sz w:val="22"/>
          <w:szCs w:val="22"/>
        </w:rPr>
        <w:t xml:space="preserve">which </w:t>
      </w:r>
      <w:r w:rsidR="0020730B">
        <w:rPr>
          <w:rFonts w:ascii="Arial" w:hAnsi="Arial" w:cs="Arial"/>
          <w:sz w:val="22"/>
          <w:szCs w:val="22"/>
        </w:rPr>
        <w:t>did not require complete sets of all three galbut virus segments</w:t>
      </w:r>
      <w:r w:rsidR="0041633A">
        <w:rPr>
          <w:rFonts w:ascii="Arial" w:hAnsi="Arial" w:cs="Arial"/>
          <w:sz w:val="22"/>
          <w:szCs w:val="22"/>
        </w:rPr>
        <w:t xml:space="preserve">. </w:t>
      </w:r>
      <w:r w:rsidR="00E27066" w:rsidRPr="006264D3">
        <w:rPr>
          <w:rFonts w:ascii="Arial" w:hAnsi="Arial" w:cs="Arial"/>
          <w:i/>
          <w:iCs/>
          <w:sz w:val="22"/>
          <w:szCs w:val="22"/>
        </w:rPr>
        <w:t>D. melanogaster</w:t>
      </w:r>
      <w:r w:rsidR="00E27066">
        <w:rPr>
          <w:rFonts w:ascii="Arial" w:hAnsi="Arial" w:cs="Arial"/>
          <w:sz w:val="22"/>
          <w:szCs w:val="22"/>
        </w:rPr>
        <w:t xml:space="preserve"> clade A viruses showed a bimodal distribution of infection levels while clade B viruses</w:t>
      </w:r>
      <w:r w:rsidR="006264D3">
        <w:rPr>
          <w:rFonts w:ascii="Arial" w:hAnsi="Arial" w:cs="Arial"/>
          <w:sz w:val="22"/>
          <w:szCs w:val="22"/>
        </w:rPr>
        <w:t xml:space="preserve"> showed</w:t>
      </w:r>
      <w:r w:rsidR="00E27066">
        <w:rPr>
          <w:rFonts w:ascii="Arial" w:hAnsi="Arial" w:cs="Arial"/>
          <w:sz w:val="22"/>
          <w:szCs w:val="22"/>
        </w:rPr>
        <w:t xml:space="preserve"> similar infection levels in all samples. </w:t>
      </w:r>
      <w:r w:rsidR="0041633A">
        <w:rPr>
          <w:rFonts w:ascii="Arial" w:hAnsi="Arial" w:cs="Arial"/>
          <w:sz w:val="22"/>
          <w:szCs w:val="22"/>
        </w:rPr>
        <w:t xml:space="preserve">There was evidence of </w:t>
      </w:r>
      <w:r w:rsidR="0020730B">
        <w:rPr>
          <w:rFonts w:ascii="Arial" w:hAnsi="Arial" w:cs="Arial"/>
          <w:sz w:val="22"/>
          <w:szCs w:val="22"/>
        </w:rPr>
        <w:t xml:space="preserve">galbut virus </w:t>
      </w:r>
      <w:r w:rsidR="0041633A">
        <w:rPr>
          <w:rFonts w:ascii="Arial" w:hAnsi="Arial" w:cs="Arial"/>
          <w:sz w:val="22"/>
          <w:szCs w:val="22"/>
        </w:rPr>
        <w:t>reassortment</w:t>
      </w:r>
      <w:r w:rsidR="00E27066">
        <w:rPr>
          <w:rFonts w:ascii="Arial" w:hAnsi="Arial" w:cs="Arial"/>
          <w:sz w:val="22"/>
          <w:szCs w:val="22"/>
        </w:rPr>
        <w:t xml:space="preserve"> within clades but not between clades, indicating that viruses in these clades are reproductively isolated. Chaq virus, a likely satellite virus of galbut virus, appears to be associated only with clade A infections. Together this data explores the sequence diversity of galbut virus and describes genotype-phenotype associations of these infections.</w:t>
      </w:r>
    </w:p>
    <w:p w14:paraId="19E36673" w14:textId="77777777" w:rsidR="00641623" w:rsidRDefault="00641623" w:rsidP="00081385">
      <w:pPr>
        <w:spacing w:line="360" w:lineRule="auto"/>
        <w:rPr>
          <w:rFonts w:ascii="Arial" w:hAnsi="Arial" w:cs="Arial"/>
          <w:sz w:val="22"/>
          <w:szCs w:val="22"/>
        </w:rPr>
      </w:pPr>
    </w:p>
    <w:p w14:paraId="3A53A864" w14:textId="1039C17E" w:rsidR="00816656" w:rsidRDefault="00D33005" w:rsidP="00081385">
      <w:pPr>
        <w:spacing w:line="360" w:lineRule="auto"/>
        <w:rPr>
          <w:rFonts w:ascii="Arial" w:hAnsi="Arial" w:cs="Arial"/>
          <w:b/>
          <w:bCs/>
          <w:sz w:val="22"/>
          <w:szCs w:val="22"/>
        </w:rPr>
      </w:pPr>
      <w:r>
        <w:rPr>
          <w:rFonts w:ascii="Arial" w:hAnsi="Arial" w:cs="Arial"/>
          <w:b/>
          <w:bCs/>
          <w:sz w:val="22"/>
          <w:szCs w:val="22"/>
        </w:rPr>
        <w:t>INTRODUCTION</w:t>
      </w:r>
    </w:p>
    <w:p w14:paraId="058F6E7A" w14:textId="77777777" w:rsidR="00FC2AE1" w:rsidRDefault="00FC2AE1" w:rsidP="00081385">
      <w:pPr>
        <w:spacing w:line="360" w:lineRule="auto"/>
        <w:rPr>
          <w:rFonts w:ascii="Arial" w:hAnsi="Arial" w:cs="Arial"/>
          <w:sz w:val="22"/>
          <w:szCs w:val="22"/>
        </w:rPr>
      </w:pPr>
    </w:p>
    <w:p w14:paraId="375426A8" w14:textId="1BC2B2B6" w:rsidR="00D421F5" w:rsidRDefault="00816656" w:rsidP="00081385">
      <w:pPr>
        <w:spacing w:line="360" w:lineRule="auto"/>
        <w:rPr>
          <w:rFonts w:ascii="Arial" w:hAnsi="Arial" w:cs="Arial"/>
          <w:sz w:val="22"/>
          <w:szCs w:val="22"/>
        </w:rPr>
      </w:pPr>
      <w:r>
        <w:rPr>
          <w:rFonts w:ascii="Arial" w:hAnsi="Arial" w:cs="Arial"/>
          <w:sz w:val="22"/>
          <w:szCs w:val="22"/>
        </w:rPr>
        <w:lastRenderedPageBreak/>
        <w:tab/>
        <w:t>Galbut virus</w:t>
      </w:r>
      <w:r w:rsidR="00C54960">
        <w:rPr>
          <w:rFonts w:ascii="Arial" w:hAnsi="Arial" w:cs="Arial"/>
          <w:sz w:val="22"/>
          <w:szCs w:val="22"/>
        </w:rPr>
        <w:t xml:space="preserve"> is </w:t>
      </w:r>
      <w:r>
        <w:rPr>
          <w:rFonts w:ascii="Arial" w:hAnsi="Arial" w:cs="Arial"/>
          <w:sz w:val="22"/>
          <w:szCs w:val="22"/>
        </w:rPr>
        <w:t xml:space="preserve">a tri-segmented double-stranded (ds) RNA virus from the partitivirus family that infects </w:t>
      </w:r>
      <w:r w:rsidRPr="00816656">
        <w:rPr>
          <w:rFonts w:ascii="Arial" w:hAnsi="Arial" w:cs="Arial"/>
          <w:i/>
          <w:iCs/>
          <w:sz w:val="22"/>
          <w:szCs w:val="22"/>
        </w:rPr>
        <w:t>Drosophila melanogaster</w:t>
      </w:r>
      <w:sdt>
        <w:sdtPr>
          <w:rPr>
            <w:rFonts w:ascii="Arial" w:hAnsi="Arial" w:cs="Arial"/>
            <w:color w:val="000000"/>
            <w:sz w:val="22"/>
            <w:szCs w:val="22"/>
            <w:vertAlign w:val="superscript"/>
          </w:rPr>
          <w:tag w:val="MENDELEY_CITATION_v3_eyJjaXRhdGlvbklEIjoiTUVOREVMRVlfQ0lUQVRJT05fOTUxNjBmMjgtZmJjYS00NTFlLTg2YzktZTQ3YzYzOWY1YWMzIiwicHJvcGVydGllcyI6eyJub3RlSW5kZXgiOjB9LCJpc0VkaXRlZCI6ZmFsc2UsIm1hbnVhbE92ZXJyaWRlIjp7ImlzTWFudWFsbHlPdmVycmlkZGVuIjpmYWxzZSwiY2l0ZXByb2NUZXh0IjoiPHN1cD4xLDI8L3N1cD4iLCJtYW51YWxPdmVycmlkZVRleHQiOiIifSwiY2l0YXRpb25JdGVtcyI6W3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
          <w:id w:val="-1033265687"/>
          <w:placeholder>
            <w:docPart w:val="DefaultPlaceholder_-1854013440"/>
          </w:placeholder>
        </w:sdtPr>
        <w:sdtContent>
          <w:r w:rsidR="00A46342" w:rsidRPr="00A46342">
            <w:rPr>
              <w:rFonts w:ascii="Arial" w:hAnsi="Arial" w:cs="Arial"/>
              <w:color w:val="000000"/>
              <w:sz w:val="22"/>
              <w:szCs w:val="22"/>
              <w:vertAlign w:val="superscript"/>
            </w:rPr>
            <w:t>1,2</w:t>
          </w:r>
        </w:sdtContent>
      </w:sdt>
      <w:r w:rsidRPr="00C87F32">
        <w:rPr>
          <w:rFonts w:ascii="Arial" w:hAnsi="Arial" w:cs="Arial"/>
          <w:sz w:val="22"/>
          <w:szCs w:val="22"/>
        </w:rPr>
        <w:t>.</w:t>
      </w:r>
      <w:r w:rsidR="00FF7B6A">
        <w:rPr>
          <w:rFonts w:ascii="Arial" w:hAnsi="Arial" w:cs="Arial"/>
          <w:sz w:val="22"/>
          <w:szCs w:val="22"/>
        </w:rPr>
        <w:t xml:space="preserve"> </w:t>
      </w:r>
      <w:r w:rsidR="005246B1">
        <w:rPr>
          <w:rFonts w:ascii="Arial" w:hAnsi="Arial" w:cs="Arial"/>
          <w:sz w:val="22"/>
          <w:szCs w:val="22"/>
        </w:rPr>
        <w:t xml:space="preserve">Chaq virus is </w:t>
      </w:r>
      <w:r w:rsidR="00CA3BA8">
        <w:rPr>
          <w:rFonts w:ascii="Arial" w:hAnsi="Arial" w:cs="Arial"/>
          <w:sz w:val="22"/>
          <w:szCs w:val="22"/>
        </w:rPr>
        <w:t>likely a</w:t>
      </w:r>
      <w:r w:rsidR="005246B1">
        <w:rPr>
          <w:rFonts w:ascii="Arial" w:hAnsi="Arial" w:cs="Arial"/>
          <w:sz w:val="22"/>
          <w:szCs w:val="22"/>
        </w:rPr>
        <w:t xml:space="preserve"> satellite </w:t>
      </w:r>
      <w:r w:rsidR="00CA3BA8">
        <w:rPr>
          <w:rFonts w:ascii="Arial" w:hAnsi="Arial" w:cs="Arial"/>
          <w:sz w:val="22"/>
          <w:szCs w:val="22"/>
        </w:rPr>
        <w:t xml:space="preserve">of galbut </w:t>
      </w:r>
      <w:r w:rsidR="00E27066">
        <w:rPr>
          <w:rFonts w:ascii="Arial" w:hAnsi="Arial" w:cs="Arial"/>
          <w:sz w:val="22"/>
          <w:szCs w:val="22"/>
        </w:rPr>
        <w:t>virus or</w:t>
      </w:r>
      <w:r w:rsidR="00EF2EFE">
        <w:rPr>
          <w:rFonts w:ascii="Arial" w:hAnsi="Arial" w:cs="Arial"/>
          <w:sz w:val="22"/>
          <w:szCs w:val="22"/>
        </w:rPr>
        <w:t xml:space="preserve"> may represent an optional 4</w:t>
      </w:r>
      <w:r w:rsidR="00EF2EFE" w:rsidRPr="006264D3">
        <w:rPr>
          <w:rFonts w:ascii="Arial" w:hAnsi="Arial" w:cs="Arial"/>
          <w:sz w:val="22"/>
          <w:szCs w:val="22"/>
          <w:vertAlign w:val="superscript"/>
        </w:rPr>
        <w:t>th</w:t>
      </w:r>
      <w:r w:rsidR="00EF2EFE">
        <w:rPr>
          <w:rFonts w:ascii="Arial" w:hAnsi="Arial" w:cs="Arial"/>
          <w:sz w:val="22"/>
          <w:szCs w:val="22"/>
        </w:rPr>
        <w:t xml:space="preserve"> galbut virus segment</w:t>
      </w:r>
      <w:sdt>
        <w:sdtPr>
          <w:rPr>
            <w:rFonts w:ascii="Arial" w:hAnsi="Arial" w:cs="Arial"/>
            <w:color w:val="000000"/>
            <w:sz w:val="22"/>
            <w:szCs w:val="22"/>
            <w:vertAlign w:val="superscript"/>
          </w:rPr>
          <w:tag w:val="MENDELEY_CITATION_v3_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1278397416"/>
          <w:placeholder>
            <w:docPart w:val="DefaultPlaceholder_-1854013440"/>
          </w:placeholder>
        </w:sdtPr>
        <w:sdtContent>
          <w:r w:rsidR="00A46342" w:rsidRPr="00A46342">
            <w:rPr>
              <w:rFonts w:ascii="Arial" w:hAnsi="Arial" w:cs="Arial"/>
              <w:color w:val="000000"/>
              <w:sz w:val="22"/>
              <w:szCs w:val="22"/>
              <w:vertAlign w:val="superscript"/>
            </w:rPr>
            <w:t>1,2</w:t>
          </w:r>
        </w:sdtContent>
      </w:sdt>
      <w:r w:rsidR="005246B1">
        <w:rPr>
          <w:rFonts w:ascii="Arial" w:hAnsi="Arial" w:cs="Arial"/>
          <w:sz w:val="22"/>
          <w:szCs w:val="22"/>
        </w:rPr>
        <w:t xml:space="preserve">. </w:t>
      </w:r>
      <w:r w:rsidR="004D41B2">
        <w:rPr>
          <w:rFonts w:ascii="Arial" w:hAnsi="Arial" w:cs="Arial"/>
          <w:sz w:val="22"/>
          <w:szCs w:val="22"/>
        </w:rPr>
        <w:t>Galbut virus</w:t>
      </w:r>
      <w:r w:rsidR="00FF7B6A">
        <w:rPr>
          <w:rFonts w:ascii="Arial" w:hAnsi="Arial" w:cs="Arial"/>
          <w:sz w:val="22"/>
          <w:szCs w:val="22"/>
        </w:rPr>
        <w:t xml:space="preserve"> appears to have limited impact on its host</w:t>
      </w:r>
      <w:r w:rsidR="00EF2EFE">
        <w:rPr>
          <w:rFonts w:ascii="Arial" w:hAnsi="Arial" w:cs="Arial"/>
          <w:sz w:val="22"/>
          <w:szCs w:val="22"/>
        </w:rPr>
        <w:t>’</w:t>
      </w:r>
      <w:r w:rsidR="00FF7B6A">
        <w:rPr>
          <w:rFonts w:ascii="Arial" w:hAnsi="Arial" w:cs="Arial"/>
          <w:sz w:val="22"/>
          <w:szCs w:val="22"/>
        </w:rPr>
        <w:t xml:space="preserve">s </w:t>
      </w:r>
      <w:r w:rsidR="00CA3BA8">
        <w:rPr>
          <w:rFonts w:ascii="Arial" w:hAnsi="Arial" w:cs="Arial"/>
          <w:sz w:val="22"/>
          <w:szCs w:val="22"/>
        </w:rPr>
        <w:t>fitness</w:t>
      </w:r>
      <w:r w:rsidR="00DC22AB">
        <w:rPr>
          <w:rFonts w:ascii="Arial" w:hAnsi="Arial" w:cs="Arial"/>
          <w:sz w:val="22"/>
          <w:szCs w:val="22"/>
        </w:rPr>
        <w:t>, a common trait among partitiviruses</w:t>
      </w:r>
      <w:sdt>
        <w:sdtPr>
          <w:rPr>
            <w:rFonts w:ascii="Arial" w:hAnsi="Arial" w:cs="Arial"/>
            <w:color w:val="000000"/>
            <w:sz w:val="22"/>
            <w:szCs w:val="22"/>
            <w:vertAlign w:val="superscript"/>
          </w:rPr>
          <w:tag w:val="MENDELEY_CITATION_v3_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"/>
          <w:id w:val="167381070"/>
          <w:placeholder>
            <w:docPart w:val="DefaultPlaceholder_-1854013440"/>
          </w:placeholder>
        </w:sdtPr>
        <w:sdtContent>
          <w:r w:rsidR="00A46342" w:rsidRPr="00A46342">
            <w:rPr>
              <w:rFonts w:ascii="Arial" w:hAnsi="Arial" w:cs="Arial"/>
              <w:color w:val="000000"/>
              <w:sz w:val="22"/>
              <w:szCs w:val="22"/>
              <w:vertAlign w:val="superscript"/>
            </w:rPr>
            <w:t>3</w:t>
          </w:r>
        </w:sdtContent>
      </w:sdt>
      <w:r w:rsidR="00FF7B6A">
        <w:rPr>
          <w:rFonts w:ascii="Arial" w:hAnsi="Arial" w:cs="Arial"/>
          <w:sz w:val="22"/>
          <w:szCs w:val="22"/>
        </w:rPr>
        <w:t>. One study found that</w:t>
      </w:r>
      <w:r w:rsidR="00BC3D5F">
        <w:rPr>
          <w:rFonts w:ascii="Arial" w:hAnsi="Arial" w:cs="Arial"/>
          <w:sz w:val="22"/>
          <w:szCs w:val="22"/>
        </w:rPr>
        <w:t xml:space="preserve"> galbut virus</w:t>
      </w:r>
      <w:r w:rsidR="00FF7B6A">
        <w:rPr>
          <w:rFonts w:ascii="Arial" w:hAnsi="Arial" w:cs="Arial"/>
          <w:sz w:val="22"/>
          <w:szCs w:val="22"/>
        </w:rPr>
        <w:t xml:space="preserve"> infection resulted in reduced offspring numbers</w:t>
      </w:r>
      <w:sdt>
        <w:sdtPr>
          <w:rPr>
            <w:rFonts w:ascii="Arial" w:hAnsi="Arial" w:cs="Arial"/>
            <w:color w:val="000000"/>
            <w:sz w:val="22"/>
            <w:szCs w:val="22"/>
            <w:vertAlign w:val="superscript"/>
          </w:rPr>
          <w:tag w:val="MENDELEY_CITATION_v3_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"/>
          <w:id w:val="1216244217"/>
          <w:placeholder>
            <w:docPart w:val="DefaultPlaceholder_-1854013440"/>
          </w:placeholder>
        </w:sdtPr>
        <w:sdtContent>
          <w:r w:rsidR="00A46342" w:rsidRPr="00A46342">
            <w:rPr>
              <w:rFonts w:ascii="Arial" w:hAnsi="Arial" w:cs="Arial"/>
              <w:color w:val="000000"/>
              <w:sz w:val="22"/>
              <w:szCs w:val="22"/>
              <w:vertAlign w:val="superscript"/>
            </w:rPr>
            <w:t>4</w:t>
          </w:r>
        </w:sdtContent>
      </w:sdt>
      <w:r w:rsidR="00FF7B6A">
        <w:rPr>
          <w:rFonts w:ascii="Arial" w:hAnsi="Arial" w:cs="Arial"/>
          <w:sz w:val="22"/>
          <w:szCs w:val="22"/>
        </w:rPr>
        <w:t xml:space="preserve">. </w:t>
      </w:r>
      <w:r w:rsidR="00940E16">
        <w:rPr>
          <w:rFonts w:ascii="Arial" w:hAnsi="Arial" w:cs="Arial"/>
          <w:sz w:val="22"/>
          <w:szCs w:val="22"/>
        </w:rPr>
        <w:t>While a</w:t>
      </w:r>
      <w:r w:rsidR="00FF7B6A">
        <w:rPr>
          <w:rFonts w:ascii="Arial" w:hAnsi="Arial" w:cs="Arial"/>
          <w:sz w:val="22"/>
          <w:szCs w:val="22"/>
        </w:rPr>
        <w:t>nother found that</w:t>
      </w:r>
      <w:r w:rsidR="00B80E98" w:rsidRPr="00B80E98">
        <w:rPr>
          <w:rFonts w:ascii="Arial" w:hAnsi="Arial" w:cs="Arial"/>
          <w:sz w:val="22"/>
          <w:szCs w:val="22"/>
        </w:rPr>
        <w:t xml:space="preserve"> </w:t>
      </w:r>
      <w:r w:rsidR="00B80E98">
        <w:rPr>
          <w:rFonts w:ascii="Arial" w:hAnsi="Arial" w:cs="Arial"/>
          <w:sz w:val="22"/>
          <w:szCs w:val="22"/>
        </w:rPr>
        <w:t xml:space="preserve">in at least one </w:t>
      </w:r>
      <w:r w:rsidR="00EF2EFE">
        <w:rPr>
          <w:rFonts w:ascii="Arial" w:hAnsi="Arial" w:cs="Arial"/>
          <w:sz w:val="22"/>
          <w:szCs w:val="22"/>
        </w:rPr>
        <w:t xml:space="preserve">inbred </w:t>
      </w:r>
      <w:r w:rsidR="00B80E98">
        <w:rPr>
          <w:rFonts w:ascii="Arial" w:hAnsi="Arial" w:cs="Arial"/>
          <w:sz w:val="22"/>
          <w:szCs w:val="22"/>
        </w:rPr>
        <w:t xml:space="preserve">fly line from the </w:t>
      </w:r>
      <w:r w:rsidR="00B80E98" w:rsidRPr="006264D3">
        <w:rPr>
          <w:rFonts w:ascii="Arial" w:hAnsi="Arial" w:cs="Arial"/>
          <w:i/>
          <w:iCs/>
          <w:sz w:val="22"/>
          <w:szCs w:val="22"/>
        </w:rPr>
        <w:t>Drosophila</w:t>
      </w:r>
      <w:r w:rsidR="00B80E98">
        <w:rPr>
          <w:rFonts w:ascii="Arial" w:hAnsi="Arial" w:cs="Arial"/>
          <w:sz w:val="22"/>
          <w:szCs w:val="22"/>
        </w:rPr>
        <w:t xml:space="preserve"> Genetic Reference Panel</w:t>
      </w:r>
      <w:r w:rsidR="00D421F5">
        <w:rPr>
          <w:rFonts w:ascii="Arial" w:hAnsi="Arial" w:cs="Arial"/>
          <w:sz w:val="22"/>
          <w:szCs w:val="22"/>
        </w:rPr>
        <w:t xml:space="preserve"> (DGRP)</w:t>
      </w:r>
      <w:r w:rsidR="00CA3BA8">
        <w:rPr>
          <w:rFonts w:ascii="Arial" w:hAnsi="Arial" w:cs="Arial"/>
          <w:sz w:val="22"/>
          <w:szCs w:val="22"/>
        </w:rPr>
        <w:t>,</w:t>
      </w:r>
      <w:r w:rsidR="00FF7B6A">
        <w:rPr>
          <w:rFonts w:ascii="Arial" w:hAnsi="Arial" w:cs="Arial"/>
          <w:sz w:val="22"/>
          <w:szCs w:val="22"/>
        </w:rPr>
        <w:t xml:space="preserve"> </w:t>
      </w:r>
      <w:r w:rsidR="00BC3D5F">
        <w:rPr>
          <w:rFonts w:ascii="Arial" w:hAnsi="Arial" w:cs="Arial"/>
          <w:sz w:val="22"/>
          <w:szCs w:val="22"/>
        </w:rPr>
        <w:t xml:space="preserve">galbut virus infection </w:t>
      </w:r>
      <w:r w:rsidR="00FF7B6A">
        <w:rPr>
          <w:rFonts w:ascii="Arial" w:hAnsi="Arial" w:cs="Arial"/>
          <w:sz w:val="22"/>
          <w:szCs w:val="22"/>
        </w:rPr>
        <w:t xml:space="preserve">did not reduce offspring numbers </w:t>
      </w:r>
      <w:r w:rsidR="00B80E98">
        <w:rPr>
          <w:rFonts w:ascii="Arial" w:hAnsi="Arial" w:cs="Arial"/>
          <w:sz w:val="22"/>
          <w:szCs w:val="22"/>
        </w:rPr>
        <w:t>and even sped up time to pupation and eclosion</w:t>
      </w:r>
      <w:sdt>
        <w:sdtPr>
          <w:rPr>
            <w:rFonts w:ascii="Arial" w:hAnsi="Arial" w:cs="Arial"/>
            <w:color w:val="000000"/>
            <w:sz w:val="22"/>
            <w:szCs w:val="22"/>
            <w:vertAlign w:val="superscript"/>
          </w:rPr>
          <w:tag w:val="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"/>
          <w:id w:val="-1341085545"/>
          <w:placeholder>
            <w:docPart w:val="DefaultPlaceholder_-1854013440"/>
          </w:placeholder>
        </w:sdtPr>
        <w:sdtContent>
          <w:r w:rsidR="00A46342" w:rsidRPr="00A46342">
            <w:rPr>
              <w:rFonts w:ascii="Arial" w:hAnsi="Arial" w:cs="Arial"/>
              <w:color w:val="000000"/>
              <w:sz w:val="22"/>
              <w:szCs w:val="22"/>
              <w:vertAlign w:val="superscript"/>
            </w:rPr>
            <w:t>5,6</w:t>
          </w:r>
        </w:sdtContent>
      </w:sdt>
      <w:r w:rsidR="00B80E98">
        <w:rPr>
          <w:rFonts w:ascii="Arial" w:hAnsi="Arial" w:cs="Arial"/>
          <w:color w:val="000000"/>
          <w:sz w:val="22"/>
          <w:szCs w:val="22"/>
        </w:rPr>
        <w:t xml:space="preserve">. </w:t>
      </w:r>
      <w:r w:rsidR="00E27066">
        <w:rPr>
          <w:rFonts w:ascii="Arial" w:hAnsi="Arial" w:cs="Arial"/>
          <w:color w:val="000000"/>
          <w:sz w:val="22"/>
          <w:szCs w:val="22"/>
        </w:rPr>
        <w:t>Another inbred fly line infected with galbut virus</w:t>
      </w:r>
      <w:r w:rsidR="00CA3BA8">
        <w:rPr>
          <w:rFonts w:ascii="Arial" w:hAnsi="Arial" w:cs="Arial"/>
          <w:color w:val="000000"/>
          <w:sz w:val="22"/>
          <w:szCs w:val="22"/>
        </w:rPr>
        <w:t xml:space="preserve"> exhibited decreased survival following</w:t>
      </w:r>
      <w:r w:rsidR="00B80E98">
        <w:rPr>
          <w:rFonts w:ascii="Arial" w:hAnsi="Arial" w:cs="Arial"/>
          <w:color w:val="000000"/>
          <w:sz w:val="22"/>
          <w:szCs w:val="22"/>
        </w:rPr>
        <w:t xml:space="preserve"> infection </w:t>
      </w:r>
      <w:r w:rsidR="00CA3BA8">
        <w:rPr>
          <w:rFonts w:ascii="Arial" w:hAnsi="Arial" w:cs="Arial"/>
          <w:sz w:val="22"/>
          <w:szCs w:val="22"/>
        </w:rPr>
        <w:t xml:space="preserve">by </w:t>
      </w:r>
      <w:r w:rsidR="00B80E98">
        <w:rPr>
          <w:rFonts w:ascii="Arial" w:hAnsi="Arial" w:cs="Arial"/>
          <w:sz w:val="22"/>
          <w:szCs w:val="22"/>
        </w:rPr>
        <w:t>some bacterial and</w:t>
      </w:r>
      <w:r w:rsidR="00FF7B6A">
        <w:rPr>
          <w:rFonts w:ascii="Arial" w:hAnsi="Arial" w:cs="Arial"/>
          <w:sz w:val="22"/>
          <w:szCs w:val="22"/>
        </w:rPr>
        <w:t xml:space="preserve"> fungal </w:t>
      </w:r>
      <w:r w:rsidR="00CA3BA8">
        <w:rPr>
          <w:rFonts w:ascii="Arial" w:hAnsi="Arial" w:cs="Arial"/>
          <w:sz w:val="22"/>
          <w:szCs w:val="22"/>
        </w:rPr>
        <w:t>pathogens</w:t>
      </w:r>
      <w:sdt>
        <w:sdtPr>
          <w:rPr>
            <w:rFonts w:ascii="Arial" w:hAnsi="Arial" w:cs="Arial"/>
            <w:color w:val="000000"/>
            <w:sz w:val="22"/>
            <w:szCs w:val="22"/>
            <w:vertAlign w:val="superscript"/>
          </w:rPr>
          <w:tag w:val="MENDELEY_CITATION_v3_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"/>
          <w:id w:val="-313881156"/>
          <w:placeholder>
            <w:docPart w:val="DefaultPlaceholder_-1854013440"/>
          </w:placeholder>
        </w:sdtPr>
        <w:sdtContent>
          <w:r w:rsidR="00A46342" w:rsidRPr="00A46342">
            <w:rPr>
              <w:rFonts w:ascii="Arial" w:hAnsi="Arial" w:cs="Arial"/>
              <w:color w:val="000000"/>
              <w:sz w:val="22"/>
              <w:szCs w:val="22"/>
              <w:vertAlign w:val="superscript"/>
            </w:rPr>
            <w:t>5</w:t>
          </w:r>
        </w:sdtContent>
      </w:sdt>
      <w:r w:rsidR="00FF7B6A">
        <w:rPr>
          <w:rFonts w:ascii="Arial" w:hAnsi="Arial" w:cs="Arial"/>
          <w:sz w:val="22"/>
          <w:szCs w:val="22"/>
        </w:rPr>
        <w:t>.</w:t>
      </w:r>
      <w:r>
        <w:rPr>
          <w:rFonts w:ascii="Arial" w:hAnsi="Arial" w:cs="Arial"/>
          <w:sz w:val="22"/>
          <w:szCs w:val="22"/>
        </w:rPr>
        <w:t xml:space="preserve"> </w:t>
      </w:r>
      <w:r w:rsidR="00E27066">
        <w:rPr>
          <w:rFonts w:ascii="Arial" w:hAnsi="Arial" w:cs="Arial"/>
          <w:sz w:val="22"/>
          <w:szCs w:val="22"/>
        </w:rPr>
        <w:t>However, h</w:t>
      </w:r>
      <w:r w:rsidR="00550630">
        <w:rPr>
          <w:rFonts w:ascii="Arial" w:hAnsi="Arial" w:cs="Arial"/>
          <w:sz w:val="22"/>
          <w:szCs w:val="22"/>
        </w:rPr>
        <w:t>ow these potentia</w:t>
      </w:r>
      <w:r w:rsidR="00047C61">
        <w:rPr>
          <w:rFonts w:ascii="Arial" w:hAnsi="Arial" w:cs="Arial"/>
          <w:sz w:val="22"/>
          <w:szCs w:val="22"/>
        </w:rPr>
        <w:t>lly offsetting</w:t>
      </w:r>
      <w:r w:rsidR="00550630">
        <w:rPr>
          <w:rFonts w:ascii="Arial" w:hAnsi="Arial" w:cs="Arial"/>
          <w:sz w:val="22"/>
          <w:szCs w:val="22"/>
        </w:rPr>
        <w:t xml:space="preserve"> fitness </w:t>
      </w:r>
      <w:r w:rsidR="00EF2EFE">
        <w:rPr>
          <w:rFonts w:ascii="Arial" w:hAnsi="Arial" w:cs="Arial"/>
          <w:sz w:val="22"/>
          <w:szCs w:val="22"/>
        </w:rPr>
        <w:t xml:space="preserve">traits </w:t>
      </w:r>
      <w:r w:rsidR="006264D3">
        <w:rPr>
          <w:rFonts w:ascii="Arial" w:hAnsi="Arial" w:cs="Arial"/>
          <w:sz w:val="22"/>
          <w:szCs w:val="22"/>
        </w:rPr>
        <w:t xml:space="preserve">described in the lab </w:t>
      </w:r>
      <w:r w:rsidR="00EF2EFE">
        <w:rPr>
          <w:rFonts w:ascii="Arial" w:hAnsi="Arial" w:cs="Arial"/>
          <w:sz w:val="22"/>
          <w:szCs w:val="22"/>
        </w:rPr>
        <w:t xml:space="preserve">contribute to overall fitness of flies </w:t>
      </w:r>
      <w:r w:rsidR="00550630">
        <w:rPr>
          <w:rFonts w:ascii="Arial" w:hAnsi="Arial" w:cs="Arial"/>
          <w:sz w:val="22"/>
          <w:szCs w:val="22"/>
        </w:rPr>
        <w:t xml:space="preserve">in the wild is yet to be elucidated. </w:t>
      </w:r>
    </w:p>
    <w:p w14:paraId="3119C1D9" w14:textId="77777777" w:rsidR="00D421F5" w:rsidRDefault="00D421F5" w:rsidP="00081385">
      <w:pPr>
        <w:spacing w:line="360" w:lineRule="auto"/>
        <w:rPr>
          <w:rFonts w:ascii="Arial" w:hAnsi="Arial" w:cs="Arial"/>
          <w:sz w:val="22"/>
          <w:szCs w:val="22"/>
        </w:rPr>
      </w:pPr>
    </w:p>
    <w:p w14:paraId="43461551" w14:textId="65AF2EB8" w:rsidR="00D077DA" w:rsidRDefault="00FF7B6A" w:rsidP="006264D3">
      <w:pPr>
        <w:spacing w:line="360" w:lineRule="auto"/>
        <w:ind w:firstLine="720"/>
        <w:rPr>
          <w:rFonts w:ascii="Arial" w:hAnsi="Arial" w:cs="Arial"/>
          <w:sz w:val="22"/>
          <w:szCs w:val="22"/>
        </w:rPr>
      </w:pPr>
      <w:r>
        <w:rPr>
          <w:rFonts w:ascii="Arial" w:hAnsi="Arial" w:cs="Arial"/>
          <w:sz w:val="22"/>
          <w:szCs w:val="22"/>
        </w:rPr>
        <w:t>Galbut virus is</w:t>
      </w:r>
      <w:r w:rsidR="00CA3BA8">
        <w:rPr>
          <w:rFonts w:ascii="Arial" w:hAnsi="Arial" w:cs="Arial"/>
          <w:sz w:val="22"/>
          <w:szCs w:val="22"/>
        </w:rPr>
        <w:t xml:space="preserve"> exceptionally common and</w:t>
      </w:r>
      <w:r w:rsidR="00816656">
        <w:rPr>
          <w:rFonts w:ascii="Arial" w:hAnsi="Arial" w:cs="Arial"/>
          <w:sz w:val="22"/>
          <w:szCs w:val="22"/>
        </w:rPr>
        <w:t xml:space="preserve"> globa</w:t>
      </w:r>
      <w:r>
        <w:rPr>
          <w:rFonts w:ascii="Arial" w:hAnsi="Arial" w:cs="Arial"/>
          <w:sz w:val="22"/>
          <w:szCs w:val="22"/>
        </w:rPr>
        <w:t>l</w:t>
      </w:r>
      <w:r w:rsidR="00816656">
        <w:rPr>
          <w:rFonts w:ascii="Arial" w:hAnsi="Arial" w:cs="Arial"/>
          <w:sz w:val="22"/>
          <w:szCs w:val="22"/>
        </w:rPr>
        <w:t>l</w:t>
      </w:r>
      <w:r>
        <w:rPr>
          <w:rFonts w:ascii="Arial" w:hAnsi="Arial" w:cs="Arial"/>
          <w:sz w:val="22"/>
          <w:szCs w:val="22"/>
        </w:rPr>
        <w:t>y</w:t>
      </w:r>
      <w:r w:rsidR="00816656">
        <w:rPr>
          <w:rFonts w:ascii="Arial" w:hAnsi="Arial" w:cs="Arial"/>
          <w:sz w:val="22"/>
          <w:szCs w:val="22"/>
        </w:rPr>
        <w:t xml:space="preserve"> distribut</w:t>
      </w:r>
      <w:r>
        <w:rPr>
          <w:rFonts w:ascii="Arial" w:hAnsi="Arial" w:cs="Arial"/>
          <w:sz w:val="22"/>
          <w:szCs w:val="22"/>
        </w:rPr>
        <w:t>ed</w:t>
      </w:r>
      <w:r w:rsidR="00EF2EFE">
        <w:rPr>
          <w:rFonts w:ascii="Arial" w:hAnsi="Arial" w:cs="Arial"/>
          <w:sz w:val="22"/>
          <w:szCs w:val="22"/>
        </w:rPr>
        <w:t>:</w:t>
      </w:r>
      <w:r w:rsidR="00816656">
        <w:rPr>
          <w:rFonts w:ascii="Arial" w:hAnsi="Arial" w:cs="Arial"/>
          <w:sz w:val="22"/>
          <w:szCs w:val="22"/>
        </w:rPr>
        <w:t xml:space="preserve"> every wild</w:t>
      </w:r>
      <w:r w:rsidR="00D40EBA">
        <w:rPr>
          <w:rFonts w:ascii="Arial" w:hAnsi="Arial" w:cs="Arial"/>
          <w:sz w:val="22"/>
          <w:szCs w:val="22"/>
        </w:rPr>
        <w:t xml:space="preserve"> </w:t>
      </w:r>
      <w:r w:rsidR="00D40EBA" w:rsidRPr="006264D3">
        <w:rPr>
          <w:rFonts w:ascii="Arial" w:hAnsi="Arial" w:cs="Arial"/>
          <w:i/>
          <w:iCs/>
          <w:sz w:val="22"/>
          <w:szCs w:val="22"/>
        </w:rPr>
        <w:t>D. melanogaster</w:t>
      </w:r>
      <w:r w:rsidR="00816656">
        <w:rPr>
          <w:rFonts w:ascii="Arial" w:hAnsi="Arial" w:cs="Arial"/>
          <w:sz w:val="22"/>
          <w:szCs w:val="22"/>
        </w:rPr>
        <w:t xml:space="preserve"> population examined thus far has </w:t>
      </w:r>
      <w:r w:rsidR="00D07358">
        <w:rPr>
          <w:rFonts w:ascii="Arial" w:hAnsi="Arial" w:cs="Arial"/>
          <w:sz w:val="22"/>
          <w:szCs w:val="22"/>
        </w:rPr>
        <w:t>infected flies</w:t>
      </w:r>
      <w:r w:rsidR="00CA3BA8">
        <w:rPr>
          <w:rFonts w:ascii="Arial" w:hAnsi="Arial" w:cs="Arial"/>
          <w:sz w:val="22"/>
          <w:szCs w:val="22"/>
        </w:rPr>
        <w:t xml:space="preserve"> and ~60% of individual flies </w:t>
      </w:r>
      <w:r w:rsidR="00EF2EFE">
        <w:rPr>
          <w:rFonts w:ascii="Arial" w:hAnsi="Arial" w:cs="Arial"/>
          <w:sz w:val="22"/>
          <w:szCs w:val="22"/>
        </w:rPr>
        <w:t>are</w:t>
      </w:r>
      <w:r w:rsidR="00CA3BA8">
        <w:rPr>
          <w:rFonts w:ascii="Arial" w:hAnsi="Arial" w:cs="Arial"/>
          <w:sz w:val="22"/>
          <w:szCs w:val="22"/>
        </w:rPr>
        <w:t xml:space="preserve"> infected</w:t>
      </w:r>
      <w:r w:rsidR="00816656">
        <w:rPr>
          <w:rFonts w:ascii="Arial" w:hAnsi="Arial" w:cs="Arial"/>
          <w:sz w:val="22"/>
          <w:szCs w:val="22"/>
        </w:rPr>
        <w:t xml:space="preserve">. </w:t>
      </w:r>
      <w:r w:rsidR="00550630">
        <w:rPr>
          <w:rFonts w:ascii="Arial" w:hAnsi="Arial" w:cs="Arial"/>
          <w:sz w:val="22"/>
          <w:szCs w:val="22"/>
        </w:rPr>
        <w:t>Galbut virus</w:t>
      </w:r>
      <w:r w:rsidR="00CA3BA8">
        <w:rPr>
          <w:rFonts w:ascii="Arial" w:hAnsi="Arial" w:cs="Arial"/>
          <w:sz w:val="22"/>
          <w:szCs w:val="22"/>
        </w:rPr>
        <w:t xml:space="preserve"> is vertically transmitted with high efficiency, and its</w:t>
      </w:r>
      <w:r w:rsidR="00550630">
        <w:rPr>
          <w:rFonts w:ascii="Arial" w:hAnsi="Arial" w:cs="Arial"/>
          <w:sz w:val="22"/>
          <w:szCs w:val="22"/>
        </w:rPr>
        <w:t xml:space="preserve"> </w:t>
      </w:r>
      <w:r w:rsidR="00CA3BA8">
        <w:rPr>
          <w:rFonts w:ascii="Arial" w:hAnsi="Arial" w:cs="Arial"/>
          <w:sz w:val="22"/>
          <w:szCs w:val="22"/>
        </w:rPr>
        <w:t xml:space="preserve">global </w:t>
      </w:r>
      <w:r w:rsidR="00550630">
        <w:rPr>
          <w:rFonts w:ascii="Arial" w:hAnsi="Arial" w:cs="Arial"/>
          <w:sz w:val="22"/>
          <w:szCs w:val="22"/>
        </w:rPr>
        <w:t xml:space="preserve">spread </w:t>
      </w:r>
      <w:r w:rsidR="00CA3BA8">
        <w:rPr>
          <w:rFonts w:ascii="Arial" w:hAnsi="Arial" w:cs="Arial"/>
          <w:sz w:val="22"/>
          <w:szCs w:val="22"/>
        </w:rPr>
        <w:t xml:space="preserve">likely coincided with </w:t>
      </w:r>
      <w:r w:rsidR="00550630" w:rsidRPr="00E97611">
        <w:rPr>
          <w:rFonts w:ascii="Arial" w:hAnsi="Arial" w:cs="Arial"/>
          <w:i/>
          <w:iCs/>
          <w:sz w:val="22"/>
          <w:szCs w:val="22"/>
        </w:rPr>
        <w:t>D. melanogaster</w:t>
      </w:r>
      <w:r w:rsidR="00CA3BA8">
        <w:rPr>
          <w:rFonts w:ascii="Arial" w:hAnsi="Arial" w:cs="Arial"/>
          <w:i/>
          <w:iCs/>
          <w:sz w:val="22"/>
          <w:szCs w:val="22"/>
        </w:rPr>
        <w:t>’s spread</w:t>
      </w:r>
      <w:r w:rsidR="00550630">
        <w:rPr>
          <w:rFonts w:ascii="Arial" w:hAnsi="Arial" w:cs="Arial"/>
          <w:sz w:val="22"/>
          <w:szCs w:val="22"/>
        </w:rPr>
        <w:t xml:space="preserve"> across the world as a human commensal</w:t>
      </w:r>
      <w:sdt>
        <w:sdtPr>
          <w:rPr>
            <w:rFonts w:ascii="Arial" w:hAnsi="Arial" w:cs="Arial"/>
            <w:color w:val="000000"/>
            <w:sz w:val="22"/>
            <w:szCs w:val="22"/>
            <w:vertAlign w:val="superscript"/>
          </w:rPr>
          <w:tag w:val="MENDELEY_CITATION_v3_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"/>
          <w:id w:val="-1531867965"/>
          <w:placeholder>
            <w:docPart w:val="DefaultPlaceholder_-1854013440"/>
          </w:placeholder>
        </w:sdtPr>
        <w:sdtContent>
          <w:r w:rsidR="00A46342" w:rsidRPr="00A46342">
            <w:rPr>
              <w:rFonts w:ascii="Arial" w:hAnsi="Arial" w:cs="Arial"/>
              <w:color w:val="000000"/>
              <w:sz w:val="22"/>
              <w:szCs w:val="22"/>
              <w:vertAlign w:val="superscript"/>
            </w:rPr>
            <w:t>1,7</w:t>
          </w:r>
        </w:sdtContent>
      </w:sdt>
      <w:r w:rsidR="00550630">
        <w:rPr>
          <w:rFonts w:ascii="Arial" w:hAnsi="Arial" w:cs="Arial"/>
          <w:color w:val="000000"/>
          <w:sz w:val="22"/>
          <w:szCs w:val="22"/>
        </w:rPr>
        <w:t>.</w:t>
      </w:r>
      <w:r w:rsidR="001B3F09">
        <w:rPr>
          <w:rFonts w:ascii="Arial" w:hAnsi="Arial" w:cs="Arial"/>
          <w:sz w:val="22"/>
          <w:szCs w:val="22"/>
        </w:rPr>
        <w:t xml:space="preserve"> </w:t>
      </w:r>
    </w:p>
    <w:p w14:paraId="4888CA1F" w14:textId="77777777" w:rsidR="00D077DA" w:rsidRDefault="00D077DA" w:rsidP="00081385">
      <w:pPr>
        <w:spacing w:line="360" w:lineRule="auto"/>
        <w:rPr>
          <w:rFonts w:ascii="Arial" w:hAnsi="Arial" w:cs="Arial"/>
          <w:sz w:val="22"/>
          <w:szCs w:val="22"/>
        </w:rPr>
      </w:pPr>
    </w:p>
    <w:p w14:paraId="09146261" w14:textId="49AC535E" w:rsidR="00263851" w:rsidRDefault="00DC22AB" w:rsidP="00DC22AB">
      <w:pPr>
        <w:spacing w:line="360" w:lineRule="auto"/>
        <w:ind w:firstLine="720"/>
        <w:rPr>
          <w:rFonts w:ascii="Arial" w:hAnsi="Arial" w:cs="Arial"/>
          <w:sz w:val="22"/>
          <w:szCs w:val="22"/>
        </w:rPr>
      </w:pPr>
      <w:r>
        <w:rPr>
          <w:rFonts w:ascii="Arial" w:hAnsi="Arial" w:cs="Arial"/>
          <w:sz w:val="22"/>
          <w:szCs w:val="22"/>
        </w:rPr>
        <w:t xml:space="preserve">Galbut virus </w:t>
      </w:r>
      <w:r w:rsidR="00E27066">
        <w:rPr>
          <w:rFonts w:ascii="Arial" w:hAnsi="Arial" w:cs="Arial"/>
          <w:sz w:val="22"/>
          <w:szCs w:val="22"/>
        </w:rPr>
        <w:t xml:space="preserve">has been found to infect flies across species barriers. Wild </w:t>
      </w:r>
      <w:r w:rsidRPr="00E97611">
        <w:rPr>
          <w:rFonts w:ascii="Arial" w:hAnsi="Arial" w:cs="Arial"/>
          <w:i/>
          <w:iCs/>
          <w:sz w:val="22"/>
          <w:szCs w:val="22"/>
        </w:rPr>
        <w:t>Drosophila simulans</w:t>
      </w:r>
      <w:r>
        <w:rPr>
          <w:rFonts w:ascii="Arial" w:hAnsi="Arial" w:cs="Arial"/>
          <w:sz w:val="22"/>
          <w:szCs w:val="22"/>
        </w:rPr>
        <w:t xml:space="preserve"> flies from Australia</w:t>
      </w:r>
      <w:r w:rsidR="00E27066">
        <w:rPr>
          <w:rFonts w:ascii="Arial" w:hAnsi="Arial" w:cs="Arial"/>
          <w:sz w:val="22"/>
          <w:szCs w:val="22"/>
        </w:rPr>
        <w:t xml:space="preserve"> and </w:t>
      </w:r>
      <w:r w:rsidR="00E27066" w:rsidRPr="006264D3">
        <w:rPr>
          <w:rFonts w:ascii="Arial" w:hAnsi="Arial" w:cs="Arial"/>
          <w:i/>
          <w:iCs/>
          <w:sz w:val="22"/>
          <w:szCs w:val="22"/>
        </w:rPr>
        <w:t>Drosophila suzukii</w:t>
      </w:r>
      <w:r w:rsidR="00E27066">
        <w:rPr>
          <w:rFonts w:ascii="Arial" w:hAnsi="Arial" w:cs="Arial"/>
          <w:sz w:val="22"/>
          <w:szCs w:val="22"/>
        </w:rPr>
        <w:t xml:space="preserve"> flies from the UK and Japan have also been shown to be infected by galbut virus</w:t>
      </w:r>
      <w:sdt>
        <w:sdtPr>
          <w:rPr>
            <w:rFonts w:ascii="Arial" w:hAnsi="Arial" w:cs="Arial"/>
            <w:color w:val="000000"/>
            <w:sz w:val="22"/>
            <w:szCs w:val="22"/>
            <w:vertAlign w:val="superscript"/>
          </w:rPr>
          <w:tag w:val="MENDELEY_CITATION_v3_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"/>
          <w:id w:val="482364366"/>
          <w:placeholder>
            <w:docPart w:val="DefaultPlaceholder_-1854013440"/>
          </w:placeholder>
        </w:sdtPr>
        <w:sdtContent>
          <w:r w:rsidR="00A46342" w:rsidRPr="00A46342">
            <w:rPr>
              <w:rFonts w:ascii="Arial" w:hAnsi="Arial" w:cs="Arial"/>
              <w:color w:val="000000"/>
              <w:sz w:val="22"/>
              <w:szCs w:val="22"/>
              <w:vertAlign w:val="superscript"/>
            </w:rPr>
            <w:t>8,9</w:t>
          </w:r>
        </w:sdtContent>
      </w:sdt>
      <w:r>
        <w:rPr>
          <w:rFonts w:ascii="Arial" w:hAnsi="Arial" w:cs="Arial"/>
          <w:sz w:val="22"/>
          <w:szCs w:val="22"/>
        </w:rPr>
        <w:t>. The presence of an endogenous viral element (EVE)</w:t>
      </w:r>
      <w:r w:rsidR="00E27066">
        <w:rPr>
          <w:rFonts w:ascii="Arial" w:hAnsi="Arial" w:cs="Arial"/>
          <w:sz w:val="22"/>
          <w:szCs w:val="22"/>
        </w:rPr>
        <w:t xml:space="preserve"> in some European populations of flies</w:t>
      </w:r>
      <w:sdt>
        <w:sdtPr>
          <w:rPr>
            <w:rFonts w:ascii="Arial" w:hAnsi="Arial" w:cs="Arial"/>
            <w:color w:val="000000"/>
            <w:sz w:val="22"/>
            <w:szCs w:val="22"/>
            <w:vertAlign w:val="superscript"/>
          </w:rPr>
          <w:tag w:val="MENDELEY_CITATION_v3_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"/>
          <w:id w:val="-185055755"/>
          <w:placeholder>
            <w:docPart w:val="DefaultPlaceholder_-1854013440"/>
          </w:placeholder>
        </w:sdtPr>
        <w:sdtContent>
          <w:r w:rsidR="00A46342" w:rsidRPr="00A46342">
            <w:rPr>
              <w:rFonts w:ascii="Arial" w:hAnsi="Arial" w:cs="Arial"/>
              <w:color w:val="000000"/>
              <w:sz w:val="22"/>
              <w:szCs w:val="22"/>
              <w:vertAlign w:val="superscript"/>
            </w:rPr>
            <w:t>10</w:t>
          </w:r>
        </w:sdtContent>
      </w:sdt>
      <w:r>
        <w:rPr>
          <w:rFonts w:ascii="Arial" w:hAnsi="Arial" w:cs="Arial"/>
          <w:sz w:val="22"/>
          <w:szCs w:val="22"/>
        </w:rPr>
        <w:t xml:space="preserve"> a</w:t>
      </w:r>
      <w:r w:rsidR="00816656">
        <w:rPr>
          <w:rFonts w:ascii="Arial" w:hAnsi="Arial" w:cs="Arial"/>
          <w:sz w:val="22"/>
          <w:szCs w:val="22"/>
        </w:rPr>
        <w:t>nd that it infects multiple hosts</w:t>
      </w:r>
      <w:r w:rsidR="006603B1">
        <w:rPr>
          <w:rFonts w:ascii="Arial" w:hAnsi="Arial" w:cs="Arial"/>
          <w:sz w:val="22"/>
          <w:szCs w:val="22"/>
        </w:rPr>
        <w:t xml:space="preserve"> suggest</w:t>
      </w:r>
      <w:r w:rsidR="00C54960">
        <w:rPr>
          <w:rFonts w:ascii="Arial" w:hAnsi="Arial" w:cs="Arial"/>
          <w:sz w:val="22"/>
          <w:szCs w:val="22"/>
        </w:rPr>
        <w:t>s</w:t>
      </w:r>
      <w:r w:rsidR="006603B1">
        <w:rPr>
          <w:rFonts w:ascii="Arial" w:hAnsi="Arial" w:cs="Arial"/>
          <w:sz w:val="22"/>
          <w:szCs w:val="22"/>
        </w:rPr>
        <w:t xml:space="preserve"> that </w:t>
      </w:r>
      <w:r w:rsidR="00E27066">
        <w:rPr>
          <w:rFonts w:ascii="Arial" w:hAnsi="Arial" w:cs="Arial"/>
          <w:sz w:val="22"/>
          <w:szCs w:val="22"/>
        </w:rPr>
        <w:t>galbut virus</w:t>
      </w:r>
      <w:r w:rsidR="006603B1">
        <w:rPr>
          <w:rFonts w:ascii="Arial" w:hAnsi="Arial" w:cs="Arial"/>
          <w:sz w:val="22"/>
          <w:szCs w:val="22"/>
        </w:rPr>
        <w:t xml:space="preserve"> has been infecting flies for </w:t>
      </w:r>
      <w:r w:rsidR="00E27066">
        <w:rPr>
          <w:rFonts w:ascii="Arial" w:hAnsi="Arial" w:cs="Arial"/>
          <w:sz w:val="22"/>
          <w:szCs w:val="22"/>
        </w:rPr>
        <w:t xml:space="preserve">a long time. </w:t>
      </w:r>
      <w:r w:rsidR="00263851">
        <w:rPr>
          <w:rFonts w:ascii="Arial" w:hAnsi="Arial" w:cs="Arial"/>
          <w:sz w:val="22"/>
          <w:szCs w:val="22"/>
        </w:rPr>
        <w:t xml:space="preserve">The recent sequencing of </w:t>
      </w:r>
      <w:r w:rsidR="00263851" w:rsidRPr="005E70EB">
        <w:rPr>
          <w:rFonts w:ascii="Arial" w:hAnsi="Arial" w:cs="Arial"/>
          <w:i/>
          <w:iCs/>
          <w:sz w:val="22"/>
          <w:szCs w:val="22"/>
        </w:rPr>
        <w:t>D. melanogaster</w:t>
      </w:r>
      <w:r w:rsidR="00263851">
        <w:rPr>
          <w:rFonts w:ascii="Arial" w:hAnsi="Arial" w:cs="Arial"/>
          <w:sz w:val="22"/>
          <w:szCs w:val="22"/>
        </w:rPr>
        <w:t xml:space="preserve"> from museum collections suggests that galbut virus evolves slower than expected</w:t>
      </w:r>
      <w:sdt>
        <w:sdtPr>
          <w:rPr>
            <w:rFonts w:ascii="Arial" w:hAnsi="Arial" w:cs="Arial"/>
            <w:color w:val="000000"/>
            <w:sz w:val="22"/>
            <w:szCs w:val="22"/>
            <w:vertAlign w:val="superscript"/>
          </w:rPr>
          <w:tag w:val="MENDELEY_CITATION_v3_eyJjaXRhdGlvbklEIjoiTUVOREVMRVlfQ0lUQVRJT05fYzIxNmFlYzItMWQ0NS00NjA2LThjMGMtNTIyYThjNGQ5YWU3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582796562"/>
          <w:placeholder>
            <w:docPart w:val="53046B9A68FBB14DB10DF72B5BA9E4A3"/>
          </w:placeholder>
        </w:sdtPr>
        <w:sdtContent>
          <w:r w:rsidR="00A46342" w:rsidRPr="00A46342">
            <w:rPr>
              <w:rFonts w:ascii="Arial" w:hAnsi="Arial" w:cs="Arial"/>
              <w:color w:val="000000"/>
              <w:sz w:val="22"/>
              <w:szCs w:val="22"/>
              <w:vertAlign w:val="superscript"/>
            </w:rPr>
            <w:t>11</w:t>
          </w:r>
        </w:sdtContent>
      </w:sdt>
      <w:r w:rsidR="00263851">
        <w:rPr>
          <w:rFonts w:ascii="Arial" w:hAnsi="Arial" w:cs="Arial"/>
          <w:sz w:val="22"/>
          <w:szCs w:val="22"/>
        </w:rPr>
        <w:t>, a phenomenon seen in other partitiviruses</w:t>
      </w:r>
      <w:sdt>
        <w:sdtPr>
          <w:rPr>
            <w:rFonts w:ascii="Arial" w:hAnsi="Arial" w:cs="Arial"/>
            <w:color w:val="000000"/>
            <w:sz w:val="22"/>
            <w:szCs w:val="22"/>
            <w:vertAlign w:val="superscript"/>
          </w:rPr>
          <w:tag w:val="MENDELEY_CITATION_v3_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"/>
          <w:id w:val="-1519006185"/>
          <w:placeholder>
            <w:docPart w:val="53046B9A68FBB14DB10DF72B5BA9E4A3"/>
          </w:placeholder>
        </w:sdtPr>
        <w:sdtContent>
          <w:r w:rsidR="00A46342" w:rsidRPr="00A46342">
            <w:rPr>
              <w:rFonts w:ascii="Arial" w:hAnsi="Arial" w:cs="Arial"/>
              <w:color w:val="000000"/>
              <w:sz w:val="22"/>
              <w:szCs w:val="22"/>
              <w:vertAlign w:val="superscript"/>
            </w:rPr>
            <w:t>12,13</w:t>
          </w:r>
        </w:sdtContent>
      </w:sdt>
      <w:r w:rsidR="00263851">
        <w:rPr>
          <w:rFonts w:ascii="Arial" w:hAnsi="Arial" w:cs="Arial"/>
          <w:color w:val="000000"/>
          <w:sz w:val="22"/>
          <w:szCs w:val="22"/>
        </w:rPr>
        <w:t>.</w:t>
      </w:r>
      <w:r w:rsidR="00263851" w:rsidRPr="0004557F">
        <w:rPr>
          <w:rFonts w:ascii="Arial" w:hAnsi="Arial" w:cs="Arial"/>
          <w:sz w:val="22"/>
          <w:szCs w:val="22"/>
        </w:rPr>
        <w:t xml:space="preserve"> </w:t>
      </w:r>
    </w:p>
    <w:p w14:paraId="75AC0C49" w14:textId="77777777" w:rsidR="00263851" w:rsidRDefault="00263851">
      <w:pPr>
        <w:spacing w:line="360" w:lineRule="auto"/>
        <w:ind w:firstLine="720"/>
        <w:rPr>
          <w:rFonts w:ascii="Arial" w:hAnsi="Arial" w:cs="Arial"/>
          <w:sz w:val="22"/>
          <w:szCs w:val="22"/>
        </w:rPr>
      </w:pPr>
    </w:p>
    <w:p w14:paraId="08117285" w14:textId="3A75CBA2" w:rsidR="00263851" w:rsidRDefault="00E27066" w:rsidP="00263851">
      <w:pPr>
        <w:spacing w:line="360" w:lineRule="auto"/>
        <w:ind w:firstLine="720"/>
        <w:rPr>
          <w:rFonts w:ascii="Arial" w:hAnsi="Arial" w:cs="Arial"/>
          <w:sz w:val="22"/>
          <w:szCs w:val="22"/>
        </w:rPr>
      </w:pPr>
      <w:r>
        <w:rPr>
          <w:rFonts w:ascii="Arial" w:hAnsi="Arial" w:cs="Arial"/>
          <w:sz w:val="22"/>
          <w:szCs w:val="22"/>
        </w:rPr>
        <w:t xml:space="preserve">Despite galbut </w:t>
      </w:r>
      <w:r w:rsidR="006264D3">
        <w:rPr>
          <w:rFonts w:ascii="Arial" w:hAnsi="Arial" w:cs="Arial"/>
          <w:sz w:val="22"/>
          <w:szCs w:val="22"/>
        </w:rPr>
        <w:t>viruses’</w:t>
      </w:r>
      <w:r>
        <w:rPr>
          <w:rFonts w:ascii="Arial" w:hAnsi="Arial" w:cs="Arial"/>
          <w:sz w:val="22"/>
          <w:szCs w:val="22"/>
        </w:rPr>
        <w:t xml:space="preserve"> presence in several </w:t>
      </w:r>
      <w:r w:rsidRPr="00E27066">
        <w:rPr>
          <w:rFonts w:ascii="Arial" w:hAnsi="Arial" w:cs="Arial"/>
          <w:i/>
          <w:iCs/>
          <w:sz w:val="22"/>
          <w:szCs w:val="22"/>
        </w:rPr>
        <w:t>Drosophila</w:t>
      </w:r>
      <w:r>
        <w:rPr>
          <w:rFonts w:ascii="Arial" w:hAnsi="Arial" w:cs="Arial"/>
          <w:sz w:val="22"/>
          <w:szCs w:val="22"/>
        </w:rPr>
        <w:t xml:space="preserve"> species, questions </w:t>
      </w:r>
      <w:r w:rsidR="00263851">
        <w:rPr>
          <w:rFonts w:ascii="Arial" w:hAnsi="Arial" w:cs="Arial"/>
          <w:sz w:val="22"/>
          <w:szCs w:val="22"/>
        </w:rPr>
        <w:t xml:space="preserve">about </w:t>
      </w:r>
      <w:r>
        <w:rPr>
          <w:rFonts w:ascii="Arial" w:hAnsi="Arial" w:cs="Arial"/>
          <w:sz w:val="22"/>
          <w:szCs w:val="22"/>
        </w:rPr>
        <w:t>general galbut virus</w:t>
      </w:r>
      <w:r w:rsidR="0043658A">
        <w:rPr>
          <w:rFonts w:ascii="Arial" w:hAnsi="Arial" w:cs="Arial"/>
          <w:sz w:val="22"/>
          <w:szCs w:val="22"/>
        </w:rPr>
        <w:t xml:space="preserve"> biology and</w:t>
      </w:r>
      <w:r>
        <w:rPr>
          <w:rFonts w:ascii="Arial" w:hAnsi="Arial" w:cs="Arial"/>
          <w:sz w:val="22"/>
          <w:szCs w:val="22"/>
        </w:rPr>
        <w:t xml:space="preserve"> its</w:t>
      </w:r>
      <w:r w:rsidR="00263851">
        <w:rPr>
          <w:rFonts w:ascii="Arial" w:hAnsi="Arial" w:cs="Arial"/>
          <w:sz w:val="22"/>
          <w:szCs w:val="22"/>
        </w:rPr>
        <w:t xml:space="preserve"> impact on host biology</w:t>
      </w:r>
      <w:r>
        <w:rPr>
          <w:rFonts w:ascii="Arial" w:hAnsi="Arial" w:cs="Arial"/>
          <w:sz w:val="22"/>
          <w:szCs w:val="22"/>
        </w:rPr>
        <w:t xml:space="preserve"> in the wild</w:t>
      </w:r>
      <w:r w:rsidR="00263851">
        <w:rPr>
          <w:rFonts w:ascii="Arial" w:hAnsi="Arial" w:cs="Arial"/>
          <w:sz w:val="22"/>
          <w:szCs w:val="22"/>
        </w:rPr>
        <w:t xml:space="preserve"> remain unanswered. Three clades of galbut virus have been identified, two that infect </w:t>
      </w:r>
      <w:r w:rsidR="00263851" w:rsidRPr="005E70EB">
        <w:rPr>
          <w:rFonts w:ascii="Arial" w:hAnsi="Arial" w:cs="Arial"/>
          <w:i/>
          <w:iCs/>
          <w:sz w:val="22"/>
          <w:szCs w:val="22"/>
        </w:rPr>
        <w:t>D. melanogaster</w:t>
      </w:r>
      <w:r w:rsidR="00263851">
        <w:rPr>
          <w:rFonts w:ascii="Arial" w:hAnsi="Arial" w:cs="Arial"/>
          <w:sz w:val="22"/>
          <w:szCs w:val="22"/>
        </w:rPr>
        <w:t xml:space="preserve"> and one that infects </w:t>
      </w:r>
      <w:r w:rsidR="00263851" w:rsidRPr="005E70EB">
        <w:rPr>
          <w:rFonts w:ascii="Arial" w:hAnsi="Arial" w:cs="Arial"/>
          <w:i/>
          <w:iCs/>
          <w:sz w:val="22"/>
          <w:szCs w:val="22"/>
        </w:rPr>
        <w:t>D. simulans</w:t>
      </w:r>
      <w:sdt>
        <w:sdtPr>
          <w:rPr>
            <w:rFonts w:ascii="Arial" w:hAnsi="Arial" w:cs="Arial"/>
            <w:i/>
            <w:iCs/>
            <w:color w:val="000000"/>
            <w:sz w:val="22"/>
            <w:szCs w:val="22"/>
            <w:vertAlign w:val="superscript"/>
          </w:rPr>
          <w:tag w:val="MENDELEY_CITATION_v3_eyJjaXRhdGlvbklEIjoiTUVOREVMRVlfQ0lUQVRJT05fNDU3ZGQxOTAtNjExNC00NzQ2LThkNzEtMmY0YWI5Y2EzN2RlIiwicHJvcGVydGllcyI6eyJub3RlSW5kZXgiOjB9LCJpc0VkaXRlZCI6ZmFsc2UsIm1hbnVhbE92ZXJyaWRlIjp7ImlzTWFudWFsbHlPdmVycmlkZGVuIjpmYWxzZSwiY2l0ZXByb2NUZXh0IjoiPHN1cD4yLDEx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0s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941669507"/>
          <w:placeholder>
            <w:docPart w:val="38877D6324F7794C81927D50CD5E1E33"/>
          </w:placeholder>
        </w:sdtPr>
        <w:sdtContent>
          <w:r w:rsidR="00A46342" w:rsidRPr="00A46342">
            <w:rPr>
              <w:rFonts w:ascii="Arial" w:hAnsi="Arial" w:cs="Arial"/>
              <w:i/>
              <w:iCs/>
              <w:color w:val="000000"/>
              <w:sz w:val="22"/>
              <w:szCs w:val="22"/>
              <w:vertAlign w:val="superscript"/>
            </w:rPr>
            <w:t>2,11</w:t>
          </w:r>
        </w:sdtContent>
      </w:sdt>
      <w:r w:rsidR="00263851">
        <w:rPr>
          <w:rFonts w:ascii="Arial" w:hAnsi="Arial" w:cs="Arial"/>
          <w:sz w:val="22"/>
          <w:szCs w:val="22"/>
        </w:rPr>
        <w:t xml:space="preserve">. The </w:t>
      </w:r>
      <w:r>
        <w:rPr>
          <w:rFonts w:ascii="Arial" w:hAnsi="Arial" w:cs="Arial"/>
          <w:sz w:val="22"/>
          <w:szCs w:val="22"/>
        </w:rPr>
        <w:t xml:space="preserve">biological </w:t>
      </w:r>
      <w:r w:rsidR="00263851">
        <w:rPr>
          <w:rFonts w:ascii="Arial" w:hAnsi="Arial" w:cs="Arial"/>
          <w:sz w:val="22"/>
          <w:szCs w:val="22"/>
        </w:rPr>
        <w:t>characteristics of these clades such as their abundance</w:t>
      </w:r>
      <w:r w:rsidR="0043658A">
        <w:rPr>
          <w:rFonts w:ascii="Arial" w:hAnsi="Arial" w:cs="Arial"/>
          <w:sz w:val="22"/>
          <w:szCs w:val="22"/>
        </w:rPr>
        <w:t xml:space="preserve"> in natural populations</w:t>
      </w:r>
      <w:r w:rsidR="00263851">
        <w:rPr>
          <w:rFonts w:ascii="Arial" w:hAnsi="Arial" w:cs="Arial"/>
          <w:sz w:val="22"/>
          <w:szCs w:val="22"/>
        </w:rPr>
        <w:t xml:space="preserve">, whether </w:t>
      </w:r>
      <w:r>
        <w:rPr>
          <w:rFonts w:ascii="Arial" w:hAnsi="Arial" w:cs="Arial"/>
          <w:sz w:val="22"/>
          <w:szCs w:val="22"/>
        </w:rPr>
        <w:t xml:space="preserve">different </w:t>
      </w:r>
      <w:r w:rsidR="0043658A">
        <w:rPr>
          <w:rFonts w:ascii="Arial" w:hAnsi="Arial" w:cs="Arial"/>
          <w:sz w:val="22"/>
          <w:szCs w:val="22"/>
        </w:rPr>
        <w:t>genotypes circulate within the same populations</w:t>
      </w:r>
      <w:r>
        <w:rPr>
          <w:rFonts w:ascii="Arial" w:hAnsi="Arial" w:cs="Arial"/>
          <w:sz w:val="22"/>
          <w:szCs w:val="22"/>
        </w:rPr>
        <w:t xml:space="preserve"> </w:t>
      </w:r>
      <w:r w:rsidR="00263851">
        <w:rPr>
          <w:rFonts w:ascii="Arial" w:hAnsi="Arial" w:cs="Arial"/>
          <w:sz w:val="22"/>
          <w:szCs w:val="22"/>
        </w:rPr>
        <w:t xml:space="preserve">and if there are </w:t>
      </w:r>
      <w:r>
        <w:rPr>
          <w:rFonts w:ascii="Arial" w:hAnsi="Arial" w:cs="Arial"/>
          <w:sz w:val="22"/>
          <w:szCs w:val="22"/>
        </w:rPr>
        <w:t>defining traits associated with each clade are unknown</w:t>
      </w:r>
      <w:r w:rsidR="00263851">
        <w:rPr>
          <w:rFonts w:ascii="Arial" w:hAnsi="Arial" w:cs="Arial"/>
          <w:sz w:val="22"/>
          <w:szCs w:val="22"/>
        </w:rPr>
        <w:t xml:space="preserve">. </w:t>
      </w:r>
    </w:p>
    <w:p w14:paraId="3D7A195F" w14:textId="77777777" w:rsidR="00A166B0" w:rsidRDefault="00A166B0" w:rsidP="00081385">
      <w:pPr>
        <w:spacing w:line="360" w:lineRule="auto"/>
        <w:rPr>
          <w:rFonts w:ascii="Arial" w:hAnsi="Arial" w:cs="Arial"/>
          <w:sz w:val="22"/>
          <w:szCs w:val="22"/>
        </w:rPr>
      </w:pPr>
    </w:p>
    <w:p w14:paraId="0CCB41B6" w14:textId="0D1231B8" w:rsidR="00641623" w:rsidRDefault="00EE772B" w:rsidP="00081385">
      <w:pPr>
        <w:spacing w:line="360" w:lineRule="auto"/>
        <w:rPr>
          <w:rFonts w:ascii="Arial" w:hAnsi="Arial" w:cs="Arial"/>
          <w:sz w:val="22"/>
          <w:szCs w:val="22"/>
        </w:rPr>
      </w:pPr>
      <w:r>
        <w:rPr>
          <w:rFonts w:ascii="Arial" w:hAnsi="Arial" w:cs="Arial"/>
          <w:sz w:val="22"/>
          <w:szCs w:val="22"/>
        </w:rPr>
        <w:tab/>
      </w:r>
      <w:r w:rsidR="002E1444">
        <w:rPr>
          <w:rFonts w:ascii="Arial" w:hAnsi="Arial" w:cs="Arial"/>
          <w:sz w:val="22"/>
          <w:szCs w:val="22"/>
        </w:rPr>
        <w:t xml:space="preserve">To study </w:t>
      </w:r>
      <w:r w:rsidR="00901811">
        <w:rPr>
          <w:rFonts w:ascii="Arial" w:hAnsi="Arial" w:cs="Arial"/>
          <w:sz w:val="22"/>
          <w:szCs w:val="22"/>
        </w:rPr>
        <w:t xml:space="preserve">galbut </w:t>
      </w:r>
      <w:r w:rsidR="002E1444">
        <w:rPr>
          <w:rFonts w:ascii="Arial" w:hAnsi="Arial" w:cs="Arial"/>
          <w:sz w:val="22"/>
          <w:szCs w:val="22"/>
        </w:rPr>
        <w:t xml:space="preserve">virus </w:t>
      </w:r>
      <w:r w:rsidR="00901811">
        <w:rPr>
          <w:rFonts w:ascii="Arial" w:hAnsi="Arial" w:cs="Arial"/>
          <w:sz w:val="22"/>
          <w:szCs w:val="22"/>
        </w:rPr>
        <w:t xml:space="preserve">diversity and </w:t>
      </w:r>
      <w:r w:rsidR="002E1444">
        <w:rPr>
          <w:rFonts w:ascii="Arial" w:hAnsi="Arial" w:cs="Arial"/>
          <w:sz w:val="22"/>
          <w:szCs w:val="22"/>
        </w:rPr>
        <w:t xml:space="preserve">evolution, </w:t>
      </w:r>
      <w:r w:rsidR="001372C9">
        <w:rPr>
          <w:rFonts w:ascii="Arial" w:hAnsi="Arial" w:cs="Arial"/>
          <w:sz w:val="22"/>
          <w:szCs w:val="22"/>
        </w:rPr>
        <w:t xml:space="preserve">we </w:t>
      </w:r>
      <w:r w:rsidR="00884204">
        <w:rPr>
          <w:rFonts w:ascii="Arial" w:hAnsi="Arial" w:cs="Arial"/>
          <w:sz w:val="22"/>
          <w:szCs w:val="22"/>
        </w:rPr>
        <w:t xml:space="preserve">collected </w:t>
      </w:r>
      <w:r w:rsidRPr="002E1444">
        <w:rPr>
          <w:rFonts w:ascii="Arial" w:hAnsi="Arial" w:cs="Arial"/>
          <w:i/>
          <w:iCs/>
          <w:sz w:val="22"/>
          <w:szCs w:val="22"/>
        </w:rPr>
        <w:t xml:space="preserve">D. melanogaster </w:t>
      </w:r>
      <w:r>
        <w:rPr>
          <w:rFonts w:ascii="Arial" w:hAnsi="Arial" w:cs="Arial"/>
          <w:sz w:val="22"/>
          <w:szCs w:val="22"/>
        </w:rPr>
        <w:t>from</w:t>
      </w:r>
      <w:r w:rsidR="00884204">
        <w:rPr>
          <w:rFonts w:ascii="Arial" w:hAnsi="Arial" w:cs="Arial"/>
          <w:sz w:val="22"/>
          <w:szCs w:val="22"/>
        </w:rPr>
        <w:t xml:space="preserve"> Colorado, Maine, Pennsylvania and Ohio. </w:t>
      </w:r>
      <w:r w:rsidR="00D40EBA">
        <w:rPr>
          <w:rFonts w:ascii="Arial" w:hAnsi="Arial" w:cs="Arial"/>
          <w:sz w:val="22"/>
          <w:szCs w:val="22"/>
        </w:rPr>
        <w:t xml:space="preserve">We screened 974 </w:t>
      </w:r>
      <w:r w:rsidR="00E27066">
        <w:rPr>
          <w:rFonts w:ascii="Arial" w:hAnsi="Arial" w:cs="Arial"/>
          <w:sz w:val="22"/>
          <w:szCs w:val="22"/>
        </w:rPr>
        <w:t>flies</w:t>
      </w:r>
      <w:r w:rsidR="006264D3">
        <w:rPr>
          <w:rFonts w:ascii="Arial" w:hAnsi="Arial" w:cs="Arial"/>
          <w:sz w:val="22"/>
          <w:szCs w:val="22"/>
        </w:rPr>
        <w:t xml:space="preserve"> for galbut virus</w:t>
      </w:r>
      <w:r w:rsidR="00E27066">
        <w:rPr>
          <w:rFonts w:ascii="Arial" w:hAnsi="Arial" w:cs="Arial"/>
          <w:sz w:val="22"/>
          <w:szCs w:val="22"/>
        </w:rPr>
        <w:t xml:space="preserve"> and</w:t>
      </w:r>
      <w:r w:rsidR="001372C9">
        <w:rPr>
          <w:rFonts w:ascii="Arial" w:hAnsi="Arial" w:cs="Arial"/>
          <w:sz w:val="22"/>
          <w:szCs w:val="22"/>
        </w:rPr>
        <w:t xml:space="preserve"> </w:t>
      </w:r>
      <w:r w:rsidR="00D40EBA">
        <w:rPr>
          <w:rFonts w:ascii="Arial" w:hAnsi="Arial" w:cs="Arial"/>
          <w:sz w:val="22"/>
          <w:szCs w:val="22"/>
        </w:rPr>
        <w:t xml:space="preserve">selected </w:t>
      </w:r>
      <w:r w:rsidR="001372C9">
        <w:rPr>
          <w:rFonts w:ascii="Arial" w:hAnsi="Arial" w:cs="Arial"/>
          <w:sz w:val="22"/>
          <w:szCs w:val="22"/>
        </w:rPr>
        <w:t>1</w:t>
      </w:r>
      <w:r w:rsidR="00263851">
        <w:rPr>
          <w:rFonts w:ascii="Arial" w:hAnsi="Arial" w:cs="Arial"/>
          <w:sz w:val="22"/>
          <w:szCs w:val="22"/>
        </w:rPr>
        <w:t>55</w:t>
      </w:r>
      <w:r w:rsidR="001372C9">
        <w:rPr>
          <w:rFonts w:ascii="Arial" w:hAnsi="Arial" w:cs="Arial"/>
          <w:sz w:val="22"/>
          <w:szCs w:val="22"/>
        </w:rPr>
        <w:t xml:space="preserve"> </w:t>
      </w:r>
      <w:r w:rsidR="00736527">
        <w:rPr>
          <w:rFonts w:ascii="Arial" w:hAnsi="Arial" w:cs="Arial"/>
          <w:sz w:val="22"/>
          <w:szCs w:val="22"/>
        </w:rPr>
        <w:t xml:space="preserve">for </w:t>
      </w:r>
      <w:r w:rsidR="001372C9">
        <w:rPr>
          <w:rFonts w:ascii="Arial" w:hAnsi="Arial" w:cs="Arial"/>
          <w:sz w:val="22"/>
          <w:szCs w:val="22"/>
        </w:rPr>
        <w:t>sequenc</w:t>
      </w:r>
      <w:r w:rsidR="00736527">
        <w:rPr>
          <w:rFonts w:ascii="Arial" w:hAnsi="Arial" w:cs="Arial"/>
          <w:sz w:val="22"/>
          <w:szCs w:val="22"/>
        </w:rPr>
        <w:t>ing</w:t>
      </w:r>
      <w:r w:rsidR="001372C9">
        <w:rPr>
          <w:rFonts w:ascii="Arial" w:hAnsi="Arial" w:cs="Arial"/>
          <w:sz w:val="22"/>
          <w:szCs w:val="22"/>
        </w:rPr>
        <w:t>. This resulted in the recovery of 37</w:t>
      </w:r>
      <w:r w:rsidR="00FC2AE1">
        <w:rPr>
          <w:rFonts w:ascii="Arial" w:hAnsi="Arial" w:cs="Arial"/>
          <w:sz w:val="22"/>
          <w:szCs w:val="22"/>
        </w:rPr>
        <w:t>3</w:t>
      </w:r>
      <w:r w:rsidR="00884204">
        <w:rPr>
          <w:rFonts w:ascii="Arial" w:hAnsi="Arial" w:cs="Arial"/>
          <w:sz w:val="22"/>
          <w:szCs w:val="22"/>
        </w:rPr>
        <w:t xml:space="preserve"> </w:t>
      </w:r>
      <w:r w:rsidR="00CA3BA8">
        <w:rPr>
          <w:rFonts w:ascii="Arial" w:hAnsi="Arial" w:cs="Arial"/>
          <w:sz w:val="22"/>
          <w:szCs w:val="22"/>
        </w:rPr>
        <w:t xml:space="preserve">coding-complete or near-complete </w:t>
      </w:r>
      <w:r w:rsidR="00884204">
        <w:rPr>
          <w:rFonts w:ascii="Arial" w:hAnsi="Arial" w:cs="Arial"/>
          <w:sz w:val="22"/>
          <w:szCs w:val="22"/>
        </w:rPr>
        <w:lastRenderedPageBreak/>
        <w:t xml:space="preserve">galbut virus and chaq virus sequences. </w:t>
      </w:r>
      <w:r w:rsidR="00263851">
        <w:rPr>
          <w:rFonts w:ascii="Arial" w:hAnsi="Arial" w:cs="Arial"/>
          <w:sz w:val="22"/>
          <w:szCs w:val="22"/>
        </w:rPr>
        <w:t>We found that overall galbut virus sequence diversity within genotype</w:t>
      </w:r>
      <w:r w:rsidR="00E27066">
        <w:rPr>
          <w:rFonts w:ascii="Arial" w:hAnsi="Arial" w:cs="Arial"/>
          <w:sz w:val="22"/>
          <w:szCs w:val="22"/>
        </w:rPr>
        <w:t>s</w:t>
      </w:r>
      <w:r w:rsidR="00263851">
        <w:rPr>
          <w:rFonts w:ascii="Arial" w:hAnsi="Arial" w:cs="Arial"/>
          <w:sz w:val="22"/>
          <w:szCs w:val="22"/>
        </w:rPr>
        <w:t xml:space="preserve"> was low but </w:t>
      </w:r>
      <w:r w:rsidR="00CA3BA8">
        <w:rPr>
          <w:rFonts w:ascii="Arial" w:hAnsi="Arial" w:cs="Arial"/>
          <w:sz w:val="22"/>
          <w:szCs w:val="22"/>
        </w:rPr>
        <w:t xml:space="preserve">relatively </w:t>
      </w:r>
      <w:r w:rsidR="00263851">
        <w:rPr>
          <w:rFonts w:ascii="Arial" w:hAnsi="Arial" w:cs="Arial"/>
          <w:sz w:val="22"/>
          <w:szCs w:val="22"/>
        </w:rPr>
        <w:t xml:space="preserve">high between genotypes. </w:t>
      </w:r>
      <w:r w:rsidR="007A59F0">
        <w:rPr>
          <w:rFonts w:ascii="Arial" w:hAnsi="Arial" w:cs="Arial"/>
          <w:sz w:val="22"/>
          <w:szCs w:val="22"/>
        </w:rPr>
        <w:t>We</w:t>
      </w:r>
      <w:r w:rsidR="002E1444">
        <w:rPr>
          <w:rFonts w:ascii="Arial" w:hAnsi="Arial" w:cs="Arial"/>
          <w:sz w:val="22"/>
          <w:szCs w:val="22"/>
        </w:rPr>
        <w:t xml:space="preserve"> </w:t>
      </w:r>
      <w:r w:rsidR="00D8477A">
        <w:rPr>
          <w:rFonts w:ascii="Arial" w:hAnsi="Arial" w:cs="Arial"/>
          <w:sz w:val="22"/>
          <w:szCs w:val="22"/>
        </w:rPr>
        <w:t>investigated</w:t>
      </w:r>
      <w:r w:rsidR="00CA3BA8">
        <w:rPr>
          <w:rFonts w:ascii="Arial" w:hAnsi="Arial" w:cs="Arial"/>
          <w:sz w:val="22"/>
          <w:szCs w:val="22"/>
        </w:rPr>
        <w:t xml:space="preserve"> genotype-phenotype </w:t>
      </w:r>
      <w:r w:rsidR="00736527">
        <w:rPr>
          <w:rFonts w:ascii="Arial" w:hAnsi="Arial" w:cs="Arial"/>
          <w:sz w:val="22"/>
          <w:szCs w:val="22"/>
        </w:rPr>
        <w:t>associations</w:t>
      </w:r>
      <w:r w:rsidR="00CA3BA8">
        <w:rPr>
          <w:rFonts w:ascii="Arial" w:hAnsi="Arial" w:cs="Arial"/>
          <w:sz w:val="22"/>
          <w:szCs w:val="22"/>
        </w:rPr>
        <w:t xml:space="preserve"> and found that viral RNA levels and chaq association differed </w:t>
      </w:r>
      <w:r w:rsidR="00D8477A">
        <w:rPr>
          <w:rFonts w:ascii="Arial" w:hAnsi="Arial" w:cs="Arial"/>
          <w:sz w:val="22"/>
          <w:szCs w:val="22"/>
        </w:rPr>
        <w:t xml:space="preserve">between genotypes. We also </w:t>
      </w:r>
      <w:r w:rsidR="00CA3BA8">
        <w:rPr>
          <w:rFonts w:ascii="Arial" w:hAnsi="Arial" w:cs="Arial"/>
          <w:sz w:val="22"/>
          <w:szCs w:val="22"/>
        </w:rPr>
        <w:t xml:space="preserve">found that </w:t>
      </w:r>
      <w:r w:rsidR="00D8477A">
        <w:rPr>
          <w:rFonts w:ascii="Arial" w:hAnsi="Arial" w:cs="Arial"/>
          <w:sz w:val="22"/>
          <w:szCs w:val="22"/>
        </w:rPr>
        <w:t xml:space="preserve">coinfection and reassortment </w:t>
      </w:r>
      <w:r w:rsidR="00CA3BA8">
        <w:rPr>
          <w:rFonts w:ascii="Arial" w:hAnsi="Arial" w:cs="Arial"/>
          <w:sz w:val="22"/>
          <w:szCs w:val="22"/>
        </w:rPr>
        <w:t xml:space="preserve">are common features of </w:t>
      </w:r>
      <w:r w:rsidR="00D8477A">
        <w:rPr>
          <w:rFonts w:ascii="Arial" w:hAnsi="Arial" w:cs="Arial"/>
          <w:sz w:val="22"/>
          <w:szCs w:val="22"/>
        </w:rPr>
        <w:t xml:space="preserve">galbut virus infection. </w:t>
      </w:r>
      <w:r w:rsidRPr="00E27066">
        <w:rPr>
          <w:rFonts w:ascii="Arial" w:hAnsi="Arial" w:cs="Arial"/>
          <w:sz w:val="22"/>
          <w:szCs w:val="22"/>
        </w:rPr>
        <w:t xml:space="preserve">Collectively, these data </w:t>
      </w:r>
      <w:r w:rsidR="00E27066" w:rsidRPr="006264D3">
        <w:rPr>
          <w:rFonts w:ascii="Arial" w:hAnsi="Arial" w:cs="Arial"/>
          <w:sz w:val="22"/>
          <w:szCs w:val="22"/>
        </w:rPr>
        <w:t>describe the sequence diversity and genotype-phenotype associations of galbut virus</w:t>
      </w:r>
      <w:r w:rsidR="00E27066">
        <w:rPr>
          <w:rFonts w:ascii="Arial" w:hAnsi="Arial" w:cs="Arial"/>
          <w:sz w:val="22"/>
          <w:szCs w:val="22"/>
        </w:rPr>
        <w:t xml:space="preserve"> which p</w:t>
      </w:r>
      <w:r w:rsidR="00E27066" w:rsidRPr="006264D3">
        <w:rPr>
          <w:rFonts w:ascii="Arial" w:hAnsi="Arial" w:cs="Arial"/>
          <w:sz w:val="22"/>
          <w:szCs w:val="22"/>
        </w:rPr>
        <w:t>rovi</w:t>
      </w:r>
      <w:r w:rsidR="00E27066">
        <w:rPr>
          <w:rFonts w:ascii="Arial" w:hAnsi="Arial" w:cs="Arial"/>
          <w:sz w:val="22"/>
          <w:szCs w:val="22"/>
        </w:rPr>
        <w:t>des</w:t>
      </w:r>
      <w:r w:rsidR="00E27066" w:rsidRPr="006264D3">
        <w:rPr>
          <w:rFonts w:ascii="Arial" w:hAnsi="Arial" w:cs="Arial"/>
          <w:sz w:val="22"/>
          <w:szCs w:val="22"/>
        </w:rPr>
        <w:t xml:space="preserve"> insight into the biology </w:t>
      </w:r>
      <w:r w:rsidR="006264D3">
        <w:rPr>
          <w:rFonts w:ascii="Arial" w:hAnsi="Arial" w:cs="Arial"/>
          <w:sz w:val="22"/>
          <w:szCs w:val="22"/>
        </w:rPr>
        <w:t xml:space="preserve">and evolution </w:t>
      </w:r>
      <w:r w:rsidR="00E27066" w:rsidRPr="006264D3">
        <w:rPr>
          <w:rFonts w:ascii="Arial" w:hAnsi="Arial" w:cs="Arial"/>
          <w:sz w:val="22"/>
          <w:szCs w:val="22"/>
        </w:rPr>
        <w:t xml:space="preserve">of common persistent viral infections of arthropods. </w:t>
      </w:r>
    </w:p>
    <w:p w14:paraId="57A42F58" w14:textId="77777777" w:rsidR="00F40749" w:rsidRDefault="00F40749" w:rsidP="00081385">
      <w:pPr>
        <w:spacing w:line="360" w:lineRule="auto"/>
        <w:rPr>
          <w:rFonts w:ascii="Arial" w:hAnsi="Arial" w:cs="Arial"/>
          <w:sz w:val="22"/>
          <w:szCs w:val="22"/>
        </w:rPr>
      </w:pPr>
    </w:p>
    <w:p w14:paraId="1A2AE373" w14:textId="4203B846" w:rsidR="00006799" w:rsidRPr="00006799" w:rsidRDefault="005B2FB6" w:rsidP="00081385">
      <w:pPr>
        <w:spacing w:line="360" w:lineRule="auto"/>
        <w:rPr>
          <w:rFonts w:ascii="Arial" w:hAnsi="Arial" w:cs="Arial"/>
          <w:b/>
          <w:bCs/>
          <w:sz w:val="22"/>
          <w:szCs w:val="22"/>
        </w:rPr>
      </w:pPr>
      <w:r>
        <w:rPr>
          <w:rFonts w:ascii="Arial" w:hAnsi="Arial" w:cs="Arial"/>
          <w:b/>
          <w:bCs/>
          <w:sz w:val="22"/>
          <w:szCs w:val="22"/>
        </w:rPr>
        <w:t>RESULTS</w:t>
      </w:r>
    </w:p>
    <w:p w14:paraId="544E06FA" w14:textId="77777777" w:rsidR="00006799" w:rsidRDefault="00006799" w:rsidP="00081385">
      <w:pPr>
        <w:spacing w:line="360" w:lineRule="auto"/>
        <w:rPr>
          <w:rFonts w:ascii="Arial" w:hAnsi="Arial" w:cs="Arial"/>
          <w:sz w:val="22"/>
          <w:szCs w:val="22"/>
        </w:rPr>
      </w:pPr>
    </w:p>
    <w:p w14:paraId="094BCBED" w14:textId="18D42F00" w:rsidR="005B2FB6" w:rsidRPr="006264D3" w:rsidRDefault="005B2FB6" w:rsidP="00081385">
      <w:pPr>
        <w:spacing w:line="360" w:lineRule="auto"/>
        <w:rPr>
          <w:rFonts w:ascii="Arial" w:hAnsi="Arial" w:cs="Arial"/>
          <w:b/>
          <w:bCs/>
          <w:strike/>
          <w:sz w:val="22"/>
          <w:szCs w:val="22"/>
        </w:rPr>
      </w:pPr>
      <w:r w:rsidRPr="005B2FB6">
        <w:rPr>
          <w:rFonts w:ascii="Arial" w:hAnsi="Arial" w:cs="Arial"/>
          <w:b/>
          <w:bCs/>
          <w:sz w:val="22"/>
          <w:szCs w:val="22"/>
        </w:rPr>
        <w:t>Ga</w:t>
      </w:r>
      <w:r w:rsidR="00167261">
        <w:rPr>
          <w:rFonts w:ascii="Arial" w:hAnsi="Arial" w:cs="Arial"/>
          <w:b/>
          <w:bCs/>
          <w:sz w:val="22"/>
          <w:szCs w:val="22"/>
        </w:rPr>
        <w:t xml:space="preserve">lbut virus </w:t>
      </w:r>
      <w:r w:rsidR="00EC36E5">
        <w:rPr>
          <w:rFonts w:ascii="Arial" w:hAnsi="Arial" w:cs="Arial"/>
          <w:b/>
          <w:bCs/>
          <w:sz w:val="22"/>
          <w:szCs w:val="22"/>
        </w:rPr>
        <w:t xml:space="preserve">prevalence </w:t>
      </w:r>
      <w:r w:rsidR="009723A9">
        <w:rPr>
          <w:rFonts w:ascii="Arial" w:hAnsi="Arial" w:cs="Arial"/>
          <w:b/>
          <w:bCs/>
          <w:sz w:val="22"/>
          <w:szCs w:val="22"/>
        </w:rPr>
        <w:t xml:space="preserve">varies by location and time </w:t>
      </w:r>
    </w:p>
    <w:p w14:paraId="2282CDD7" w14:textId="77777777" w:rsidR="005B2FB6" w:rsidRDefault="005B2FB6" w:rsidP="00081385">
      <w:pPr>
        <w:spacing w:line="360" w:lineRule="auto"/>
        <w:rPr>
          <w:rFonts w:ascii="Arial" w:hAnsi="Arial" w:cs="Arial"/>
          <w:sz w:val="22"/>
          <w:szCs w:val="22"/>
        </w:rPr>
      </w:pPr>
    </w:p>
    <w:p w14:paraId="4DD3B83B" w14:textId="66134FE6" w:rsidR="005B2FB6" w:rsidRDefault="005B2FB6" w:rsidP="00081385">
      <w:pPr>
        <w:spacing w:line="360" w:lineRule="auto"/>
        <w:rPr>
          <w:rFonts w:ascii="Arial" w:hAnsi="Arial" w:cs="Arial"/>
          <w:sz w:val="22"/>
          <w:szCs w:val="22"/>
        </w:rPr>
      </w:pPr>
      <w:r>
        <w:rPr>
          <w:rFonts w:ascii="Arial" w:hAnsi="Arial" w:cs="Arial"/>
          <w:sz w:val="22"/>
          <w:szCs w:val="22"/>
        </w:rPr>
        <w:tab/>
        <w:t xml:space="preserve">To </w:t>
      </w:r>
      <w:r w:rsidR="003F10E5">
        <w:rPr>
          <w:rFonts w:ascii="Arial" w:hAnsi="Arial" w:cs="Arial"/>
          <w:sz w:val="22"/>
          <w:szCs w:val="22"/>
        </w:rPr>
        <w:t xml:space="preserve">better </w:t>
      </w:r>
      <w:r>
        <w:rPr>
          <w:rFonts w:ascii="Arial" w:hAnsi="Arial" w:cs="Arial"/>
          <w:sz w:val="22"/>
          <w:szCs w:val="22"/>
        </w:rPr>
        <w:t xml:space="preserve">understand </w:t>
      </w:r>
      <w:r w:rsidR="003F10E5">
        <w:rPr>
          <w:rFonts w:ascii="Arial" w:hAnsi="Arial" w:cs="Arial"/>
          <w:sz w:val="22"/>
          <w:szCs w:val="22"/>
        </w:rPr>
        <w:t xml:space="preserve">galbut virus prevalence and </w:t>
      </w:r>
      <w:r>
        <w:rPr>
          <w:rFonts w:ascii="Arial" w:hAnsi="Arial" w:cs="Arial"/>
          <w:sz w:val="22"/>
          <w:szCs w:val="22"/>
        </w:rPr>
        <w:t>diversity</w:t>
      </w:r>
      <w:r w:rsidR="003F10E5">
        <w:rPr>
          <w:rFonts w:ascii="Arial" w:hAnsi="Arial" w:cs="Arial"/>
          <w:sz w:val="22"/>
          <w:szCs w:val="22"/>
        </w:rPr>
        <w:t xml:space="preserve">, </w:t>
      </w:r>
      <w:r>
        <w:rPr>
          <w:rFonts w:ascii="Arial" w:hAnsi="Arial" w:cs="Arial"/>
          <w:sz w:val="22"/>
          <w:szCs w:val="22"/>
        </w:rPr>
        <w:t xml:space="preserve">we </w:t>
      </w:r>
      <w:r w:rsidR="002C39F6">
        <w:rPr>
          <w:rFonts w:ascii="Arial" w:hAnsi="Arial" w:cs="Arial"/>
          <w:sz w:val="22"/>
          <w:szCs w:val="22"/>
        </w:rPr>
        <w:t xml:space="preserve">sampled </w:t>
      </w:r>
      <w:r>
        <w:rPr>
          <w:rFonts w:ascii="Arial" w:hAnsi="Arial" w:cs="Arial"/>
          <w:sz w:val="22"/>
          <w:szCs w:val="22"/>
        </w:rPr>
        <w:t>flies from</w:t>
      </w:r>
      <w:r w:rsidR="00CA3BA8">
        <w:rPr>
          <w:rFonts w:ascii="Arial" w:hAnsi="Arial" w:cs="Arial"/>
          <w:sz w:val="22"/>
          <w:szCs w:val="22"/>
        </w:rPr>
        <w:t xml:space="preserve"> across</w:t>
      </w:r>
      <w:r w:rsidR="00CC0C29">
        <w:rPr>
          <w:rFonts w:ascii="Arial" w:hAnsi="Arial" w:cs="Arial"/>
          <w:sz w:val="22"/>
          <w:szCs w:val="22"/>
        </w:rPr>
        <w:t xml:space="preserve"> </w:t>
      </w:r>
      <w:r w:rsidR="00940E16">
        <w:rPr>
          <w:rFonts w:ascii="Arial" w:hAnsi="Arial" w:cs="Arial"/>
          <w:sz w:val="22"/>
          <w:szCs w:val="22"/>
        </w:rPr>
        <w:t xml:space="preserve">the </w:t>
      </w:r>
      <w:r w:rsidR="003F10E5">
        <w:rPr>
          <w:rFonts w:ascii="Arial" w:hAnsi="Arial" w:cs="Arial"/>
          <w:sz w:val="22"/>
          <w:szCs w:val="22"/>
        </w:rPr>
        <w:t xml:space="preserve">United States. We collected flies from </w:t>
      </w:r>
      <w:r w:rsidR="00EC36E5">
        <w:rPr>
          <w:rFonts w:ascii="Arial" w:hAnsi="Arial" w:cs="Arial"/>
          <w:sz w:val="22"/>
          <w:szCs w:val="22"/>
        </w:rPr>
        <w:t>nine</w:t>
      </w:r>
      <w:r>
        <w:rPr>
          <w:rFonts w:ascii="Arial" w:hAnsi="Arial" w:cs="Arial"/>
          <w:sz w:val="22"/>
          <w:szCs w:val="22"/>
        </w:rPr>
        <w:t xml:space="preserve"> locations in Larimer County, C</w:t>
      </w:r>
      <w:r w:rsidR="00CC0C29">
        <w:rPr>
          <w:rFonts w:ascii="Arial" w:hAnsi="Arial" w:cs="Arial"/>
          <w:sz w:val="22"/>
          <w:szCs w:val="22"/>
        </w:rPr>
        <w:t xml:space="preserve">olorado, </w:t>
      </w:r>
      <w:r>
        <w:rPr>
          <w:rFonts w:ascii="Arial" w:hAnsi="Arial" w:cs="Arial"/>
          <w:sz w:val="22"/>
          <w:szCs w:val="22"/>
        </w:rPr>
        <w:t xml:space="preserve">and </w:t>
      </w:r>
      <w:r w:rsidR="003F10E5">
        <w:rPr>
          <w:rFonts w:ascii="Arial" w:hAnsi="Arial" w:cs="Arial"/>
          <w:sz w:val="22"/>
          <w:szCs w:val="22"/>
        </w:rPr>
        <w:t>from o</w:t>
      </w:r>
      <w:r>
        <w:rPr>
          <w:rFonts w:ascii="Arial" w:hAnsi="Arial" w:cs="Arial"/>
          <w:sz w:val="22"/>
          <w:szCs w:val="22"/>
        </w:rPr>
        <w:t>ne location</w:t>
      </w:r>
      <w:r w:rsidR="00940E16">
        <w:rPr>
          <w:rFonts w:ascii="Arial" w:hAnsi="Arial" w:cs="Arial"/>
          <w:sz w:val="22"/>
          <w:szCs w:val="22"/>
        </w:rPr>
        <w:t xml:space="preserve"> each</w:t>
      </w:r>
      <w:r>
        <w:rPr>
          <w:rFonts w:ascii="Arial" w:hAnsi="Arial" w:cs="Arial"/>
          <w:sz w:val="22"/>
          <w:szCs w:val="22"/>
        </w:rPr>
        <w:t xml:space="preserve"> in Maine, Pennsylvania</w:t>
      </w:r>
      <w:r w:rsidR="003F10E5">
        <w:rPr>
          <w:rFonts w:ascii="Arial" w:hAnsi="Arial" w:cs="Arial"/>
          <w:sz w:val="22"/>
          <w:szCs w:val="22"/>
        </w:rPr>
        <w:t>,</w:t>
      </w:r>
      <w:r>
        <w:rPr>
          <w:rFonts w:ascii="Arial" w:hAnsi="Arial" w:cs="Arial"/>
          <w:sz w:val="22"/>
          <w:szCs w:val="22"/>
        </w:rPr>
        <w:t xml:space="preserve"> and Ohio (</w:t>
      </w:r>
      <w:r w:rsidRPr="005B2FB6">
        <w:rPr>
          <w:rFonts w:ascii="Arial" w:hAnsi="Arial" w:cs="Arial"/>
          <w:b/>
          <w:bCs/>
          <w:sz w:val="22"/>
          <w:szCs w:val="22"/>
        </w:rPr>
        <w:t>Fig. 1A</w:t>
      </w:r>
      <w:r w:rsidR="00EC36E5">
        <w:rPr>
          <w:rFonts w:ascii="Arial" w:hAnsi="Arial" w:cs="Arial"/>
          <w:b/>
          <w:bCs/>
          <w:sz w:val="22"/>
          <w:szCs w:val="22"/>
        </w:rPr>
        <w:t xml:space="preserve"> &amp; 1B</w:t>
      </w:r>
      <w:r>
        <w:rPr>
          <w:rFonts w:ascii="Arial" w:hAnsi="Arial" w:cs="Arial"/>
          <w:sz w:val="22"/>
          <w:szCs w:val="22"/>
        </w:rPr>
        <w:t>).</w:t>
      </w:r>
      <w:r w:rsidR="008E38EA">
        <w:rPr>
          <w:rFonts w:ascii="Arial" w:hAnsi="Arial" w:cs="Arial"/>
          <w:sz w:val="22"/>
          <w:szCs w:val="22"/>
        </w:rPr>
        <w:t xml:space="preserve"> </w:t>
      </w:r>
      <w:r w:rsidR="00EC36E5">
        <w:rPr>
          <w:rFonts w:ascii="Arial" w:hAnsi="Arial" w:cs="Arial"/>
          <w:sz w:val="22"/>
          <w:szCs w:val="22"/>
        </w:rPr>
        <w:t xml:space="preserve">We used </w:t>
      </w:r>
      <w:r>
        <w:rPr>
          <w:rFonts w:ascii="Arial" w:hAnsi="Arial" w:cs="Arial"/>
          <w:sz w:val="22"/>
          <w:szCs w:val="22"/>
        </w:rPr>
        <w:t>buckets baited with banana and yeast</w:t>
      </w:r>
      <w:r w:rsidR="00EC36E5">
        <w:rPr>
          <w:rFonts w:ascii="Arial" w:hAnsi="Arial" w:cs="Arial"/>
          <w:sz w:val="22"/>
          <w:szCs w:val="22"/>
        </w:rPr>
        <w:t xml:space="preserve"> to collect flies </w:t>
      </w:r>
      <w:r w:rsidR="002743E0">
        <w:rPr>
          <w:rFonts w:ascii="Arial" w:hAnsi="Arial" w:cs="Arial"/>
          <w:sz w:val="22"/>
          <w:szCs w:val="22"/>
        </w:rPr>
        <w:t xml:space="preserve">in </w:t>
      </w:r>
      <w:r w:rsidR="00EC36E5">
        <w:rPr>
          <w:rFonts w:ascii="Arial" w:hAnsi="Arial" w:cs="Arial"/>
          <w:sz w:val="22"/>
          <w:szCs w:val="22"/>
        </w:rPr>
        <w:t>Colorado</w:t>
      </w:r>
      <w:r w:rsidR="00802410">
        <w:rPr>
          <w:rFonts w:ascii="Arial" w:hAnsi="Arial" w:cs="Arial"/>
          <w:sz w:val="22"/>
          <w:szCs w:val="22"/>
        </w:rPr>
        <w:t xml:space="preserve"> and</w:t>
      </w:r>
      <w:r>
        <w:rPr>
          <w:rFonts w:ascii="Arial" w:hAnsi="Arial" w:cs="Arial"/>
          <w:sz w:val="22"/>
          <w:szCs w:val="22"/>
        </w:rPr>
        <w:t xml:space="preserve"> </w:t>
      </w:r>
      <w:r w:rsidR="00802410">
        <w:rPr>
          <w:rFonts w:ascii="Arial" w:hAnsi="Arial" w:cs="Arial"/>
          <w:sz w:val="22"/>
          <w:szCs w:val="22"/>
        </w:rPr>
        <w:t>v</w:t>
      </w:r>
      <w:r>
        <w:rPr>
          <w:rFonts w:ascii="Arial" w:hAnsi="Arial" w:cs="Arial"/>
          <w:sz w:val="22"/>
          <w:szCs w:val="22"/>
        </w:rPr>
        <w:t>olunteers us</w:t>
      </w:r>
      <w:r w:rsidR="00886675">
        <w:rPr>
          <w:rFonts w:ascii="Arial" w:hAnsi="Arial" w:cs="Arial"/>
          <w:sz w:val="22"/>
          <w:szCs w:val="22"/>
        </w:rPr>
        <w:t>ed</w:t>
      </w:r>
      <w:r>
        <w:rPr>
          <w:rFonts w:ascii="Arial" w:hAnsi="Arial" w:cs="Arial"/>
          <w:sz w:val="22"/>
          <w:szCs w:val="22"/>
        </w:rPr>
        <w:t xml:space="preserve"> 3D printed fly trap</w:t>
      </w:r>
      <w:r w:rsidR="00EC36E5">
        <w:rPr>
          <w:rFonts w:ascii="Arial" w:hAnsi="Arial" w:cs="Arial"/>
          <w:sz w:val="22"/>
          <w:szCs w:val="22"/>
        </w:rPr>
        <w:t xml:space="preserve">s </w:t>
      </w:r>
      <w:r w:rsidR="00886675">
        <w:rPr>
          <w:rFonts w:ascii="Arial" w:hAnsi="Arial" w:cs="Arial"/>
          <w:sz w:val="22"/>
          <w:szCs w:val="22"/>
        </w:rPr>
        <w:t xml:space="preserve">to </w:t>
      </w:r>
      <w:r w:rsidR="00EC36E5">
        <w:rPr>
          <w:rFonts w:ascii="Arial" w:hAnsi="Arial" w:cs="Arial"/>
          <w:sz w:val="22"/>
          <w:szCs w:val="22"/>
        </w:rPr>
        <w:t>collect flies from Maine, Ohio and Pennsylvania</w:t>
      </w:r>
      <w:sdt>
        <w:sdtPr>
          <w:rPr>
            <w:rFonts w:ascii="Arial" w:hAnsi="Arial" w:cs="Arial"/>
            <w:color w:val="000000"/>
            <w:sz w:val="22"/>
            <w:szCs w:val="22"/>
            <w:vertAlign w:val="superscript"/>
          </w:rPr>
          <w:tag w:val="MENDELEY_CITATION_v3_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ET0kiOiIxMC4xMTAxLzIwMjUuMDEuMjguNjM1MzE5IiwiaXNzdWVkIjp7ImRhdGUtcGFydHMiOltbMjAyNSwxLDI4XV19LCJhYnN0cmFjdCI6IjxwP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PC9wPiIsImNvbnRhaW5lci10aXRsZS1zaG9ydCI6IiJ9LCJpc1RlbXBvcmFyeSI6ZmFsc2V9XX0="/>
          <w:id w:val="1127657671"/>
          <w:placeholder>
            <w:docPart w:val="DefaultPlaceholder_-1854013440"/>
          </w:placeholder>
        </w:sdtPr>
        <w:sdtContent>
          <w:r w:rsidR="00A46342" w:rsidRPr="00A46342">
            <w:rPr>
              <w:rFonts w:ascii="Arial" w:hAnsi="Arial" w:cs="Arial"/>
              <w:color w:val="000000"/>
              <w:sz w:val="22"/>
              <w:szCs w:val="22"/>
              <w:vertAlign w:val="superscript"/>
            </w:rPr>
            <w:t>14</w:t>
          </w:r>
        </w:sdtContent>
      </w:sdt>
      <w:r>
        <w:rPr>
          <w:rFonts w:ascii="Arial" w:hAnsi="Arial" w:cs="Arial"/>
          <w:sz w:val="22"/>
          <w:szCs w:val="22"/>
        </w:rPr>
        <w:t xml:space="preserve">. </w:t>
      </w:r>
      <w:r w:rsidR="00802410">
        <w:rPr>
          <w:rFonts w:ascii="Arial" w:hAnsi="Arial" w:cs="Arial"/>
          <w:sz w:val="22"/>
          <w:szCs w:val="22"/>
        </w:rPr>
        <w:t>Overall, w</w:t>
      </w:r>
      <w:r w:rsidR="003F10E5">
        <w:rPr>
          <w:rFonts w:ascii="Arial" w:hAnsi="Arial" w:cs="Arial"/>
          <w:sz w:val="22"/>
          <w:szCs w:val="22"/>
        </w:rPr>
        <w:t>e collected and tested</w:t>
      </w:r>
      <w:r w:rsidR="00A15842">
        <w:rPr>
          <w:rFonts w:ascii="Arial" w:hAnsi="Arial" w:cs="Arial"/>
          <w:sz w:val="22"/>
          <w:szCs w:val="22"/>
        </w:rPr>
        <w:t xml:space="preserve"> 974 </w:t>
      </w:r>
      <w:r w:rsidR="003F10E5">
        <w:rPr>
          <w:rFonts w:ascii="Arial" w:hAnsi="Arial" w:cs="Arial"/>
          <w:sz w:val="22"/>
          <w:szCs w:val="22"/>
        </w:rPr>
        <w:t xml:space="preserve">individual </w:t>
      </w:r>
      <w:r>
        <w:rPr>
          <w:rFonts w:ascii="Arial" w:hAnsi="Arial" w:cs="Arial"/>
          <w:sz w:val="22"/>
          <w:szCs w:val="22"/>
        </w:rPr>
        <w:t xml:space="preserve">flies </w:t>
      </w:r>
      <w:r w:rsidR="003F10E5">
        <w:rPr>
          <w:rFonts w:ascii="Arial" w:hAnsi="Arial" w:cs="Arial"/>
          <w:sz w:val="22"/>
          <w:szCs w:val="22"/>
        </w:rPr>
        <w:t xml:space="preserve">from </w:t>
      </w:r>
      <w:r>
        <w:rPr>
          <w:rFonts w:ascii="Arial" w:hAnsi="Arial" w:cs="Arial"/>
          <w:sz w:val="22"/>
          <w:szCs w:val="22"/>
        </w:rPr>
        <w:t>all locations</w:t>
      </w:r>
      <w:r w:rsidR="00802410">
        <w:rPr>
          <w:rFonts w:ascii="Arial" w:hAnsi="Arial" w:cs="Arial"/>
          <w:sz w:val="22"/>
          <w:szCs w:val="22"/>
        </w:rPr>
        <w:t xml:space="preserve"> </w:t>
      </w:r>
      <w:r w:rsidR="00CA3BA8">
        <w:rPr>
          <w:rFonts w:ascii="Arial" w:hAnsi="Arial" w:cs="Arial"/>
          <w:sz w:val="22"/>
          <w:szCs w:val="22"/>
        </w:rPr>
        <w:t xml:space="preserve">during </w:t>
      </w:r>
      <w:r w:rsidR="00802410">
        <w:rPr>
          <w:rFonts w:ascii="Arial" w:hAnsi="Arial" w:cs="Arial"/>
          <w:sz w:val="22"/>
          <w:szCs w:val="22"/>
        </w:rPr>
        <w:t>the summer of 2023</w:t>
      </w:r>
      <w:r>
        <w:rPr>
          <w:rFonts w:ascii="Arial" w:hAnsi="Arial" w:cs="Arial"/>
          <w:sz w:val="22"/>
          <w:szCs w:val="22"/>
        </w:rPr>
        <w:t xml:space="preserve">. </w:t>
      </w:r>
    </w:p>
    <w:p w14:paraId="3BCC9011" w14:textId="77777777" w:rsidR="005B2FB6" w:rsidRDefault="005B2FB6" w:rsidP="00081385">
      <w:pPr>
        <w:spacing w:line="360" w:lineRule="auto"/>
        <w:ind w:firstLine="720"/>
        <w:rPr>
          <w:rFonts w:ascii="Arial" w:hAnsi="Arial" w:cs="Arial"/>
          <w:sz w:val="22"/>
          <w:szCs w:val="22"/>
        </w:rPr>
      </w:pPr>
    </w:p>
    <w:p w14:paraId="5C64553C" w14:textId="6CEF9D36" w:rsidR="00957D54" w:rsidRDefault="005B2FB6" w:rsidP="00081385">
      <w:pPr>
        <w:spacing w:line="360" w:lineRule="auto"/>
        <w:ind w:firstLine="720"/>
        <w:rPr>
          <w:rFonts w:ascii="Arial" w:eastAsia="Times New Roman" w:hAnsi="Arial" w:cs="Arial"/>
          <w:kern w:val="0"/>
          <w:sz w:val="22"/>
          <w:szCs w:val="22"/>
          <w14:ligatures w14:val="none"/>
        </w:rPr>
      </w:pPr>
      <w:r>
        <w:rPr>
          <w:rFonts w:ascii="Arial" w:hAnsi="Arial" w:cs="Arial"/>
          <w:sz w:val="22"/>
          <w:szCs w:val="22"/>
        </w:rPr>
        <w:t>RNA from individual flies was screened for galbut virus via RT-qPCR (</w:t>
      </w:r>
      <w:r w:rsidRPr="005B2FB6">
        <w:rPr>
          <w:rFonts w:ascii="Arial" w:hAnsi="Arial" w:cs="Arial"/>
          <w:b/>
          <w:bCs/>
          <w:sz w:val="22"/>
          <w:szCs w:val="22"/>
        </w:rPr>
        <w:t>Fig. 1</w:t>
      </w:r>
      <w:r w:rsidR="00EC36E5">
        <w:rPr>
          <w:rFonts w:ascii="Arial" w:hAnsi="Arial" w:cs="Arial"/>
          <w:b/>
          <w:bCs/>
          <w:sz w:val="22"/>
          <w:szCs w:val="22"/>
        </w:rPr>
        <w:t>C</w:t>
      </w:r>
      <w:r>
        <w:rPr>
          <w:rFonts w:ascii="Arial" w:hAnsi="Arial" w:cs="Arial"/>
          <w:sz w:val="22"/>
          <w:szCs w:val="22"/>
        </w:rPr>
        <w:t xml:space="preserve">). Ribosomal protein L32 </w:t>
      </w:r>
      <w:r w:rsidR="00802410">
        <w:rPr>
          <w:rFonts w:ascii="Arial" w:hAnsi="Arial" w:cs="Arial"/>
          <w:sz w:val="22"/>
          <w:szCs w:val="22"/>
        </w:rPr>
        <w:t xml:space="preserve">(RpL32) </w:t>
      </w:r>
      <w:r w:rsidR="003F10E5">
        <w:rPr>
          <w:rFonts w:ascii="Arial" w:hAnsi="Arial" w:cs="Arial"/>
          <w:sz w:val="22"/>
          <w:szCs w:val="22"/>
        </w:rPr>
        <w:t xml:space="preserve">mRNA levels were </w:t>
      </w:r>
      <w:r>
        <w:rPr>
          <w:rFonts w:ascii="Arial" w:hAnsi="Arial" w:cs="Arial"/>
          <w:sz w:val="22"/>
          <w:szCs w:val="22"/>
        </w:rPr>
        <w:t>used to normalize galbut virus</w:t>
      </w:r>
      <w:r w:rsidR="00BC3D5F">
        <w:rPr>
          <w:rFonts w:ascii="Arial" w:hAnsi="Arial" w:cs="Arial"/>
          <w:sz w:val="22"/>
          <w:szCs w:val="22"/>
        </w:rPr>
        <w:t xml:space="preserve"> RNA</w:t>
      </w:r>
      <w:r>
        <w:rPr>
          <w:rFonts w:ascii="Arial" w:hAnsi="Arial" w:cs="Arial"/>
          <w:sz w:val="22"/>
          <w:szCs w:val="22"/>
        </w:rPr>
        <w:t xml:space="preserve"> levels</w:t>
      </w:r>
      <w:r w:rsidR="00C546A6">
        <w:rPr>
          <w:rFonts w:ascii="Arial" w:hAnsi="Arial" w:cs="Arial"/>
          <w:sz w:val="22"/>
          <w:szCs w:val="22"/>
        </w:rPr>
        <w:t xml:space="preserve"> and served as a positive control</w:t>
      </w:r>
      <w:r>
        <w:rPr>
          <w:rFonts w:ascii="Arial" w:hAnsi="Arial" w:cs="Arial"/>
          <w:sz w:val="22"/>
          <w:szCs w:val="22"/>
        </w:rPr>
        <w:t xml:space="preserve">. </w:t>
      </w:r>
      <w:r w:rsidR="00C75C6A">
        <w:rPr>
          <w:rFonts w:ascii="Arial" w:eastAsia="Times New Roman" w:hAnsi="Arial" w:cs="Arial"/>
          <w:kern w:val="0"/>
          <w:sz w:val="22"/>
          <w:szCs w:val="22"/>
          <w14:ligatures w14:val="none"/>
        </w:rPr>
        <w:t xml:space="preserve">Of the </w:t>
      </w:r>
      <w:r w:rsidR="00A15842">
        <w:rPr>
          <w:rFonts w:ascii="Arial" w:eastAsia="Times New Roman" w:hAnsi="Arial" w:cs="Arial"/>
          <w:kern w:val="0"/>
          <w:sz w:val="22"/>
          <w:szCs w:val="22"/>
          <w14:ligatures w14:val="none"/>
        </w:rPr>
        <w:t>974</w:t>
      </w:r>
      <w:r w:rsidR="00C75C6A">
        <w:rPr>
          <w:rFonts w:ascii="Arial" w:eastAsia="Times New Roman" w:hAnsi="Arial" w:cs="Arial"/>
          <w:kern w:val="0"/>
          <w:sz w:val="22"/>
          <w:szCs w:val="22"/>
          <w14:ligatures w14:val="none"/>
        </w:rPr>
        <w:t xml:space="preserve"> flies captured, 952 were positive for RpL32 mRNA, indicating successful RNA extraction </w:t>
      </w:r>
      <w:r w:rsidR="00BD654C">
        <w:rPr>
          <w:rFonts w:ascii="Arial" w:eastAsia="Times New Roman" w:hAnsi="Arial" w:cs="Arial"/>
          <w:kern w:val="0"/>
          <w:sz w:val="22"/>
          <w:szCs w:val="22"/>
          <w14:ligatures w14:val="none"/>
        </w:rPr>
        <w:t xml:space="preserve">and sufficient relatedness to </w:t>
      </w:r>
      <w:r w:rsidR="00BD654C" w:rsidRPr="006264D3">
        <w:rPr>
          <w:rFonts w:ascii="Arial" w:eastAsia="Times New Roman" w:hAnsi="Arial" w:cs="Arial"/>
          <w:i/>
          <w:iCs/>
          <w:kern w:val="0"/>
          <w:sz w:val="22"/>
          <w:szCs w:val="22"/>
          <w14:ligatures w14:val="none"/>
        </w:rPr>
        <w:t>D. melanogaster</w:t>
      </w:r>
      <w:r w:rsidR="00BD654C">
        <w:rPr>
          <w:rFonts w:ascii="Arial" w:eastAsia="Times New Roman" w:hAnsi="Arial" w:cs="Arial"/>
          <w:kern w:val="0"/>
          <w:sz w:val="22"/>
          <w:szCs w:val="22"/>
          <w14:ligatures w14:val="none"/>
        </w:rPr>
        <w:t xml:space="preserve"> for our RpL32-targeting primers to work. </w:t>
      </w:r>
      <w:r w:rsidR="006264D3">
        <w:rPr>
          <w:rFonts w:ascii="Arial" w:eastAsia="Times New Roman" w:hAnsi="Arial" w:cs="Arial"/>
          <w:kern w:val="0"/>
          <w:sz w:val="22"/>
          <w:szCs w:val="22"/>
          <w14:ligatures w14:val="none"/>
        </w:rPr>
        <w:t>Seven hundred and fourteen</w:t>
      </w:r>
      <w:r w:rsidR="00371D00">
        <w:rPr>
          <w:rFonts w:ascii="Arial" w:eastAsia="Times New Roman" w:hAnsi="Arial" w:cs="Arial"/>
          <w:kern w:val="0"/>
          <w:sz w:val="22"/>
          <w:szCs w:val="22"/>
          <w14:ligatures w14:val="none"/>
        </w:rPr>
        <w:t xml:space="preserve"> </w:t>
      </w:r>
      <w:r w:rsidR="00BD654C">
        <w:rPr>
          <w:rFonts w:ascii="Arial" w:eastAsia="Times New Roman" w:hAnsi="Arial" w:cs="Arial"/>
          <w:kern w:val="0"/>
          <w:sz w:val="22"/>
          <w:szCs w:val="22"/>
          <w14:ligatures w14:val="none"/>
        </w:rPr>
        <w:t xml:space="preserve">(75%) </w:t>
      </w:r>
      <w:r w:rsidR="00C75C6A">
        <w:rPr>
          <w:rFonts w:ascii="Arial" w:eastAsia="Times New Roman" w:hAnsi="Arial" w:cs="Arial"/>
          <w:kern w:val="0"/>
          <w:sz w:val="22"/>
          <w:szCs w:val="22"/>
          <w14:ligatures w14:val="none"/>
        </w:rPr>
        <w:t>were positive for galbut virus</w:t>
      </w:r>
      <w:r w:rsidR="00BD654C">
        <w:rPr>
          <w:rFonts w:ascii="Arial" w:eastAsia="Times New Roman" w:hAnsi="Arial" w:cs="Arial"/>
          <w:kern w:val="0"/>
          <w:sz w:val="22"/>
          <w:szCs w:val="22"/>
          <w14:ligatures w14:val="none"/>
        </w:rPr>
        <w:t xml:space="preserve"> RNA by RT-qPCR</w:t>
      </w:r>
      <w:r w:rsidR="00C75C6A">
        <w:rPr>
          <w:rFonts w:ascii="Arial" w:eastAsia="Times New Roman" w:hAnsi="Arial" w:cs="Arial"/>
          <w:kern w:val="0"/>
          <w:sz w:val="22"/>
          <w:szCs w:val="22"/>
          <w14:ligatures w14:val="none"/>
        </w:rPr>
        <w:t>.</w:t>
      </w:r>
      <w:r w:rsidR="00957D54">
        <w:rPr>
          <w:rFonts w:ascii="Arial" w:eastAsia="Times New Roman" w:hAnsi="Arial" w:cs="Arial"/>
          <w:kern w:val="0"/>
          <w:sz w:val="22"/>
          <w:szCs w:val="22"/>
          <w14:ligatures w14:val="none"/>
        </w:rPr>
        <w:t xml:space="preserve"> We </w:t>
      </w:r>
      <w:r w:rsidR="00BD654C">
        <w:rPr>
          <w:rFonts w:ascii="Arial" w:eastAsia="Times New Roman" w:hAnsi="Arial" w:cs="Arial"/>
          <w:kern w:val="0"/>
          <w:sz w:val="22"/>
          <w:szCs w:val="22"/>
          <w14:ligatures w14:val="none"/>
        </w:rPr>
        <w:t xml:space="preserve">observed </w:t>
      </w:r>
      <w:r w:rsidR="00957D54">
        <w:rPr>
          <w:rFonts w:ascii="Arial" w:eastAsia="Times New Roman" w:hAnsi="Arial" w:cs="Arial"/>
          <w:kern w:val="0"/>
          <w:sz w:val="22"/>
          <w:szCs w:val="22"/>
          <w14:ligatures w14:val="none"/>
        </w:rPr>
        <w:t xml:space="preserve">a </w:t>
      </w:r>
      <w:r w:rsidR="00BD654C">
        <w:rPr>
          <w:rFonts w:ascii="Arial" w:eastAsia="Times New Roman" w:hAnsi="Arial" w:cs="Arial"/>
          <w:kern w:val="0"/>
          <w:sz w:val="22"/>
          <w:szCs w:val="22"/>
          <w14:ligatures w14:val="none"/>
        </w:rPr>
        <w:t>multi-</w:t>
      </w:r>
      <w:r w:rsidR="00957D54">
        <w:rPr>
          <w:rFonts w:ascii="Arial" w:eastAsia="Times New Roman" w:hAnsi="Arial" w:cs="Arial"/>
          <w:kern w:val="0"/>
          <w:sz w:val="22"/>
          <w:szCs w:val="22"/>
          <w14:ligatures w14:val="none"/>
        </w:rPr>
        <w:t xml:space="preserve">modal distribution of </w:t>
      </w:r>
      <w:r w:rsidR="00BD654C">
        <w:rPr>
          <w:rFonts w:ascii="Arial" w:eastAsia="Times New Roman" w:hAnsi="Arial" w:cs="Arial"/>
          <w:kern w:val="0"/>
          <w:sz w:val="22"/>
          <w:szCs w:val="22"/>
          <w14:ligatures w14:val="none"/>
        </w:rPr>
        <w:t xml:space="preserve">galbut virus </w:t>
      </w:r>
      <w:r w:rsidR="00957D54">
        <w:rPr>
          <w:rFonts w:ascii="Arial" w:eastAsia="Times New Roman" w:hAnsi="Arial" w:cs="Arial"/>
          <w:kern w:val="0"/>
          <w:sz w:val="22"/>
          <w:szCs w:val="22"/>
          <w14:ligatures w14:val="none"/>
        </w:rPr>
        <w:t>levels</w:t>
      </w:r>
      <w:r w:rsidR="00BD654C">
        <w:rPr>
          <w:rFonts w:ascii="Arial" w:eastAsia="Times New Roman" w:hAnsi="Arial" w:cs="Arial"/>
          <w:kern w:val="0"/>
          <w:sz w:val="22"/>
          <w:szCs w:val="22"/>
          <w14:ligatures w14:val="none"/>
        </w:rPr>
        <w:t xml:space="preserve">, with levels in individual flies varying by as much as </w:t>
      </w:r>
      <w:r w:rsidR="009000F2">
        <w:rPr>
          <w:rFonts w:ascii="Arial" w:eastAsia="Times New Roman" w:hAnsi="Arial" w:cs="Arial"/>
          <w:kern w:val="0"/>
          <w:sz w:val="22"/>
          <w:szCs w:val="22"/>
          <w14:ligatures w14:val="none"/>
        </w:rPr>
        <w:t>10</w:t>
      </w:r>
      <w:r w:rsidR="00BD654C">
        <w:rPr>
          <w:rFonts w:ascii="Arial" w:eastAsia="Times New Roman" w:hAnsi="Arial" w:cs="Arial"/>
          <w:kern w:val="0"/>
          <w:sz w:val="22"/>
          <w:szCs w:val="22"/>
          <w14:ligatures w14:val="none"/>
        </w:rPr>
        <w:t xml:space="preserve">-fold, ranging from </w:t>
      </w:r>
      <w:r w:rsidR="009000F2" w:rsidRPr="006264D3">
        <w:rPr>
          <w:rFonts w:ascii="Arial" w:eastAsia="Times New Roman" w:hAnsi="Arial" w:cs="Arial"/>
          <w:kern w:val="0"/>
          <w:sz w:val="22"/>
          <w:szCs w:val="22"/>
          <w14:ligatures w14:val="none"/>
        </w:rPr>
        <w:t>2x10</w:t>
      </w:r>
      <w:r w:rsidR="009000F2" w:rsidRPr="006264D3">
        <w:rPr>
          <w:rFonts w:ascii="Arial" w:eastAsia="Times New Roman" w:hAnsi="Arial" w:cs="Arial"/>
          <w:kern w:val="0"/>
          <w:sz w:val="22"/>
          <w:szCs w:val="22"/>
          <w:vertAlign w:val="superscript"/>
          <w14:ligatures w14:val="none"/>
        </w:rPr>
        <w:t>-6</w:t>
      </w:r>
      <w:r w:rsidR="00BD654C">
        <w:rPr>
          <w:rFonts w:ascii="Arial" w:eastAsia="Times New Roman" w:hAnsi="Arial" w:cs="Arial"/>
          <w:kern w:val="0"/>
          <w:sz w:val="22"/>
          <w:szCs w:val="22"/>
          <w14:ligatures w14:val="none"/>
        </w:rPr>
        <w:t xml:space="preserve"> to </w:t>
      </w:r>
      <w:r w:rsidR="009000F2" w:rsidRPr="006264D3">
        <w:rPr>
          <w:rFonts w:ascii="Arial" w:eastAsia="Times New Roman" w:hAnsi="Arial" w:cs="Arial"/>
          <w:kern w:val="0"/>
          <w:sz w:val="22"/>
          <w:szCs w:val="22"/>
          <w14:ligatures w14:val="none"/>
        </w:rPr>
        <w:t>2x10</w:t>
      </w:r>
      <w:r w:rsidR="009000F2" w:rsidRPr="006264D3">
        <w:rPr>
          <w:rFonts w:ascii="Arial" w:eastAsia="Times New Roman" w:hAnsi="Arial" w:cs="Arial"/>
          <w:kern w:val="0"/>
          <w:sz w:val="22"/>
          <w:szCs w:val="22"/>
          <w:vertAlign w:val="superscript"/>
          <w14:ligatures w14:val="none"/>
        </w:rPr>
        <w:t>4</w:t>
      </w:r>
      <w:r w:rsidR="00BD654C">
        <w:rPr>
          <w:rFonts w:ascii="Arial" w:eastAsia="Times New Roman" w:hAnsi="Arial" w:cs="Arial"/>
          <w:kern w:val="0"/>
          <w:sz w:val="22"/>
          <w:szCs w:val="22"/>
          <w14:ligatures w14:val="none"/>
        </w:rPr>
        <w:t xml:space="preserve"> relative to levels of RpL32 mRNA</w:t>
      </w:r>
      <w:r w:rsidR="00957D54">
        <w:rPr>
          <w:rFonts w:ascii="Arial" w:eastAsia="Times New Roman" w:hAnsi="Arial" w:cs="Arial"/>
          <w:kern w:val="0"/>
          <w:sz w:val="22"/>
          <w:szCs w:val="22"/>
          <w14:ligatures w14:val="none"/>
        </w:rPr>
        <w:t xml:space="preserve"> </w:t>
      </w:r>
      <w:r w:rsidR="00957D54">
        <w:rPr>
          <w:rFonts w:ascii="Arial" w:hAnsi="Arial" w:cs="Arial"/>
          <w:sz w:val="22"/>
          <w:szCs w:val="22"/>
        </w:rPr>
        <w:t>(</w:t>
      </w:r>
      <w:r w:rsidR="00957D54" w:rsidRPr="00E97611">
        <w:rPr>
          <w:rFonts w:ascii="Arial" w:hAnsi="Arial" w:cs="Arial"/>
          <w:b/>
          <w:bCs/>
          <w:sz w:val="22"/>
          <w:szCs w:val="22"/>
        </w:rPr>
        <w:t>Fig. 1C</w:t>
      </w:r>
      <w:r w:rsidR="00957D54">
        <w:rPr>
          <w:rFonts w:ascii="Arial" w:hAnsi="Arial" w:cs="Arial"/>
          <w:sz w:val="22"/>
          <w:szCs w:val="22"/>
        </w:rPr>
        <w:t xml:space="preserve">). </w:t>
      </w:r>
      <w:r w:rsidR="00C75C6A">
        <w:rPr>
          <w:rFonts w:ascii="Arial" w:eastAsia="Times New Roman" w:hAnsi="Arial" w:cs="Arial"/>
          <w:kern w:val="0"/>
          <w:sz w:val="22"/>
          <w:szCs w:val="22"/>
          <w14:ligatures w14:val="none"/>
        </w:rPr>
        <w:t xml:space="preserve"> </w:t>
      </w:r>
    </w:p>
    <w:p w14:paraId="253D96BC" w14:textId="77777777" w:rsidR="00957D54" w:rsidRDefault="00957D54" w:rsidP="00081385">
      <w:pPr>
        <w:spacing w:line="360" w:lineRule="auto"/>
        <w:ind w:firstLine="720"/>
        <w:rPr>
          <w:rFonts w:ascii="Arial" w:eastAsia="Times New Roman" w:hAnsi="Arial" w:cs="Arial"/>
          <w:kern w:val="0"/>
          <w:sz w:val="22"/>
          <w:szCs w:val="22"/>
          <w14:ligatures w14:val="none"/>
        </w:rPr>
      </w:pPr>
    </w:p>
    <w:p w14:paraId="0017C6A7" w14:textId="29E443BE" w:rsidR="006264D3" w:rsidRDefault="009723A9" w:rsidP="009000F2">
      <w:pPr>
        <w:spacing w:line="360" w:lineRule="auto"/>
        <w:ind w:firstLine="720"/>
        <w:rPr>
          <w:rFonts w:ascii="Arial" w:hAnsi="Arial" w:cs="Arial"/>
          <w:sz w:val="22"/>
          <w:szCs w:val="22"/>
        </w:rPr>
      </w:pPr>
      <w:r>
        <w:rPr>
          <w:rFonts w:ascii="Arial" w:eastAsia="Times New Roman" w:hAnsi="Arial" w:cs="Arial"/>
          <w:kern w:val="0"/>
          <w:sz w:val="22"/>
          <w:szCs w:val="22"/>
          <w14:ligatures w14:val="none"/>
        </w:rPr>
        <w:t xml:space="preserve">Among </w:t>
      </w:r>
      <w:r w:rsidR="00A85606">
        <w:rPr>
          <w:rFonts w:ascii="Arial" w:eastAsia="Times New Roman" w:hAnsi="Arial" w:cs="Arial"/>
          <w:kern w:val="0"/>
          <w:sz w:val="22"/>
          <w:szCs w:val="22"/>
          <w14:ligatures w14:val="none"/>
        </w:rPr>
        <w:t>Colorado locations</w:t>
      </w:r>
      <w:r w:rsidR="00BC3D5F">
        <w:rPr>
          <w:rFonts w:ascii="Arial" w:eastAsia="Times New Roman" w:hAnsi="Arial" w:cs="Arial"/>
          <w:kern w:val="0"/>
          <w:sz w:val="22"/>
          <w:szCs w:val="22"/>
          <w14:ligatures w14:val="none"/>
        </w:rPr>
        <w:t>,</w:t>
      </w:r>
      <w:r w:rsidR="00A85606">
        <w:rPr>
          <w:rFonts w:ascii="Arial" w:eastAsia="Times New Roman" w:hAnsi="Arial" w:cs="Arial"/>
          <w:kern w:val="0"/>
          <w:sz w:val="22"/>
          <w:szCs w:val="22"/>
          <w14:ligatures w14:val="none"/>
        </w:rPr>
        <w:t xml:space="preserve"> galbut virus prevalence varied from </w:t>
      </w:r>
      <w:r w:rsidR="00E102E0">
        <w:rPr>
          <w:rFonts w:ascii="Arial" w:eastAsia="Times New Roman" w:hAnsi="Arial" w:cs="Arial"/>
          <w:kern w:val="0"/>
          <w:sz w:val="22"/>
          <w:szCs w:val="22"/>
          <w14:ligatures w14:val="none"/>
        </w:rPr>
        <w:t>40</w:t>
      </w:r>
      <w:r w:rsidR="00A85606">
        <w:rPr>
          <w:rFonts w:ascii="Arial" w:eastAsia="Times New Roman" w:hAnsi="Arial" w:cs="Arial"/>
          <w:kern w:val="0"/>
          <w:sz w:val="22"/>
          <w:szCs w:val="22"/>
          <w14:ligatures w14:val="none"/>
        </w:rPr>
        <w:t>% to 100% (</w:t>
      </w:r>
      <w:r w:rsidRPr="006264D3">
        <w:rPr>
          <w:rFonts w:ascii="Arial" w:eastAsia="Times New Roman" w:hAnsi="Arial" w:cs="Arial"/>
          <w:b/>
          <w:bCs/>
          <w:kern w:val="0"/>
          <w:sz w:val="22"/>
          <w:szCs w:val="22"/>
          <w14:ligatures w14:val="none"/>
        </w:rPr>
        <w:t>Fig. 1D</w:t>
      </w:r>
      <w:r w:rsidR="00A85606">
        <w:rPr>
          <w:rFonts w:ascii="Arial" w:eastAsia="Times New Roman" w:hAnsi="Arial" w:cs="Arial"/>
          <w:kern w:val="0"/>
          <w:sz w:val="22"/>
          <w:szCs w:val="22"/>
          <w14:ligatures w14:val="none"/>
        </w:rPr>
        <w:t xml:space="preserve">). In Maine, Ohio and Pennsylvania prevalence was </w:t>
      </w:r>
      <w:r w:rsidR="00AC67B9">
        <w:rPr>
          <w:rFonts w:ascii="Arial" w:eastAsia="Times New Roman" w:hAnsi="Arial" w:cs="Arial"/>
          <w:kern w:val="0"/>
          <w:sz w:val="22"/>
          <w:szCs w:val="22"/>
          <w14:ligatures w14:val="none"/>
        </w:rPr>
        <w:t>77%, 33% and 97%, respectively</w:t>
      </w:r>
      <w:r w:rsidR="002C08C8">
        <w:rPr>
          <w:rFonts w:ascii="Arial" w:eastAsia="Times New Roman" w:hAnsi="Arial" w:cs="Arial"/>
          <w:kern w:val="0"/>
          <w:sz w:val="22"/>
          <w:szCs w:val="22"/>
          <w14:ligatures w14:val="none"/>
        </w:rPr>
        <w:t xml:space="preserve"> (</w:t>
      </w:r>
      <w:r w:rsidR="002C08C8" w:rsidRPr="006264D3">
        <w:rPr>
          <w:rFonts w:ascii="Arial" w:eastAsia="Times New Roman" w:hAnsi="Arial" w:cs="Arial"/>
          <w:b/>
          <w:bCs/>
          <w:kern w:val="0"/>
          <w:sz w:val="22"/>
          <w:szCs w:val="22"/>
          <w14:ligatures w14:val="none"/>
        </w:rPr>
        <w:t>Fig. 1D</w:t>
      </w:r>
      <w:r w:rsidR="002C08C8">
        <w:rPr>
          <w:rFonts w:ascii="Arial" w:eastAsia="Times New Roman" w:hAnsi="Arial" w:cs="Arial"/>
          <w:kern w:val="0"/>
          <w:sz w:val="22"/>
          <w:szCs w:val="22"/>
          <w14:ligatures w14:val="none"/>
        </w:rPr>
        <w:t>)</w:t>
      </w:r>
      <w:r w:rsidR="00AC67B9">
        <w:rPr>
          <w:rFonts w:ascii="Arial" w:eastAsia="Times New Roman" w:hAnsi="Arial" w:cs="Arial"/>
          <w:kern w:val="0"/>
          <w:sz w:val="22"/>
          <w:szCs w:val="22"/>
          <w14:ligatures w14:val="none"/>
        </w:rPr>
        <w:t xml:space="preserve">. </w:t>
      </w:r>
      <w:r w:rsidR="005B6F6A">
        <w:rPr>
          <w:rFonts w:ascii="Arial" w:eastAsia="Times New Roman" w:hAnsi="Arial" w:cs="Arial"/>
          <w:kern w:val="0"/>
          <w:sz w:val="22"/>
          <w:szCs w:val="22"/>
          <w14:ligatures w14:val="none"/>
        </w:rPr>
        <w:t xml:space="preserve">We performed a Kruskal-Wallis </w:t>
      </w:r>
      <w:r w:rsidR="005D1FF6">
        <w:rPr>
          <w:rFonts w:ascii="Arial" w:eastAsia="Times New Roman" w:hAnsi="Arial" w:cs="Arial"/>
          <w:kern w:val="0"/>
          <w:sz w:val="22"/>
          <w:szCs w:val="22"/>
          <w14:ligatures w14:val="none"/>
        </w:rPr>
        <w:t xml:space="preserve">test </w:t>
      </w:r>
      <w:r w:rsidR="005B6F6A">
        <w:rPr>
          <w:rFonts w:ascii="Arial" w:eastAsia="Times New Roman" w:hAnsi="Arial" w:cs="Arial"/>
          <w:kern w:val="0"/>
          <w:sz w:val="22"/>
          <w:szCs w:val="22"/>
          <w14:ligatures w14:val="none"/>
        </w:rPr>
        <w:t xml:space="preserve">with pairwise comparisons using Dunn’s </w:t>
      </w:r>
      <w:r w:rsidR="005D1FF6">
        <w:rPr>
          <w:rFonts w:ascii="Arial" w:eastAsia="Times New Roman" w:hAnsi="Arial" w:cs="Arial"/>
          <w:kern w:val="0"/>
          <w:sz w:val="22"/>
          <w:szCs w:val="22"/>
          <w14:ligatures w14:val="none"/>
        </w:rPr>
        <w:t>t</w:t>
      </w:r>
      <w:r w:rsidR="005B6F6A">
        <w:rPr>
          <w:rFonts w:ascii="Arial" w:eastAsia="Times New Roman" w:hAnsi="Arial" w:cs="Arial"/>
          <w:kern w:val="0"/>
          <w:sz w:val="22"/>
          <w:szCs w:val="22"/>
          <w14:ligatures w14:val="none"/>
        </w:rPr>
        <w:t xml:space="preserve">est to determine if there were statistically significant differences in prevalence by location. </w:t>
      </w:r>
      <w:r w:rsidR="009000F2">
        <w:rPr>
          <w:rFonts w:ascii="Arial" w:eastAsia="Times New Roman" w:hAnsi="Arial" w:cs="Arial"/>
          <w:kern w:val="0"/>
          <w:sz w:val="22"/>
          <w:szCs w:val="22"/>
          <w14:ligatures w14:val="none"/>
        </w:rPr>
        <w:t>Overall, there was statistically significant evidence that prevalence varied by location (</w:t>
      </w:r>
      <w:r w:rsidR="009000F2" w:rsidRPr="006264D3">
        <w:rPr>
          <w:rFonts w:ascii="Arial" w:eastAsia="Times New Roman" w:hAnsi="Arial" w:cs="Arial"/>
          <w:b/>
          <w:bCs/>
          <w:kern w:val="0"/>
          <w:sz w:val="22"/>
          <w:szCs w:val="22"/>
          <w14:ligatures w14:val="none"/>
        </w:rPr>
        <w:t>Supp. Table 1</w:t>
      </w:r>
      <w:r w:rsidR="009000F2">
        <w:rPr>
          <w:rFonts w:ascii="Arial" w:eastAsia="Times New Roman" w:hAnsi="Arial" w:cs="Arial"/>
          <w:kern w:val="0"/>
          <w:sz w:val="22"/>
          <w:szCs w:val="22"/>
          <w14:ligatures w14:val="none"/>
        </w:rPr>
        <w:t xml:space="preserve">). </w:t>
      </w:r>
      <w:r w:rsidR="000D1809">
        <w:rPr>
          <w:rFonts w:ascii="Arial" w:eastAsia="Times New Roman" w:hAnsi="Arial" w:cs="Arial"/>
          <w:kern w:val="0"/>
          <w:sz w:val="22"/>
          <w:szCs w:val="22"/>
          <w14:ligatures w14:val="none"/>
        </w:rPr>
        <w:t>Interestingly, James and Ohio had no statistically</w:t>
      </w:r>
      <w:r w:rsidR="006264D3">
        <w:rPr>
          <w:rFonts w:ascii="Arial" w:eastAsia="Times New Roman" w:hAnsi="Arial" w:cs="Arial"/>
          <w:kern w:val="0"/>
          <w:sz w:val="22"/>
          <w:szCs w:val="22"/>
          <w14:ligatures w14:val="none"/>
        </w:rPr>
        <w:t xml:space="preserve"> significant</w:t>
      </w:r>
      <w:r w:rsidR="000D1809">
        <w:rPr>
          <w:rFonts w:ascii="Arial" w:eastAsia="Times New Roman" w:hAnsi="Arial" w:cs="Arial"/>
          <w:kern w:val="0"/>
          <w:sz w:val="22"/>
          <w:szCs w:val="22"/>
          <w14:ligatures w14:val="none"/>
        </w:rPr>
        <w:t xml:space="preserve"> differences </w:t>
      </w:r>
      <w:r w:rsidR="006264D3">
        <w:rPr>
          <w:rFonts w:ascii="Arial" w:eastAsia="Times New Roman" w:hAnsi="Arial" w:cs="Arial"/>
          <w:kern w:val="0"/>
          <w:sz w:val="22"/>
          <w:szCs w:val="22"/>
          <w14:ligatures w14:val="none"/>
        </w:rPr>
        <w:t xml:space="preserve">in prevalence </w:t>
      </w:r>
      <w:r w:rsidR="000D1809">
        <w:rPr>
          <w:rFonts w:ascii="Arial" w:eastAsia="Times New Roman" w:hAnsi="Arial" w:cs="Arial"/>
          <w:kern w:val="0"/>
          <w:sz w:val="22"/>
          <w:szCs w:val="22"/>
          <w14:ligatures w14:val="none"/>
        </w:rPr>
        <w:t xml:space="preserve">with any </w:t>
      </w:r>
      <w:r w:rsidR="000D1809">
        <w:rPr>
          <w:rFonts w:ascii="Arial" w:eastAsia="Times New Roman" w:hAnsi="Arial" w:cs="Arial"/>
          <w:kern w:val="0"/>
          <w:sz w:val="22"/>
          <w:szCs w:val="22"/>
          <w14:ligatures w14:val="none"/>
        </w:rPr>
        <w:lastRenderedPageBreak/>
        <w:t xml:space="preserve">location. </w:t>
      </w:r>
      <w:r w:rsidR="006264D3">
        <w:rPr>
          <w:rFonts w:ascii="Arial" w:eastAsia="Times New Roman" w:hAnsi="Arial" w:cs="Arial"/>
          <w:kern w:val="0"/>
          <w:sz w:val="22"/>
          <w:szCs w:val="22"/>
          <w14:ligatures w14:val="none"/>
        </w:rPr>
        <w:t xml:space="preserve">This could be a result of collecting </w:t>
      </w:r>
      <w:r>
        <w:rPr>
          <w:rFonts w:ascii="Arial" w:eastAsia="Times New Roman" w:hAnsi="Arial" w:cs="Arial"/>
          <w:kern w:val="0"/>
          <w:sz w:val="22"/>
          <w:szCs w:val="22"/>
          <w14:ligatures w14:val="none"/>
        </w:rPr>
        <w:t xml:space="preserve">low </w:t>
      </w:r>
      <w:r w:rsidR="007920F3">
        <w:rPr>
          <w:rFonts w:ascii="Arial" w:eastAsia="Times New Roman" w:hAnsi="Arial" w:cs="Arial"/>
          <w:kern w:val="0"/>
          <w:sz w:val="22"/>
          <w:szCs w:val="22"/>
          <w14:ligatures w14:val="none"/>
        </w:rPr>
        <w:t>number</w:t>
      </w:r>
      <w:r>
        <w:rPr>
          <w:rFonts w:ascii="Arial" w:eastAsia="Times New Roman" w:hAnsi="Arial" w:cs="Arial"/>
          <w:kern w:val="0"/>
          <w:sz w:val="22"/>
          <w:szCs w:val="22"/>
          <w14:ligatures w14:val="none"/>
        </w:rPr>
        <w:t xml:space="preserve">s of flies from </w:t>
      </w:r>
      <w:r w:rsidR="006264D3">
        <w:rPr>
          <w:rFonts w:ascii="Arial" w:eastAsia="Times New Roman" w:hAnsi="Arial" w:cs="Arial"/>
          <w:kern w:val="0"/>
          <w:sz w:val="22"/>
          <w:szCs w:val="22"/>
          <w14:ligatures w14:val="none"/>
        </w:rPr>
        <w:t xml:space="preserve">these </w:t>
      </w:r>
      <w:r>
        <w:rPr>
          <w:rFonts w:ascii="Arial" w:eastAsia="Times New Roman" w:hAnsi="Arial" w:cs="Arial"/>
          <w:kern w:val="0"/>
          <w:sz w:val="22"/>
          <w:szCs w:val="22"/>
          <w14:ligatures w14:val="none"/>
        </w:rPr>
        <w:t>locations which decrease</w:t>
      </w:r>
      <w:r w:rsidR="007920F3">
        <w:rPr>
          <w:rFonts w:ascii="Arial" w:eastAsia="Times New Roman" w:hAnsi="Arial" w:cs="Arial"/>
          <w:kern w:val="0"/>
          <w:sz w:val="22"/>
          <w:szCs w:val="22"/>
          <w14:ligatures w14:val="none"/>
        </w:rPr>
        <w:t>d</w:t>
      </w:r>
      <w:r>
        <w:rPr>
          <w:rFonts w:ascii="Arial" w:eastAsia="Times New Roman" w:hAnsi="Arial" w:cs="Arial"/>
          <w:kern w:val="0"/>
          <w:sz w:val="22"/>
          <w:szCs w:val="22"/>
          <w14:ligatures w14:val="none"/>
        </w:rPr>
        <w:t xml:space="preserve"> our power to detect differences in prevalence</w:t>
      </w:r>
      <w:r w:rsidR="006264D3">
        <w:rPr>
          <w:rFonts w:ascii="Arial" w:eastAsia="Times New Roman" w:hAnsi="Arial" w:cs="Arial"/>
          <w:kern w:val="0"/>
          <w:sz w:val="22"/>
          <w:szCs w:val="22"/>
          <w14:ligatures w14:val="none"/>
        </w:rPr>
        <w:t xml:space="preserve"> although we did correct for multiple comparisons</w:t>
      </w:r>
      <w:r w:rsidR="000D1809">
        <w:rPr>
          <w:rFonts w:ascii="Arial" w:eastAsia="Times New Roman" w:hAnsi="Arial" w:cs="Arial"/>
          <w:kern w:val="0"/>
          <w:sz w:val="22"/>
          <w:szCs w:val="22"/>
          <w14:ligatures w14:val="none"/>
        </w:rPr>
        <w:t>.</w:t>
      </w:r>
      <w:r w:rsidR="005B6F6A">
        <w:rPr>
          <w:rFonts w:ascii="Arial" w:eastAsia="Times New Roman" w:hAnsi="Arial" w:cs="Arial"/>
          <w:kern w:val="0"/>
          <w:sz w:val="22"/>
          <w:szCs w:val="22"/>
          <w14:ligatures w14:val="none"/>
        </w:rPr>
        <w:t xml:space="preserve"> </w:t>
      </w:r>
      <w:r w:rsidR="00802410">
        <w:rPr>
          <w:rFonts w:ascii="Arial" w:eastAsia="Times New Roman" w:hAnsi="Arial" w:cs="Arial"/>
          <w:kern w:val="0"/>
          <w:sz w:val="22"/>
          <w:szCs w:val="22"/>
          <w14:ligatures w14:val="none"/>
        </w:rPr>
        <w:t xml:space="preserve"> </w:t>
      </w:r>
    </w:p>
    <w:p w14:paraId="07F40DD5" w14:textId="77777777" w:rsidR="009000F2" w:rsidRDefault="009000F2" w:rsidP="006264D3">
      <w:pPr>
        <w:spacing w:line="360" w:lineRule="auto"/>
        <w:ind w:firstLine="720"/>
        <w:rPr>
          <w:rFonts w:ascii="Arial" w:hAnsi="Arial" w:cs="Arial"/>
          <w:sz w:val="22"/>
          <w:szCs w:val="22"/>
        </w:rPr>
      </w:pPr>
    </w:p>
    <w:p w14:paraId="532245E8" w14:textId="09C91DBA" w:rsidR="00BF2330" w:rsidRDefault="005B2FB6" w:rsidP="00081385">
      <w:pPr>
        <w:spacing w:line="360" w:lineRule="auto"/>
        <w:rPr>
          <w:rFonts w:ascii="Arial" w:hAnsi="Arial" w:cs="Arial"/>
          <w:sz w:val="22"/>
          <w:szCs w:val="22"/>
        </w:rPr>
      </w:pPr>
      <w:r>
        <w:rPr>
          <w:rFonts w:ascii="Arial" w:hAnsi="Arial" w:cs="Arial"/>
          <w:sz w:val="22"/>
          <w:szCs w:val="22"/>
        </w:rPr>
        <w:tab/>
      </w:r>
      <w:r w:rsidR="00BC0FCB">
        <w:rPr>
          <w:rFonts w:ascii="Arial" w:hAnsi="Arial" w:cs="Arial"/>
          <w:sz w:val="22"/>
          <w:szCs w:val="22"/>
        </w:rPr>
        <w:t>We</w:t>
      </w:r>
      <w:r w:rsidR="00F952D4">
        <w:rPr>
          <w:rFonts w:ascii="Arial" w:hAnsi="Arial" w:cs="Arial"/>
          <w:sz w:val="22"/>
          <w:szCs w:val="22"/>
        </w:rPr>
        <w:t xml:space="preserve"> repeatedly</w:t>
      </w:r>
      <w:r w:rsidR="00BC0FCB">
        <w:rPr>
          <w:rFonts w:ascii="Arial" w:hAnsi="Arial" w:cs="Arial"/>
          <w:sz w:val="22"/>
          <w:szCs w:val="22"/>
        </w:rPr>
        <w:t xml:space="preserve"> sampled flies from </w:t>
      </w:r>
      <w:r w:rsidR="00F952D4">
        <w:rPr>
          <w:rFonts w:ascii="Arial" w:hAnsi="Arial" w:cs="Arial"/>
          <w:sz w:val="22"/>
          <w:szCs w:val="22"/>
        </w:rPr>
        <w:t xml:space="preserve">the Wabash and Rampart </w:t>
      </w:r>
      <w:r w:rsidR="00802410">
        <w:rPr>
          <w:rFonts w:ascii="Arial" w:hAnsi="Arial" w:cs="Arial"/>
          <w:sz w:val="22"/>
          <w:szCs w:val="22"/>
        </w:rPr>
        <w:t>location</w:t>
      </w:r>
      <w:r w:rsidR="00F952D4">
        <w:rPr>
          <w:rFonts w:ascii="Arial" w:hAnsi="Arial" w:cs="Arial"/>
          <w:sz w:val="22"/>
          <w:szCs w:val="22"/>
        </w:rPr>
        <w:t xml:space="preserve">s </w:t>
      </w:r>
      <w:r w:rsidR="00AC67B9">
        <w:rPr>
          <w:rFonts w:ascii="Arial" w:hAnsi="Arial" w:cs="Arial"/>
          <w:sz w:val="22"/>
          <w:szCs w:val="22"/>
        </w:rPr>
        <w:t>over three</w:t>
      </w:r>
      <w:r>
        <w:rPr>
          <w:rFonts w:ascii="Arial" w:hAnsi="Arial" w:cs="Arial"/>
          <w:sz w:val="22"/>
          <w:szCs w:val="22"/>
        </w:rPr>
        <w:t xml:space="preserve"> months. </w:t>
      </w:r>
      <w:r w:rsidR="00F952D4">
        <w:rPr>
          <w:rFonts w:ascii="Arial" w:hAnsi="Arial" w:cs="Arial"/>
          <w:sz w:val="22"/>
          <w:szCs w:val="22"/>
        </w:rPr>
        <w:t>A</w:t>
      </w:r>
      <w:r w:rsidR="00AC67B9">
        <w:rPr>
          <w:rFonts w:ascii="Arial" w:hAnsi="Arial" w:cs="Arial"/>
          <w:sz w:val="22"/>
          <w:szCs w:val="22"/>
        </w:rPr>
        <w:t xml:space="preserve"> </w:t>
      </w:r>
      <w:r w:rsidR="00D3360F">
        <w:rPr>
          <w:rFonts w:ascii="Arial" w:hAnsi="Arial" w:cs="Arial"/>
          <w:sz w:val="22"/>
          <w:szCs w:val="22"/>
        </w:rPr>
        <w:t>Kru</w:t>
      </w:r>
      <w:r w:rsidR="005B6F6A">
        <w:rPr>
          <w:rFonts w:ascii="Arial" w:hAnsi="Arial" w:cs="Arial"/>
          <w:sz w:val="22"/>
          <w:szCs w:val="22"/>
        </w:rPr>
        <w:t>s</w:t>
      </w:r>
      <w:r w:rsidR="00D3360F">
        <w:rPr>
          <w:rFonts w:ascii="Arial" w:hAnsi="Arial" w:cs="Arial"/>
          <w:sz w:val="22"/>
          <w:szCs w:val="22"/>
        </w:rPr>
        <w:t>kal-</w:t>
      </w:r>
      <w:proofErr w:type="gramStart"/>
      <w:r w:rsidR="00D3360F">
        <w:rPr>
          <w:rFonts w:ascii="Arial" w:hAnsi="Arial" w:cs="Arial"/>
          <w:sz w:val="22"/>
          <w:szCs w:val="22"/>
        </w:rPr>
        <w:t>Wallis</w:t>
      </w:r>
      <w:proofErr w:type="gramEnd"/>
      <w:r w:rsidR="005D1FF6">
        <w:rPr>
          <w:rFonts w:ascii="Arial" w:hAnsi="Arial" w:cs="Arial"/>
          <w:sz w:val="22"/>
          <w:szCs w:val="22"/>
        </w:rPr>
        <w:t xml:space="preserve"> test</w:t>
      </w:r>
      <w:r w:rsidR="00D3360F">
        <w:rPr>
          <w:rFonts w:ascii="Arial" w:hAnsi="Arial" w:cs="Arial"/>
          <w:sz w:val="22"/>
          <w:szCs w:val="22"/>
        </w:rPr>
        <w:t xml:space="preserve"> </w:t>
      </w:r>
      <w:r w:rsidR="00AC67B9">
        <w:rPr>
          <w:rFonts w:ascii="Arial" w:hAnsi="Arial" w:cs="Arial"/>
          <w:sz w:val="22"/>
          <w:szCs w:val="22"/>
        </w:rPr>
        <w:t>found significant difference</w:t>
      </w:r>
      <w:r w:rsidR="00F952D4">
        <w:rPr>
          <w:rFonts w:ascii="Arial" w:hAnsi="Arial" w:cs="Arial"/>
          <w:sz w:val="22"/>
          <w:szCs w:val="22"/>
        </w:rPr>
        <w:t>s</w:t>
      </w:r>
      <w:r w:rsidR="00AC67B9">
        <w:rPr>
          <w:rFonts w:ascii="Arial" w:hAnsi="Arial" w:cs="Arial"/>
          <w:sz w:val="22"/>
          <w:szCs w:val="22"/>
        </w:rPr>
        <w:t xml:space="preserve"> in galbut virus prevalence </w:t>
      </w:r>
      <w:r w:rsidR="00F952D4">
        <w:rPr>
          <w:rFonts w:ascii="Arial" w:hAnsi="Arial" w:cs="Arial"/>
          <w:sz w:val="22"/>
          <w:szCs w:val="22"/>
        </w:rPr>
        <w:t xml:space="preserve">at </w:t>
      </w:r>
      <w:r w:rsidR="00AC67B9">
        <w:rPr>
          <w:rFonts w:ascii="Arial" w:hAnsi="Arial" w:cs="Arial"/>
          <w:sz w:val="22"/>
          <w:szCs w:val="22"/>
        </w:rPr>
        <w:t xml:space="preserve">the Rampart </w:t>
      </w:r>
      <w:r w:rsidR="005B6F6A">
        <w:rPr>
          <w:rFonts w:ascii="Arial" w:hAnsi="Arial" w:cs="Arial"/>
          <w:sz w:val="22"/>
          <w:szCs w:val="22"/>
        </w:rPr>
        <w:t xml:space="preserve">and Wabash </w:t>
      </w:r>
      <w:r w:rsidR="00F952D4">
        <w:rPr>
          <w:rFonts w:ascii="Arial" w:hAnsi="Arial" w:cs="Arial"/>
          <w:sz w:val="22"/>
          <w:szCs w:val="22"/>
        </w:rPr>
        <w:t>location</w:t>
      </w:r>
      <w:r w:rsidR="005B6F6A">
        <w:rPr>
          <w:rFonts w:ascii="Arial" w:hAnsi="Arial" w:cs="Arial"/>
          <w:sz w:val="22"/>
          <w:szCs w:val="22"/>
        </w:rPr>
        <w:t>s</w:t>
      </w:r>
      <w:r w:rsidR="00F952D4">
        <w:rPr>
          <w:rFonts w:ascii="Arial" w:hAnsi="Arial" w:cs="Arial"/>
          <w:sz w:val="22"/>
          <w:szCs w:val="22"/>
        </w:rPr>
        <w:t xml:space="preserve"> over time</w:t>
      </w:r>
      <w:r w:rsidR="00AC67B9">
        <w:rPr>
          <w:rFonts w:ascii="Arial" w:hAnsi="Arial" w:cs="Arial"/>
          <w:sz w:val="22"/>
          <w:szCs w:val="22"/>
        </w:rPr>
        <w:t xml:space="preserve">. </w:t>
      </w:r>
      <w:r w:rsidR="00F952D4">
        <w:rPr>
          <w:rFonts w:ascii="Arial" w:hAnsi="Arial" w:cs="Arial"/>
          <w:sz w:val="22"/>
          <w:szCs w:val="22"/>
        </w:rPr>
        <w:t xml:space="preserve">Galbut virus prevalence </w:t>
      </w:r>
      <w:r w:rsidR="00D3360F">
        <w:rPr>
          <w:rFonts w:ascii="Arial" w:hAnsi="Arial" w:cs="Arial"/>
          <w:sz w:val="22"/>
          <w:szCs w:val="22"/>
        </w:rPr>
        <w:t xml:space="preserve">significantly </w:t>
      </w:r>
      <w:r w:rsidR="00F952D4">
        <w:rPr>
          <w:rFonts w:ascii="Arial" w:hAnsi="Arial" w:cs="Arial"/>
          <w:sz w:val="22"/>
          <w:szCs w:val="22"/>
        </w:rPr>
        <w:t xml:space="preserve">rose from </w:t>
      </w:r>
      <w:r w:rsidR="002C08C8" w:rsidRPr="006264D3">
        <w:rPr>
          <w:rFonts w:ascii="Arial" w:hAnsi="Arial" w:cs="Arial"/>
          <w:sz w:val="22"/>
          <w:szCs w:val="22"/>
        </w:rPr>
        <w:t>24</w:t>
      </w:r>
      <w:r w:rsidR="00F952D4">
        <w:rPr>
          <w:rFonts w:ascii="Arial" w:hAnsi="Arial" w:cs="Arial"/>
          <w:sz w:val="22"/>
          <w:szCs w:val="22"/>
        </w:rPr>
        <w:t>% in August to</w:t>
      </w:r>
      <w:r w:rsidR="002C08C8">
        <w:rPr>
          <w:rFonts w:ascii="Arial" w:hAnsi="Arial" w:cs="Arial"/>
          <w:sz w:val="22"/>
          <w:szCs w:val="22"/>
        </w:rPr>
        <w:t xml:space="preserve"> 89%</w:t>
      </w:r>
      <w:r w:rsidR="00D3360F">
        <w:rPr>
          <w:rFonts w:ascii="Arial" w:hAnsi="Arial" w:cs="Arial"/>
          <w:sz w:val="22"/>
          <w:szCs w:val="22"/>
        </w:rPr>
        <w:t xml:space="preserve"> (P &lt; 0.0005). There was not a significant difference between September and October although the prevalence fell to 82% in October (p = 1)</w:t>
      </w:r>
      <w:r w:rsidR="00F952D4">
        <w:rPr>
          <w:rFonts w:ascii="Arial" w:hAnsi="Arial" w:cs="Arial"/>
          <w:sz w:val="22"/>
          <w:szCs w:val="22"/>
        </w:rPr>
        <w:t xml:space="preserve">. </w:t>
      </w:r>
      <w:r w:rsidR="005B6F6A">
        <w:rPr>
          <w:rFonts w:ascii="Arial" w:hAnsi="Arial" w:cs="Arial"/>
          <w:sz w:val="22"/>
          <w:szCs w:val="22"/>
        </w:rPr>
        <w:t>Similarly, a</w:t>
      </w:r>
      <w:r w:rsidR="00F952D4">
        <w:rPr>
          <w:rFonts w:ascii="Arial" w:hAnsi="Arial" w:cs="Arial"/>
          <w:sz w:val="22"/>
          <w:szCs w:val="22"/>
        </w:rPr>
        <w:t xml:space="preserve">t the </w:t>
      </w:r>
      <w:r w:rsidR="00A15842">
        <w:rPr>
          <w:rFonts w:ascii="Arial" w:hAnsi="Arial" w:cs="Arial"/>
          <w:sz w:val="22"/>
          <w:szCs w:val="22"/>
        </w:rPr>
        <w:t xml:space="preserve">Wabash </w:t>
      </w:r>
      <w:r w:rsidR="00F952D4">
        <w:rPr>
          <w:rFonts w:ascii="Arial" w:hAnsi="Arial" w:cs="Arial"/>
          <w:sz w:val="22"/>
          <w:szCs w:val="22"/>
        </w:rPr>
        <w:t xml:space="preserve">location, there was </w:t>
      </w:r>
      <w:r w:rsidR="00AC67B9">
        <w:rPr>
          <w:rFonts w:ascii="Arial" w:hAnsi="Arial" w:cs="Arial"/>
          <w:sz w:val="22"/>
          <w:szCs w:val="22"/>
        </w:rPr>
        <w:t xml:space="preserve">a significant </w:t>
      </w:r>
      <w:r w:rsidR="007920F3">
        <w:rPr>
          <w:rFonts w:ascii="Arial" w:hAnsi="Arial" w:cs="Arial"/>
          <w:sz w:val="22"/>
          <w:szCs w:val="22"/>
        </w:rPr>
        <w:t xml:space="preserve">decrease </w:t>
      </w:r>
      <w:r w:rsidR="00AC67B9">
        <w:rPr>
          <w:rFonts w:ascii="Arial" w:hAnsi="Arial" w:cs="Arial"/>
          <w:sz w:val="22"/>
          <w:szCs w:val="22"/>
        </w:rPr>
        <w:t xml:space="preserve">in prevalence between </w:t>
      </w:r>
      <w:r w:rsidR="005B6F6A">
        <w:rPr>
          <w:rFonts w:ascii="Arial" w:hAnsi="Arial" w:cs="Arial"/>
          <w:sz w:val="22"/>
          <w:szCs w:val="22"/>
        </w:rPr>
        <w:t xml:space="preserve">the first two months of sampling, </w:t>
      </w:r>
      <w:r w:rsidR="00AC67B9">
        <w:rPr>
          <w:rFonts w:ascii="Arial" w:hAnsi="Arial" w:cs="Arial"/>
          <w:sz w:val="22"/>
          <w:szCs w:val="22"/>
        </w:rPr>
        <w:t>July and August (p &lt; 0.00</w:t>
      </w:r>
      <w:r w:rsidR="00D3360F">
        <w:rPr>
          <w:rFonts w:ascii="Arial" w:hAnsi="Arial" w:cs="Arial"/>
          <w:sz w:val="22"/>
          <w:szCs w:val="22"/>
        </w:rPr>
        <w:t>0</w:t>
      </w:r>
      <w:r w:rsidR="00AC67B9">
        <w:rPr>
          <w:rFonts w:ascii="Arial" w:hAnsi="Arial" w:cs="Arial"/>
          <w:sz w:val="22"/>
          <w:szCs w:val="22"/>
        </w:rPr>
        <w:t>5) but not between August and September (p = 0.</w:t>
      </w:r>
      <w:r w:rsidR="005B6F6A">
        <w:rPr>
          <w:rFonts w:ascii="Arial" w:hAnsi="Arial" w:cs="Arial"/>
          <w:sz w:val="22"/>
          <w:szCs w:val="22"/>
        </w:rPr>
        <w:t>0</w:t>
      </w:r>
      <w:r w:rsidR="005D1FF6">
        <w:rPr>
          <w:rFonts w:ascii="Arial" w:hAnsi="Arial" w:cs="Arial"/>
          <w:sz w:val="22"/>
          <w:szCs w:val="22"/>
        </w:rPr>
        <w:t>8</w:t>
      </w:r>
      <w:r w:rsidR="00AC67B9">
        <w:rPr>
          <w:rFonts w:ascii="Arial" w:hAnsi="Arial" w:cs="Arial"/>
          <w:sz w:val="22"/>
          <w:szCs w:val="22"/>
        </w:rPr>
        <w:t>)</w:t>
      </w:r>
      <w:r>
        <w:rPr>
          <w:rFonts w:ascii="Arial" w:hAnsi="Arial" w:cs="Arial"/>
          <w:sz w:val="22"/>
          <w:szCs w:val="22"/>
        </w:rPr>
        <w:t xml:space="preserve"> (</w:t>
      </w:r>
      <w:r w:rsidRPr="00F87B84">
        <w:rPr>
          <w:rFonts w:ascii="Arial" w:hAnsi="Arial" w:cs="Arial"/>
          <w:b/>
          <w:bCs/>
          <w:sz w:val="22"/>
          <w:szCs w:val="22"/>
        </w:rPr>
        <w:t>Fig. 1</w:t>
      </w:r>
      <w:r w:rsidR="002C08C8">
        <w:rPr>
          <w:rFonts w:ascii="Arial" w:hAnsi="Arial" w:cs="Arial"/>
          <w:b/>
          <w:bCs/>
          <w:sz w:val="22"/>
          <w:szCs w:val="22"/>
        </w:rPr>
        <w:t>E &amp; F</w:t>
      </w:r>
      <w:r>
        <w:rPr>
          <w:rFonts w:ascii="Arial" w:hAnsi="Arial" w:cs="Arial"/>
          <w:sz w:val="22"/>
          <w:szCs w:val="22"/>
        </w:rPr>
        <w:t>).</w:t>
      </w:r>
      <w:r w:rsidR="008F73B3">
        <w:rPr>
          <w:rFonts w:ascii="Arial" w:hAnsi="Arial" w:cs="Arial"/>
          <w:sz w:val="22"/>
          <w:szCs w:val="22"/>
        </w:rPr>
        <w:t xml:space="preserve"> Thus, galbut virus prevalence varied </w:t>
      </w:r>
      <w:r w:rsidR="00A950DD">
        <w:rPr>
          <w:rFonts w:ascii="Arial" w:hAnsi="Arial" w:cs="Arial"/>
          <w:sz w:val="22"/>
          <w:szCs w:val="22"/>
        </w:rPr>
        <w:t xml:space="preserve">significantly </w:t>
      </w:r>
      <w:r w:rsidR="008F73B3">
        <w:rPr>
          <w:rFonts w:ascii="Arial" w:hAnsi="Arial" w:cs="Arial"/>
          <w:sz w:val="22"/>
          <w:szCs w:val="22"/>
        </w:rPr>
        <w:t>over time, but in one location prevalence rose</w:t>
      </w:r>
      <w:r w:rsidR="00330C9F">
        <w:rPr>
          <w:rFonts w:ascii="Arial" w:hAnsi="Arial" w:cs="Arial"/>
          <w:sz w:val="22"/>
          <w:szCs w:val="22"/>
        </w:rPr>
        <w:t xml:space="preserve"> </w:t>
      </w:r>
      <w:r w:rsidR="008F73B3">
        <w:rPr>
          <w:rFonts w:ascii="Arial" w:hAnsi="Arial" w:cs="Arial"/>
          <w:sz w:val="22"/>
          <w:szCs w:val="22"/>
        </w:rPr>
        <w:t xml:space="preserve">while the other location fell.  </w:t>
      </w:r>
    </w:p>
    <w:p w14:paraId="7FA5B20D" w14:textId="77777777" w:rsidR="00802410" w:rsidRDefault="00802410" w:rsidP="00081385">
      <w:pPr>
        <w:spacing w:line="360" w:lineRule="auto"/>
        <w:rPr>
          <w:rFonts w:ascii="Arial" w:hAnsi="Arial" w:cs="Arial"/>
          <w:sz w:val="22"/>
          <w:szCs w:val="22"/>
        </w:rPr>
      </w:pPr>
    </w:p>
    <w:p w14:paraId="29DC318A" w14:textId="10573439" w:rsidR="005B2FB6" w:rsidRDefault="00330C9F" w:rsidP="00BF2330">
      <w:pPr>
        <w:spacing w:line="360" w:lineRule="auto"/>
        <w:ind w:firstLine="720"/>
        <w:rPr>
          <w:rFonts w:ascii="Arial" w:hAnsi="Arial" w:cs="Arial"/>
          <w:sz w:val="22"/>
          <w:szCs w:val="22"/>
        </w:rPr>
      </w:pPr>
      <w:r>
        <w:rPr>
          <w:rFonts w:ascii="Arial" w:hAnsi="Arial" w:cs="Arial"/>
          <w:sz w:val="22"/>
          <w:szCs w:val="22"/>
        </w:rPr>
        <w:t>G</w:t>
      </w:r>
      <w:r w:rsidR="00BF2330">
        <w:rPr>
          <w:rFonts w:ascii="Arial" w:hAnsi="Arial" w:cs="Arial"/>
          <w:sz w:val="22"/>
          <w:szCs w:val="22"/>
        </w:rPr>
        <w:t xml:space="preserve">albut virus was highly </w:t>
      </w:r>
      <w:r w:rsidR="00A950DD">
        <w:rPr>
          <w:rFonts w:ascii="Arial" w:hAnsi="Arial" w:cs="Arial"/>
          <w:sz w:val="22"/>
          <w:szCs w:val="22"/>
        </w:rPr>
        <w:t xml:space="preserve">prevalent </w:t>
      </w:r>
      <w:r w:rsidR="00BF2330">
        <w:rPr>
          <w:rFonts w:ascii="Arial" w:hAnsi="Arial" w:cs="Arial"/>
          <w:sz w:val="22"/>
          <w:szCs w:val="22"/>
        </w:rPr>
        <w:t>in all populations except Ohio</w:t>
      </w:r>
      <w:r w:rsidR="00A15842">
        <w:rPr>
          <w:rFonts w:ascii="Arial" w:hAnsi="Arial" w:cs="Arial"/>
          <w:sz w:val="22"/>
          <w:szCs w:val="22"/>
        </w:rPr>
        <w:t xml:space="preserve"> where recovery of </w:t>
      </w:r>
      <w:r w:rsidR="00A15842" w:rsidRPr="006264D3">
        <w:rPr>
          <w:rFonts w:ascii="Arial" w:hAnsi="Arial" w:cs="Arial"/>
          <w:i/>
          <w:iCs/>
          <w:sz w:val="22"/>
          <w:szCs w:val="22"/>
        </w:rPr>
        <w:t xml:space="preserve">D. melanogaster </w:t>
      </w:r>
      <w:r w:rsidR="00A15842">
        <w:rPr>
          <w:rFonts w:ascii="Arial" w:hAnsi="Arial" w:cs="Arial"/>
          <w:sz w:val="22"/>
          <w:szCs w:val="22"/>
        </w:rPr>
        <w:t>was limited</w:t>
      </w:r>
      <w:r w:rsidR="00BF2330">
        <w:rPr>
          <w:rFonts w:ascii="Arial" w:hAnsi="Arial" w:cs="Arial"/>
          <w:sz w:val="22"/>
          <w:szCs w:val="22"/>
        </w:rPr>
        <w:t>.</w:t>
      </w:r>
      <w:r w:rsidR="00A15842">
        <w:rPr>
          <w:rFonts w:ascii="Arial" w:hAnsi="Arial" w:cs="Arial"/>
          <w:sz w:val="22"/>
          <w:szCs w:val="22"/>
        </w:rPr>
        <w:t xml:space="preserve"> Of the 17 samples collected from Ohio, only three were positive for RpL32 mRNA and one was positive for galbut virus, a prevalence of 33%.</w:t>
      </w:r>
      <w:r w:rsidR="00BF2330">
        <w:rPr>
          <w:rFonts w:ascii="Arial" w:hAnsi="Arial" w:cs="Arial"/>
          <w:sz w:val="22"/>
          <w:szCs w:val="22"/>
        </w:rPr>
        <w:t xml:space="preserve"> </w:t>
      </w:r>
      <w:r w:rsidR="00030E8C">
        <w:rPr>
          <w:rFonts w:ascii="Arial" w:hAnsi="Arial" w:cs="Arial"/>
          <w:sz w:val="22"/>
          <w:szCs w:val="22"/>
        </w:rPr>
        <w:t xml:space="preserve">The RpL32 mRNA </w:t>
      </w:r>
      <w:r w:rsidR="00E15D50">
        <w:rPr>
          <w:rFonts w:ascii="Arial" w:hAnsi="Arial" w:cs="Arial"/>
          <w:sz w:val="22"/>
          <w:szCs w:val="22"/>
        </w:rPr>
        <w:t>C</w:t>
      </w:r>
      <w:r w:rsidR="00030E8C">
        <w:rPr>
          <w:rFonts w:ascii="Arial" w:hAnsi="Arial" w:cs="Arial"/>
          <w:sz w:val="22"/>
          <w:szCs w:val="22"/>
        </w:rPr>
        <w:t xml:space="preserve">t values for the other two samples were higher than expected for </w:t>
      </w:r>
      <w:r w:rsidR="00030E8C" w:rsidRPr="006264D3">
        <w:rPr>
          <w:rFonts w:ascii="Arial" w:hAnsi="Arial" w:cs="Arial"/>
          <w:i/>
          <w:iCs/>
          <w:sz w:val="22"/>
          <w:szCs w:val="22"/>
        </w:rPr>
        <w:t>D. melanogaster,</w:t>
      </w:r>
      <w:r w:rsidR="00030E8C">
        <w:rPr>
          <w:rFonts w:ascii="Arial" w:hAnsi="Arial" w:cs="Arial"/>
          <w:sz w:val="22"/>
          <w:szCs w:val="22"/>
        </w:rPr>
        <w:t xml:space="preserve"> it is possible that these samples</w:t>
      </w:r>
      <w:r w:rsidR="00E15D50">
        <w:rPr>
          <w:rFonts w:ascii="Arial" w:hAnsi="Arial" w:cs="Arial"/>
          <w:sz w:val="22"/>
          <w:szCs w:val="22"/>
        </w:rPr>
        <w:t xml:space="preserve">, which </w:t>
      </w:r>
      <w:r w:rsidR="00030E8C">
        <w:rPr>
          <w:rFonts w:ascii="Arial" w:hAnsi="Arial" w:cs="Arial"/>
          <w:sz w:val="22"/>
          <w:szCs w:val="22"/>
        </w:rPr>
        <w:t xml:space="preserve">were morphologically similar to </w:t>
      </w:r>
      <w:r w:rsidR="00030E8C" w:rsidRPr="006264D3">
        <w:rPr>
          <w:rFonts w:ascii="Arial" w:hAnsi="Arial" w:cs="Arial"/>
          <w:i/>
          <w:iCs/>
          <w:sz w:val="22"/>
          <w:szCs w:val="22"/>
        </w:rPr>
        <w:t>D. melanogaster</w:t>
      </w:r>
      <w:r w:rsidR="00030E8C">
        <w:rPr>
          <w:rFonts w:ascii="Arial" w:hAnsi="Arial" w:cs="Arial"/>
          <w:sz w:val="22"/>
          <w:szCs w:val="22"/>
        </w:rPr>
        <w:t xml:space="preserve"> </w:t>
      </w:r>
      <w:r w:rsidR="006264D3">
        <w:rPr>
          <w:rFonts w:ascii="Arial" w:hAnsi="Arial" w:cs="Arial"/>
          <w:sz w:val="22"/>
          <w:szCs w:val="22"/>
        </w:rPr>
        <w:t xml:space="preserve">were </w:t>
      </w:r>
      <w:r w:rsidR="00030E8C">
        <w:rPr>
          <w:rFonts w:ascii="Arial" w:hAnsi="Arial" w:cs="Arial"/>
          <w:sz w:val="22"/>
          <w:szCs w:val="22"/>
        </w:rPr>
        <w:t>different species.</w:t>
      </w:r>
    </w:p>
    <w:p w14:paraId="55FC40FC" w14:textId="77777777" w:rsidR="00CC6D98" w:rsidRDefault="00CC6D98" w:rsidP="00E97611">
      <w:pPr>
        <w:spacing w:line="360" w:lineRule="auto"/>
        <w:ind w:firstLine="720"/>
        <w:rPr>
          <w:rFonts w:ascii="Arial" w:hAnsi="Arial" w:cs="Arial"/>
          <w:sz w:val="22"/>
          <w:szCs w:val="22"/>
        </w:rPr>
      </w:pPr>
    </w:p>
    <w:p w14:paraId="703870F2" w14:textId="54CD7B29" w:rsidR="00006799" w:rsidRDefault="009000F2"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726EC1F5" wp14:editId="45B1FADD">
            <wp:extent cx="5943600" cy="7691755"/>
            <wp:effectExtent l="0" t="0" r="0" b="0"/>
            <wp:docPr id="167199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94647" name="Picture 1671994647"/>
                    <pic:cNvPicPr/>
                  </pic:nvPicPr>
                  <pic:blipFill>
                    <a:blip r:embed="rId9"/>
                    <a:stretch>
                      <a:fillRect/>
                    </a:stretch>
                  </pic:blipFill>
                  <pic:spPr>
                    <a:xfrm>
                      <a:off x="0" y="0"/>
                      <a:ext cx="5949218" cy="7699025"/>
                    </a:xfrm>
                    <a:prstGeom prst="rect">
                      <a:avLst/>
                    </a:prstGeom>
                  </pic:spPr>
                </pic:pic>
              </a:graphicData>
            </a:graphic>
          </wp:inline>
        </w:drawing>
      </w:r>
    </w:p>
    <w:p w14:paraId="22375E46" w14:textId="16606B85" w:rsidR="00006799" w:rsidRDefault="00006799" w:rsidP="00081385">
      <w:pPr>
        <w:spacing w:line="360" w:lineRule="auto"/>
        <w:rPr>
          <w:ins w:id="2" w:author="Keene-Snickers,Lexi" w:date="2025-05-02T16:31:00Z" w16du:dateUtc="2025-05-02T22:31:00Z"/>
          <w:rFonts w:ascii="Arial" w:hAnsi="Arial" w:cs="Arial"/>
          <w:sz w:val="22"/>
          <w:szCs w:val="22"/>
        </w:rPr>
      </w:pPr>
      <w:r w:rsidRPr="00006799">
        <w:rPr>
          <w:rFonts w:ascii="Arial" w:hAnsi="Arial" w:cs="Arial"/>
          <w:b/>
          <w:bCs/>
          <w:sz w:val="22"/>
          <w:szCs w:val="22"/>
        </w:rPr>
        <w:t xml:space="preserve">Figure </w:t>
      </w:r>
      <w:r>
        <w:rPr>
          <w:rFonts w:ascii="Arial" w:hAnsi="Arial" w:cs="Arial"/>
          <w:b/>
          <w:bCs/>
          <w:sz w:val="22"/>
          <w:szCs w:val="22"/>
        </w:rPr>
        <w:t>1</w:t>
      </w:r>
      <w:r w:rsidRPr="00006799">
        <w:rPr>
          <w:rFonts w:ascii="Arial" w:hAnsi="Arial" w:cs="Arial"/>
          <w:b/>
          <w:bCs/>
          <w:sz w:val="22"/>
          <w:szCs w:val="22"/>
        </w:rPr>
        <w:t xml:space="preserve">: Galbut virus </w:t>
      </w:r>
      <w:r w:rsidR="00167261">
        <w:rPr>
          <w:rFonts w:ascii="Arial" w:hAnsi="Arial" w:cs="Arial"/>
          <w:b/>
          <w:bCs/>
          <w:sz w:val="22"/>
          <w:szCs w:val="22"/>
        </w:rPr>
        <w:t>infection is widespread in populations studied in Colorado, Maine, and Pennsylvania</w:t>
      </w:r>
      <w:r>
        <w:rPr>
          <w:rFonts w:ascii="Arial" w:hAnsi="Arial" w:cs="Arial"/>
          <w:sz w:val="22"/>
          <w:szCs w:val="22"/>
        </w:rPr>
        <w:t xml:space="preserve">. (A) Locations in the United States </w:t>
      </w:r>
      <w:r w:rsidR="005F12DB">
        <w:rPr>
          <w:rFonts w:ascii="Arial" w:hAnsi="Arial" w:cs="Arial"/>
          <w:sz w:val="22"/>
          <w:szCs w:val="22"/>
        </w:rPr>
        <w:t xml:space="preserve">where </w:t>
      </w:r>
      <w:r>
        <w:rPr>
          <w:rFonts w:ascii="Arial" w:hAnsi="Arial" w:cs="Arial"/>
          <w:sz w:val="22"/>
          <w:szCs w:val="22"/>
        </w:rPr>
        <w:t xml:space="preserve">wild </w:t>
      </w:r>
      <w:r w:rsidRPr="00006799">
        <w:rPr>
          <w:rFonts w:ascii="Arial" w:hAnsi="Arial" w:cs="Arial"/>
          <w:i/>
          <w:iCs/>
          <w:sz w:val="22"/>
          <w:szCs w:val="22"/>
        </w:rPr>
        <w:t xml:space="preserve">Drosophila </w:t>
      </w:r>
      <w:r>
        <w:rPr>
          <w:rFonts w:ascii="Arial" w:hAnsi="Arial" w:cs="Arial"/>
          <w:sz w:val="22"/>
          <w:szCs w:val="22"/>
        </w:rPr>
        <w:t xml:space="preserve">were collected in </w:t>
      </w:r>
      <w:r>
        <w:rPr>
          <w:rFonts w:ascii="Arial" w:hAnsi="Arial" w:cs="Arial"/>
          <w:sz w:val="22"/>
          <w:szCs w:val="22"/>
        </w:rPr>
        <w:lastRenderedPageBreak/>
        <w:t xml:space="preserve">2023. </w:t>
      </w:r>
      <w:r w:rsidR="00167261">
        <w:rPr>
          <w:rFonts w:ascii="Arial" w:hAnsi="Arial" w:cs="Arial"/>
          <w:sz w:val="22"/>
          <w:szCs w:val="22"/>
        </w:rPr>
        <w:t>(B)</w:t>
      </w:r>
      <w:r w:rsidR="00387629">
        <w:rPr>
          <w:rFonts w:ascii="Arial" w:hAnsi="Arial" w:cs="Arial"/>
          <w:sz w:val="22"/>
          <w:szCs w:val="22"/>
        </w:rPr>
        <w:t xml:space="preserve"> A map of collection locations in Colorado </w:t>
      </w:r>
      <w:r w:rsidR="00D3360F">
        <w:rPr>
          <w:rFonts w:ascii="Arial" w:hAnsi="Arial" w:cs="Arial"/>
          <w:sz w:val="22"/>
          <w:szCs w:val="22"/>
        </w:rPr>
        <w:t>with</w:t>
      </w:r>
      <w:r w:rsidR="00387629">
        <w:rPr>
          <w:rFonts w:ascii="Arial" w:hAnsi="Arial" w:cs="Arial"/>
          <w:sz w:val="22"/>
          <w:szCs w:val="22"/>
        </w:rPr>
        <w:t xml:space="preserve"> Larimer </w:t>
      </w:r>
      <w:r w:rsidR="00D3360F">
        <w:rPr>
          <w:rFonts w:ascii="Arial" w:hAnsi="Arial" w:cs="Arial"/>
          <w:sz w:val="22"/>
          <w:szCs w:val="22"/>
        </w:rPr>
        <w:t xml:space="preserve">county </w:t>
      </w:r>
      <w:r w:rsidR="00387629">
        <w:rPr>
          <w:rFonts w:ascii="Arial" w:hAnsi="Arial" w:cs="Arial"/>
          <w:sz w:val="22"/>
          <w:szCs w:val="22"/>
        </w:rPr>
        <w:t xml:space="preserve">and surrounding counties (inset). </w:t>
      </w:r>
      <w:r w:rsidR="00167261">
        <w:rPr>
          <w:rFonts w:ascii="Arial" w:hAnsi="Arial" w:cs="Arial"/>
          <w:sz w:val="22"/>
          <w:szCs w:val="22"/>
        </w:rPr>
        <w:t xml:space="preserve">(C) </w:t>
      </w:r>
      <w:r w:rsidR="00387629">
        <w:rPr>
          <w:rFonts w:ascii="Arial" w:hAnsi="Arial" w:cs="Arial"/>
          <w:sz w:val="22"/>
          <w:szCs w:val="22"/>
        </w:rPr>
        <w:t xml:space="preserve">Galbut virus RNA levels in individual flies from </w:t>
      </w:r>
      <w:r w:rsidR="00167261">
        <w:rPr>
          <w:rFonts w:ascii="Arial" w:hAnsi="Arial" w:cs="Arial"/>
          <w:sz w:val="22"/>
          <w:szCs w:val="22"/>
        </w:rPr>
        <w:t xml:space="preserve">Colorado (orange/brown colors) and other states (blue colors). Negative samples </w:t>
      </w:r>
      <w:r w:rsidR="005F12DB">
        <w:rPr>
          <w:rFonts w:ascii="Arial" w:hAnsi="Arial" w:cs="Arial"/>
          <w:sz w:val="22"/>
          <w:szCs w:val="22"/>
        </w:rPr>
        <w:t xml:space="preserve">are </w:t>
      </w:r>
      <w:r w:rsidR="00D74BA7">
        <w:rPr>
          <w:rFonts w:ascii="Arial" w:hAnsi="Arial" w:cs="Arial"/>
          <w:sz w:val="22"/>
          <w:szCs w:val="22"/>
        </w:rPr>
        <w:t>plotted</w:t>
      </w:r>
      <w:r w:rsidR="005F12DB">
        <w:rPr>
          <w:rFonts w:ascii="Arial" w:hAnsi="Arial" w:cs="Arial"/>
          <w:sz w:val="22"/>
          <w:szCs w:val="22"/>
        </w:rPr>
        <w:t xml:space="preserve"> at the minimum Y axis value</w:t>
      </w:r>
      <w:r w:rsidR="00167261">
        <w:rPr>
          <w:rFonts w:ascii="Arial" w:hAnsi="Arial" w:cs="Arial"/>
          <w:sz w:val="22"/>
          <w:szCs w:val="22"/>
        </w:rPr>
        <w:t>.</w:t>
      </w:r>
      <w:r w:rsidR="00387629">
        <w:rPr>
          <w:rFonts w:ascii="Arial" w:hAnsi="Arial" w:cs="Arial"/>
          <w:sz w:val="22"/>
          <w:szCs w:val="22"/>
        </w:rPr>
        <w:t xml:space="preserve"> Colorado locations are labeled using street names.</w:t>
      </w:r>
      <w:r w:rsidR="00167261">
        <w:rPr>
          <w:rFonts w:ascii="Arial" w:hAnsi="Arial" w:cs="Arial"/>
          <w:sz w:val="22"/>
          <w:szCs w:val="22"/>
        </w:rPr>
        <w:t xml:space="preserve"> </w:t>
      </w:r>
      <w:r w:rsidR="00D3360F">
        <w:rPr>
          <w:rFonts w:ascii="Arial" w:hAnsi="Arial" w:cs="Arial"/>
          <w:sz w:val="22"/>
          <w:szCs w:val="22"/>
        </w:rPr>
        <w:t xml:space="preserve">(D) Galbut virus prevalence each location expressed as percent positive of </w:t>
      </w:r>
      <w:r w:rsidR="006F431E">
        <w:rPr>
          <w:rFonts w:ascii="Arial" w:hAnsi="Arial" w:cs="Arial"/>
          <w:sz w:val="22"/>
          <w:szCs w:val="22"/>
        </w:rPr>
        <w:t xml:space="preserve">RpL32-positive </w:t>
      </w:r>
      <w:r w:rsidR="00D3360F">
        <w:rPr>
          <w:rFonts w:ascii="Arial" w:hAnsi="Arial" w:cs="Arial"/>
          <w:sz w:val="22"/>
          <w:szCs w:val="22"/>
        </w:rPr>
        <w:t xml:space="preserve">flies </w:t>
      </w:r>
      <w:r w:rsidR="006F431E">
        <w:rPr>
          <w:rFonts w:ascii="Arial" w:hAnsi="Arial" w:cs="Arial"/>
          <w:sz w:val="22"/>
          <w:szCs w:val="22"/>
        </w:rPr>
        <w:t xml:space="preserve">also </w:t>
      </w:r>
      <w:r w:rsidR="00D3360F">
        <w:rPr>
          <w:rFonts w:ascii="Arial" w:hAnsi="Arial" w:cs="Arial"/>
          <w:sz w:val="22"/>
          <w:szCs w:val="22"/>
        </w:rPr>
        <w:t xml:space="preserve">positive for </w:t>
      </w:r>
      <w:r w:rsidR="006F431E">
        <w:rPr>
          <w:rFonts w:ascii="Arial" w:hAnsi="Arial" w:cs="Arial"/>
          <w:sz w:val="22"/>
          <w:szCs w:val="22"/>
        </w:rPr>
        <w:t>galbut virus</w:t>
      </w:r>
      <w:r w:rsidR="00D3360F">
        <w:rPr>
          <w:rFonts w:ascii="Arial" w:hAnsi="Arial" w:cs="Arial"/>
          <w:sz w:val="22"/>
          <w:szCs w:val="22"/>
        </w:rPr>
        <w:t>.</w:t>
      </w:r>
      <w:r w:rsidR="009000F2">
        <w:rPr>
          <w:rFonts w:ascii="Arial" w:hAnsi="Arial" w:cs="Arial"/>
          <w:sz w:val="22"/>
          <w:szCs w:val="22"/>
        </w:rPr>
        <w:t xml:space="preserve"> Binomial confidence intervals are shown.</w:t>
      </w:r>
      <w:r w:rsidR="00D3360F">
        <w:rPr>
          <w:rFonts w:ascii="Arial" w:hAnsi="Arial" w:cs="Arial"/>
          <w:sz w:val="22"/>
          <w:szCs w:val="22"/>
        </w:rPr>
        <w:t xml:space="preserve"> </w:t>
      </w:r>
      <w:r>
        <w:rPr>
          <w:rFonts w:ascii="Arial" w:hAnsi="Arial" w:cs="Arial"/>
          <w:sz w:val="22"/>
          <w:szCs w:val="22"/>
        </w:rPr>
        <w:t>(</w:t>
      </w:r>
      <w:r w:rsidR="00D3360F">
        <w:rPr>
          <w:rFonts w:ascii="Arial" w:hAnsi="Arial" w:cs="Arial"/>
          <w:sz w:val="22"/>
          <w:szCs w:val="22"/>
        </w:rPr>
        <w:t>E</w:t>
      </w:r>
      <w:r>
        <w:rPr>
          <w:rFonts w:ascii="Arial" w:hAnsi="Arial" w:cs="Arial"/>
          <w:sz w:val="22"/>
          <w:szCs w:val="22"/>
        </w:rPr>
        <w:t xml:space="preserve">) Galbut virus </w:t>
      </w:r>
      <w:r w:rsidR="00387629">
        <w:rPr>
          <w:rFonts w:ascii="Arial" w:hAnsi="Arial" w:cs="Arial"/>
          <w:sz w:val="22"/>
          <w:szCs w:val="22"/>
        </w:rPr>
        <w:t xml:space="preserve">RNA levels in individual flies </w:t>
      </w:r>
      <w:r>
        <w:rPr>
          <w:rFonts w:ascii="Arial" w:hAnsi="Arial" w:cs="Arial"/>
          <w:sz w:val="22"/>
          <w:szCs w:val="22"/>
        </w:rPr>
        <w:t xml:space="preserve">over time </w:t>
      </w:r>
      <w:r w:rsidR="00387629">
        <w:rPr>
          <w:rFonts w:ascii="Arial" w:hAnsi="Arial" w:cs="Arial"/>
          <w:sz w:val="22"/>
          <w:szCs w:val="22"/>
        </w:rPr>
        <w:t xml:space="preserve">at the </w:t>
      </w:r>
      <w:r w:rsidR="003F5D8A">
        <w:rPr>
          <w:rFonts w:ascii="Arial" w:hAnsi="Arial" w:cs="Arial"/>
          <w:sz w:val="22"/>
          <w:szCs w:val="22"/>
        </w:rPr>
        <w:t>Rampart</w:t>
      </w:r>
      <w:r w:rsidR="00D3360F">
        <w:rPr>
          <w:rFonts w:ascii="Arial" w:hAnsi="Arial" w:cs="Arial"/>
          <w:sz w:val="22"/>
          <w:szCs w:val="22"/>
        </w:rPr>
        <w:t xml:space="preserve"> and Wabash</w:t>
      </w:r>
      <w:r w:rsidR="00387629">
        <w:rPr>
          <w:rFonts w:ascii="Arial" w:hAnsi="Arial" w:cs="Arial"/>
          <w:sz w:val="22"/>
          <w:szCs w:val="22"/>
        </w:rPr>
        <w:t xml:space="preserve"> locations</w:t>
      </w:r>
      <w:r w:rsidR="003F5D8A">
        <w:rPr>
          <w:rFonts w:ascii="Arial" w:hAnsi="Arial" w:cs="Arial"/>
          <w:sz w:val="22"/>
          <w:szCs w:val="22"/>
        </w:rPr>
        <w:t>.</w:t>
      </w:r>
      <w:r>
        <w:rPr>
          <w:rFonts w:ascii="Arial" w:hAnsi="Arial" w:cs="Arial"/>
          <w:sz w:val="22"/>
          <w:szCs w:val="22"/>
        </w:rPr>
        <w:t xml:space="preserve"> </w:t>
      </w:r>
      <w:r w:rsidR="00D3360F">
        <w:rPr>
          <w:rFonts w:ascii="Arial" w:hAnsi="Arial" w:cs="Arial"/>
          <w:sz w:val="22"/>
          <w:szCs w:val="22"/>
        </w:rPr>
        <w:t>(F) Galbut virus prevalence over time at the Rampart and Wabash locations.</w:t>
      </w:r>
      <w:r w:rsidR="009000F2">
        <w:rPr>
          <w:rFonts w:ascii="Arial" w:hAnsi="Arial" w:cs="Arial"/>
          <w:sz w:val="22"/>
          <w:szCs w:val="22"/>
        </w:rPr>
        <w:t xml:space="preserve"> Binomial confidence intervals are shown.</w:t>
      </w:r>
      <w:r w:rsidR="006264D3">
        <w:rPr>
          <w:rFonts w:ascii="Arial" w:hAnsi="Arial" w:cs="Arial"/>
          <w:sz w:val="22"/>
          <w:szCs w:val="22"/>
        </w:rPr>
        <w:t xml:space="preserve"> RT-qPCR data is normalized to levels of RpL32 mRNA. </w:t>
      </w:r>
    </w:p>
    <w:p w14:paraId="0E6542DA" w14:textId="77777777" w:rsidR="00101A14" w:rsidRDefault="00101A14" w:rsidP="00081385">
      <w:pPr>
        <w:spacing w:line="360" w:lineRule="auto"/>
        <w:rPr>
          <w:ins w:id="3" w:author="Keene-Snickers,Lexi" w:date="2025-05-02T16:31:00Z" w16du:dateUtc="2025-05-02T22:31:00Z"/>
          <w:rFonts w:ascii="Arial" w:hAnsi="Arial" w:cs="Arial"/>
          <w:sz w:val="22"/>
          <w:szCs w:val="22"/>
        </w:rPr>
      </w:pPr>
    </w:p>
    <w:p w14:paraId="77EF8B3B" w14:textId="77777777" w:rsidR="00101A14" w:rsidRPr="009170D5" w:rsidRDefault="00101A14" w:rsidP="00101A14">
      <w:pPr>
        <w:spacing w:line="360" w:lineRule="auto"/>
        <w:rPr>
          <w:ins w:id="4" w:author="Keene-Snickers,Lexi" w:date="2025-05-02T16:31:00Z" w16du:dateUtc="2025-05-02T22:31:00Z"/>
          <w:rFonts w:ascii="Arial" w:eastAsia="Times New Roman" w:hAnsi="Arial" w:cs="Arial"/>
          <w:b/>
          <w:bCs/>
          <w:kern w:val="0"/>
          <w:sz w:val="22"/>
          <w:szCs w:val="22"/>
          <w14:ligatures w14:val="none"/>
        </w:rPr>
      </w:pPr>
      <w:ins w:id="5" w:author="Keene-Snickers,Lexi" w:date="2025-05-02T16:31:00Z" w16du:dateUtc="2025-05-02T22:31:00Z">
        <w:r w:rsidRPr="009170D5">
          <w:rPr>
            <w:rFonts w:ascii="Arial" w:hAnsi="Arial" w:cs="Arial"/>
            <w:b/>
            <w:bCs/>
            <w:sz w:val="22"/>
            <w:szCs w:val="22"/>
          </w:rPr>
          <w:t xml:space="preserve">Supplemental Table 1: Dunn’s </w:t>
        </w:r>
        <w:r>
          <w:rPr>
            <w:rFonts w:ascii="Arial" w:hAnsi="Arial" w:cs="Arial"/>
            <w:b/>
            <w:bCs/>
            <w:sz w:val="22"/>
            <w:szCs w:val="22"/>
          </w:rPr>
          <w:t>t</w:t>
        </w:r>
        <w:r w:rsidRPr="009170D5">
          <w:rPr>
            <w:rFonts w:ascii="Arial" w:hAnsi="Arial" w:cs="Arial"/>
            <w:b/>
            <w:bCs/>
            <w:sz w:val="22"/>
            <w:szCs w:val="22"/>
          </w:rPr>
          <w:t xml:space="preserve">est pairwise comparisons of prevalence between </w:t>
        </w:r>
        <w:r>
          <w:rPr>
            <w:rFonts w:ascii="Arial" w:hAnsi="Arial" w:cs="Arial"/>
            <w:b/>
            <w:bCs/>
            <w:sz w:val="22"/>
            <w:szCs w:val="22"/>
          </w:rPr>
          <w:t xml:space="preserve">sampling </w:t>
        </w:r>
        <w:r w:rsidRPr="009170D5">
          <w:rPr>
            <w:rFonts w:ascii="Arial" w:hAnsi="Arial" w:cs="Arial"/>
            <w:b/>
            <w:bCs/>
            <w:sz w:val="22"/>
            <w:szCs w:val="22"/>
          </w:rPr>
          <w:t>locations</w:t>
        </w:r>
      </w:ins>
    </w:p>
    <w:p w14:paraId="64C5ACC1" w14:textId="074209F4" w:rsidR="00101A14" w:rsidRDefault="00101A14" w:rsidP="00081385">
      <w:pPr>
        <w:spacing w:line="360" w:lineRule="auto"/>
        <w:rPr>
          <w:rFonts w:ascii="Arial" w:hAnsi="Arial" w:cs="Arial"/>
          <w:sz w:val="22"/>
          <w:szCs w:val="22"/>
        </w:rPr>
      </w:pPr>
      <w:ins w:id="6" w:author="Keene-Snickers,Lexi" w:date="2025-05-02T16:31:00Z" w16du:dateUtc="2025-05-02T22:31:00Z">
        <w:r w:rsidRPr="009000F2">
          <w:rPr>
            <w:rFonts w:ascii="Arial" w:hAnsi="Arial" w:cs="Arial"/>
            <w:noProof/>
            <w:sz w:val="22"/>
            <w:szCs w:val="22"/>
          </w:rPr>
          <w:lastRenderedPageBreak/>
          <w:drawing>
            <wp:inline distT="0" distB="0" distL="0" distR="0" wp14:anchorId="6AE7EEFE" wp14:editId="5EC875EA">
              <wp:extent cx="2624666" cy="7315200"/>
              <wp:effectExtent l="0" t="0" r="4445" b="0"/>
              <wp:docPr id="66030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05202" name=""/>
                      <pic:cNvPicPr/>
                    </pic:nvPicPr>
                    <pic:blipFill>
                      <a:blip r:embed="rId10"/>
                      <a:stretch>
                        <a:fillRect/>
                      </a:stretch>
                    </pic:blipFill>
                    <pic:spPr>
                      <a:xfrm>
                        <a:off x="0" y="0"/>
                        <a:ext cx="2644067" cy="7369271"/>
                      </a:xfrm>
                      <a:prstGeom prst="rect">
                        <a:avLst/>
                      </a:prstGeom>
                    </pic:spPr>
                  </pic:pic>
                </a:graphicData>
              </a:graphic>
            </wp:inline>
          </w:drawing>
        </w:r>
      </w:ins>
    </w:p>
    <w:p w14:paraId="1803ACFA" w14:textId="77777777" w:rsidR="00167261" w:rsidRDefault="00167261" w:rsidP="00081385">
      <w:pPr>
        <w:spacing w:line="360" w:lineRule="auto"/>
        <w:rPr>
          <w:rFonts w:ascii="Arial" w:hAnsi="Arial" w:cs="Arial"/>
          <w:b/>
          <w:bCs/>
          <w:sz w:val="22"/>
          <w:szCs w:val="22"/>
        </w:rPr>
      </w:pPr>
    </w:p>
    <w:p w14:paraId="6FD94AD7" w14:textId="17A9D174" w:rsidR="00B557DF" w:rsidRPr="00B557DF" w:rsidRDefault="009359A0" w:rsidP="00081385">
      <w:pPr>
        <w:spacing w:line="360" w:lineRule="auto"/>
        <w:rPr>
          <w:rFonts w:ascii="Arial" w:hAnsi="Arial" w:cs="Arial"/>
          <w:b/>
          <w:bCs/>
          <w:sz w:val="22"/>
          <w:szCs w:val="22"/>
        </w:rPr>
      </w:pPr>
      <w:r>
        <w:rPr>
          <w:rFonts w:ascii="Arial" w:hAnsi="Arial" w:cs="Arial"/>
          <w:b/>
          <w:bCs/>
          <w:sz w:val="22"/>
          <w:szCs w:val="22"/>
        </w:rPr>
        <w:t>Recovery of</w:t>
      </w:r>
      <w:r w:rsidR="005640D5">
        <w:rPr>
          <w:rFonts w:ascii="Arial" w:hAnsi="Arial" w:cs="Arial"/>
          <w:b/>
          <w:bCs/>
          <w:sz w:val="22"/>
          <w:szCs w:val="22"/>
        </w:rPr>
        <w:t xml:space="preserve"> coding</w:t>
      </w:r>
      <w:r>
        <w:rPr>
          <w:rFonts w:ascii="Arial" w:hAnsi="Arial" w:cs="Arial"/>
          <w:b/>
          <w:bCs/>
          <w:sz w:val="22"/>
          <w:szCs w:val="22"/>
        </w:rPr>
        <w:t xml:space="preserve"> complete galbut virus genome sequences from 1</w:t>
      </w:r>
      <w:r w:rsidR="003C0B86">
        <w:rPr>
          <w:rFonts w:ascii="Arial" w:hAnsi="Arial" w:cs="Arial"/>
          <w:b/>
          <w:bCs/>
          <w:sz w:val="22"/>
          <w:szCs w:val="22"/>
        </w:rPr>
        <w:t>01</w:t>
      </w:r>
      <w:r>
        <w:rPr>
          <w:rFonts w:ascii="Arial" w:hAnsi="Arial" w:cs="Arial"/>
          <w:b/>
          <w:bCs/>
          <w:sz w:val="22"/>
          <w:szCs w:val="22"/>
        </w:rPr>
        <w:t xml:space="preserve"> infected flies.</w:t>
      </w:r>
    </w:p>
    <w:p w14:paraId="249D8653" w14:textId="77777777" w:rsidR="00B557DF" w:rsidRDefault="00B557DF" w:rsidP="00081385">
      <w:pPr>
        <w:spacing w:line="360" w:lineRule="auto"/>
        <w:rPr>
          <w:rFonts w:ascii="Arial" w:hAnsi="Arial" w:cs="Arial"/>
          <w:sz w:val="22"/>
          <w:szCs w:val="22"/>
        </w:rPr>
      </w:pPr>
    </w:p>
    <w:p w14:paraId="2C1704BB" w14:textId="434C3700" w:rsidR="00957D54" w:rsidRDefault="00B557DF" w:rsidP="00081385">
      <w:pPr>
        <w:spacing w:line="360" w:lineRule="auto"/>
        <w:rPr>
          <w:rFonts w:ascii="Arial" w:hAnsi="Arial" w:cs="Arial"/>
          <w:sz w:val="22"/>
          <w:szCs w:val="22"/>
        </w:rPr>
      </w:pPr>
      <w:r>
        <w:rPr>
          <w:rFonts w:ascii="Arial" w:hAnsi="Arial" w:cs="Arial"/>
          <w:sz w:val="22"/>
          <w:szCs w:val="22"/>
        </w:rPr>
        <w:lastRenderedPageBreak/>
        <w:tab/>
      </w:r>
      <w:r w:rsidR="003F5D8A">
        <w:rPr>
          <w:rFonts w:ascii="Arial" w:hAnsi="Arial" w:cs="Arial"/>
          <w:sz w:val="22"/>
          <w:szCs w:val="22"/>
        </w:rPr>
        <w:t>W</w:t>
      </w:r>
      <w:r w:rsidR="00B56963">
        <w:rPr>
          <w:rFonts w:ascii="Arial" w:hAnsi="Arial" w:cs="Arial"/>
          <w:sz w:val="22"/>
          <w:szCs w:val="22"/>
        </w:rPr>
        <w:t xml:space="preserve">e selected </w:t>
      </w:r>
      <w:r>
        <w:rPr>
          <w:rFonts w:ascii="Arial" w:hAnsi="Arial" w:cs="Arial"/>
          <w:sz w:val="22"/>
          <w:szCs w:val="22"/>
        </w:rPr>
        <w:t>1</w:t>
      </w:r>
      <w:r w:rsidR="00F06884">
        <w:rPr>
          <w:rFonts w:ascii="Arial" w:hAnsi="Arial" w:cs="Arial"/>
          <w:sz w:val="22"/>
          <w:szCs w:val="22"/>
        </w:rPr>
        <w:t>46</w:t>
      </w:r>
      <w:r>
        <w:rPr>
          <w:rFonts w:ascii="Arial" w:hAnsi="Arial" w:cs="Arial"/>
          <w:sz w:val="22"/>
          <w:szCs w:val="22"/>
        </w:rPr>
        <w:t xml:space="preserve"> </w:t>
      </w:r>
      <w:r w:rsidR="003F5D8A">
        <w:rPr>
          <w:rFonts w:ascii="Arial" w:hAnsi="Arial" w:cs="Arial"/>
          <w:sz w:val="22"/>
          <w:szCs w:val="22"/>
        </w:rPr>
        <w:t xml:space="preserve">of the </w:t>
      </w:r>
      <w:r w:rsidR="00215E08">
        <w:rPr>
          <w:rFonts w:ascii="Arial" w:hAnsi="Arial" w:cs="Arial"/>
          <w:sz w:val="22"/>
          <w:szCs w:val="22"/>
        </w:rPr>
        <w:t>974</w:t>
      </w:r>
      <w:r w:rsidR="003F5D8A">
        <w:rPr>
          <w:rFonts w:ascii="Arial" w:hAnsi="Arial" w:cs="Arial"/>
          <w:sz w:val="22"/>
          <w:szCs w:val="22"/>
        </w:rPr>
        <w:t xml:space="preserve"> samples </w:t>
      </w:r>
      <w:r w:rsidR="00054C2C">
        <w:rPr>
          <w:rFonts w:ascii="Arial" w:hAnsi="Arial" w:cs="Arial"/>
          <w:sz w:val="22"/>
          <w:szCs w:val="22"/>
        </w:rPr>
        <w:t>for recovery of</w:t>
      </w:r>
      <w:r w:rsidR="00B56963">
        <w:rPr>
          <w:rFonts w:ascii="Arial" w:hAnsi="Arial" w:cs="Arial"/>
          <w:sz w:val="22"/>
          <w:szCs w:val="22"/>
        </w:rPr>
        <w:t xml:space="preserve"> galbut virus </w:t>
      </w:r>
      <w:r w:rsidR="00401012">
        <w:rPr>
          <w:rFonts w:ascii="Arial" w:hAnsi="Arial" w:cs="Arial"/>
          <w:sz w:val="22"/>
          <w:szCs w:val="22"/>
        </w:rPr>
        <w:t xml:space="preserve">genome </w:t>
      </w:r>
      <w:r w:rsidR="00B56963">
        <w:rPr>
          <w:rFonts w:ascii="Arial" w:hAnsi="Arial" w:cs="Arial"/>
          <w:sz w:val="22"/>
          <w:szCs w:val="22"/>
        </w:rPr>
        <w:t>sequences using total RNA sequencing</w:t>
      </w:r>
      <w:r>
        <w:rPr>
          <w:rFonts w:ascii="Arial" w:hAnsi="Arial" w:cs="Arial"/>
          <w:sz w:val="22"/>
          <w:szCs w:val="22"/>
        </w:rPr>
        <w:t xml:space="preserve">. </w:t>
      </w:r>
      <w:r w:rsidR="00322067">
        <w:rPr>
          <w:rFonts w:ascii="Arial" w:hAnsi="Arial" w:cs="Arial"/>
          <w:sz w:val="22"/>
          <w:szCs w:val="22"/>
        </w:rPr>
        <w:t xml:space="preserve">Samples were selected to provide </w:t>
      </w:r>
      <w:r w:rsidR="003F5D8A">
        <w:rPr>
          <w:rFonts w:ascii="Arial" w:hAnsi="Arial" w:cs="Arial"/>
          <w:sz w:val="22"/>
          <w:szCs w:val="22"/>
        </w:rPr>
        <w:t xml:space="preserve">a </w:t>
      </w:r>
      <w:r w:rsidR="00322067">
        <w:rPr>
          <w:rFonts w:ascii="Arial" w:hAnsi="Arial" w:cs="Arial"/>
          <w:sz w:val="22"/>
          <w:szCs w:val="22"/>
        </w:rPr>
        <w:t>broad representation of geography, infection level, and galbut virus genotype</w:t>
      </w:r>
      <w:r w:rsidR="00477151">
        <w:rPr>
          <w:rFonts w:ascii="Arial" w:hAnsi="Arial" w:cs="Arial"/>
          <w:sz w:val="22"/>
          <w:szCs w:val="22"/>
        </w:rPr>
        <w:t>, with genotype inferred from the pattern of qPCR positivity from our two galbut virus-</w:t>
      </w:r>
      <w:r w:rsidR="00CD0AF9">
        <w:rPr>
          <w:rFonts w:ascii="Arial" w:hAnsi="Arial" w:cs="Arial"/>
          <w:sz w:val="22"/>
          <w:szCs w:val="22"/>
        </w:rPr>
        <w:t>targeting</w:t>
      </w:r>
      <w:r w:rsidR="00477151">
        <w:rPr>
          <w:rFonts w:ascii="Arial" w:hAnsi="Arial" w:cs="Arial"/>
          <w:sz w:val="22"/>
          <w:szCs w:val="22"/>
        </w:rPr>
        <w:t xml:space="preserve"> primer sets </w:t>
      </w:r>
      <w:r w:rsidR="00541C7B">
        <w:rPr>
          <w:rFonts w:ascii="Arial" w:hAnsi="Arial" w:cs="Arial"/>
          <w:sz w:val="22"/>
          <w:szCs w:val="22"/>
        </w:rPr>
        <w:t>and qPCR melting curve</w:t>
      </w:r>
      <w:r w:rsidR="00105CB6">
        <w:rPr>
          <w:rFonts w:ascii="Arial" w:hAnsi="Arial" w:cs="Arial"/>
          <w:sz w:val="22"/>
          <w:szCs w:val="22"/>
        </w:rPr>
        <w:t xml:space="preserve"> differences </w:t>
      </w:r>
      <w:r w:rsidR="00E026FB">
        <w:rPr>
          <w:rFonts w:ascii="Arial" w:hAnsi="Arial" w:cs="Arial"/>
          <w:sz w:val="22"/>
          <w:szCs w:val="22"/>
        </w:rPr>
        <w:t>(</w:t>
      </w:r>
      <w:r w:rsidR="00E026FB" w:rsidRPr="00E026FB">
        <w:rPr>
          <w:rFonts w:ascii="Arial" w:hAnsi="Arial" w:cs="Arial"/>
          <w:b/>
          <w:bCs/>
          <w:sz w:val="22"/>
          <w:szCs w:val="22"/>
        </w:rPr>
        <w:t>Table 1</w:t>
      </w:r>
      <w:r w:rsidR="006264D3">
        <w:rPr>
          <w:rFonts w:ascii="Arial" w:hAnsi="Arial" w:cs="Arial"/>
          <w:b/>
          <w:bCs/>
          <w:sz w:val="22"/>
          <w:szCs w:val="22"/>
        </w:rPr>
        <w:t xml:space="preserve">, </w:t>
      </w:r>
      <w:del w:id="7" w:author="Keene-Snickers,Lexi" w:date="2025-05-02T16:33:00Z" w16du:dateUtc="2025-05-02T22:33:00Z">
        <w:r w:rsidR="006264D3" w:rsidDel="00101A14">
          <w:rPr>
            <w:rFonts w:ascii="Arial" w:hAnsi="Arial" w:cs="Arial"/>
            <w:b/>
            <w:bCs/>
            <w:sz w:val="22"/>
            <w:szCs w:val="22"/>
          </w:rPr>
          <w:delText xml:space="preserve">Supplemental </w:delText>
        </w:r>
      </w:del>
      <w:r w:rsidR="006264D3">
        <w:rPr>
          <w:rFonts w:ascii="Arial" w:hAnsi="Arial" w:cs="Arial"/>
          <w:b/>
          <w:bCs/>
          <w:sz w:val="22"/>
          <w:szCs w:val="22"/>
        </w:rPr>
        <w:t>Table 3</w:t>
      </w:r>
      <w:r w:rsidR="00E026FB">
        <w:rPr>
          <w:rFonts w:ascii="Arial" w:hAnsi="Arial" w:cs="Arial"/>
          <w:sz w:val="22"/>
          <w:szCs w:val="22"/>
        </w:rPr>
        <w:t>)</w:t>
      </w:r>
      <w:r>
        <w:rPr>
          <w:rFonts w:ascii="Arial" w:hAnsi="Arial" w:cs="Arial"/>
          <w:sz w:val="22"/>
          <w:szCs w:val="22"/>
        </w:rPr>
        <w:t xml:space="preserve">. </w:t>
      </w:r>
      <w:r w:rsidR="0005265A">
        <w:rPr>
          <w:rFonts w:ascii="Arial" w:hAnsi="Arial" w:cs="Arial"/>
          <w:sz w:val="22"/>
          <w:szCs w:val="22"/>
        </w:rPr>
        <w:t xml:space="preserve">We also </w:t>
      </w:r>
      <w:r w:rsidR="006F431E">
        <w:rPr>
          <w:rFonts w:ascii="Arial" w:hAnsi="Arial" w:cs="Arial"/>
          <w:sz w:val="22"/>
          <w:szCs w:val="22"/>
        </w:rPr>
        <w:t xml:space="preserve">sequenced </w:t>
      </w:r>
      <w:r w:rsidR="0005265A">
        <w:rPr>
          <w:rFonts w:ascii="Arial" w:hAnsi="Arial" w:cs="Arial"/>
          <w:sz w:val="22"/>
          <w:szCs w:val="22"/>
        </w:rPr>
        <w:t>nine samples that had been collected in 2020 and 2021</w:t>
      </w:r>
      <w:r w:rsidR="00957D54">
        <w:rPr>
          <w:rFonts w:ascii="Arial" w:hAnsi="Arial" w:cs="Arial"/>
          <w:sz w:val="22"/>
          <w:szCs w:val="22"/>
        </w:rPr>
        <w:t xml:space="preserve"> from Colorado</w:t>
      </w:r>
      <w:r w:rsidR="0005265A">
        <w:rPr>
          <w:rFonts w:ascii="Arial" w:hAnsi="Arial" w:cs="Arial"/>
          <w:sz w:val="22"/>
          <w:szCs w:val="22"/>
        </w:rPr>
        <w:t xml:space="preserve">. </w:t>
      </w:r>
    </w:p>
    <w:p w14:paraId="6208E1C4" w14:textId="77777777" w:rsidR="00957D54" w:rsidRDefault="00957D54" w:rsidP="00081385">
      <w:pPr>
        <w:spacing w:line="360" w:lineRule="auto"/>
        <w:rPr>
          <w:rFonts w:ascii="Arial" w:hAnsi="Arial" w:cs="Arial"/>
          <w:sz w:val="22"/>
          <w:szCs w:val="22"/>
        </w:rPr>
      </w:pPr>
    </w:p>
    <w:p w14:paraId="4467A9D4" w14:textId="7CBD1226" w:rsidR="003C0B86" w:rsidRDefault="003C0B86">
      <w:pPr>
        <w:spacing w:line="360" w:lineRule="auto"/>
        <w:ind w:firstLine="720"/>
        <w:rPr>
          <w:rFonts w:ascii="Arial" w:hAnsi="Arial" w:cs="Arial"/>
          <w:sz w:val="22"/>
          <w:szCs w:val="22"/>
        </w:rPr>
      </w:pPr>
      <w:r>
        <w:rPr>
          <w:rFonts w:ascii="Arial" w:hAnsi="Arial" w:cs="Arial"/>
          <w:sz w:val="22"/>
          <w:szCs w:val="22"/>
        </w:rPr>
        <w:t>We set a cutoff of 10 reads mapping to any galbut virus segment or chaq virus to identify a sample as positive by sequencing for galbut virus.</w:t>
      </w:r>
      <w:r w:rsidR="00957D54">
        <w:rPr>
          <w:rFonts w:ascii="Arial" w:hAnsi="Arial" w:cs="Arial"/>
          <w:sz w:val="22"/>
          <w:szCs w:val="22"/>
        </w:rPr>
        <w:t xml:space="preserve"> </w:t>
      </w:r>
      <w:r>
        <w:rPr>
          <w:rFonts w:ascii="Arial" w:hAnsi="Arial" w:cs="Arial"/>
          <w:sz w:val="22"/>
          <w:szCs w:val="22"/>
        </w:rPr>
        <w:t xml:space="preserve">Under these conditions, </w:t>
      </w:r>
      <w:r w:rsidR="006264D3">
        <w:rPr>
          <w:rFonts w:ascii="Arial" w:hAnsi="Arial" w:cs="Arial"/>
          <w:sz w:val="22"/>
          <w:szCs w:val="22"/>
        </w:rPr>
        <w:t xml:space="preserve">16 samples had partial galbut virus sequences and </w:t>
      </w:r>
      <w:r>
        <w:rPr>
          <w:rFonts w:ascii="Arial" w:hAnsi="Arial" w:cs="Arial"/>
          <w:sz w:val="22"/>
          <w:szCs w:val="22"/>
        </w:rPr>
        <w:t xml:space="preserve">38 </w:t>
      </w:r>
      <w:r w:rsidR="00957D54">
        <w:rPr>
          <w:rFonts w:ascii="Arial" w:hAnsi="Arial" w:cs="Arial"/>
          <w:sz w:val="22"/>
          <w:szCs w:val="22"/>
        </w:rPr>
        <w:t>did not have any galbut virus mapping reads</w:t>
      </w:r>
      <w:r w:rsidR="00B557DF">
        <w:rPr>
          <w:rFonts w:ascii="Arial" w:hAnsi="Arial" w:cs="Arial"/>
          <w:sz w:val="22"/>
          <w:szCs w:val="22"/>
        </w:rPr>
        <w:t xml:space="preserve">. </w:t>
      </w:r>
      <w:r w:rsidR="00322067">
        <w:rPr>
          <w:rFonts w:ascii="Arial" w:hAnsi="Arial" w:cs="Arial"/>
          <w:sz w:val="22"/>
          <w:szCs w:val="22"/>
        </w:rPr>
        <w:t>From</w:t>
      </w:r>
      <w:r w:rsidR="00B557DF">
        <w:rPr>
          <w:rFonts w:ascii="Arial" w:hAnsi="Arial" w:cs="Arial"/>
          <w:sz w:val="22"/>
          <w:szCs w:val="22"/>
        </w:rPr>
        <w:t xml:space="preserve"> the 1</w:t>
      </w:r>
      <w:r w:rsidR="00CD0AF9">
        <w:rPr>
          <w:rFonts w:ascii="Arial" w:hAnsi="Arial" w:cs="Arial"/>
          <w:sz w:val="22"/>
          <w:szCs w:val="22"/>
        </w:rPr>
        <w:t>01</w:t>
      </w:r>
      <w:r w:rsidR="00B557DF">
        <w:rPr>
          <w:rFonts w:ascii="Arial" w:hAnsi="Arial" w:cs="Arial"/>
          <w:sz w:val="22"/>
          <w:szCs w:val="22"/>
        </w:rPr>
        <w:t xml:space="preserve"> samples</w:t>
      </w:r>
      <w:r w:rsidR="00322067">
        <w:rPr>
          <w:rFonts w:ascii="Arial" w:hAnsi="Arial" w:cs="Arial"/>
          <w:sz w:val="22"/>
          <w:szCs w:val="22"/>
        </w:rPr>
        <w:t xml:space="preserve"> with sufficient galbut virus-mapping reads</w:t>
      </w:r>
      <w:r w:rsidR="00B557DF">
        <w:rPr>
          <w:rFonts w:ascii="Arial" w:hAnsi="Arial" w:cs="Arial"/>
          <w:sz w:val="22"/>
          <w:szCs w:val="22"/>
        </w:rPr>
        <w:t xml:space="preserve">, </w:t>
      </w:r>
      <w:r w:rsidR="00322067">
        <w:rPr>
          <w:rFonts w:ascii="Arial" w:hAnsi="Arial" w:cs="Arial"/>
          <w:sz w:val="22"/>
          <w:szCs w:val="22"/>
        </w:rPr>
        <w:t xml:space="preserve">we recovered </w:t>
      </w:r>
      <w:r w:rsidR="00B557DF">
        <w:rPr>
          <w:rFonts w:ascii="Arial" w:hAnsi="Arial" w:cs="Arial"/>
          <w:sz w:val="22"/>
          <w:szCs w:val="22"/>
        </w:rPr>
        <w:t>37</w:t>
      </w:r>
      <w:r w:rsidR="00CD0AF9">
        <w:rPr>
          <w:rFonts w:ascii="Arial" w:hAnsi="Arial" w:cs="Arial"/>
          <w:sz w:val="22"/>
          <w:szCs w:val="22"/>
        </w:rPr>
        <w:t>3</w:t>
      </w:r>
      <w:r w:rsidR="00B557DF">
        <w:rPr>
          <w:rFonts w:ascii="Arial" w:hAnsi="Arial" w:cs="Arial"/>
          <w:sz w:val="22"/>
          <w:szCs w:val="22"/>
        </w:rPr>
        <w:t xml:space="preserve"> </w:t>
      </w:r>
      <w:r w:rsidR="0035280A">
        <w:rPr>
          <w:rFonts w:ascii="Arial" w:hAnsi="Arial" w:cs="Arial"/>
          <w:sz w:val="22"/>
          <w:szCs w:val="22"/>
        </w:rPr>
        <w:t xml:space="preserve">coding </w:t>
      </w:r>
      <w:r w:rsidR="00B557DF">
        <w:rPr>
          <w:rFonts w:ascii="Arial" w:hAnsi="Arial" w:cs="Arial"/>
          <w:sz w:val="22"/>
          <w:szCs w:val="22"/>
        </w:rPr>
        <w:t xml:space="preserve">complete or near </w:t>
      </w:r>
      <w:r w:rsidR="004664C1">
        <w:rPr>
          <w:rFonts w:ascii="Arial" w:hAnsi="Arial" w:cs="Arial"/>
          <w:sz w:val="22"/>
          <w:szCs w:val="22"/>
        </w:rPr>
        <w:t xml:space="preserve">coding </w:t>
      </w:r>
      <w:r w:rsidR="00B557DF">
        <w:rPr>
          <w:rFonts w:ascii="Arial" w:hAnsi="Arial" w:cs="Arial"/>
          <w:sz w:val="22"/>
          <w:szCs w:val="22"/>
        </w:rPr>
        <w:t xml:space="preserve">complete </w:t>
      </w:r>
      <w:r w:rsidR="00322067">
        <w:rPr>
          <w:rFonts w:ascii="Arial" w:hAnsi="Arial" w:cs="Arial"/>
          <w:sz w:val="22"/>
          <w:szCs w:val="22"/>
        </w:rPr>
        <w:t>galbut</w:t>
      </w:r>
      <w:r w:rsidR="00CD0AF9">
        <w:rPr>
          <w:rFonts w:ascii="Arial" w:hAnsi="Arial" w:cs="Arial"/>
          <w:sz w:val="22"/>
          <w:szCs w:val="22"/>
        </w:rPr>
        <w:t xml:space="preserve"> virus and chaq </w:t>
      </w:r>
      <w:r w:rsidR="00322067">
        <w:rPr>
          <w:rFonts w:ascii="Arial" w:hAnsi="Arial" w:cs="Arial"/>
          <w:sz w:val="22"/>
          <w:szCs w:val="22"/>
        </w:rPr>
        <w:t xml:space="preserve">virus </w:t>
      </w:r>
      <w:r w:rsidR="00B557DF">
        <w:rPr>
          <w:rFonts w:ascii="Arial" w:hAnsi="Arial" w:cs="Arial"/>
          <w:sz w:val="22"/>
          <w:szCs w:val="22"/>
        </w:rPr>
        <w:t>sequences.</w:t>
      </w:r>
    </w:p>
    <w:p w14:paraId="5351330B" w14:textId="77777777" w:rsidR="003C0B86" w:rsidRDefault="003C0B86">
      <w:pPr>
        <w:spacing w:line="360" w:lineRule="auto"/>
        <w:ind w:firstLine="720"/>
        <w:rPr>
          <w:rFonts w:ascii="Arial" w:hAnsi="Arial" w:cs="Arial"/>
          <w:sz w:val="22"/>
          <w:szCs w:val="22"/>
        </w:rPr>
      </w:pPr>
    </w:p>
    <w:p w14:paraId="29A60F22" w14:textId="2C6B8558" w:rsidR="00B557DF" w:rsidRDefault="00B557DF" w:rsidP="006264D3">
      <w:pPr>
        <w:spacing w:line="360" w:lineRule="auto"/>
        <w:ind w:firstLine="720"/>
        <w:rPr>
          <w:rFonts w:ascii="Arial" w:hAnsi="Arial" w:cs="Arial"/>
          <w:sz w:val="22"/>
          <w:szCs w:val="22"/>
        </w:rPr>
      </w:pPr>
      <w:r>
        <w:rPr>
          <w:rFonts w:ascii="Arial" w:hAnsi="Arial" w:cs="Arial"/>
          <w:sz w:val="22"/>
          <w:szCs w:val="22"/>
        </w:rPr>
        <w:t xml:space="preserve">Of the samples that yielded no </w:t>
      </w:r>
      <w:r w:rsidR="00CA7501">
        <w:rPr>
          <w:rFonts w:ascii="Arial" w:hAnsi="Arial" w:cs="Arial"/>
          <w:sz w:val="22"/>
          <w:szCs w:val="22"/>
        </w:rPr>
        <w:t>coding</w:t>
      </w:r>
      <w:r w:rsidR="006264D3">
        <w:rPr>
          <w:rFonts w:ascii="Arial" w:hAnsi="Arial" w:cs="Arial"/>
          <w:sz w:val="22"/>
          <w:szCs w:val="22"/>
        </w:rPr>
        <w:t>-</w:t>
      </w:r>
      <w:r w:rsidR="00CA7501">
        <w:rPr>
          <w:rFonts w:ascii="Arial" w:hAnsi="Arial" w:cs="Arial"/>
          <w:sz w:val="22"/>
          <w:szCs w:val="22"/>
        </w:rPr>
        <w:t xml:space="preserve">complete </w:t>
      </w:r>
      <w:r>
        <w:rPr>
          <w:rFonts w:ascii="Arial" w:hAnsi="Arial" w:cs="Arial"/>
          <w:sz w:val="22"/>
          <w:szCs w:val="22"/>
        </w:rPr>
        <w:t xml:space="preserve">galbut virus sequences, </w:t>
      </w:r>
      <w:r w:rsidR="003C0B86">
        <w:rPr>
          <w:rFonts w:ascii="Arial" w:hAnsi="Arial" w:cs="Arial"/>
          <w:sz w:val="22"/>
          <w:szCs w:val="22"/>
        </w:rPr>
        <w:t>eight</w:t>
      </w:r>
      <w:r w:rsidR="00957D54">
        <w:rPr>
          <w:rFonts w:ascii="Arial" w:hAnsi="Arial" w:cs="Arial"/>
          <w:sz w:val="22"/>
          <w:szCs w:val="22"/>
        </w:rPr>
        <w:t xml:space="preserve"> </w:t>
      </w:r>
      <w:r>
        <w:rPr>
          <w:rFonts w:ascii="Arial" w:hAnsi="Arial" w:cs="Arial"/>
          <w:sz w:val="22"/>
          <w:szCs w:val="22"/>
        </w:rPr>
        <w:t xml:space="preserve">were from </w:t>
      </w:r>
      <w:r w:rsidR="00957D54">
        <w:rPr>
          <w:rFonts w:ascii="Arial" w:hAnsi="Arial" w:cs="Arial"/>
          <w:sz w:val="22"/>
          <w:szCs w:val="22"/>
        </w:rPr>
        <w:t>samples</w:t>
      </w:r>
      <w:r w:rsidR="009000F2">
        <w:rPr>
          <w:rFonts w:ascii="Arial" w:hAnsi="Arial" w:cs="Arial"/>
          <w:sz w:val="22"/>
          <w:szCs w:val="22"/>
        </w:rPr>
        <w:t xml:space="preserve"> collected in Ohio</w:t>
      </w:r>
      <w:r w:rsidR="00957D54">
        <w:rPr>
          <w:rFonts w:ascii="Arial" w:hAnsi="Arial" w:cs="Arial"/>
          <w:sz w:val="22"/>
          <w:szCs w:val="22"/>
        </w:rPr>
        <w:t xml:space="preserve"> that were </w:t>
      </w:r>
      <w:r>
        <w:rPr>
          <w:rFonts w:ascii="Arial" w:hAnsi="Arial" w:cs="Arial"/>
          <w:sz w:val="22"/>
          <w:szCs w:val="22"/>
        </w:rPr>
        <w:t xml:space="preserve">not </w:t>
      </w:r>
      <w:r w:rsidRPr="00B557DF">
        <w:rPr>
          <w:rFonts w:ascii="Arial" w:hAnsi="Arial" w:cs="Arial"/>
          <w:i/>
          <w:iCs/>
          <w:sz w:val="22"/>
          <w:szCs w:val="22"/>
        </w:rPr>
        <w:t>D. melanogaster</w:t>
      </w:r>
      <w:r>
        <w:rPr>
          <w:rFonts w:ascii="Arial" w:hAnsi="Arial" w:cs="Arial"/>
          <w:sz w:val="22"/>
          <w:szCs w:val="22"/>
        </w:rPr>
        <w:t xml:space="preserve"> </w:t>
      </w:r>
      <w:r w:rsidR="003C0B86">
        <w:rPr>
          <w:rFonts w:ascii="Arial" w:hAnsi="Arial" w:cs="Arial"/>
          <w:sz w:val="22"/>
          <w:szCs w:val="22"/>
        </w:rPr>
        <w:t>and for which species identity could not be determined. These samples were sequenced to determine if they were infected by</w:t>
      </w:r>
      <w:r>
        <w:rPr>
          <w:rFonts w:ascii="Arial" w:hAnsi="Arial" w:cs="Arial"/>
          <w:sz w:val="22"/>
          <w:szCs w:val="22"/>
        </w:rPr>
        <w:t xml:space="preserve"> a virus similar to galbut virus</w:t>
      </w:r>
      <w:r w:rsidR="003C0B86">
        <w:rPr>
          <w:rFonts w:ascii="Arial" w:hAnsi="Arial" w:cs="Arial"/>
          <w:sz w:val="22"/>
          <w:szCs w:val="22"/>
        </w:rPr>
        <w:t>.</w:t>
      </w:r>
      <w:r>
        <w:rPr>
          <w:rFonts w:ascii="Arial" w:hAnsi="Arial" w:cs="Arial"/>
          <w:sz w:val="22"/>
          <w:szCs w:val="22"/>
        </w:rPr>
        <w:t xml:space="preserve"> </w:t>
      </w:r>
      <w:r w:rsidR="003C0B86">
        <w:rPr>
          <w:rFonts w:ascii="Arial" w:hAnsi="Arial" w:cs="Arial"/>
          <w:sz w:val="22"/>
          <w:szCs w:val="22"/>
        </w:rPr>
        <w:t>Some of the</w:t>
      </w:r>
      <w:r w:rsidR="006264D3">
        <w:rPr>
          <w:rFonts w:ascii="Arial" w:hAnsi="Arial" w:cs="Arial"/>
          <w:sz w:val="22"/>
          <w:szCs w:val="22"/>
        </w:rPr>
        <w:t>se</w:t>
      </w:r>
      <w:r w:rsidR="003C0B86">
        <w:rPr>
          <w:rFonts w:ascii="Arial" w:hAnsi="Arial" w:cs="Arial"/>
          <w:sz w:val="22"/>
          <w:szCs w:val="22"/>
        </w:rPr>
        <w:t xml:space="preserve"> samples were infected with partiti-like viruses but the exploration of these viruses w</w:t>
      </w:r>
      <w:r w:rsidR="006264D3">
        <w:rPr>
          <w:rFonts w:ascii="Arial" w:hAnsi="Arial" w:cs="Arial"/>
          <w:sz w:val="22"/>
          <w:szCs w:val="22"/>
        </w:rPr>
        <w:t>as</w:t>
      </w:r>
      <w:r w:rsidR="003C0B86">
        <w:rPr>
          <w:rFonts w:ascii="Arial" w:hAnsi="Arial" w:cs="Arial"/>
          <w:sz w:val="22"/>
          <w:szCs w:val="22"/>
        </w:rPr>
        <w:t xml:space="preserve"> beyond the scope of this manuscript.</w:t>
      </w:r>
      <w:r w:rsidR="00957D54">
        <w:rPr>
          <w:rFonts w:ascii="Arial" w:hAnsi="Arial" w:cs="Arial"/>
          <w:sz w:val="22"/>
          <w:szCs w:val="22"/>
        </w:rPr>
        <w:t xml:space="preserve"> </w:t>
      </w:r>
      <w:r w:rsidR="006264D3">
        <w:rPr>
          <w:rFonts w:ascii="Arial" w:hAnsi="Arial" w:cs="Arial"/>
          <w:sz w:val="22"/>
          <w:szCs w:val="22"/>
        </w:rPr>
        <w:t>An additional 15 samples from other locations</w:t>
      </w:r>
      <w:r w:rsidR="003C0B86">
        <w:rPr>
          <w:rFonts w:ascii="Arial" w:hAnsi="Arial" w:cs="Arial"/>
          <w:sz w:val="22"/>
          <w:szCs w:val="22"/>
        </w:rPr>
        <w:t xml:space="preserve"> had more than 10 galbut or chaq virus reads but were too low coverage </w:t>
      </w:r>
      <w:r w:rsidR="00387662">
        <w:rPr>
          <w:rFonts w:ascii="Arial" w:hAnsi="Arial" w:cs="Arial"/>
          <w:sz w:val="22"/>
          <w:szCs w:val="22"/>
        </w:rPr>
        <w:t xml:space="preserve">to assemble </w:t>
      </w:r>
      <w:r w:rsidR="006264D3">
        <w:rPr>
          <w:rFonts w:ascii="Arial" w:hAnsi="Arial" w:cs="Arial"/>
          <w:sz w:val="22"/>
          <w:szCs w:val="22"/>
        </w:rPr>
        <w:t xml:space="preserve">coding-complete </w:t>
      </w:r>
      <w:r w:rsidR="00387662">
        <w:rPr>
          <w:rFonts w:ascii="Arial" w:hAnsi="Arial" w:cs="Arial"/>
          <w:sz w:val="22"/>
          <w:szCs w:val="22"/>
        </w:rPr>
        <w:t>genome sequences (</w:t>
      </w:r>
      <w:r w:rsidR="00387662" w:rsidRPr="006264D3">
        <w:rPr>
          <w:rFonts w:ascii="Arial" w:hAnsi="Arial" w:cs="Arial"/>
          <w:b/>
          <w:bCs/>
          <w:sz w:val="22"/>
          <w:szCs w:val="22"/>
        </w:rPr>
        <w:t>Fig. 1</w:t>
      </w:r>
      <w:r w:rsidR="00387662">
        <w:rPr>
          <w:rFonts w:ascii="Arial" w:hAnsi="Arial" w:cs="Arial"/>
          <w:sz w:val="22"/>
          <w:szCs w:val="22"/>
        </w:rPr>
        <w:t>)</w:t>
      </w:r>
      <w:r w:rsidR="003C0B86">
        <w:rPr>
          <w:rFonts w:ascii="Arial" w:hAnsi="Arial" w:cs="Arial"/>
          <w:sz w:val="22"/>
          <w:szCs w:val="22"/>
        </w:rPr>
        <w:t>.</w:t>
      </w:r>
      <w:r>
        <w:rPr>
          <w:rFonts w:ascii="Arial" w:hAnsi="Arial" w:cs="Arial"/>
          <w:sz w:val="22"/>
          <w:szCs w:val="22"/>
        </w:rPr>
        <w:t xml:space="preserve"> </w:t>
      </w:r>
      <w:r w:rsidR="006264D3">
        <w:rPr>
          <w:rFonts w:ascii="Arial" w:hAnsi="Arial" w:cs="Arial"/>
          <w:sz w:val="22"/>
          <w:szCs w:val="22"/>
        </w:rPr>
        <w:t>Five other samples</w:t>
      </w:r>
      <w:r w:rsidR="00957D54">
        <w:rPr>
          <w:rFonts w:ascii="Arial" w:hAnsi="Arial" w:cs="Arial"/>
          <w:sz w:val="22"/>
          <w:szCs w:val="22"/>
        </w:rPr>
        <w:t xml:space="preserve"> </w:t>
      </w:r>
      <w:r w:rsidR="002C2EDD">
        <w:rPr>
          <w:rFonts w:ascii="Arial" w:hAnsi="Arial" w:cs="Arial"/>
          <w:sz w:val="22"/>
          <w:szCs w:val="22"/>
        </w:rPr>
        <w:t xml:space="preserve">had been unexpectedly positive for only </w:t>
      </w:r>
      <w:r w:rsidR="00CA7501">
        <w:rPr>
          <w:rFonts w:ascii="Arial" w:hAnsi="Arial" w:cs="Arial"/>
          <w:sz w:val="22"/>
          <w:szCs w:val="22"/>
        </w:rPr>
        <w:t>one of our galbut virus RT-qPCR primer</w:t>
      </w:r>
      <w:r w:rsidR="002C2EDD">
        <w:rPr>
          <w:rFonts w:ascii="Arial" w:hAnsi="Arial" w:cs="Arial"/>
          <w:sz w:val="22"/>
          <w:szCs w:val="22"/>
        </w:rPr>
        <w:t xml:space="preserve"> pairs</w:t>
      </w:r>
      <w:r w:rsidR="00CA7501">
        <w:rPr>
          <w:rFonts w:ascii="Arial" w:hAnsi="Arial" w:cs="Arial"/>
          <w:sz w:val="22"/>
          <w:szCs w:val="22"/>
        </w:rPr>
        <w:t xml:space="preserve">. </w:t>
      </w:r>
      <w:r w:rsidR="003C0B86">
        <w:rPr>
          <w:rFonts w:ascii="Arial" w:hAnsi="Arial" w:cs="Arial"/>
          <w:sz w:val="22"/>
          <w:szCs w:val="22"/>
        </w:rPr>
        <w:t xml:space="preserve">This could be an artifact of off-target amplification of this primer pair or reflect evidence of an EVE. </w:t>
      </w:r>
      <w:r w:rsidR="00957D54">
        <w:rPr>
          <w:rFonts w:ascii="Arial" w:hAnsi="Arial" w:cs="Arial"/>
          <w:sz w:val="22"/>
          <w:szCs w:val="22"/>
        </w:rPr>
        <w:t>The remaining 1</w:t>
      </w:r>
      <w:r w:rsidR="003C0B86">
        <w:rPr>
          <w:rFonts w:ascii="Arial" w:hAnsi="Arial" w:cs="Arial"/>
          <w:sz w:val="22"/>
          <w:szCs w:val="22"/>
        </w:rPr>
        <w:t>0</w:t>
      </w:r>
      <w:r w:rsidR="006264D3">
        <w:rPr>
          <w:rFonts w:ascii="Arial" w:hAnsi="Arial" w:cs="Arial"/>
          <w:sz w:val="22"/>
          <w:szCs w:val="22"/>
        </w:rPr>
        <w:t xml:space="preserve"> samples</w:t>
      </w:r>
      <w:r w:rsidR="003C0B86">
        <w:rPr>
          <w:rFonts w:ascii="Arial" w:hAnsi="Arial" w:cs="Arial"/>
          <w:sz w:val="22"/>
          <w:szCs w:val="22"/>
        </w:rPr>
        <w:t xml:space="preserve"> were detected as low positive samples via RT-qPCR. The low positive status of these samples </w:t>
      </w:r>
      <w:r w:rsidR="006264D3">
        <w:rPr>
          <w:rFonts w:ascii="Arial" w:hAnsi="Arial" w:cs="Arial"/>
          <w:sz w:val="22"/>
          <w:szCs w:val="22"/>
        </w:rPr>
        <w:t xml:space="preserve">likely </w:t>
      </w:r>
      <w:r w:rsidR="003C0B86">
        <w:rPr>
          <w:rFonts w:ascii="Arial" w:hAnsi="Arial" w:cs="Arial"/>
          <w:sz w:val="22"/>
          <w:szCs w:val="22"/>
        </w:rPr>
        <w:t>resulted in low enough virus levels that the sequences were</w:t>
      </w:r>
      <w:r w:rsidR="006264D3">
        <w:rPr>
          <w:rFonts w:ascii="Arial" w:hAnsi="Arial" w:cs="Arial"/>
          <w:sz w:val="22"/>
          <w:szCs w:val="22"/>
        </w:rPr>
        <w:t xml:space="preserve"> simply</w:t>
      </w:r>
      <w:r w:rsidR="003C0B86">
        <w:rPr>
          <w:rFonts w:ascii="Arial" w:hAnsi="Arial" w:cs="Arial"/>
          <w:sz w:val="22"/>
          <w:szCs w:val="22"/>
        </w:rPr>
        <w:t xml:space="preserve"> not recovered.</w:t>
      </w:r>
      <w:r w:rsidR="00957D54">
        <w:rPr>
          <w:rFonts w:ascii="Arial" w:hAnsi="Arial" w:cs="Arial"/>
          <w:sz w:val="22"/>
          <w:szCs w:val="22"/>
        </w:rPr>
        <w:t xml:space="preserve"> </w:t>
      </w:r>
    </w:p>
    <w:p w14:paraId="4D982E0C" w14:textId="77777777" w:rsidR="00957D54" w:rsidRDefault="00957D54" w:rsidP="00081385">
      <w:pPr>
        <w:spacing w:line="360" w:lineRule="auto"/>
        <w:rPr>
          <w:rFonts w:ascii="Arial" w:hAnsi="Arial" w:cs="Arial"/>
          <w:sz w:val="22"/>
          <w:szCs w:val="22"/>
        </w:rPr>
      </w:pPr>
    </w:p>
    <w:p w14:paraId="780C0376" w14:textId="0B01E132" w:rsidR="00B557DF" w:rsidRDefault="00B557DF" w:rsidP="00081385">
      <w:pPr>
        <w:spacing w:line="360" w:lineRule="auto"/>
        <w:rPr>
          <w:rFonts w:ascii="Arial" w:hAnsi="Arial" w:cs="Arial"/>
          <w:sz w:val="22"/>
          <w:szCs w:val="22"/>
        </w:rPr>
      </w:pPr>
      <w:r>
        <w:rPr>
          <w:rFonts w:ascii="Arial" w:hAnsi="Arial" w:cs="Arial"/>
          <w:sz w:val="22"/>
          <w:szCs w:val="22"/>
        </w:rPr>
        <w:tab/>
      </w:r>
      <w:r w:rsidR="00957D54">
        <w:rPr>
          <w:rFonts w:ascii="Arial" w:hAnsi="Arial" w:cs="Arial"/>
          <w:sz w:val="22"/>
          <w:szCs w:val="22"/>
        </w:rPr>
        <w:t xml:space="preserve">We </w:t>
      </w:r>
      <w:r w:rsidR="00387662">
        <w:rPr>
          <w:rFonts w:ascii="Arial" w:hAnsi="Arial" w:cs="Arial"/>
          <w:sz w:val="22"/>
          <w:szCs w:val="22"/>
        </w:rPr>
        <w:t>examined the</w:t>
      </w:r>
      <w:r w:rsidR="00957D54">
        <w:rPr>
          <w:rFonts w:ascii="Arial" w:hAnsi="Arial" w:cs="Arial"/>
          <w:sz w:val="22"/>
          <w:szCs w:val="22"/>
        </w:rPr>
        <w:t xml:space="preserve"> correlation </w:t>
      </w:r>
      <w:r w:rsidR="00387662">
        <w:rPr>
          <w:rFonts w:ascii="Arial" w:hAnsi="Arial" w:cs="Arial"/>
          <w:sz w:val="22"/>
          <w:szCs w:val="22"/>
        </w:rPr>
        <w:t xml:space="preserve">between </w:t>
      </w:r>
      <w:r w:rsidR="00957D54">
        <w:rPr>
          <w:rFonts w:ascii="Arial" w:hAnsi="Arial" w:cs="Arial"/>
          <w:sz w:val="22"/>
          <w:szCs w:val="22"/>
        </w:rPr>
        <w:t xml:space="preserve">galbut virus RNA 1 levels </w:t>
      </w:r>
      <w:r w:rsidR="001F5A4F">
        <w:rPr>
          <w:rFonts w:ascii="Arial" w:hAnsi="Arial" w:cs="Arial"/>
          <w:sz w:val="22"/>
          <w:szCs w:val="22"/>
        </w:rPr>
        <w:t>measured by</w:t>
      </w:r>
      <w:r w:rsidR="00387662">
        <w:rPr>
          <w:rFonts w:ascii="Arial" w:hAnsi="Arial" w:cs="Arial"/>
          <w:sz w:val="22"/>
          <w:szCs w:val="22"/>
        </w:rPr>
        <w:t xml:space="preserve"> </w:t>
      </w:r>
      <w:r w:rsidR="00957D54">
        <w:rPr>
          <w:rFonts w:ascii="Arial" w:hAnsi="Arial" w:cs="Arial"/>
          <w:sz w:val="22"/>
          <w:szCs w:val="22"/>
        </w:rPr>
        <w:t xml:space="preserve">RT-qPCR and the number of </w:t>
      </w:r>
      <w:r w:rsidR="00387662">
        <w:rPr>
          <w:rFonts w:ascii="Arial" w:hAnsi="Arial" w:cs="Arial"/>
          <w:sz w:val="22"/>
          <w:szCs w:val="22"/>
        </w:rPr>
        <w:t xml:space="preserve">galbut-virus </w:t>
      </w:r>
      <w:r w:rsidR="009000F2">
        <w:rPr>
          <w:rFonts w:ascii="Arial" w:hAnsi="Arial" w:cs="Arial"/>
          <w:sz w:val="22"/>
          <w:szCs w:val="22"/>
        </w:rPr>
        <w:t xml:space="preserve">RNA 1 </w:t>
      </w:r>
      <w:r w:rsidR="00387662">
        <w:rPr>
          <w:rFonts w:ascii="Arial" w:hAnsi="Arial" w:cs="Arial"/>
          <w:sz w:val="22"/>
          <w:szCs w:val="22"/>
        </w:rPr>
        <w:t xml:space="preserve">mapping </w:t>
      </w:r>
      <w:r w:rsidR="00957D54">
        <w:rPr>
          <w:rFonts w:ascii="Arial" w:hAnsi="Arial" w:cs="Arial"/>
          <w:sz w:val="22"/>
          <w:szCs w:val="22"/>
        </w:rPr>
        <w:t>reads per million</w:t>
      </w:r>
      <w:r w:rsidR="006264D3">
        <w:rPr>
          <w:rFonts w:ascii="Arial" w:hAnsi="Arial" w:cs="Arial"/>
          <w:sz w:val="22"/>
          <w:szCs w:val="22"/>
        </w:rPr>
        <w:t xml:space="preserve"> (RPM)</w:t>
      </w:r>
      <w:r w:rsidR="00387662">
        <w:rPr>
          <w:rFonts w:ascii="Arial" w:hAnsi="Arial" w:cs="Arial"/>
          <w:sz w:val="22"/>
          <w:szCs w:val="22"/>
        </w:rPr>
        <w:t xml:space="preserve"> total reads</w:t>
      </w:r>
      <w:r w:rsidR="00957D54">
        <w:rPr>
          <w:rFonts w:ascii="Arial" w:hAnsi="Arial" w:cs="Arial"/>
          <w:sz w:val="22"/>
          <w:szCs w:val="22"/>
        </w:rPr>
        <w:t xml:space="preserve">. We found that </w:t>
      </w:r>
      <w:r w:rsidR="00387662">
        <w:rPr>
          <w:rFonts w:ascii="Arial" w:hAnsi="Arial" w:cs="Arial"/>
          <w:sz w:val="22"/>
          <w:szCs w:val="22"/>
        </w:rPr>
        <w:t xml:space="preserve">these measures of galbut virus abundance were </w:t>
      </w:r>
      <w:r w:rsidR="009359A0">
        <w:rPr>
          <w:rFonts w:ascii="Arial" w:hAnsi="Arial" w:cs="Arial"/>
          <w:sz w:val="22"/>
          <w:szCs w:val="22"/>
        </w:rPr>
        <w:t>correlated</w:t>
      </w:r>
      <w:r w:rsidR="004936D4">
        <w:rPr>
          <w:rFonts w:ascii="Arial" w:hAnsi="Arial" w:cs="Arial"/>
          <w:sz w:val="22"/>
          <w:szCs w:val="22"/>
        </w:rPr>
        <w:t>, with a coefficient of determination of 0.</w:t>
      </w:r>
      <w:r w:rsidR="001100B4">
        <w:rPr>
          <w:rFonts w:ascii="Arial" w:hAnsi="Arial" w:cs="Arial"/>
          <w:sz w:val="22"/>
          <w:szCs w:val="22"/>
        </w:rPr>
        <w:t>69</w:t>
      </w:r>
      <w:r w:rsidR="004936D4">
        <w:rPr>
          <w:rFonts w:ascii="Arial" w:hAnsi="Arial" w:cs="Arial"/>
          <w:sz w:val="22"/>
          <w:szCs w:val="22"/>
        </w:rPr>
        <w:t xml:space="preserve"> </w:t>
      </w:r>
      <w:r w:rsidR="009359A0">
        <w:rPr>
          <w:rFonts w:ascii="Arial" w:hAnsi="Arial" w:cs="Arial"/>
          <w:sz w:val="22"/>
          <w:szCs w:val="22"/>
        </w:rPr>
        <w:t>(</w:t>
      </w:r>
      <w:r w:rsidR="009359A0">
        <w:rPr>
          <w:rFonts w:ascii="Arial" w:hAnsi="Arial" w:cs="Arial"/>
          <w:b/>
          <w:bCs/>
          <w:sz w:val="22"/>
          <w:szCs w:val="22"/>
        </w:rPr>
        <w:t>p &lt; 0.001</w:t>
      </w:r>
      <w:r w:rsidR="00957D54">
        <w:rPr>
          <w:rFonts w:ascii="Arial" w:hAnsi="Arial" w:cs="Arial"/>
          <w:b/>
          <w:bCs/>
          <w:sz w:val="22"/>
          <w:szCs w:val="22"/>
        </w:rPr>
        <w:t>,</w:t>
      </w:r>
      <w:r w:rsidR="009359A0">
        <w:rPr>
          <w:rFonts w:ascii="Arial" w:hAnsi="Arial" w:cs="Arial"/>
          <w:b/>
          <w:bCs/>
          <w:sz w:val="22"/>
          <w:szCs w:val="22"/>
        </w:rPr>
        <w:t xml:space="preserve"> </w:t>
      </w:r>
      <w:r w:rsidR="003F5D8A" w:rsidRPr="00E97611">
        <w:rPr>
          <w:rFonts w:ascii="Arial" w:hAnsi="Arial" w:cs="Arial"/>
          <w:b/>
          <w:bCs/>
          <w:sz w:val="22"/>
          <w:szCs w:val="22"/>
        </w:rPr>
        <w:t>Fig. 2</w:t>
      </w:r>
      <w:r w:rsidR="002F309F">
        <w:rPr>
          <w:rFonts w:ascii="Arial" w:hAnsi="Arial" w:cs="Arial"/>
          <w:sz w:val="22"/>
          <w:szCs w:val="22"/>
        </w:rPr>
        <w:t xml:space="preserve">). </w:t>
      </w:r>
    </w:p>
    <w:p w14:paraId="5A500997" w14:textId="77777777" w:rsidR="00E026FB" w:rsidRDefault="00E026FB" w:rsidP="00081385">
      <w:pPr>
        <w:spacing w:line="360" w:lineRule="auto"/>
        <w:rPr>
          <w:rFonts w:ascii="Arial" w:hAnsi="Arial" w:cs="Arial"/>
          <w:sz w:val="22"/>
          <w:szCs w:val="22"/>
        </w:rPr>
      </w:pPr>
    </w:p>
    <w:p w14:paraId="4D35F15B" w14:textId="1FFE06A8" w:rsidR="003A1006" w:rsidRDefault="00E026FB" w:rsidP="00081385">
      <w:pPr>
        <w:spacing w:line="360" w:lineRule="auto"/>
        <w:rPr>
          <w:rFonts w:ascii="Arial" w:hAnsi="Arial" w:cs="Arial"/>
          <w:b/>
          <w:bCs/>
          <w:sz w:val="22"/>
          <w:szCs w:val="22"/>
        </w:rPr>
      </w:pPr>
      <w:r w:rsidRPr="004B1DE5">
        <w:rPr>
          <w:rFonts w:ascii="Arial" w:hAnsi="Arial" w:cs="Arial"/>
          <w:b/>
          <w:bCs/>
          <w:sz w:val="22"/>
          <w:szCs w:val="22"/>
        </w:rPr>
        <w:t>Table 1</w:t>
      </w:r>
      <w:r w:rsidR="004B1DE5" w:rsidRPr="004B1DE5">
        <w:rPr>
          <w:rFonts w:ascii="Arial" w:hAnsi="Arial" w:cs="Arial"/>
          <w:b/>
          <w:bCs/>
          <w:sz w:val="22"/>
          <w:szCs w:val="22"/>
        </w:rPr>
        <w:t xml:space="preserve">: </w:t>
      </w:r>
      <w:r w:rsidR="00B71B44">
        <w:rPr>
          <w:rFonts w:ascii="Arial" w:hAnsi="Arial" w:cs="Arial"/>
          <w:b/>
          <w:bCs/>
          <w:sz w:val="22"/>
          <w:szCs w:val="22"/>
        </w:rPr>
        <w:t>Sequenced</w:t>
      </w:r>
      <w:r w:rsidR="005E05A5">
        <w:rPr>
          <w:rFonts w:ascii="Arial" w:hAnsi="Arial" w:cs="Arial"/>
          <w:b/>
          <w:bCs/>
          <w:sz w:val="22"/>
          <w:szCs w:val="22"/>
        </w:rPr>
        <w:t xml:space="preserve"> wild</w:t>
      </w:r>
      <w:r w:rsidR="00B71B44">
        <w:rPr>
          <w:rFonts w:ascii="Arial" w:hAnsi="Arial" w:cs="Arial"/>
          <w:b/>
          <w:bCs/>
          <w:sz w:val="22"/>
          <w:szCs w:val="22"/>
        </w:rPr>
        <w:t xml:space="preserve"> </w:t>
      </w:r>
      <w:r w:rsidR="004B1DE5" w:rsidRPr="00B71B44">
        <w:rPr>
          <w:rFonts w:ascii="Arial" w:hAnsi="Arial" w:cs="Arial"/>
          <w:b/>
          <w:bCs/>
          <w:i/>
          <w:iCs/>
          <w:sz w:val="22"/>
          <w:szCs w:val="22"/>
        </w:rPr>
        <w:t>D. melanogaster</w:t>
      </w:r>
      <w:r w:rsidR="004B1DE5" w:rsidRPr="004B1DE5">
        <w:rPr>
          <w:rFonts w:ascii="Arial" w:hAnsi="Arial" w:cs="Arial"/>
          <w:b/>
          <w:bCs/>
          <w:sz w:val="22"/>
          <w:szCs w:val="22"/>
        </w:rPr>
        <w:t xml:space="preserve"> metadata.</w:t>
      </w:r>
    </w:p>
    <w:p w14:paraId="22476DBA" w14:textId="7537FFBD" w:rsidR="00743130" w:rsidRPr="004B1DE5" w:rsidRDefault="00074D5F" w:rsidP="00081385">
      <w:pPr>
        <w:spacing w:line="360" w:lineRule="auto"/>
        <w:rPr>
          <w:rFonts w:ascii="Arial" w:hAnsi="Arial" w:cs="Arial"/>
          <w:b/>
          <w:bCs/>
          <w:sz w:val="22"/>
          <w:szCs w:val="22"/>
        </w:rPr>
      </w:pPr>
      <w:r w:rsidRPr="00074D5F">
        <w:rPr>
          <w:rFonts w:ascii="Arial" w:hAnsi="Arial" w:cs="Arial"/>
          <w:b/>
          <w:bCs/>
          <w:noProof/>
          <w:sz w:val="22"/>
          <w:szCs w:val="22"/>
        </w:rPr>
        <w:lastRenderedPageBreak/>
        <w:drawing>
          <wp:inline distT="0" distB="0" distL="0" distR="0" wp14:anchorId="005AD9FE" wp14:editId="3E2CE7C8">
            <wp:extent cx="5943600" cy="4735195"/>
            <wp:effectExtent l="0" t="0" r="0" b="1905"/>
            <wp:docPr id="39174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43353" name=""/>
                    <pic:cNvPicPr/>
                  </pic:nvPicPr>
                  <pic:blipFill>
                    <a:blip r:embed="rId11"/>
                    <a:stretch>
                      <a:fillRect/>
                    </a:stretch>
                  </pic:blipFill>
                  <pic:spPr>
                    <a:xfrm>
                      <a:off x="0" y="0"/>
                      <a:ext cx="5943600" cy="4735195"/>
                    </a:xfrm>
                    <a:prstGeom prst="rect">
                      <a:avLst/>
                    </a:prstGeom>
                  </pic:spPr>
                </pic:pic>
              </a:graphicData>
            </a:graphic>
          </wp:inline>
        </w:drawing>
      </w:r>
    </w:p>
    <w:p w14:paraId="771E313F" w14:textId="4D03033E" w:rsidR="003A1006" w:rsidRDefault="00074D5F" w:rsidP="00081385">
      <w:pPr>
        <w:spacing w:line="360" w:lineRule="auto"/>
        <w:rPr>
          <w:rFonts w:ascii="Arial" w:hAnsi="Arial" w:cs="Arial"/>
          <w:sz w:val="22"/>
          <w:szCs w:val="22"/>
        </w:rPr>
      </w:pPr>
      <w:r w:rsidRPr="00074D5F">
        <w:rPr>
          <w:rFonts w:ascii="Arial" w:hAnsi="Arial" w:cs="Arial"/>
          <w:noProof/>
          <w:sz w:val="22"/>
          <w:szCs w:val="22"/>
        </w:rPr>
        <w:lastRenderedPageBreak/>
        <w:drawing>
          <wp:inline distT="0" distB="0" distL="0" distR="0" wp14:anchorId="5C6CA766" wp14:editId="520679F2">
            <wp:extent cx="5943600" cy="5890260"/>
            <wp:effectExtent l="0" t="0" r="0" b="2540"/>
            <wp:docPr id="128884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47954" name=""/>
                    <pic:cNvPicPr/>
                  </pic:nvPicPr>
                  <pic:blipFill>
                    <a:blip r:embed="rId12"/>
                    <a:stretch>
                      <a:fillRect/>
                    </a:stretch>
                  </pic:blipFill>
                  <pic:spPr>
                    <a:xfrm>
                      <a:off x="0" y="0"/>
                      <a:ext cx="5943600" cy="5890260"/>
                    </a:xfrm>
                    <a:prstGeom prst="rect">
                      <a:avLst/>
                    </a:prstGeom>
                  </pic:spPr>
                </pic:pic>
              </a:graphicData>
            </a:graphic>
          </wp:inline>
        </w:drawing>
      </w:r>
    </w:p>
    <w:p w14:paraId="1709F1E4" w14:textId="5387FA42" w:rsidR="00F06884" w:rsidRDefault="001100B4"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03920A24" wp14:editId="50FC59FF">
            <wp:extent cx="5943600" cy="4754880"/>
            <wp:effectExtent l="0" t="0" r="0" b="0"/>
            <wp:docPr id="1769001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01206" name="Picture 1769001206"/>
                    <pic:cNvPicPr/>
                  </pic:nvPicPr>
                  <pic:blipFill>
                    <a:blip r:embed="rId13"/>
                    <a:stretch>
                      <a:fillRect/>
                    </a:stretch>
                  </pic:blipFill>
                  <pic:spPr>
                    <a:xfrm>
                      <a:off x="0" y="0"/>
                      <a:ext cx="5943600" cy="4754880"/>
                    </a:xfrm>
                    <a:prstGeom prst="rect">
                      <a:avLst/>
                    </a:prstGeom>
                  </pic:spPr>
                </pic:pic>
              </a:graphicData>
            </a:graphic>
          </wp:inline>
        </w:drawing>
      </w:r>
    </w:p>
    <w:p w14:paraId="6CEF62CB" w14:textId="56795B3E" w:rsidR="00006799" w:rsidRDefault="00006799" w:rsidP="00081385">
      <w:pPr>
        <w:spacing w:line="360" w:lineRule="auto"/>
        <w:rPr>
          <w:rFonts w:ascii="Arial" w:hAnsi="Arial" w:cs="Arial"/>
          <w:sz w:val="22"/>
          <w:szCs w:val="22"/>
        </w:rPr>
      </w:pPr>
      <w:r w:rsidRPr="00006799">
        <w:rPr>
          <w:rFonts w:ascii="Arial" w:hAnsi="Arial" w:cs="Arial"/>
          <w:b/>
          <w:bCs/>
          <w:sz w:val="22"/>
          <w:szCs w:val="22"/>
        </w:rPr>
        <w:t xml:space="preserve">Figure 2: </w:t>
      </w:r>
      <w:r w:rsidR="006200EA">
        <w:rPr>
          <w:rFonts w:ascii="Arial" w:hAnsi="Arial" w:cs="Arial"/>
          <w:b/>
          <w:bCs/>
          <w:sz w:val="22"/>
          <w:szCs w:val="22"/>
        </w:rPr>
        <w:t>Correlation between g</w:t>
      </w:r>
      <w:r w:rsidR="00F40042">
        <w:rPr>
          <w:rFonts w:ascii="Arial" w:hAnsi="Arial" w:cs="Arial"/>
          <w:b/>
          <w:bCs/>
          <w:sz w:val="22"/>
          <w:szCs w:val="22"/>
        </w:rPr>
        <w:t xml:space="preserve">albut virus </w:t>
      </w:r>
      <w:r w:rsidR="006200EA">
        <w:rPr>
          <w:rFonts w:ascii="Arial" w:hAnsi="Arial" w:cs="Arial"/>
          <w:b/>
          <w:bCs/>
          <w:sz w:val="22"/>
          <w:szCs w:val="22"/>
        </w:rPr>
        <w:t xml:space="preserve">RNA levels measured by RT-qPCR and sequencing. </w:t>
      </w:r>
      <w:r w:rsidR="006200EA">
        <w:rPr>
          <w:rFonts w:ascii="Arial" w:hAnsi="Arial" w:cs="Arial"/>
          <w:sz w:val="22"/>
          <w:szCs w:val="22"/>
        </w:rPr>
        <w:t>RNA levels measured by RT-qPCR and by the number of reads</w:t>
      </w:r>
      <w:r w:rsidR="00F337C8">
        <w:rPr>
          <w:rFonts w:ascii="Arial" w:hAnsi="Arial" w:cs="Arial"/>
          <w:sz w:val="22"/>
          <w:szCs w:val="22"/>
        </w:rPr>
        <w:t xml:space="preserve"> to galbut virus RNA</w:t>
      </w:r>
      <w:r w:rsidR="009000F2">
        <w:rPr>
          <w:rFonts w:ascii="Arial" w:hAnsi="Arial" w:cs="Arial"/>
          <w:sz w:val="22"/>
          <w:szCs w:val="22"/>
        </w:rPr>
        <w:t xml:space="preserve"> </w:t>
      </w:r>
      <w:r w:rsidR="00F337C8">
        <w:rPr>
          <w:rFonts w:ascii="Arial" w:hAnsi="Arial" w:cs="Arial"/>
          <w:sz w:val="22"/>
          <w:szCs w:val="22"/>
        </w:rPr>
        <w:t>1 are plotted</w:t>
      </w:r>
      <w:r w:rsidR="006200EA">
        <w:rPr>
          <w:rFonts w:ascii="Arial" w:hAnsi="Arial" w:cs="Arial"/>
          <w:sz w:val="22"/>
          <w:szCs w:val="22"/>
        </w:rPr>
        <w:t>. Linear r</w:t>
      </w:r>
      <w:r w:rsidR="00CA7501">
        <w:rPr>
          <w:rFonts w:ascii="Arial" w:hAnsi="Arial" w:cs="Arial"/>
          <w:sz w:val="22"/>
          <w:szCs w:val="22"/>
        </w:rPr>
        <w:t xml:space="preserve">egression line </w:t>
      </w:r>
      <w:r w:rsidR="006200EA">
        <w:rPr>
          <w:rFonts w:ascii="Arial" w:hAnsi="Arial" w:cs="Arial"/>
          <w:sz w:val="22"/>
          <w:szCs w:val="22"/>
        </w:rPr>
        <w:t>is plotted.</w:t>
      </w:r>
      <w:r w:rsidR="00CA7501">
        <w:rPr>
          <w:rFonts w:ascii="Arial" w:hAnsi="Arial" w:cs="Arial"/>
          <w:sz w:val="22"/>
          <w:szCs w:val="22"/>
        </w:rPr>
        <w:t xml:space="preserve"> </w:t>
      </w:r>
      <w:r w:rsidR="003C0B86">
        <w:rPr>
          <w:rFonts w:ascii="Arial" w:hAnsi="Arial" w:cs="Arial"/>
          <w:sz w:val="22"/>
          <w:szCs w:val="22"/>
        </w:rPr>
        <w:t xml:space="preserve">Samples with fewer than 10 </w:t>
      </w:r>
      <w:r w:rsidR="006264D3">
        <w:rPr>
          <w:rFonts w:ascii="Arial" w:hAnsi="Arial" w:cs="Arial"/>
          <w:sz w:val="22"/>
          <w:szCs w:val="22"/>
        </w:rPr>
        <w:t xml:space="preserve">galbut virus or chaq virus mapping </w:t>
      </w:r>
      <w:r w:rsidR="003C0B86">
        <w:rPr>
          <w:rFonts w:ascii="Arial" w:hAnsi="Arial" w:cs="Arial"/>
          <w:sz w:val="22"/>
          <w:szCs w:val="22"/>
        </w:rPr>
        <w:t>reads were omitted.</w:t>
      </w:r>
    </w:p>
    <w:p w14:paraId="6B365FE5" w14:textId="77777777" w:rsidR="00A05B66" w:rsidRDefault="00A05B66" w:rsidP="00081385">
      <w:pPr>
        <w:spacing w:line="360" w:lineRule="auto"/>
        <w:rPr>
          <w:rFonts w:ascii="Arial" w:hAnsi="Arial" w:cs="Arial"/>
          <w:sz w:val="22"/>
          <w:szCs w:val="22"/>
        </w:rPr>
      </w:pPr>
    </w:p>
    <w:p w14:paraId="73530305" w14:textId="59CE5292" w:rsidR="00A53FD5" w:rsidRPr="00E97611" w:rsidRDefault="00A53FD5" w:rsidP="00081385">
      <w:pPr>
        <w:spacing w:line="360" w:lineRule="auto"/>
        <w:rPr>
          <w:rFonts w:ascii="Arial" w:hAnsi="Arial" w:cs="Arial"/>
          <w:b/>
          <w:bCs/>
          <w:sz w:val="22"/>
          <w:szCs w:val="22"/>
        </w:rPr>
      </w:pPr>
      <w:r w:rsidRPr="00E97611">
        <w:rPr>
          <w:rFonts w:ascii="Arial" w:hAnsi="Arial" w:cs="Arial"/>
          <w:b/>
          <w:bCs/>
          <w:sz w:val="22"/>
          <w:szCs w:val="22"/>
        </w:rPr>
        <w:t xml:space="preserve">Galbut virus coinfection </w:t>
      </w:r>
      <w:r w:rsidR="005E4DA0">
        <w:rPr>
          <w:rFonts w:ascii="Arial" w:hAnsi="Arial" w:cs="Arial"/>
          <w:b/>
          <w:bCs/>
          <w:sz w:val="22"/>
          <w:szCs w:val="22"/>
        </w:rPr>
        <w:t xml:space="preserve">is common and </w:t>
      </w:r>
      <w:r w:rsidRPr="00E97611">
        <w:rPr>
          <w:rFonts w:ascii="Arial" w:hAnsi="Arial" w:cs="Arial"/>
          <w:b/>
          <w:bCs/>
          <w:sz w:val="22"/>
          <w:szCs w:val="22"/>
        </w:rPr>
        <w:t xml:space="preserve">does not require </w:t>
      </w:r>
      <w:r w:rsidR="001F5A4F">
        <w:rPr>
          <w:rFonts w:ascii="Arial" w:hAnsi="Arial" w:cs="Arial"/>
          <w:b/>
          <w:bCs/>
          <w:sz w:val="22"/>
          <w:szCs w:val="22"/>
        </w:rPr>
        <w:t xml:space="preserve">complete sets of </w:t>
      </w:r>
      <w:r w:rsidRPr="00E97611">
        <w:rPr>
          <w:rFonts w:ascii="Arial" w:hAnsi="Arial" w:cs="Arial"/>
          <w:b/>
          <w:bCs/>
          <w:sz w:val="22"/>
          <w:szCs w:val="22"/>
        </w:rPr>
        <w:t>all three segments</w:t>
      </w:r>
    </w:p>
    <w:p w14:paraId="0F40BF97" w14:textId="77777777" w:rsidR="00A53FD5" w:rsidRDefault="00A53FD5" w:rsidP="00081385">
      <w:pPr>
        <w:spacing w:line="360" w:lineRule="auto"/>
        <w:rPr>
          <w:rFonts w:ascii="Arial" w:hAnsi="Arial" w:cs="Arial"/>
          <w:sz w:val="22"/>
          <w:szCs w:val="22"/>
        </w:rPr>
      </w:pPr>
    </w:p>
    <w:p w14:paraId="7F796FAA" w14:textId="5D3D41E2" w:rsidR="00006799" w:rsidRDefault="00A05B66" w:rsidP="00DA4E1F">
      <w:pPr>
        <w:spacing w:line="360" w:lineRule="auto"/>
        <w:rPr>
          <w:rFonts w:ascii="Arial" w:hAnsi="Arial" w:cs="Arial"/>
          <w:sz w:val="22"/>
          <w:szCs w:val="22"/>
        </w:rPr>
      </w:pPr>
      <w:r>
        <w:rPr>
          <w:rFonts w:ascii="Arial" w:hAnsi="Arial" w:cs="Arial"/>
          <w:sz w:val="22"/>
          <w:szCs w:val="22"/>
        </w:rPr>
        <w:tab/>
      </w:r>
      <w:r w:rsidR="00FD08A3">
        <w:rPr>
          <w:rFonts w:ascii="Arial" w:hAnsi="Arial" w:cs="Arial"/>
          <w:sz w:val="22"/>
          <w:szCs w:val="22"/>
        </w:rPr>
        <w:t>M</w:t>
      </w:r>
      <w:r w:rsidR="00432241">
        <w:rPr>
          <w:rFonts w:ascii="Arial" w:hAnsi="Arial" w:cs="Arial"/>
          <w:sz w:val="22"/>
          <w:szCs w:val="22"/>
        </w:rPr>
        <w:t>any samples contained evidence of</w:t>
      </w:r>
      <w:r w:rsidR="002E1772">
        <w:rPr>
          <w:rFonts w:ascii="Arial" w:hAnsi="Arial" w:cs="Arial"/>
          <w:sz w:val="22"/>
          <w:szCs w:val="22"/>
        </w:rPr>
        <w:t xml:space="preserve"> </w:t>
      </w:r>
      <w:r w:rsidR="00432241">
        <w:rPr>
          <w:rFonts w:ascii="Arial" w:hAnsi="Arial" w:cs="Arial"/>
          <w:sz w:val="22"/>
          <w:szCs w:val="22"/>
        </w:rPr>
        <w:t>co-infection</w:t>
      </w:r>
      <w:r w:rsidR="002E1772">
        <w:rPr>
          <w:rFonts w:ascii="Arial" w:hAnsi="Arial" w:cs="Arial"/>
          <w:sz w:val="22"/>
          <w:szCs w:val="22"/>
        </w:rPr>
        <w:t xml:space="preserve"> by more than one galbut virus genotype</w:t>
      </w:r>
      <w:r w:rsidR="00432241">
        <w:rPr>
          <w:rFonts w:ascii="Arial" w:hAnsi="Arial" w:cs="Arial"/>
          <w:sz w:val="22"/>
          <w:szCs w:val="22"/>
        </w:rPr>
        <w:t>.</w:t>
      </w:r>
      <w:r>
        <w:rPr>
          <w:rFonts w:ascii="Arial" w:hAnsi="Arial" w:cs="Arial"/>
          <w:sz w:val="22"/>
          <w:szCs w:val="22"/>
        </w:rPr>
        <w:t xml:space="preserve"> </w:t>
      </w:r>
      <w:r w:rsidR="0007567D">
        <w:rPr>
          <w:rFonts w:ascii="Arial" w:hAnsi="Arial" w:cs="Arial"/>
          <w:sz w:val="22"/>
          <w:szCs w:val="22"/>
        </w:rPr>
        <w:t xml:space="preserve">Forty one </w:t>
      </w:r>
      <w:r>
        <w:rPr>
          <w:rFonts w:ascii="Arial" w:hAnsi="Arial" w:cs="Arial"/>
          <w:sz w:val="22"/>
          <w:szCs w:val="22"/>
        </w:rPr>
        <w:t xml:space="preserve">samples </w:t>
      </w:r>
      <w:r w:rsidR="007C5AA4">
        <w:rPr>
          <w:rFonts w:ascii="Arial" w:hAnsi="Arial" w:cs="Arial"/>
          <w:sz w:val="22"/>
          <w:szCs w:val="22"/>
        </w:rPr>
        <w:t>(</w:t>
      </w:r>
      <w:r w:rsidR="00A53FD5">
        <w:rPr>
          <w:rFonts w:ascii="Arial" w:hAnsi="Arial" w:cs="Arial"/>
          <w:sz w:val="22"/>
          <w:szCs w:val="22"/>
        </w:rPr>
        <w:t>33</w:t>
      </w:r>
      <w:r w:rsidR="007C5AA4">
        <w:rPr>
          <w:rFonts w:ascii="Arial" w:hAnsi="Arial" w:cs="Arial"/>
          <w:sz w:val="22"/>
          <w:szCs w:val="22"/>
        </w:rPr>
        <w:t xml:space="preserve">%) exhibited </w:t>
      </w:r>
      <w:r>
        <w:rPr>
          <w:rFonts w:ascii="Arial" w:hAnsi="Arial" w:cs="Arial"/>
          <w:sz w:val="22"/>
          <w:szCs w:val="22"/>
        </w:rPr>
        <w:t xml:space="preserve">evidence </w:t>
      </w:r>
      <w:r w:rsidR="007C5AA4">
        <w:rPr>
          <w:rFonts w:ascii="Arial" w:hAnsi="Arial" w:cs="Arial"/>
          <w:sz w:val="22"/>
          <w:szCs w:val="22"/>
        </w:rPr>
        <w:t xml:space="preserve">of </w:t>
      </w:r>
      <w:r>
        <w:rPr>
          <w:rFonts w:ascii="Arial" w:hAnsi="Arial" w:cs="Arial"/>
          <w:sz w:val="22"/>
          <w:szCs w:val="22"/>
        </w:rPr>
        <w:t>coinfection</w:t>
      </w:r>
      <w:r w:rsidR="0007567D">
        <w:rPr>
          <w:rFonts w:ascii="Arial" w:hAnsi="Arial" w:cs="Arial"/>
          <w:sz w:val="22"/>
          <w:szCs w:val="22"/>
        </w:rPr>
        <w:t xml:space="preserve"> by various numbers of galbut virus and chaq virus segments</w:t>
      </w:r>
      <w:r w:rsidR="00471ABC">
        <w:rPr>
          <w:rFonts w:ascii="Arial" w:hAnsi="Arial" w:cs="Arial"/>
          <w:sz w:val="22"/>
          <w:szCs w:val="22"/>
        </w:rPr>
        <w:t xml:space="preserve"> (</w:t>
      </w:r>
      <w:r w:rsidR="00471ABC" w:rsidRPr="006264D3">
        <w:rPr>
          <w:rFonts w:ascii="Arial" w:hAnsi="Arial" w:cs="Arial"/>
          <w:b/>
          <w:bCs/>
          <w:sz w:val="22"/>
          <w:szCs w:val="22"/>
        </w:rPr>
        <w:t>Fig. 3</w:t>
      </w:r>
      <w:r w:rsidR="00471ABC">
        <w:rPr>
          <w:rFonts w:ascii="Arial" w:hAnsi="Arial" w:cs="Arial"/>
          <w:sz w:val="22"/>
          <w:szCs w:val="22"/>
        </w:rPr>
        <w:t>)</w:t>
      </w:r>
      <w:r>
        <w:rPr>
          <w:rFonts w:ascii="Arial" w:hAnsi="Arial" w:cs="Arial"/>
          <w:sz w:val="22"/>
          <w:szCs w:val="22"/>
        </w:rPr>
        <w:t xml:space="preserve">. </w:t>
      </w:r>
      <w:r w:rsidR="007C5AA4">
        <w:rPr>
          <w:rFonts w:ascii="Arial" w:hAnsi="Arial" w:cs="Arial"/>
          <w:sz w:val="22"/>
          <w:szCs w:val="22"/>
        </w:rPr>
        <w:t xml:space="preserve">Three samples corresponded to simple co-infections, with </w:t>
      </w:r>
      <w:r w:rsidR="00DA4E1F">
        <w:rPr>
          <w:rFonts w:ascii="Arial" w:hAnsi="Arial" w:cs="Arial"/>
          <w:sz w:val="22"/>
          <w:szCs w:val="22"/>
        </w:rPr>
        <w:t>two</w:t>
      </w:r>
      <w:r w:rsidR="00776B4A">
        <w:rPr>
          <w:rFonts w:ascii="Arial" w:hAnsi="Arial" w:cs="Arial"/>
          <w:sz w:val="22"/>
          <w:szCs w:val="22"/>
        </w:rPr>
        <w:t xml:space="preserve"> complete</w:t>
      </w:r>
      <w:r w:rsidR="007C5AA4">
        <w:rPr>
          <w:rFonts w:ascii="Arial" w:hAnsi="Arial" w:cs="Arial"/>
          <w:sz w:val="22"/>
          <w:szCs w:val="22"/>
        </w:rPr>
        <w:t xml:space="preserve"> sets of </w:t>
      </w:r>
      <w:r w:rsidR="006264D3">
        <w:rPr>
          <w:rFonts w:ascii="Arial" w:hAnsi="Arial" w:cs="Arial"/>
          <w:sz w:val="22"/>
          <w:szCs w:val="22"/>
        </w:rPr>
        <w:t xml:space="preserve">all </w:t>
      </w:r>
      <w:r w:rsidR="00DA4E1F">
        <w:rPr>
          <w:rFonts w:ascii="Arial" w:hAnsi="Arial" w:cs="Arial"/>
          <w:sz w:val="22"/>
          <w:szCs w:val="22"/>
        </w:rPr>
        <w:t>three</w:t>
      </w:r>
      <w:r w:rsidR="007C5AA4">
        <w:rPr>
          <w:rFonts w:ascii="Arial" w:hAnsi="Arial" w:cs="Arial"/>
          <w:sz w:val="22"/>
          <w:szCs w:val="22"/>
        </w:rPr>
        <w:t xml:space="preserve"> galbut virus segments (</w:t>
      </w:r>
      <w:r w:rsidR="007C5AA4" w:rsidRPr="00B32DED">
        <w:rPr>
          <w:rFonts w:ascii="Arial" w:hAnsi="Arial" w:cs="Arial"/>
          <w:b/>
          <w:bCs/>
          <w:sz w:val="22"/>
          <w:szCs w:val="22"/>
        </w:rPr>
        <w:t>Fig.</w:t>
      </w:r>
      <w:r w:rsidR="007C5AA4">
        <w:rPr>
          <w:rFonts w:ascii="Arial" w:hAnsi="Arial" w:cs="Arial"/>
          <w:b/>
          <w:bCs/>
          <w:sz w:val="22"/>
          <w:szCs w:val="22"/>
        </w:rPr>
        <w:t xml:space="preserve"> </w:t>
      </w:r>
      <w:r w:rsidR="007C5AA4" w:rsidRPr="00B32DED">
        <w:rPr>
          <w:rFonts w:ascii="Arial" w:hAnsi="Arial" w:cs="Arial"/>
          <w:b/>
          <w:bCs/>
          <w:sz w:val="22"/>
          <w:szCs w:val="22"/>
        </w:rPr>
        <w:t>3</w:t>
      </w:r>
      <w:r w:rsidR="007C5AA4">
        <w:rPr>
          <w:rFonts w:ascii="Arial" w:hAnsi="Arial" w:cs="Arial"/>
          <w:sz w:val="22"/>
          <w:szCs w:val="22"/>
        </w:rPr>
        <w:t xml:space="preserve">). </w:t>
      </w:r>
      <w:r w:rsidR="001B58D3">
        <w:rPr>
          <w:rFonts w:ascii="Arial" w:hAnsi="Arial" w:cs="Arial"/>
          <w:sz w:val="22"/>
          <w:szCs w:val="22"/>
        </w:rPr>
        <w:t>T</w:t>
      </w:r>
      <w:r w:rsidR="00DA4E1F">
        <w:rPr>
          <w:rFonts w:ascii="Arial" w:hAnsi="Arial" w:cs="Arial"/>
          <w:sz w:val="22"/>
          <w:szCs w:val="22"/>
        </w:rPr>
        <w:t xml:space="preserve">hese were the only samples with </w:t>
      </w:r>
      <w:r w:rsidR="0005265A">
        <w:rPr>
          <w:rFonts w:ascii="Arial" w:hAnsi="Arial" w:cs="Arial"/>
          <w:sz w:val="22"/>
          <w:szCs w:val="22"/>
        </w:rPr>
        <w:t>two coding-complete</w:t>
      </w:r>
      <w:r w:rsidR="00DA4E1F">
        <w:rPr>
          <w:rFonts w:ascii="Arial" w:hAnsi="Arial" w:cs="Arial"/>
          <w:sz w:val="22"/>
          <w:szCs w:val="22"/>
        </w:rPr>
        <w:t xml:space="preserve"> RNA1 </w:t>
      </w:r>
      <w:r w:rsidR="00FD08A3">
        <w:rPr>
          <w:rFonts w:ascii="Arial" w:hAnsi="Arial" w:cs="Arial"/>
          <w:sz w:val="22"/>
          <w:szCs w:val="22"/>
        </w:rPr>
        <w:t>genotypes</w:t>
      </w:r>
      <w:r w:rsidR="00DA4E1F">
        <w:rPr>
          <w:rFonts w:ascii="Arial" w:hAnsi="Arial" w:cs="Arial"/>
          <w:sz w:val="22"/>
          <w:szCs w:val="22"/>
        </w:rPr>
        <w:t>.</w:t>
      </w:r>
      <w:r w:rsidR="00051CBB">
        <w:rPr>
          <w:rFonts w:ascii="Arial" w:hAnsi="Arial" w:cs="Arial"/>
          <w:sz w:val="22"/>
          <w:szCs w:val="22"/>
        </w:rPr>
        <w:t xml:space="preserve"> O</w:t>
      </w:r>
      <w:r w:rsidR="007C5AA4">
        <w:rPr>
          <w:rFonts w:ascii="Arial" w:hAnsi="Arial" w:cs="Arial"/>
          <w:sz w:val="22"/>
          <w:szCs w:val="22"/>
        </w:rPr>
        <w:t>ther co-infection</w:t>
      </w:r>
      <w:r w:rsidR="00DA4E1F">
        <w:rPr>
          <w:rFonts w:ascii="Arial" w:hAnsi="Arial" w:cs="Arial"/>
          <w:sz w:val="22"/>
          <w:szCs w:val="22"/>
        </w:rPr>
        <w:t>s</w:t>
      </w:r>
      <w:r w:rsidR="007C5AA4">
        <w:rPr>
          <w:rFonts w:ascii="Arial" w:hAnsi="Arial" w:cs="Arial"/>
          <w:sz w:val="22"/>
          <w:szCs w:val="22"/>
        </w:rPr>
        <w:t xml:space="preserve"> </w:t>
      </w:r>
      <w:r w:rsidR="00FD08A3">
        <w:rPr>
          <w:rFonts w:ascii="Arial" w:hAnsi="Arial" w:cs="Arial"/>
          <w:sz w:val="22"/>
          <w:szCs w:val="22"/>
        </w:rPr>
        <w:t xml:space="preserve">yielded </w:t>
      </w:r>
      <w:r w:rsidR="007C5AA4">
        <w:rPr>
          <w:rFonts w:ascii="Arial" w:hAnsi="Arial" w:cs="Arial"/>
          <w:sz w:val="22"/>
          <w:szCs w:val="22"/>
        </w:rPr>
        <w:t xml:space="preserve">variable numbers of </w:t>
      </w:r>
      <w:r w:rsidR="003E01A1">
        <w:rPr>
          <w:rFonts w:ascii="Arial" w:hAnsi="Arial" w:cs="Arial"/>
          <w:sz w:val="22"/>
          <w:szCs w:val="22"/>
        </w:rPr>
        <w:t xml:space="preserve">coding-complete sequences </w:t>
      </w:r>
      <w:r w:rsidR="00051CBB">
        <w:rPr>
          <w:rFonts w:ascii="Arial" w:hAnsi="Arial" w:cs="Arial"/>
          <w:sz w:val="22"/>
          <w:szCs w:val="22"/>
        </w:rPr>
        <w:t xml:space="preserve">for </w:t>
      </w:r>
      <w:r w:rsidR="007C5AA4">
        <w:rPr>
          <w:rFonts w:ascii="Arial" w:hAnsi="Arial" w:cs="Arial"/>
          <w:sz w:val="22"/>
          <w:szCs w:val="22"/>
        </w:rPr>
        <w:t xml:space="preserve">the different segments. For instance, </w:t>
      </w:r>
      <w:r w:rsidR="00FD08A3">
        <w:rPr>
          <w:rFonts w:ascii="Arial" w:hAnsi="Arial" w:cs="Arial"/>
          <w:sz w:val="22"/>
          <w:szCs w:val="22"/>
        </w:rPr>
        <w:t xml:space="preserve">from </w:t>
      </w:r>
      <w:r w:rsidR="007C5AA4">
        <w:rPr>
          <w:rFonts w:ascii="Arial" w:hAnsi="Arial" w:cs="Arial"/>
          <w:sz w:val="22"/>
          <w:szCs w:val="22"/>
        </w:rPr>
        <w:t xml:space="preserve">sample </w:t>
      </w:r>
      <w:r w:rsidR="007C5AA4">
        <w:rPr>
          <w:rFonts w:ascii="Arial" w:hAnsi="Arial" w:cs="Arial"/>
          <w:sz w:val="22"/>
          <w:szCs w:val="22"/>
        </w:rPr>
        <w:lastRenderedPageBreak/>
        <w:t>1020-A7</w:t>
      </w:r>
      <w:r w:rsidR="00FD08A3">
        <w:rPr>
          <w:rFonts w:ascii="Arial" w:hAnsi="Arial" w:cs="Arial"/>
          <w:sz w:val="22"/>
          <w:szCs w:val="22"/>
        </w:rPr>
        <w:t xml:space="preserve">, we assembled </w:t>
      </w:r>
      <w:r w:rsidR="007C5AA4">
        <w:rPr>
          <w:rFonts w:ascii="Arial" w:hAnsi="Arial" w:cs="Arial"/>
          <w:sz w:val="22"/>
          <w:szCs w:val="22"/>
        </w:rPr>
        <w:t>1 genotype for RNA</w:t>
      </w:r>
      <w:r w:rsidR="00743130">
        <w:rPr>
          <w:rFonts w:ascii="Arial" w:hAnsi="Arial" w:cs="Arial"/>
          <w:sz w:val="22"/>
          <w:szCs w:val="22"/>
        </w:rPr>
        <w:t xml:space="preserve"> </w:t>
      </w:r>
      <w:r w:rsidR="007C5AA4">
        <w:rPr>
          <w:rFonts w:ascii="Arial" w:hAnsi="Arial" w:cs="Arial"/>
          <w:sz w:val="22"/>
          <w:szCs w:val="22"/>
        </w:rPr>
        <w:t>1, RNA</w:t>
      </w:r>
      <w:r w:rsidR="00743130">
        <w:rPr>
          <w:rFonts w:ascii="Arial" w:hAnsi="Arial" w:cs="Arial"/>
          <w:sz w:val="22"/>
          <w:szCs w:val="22"/>
        </w:rPr>
        <w:t xml:space="preserve"> </w:t>
      </w:r>
      <w:r w:rsidR="007C5AA4">
        <w:rPr>
          <w:rFonts w:ascii="Arial" w:hAnsi="Arial" w:cs="Arial"/>
          <w:sz w:val="22"/>
          <w:szCs w:val="22"/>
        </w:rPr>
        <w:t>2, and chaq</w:t>
      </w:r>
      <w:r w:rsidR="006264D3">
        <w:rPr>
          <w:rFonts w:ascii="Arial" w:hAnsi="Arial" w:cs="Arial"/>
          <w:sz w:val="22"/>
          <w:szCs w:val="22"/>
        </w:rPr>
        <w:t xml:space="preserve"> virus</w:t>
      </w:r>
      <w:r w:rsidR="007C5AA4">
        <w:rPr>
          <w:rFonts w:ascii="Arial" w:hAnsi="Arial" w:cs="Arial"/>
          <w:sz w:val="22"/>
          <w:szCs w:val="22"/>
        </w:rPr>
        <w:t xml:space="preserve">, but </w:t>
      </w:r>
      <w:r w:rsidR="006264D3">
        <w:rPr>
          <w:rFonts w:ascii="Arial" w:hAnsi="Arial" w:cs="Arial"/>
          <w:sz w:val="22"/>
          <w:szCs w:val="22"/>
        </w:rPr>
        <w:t>two</w:t>
      </w:r>
      <w:r w:rsidR="007C5AA4">
        <w:rPr>
          <w:rFonts w:ascii="Arial" w:hAnsi="Arial" w:cs="Arial"/>
          <w:sz w:val="22"/>
          <w:szCs w:val="22"/>
        </w:rPr>
        <w:t xml:space="preserve"> distinct RNA</w:t>
      </w:r>
      <w:r w:rsidR="00743130">
        <w:rPr>
          <w:rFonts w:ascii="Arial" w:hAnsi="Arial" w:cs="Arial"/>
          <w:sz w:val="22"/>
          <w:szCs w:val="22"/>
        </w:rPr>
        <w:t xml:space="preserve"> </w:t>
      </w:r>
      <w:r w:rsidR="007C5AA4">
        <w:rPr>
          <w:rFonts w:ascii="Arial" w:hAnsi="Arial" w:cs="Arial"/>
          <w:sz w:val="22"/>
          <w:szCs w:val="22"/>
        </w:rPr>
        <w:t>3 genotypes that shared</w:t>
      </w:r>
      <w:r w:rsidR="00A53FD5">
        <w:rPr>
          <w:rFonts w:ascii="Arial" w:hAnsi="Arial" w:cs="Arial"/>
          <w:sz w:val="22"/>
          <w:szCs w:val="22"/>
        </w:rPr>
        <w:t xml:space="preserve"> 98.8</w:t>
      </w:r>
      <w:r w:rsidR="007C5AA4">
        <w:rPr>
          <w:rFonts w:ascii="Arial" w:hAnsi="Arial" w:cs="Arial"/>
          <w:sz w:val="22"/>
          <w:szCs w:val="22"/>
        </w:rPr>
        <w:t xml:space="preserve">% pairwise nucleotide identity. </w:t>
      </w:r>
      <w:r w:rsidR="00DA4E1F">
        <w:rPr>
          <w:rFonts w:ascii="Arial" w:hAnsi="Arial" w:cs="Arial"/>
          <w:sz w:val="22"/>
          <w:szCs w:val="22"/>
        </w:rPr>
        <w:t>S</w:t>
      </w:r>
      <w:r w:rsidR="00A53FD5">
        <w:rPr>
          <w:rFonts w:ascii="Arial" w:hAnsi="Arial" w:cs="Arial"/>
          <w:sz w:val="22"/>
          <w:szCs w:val="22"/>
        </w:rPr>
        <w:t xml:space="preserve">ample ME-F-1 </w:t>
      </w:r>
      <w:r w:rsidR="00541F85">
        <w:rPr>
          <w:rFonts w:ascii="Arial" w:hAnsi="Arial" w:cs="Arial"/>
          <w:sz w:val="22"/>
          <w:szCs w:val="22"/>
        </w:rPr>
        <w:t xml:space="preserve">produced </w:t>
      </w:r>
      <w:r w:rsidR="00A53FD5">
        <w:rPr>
          <w:rFonts w:ascii="Arial" w:hAnsi="Arial" w:cs="Arial"/>
          <w:sz w:val="22"/>
          <w:szCs w:val="22"/>
        </w:rPr>
        <w:t>one RNA 1, two RNA</w:t>
      </w:r>
      <w:r w:rsidR="00DA4E1F">
        <w:rPr>
          <w:rFonts w:ascii="Arial" w:hAnsi="Arial" w:cs="Arial"/>
          <w:sz w:val="22"/>
          <w:szCs w:val="22"/>
        </w:rPr>
        <w:t xml:space="preserve"> </w:t>
      </w:r>
      <w:r w:rsidR="00A53FD5">
        <w:rPr>
          <w:rFonts w:ascii="Arial" w:hAnsi="Arial" w:cs="Arial"/>
          <w:sz w:val="22"/>
          <w:szCs w:val="22"/>
        </w:rPr>
        <w:t>2</w:t>
      </w:r>
      <w:r w:rsidR="00DA4E1F">
        <w:rPr>
          <w:rFonts w:ascii="Arial" w:hAnsi="Arial" w:cs="Arial"/>
          <w:sz w:val="22"/>
          <w:szCs w:val="22"/>
        </w:rPr>
        <w:t xml:space="preserve">s, </w:t>
      </w:r>
      <w:r w:rsidR="006264D3">
        <w:rPr>
          <w:rFonts w:ascii="Arial" w:hAnsi="Arial" w:cs="Arial"/>
          <w:sz w:val="22"/>
          <w:szCs w:val="22"/>
        </w:rPr>
        <w:t xml:space="preserve">three RNA 3s and </w:t>
      </w:r>
      <w:r w:rsidR="00DA4E1F">
        <w:rPr>
          <w:rFonts w:ascii="Arial" w:hAnsi="Arial" w:cs="Arial"/>
          <w:sz w:val="22"/>
          <w:szCs w:val="22"/>
        </w:rPr>
        <w:t>two</w:t>
      </w:r>
      <w:r w:rsidR="00A53FD5">
        <w:rPr>
          <w:rFonts w:ascii="Arial" w:hAnsi="Arial" w:cs="Arial"/>
          <w:sz w:val="22"/>
          <w:szCs w:val="22"/>
        </w:rPr>
        <w:t xml:space="preserve"> chaq virus </w:t>
      </w:r>
      <w:r w:rsidR="00541F85">
        <w:rPr>
          <w:rFonts w:ascii="Arial" w:hAnsi="Arial" w:cs="Arial"/>
          <w:sz w:val="22"/>
          <w:szCs w:val="22"/>
        </w:rPr>
        <w:t>sequences</w:t>
      </w:r>
      <w:r w:rsidR="00A53FD5">
        <w:rPr>
          <w:rFonts w:ascii="Arial" w:hAnsi="Arial" w:cs="Arial"/>
          <w:sz w:val="22"/>
          <w:szCs w:val="22"/>
        </w:rPr>
        <w:t xml:space="preserve">. </w:t>
      </w:r>
      <w:r w:rsidR="00743130">
        <w:rPr>
          <w:rFonts w:ascii="Arial" w:hAnsi="Arial" w:cs="Arial"/>
          <w:sz w:val="22"/>
          <w:szCs w:val="22"/>
        </w:rPr>
        <w:t>Only</w:t>
      </w:r>
      <w:r w:rsidR="00A94DFE">
        <w:rPr>
          <w:rFonts w:ascii="Arial" w:hAnsi="Arial" w:cs="Arial"/>
          <w:sz w:val="22"/>
          <w:szCs w:val="22"/>
        </w:rPr>
        <w:t xml:space="preserve"> one of the </w:t>
      </w:r>
      <w:r w:rsidR="00743130">
        <w:rPr>
          <w:rFonts w:ascii="Arial" w:hAnsi="Arial" w:cs="Arial"/>
          <w:sz w:val="22"/>
          <w:szCs w:val="22"/>
        </w:rPr>
        <w:t xml:space="preserve">RNA 2 and RNA 3 sequences were complete. The </w:t>
      </w:r>
      <w:r w:rsidR="00A94DFE">
        <w:rPr>
          <w:rFonts w:ascii="Arial" w:hAnsi="Arial" w:cs="Arial"/>
          <w:sz w:val="22"/>
          <w:szCs w:val="22"/>
        </w:rPr>
        <w:t xml:space="preserve">two </w:t>
      </w:r>
      <w:r w:rsidR="00743130">
        <w:rPr>
          <w:rFonts w:ascii="Arial" w:hAnsi="Arial" w:cs="Arial"/>
          <w:sz w:val="22"/>
          <w:szCs w:val="22"/>
        </w:rPr>
        <w:t xml:space="preserve">chaq virus </w:t>
      </w:r>
      <w:r w:rsidR="00A94DFE">
        <w:rPr>
          <w:rFonts w:ascii="Arial" w:hAnsi="Arial" w:cs="Arial"/>
          <w:sz w:val="22"/>
          <w:szCs w:val="22"/>
        </w:rPr>
        <w:t xml:space="preserve">sequences shared 91.8% pairwise nucleotide identity. </w:t>
      </w:r>
      <w:r w:rsidR="00A53FD5">
        <w:rPr>
          <w:rFonts w:ascii="Arial" w:hAnsi="Arial" w:cs="Arial"/>
          <w:sz w:val="22"/>
          <w:szCs w:val="22"/>
        </w:rPr>
        <w:t xml:space="preserve">This was the only sample to show evidence of </w:t>
      </w:r>
      <w:r w:rsidR="00541F85">
        <w:rPr>
          <w:rFonts w:ascii="Arial" w:hAnsi="Arial" w:cs="Arial"/>
          <w:sz w:val="22"/>
          <w:szCs w:val="22"/>
        </w:rPr>
        <w:t>three</w:t>
      </w:r>
      <w:r w:rsidR="00A53FD5">
        <w:rPr>
          <w:rFonts w:ascii="Arial" w:hAnsi="Arial" w:cs="Arial"/>
          <w:sz w:val="22"/>
          <w:szCs w:val="22"/>
        </w:rPr>
        <w:t xml:space="preserve"> </w:t>
      </w:r>
      <w:r w:rsidR="00541F85">
        <w:rPr>
          <w:rFonts w:ascii="Arial" w:hAnsi="Arial" w:cs="Arial"/>
          <w:sz w:val="22"/>
          <w:szCs w:val="22"/>
        </w:rPr>
        <w:t xml:space="preserve">genotypes </w:t>
      </w:r>
      <w:r w:rsidR="006264D3">
        <w:rPr>
          <w:rFonts w:ascii="Arial" w:hAnsi="Arial" w:cs="Arial"/>
          <w:sz w:val="22"/>
          <w:szCs w:val="22"/>
        </w:rPr>
        <w:t xml:space="preserve">of </w:t>
      </w:r>
      <w:r w:rsidR="00541F85">
        <w:rPr>
          <w:rFonts w:ascii="Arial" w:hAnsi="Arial" w:cs="Arial"/>
          <w:sz w:val="22"/>
          <w:szCs w:val="22"/>
        </w:rPr>
        <w:t xml:space="preserve">one </w:t>
      </w:r>
      <w:r w:rsidR="00A53FD5">
        <w:rPr>
          <w:rFonts w:ascii="Arial" w:hAnsi="Arial" w:cs="Arial"/>
          <w:sz w:val="22"/>
          <w:szCs w:val="22"/>
        </w:rPr>
        <w:t>segment</w:t>
      </w:r>
      <w:r w:rsidR="00255235">
        <w:rPr>
          <w:rFonts w:ascii="Arial" w:hAnsi="Arial" w:cs="Arial"/>
          <w:sz w:val="22"/>
          <w:szCs w:val="22"/>
        </w:rPr>
        <w:t xml:space="preserve"> (</w:t>
      </w:r>
      <w:r w:rsidR="00255235" w:rsidRPr="00E97611">
        <w:rPr>
          <w:rFonts w:ascii="Arial" w:hAnsi="Arial" w:cs="Arial"/>
          <w:b/>
          <w:bCs/>
          <w:sz w:val="22"/>
          <w:szCs w:val="22"/>
        </w:rPr>
        <w:t>Fig. 3</w:t>
      </w:r>
      <w:r w:rsidR="00255235">
        <w:rPr>
          <w:rFonts w:ascii="Arial" w:hAnsi="Arial" w:cs="Arial"/>
          <w:sz w:val="22"/>
          <w:szCs w:val="22"/>
        </w:rPr>
        <w:t>)</w:t>
      </w:r>
      <w:r w:rsidR="00A53FD5">
        <w:rPr>
          <w:rFonts w:ascii="Arial" w:hAnsi="Arial" w:cs="Arial"/>
          <w:sz w:val="22"/>
          <w:szCs w:val="22"/>
        </w:rPr>
        <w:t xml:space="preserve">. </w:t>
      </w:r>
      <w:r w:rsidR="0025706B">
        <w:rPr>
          <w:rFonts w:ascii="Arial" w:hAnsi="Arial" w:cs="Arial"/>
          <w:sz w:val="22"/>
          <w:szCs w:val="22"/>
        </w:rPr>
        <w:t xml:space="preserve">This type of </w:t>
      </w:r>
      <w:r w:rsidR="00FD08A3">
        <w:rPr>
          <w:rFonts w:ascii="Arial" w:hAnsi="Arial" w:cs="Arial"/>
          <w:sz w:val="22"/>
          <w:szCs w:val="22"/>
        </w:rPr>
        <w:t xml:space="preserve">complex </w:t>
      </w:r>
      <w:r w:rsidR="0025706B">
        <w:rPr>
          <w:rFonts w:ascii="Arial" w:hAnsi="Arial" w:cs="Arial"/>
          <w:sz w:val="22"/>
          <w:szCs w:val="22"/>
        </w:rPr>
        <w:t>co-infection has been observed for other segmented RNA viruses</w:t>
      </w:r>
      <w:sdt>
        <w:sdtPr>
          <w:rPr>
            <w:rFonts w:ascii="Arial" w:hAnsi="Arial" w:cs="Arial"/>
            <w:color w:val="000000"/>
            <w:sz w:val="22"/>
            <w:szCs w:val="22"/>
            <w:vertAlign w:val="superscript"/>
          </w:rPr>
          <w:tag w:val="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"/>
          <w:id w:val="1717085016"/>
          <w:placeholder>
            <w:docPart w:val="DefaultPlaceholder_-1854013440"/>
          </w:placeholder>
        </w:sdtPr>
        <w:sdtContent>
          <w:r w:rsidR="00A46342" w:rsidRPr="00A46342">
            <w:rPr>
              <w:rFonts w:ascii="Arial" w:hAnsi="Arial" w:cs="Arial"/>
              <w:color w:val="000000"/>
              <w:sz w:val="22"/>
              <w:szCs w:val="22"/>
              <w:vertAlign w:val="superscript"/>
            </w:rPr>
            <w:t>15–17</w:t>
          </w:r>
        </w:sdtContent>
      </w:sdt>
      <w:r w:rsidR="00255235">
        <w:rPr>
          <w:rFonts w:ascii="Arial" w:hAnsi="Arial" w:cs="Arial"/>
          <w:sz w:val="22"/>
          <w:szCs w:val="22"/>
        </w:rPr>
        <w:t>.</w:t>
      </w:r>
      <w:r w:rsidR="00DA4E1F">
        <w:rPr>
          <w:rFonts w:ascii="Arial" w:hAnsi="Arial" w:cs="Arial"/>
          <w:sz w:val="22"/>
          <w:szCs w:val="22"/>
        </w:rPr>
        <w:t xml:space="preserve"> </w:t>
      </w:r>
    </w:p>
    <w:p w14:paraId="01CF5C4A" w14:textId="77777777" w:rsidR="003F690D" w:rsidRDefault="003F690D" w:rsidP="00DA4E1F">
      <w:pPr>
        <w:spacing w:line="360" w:lineRule="auto"/>
        <w:rPr>
          <w:rFonts w:ascii="Arial" w:hAnsi="Arial" w:cs="Arial"/>
          <w:sz w:val="22"/>
          <w:szCs w:val="22"/>
        </w:rPr>
      </w:pPr>
    </w:p>
    <w:p w14:paraId="1313D43E" w14:textId="2FD728A7" w:rsidR="003F690D" w:rsidRDefault="00CF205B" w:rsidP="006264D3">
      <w:pPr>
        <w:spacing w:line="360" w:lineRule="auto"/>
        <w:ind w:firstLine="720"/>
        <w:rPr>
          <w:rFonts w:ascii="Arial" w:hAnsi="Arial" w:cs="Arial"/>
          <w:sz w:val="22"/>
          <w:szCs w:val="22"/>
        </w:rPr>
      </w:pPr>
      <w:r>
        <w:rPr>
          <w:rFonts w:ascii="Arial" w:hAnsi="Arial" w:cs="Arial"/>
          <w:sz w:val="22"/>
          <w:szCs w:val="22"/>
        </w:rPr>
        <w:t>Some samples with fewer galbut virus-mapping reads did not produce a complete set of galbut virus segments (</w:t>
      </w:r>
      <w:r w:rsidRPr="006264D3">
        <w:rPr>
          <w:rFonts w:ascii="Arial" w:hAnsi="Arial" w:cs="Arial"/>
          <w:b/>
          <w:bCs/>
          <w:sz w:val="22"/>
          <w:szCs w:val="22"/>
        </w:rPr>
        <w:t>Fig. 3B</w:t>
      </w:r>
      <w:r>
        <w:rPr>
          <w:rFonts w:ascii="Arial" w:hAnsi="Arial" w:cs="Arial"/>
          <w:sz w:val="22"/>
          <w:szCs w:val="22"/>
        </w:rPr>
        <w:t xml:space="preserve">). </w:t>
      </w:r>
      <w:r w:rsidR="003F690D">
        <w:rPr>
          <w:rFonts w:ascii="Arial" w:hAnsi="Arial" w:cs="Arial"/>
          <w:sz w:val="22"/>
          <w:szCs w:val="22"/>
        </w:rPr>
        <w:t>RNA 1 was the most common coding</w:t>
      </w:r>
      <w:r w:rsidR="00743130">
        <w:rPr>
          <w:rFonts w:ascii="Arial" w:hAnsi="Arial" w:cs="Arial"/>
          <w:sz w:val="22"/>
          <w:szCs w:val="22"/>
        </w:rPr>
        <w:t>-</w:t>
      </w:r>
      <w:r w:rsidR="003F690D">
        <w:rPr>
          <w:rFonts w:ascii="Arial" w:hAnsi="Arial" w:cs="Arial"/>
          <w:sz w:val="22"/>
          <w:szCs w:val="22"/>
        </w:rPr>
        <w:t>incomplete sequence</w:t>
      </w:r>
      <w:r w:rsidR="00724957">
        <w:rPr>
          <w:rFonts w:ascii="Arial" w:hAnsi="Arial" w:cs="Arial"/>
          <w:sz w:val="22"/>
          <w:szCs w:val="22"/>
        </w:rPr>
        <w:t xml:space="preserve"> </w:t>
      </w:r>
      <w:r w:rsidR="003F690D">
        <w:rPr>
          <w:rFonts w:ascii="Arial" w:hAnsi="Arial" w:cs="Arial"/>
          <w:sz w:val="22"/>
          <w:szCs w:val="22"/>
        </w:rPr>
        <w:t>(</w:t>
      </w:r>
      <w:r w:rsidR="003F690D" w:rsidRPr="00B32DED">
        <w:rPr>
          <w:rFonts w:ascii="Arial" w:hAnsi="Arial" w:cs="Arial"/>
          <w:b/>
          <w:bCs/>
          <w:sz w:val="22"/>
          <w:szCs w:val="22"/>
        </w:rPr>
        <w:t>Fig. 3</w:t>
      </w:r>
      <w:r w:rsidR="003F690D">
        <w:rPr>
          <w:rFonts w:ascii="Arial" w:hAnsi="Arial" w:cs="Arial"/>
          <w:sz w:val="22"/>
          <w:szCs w:val="22"/>
        </w:rPr>
        <w:t>)</w:t>
      </w:r>
      <w:r w:rsidR="00102A66">
        <w:rPr>
          <w:rFonts w:ascii="Arial" w:hAnsi="Arial" w:cs="Arial"/>
          <w:sz w:val="22"/>
          <w:szCs w:val="22"/>
        </w:rPr>
        <w:t xml:space="preserve">.  </w:t>
      </w:r>
      <w:r>
        <w:rPr>
          <w:rFonts w:ascii="Arial" w:hAnsi="Arial" w:cs="Arial"/>
          <w:sz w:val="22"/>
          <w:szCs w:val="22"/>
        </w:rPr>
        <w:t>Some datasets, including datasets with plenty of galbut virus-mapping reads, did not produce c</w:t>
      </w:r>
      <w:r w:rsidR="00102A66">
        <w:rPr>
          <w:rFonts w:ascii="Arial" w:hAnsi="Arial" w:cs="Arial"/>
          <w:sz w:val="22"/>
          <w:szCs w:val="22"/>
        </w:rPr>
        <w:t xml:space="preserve">haq virus </w:t>
      </w:r>
      <w:r>
        <w:rPr>
          <w:rFonts w:ascii="Arial" w:hAnsi="Arial" w:cs="Arial"/>
          <w:sz w:val="22"/>
          <w:szCs w:val="22"/>
        </w:rPr>
        <w:t>sequences</w:t>
      </w:r>
      <w:r w:rsidR="00102A66">
        <w:rPr>
          <w:rFonts w:ascii="Arial" w:hAnsi="Arial" w:cs="Arial"/>
          <w:sz w:val="22"/>
          <w:szCs w:val="22"/>
        </w:rPr>
        <w:t xml:space="preserve"> (</w:t>
      </w:r>
      <w:r w:rsidR="00102A66" w:rsidRPr="006264D3">
        <w:rPr>
          <w:rFonts w:ascii="Arial" w:hAnsi="Arial" w:cs="Arial"/>
          <w:b/>
          <w:bCs/>
          <w:sz w:val="22"/>
          <w:szCs w:val="22"/>
        </w:rPr>
        <w:t>Fig. 3</w:t>
      </w:r>
      <w:r w:rsidR="00102A66">
        <w:rPr>
          <w:rFonts w:ascii="Arial" w:hAnsi="Arial" w:cs="Arial"/>
          <w:sz w:val="22"/>
          <w:szCs w:val="22"/>
        </w:rPr>
        <w:t xml:space="preserve">). This reflects chaq virus’s </w:t>
      </w:r>
      <w:r w:rsidR="00724957">
        <w:rPr>
          <w:rFonts w:ascii="Arial" w:hAnsi="Arial" w:cs="Arial"/>
          <w:sz w:val="22"/>
          <w:szCs w:val="22"/>
        </w:rPr>
        <w:t xml:space="preserve">likely </w:t>
      </w:r>
      <w:r w:rsidR="00102A66">
        <w:rPr>
          <w:rFonts w:ascii="Arial" w:hAnsi="Arial" w:cs="Arial"/>
          <w:sz w:val="22"/>
          <w:szCs w:val="22"/>
        </w:rPr>
        <w:t>status as a satellite of galbut virus or an optional 4</w:t>
      </w:r>
      <w:r w:rsidR="00102A66" w:rsidRPr="006264D3">
        <w:rPr>
          <w:rFonts w:ascii="Arial" w:hAnsi="Arial" w:cs="Arial"/>
          <w:sz w:val="22"/>
          <w:szCs w:val="22"/>
          <w:vertAlign w:val="superscript"/>
        </w:rPr>
        <w:t>th</w:t>
      </w:r>
      <w:r w:rsidR="00102A66">
        <w:rPr>
          <w:rFonts w:ascii="Arial" w:hAnsi="Arial" w:cs="Arial"/>
          <w:sz w:val="22"/>
          <w:szCs w:val="22"/>
        </w:rPr>
        <w:t xml:space="preserve"> galbut virus segment</w:t>
      </w:r>
      <w:sdt>
        <w:sdtPr>
          <w:rPr>
            <w:rFonts w:ascii="Arial" w:hAnsi="Arial" w:cs="Arial"/>
            <w:color w:val="000000"/>
            <w:sz w:val="22"/>
            <w:szCs w:val="22"/>
            <w:vertAlign w:val="superscript"/>
          </w:rPr>
          <w:tag w:val="MENDELEY_CITATION_v3_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"/>
          <w:id w:val="-969047500"/>
          <w:placeholder>
            <w:docPart w:val="DefaultPlaceholder_-1854013440"/>
          </w:placeholder>
        </w:sdtPr>
        <w:sdtContent>
          <w:r w:rsidR="00A46342" w:rsidRPr="00A46342">
            <w:rPr>
              <w:rFonts w:ascii="Arial" w:hAnsi="Arial" w:cs="Arial"/>
              <w:color w:val="000000"/>
              <w:sz w:val="22"/>
              <w:szCs w:val="22"/>
              <w:vertAlign w:val="superscript"/>
            </w:rPr>
            <w:t>1,2,8,18</w:t>
          </w:r>
        </w:sdtContent>
      </w:sdt>
      <w:r w:rsidR="00102A66">
        <w:rPr>
          <w:rFonts w:ascii="Arial" w:hAnsi="Arial" w:cs="Arial"/>
          <w:sz w:val="22"/>
          <w:szCs w:val="22"/>
        </w:rPr>
        <w:t xml:space="preserve">. </w:t>
      </w:r>
    </w:p>
    <w:p w14:paraId="485DB341" w14:textId="77777777" w:rsidR="006264D3" w:rsidRDefault="006264D3" w:rsidP="006264D3">
      <w:pPr>
        <w:spacing w:line="360" w:lineRule="auto"/>
        <w:ind w:firstLine="720"/>
        <w:rPr>
          <w:rFonts w:ascii="Arial" w:hAnsi="Arial" w:cs="Arial"/>
          <w:sz w:val="22"/>
          <w:szCs w:val="22"/>
        </w:rPr>
      </w:pPr>
    </w:p>
    <w:p w14:paraId="03D89D61" w14:textId="1904582A" w:rsidR="003F690D" w:rsidRDefault="00074D5F" w:rsidP="00DA4E1F">
      <w:pPr>
        <w:spacing w:line="360" w:lineRule="auto"/>
        <w:rPr>
          <w:rFonts w:ascii="Arial" w:hAnsi="Arial" w:cs="Arial"/>
          <w:sz w:val="22"/>
          <w:szCs w:val="22"/>
        </w:rPr>
      </w:pPr>
      <w:r>
        <w:rPr>
          <w:rFonts w:ascii="Arial" w:hAnsi="Arial" w:cs="Arial"/>
          <w:noProof/>
          <w:sz w:val="22"/>
          <w:szCs w:val="22"/>
        </w:rPr>
        <w:drawing>
          <wp:inline distT="0" distB="0" distL="0" distR="0" wp14:anchorId="4A28DA66" wp14:editId="34FD1033">
            <wp:extent cx="5943600" cy="3416300"/>
            <wp:effectExtent l="0" t="0" r="0" b="0"/>
            <wp:docPr id="6246215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21535" name="Picture 624621535"/>
                    <pic:cNvPicPr/>
                  </pic:nvPicPr>
                  <pic:blipFill>
                    <a:blip r:embed="rId14"/>
                    <a:stretch>
                      <a:fillRect/>
                    </a:stretch>
                  </pic:blipFill>
                  <pic:spPr>
                    <a:xfrm>
                      <a:off x="0" y="0"/>
                      <a:ext cx="5943600" cy="3416300"/>
                    </a:xfrm>
                    <a:prstGeom prst="rect">
                      <a:avLst/>
                    </a:prstGeom>
                  </pic:spPr>
                </pic:pic>
              </a:graphicData>
            </a:graphic>
          </wp:inline>
        </w:drawing>
      </w:r>
    </w:p>
    <w:p w14:paraId="744FB8A9" w14:textId="6A3C9D60" w:rsidR="00074D5F" w:rsidRDefault="00006799" w:rsidP="00081385">
      <w:pPr>
        <w:spacing w:line="360" w:lineRule="auto"/>
        <w:rPr>
          <w:rFonts w:ascii="Arial" w:hAnsi="Arial" w:cs="Arial"/>
          <w:sz w:val="22"/>
          <w:szCs w:val="22"/>
        </w:rPr>
      </w:pPr>
      <w:r>
        <w:rPr>
          <w:rFonts w:ascii="Arial" w:hAnsi="Arial" w:cs="Arial"/>
          <w:b/>
          <w:bCs/>
          <w:sz w:val="22"/>
          <w:szCs w:val="22"/>
        </w:rPr>
        <w:t xml:space="preserve">Figure </w:t>
      </w:r>
      <w:r w:rsidR="00B32DED">
        <w:rPr>
          <w:rFonts w:ascii="Arial" w:hAnsi="Arial" w:cs="Arial"/>
          <w:b/>
          <w:bCs/>
          <w:sz w:val="22"/>
          <w:szCs w:val="22"/>
        </w:rPr>
        <w:t>3</w:t>
      </w:r>
      <w:r>
        <w:rPr>
          <w:rFonts w:ascii="Arial" w:hAnsi="Arial" w:cs="Arial"/>
          <w:b/>
          <w:bCs/>
          <w:sz w:val="22"/>
          <w:szCs w:val="22"/>
        </w:rPr>
        <w:t xml:space="preserve">: </w:t>
      </w:r>
      <w:r w:rsidR="00813B3C">
        <w:rPr>
          <w:rFonts w:ascii="Arial" w:hAnsi="Arial" w:cs="Arial"/>
          <w:b/>
          <w:bCs/>
          <w:sz w:val="22"/>
          <w:szCs w:val="22"/>
        </w:rPr>
        <w:t>Galbut virus c</w:t>
      </w:r>
      <w:r>
        <w:rPr>
          <w:rFonts w:ascii="Arial" w:hAnsi="Arial" w:cs="Arial"/>
          <w:b/>
          <w:bCs/>
          <w:sz w:val="22"/>
          <w:szCs w:val="22"/>
        </w:rPr>
        <w:t xml:space="preserve">oinfection </w:t>
      </w:r>
      <w:r w:rsidR="00813B3C">
        <w:rPr>
          <w:rFonts w:ascii="Arial" w:hAnsi="Arial" w:cs="Arial"/>
          <w:b/>
          <w:bCs/>
          <w:sz w:val="22"/>
          <w:szCs w:val="22"/>
        </w:rPr>
        <w:t xml:space="preserve">is common and </w:t>
      </w:r>
      <w:r>
        <w:rPr>
          <w:rFonts w:ascii="Arial" w:hAnsi="Arial" w:cs="Arial"/>
          <w:b/>
          <w:bCs/>
          <w:sz w:val="22"/>
          <w:szCs w:val="22"/>
        </w:rPr>
        <w:t>does not require</w:t>
      </w:r>
      <w:r w:rsidR="00764BF7">
        <w:rPr>
          <w:rFonts w:ascii="Arial" w:hAnsi="Arial" w:cs="Arial"/>
          <w:b/>
          <w:bCs/>
          <w:sz w:val="22"/>
          <w:szCs w:val="22"/>
        </w:rPr>
        <w:t xml:space="preserve"> complete sets of</w:t>
      </w:r>
      <w:r>
        <w:rPr>
          <w:rFonts w:ascii="Arial" w:hAnsi="Arial" w:cs="Arial"/>
          <w:b/>
          <w:bCs/>
          <w:sz w:val="22"/>
          <w:szCs w:val="22"/>
        </w:rPr>
        <w:t xml:space="preserve"> all three segments.</w:t>
      </w:r>
      <w:r w:rsidR="00B32DED">
        <w:rPr>
          <w:rFonts w:ascii="Arial" w:hAnsi="Arial" w:cs="Arial"/>
          <w:sz w:val="22"/>
          <w:szCs w:val="22"/>
        </w:rPr>
        <w:t xml:space="preserve"> Heatmaps depicting the number of sequences </w:t>
      </w:r>
      <w:r w:rsidR="00AB7EF8">
        <w:rPr>
          <w:rFonts w:ascii="Arial" w:hAnsi="Arial" w:cs="Arial"/>
          <w:sz w:val="22"/>
          <w:szCs w:val="22"/>
        </w:rPr>
        <w:t>recovered for</w:t>
      </w:r>
      <w:r w:rsidR="00B32DED">
        <w:rPr>
          <w:rFonts w:ascii="Arial" w:hAnsi="Arial" w:cs="Arial"/>
          <w:sz w:val="22"/>
          <w:szCs w:val="22"/>
        </w:rPr>
        <w:t xml:space="preserve"> each segment</w:t>
      </w:r>
      <w:r w:rsidR="00603970">
        <w:rPr>
          <w:rFonts w:ascii="Arial" w:hAnsi="Arial" w:cs="Arial"/>
          <w:sz w:val="22"/>
          <w:szCs w:val="22"/>
        </w:rPr>
        <w:t xml:space="preserve"> for </w:t>
      </w:r>
      <w:r w:rsidR="0029546A">
        <w:rPr>
          <w:rFonts w:ascii="Arial" w:hAnsi="Arial" w:cs="Arial"/>
          <w:sz w:val="22"/>
          <w:szCs w:val="22"/>
        </w:rPr>
        <w:t xml:space="preserve">(A) </w:t>
      </w:r>
      <w:r w:rsidR="00603970">
        <w:rPr>
          <w:rFonts w:ascii="Arial" w:hAnsi="Arial" w:cs="Arial"/>
          <w:sz w:val="22"/>
          <w:szCs w:val="22"/>
        </w:rPr>
        <w:t xml:space="preserve">samples with </w:t>
      </w:r>
      <w:r w:rsidR="003D4DA6">
        <w:rPr>
          <w:rFonts w:ascii="Arial" w:hAnsi="Arial" w:cs="Arial"/>
          <w:sz w:val="22"/>
          <w:szCs w:val="22"/>
        </w:rPr>
        <w:t>evidence of</w:t>
      </w:r>
      <w:r w:rsidR="00603970">
        <w:rPr>
          <w:rFonts w:ascii="Arial" w:hAnsi="Arial" w:cs="Arial"/>
          <w:sz w:val="22"/>
          <w:szCs w:val="22"/>
        </w:rPr>
        <w:t xml:space="preserve"> coinfectio</w:t>
      </w:r>
      <w:r w:rsidR="0029546A">
        <w:rPr>
          <w:rFonts w:ascii="Arial" w:hAnsi="Arial" w:cs="Arial"/>
          <w:sz w:val="22"/>
          <w:szCs w:val="22"/>
        </w:rPr>
        <w:t>n,</w:t>
      </w:r>
      <w:r w:rsidR="00603970">
        <w:rPr>
          <w:rFonts w:ascii="Arial" w:hAnsi="Arial" w:cs="Arial"/>
          <w:sz w:val="22"/>
          <w:szCs w:val="22"/>
        </w:rPr>
        <w:t xml:space="preserve"> or</w:t>
      </w:r>
      <w:r w:rsidR="0029546A">
        <w:rPr>
          <w:rFonts w:ascii="Arial" w:hAnsi="Arial" w:cs="Arial"/>
          <w:sz w:val="22"/>
          <w:szCs w:val="22"/>
        </w:rPr>
        <w:t xml:space="preserve"> (B)</w:t>
      </w:r>
      <w:r w:rsidR="005C2AA0">
        <w:rPr>
          <w:rFonts w:ascii="Arial" w:hAnsi="Arial" w:cs="Arial"/>
          <w:sz w:val="22"/>
          <w:szCs w:val="22"/>
        </w:rPr>
        <w:t xml:space="preserve"> samples</w:t>
      </w:r>
      <w:r w:rsidR="00603970">
        <w:rPr>
          <w:rFonts w:ascii="Arial" w:hAnsi="Arial" w:cs="Arial"/>
          <w:sz w:val="22"/>
          <w:szCs w:val="22"/>
        </w:rPr>
        <w:t xml:space="preserve"> with no evidence </w:t>
      </w:r>
      <w:r w:rsidR="003D4DA6">
        <w:rPr>
          <w:rFonts w:ascii="Arial" w:hAnsi="Arial" w:cs="Arial"/>
          <w:sz w:val="22"/>
          <w:szCs w:val="22"/>
        </w:rPr>
        <w:t xml:space="preserve">of </w:t>
      </w:r>
      <w:r w:rsidR="00603970">
        <w:rPr>
          <w:rFonts w:ascii="Arial" w:hAnsi="Arial" w:cs="Arial"/>
          <w:sz w:val="22"/>
          <w:szCs w:val="22"/>
        </w:rPr>
        <w:t xml:space="preserve">coinfection. </w:t>
      </w:r>
      <w:r w:rsidR="00A94DFE">
        <w:rPr>
          <w:rFonts w:ascii="Arial" w:hAnsi="Arial" w:cs="Arial"/>
          <w:sz w:val="22"/>
          <w:szCs w:val="22"/>
        </w:rPr>
        <w:t xml:space="preserve">Asterisks (*) indicate </w:t>
      </w:r>
      <w:r w:rsidR="00930369">
        <w:rPr>
          <w:rFonts w:ascii="Arial" w:hAnsi="Arial" w:cs="Arial"/>
          <w:sz w:val="22"/>
          <w:szCs w:val="22"/>
        </w:rPr>
        <w:t xml:space="preserve">partial sequences </w:t>
      </w:r>
      <w:r w:rsidR="006722AC">
        <w:rPr>
          <w:rFonts w:ascii="Arial" w:hAnsi="Arial" w:cs="Arial"/>
          <w:sz w:val="22"/>
          <w:szCs w:val="22"/>
        </w:rPr>
        <w:t>where</w:t>
      </w:r>
      <w:r w:rsidR="00930369">
        <w:rPr>
          <w:rFonts w:ascii="Arial" w:hAnsi="Arial" w:cs="Arial"/>
          <w:sz w:val="22"/>
          <w:szCs w:val="22"/>
        </w:rPr>
        <w:t xml:space="preserve"> coverage </w:t>
      </w:r>
      <w:r w:rsidR="006722AC">
        <w:rPr>
          <w:rFonts w:ascii="Arial" w:hAnsi="Arial" w:cs="Arial"/>
          <w:sz w:val="22"/>
          <w:szCs w:val="22"/>
        </w:rPr>
        <w:t xml:space="preserve">was not sufficient to </w:t>
      </w:r>
      <w:r w:rsidR="00930369">
        <w:rPr>
          <w:rFonts w:ascii="Arial" w:hAnsi="Arial" w:cs="Arial"/>
          <w:sz w:val="22"/>
          <w:szCs w:val="22"/>
        </w:rPr>
        <w:t>recover coding-complete sequences</w:t>
      </w:r>
      <w:r w:rsidR="00A94DFE">
        <w:rPr>
          <w:rFonts w:ascii="Arial" w:hAnsi="Arial" w:cs="Arial"/>
          <w:sz w:val="22"/>
          <w:szCs w:val="22"/>
        </w:rPr>
        <w:t>.</w:t>
      </w:r>
    </w:p>
    <w:p w14:paraId="2F7FE59B" w14:textId="77777777" w:rsidR="007C5AA4" w:rsidRDefault="007C5AA4" w:rsidP="00081385">
      <w:pPr>
        <w:spacing w:line="360" w:lineRule="auto"/>
        <w:rPr>
          <w:rFonts w:ascii="Arial" w:hAnsi="Arial" w:cs="Arial"/>
          <w:b/>
          <w:bCs/>
          <w:sz w:val="22"/>
          <w:szCs w:val="22"/>
        </w:rPr>
      </w:pPr>
    </w:p>
    <w:p w14:paraId="679F917E" w14:textId="71F2A693" w:rsidR="001726F4" w:rsidRPr="001726F4" w:rsidRDefault="00D84535" w:rsidP="00081385">
      <w:pPr>
        <w:spacing w:line="360" w:lineRule="auto"/>
        <w:rPr>
          <w:rFonts w:ascii="Arial" w:hAnsi="Arial" w:cs="Arial"/>
          <w:b/>
          <w:bCs/>
          <w:sz w:val="22"/>
          <w:szCs w:val="22"/>
        </w:rPr>
      </w:pPr>
      <w:r>
        <w:rPr>
          <w:rFonts w:ascii="Arial" w:hAnsi="Arial" w:cs="Arial"/>
          <w:b/>
          <w:bCs/>
          <w:sz w:val="22"/>
          <w:szCs w:val="22"/>
        </w:rPr>
        <w:lastRenderedPageBreak/>
        <w:t>Galbut</w:t>
      </w:r>
      <w:r w:rsidR="000B063B">
        <w:rPr>
          <w:rFonts w:ascii="Arial" w:hAnsi="Arial" w:cs="Arial"/>
          <w:b/>
          <w:bCs/>
          <w:sz w:val="22"/>
          <w:szCs w:val="22"/>
        </w:rPr>
        <w:t xml:space="preserve"> virus diversity</w:t>
      </w:r>
      <w:r w:rsidR="00603970">
        <w:rPr>
          <w:rFonts w:ascii="Arial" w:hAnsi="Arial" w:cs="Arial"/>
          <w:b/>
          <w:bCs/>
          <w:sz w:val="22"/>
          <w:szCs w:val="22"/>
        </w:rPr>
        <w:t xml:space="preserve"> </w:t>
      </w:r>
      <w:r w:rsidR="00522D59">
        <w:rPr>
          <w:rFonts w:ascii="Arial" w:hAnsi="Arial" w:cs="Arial"/>
          <w:b/>
          <w:bCs/>
          <w:sz w:val="22"/>
          <w:szCs w:val="22"/>
        </w:rPr>
        <w:t>and evolutionary history</w:t>
      </w:r>
    </w:p>
    <w:p w14:paraId="2D2D7727" w14:textId="77777777" w:rsidR="00D4631F" w:rsidRDefault="00D4631F" w:rsidP="00081385">
      <w:pPr>
        <w:spacing w:line="360" w:lineRule="auto"/>
        <w:rPr>
          <w:rFonts w:ascii="Arial" w:hAnsi="Arial" w:cs="Arial"/>
          <w:sz w:val="22"/>
          <w:szCs w:val="22"/>
        </w:rPr>
      </w:pPr>
    </w:p>
    <w:p w14:paraId="4854FA26" w14:textId="144ED9A5" w:rsidR="006558CD" w:rsidRDefault="001726F4" w:rsidP="00081385">
      <w:pPr>
        <w:spacing w:line="360" w:lineRule="auto"/>
        <w:rPr>
          <w:rFonts w:ascii="Arial" w:hAnsi="Arial" w:cs="Arial"/>
          <w:sz w:val="22"/>
          <w:szCs w:val="22"/>
        </w:rPr>
      </w:pPr>
      <w:r>
        <w:rPr>
          <w:rFonts w:ascii="Arial" w:hAnsi="Arial" w:cs="Arial"/>
          <w:sz w:val="22"/>
          <w:szCs w:val="22"/>
        </w:rPr>
        <w:tab/>
      </w:r>
      <w:r w:rsidR="00E026FB">
        <w:rPr>
          <w:rFonts w:ascii="Arial" w:hAnsi="Arial" w:cs="Arial"/>
          <w:sz w:val="22"/>
          <w:szCs w:val="22"/>
        </w:rPr>
        <w:t xml:space="preserve">We </w:t>
      </w:r>
      <w:r>
        <w:rPr>
          <w:rFonts w:ascii="Arial" w:hAnsi="Arial" w:cs="Arial"/>
          <w:sz w:val="22"/>
          <w:szCs w:val="22"/>
        </w:rPr>
        <w:t xml:space="preserve">generated maximum likelihood phylogenetic trees using the galbut virus sequences generated </w:t>
      </w:r>
      <w:r w:rsidR="008E38EA">
        <w:rPr>
          <w:rFonts w:ascii="Arial" w:hAnsi="Arial" w:cs="Arial"/>
          <w:sz w:val="22"/>
          <w:szCs w:val="22"/>
        </w:rPr>
        <w:t>here</w:t>
      </w:r>
      <w:r>
        <w:rPr>
          <w:rFonts w:ascii="Arial" w:hAnsi="Arial" w:cs="Arial"/>
          <w:sz w:val="22"/>
          <w:szCs w:val="22"/>
        </w:rPr>
        <w:t xml:space="preserve"> and those available </w:t>
      </w:r>
      <w:r w:rsidR="007F4E8D">
        <w:rPr>
          <w:rFonts w:ascii="Arial" w:hAnsi="Arial" w:cs="Arial"/>
          <w:sz w:val="22"/>
          <w:szCs w:val="22"/>
        </w:rPr>
        <w:t xml:space="preserve">in </w:t>
      </w:r>
      <w:r w:rsidR="00FA7C17">
        <w:rPr>
          <w:rFonts w:ascii="Arial" w:hAnsi="Arial" w:cs="Arial"/>
          <w:sz w:val="22"/>
          <w:szCs w:val="22"/>
        </w:rPr>
        <w:t>the National Center for Biotechnology Information (NCBI) nucleotide</w:t>
      </w:r>
      <w:r w:rsidR="00806DC7">
        <w:rPr>
          <w:rFonts w:ascii="Arial" w:hAnsi="Arial" w:cs="Arial"/>
          <w:sz w:val="22"/>
          <w:szCs w:val="22"/>
        </w:rPr>
        <w:t xml:space="preserve"> </w:t>
      </w:r>
      <w:r w:rsidR="007F4E8D">
        <w:rPr>
          <w:rFonts w:ascii="Arial" w:hAnsi="Arial" w:cs="Arial"/>
          <w:sz w:val="22"/>
          <w:szCs w:val="22"/>
        </w:rPr>
        <w:t>database</w:t>
      </w:r>
      <w:r>
        <w:rPr>
          <w:rFonts w:ascii="Arial" w:hAnsi="Arial" w:cs="Arial"/>
          <w:sz w:val="22"/>
          <w:szCs w:val="22"/>
        </w:rPr>
        <w:t>.</w:t>
      </w:r>
      <w:r w:rsidR="0035280A">
        <w:rPr>
          <w:rFonts w:ascii="Arial" w:hAnsi="Arial" w:cs="Arial"/>
          <w:sz w:val="22"/>
          <w:szCs w:val="22"/>
        </w:rPr>
        <w:t xml:space="preserve"> To be included, existing sequences had to derive from a</w:t>
      </w:r>
      <w:r w:rsidR="007C5AA4">
        <w:rPr>
          <w:rFonts w:ascii="Arial" w:hAnsi="Arial" w:cs="Arial"/>
          <w:sz w:val="22"/>
          <w:szCs w:val="22"/>
        </w:rPr>
        <w:t xml:space="preserve"> single fly (not a pool</w:t>
      </w:r>
      <w:r w:rsidR="001D7EE0">
        <w:rPr>
          <w:rFonts w:ascii="Arial" w:hAnsi="Arial" w:cs="Arial"/>
          <w:sz w:val="22"/>
          <w:szCs w:val="22"/>
        </w:rPr>
        <w:t>) and</w:t>
      </w:r>
      <w:r w:rsidR="007C5AA4">
        <w:rPr>
          <w:rFonts w:ascii="Arial" w:hAnsi="Arial" w:cs="Arial"/>
          <w:sz w:val="22"/>
          <w:szCs w:val="22"/>
        </w:rPr>
        <w:t xml:space="preserve"> </w:t>
      </w:r>
      <w:r w:rsidR="0035280A">
        <w:rPr>
          <w:rFonts w:ascii="Arial" w:hAnsi="Arial" w:cs="Arial"/>
          <w:sz w:val="22"/>
          <w:szCs w:val="22"/>
        </w:rPr>
        <w:t>have a known collection year and location.</w:t>
      </w:r>
      <w:r w:rsidR="006558CD">
        <w:rPr>
          <w:rFonts w:ascii="Arial" w:hAnsi="Arial" w:cs="Arial"/>
          <w:sz w:val="22"/>
          <w:szCs w:val="22"/>
        </w:rPr>
        <w:t xml:space="preserve"> </w:t>
      </w:r>
      <w:r w:rsidR="0035280A">
        <w:rPr>
          <w:rFonts w:ascii="Arial" w:hAnsi="Arial" w:cs="Arial"/>
          <w:sz w:val="22"/>
          <w:szCs w:val="22"/>
        </w:rPr>
        <w:t xml:space="preserve">We also generated galbut virus RNA 2 and 3 sequences from </w:t>
      </w:r>
      <w:r w:rsidR="001758BA">
        <w:rPr>
          <w:rFonts w:ascii="Arial" w:hAnsi="Arial" w:cs="Arial"/>
          <w:sz w:val="22"/>
          <w:szCs w:val="22"/>
        </w:rPr>
        <w:t xml:space="preserve">Sequence Read Archive </w:t>
      </w:r>
      <w:r w:rsidR="0035280A">
        <w:rPr>
          <w:rFonts w:ascii="Arial" w:hAnsi="Arial" w:cs="Arial"/>
          <w:sz w:val="22"/>
          <w:szCs w:val="22"/>
        </w:rPr>
        <w:t xml:space="preserve">(SRA) datasets </w:t>
      </w:r>
      <w:r w:rsidR="00AE49C3">
        <w:rPr>
          <w:rFonts w:ascii="Arial" w:hAnsi="Arial" w:cs="Arial"/>
          <w:sz w:val="22"/>
          <w:szCs w:val="22"/>
        </w:rPr>
        <w:t xml:space="preserve">from Australian </w:t>
      </w:r>
      <w:r w:rsidR="00AE49C3" w:rsidRPr="006264D3">
        <w:rPr>
          <w:rFonts w:ascii="Arial" w:hAnsi="Arial" w:cs="Arial"/>
          <w:i/>
          <w:iCs/>
          <w:sz w:val="22"/>
          <w:szCs w:val="22"/>
        </w:rPr>
        <w:t>D. simulans</w:t>
      </w:r>
      <w:r w:rsidR="00AE49C3">
        <w:rPr>
          <w:rFonts w:ascii="Arial" w:hAnsi="Arial" w:cs="Arial"/>
          <w:sz w:val="22"/>
          <w:szCs w:val="22"/>
        </w:rPr>
        <w:t xml:space="preserve"> </w:t>
      </w:r>
      <w:r w:rsidR="0035280A">
        <w:rPr>
          <w:rFonts w:ascii="Arial" w:hAnsi="Arial" w:cs="Arial"/>
          <w:sz w:val="22"/>
          <w:szCs w:val="22"/>
        </w:rPr>
        <w:t xml:space="preserve">for which galbut virus RNA 1 and Chaq virus sequences were </w:t>
      </w:r>
      <w:r w:rsidR="00D3689C">
        <w:rPr>
          <w:rFonts w:ascii="Arial" w:hAnsi="Arial" w:cs="Arial"/>
          <w:sz w:val="22"/>
          <w:szCs w:val="22"/>
        </w:rPr>
        <w:t>already</w:t>
      </w:r>
      <w:r w:rsidR="005C2B46">
        <w:rPr>
          <w:rFonts w:ascii="Arial" w:hAnsi="Arial" w:cs="Arial"/>
          <w:sz w:val="22"/>
          <w:szCs w:val="22"/>
        </w:rPr>
        <w:t xml:space="preserve"> </w:t>
      </w:r>
      <w:r w:rsidR="0035280A">
        <w:rPr>
          <w:rFonts w:ascii="Arial" w:hAnsi="Arial" w:cs="Arial"/>
          <w:sz w:val="22"/>
          <w:szCs w:val="22"/>
        </w:rPr>
        <w:t>available</w:t>
      </w:r>
      <w:sdt>
        <w:sdtPr>
          <w:rPr>
            <w:rFonts w:ascii="Arial" w:hAnsi="Arial" w:cs="Arial"/>
            <w:color w:val="000000"/>
            <w:sz w:val="22"/>
            <w:szCs w:val="22"/>
            <w:vertAlign w:val="superscript"/>
          </w:rPr>
          <w:tag w:val="MENDELEY_CITATION_v3_eyJjaXRhdGlvbklEIjoiTUVOREVMRVlfQ0lUQVRJT05fZGQwMDk5MTctNDVlNy00ZWU2LWE5YjItYjI5YTA3YTZjY2VhIiwicHJvcGVydGllcyI6eyJub3RlSW5kZXgiOjB9LCJpc0VkaXRlZCI6ZmFsc2UsIm1hbnVhbE92ZXJyaWRlIjp7ImlzTWFudWFsbHlPdmVycmlkZGVuIjpmYWxzZSwiY2l0ZXByb2NUZXh0IjoiPHN1cD44PC9zdXA+IiwibWFudWFsT3ZlcnJpZGVUZXh0IjoiIn0sImNpdGF0aW9uSXRlbXMiOlt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IsImNvbnRhaW5lci10aXRsZS1zaG9ydCI6IkogR2VuIFZpcm9sIn0sImlzVGVtcG9yYXJ5IjpmYWxzZX1dfQ=="/>
          <w:id w:val="-1419859980"/>
          <w:placeholder>
            <w:docPart w:val="DefaultPlaceholder_-1854013440"/>
          </w:placeholder>
        </w:sdtPr>
        <w:sdtContent>
          <w:r w:rsidR="00A46342" w:rsidRPr="00A46342">
            <w:rPr>
              <w:rFonts w:ascii="Arial" w:hAnsi="Arial" w:cs="Arial"/>
              <w:color w:val="000000"/>
              <w:sz w:val="22"/>
              <w:szCs w:val="22"/>
              <w:vertAlign w:val="superscript"/>
            </w:rPr>
            <w:t>8</w:t>
          </w:r>
        </w:sdtContent>
      </w:sdt>
      <w:r w:rsidR="0035280A">
        <w:rPr>
          <w:rFonts w:ascii="Arial" w:hAnsi="Arial" w:cs="Arial"/>
          <w:sz w:val="22"/>
          <w:szCs w:val="22"/>
        </w:rPr>
        <w:t xml:space="preserve">. </w:t>
      </w:r>
      <w:r w:rsidR="00806DC7">
        <w:rPr>
          <w:rFonts w:ascii="Arial" w:hAnsi="Arial" w:cs="Arial"/>
          <w:sz w:val="22"/>
          <w:szCs w:val="22"/>
        </w:rPr>
        <w:t>These new Australian sequences have been deposited to the NCBI nucleotide database under accessions PV185866-PV185894.</w:t>
      </w:r>
    </w:p>
    <w:p w14:paraId="6A77D7D8" w14:textId="1677D103" w:rsidR="00D02166" w:rsidRDefault="00D02166" w:rsidP="006264D3">
      <w:pPr>
        <w:spacing w:line="360" w:lineRule="auto"/>
        <w:rPr>
          <w:rFonts w:ascii="Arial" w:hAnsi="Arial" w:cs="Arial"/>
          <w:sz w:val="22"/>
          <w:szCs w:val="22"/>
        </w:rPr>
      </w:pPr>
    </w:p>
    <w:p w14:paraId="44CF713D" w14:textId="0818803D" w:rsidR="005025F9" w:rsidRDefault="00680287" w:rsidP="00081385">
      <w:pPr>
        <w:spacing w:line="360" w:lineRule="auto"/>
        <w:ind w:firstLine="720"/>
        <w:rPr>
          <w:rFonts w:ascii="Arial" w:hAnsi="Arial" w:cs="Arial"/>
          <w:color w:val="000000"/>
          <w:sz w:val="22"/>
          <w:szCs w:val="22"/>
        </w:rPr>
      </w:pPr>
      <w:r>
        <w:rPr>
          <w:rFonts w:ascii="Arial" w:hAnsi="Arial" w:cs="Arial"/>
          <w:color w:val="000000"/>
          <w:sz w:val="22"/>
          <w:szCs w:val="22"/>
        </w:rPr>
        <w:t xml:space="preserve">Galbut virus sequences </w:t>
      </w:r>
      <w:r w:rsidR="00C206CE">
        <w:rPr>
          <w:rFonts w:ascii="Arial" w:hAnsi="Arial" w:cs="Arial"/>
          <w:color w:val="000000"/>
          <w:sz w:val="22"/>
          <w:szCs w:val="22"/>
        </w:rPr>
        <w:t>cluster</w:t>
      </w:r>
      <w:r w:rsidR="00556CFD">
        <w:rPr>
          <w:rFonts w:ascii="Arial" w:hAnsi="Arial" w:cs="Arial"/>
          <w:color w:val="000000"/>
          <w:sz w:val="22"/>
          <w:szCs w:val="22"/>
        </w:rPr>
        <w:t>ed</w:t>
      </w:r>
      <w:r w:rsidR="00C206CE">
        <w:rPr>
          <w:rFonts w:ascii="Arial" w:hAnsi="Arial" w:cs="Arial"/>
          <w:color w:val="000000"/>
          <w:sz w:val="22"/>
          <w:szCs w:val="22"/>
        </w:rPr>
        <w:t xml:space="preserve"> </w:t>
      </w:r>
      <w:r>
        <w:rPr>
          <w:rFonts w:ascii="Arial" w:hAnsi="Arial" w:cs="Arial"/>
          <w:color w:val="000000"/>
          <w:sz w:val="22"/>
          <w:szCs w:val="22"/>
        </w:rPr>
        <w:t xml:space="preserve">into several major </w:t>
      </w:r>
      <w:r w:rsidR="00A113E1">
        <w:rPr>
          <w:rFonts w:ascii="Arial" w:hAnsi="Arial" w:cs="Arial"/>
          <w:color w:val="000000"/>
          <w:sz w:val="22"/>
          <w:szCs w:val="22"/>
        </w:rPr>
        <w:t>genotypes</w:t>
      </w:r>
      <w:r>
        <w:rPr>
          <w:rFonts w:ascii="Arial" w:hAnsi="Arial" w:cs="Arial"/>
          <w:color w:val="000000"/>
          <w:sz w:val="22"/>
          <w:szCs w:val="22"/>
        </w:rPr>
        <w:t xml:space="preserve">. </w:t>
      </w:r>
      <w:r w:rsidR="0094697A">
        <w:rPr>
          <w:rFonts w:ascii="Arial" w:hAnsi="Arial" w:cs="Arial"/>
          <w:color w:val="000000"/>
          <w:sz w:val="22"/>
          <w:szCs w:val="22"/>
        </w:rPr>
        <w:t xml:space="preserve">We defined </w:t>
      </w:r>
      <w:r w:rsidR="009F0D35">
        <w:rPr>
          <w:rFonts w:ascii="Arial" w:hAnsi="Arial" w:cs="Arial"/>
          <w:color w:val="000000"/>
          <w:sz w:val="22"/>
          <w:szCs w:val="22"/>
        </w:rPr>
        <w:t xml:space="preserve">galbut virus </w:t>
      </w:r>
      <w:r w:rsidR="0094697A">
        <w:rPr>
          <w:rFonts w:ascii="Arial" w:hAnsi="Arial" w:cs="Arial"/>
          <w:color w:val="000000"/>
          <w:sz w:val="22"/>
          <w:szCs w:val="22"/>
        </w:rPr>
        <w:t>genotypes as groups of sequences that share</w:t>
      </w:r>
      <w:r w:rsidR="00D02166">
        <w:rPr>
          <w:rFonts w:ascii="Arial" w:hAnsi="Arial" w:cs="Arial"/>
          <w:color w:val="000000"/>
          <w:sz w:val="22"/>
          <w:szCs w:val="22"/>
        </w:rPr>
        <w:t>d</w:t>
      </w:r>
      <w:r w:rsidR="0094697A">
        <w:rPr>
          <w:rFonts w:ascii="Arial" w:hAnsi="Arial" w:cs="Arial"/>
          <w:color w:val="000000"/>
          <w:sz w:val="22"/>
          <w:szCs w:val="22"/>
        </w:rPr>
        <w:t xml:space="preserve"> </w:t>
      </w:r>
      <w:r w:rsidR="00D02166">
        <w:rPr>
          <w:rFonts w:ascii="Arial" w:hAnsi="Arial" w:cs="Arial"/>
          <w:color w:val="000000"/>
          <w:sz w:val="22"/>
          <w:szCs w:val="22"/>
        </w:rPr>
        <w:t>&gt;</w:t>
      </w:r>
      <w:r w:rsidR="009F0D35">
        <w:rPr>
          <w:rFonts w:ascii="Arial" w:hAnsi="Arial" w:cs="Arial"/>
          <w:color w:val="000000"/>
          <w:sz w:val="22"/>
          <w:szCs w:val="22"/>
        </w:rPr>
        <w:t xml:space="preserve"> ~</w:t>
      </w:r>
      <w:r w:rsidR="0094697A">
        <w:rPr>
          <w:rFonts w:ascii="Arial" w:hAnsi="Arial" w:cs="Arial"/>
          <w:color w:val="000000"/>
          <w:sz w:val="22"/>
          <w:szCs w:val="22"/>
        </w:rPr>
        <w:t xml:space="preserve">95% pairwise nucleotide identity and </w:t>
      </w:r>
      <w:r w:rsidR="00D02166">
        <w:rPr>
          <w:rFonts w:ascii="Arial" w:hAnsi="Arial" w:cs="Arial"/>
          <w:color w:val="000000"/>
          <w:sz w:val="22"/>
          <w:szCs w:val="22"/>
        </w:rPr>
        <w:t>that formed monophyletic clades</w:t>
      </w:r>
      <w:r w:rsidR="0094697A">
        <w:rPr>
          <w:rFonts w:ascii="Arial" w:hAnsi="Arial" w:cs="Arial"/>
          <w:color w:val="000000"/>
          <w:sz w:val="22"/>
          <w:szCs w:val="22"/>
        </w:rPr>
        <w:t xml:space="preserve">. </w:t>
      </w:r>
      <w:r w:rsidR="00DB5E87">
        <w:rPr>
          <w:rFonts w:ascii="Arial" w:hAnsi="Arial" w:cs="Arial"/>
          <w:sz w:val="22"/>
          <w:szCs w:val="22"/>
        </w:rPr>
        <w:t>G</w:t>
      </w:r>
      <w:r w:rsidR="006558CD">
        <w:rPr>
          <w:rFonts w:ascii="Arial" w:hAnsi="Arial" w:cs="Arial"/>
          <w:sz w:val="22"/>
          <w:szCs w:val="22"/>
        </w:rPr>
        <w:t>albut virus</w:t>
      </w:r>
      <w:r w:rsidR="0094697A">
        <w:rPr>
          <w:rFonts w:ascii="Arial" w:hAnsi="Arial" w:cs="Arial"/>
          <w:sz w:val="22"/>
          <w:szCs w:val="22"/>
        </w:rPr>
        <w:t xml:space="preserve"> </w:t>
      </w:r>
      <w:r w:rsidR="006D22A5">
        <w:rPr>
          <w:rFonts w:ascii="Arial" w:hAnsi="Arial" w:cs="Arial"/>
          <w:sz w:val="22"/>
          <w:szCs w:val="22"/>
        </w:rPr>
        <w:t>RNA</w:t>
      </w:r>
      <w:r w:rsidR="00CD0AF9">
        <w:rPr>
          <w:rFonts w:ascii="Arial" w:hAnsi="Arial" w:cs="Arial"/>
          <w:sz w:val="22"/>
          <w:szCs w:val="22"/>
        </w:rPr>
        <w:t xml:space="preserve"> </w:t>
      </w:r>
      <w:r w:rsidR="006D22A5">
        <w:rPr>
          <w:rFonts w:ascii="Arial" w:hAnsi="Arial" w:cs="Arial"/>
          <w:sz w:val="22"/>
          <w:szCs w:val="22"/>
        </w:rPr>
        <w:t>1</w:t>
      </w:r>
      <w:r w:rsidR="00CD0AF9">
        <w:rPr>
          <w:rFonts w:ascii="Arial" w:hAnsi="Arial" w:cs="Arial"/>
          <w:sz w:val="22"/>
          <w:szCs w:val="22"/>
        </w:rPr>
        <w:t xml:space="preserve"> and RNA 2</w:t>
      </w:r>
      <w:r w:rsidR="006D22A5">
        <w:rPr>
          <w:rFonts w:ascii="Arial" w:hAnsi="Arial" w:cs="Arial"/>
          <w:sz w:val="22"/>
          <w:szCs w:val="22"/>
        </w:rPr>
        <w:t xml:space="preserve"> </w:t>
      </w:r>
      <w:r w:rsidR="0094697A">
        <w:rPr>
          <w:rFonts w:ascii="Arial" w:hAnsi="Arial" w:cs="Arial"/>
          <w:sz w:val="22"/>
          <w:szCs w:val="22"/>
        </w:rPr>
        <w:t xml:space="preserve">sequences </w:t>
      </w:r>
      <w:r w:rsidR="00847D9F">
        <w:rPr>
          <w:rFonts w:ascii="Arial" w:hAnsi="Arial" w:cs="Arial"/>
          <w:sz w:val="22"/>
          <w:szCs w:val="22"/>
        </w:rPr>
        <w:t>grouped into</w:t>
      </w:r>
      <w:r w:rsidR="0094697A">
        <w:rPr>
          <w:rFonts w:ascii="Arial" w:hAnsi="Arial" w:cs="Arial"/>
          <w:sz w:val="22"/>
          <w:szCs w:val="22"/>
        </w:rPr>
        <w:t xml:space="preserve"> three</w:t>
      </w:r>
      <w:r w:rsidR="005A77AB">
        <w:rPr>
          <w:rFonts w:ascii="Arial" w:hAnsi="Arial" w:cs="Arial"/>
          <w:sz w:val="22"/>
          <w:szCs w:val="22"/>
        </w:rPr>
        <w:t xml:space="preserve"> major</w:t>
      </w:r>
      <w:r w:rsidR="0094697A">
        <w:rPr>
          <w:rFonts w:ascii="Arial" w:hAnsi="Arial" w:cs="Arial"/>
          <w:sz w:val="22"/>
          <w:szCs w:val="22"/>
        </w:rPr>
        <w:t xml:space="preserve"> genotypes</w:t>
      </w:r>
      <w:r w:rsidR="00DB5E87">
        <w:rPr>
          <w:rFonts w:ascii="Arial" w:hAnsi="Arial" w:cs="Arial"/>
          <w:sz w:val="22"/>
          <w:szCs w:val="22"/>
        </w:rPr>
        <w:t xml:space="preserve">, two containing viruses from </w:t>
      </w:r>
      <w:r w:rsidR="00DB5E87" w:rsidRPr="006264D3">
        <w:rPr>
          <w:rFonts w:ascii="Arial" w:hAnsi="Arial" w:cs="Arial"/>
          <w:i/>
          <w:iCs/>
          <w:sz w:val="22"/>
          <w:szCs w:val="22"/>
        </w:rPr>
        <w:t>D. melanogaster</w:t>
      </w:r>
      <w:r w:rsidR="00DB5E87">
        <w:rPr>
          <w:rFonts w:ascii="Arial" w:hAnsi="Arial" w:cs="Arial"/>
          <w:sz w:val="22"/>
          <w:szCs w:val="22"/>
        </w:rPr>
        <w:t xml:space="preserve"> and the third containing viruses from </w:t>
      </w:r>
      <w:r w:rsidR="00DB5E87" w:rsidRPr="006264D3">
        <w:rPr>
          <w:rFonts w:ascii="Arial" w:hAnsi="Arial" w:cs="Arial"/>
          <w:i/>
          <w:iCs/>
          <w:sz w:val="22"/>
          <w:szCs w:val="22"/>
        </w:rPr>
        <w:t>D. simulans</w:t>
      </w:r>
      <w:r w:rsidR="00DB5E87">
        <w:rPr>
          <w:rFonts w:ascii="Arial" w:hAnsi="Arial" w:cs="Arial"/>
          <w:sz w:val="22"/>
          <w:szCs w:val="22"/>
        </w:rPr>
        <w:t>.  Following existing convention, we</w:t>
      </w:r>
      <w:r w:rsidR="005A77AB">
        <w:rPr>
          <w:rFonts w:ascii="Arial" w:hAnsi="Arial" w:cs="Arial"/>
          <w:sz w:val="22"/>
          <w:szCs w:val="22"/>
        </w:rPr>
        <w:t xml:space="preserve"> termed</w:t>
      </w:r>
      <w:r w:rsidR="0094697A">
        <w:rPr>
          <w:rFonts w:ascii="Arial" w:hAnsi="Arial" w:cs="Arial"/>
          <w:sz w:val="22"/>
          <w:szCs w:val="22"/>
        </w:rPr>
        <w:t xml:space="preserve"> </w:t>
      </w:r>
      <w:r w:rsidR="00DB5E87">
        <w:rPr>
          <w:rFonts w:ascii="Arial" w:hAnsi="Arial" w:cs="Arial"/>
          <w:sz w:val="22"/>
          <w:szCs w:val="22"/>
        </w:rPr>
        <w:t xml:space="preserve">the two </w:t>
      </w:r>
      <w:r w:rsidR="00DB5E87" w:rsidRPr="006264D3">
        <w:rPr>
          <w:rFonts w:ascii="Arial" w:hAnsi="Arial" w:cs="Arial"/>
          <w:i/>
          <w:iCs/>
          <w:sz w:val="22"/>
          <w:szCs w:val="22"/>
        </w:rPr>
        <w:t>D. melanogaster</w:t>
      </w:r>
      <w:r w:rsidR="00DB5E87">
        <w:rPr>
          <w:rFonts w:ascii="Arial" w:hAnsi="Arial" w:cs="Arial"/>
          <w:sz w:val="22"/>
          <w:szCs w:val="22"/>
        </w:rPr>
        <w:t xml:space="preserve"> clades </w:t>
      </w:r>
      <w:r w:rsidR="0094697A">
        <w:rPr>
          <w:rFonts w:ascii="Arial" w:hAnsi="Arial" w:cs="Arial"/>
          <w:sz w:val="22"/>
          <w:szCs w:val="22"/>
        </w:rPr>
        <w:t>clade A</w:t>
      </w:r>
      <w:r w:rsidR="00DB5E87">
        <w:rPr>
          <w:rFonts w:ascii="Arial" w:hAnsi="Arial" w:cs="Arial"/>
          <w:sz w:val="22"/>
          <w:szCs w:val="22"/>
        </w:rPr>
        <w:t xml:space="preserve"> and </w:t>
      </w:r>
      <w:r w:rsidR="0094697A">
        <w:rPr>
          <w:rFonts w:ascii="Arial" w:hAnsi="Arial" w:cs="Arial"/>
          <w:sz w:val="22"/>
          <w:szCs w:val="22"/>
        </w:rPr>
        <w:t>clade B</w:t>
      </w:r>
      <w:r w:rsidR="00DB5E87">
        <w:rPr>
          <w:rFonts w:ascii="Arial" w:hAnsi="Arial" w:cs="Arial"/>
          <w:sz w:val="22"/>
          <w:szCs w:val="22"/>
        </w:rPr>
        <w:t xml:space="preserve"> </w:t>
      </w:r>
      <w:r w:rsidR="006558CD">
        <w:rPr>
          <w:rFonts w:ascii="Arial" w:hAnsi="Arial" w:cs="Arial"/>
          <w:sz w:val="22"/>
          <w:szCs w:val="22"/>
        </w:rPr>
        <w:t>(</w:t>
      </w:r>
      <w:r w:rsidR="006558CD" w:rsidRPr="006558CD">
        <w:rPr>
          <w:rFonts w:ascii="Arial" w:hAnsi="Arial" w:cs="Arial"/>
          <w:b/>
          <w:bCs/>
          <w:sz w:val="22"/>
          <w:szCs w:val="22"/>
        </w:rPr>
        <w:t>Fig</w:t>
      </w:r>
      <w:r w:rsidR="00CD0AF9">
        <w:rPr>
          <w:rFonts w:ascii="Arial" w:hAnsi="Arial" w:cs="Arial"/>
          <w:b/>
          <w:bCs/>
          <w:sz w:val="22"/>
          <w:szCs w:val="22"/>
        </w:rPr>
        <w:t>s</w:t>
      </w:r>
      <w:r w:rsidR="006558CD" w:rsidRPr="006558CD">
        <w:rPr>
          <w:rFonts w:ascii="Arial" w:hAnsi="Arial" w:cs="Arial"/>
          <w:b/>
          <w:bCs/>
          <w:sz w:val="22"/>
          <w:szCs w:val="22"/>
        </w:rPr>
        <w:t>. 4 &amp; 5</w:t>
      </w:r>
      <w:r w:rsidR="006558CD">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Nzk3ZjhhYWUtYTQ1MC00MmM2LWJhZDEtYjg0MGEwZGVkNWVm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2030718687"/>
          <w:placeholder>
            <w:docPart w:val="DefaultPlaceholder_-1854013440"/>
          </w:placeholder>
        </w:sdtPr>
        <w:sdtContent>
          <w:r w:rsidR="00A46342" w:rsidRPr="00A46342">
            <w:rPr>
              <w:rFonts w:ascii="Arial" w:hAnsi="Arial" w:cs="Arial"/>
              <w:color w:val="000000"/>
              <w:sz w:val="22"/>
              <w:szCs w:val="22"/>
              <w:vertAlign w:val="superscript"/>
            </w:rPr>
            <w:t>11</w:t>
          </w:r>
        </w:sdtContent>
      </w:sdt>
      <w:r w:rsidR="006558CD">
        <w:rPr>
          <w:rFonts w:ascii="Arial" w:hAnsi="Arial" w:cs="Arial"/>
          <w:color w:val="000000"/>
          <w:sz w:val="22"/>
          <w:szCs w:val="22"/>
        </w:rPr>
        <w:t>.</w:t>
      </w:r>
      <w:r w:rsidR="00B94D81">
        <w:rPr>
          <w:rFonts w:ascii="Arial" w:hAnsi="Arial" w:cs="Arial"/>
          <w:color w:val="000000"/>
          <w:sz w:val="22"/>
          <w:szCs w:val="22"/>
        </w:rPr>
        <w:t xml:space="preserve"> </w:t>
      </w:r>
      <w:r w:rsidR="00A164DD">
        <w:rPr>
          <w:rFonts w:ascii="Arial" w:hAnsi="Arial" w:cs="Arial"/>
          <w:color w:val="000000"/>
          <w:sz w:val="22"/>
          <w:szCs w:val="22"/>
        </w:rPr>
        <w:t>For RNA</w:t>
      </w:r>
      <w:r w:rsidR="001448F4">
        <w:rPr>
          <w:rFonts w:ascii="Arial" w:hAnsi="Arial" w:cs="Arial"/>
          <w:color w:val="000000"/>
          <w:sz w:val="22"/>
          <w:szCs w:val="22"/>
        </w:rPr>
        <w:t xml:space="preserve"> </w:t>
      </w:r>
      <w:r w:rsidR="00A164DD">
        <w:rPr>
          <w:rFonts w:ascii="Arial" w:hAnsi="Arial" w:cs="Arial"/>
          <w:color w:val="000000"/>
          <w:sz w:val="22"/>
          <w:szCs w:val="22"/>
        </w:rPr>
        <w:t>1 and RNA</w:t>
      </w:r>
      <w:r w:rsidR="001448F4">
        <w:rPr>
          <w:rFonts w:ascii="Arial" w:hAnsi="Arial" w:cs="Arial"/>
          <w:color w:val="000000"/>
          <w:sz w:val="22"/>
          <w:szCs w:val="22"/>
        </w:rPr>
        <w:t xml:space="preserve"> </w:t>
      </w:r>
      <w:r w:rsidR="00A164DD">
        <w:rPr>
          <w:rFonts w:ascii="Arial" w:hAnsi="Arial" w:cs="Arial"/>
          <w:color w:val="000000"/>
          <w:sz w:val="22"/>
          <w:szCs w:val="22"/>
        </w:rPr>
        <w:t xml:space="preserve">2, the </w:t>
      </w:r>
      <w:r w:rsidR="00DB5E87">
        <w:rPr>
          <w:rFonts w:ascii="Arial" w:hAnsi="Arial" w:cs="Arial"/>
          <w:color w:val="000000"/>
          <w:sz w:val="22"/>
          <w:szCs w:val="22"/>
        </w:rPr>
        <w:t xml:space="preserve">clade </w:t>
      </w:r>
      <w:r w:rsidR="00A164DD">
        <w:rPr>
          <w:rFonts w:ascii="Arial" w:hAnsi="Arial" w:cs="Arial"/>
          <w:color w:val="000000"/>
          <w:sz w:val="22"/>
          <w:szCs w:val="22"/>
        </w:rPr>
        <w:t xml:space="preserve">B </w:t>
      </w:r>
      <w:r w:rsidR="00DB5E87">
        <w:rPr>
          <w:rFonts w:ascii="Arial" w:hAnsi="Arial" w:cs="Arial"/>
          <w:color w:val="000000"/>
          <w:sz w:val="22"/>
          <w:szCs w:val="22"/>
        </w:rPr>
        <w:t xml:space="preserve">sequences </w:t>
      </w:r>
      <w:r w:rsidR="00406436">
        <w:rPr>
          <w:rFonts w:ascii="Arial" w:hAnsi="Arial" w:cs="Arial"/>
          <w:color w:val="000000"/>
          <w:sz w:val="22"/>
          <w:szCs w:val="22"/>
        </w:rPr>
        <w:t xml:space="preserve">further </w:t>
      </w:r>
      <w:r w:rsidR="009F0D35">
        <w:rPr>
          <w:rFonts w:ascii="Arial" w:hAnsi="Arial" w:cs="Arial"/>
          <w:color w:val="000000"/>
          <w:sz w:val="22"/>
          <w:szCs w:val="22"/>
        </w:rPr>
        <w:t>subdivided into clades</w:t>
      </w:r>
      <w:r w:rsidR="00DB5E87">
        <w:rPr>
          <w:rFonts w:ascii="Arial" w:hAnsi="Arial" w:cs="Arial"/>
          <w:color w:val="000000"/>
          <w:sz w:val="22"/>
          <w:szCs w:val="22"/>
        </w:rPr>
        <w:t xml:space="preserve"> we named</w:t>
      </w:r>
      <w:r w:rsidR="009F0D35">
        <w:rPr>
          <w:rFonts w:ascii="Arial" w:hAnsi="Arial" w:cs="Arial"/>
          <w:color w:val="000000"/>
          <w:sz w:val="22"/>
          <w:szCs w:val="22"/>
        </w:rPr>
        <w:t xml:space="preserve"> </w:t>
      </w:r>
      <w:r w:rsidR="0094697A">
        <w:rPr>
          <w:rFonts w:ascii="Arial" w:hAnsi="Arial" w:cs="Arial"/>
          <w:color w:val="000000"/>
          <w:sz w:val="22"/>
          <w:szCs w:val="22"/>
        </w:rPr>
        <w:t xml:space="preserve">B.1 and B.2 </w:t>
      </w:r>
      <w:r w:rsidR="006558CD">
        <w:rPr>
          <w:rFonts w:ascii="Arial" w:hAnsi="Arial" w:cs="Arial"/>
          <w:color w:val="000000"/>
          <w:sz w:val="22"/>
          <w:szCs w:val="22"/>
        </w:rPr>
        <w:t>(</w:t>
      </w:r>
      <w:r w:rsidR="006558CD" w:rsidRPr="006558CD">
        <w:rPr>
          <w:rFonts w:ascii="Arial" w:hAnsi="Arial" w:cs="Arial"/>
          <w:b/>
          <w:bCs/>
          <w:color w:val="000000"/>
          <w:sz w:val="22"/>
          <w:szCs w:val="22"/>
        </w:rPr>
        <w:t>Fig</w:t>
      </w:r>
      <w:r w:rsidR="00CD0AF9">
        <w:rPr>
          <w:rFonts w:ascii="Arial" w:hAnsi="Arial" w:cs="Arial"/>
          <w:b/>
          <w:bCs/>
          <w:color w:val="000000"/>
          <w:sz w:val="22"/>
          <w:szCs w:val="22"/>
        </w:rPr>
        <w:t>s</w:t>
      </w:r>
      <w:r w:rsidR="006558CD" w:rsidRPr="006558CD">
        <w:rPr>
          <w:rFonts w:ascii="Arial" w:hAnsi="Arial" w:cs="Arial"/>
          <w:b/>
          <w:bCs/>
          <w:color w:val="000000"/>
          <w:sz w:val="22"/>
          <w:szCs w:val="22"/>
        </w:rPr>
        <w:t xml:space="preserve">. </w:t>
      </w:r>
      <w:r w:rsidR="00CD0AF9">
        <w:rPr>
          <w:rFonts w:ascii="Arial" w:hAnsi="Arial" w:cs="Arial"/>
          <w:b/>
          <w:bCs/>
          <w:color w:val="000000"/>
          <w:sz w:val="22"/>
          <w:szCs w:val="22"/>
        </w:rPr>
        <w:t>4 &amp; 5</w:t>
      </w:r>
      <w:r w:rsidR="006558CD">
        <w:rPr>
          <w:rFonts w:ascii="Arial" w:hAnsi="Arial" w:cs="Arial"/>
          <w:color w:val="000000"/>
          <w:sz w:val="22"/>
          <w:szCs w:val="22"/>
        </w:rPr>
        <w:t xml:space="preserve">). </w:t>
      </w:r>
      <w:r w:rsidR="00CD0AF9">
        <w:rPr>
          <w:rFonts w:ascii="Arial" w:hAnsi="Arial" w:cs="Arial"/>
          <w:color w:val="000000"/>
          <w:sz w:val="22"/>
          <w:szCs w:val="22"/>
        </w:rPr>
        <w:t>RNA 3 also had three major genotype</w:t>
      </w:r>
      <w:r w:rsidR="001F040E">
        <w:rPr>
          <w:rFonts w:ascii="Arial" w:hAnsi="Arial" w:cs="Arial"/>
          <w:color w:val="000000"/>
          <w:sz w:val="22"/>
          <w:szCs w:val="22"/>
        </w:rPr>
        <w:t xml:space="preserve">s, including </w:t>
      </w:r>
      <w:r w:rsidR="00CD0AF9">
        <w:rPr>
          <w:rFonts w:ascii="Arial" w:hAnsi="Arial" w:cs="Arial"/>
          <w:color w:val="000000"/>
          <w:sz w:val="22"/>
          <w:szCs w:val="22"/>
        </w:rPr>
        <w:t>subclade</w:t>
      </w:r>
      <w:r w:rsidR="001F040E">
        <w:rPr>
          <w:rFonts w:ascii="Arial" w:hAnsi="Arial" w:cs="Arial"/>
          <w:color w:val="000000"/>
          <w:sz w:val="22"/>
          <w:szCs w:val="22"/>
        </w:rPr>
        <w:t>s</w:t>
      </w:r>
      <w:r w:rsidR="00CD0AF9">
        <w:rPr>
          <w:rFonts w:ascii="Arial" w:hAnsi="Arial" w:cs="Arial"/>
          <w:color w:val="000000"/>
          <w:sz w:val="22"/>
          <w:szCs w:val="22"/>
        </w:rPr>
        <w:t xml:space="preserve"> B.1 and B.2. Additionally, </w:t>
      </w:r>
      <w:r w:rsidR="001F040E">
        <w:rPr>
          <w:rFonts w:ascii="Arial" w:hAnsi="Arial" w:cs="Arial"/>
          <w:color w:val="000000"/>
          <w:sz w:val="22"/>
          <w:szCs w:val="22"/>
        </w:rPr>
        <w:t xml:space="preserve">RNA 3 </w:t>
      </w:r>
      <w:r w:rsidR="00CD0AF9">
        <w:rPr>
          <w:rFonts w:ascii="Arial" w:hAnsi="Arial" w:cs="Arial"/>
          <w:color w:val="000000"/>
          <w:sz w:val="22"/>
          <w:szCs w:val="22"/>
        </w:rPr>
        <w:t>clad</w:t>
      </w:r>
      <w:r w:rsidR="001F040E">
        <w:rPr>
          <w:rFonts w:ascii="Arial" w:hAnsi="Arial" w:cs="Arial"/>
          <w:color w:val="000000"/>
          <w:sz w:val="22"/>
          <w:szCs w:val="22"/>
        </w:rPr>
        <w:t>e</w:t>
      </w:r>
      <w:r w:rsidR="00CD0AF9">
        <w:rPr>
          <w:rFonts w:ascii="Arial" w:hAnsi="Arial" w:cs="Arial"/>
          <w:color w:val="000000"/>
          <w:sz w:val="22"/>
          <w:szCs w:val="22"/>
        </w:rPr>
        <w:t xml:space="preserve"> A subdivided in</w:t>
      </w:r>
      <w:r w:rsidR="001F040E">
        <w:rPr>
          <w:rFonts w:ascii="Arial" w:hAnsi="Arial" w:cs="Arial"/>
          <w:color w:val="000000"/>
          <w:sz w:val="22"/>
          <w:szCs w:val="22"/>
        </w:rPr>
        <w:t>to</w:t>
      </w:r>
      <w:r w:rsidR="00CD0AF9">
        <w:rPr>
          <w:rFonts w:ascii="Arial" w:hAnsi="Arial" w:cs="Arial"/>
          <w:color w:val="000000"/>
          <w:sz w:val="22"/>
          <w:szCs w:val="22"/>
        </w:rPr>
        <w:t xml:space="preserve"> </w:t>
      </w:r>
      <w:r w:rsidR="006264D3">
        <w:rPr>
          <w:rFonts w:ascii="Arial" w:hAnsi="Arial" w:cs="Arial"/>
          <w:color w:val="000000"/>
          <w:sz w:val="22"/>
          <w:szCs w:val="22"/>
        </w:rPr>
        <w:t xml:space="preserve">two </w:t>
      </w:r>
      <w:r w:rsidR="00CD0AF9">
        <w:rPr>
          <w:rFonts w:ascii="Arial" w:hAnsi="Arial" w:cs="Arial"/>
          <w:color w:val="000000"/>
          <w:sz w:val="22"/>
          <w:szCs w:val="22"/>
        </w:rPr>
        <w:t>clades</w:t>
      </w:r>
      <w:r w:rsidR="006264D3">
        <w:rPr>
          <w:rFonts w:ascii="Arial" w:hAnsi="Arial" w:cs="Arial"/>
          <w:color w:val="000000"/>
          <w:sz w:val="22"/>
          <w:szCs w:val="22"/>
        </w:rPr>
        <w:t>,</w:t>
      </w:r>
      <w:r w:rsidR="00CD0AF9">
        <w:rPr>
          <w:rFonts w:ascii="Arial" w:hAnsi="Arial" w:cs="Arial"/>
          <w:color w:val="000000"/>
          <w:sz w:val="22"/>
          <w:szCs w:val="22"/>
        </w:rPr>
        <w:t xml:space="preserve"> A.1 and A.2 (</w:t>
      </w:r>
      <w:r w:rsidR="00CD0AF9" w:rsidRPr="006264D3">
        <w:rPr>
          <w:rFonts w:ascii="Arial" w:hAnsi="Arial" w:cs="Arial"/>
          <w:b/>
          <w:bCs/>
          <w:color w:val="000000"/>
          <w:sz w:val="22"/>
          <w:szCs w:val="22"/>
        </w:rPr>
        <w:t>Fig. 6</w:t>
      </w:r>
      <w:r w:rsidR="00CD0AF9">
        <w:rPr>
          <w:rFonts w:ascii="Arial" w:hAnsi="Arial" w:cs="Arial"/>
          <w:color w:val="000000"/>
          <w:sz w:val="22"/>
          <w:szCs w:val="22"/>
        </w:rPr>
        <w:t xml:space="preserve">). </w:t>
      </w:r>
      <w:r w:rsidR="006558CD">
        <w:rPr>
          <w:rFonts w:ascii="Arial" w:hAnsi="Arial" w:cs="Arial"/>
          <w:color w:val="000000"/>
          <w:sz w:val="22"/>
          <w:szCs w:val="22"/>
        </w:rPr>
        <w:t xml:space="preserve">Chaq virus </w:t>
      </w:r>
      <w:r w:rsidR="001758BA">
        <w:rPr>
          <w:rFonts w:ascii="Arial" w:hAnsi="Arial" w:cs="Arial"/>
          <w:color w:val="000000"/>
          <w:sz w:val="22"/>
          <w:szCs w:val="22"/>
        </w:rPr>
        <w:t xml:space="preserve">clustered into </w:t>
      </w:r>
      <w:r w:rsidR="006558CD">
        <w:rPr>
          <w:rFonts w:ascii="Arial" w:hAnsi="Arial" w:cs="Arial"/>
          <w:color w:val="000000"/>
          <w:sz w:val="22"/>
          <w:szCs w:val="22"/>
        </w:rPr>
        <w:t>three clades</w:t>
      </w:r>
      <w:r w:rsidR="009F0D35">
        <w:rPr>
          <w:rFonts w:ascii="Arial" w:hAnsi="Arial" w:cs="Arial"/>
          <w:color w:val="000000"/>
          <w:sz w:val="22"/>
          <w:szCs w:val="22"/>
        </w:rPr>
        <w:t>,</w:t>
      </w:r>
      <w:r w:rsidR="0094697A">
        <w:rPr>
          <w:rFonts w:ascii="Arial" w:hAnsi="Arial" w:cs="Arial"/>
          <w:color w:val="000000"/>
          <w:sz w:val="22"/>
          <w:szCs w:val="22"/>
        </w:rPr>
        <w:t xml:space="preserve"> which we termed A.1, A.2</w:t>
      </w:r>
      <w:r w:rsidR="009159C7">
        <w:rPr>
          <w:rFonts w:ascii="Arial" w:hAnsi="Arial" w:cs="Arial"/>
          <w:color w:val="000000"/>
          <w:sz w:val="22"/>
          <w:szCs w:val="22"/>
        </w:rPr>
        <w:t>,</w:t>
      </w:r>
      <w:r w:rsidR="0094697A">
        <w:rPr>
          <w:rFonts w:ascii="Arial" w:hAnsi="Arial" w:cs="Arial"/>
          <w:color w:val="000000"/>
          <w:sz w:val="22"/>
          <w:szCs w:val="22"/>
        </w:rPr>
        <w:t xml:space="preserve"> and </w:t>
      </w:r>
      <w:r w:rsidR="0094697A" w:rsidRPr="00E97611">
        <w:rPr>
          <w:rFonts w:ascii="Arial" w:hAnsi="Arial" w:cs="Arial"/>
          <w:i/>
          <w:iCs/>
          <w:color w:val="000000"/>
          <w:sz w:val="22"/>
          <w:szCs w:val="22"/>
        </w:rPr>
        <w:t>D. simulans</w:t>
      </w:r>
      <w:r w:rsidR="006558CD">
        <w:rPr>
          <w:rFonts w:ascii="Arial" w:hAnsi="Arial" w:cs="Arial"/>
          <w:color w:val="000000"/>
          <w:sz w:val="22"/>
          <w:szCs w:val="22"/>
        </w:rPr>
        <w:t xml:space="preserve"> (</w:t>
      </w:r>
      <w:r w:rsidR="006558CD" w:rsidRPr="00456285">
        <w:rPr>
          <w:rFonts w:ascii="Arial" w:hAnsi="Arial" w:cs="Arial"/>
          <w:b/>
          <w:bCs/>
          <w:color w:val="000000"/>
          <w:sz w:val="22"/>
          <w:szCs w:val="22"/>
        </w:rPr>
        <w:t>Fig</w:t>
      </w:r>
      <w:r w:rsidR="00456285" w:rsidRPr="00456285">
        <w:rPr>
          <w:rFonts w:ascii="Arial" w:hAnsi="Arial" w:cs="Arial"/>
          <w:b/>
          <w:bCs/>
          <w:color w:val="000000"/>
          <w:sz w:val="22"/>
          <w:szCs w:val="22"/>
        </w:rPr>
        <w:t>. 7</w:t>
      </w:r>
      <w:r w:rsidR="00456285">
        <w:rPr>
          <w:rFonts w:ascii="Arial" w:hAnsi="Arial" w:cs="Arial"/>
          <w:color w:val="000000"/>
          <w:sz w:val="22"/>
          <w:szCs w:val="22"/>
        </w:rPr>
        <w:t xml:space="preserve">). </w:t>
      </w:r>
    </w:p>
    <w:p w14:paraId="0DCC4F50" w14:textId="77777777" w:rsidR="005025F9" w:rsidRDefault="005025F9" w:rsidP="00081385">
      <w:pPr>
        <w:spacing w:line="360" w:lineRule="auto"/>
        <w:ind w:firstLine="720"/>
        <w:rPr>
          <w:rFonts w:ascii="Arial" w:hAnsi="Arial" w:cs="Arial"/>
          <w:color w:val="000000"/>
          <w:sz w:val="22"/>
          <w:szCs w:val="22"/>
        </w:rPr>
      </w:pPr>
    </w:p>
    <w:p w14:paraId="561FC36C" w14:textId="692A16DB" w:rsidR="00CD0AF9" w:rsidRDefault="00CD0AF9" w:rsidP="00CD0AF9">
      <w:pPr>
        <w:spacing w:line="360" w:lineRule="auto"/>
        <w:ind w:firstLine="720"/>
        <w:rPr>
          <w:rFonts w:ascii="Arial" w:hAnsi="Arial" w:cs="Arial"/>
          <w:sz w:val="22"/>
          <w:szCs w:val="22"/>
        </w:rPr>
      </w:pPr>
      <w:r>
        <w:rPr>
          <w:rFonts w:ascii="Arial" w:hAnsi="Arial" w:cs="Arial"/>
          <w:sz w:val="22"/>
          <w:szCs w:val="22"/>
        </w:rPr>
        <w:t>Overall, galbut virus diversity within clades was low</w:t>
      </w:r>
      <w:r w:rsidR="001448F4">
        <w:rPr>
          <w:rFonts w:ascii="Arial" w:hAnsi="Arial" w:cs="Arial"/>
          <w:sz w:val="22"/>
          <w:szCs w:val="22"/>
        </w:rPr>
        <w:t>:</w:t>
      </w:r>
      <w:r>
        <w:rPr>
          <w:rFonts w:ascii="Arial" w:hAnsi="Arial" w:cs="Arial"/>
          <w:sz w:val="22"/>
          <w:szCs w:val="22"/>
        </w:rPr>
        <w:t xml:space="preserve"> many sequences shar</w:t>
      </w:r>
      <w:r w:rsidR="001448F4">
        <w:rPr>
          <w:rFonts w:ascii="Arial" w:hAnsi="Arial" w:cs="Arial"/>
          <w:sz w:val="22"/>
          <w:szCs w:val="22"/>
        </w:rPr>
        <w:t>ed</w:t>
      </w:r>
      <w:r>
        <w:rPr>
          <w:rFonts w:ascii="Arial" w:hAnsi="Arial" w:cs="Arial"/>
          <w:sz w:val="22"/>
          <w:szCs w:val="22"/>
        </w:rPr>
        <w:t xml:space="preserve"> over 99% pairwise nucleotide identity (</w:t>
      </w:r>
      <w:r w:rsidRPr="006558CD">
        <w:rPr>
          <w:rFonts w:ascii="Arial" w:hAnsi="Arial" w:cs="Arial"/>
          <w:b/>
          <w:bCs/>
          <w:sz w:val="22"/>
          <w:szCs w:val="22"/>
        </w:rPr>
        <w:t>Fig</w:t>
      </w:r>
      <w:r>
        <w:rPr>
          <w:rFonts w:ascii="Arial" w:hAnsi="Arial" w:cs="Arial"/>
          <w:b/>
          <w:bCs/>
          <w:sz w:val="22"/>
          <w:szCs w:val="22"/>
        </w:rPr>
        <w:t>s</w:t>
      </w:r>
      <w:r w:rsidRPr="006558CD">
        <w:rPr>
          <w:rFonts w:ascii="Arial" w:hAnsi="Arial" w:cs="Arial"/>
          <w:b/>
          <w:bCs/>
          <w:sz w:val="22"/>
          <w:szCs w:val="22"/>
        </w:rPr>
        <w:t>. 4, 5, 6 &amp; 7</w:t>
      </w:r>
      <w:r>
        <w:rPr>
          <w:rFonts w:ascii="Arial" w:hAnsi="Arial" w:cs="Arial"/>
          <w:sz w:val="22"/>
          <w:szCs w:val="22"/>
        </w:rPr>
        <w:t xml:space="preserve">). </w:t>
      </w:r>
      <w:r w:rsidR="00A94DFE">
        <w:rPr>
          <w:rFonts w:ascii="Arial" w:hAnsi="Arial" w:cs="Arial"/>
          <w:sz w:val="22"/>
          <w:szCs w:val="22"/>
        </w:rPr>
        <w:t>However, galbut virus diversity between clades was higher. Between clades pairwise identity</w:t>
      </w:r>
      <w:r w:rsidR="00755CAE">
        <w:rPr>
          <w:rFonts w:ascii="Arial" w:hAnsi="Arial" w:cs="Arial"/>
          <w:sz w:val="22"/>
          <w:szCs w:val="22"/>
        </w:rPr>
        <w:t xml:space="preserve"> values</w:t>
      </w:r>
      <w:r w:rsidR="00A94DFE">
        <w:rPr>
          <w:rFonts w:ascii="Arial" w:hAnsi="Arial" w:cs="Arial"/>
          <w:sz w:val="22"/>
          <w:szCs w:val="22"/>
        </w:rPr>
        <w:t xml:space="preserve"> </w:t>
      </w:r>
      <w:r w:rsidR="00755CAE">
        <w:rPr>
          <w:rFonts w:ascii="Arial" w:hAnsi="Arial" w:cs="Arial"/>
          <w:sz w:val="22"/>
          <w:szCs w:val="22"/>
        </w:rPr>
        <w:t xml:space="preserve">were </w:t>
      </w:r>
      <w:r w:rsidR="00A94DFE">
        <w:rPr>
          <w:rFonts w:ascii="Arial" w:hAnsi="Arial" w:cs="Arial"/>
          <w:sz w:val="22"/>
          <w:szCs w:val="22"/>
        </w:rPr>
        <w:t>~87%, ~88%,</w:t>
      </w:r>
      <w:r>
        <w:rPr>
          <w:rFonts w:ascii="Arial" w:hAnsi="Arial" w:cs="Arial"/>
          <w:sz w:val="22"/>
          <w:szCs w:val="22"/>
        </w:rPr>
        <w:t xml:space="preserve"> ~76%</w:t>
      </w:r>
      <w:r w:rsidR="00A94DFE">
        <w:rPr>
          <w:rFonts w:ascii="Arial" w:hAnsi="Arial" w:cs="Arial"/>
          <w:sz w:val="22"/>
          <w:szCs w:val="22"/>
        </w:rPr>
        <w:t xml:space="preserve"> and ~80% for RNA 1, RNA 2 RNA 3 and chaq virus, respectively</w:t>
      </w:r>
      <w:r>
        <w:rPr>
          <w:rFonts w:ascii="Arial" w:hAnsi="Arial" w:cs="Arial"/>
          <w:sz w:val="22"/>
          <w:szCs w:val="22"/>
        </w:rPr>
        <w:t>.</w:t>
      </w:r>
      <w:r w:rsidR="00A94DFE">
        <w:rPr>
          <w:rFonts w:ascii="Arial" w:hAnsi="Arial" w:cs="Arial"/>
          <w:sz w:val="22"/>
          <w:szCs w:val="22"/>
        </w:rPr>
        <w:t xml:space="preserve"> </w:t>
      </w:r>
      <w:r>
        <w:rPr>
          <w:rFonts w:ascii="Arial" w:hAnsi="Arial" w:cs="Arial"/>
          <w:sz w:val="22"/>
          <w:szCs w:val="22"/>
        </w:rPr>
        <w:t xml:space="preserve">Full maximum likelihood trees without collapsed </w:t>
      </w:r>
      <w:r w:rsidR="00755CAE">
        <w:rPr>
          <w:rFonts w:ascii="Arial" w:hAnsi="Arial" w:cs="Arial"/>
          <w:sz w:val="22"/>
          <w:szCs w:val="22"/>
        </w:rPr>
        <w:t xml:space="preserve">tips </w:t>
      </w:r>
      <w:r>
        <w:rPr>
          <w:rFonts w:ascii="Arial" w:hAnsi="Arial" w:cs="Arial"/>
          <w:sz w:val="22"/>
          <w:szCs w:val="22"/>
        </w:rPr>
        <w:t xml:space="preserve">can be found in </w:t>
      </w:r>
      <w:r w:rsidRPr="00E97611">
        <w:rPr>
          <w:rFonts w:ascii="Arial" w:hAnsi="Arial" w:cs="Arial"/>
          <w:b/>
          <w:bCs/>
          <w:sz w:val="22"/>
          <w:szCs w:val="22"/>
        </w:rPr>
        <w:t xml:space="preserve">Supplemental Figures </w:t>
      </w:r>
      <w:r w:rsidR="006264D3">
        <w:rPr>
          <w:rFonts w:ascii="Arial" w:hAnsi="Arial" w:cs="Arial"/>
          <w:b/>
          <w:bCs/>
          <w:sz w:val="22"/>
          <w:szCs w:val="22"/>
        </w:rPr>
        <w:t xml:space="preserve">1, </w:t>
      </w:r>
      <w:r w:rsidRPr="00E97611">
        <w:rPr>
          <w:rFonts w:ascii="Arial" w:hAnsi="Arial" w:cs="Arial"/>
          <w:b/>
          <w:bCs/>
          <w:sz w:val="22"/>
          <w:szCs w:val="22"/>
        </w:rPr>
        <w:t xml:space="preserve">2, 3, </w:t>
      </w:r>
      <w:r w:rsidR="006264D3">
        <w:rPr>
          <w:rFonts w:ascii="Arial" w:hAnsi="Arial" w:cs="Arial"/>
          <w:b/>
          <w:bCs/>
          <w:sz w:val="22"/>
          <w:szCs w:val="22"/>
        </w:rPr>
        <w:t xml:space="preserve">and </w:t>
      </w:r>
      <w:r w:rsidRPr="00E97611">
        <w:rPr>
          <w:rFonts w:ascii="Arial" w:hAnsi="Arial" w:cs="Arial"/>
          <w:b/>
          <w:bCs/>
          <w:sz w:val="22"/>
          <w:szCs w:val="22"/>
        </w:rPr>
        <w:t>4</w:t>
      </w:r>
      <w:r>
        <w:rPr>
          <w:rFonts w:ascii="Arial" w:hAnsi="Arial" w:cs="Arial"/>
          <w:sz w:val="22"/>
          <w:szCs w:val="22"/>
        </w:rPr>
        <w:t xml:space="preserve">. </w:t>
      </w:r>
    </w:p>
    <w:p w14:paraId="1B03FCB3" w14:textId="77777777" w:rsidR="00CD0AF9" w:rsidRDefault="00CD0AF9" w:rsidP="00081385">
      <w:pPr>
        <w:spacing w:line="360" w:lineRule="auto"/>
        <w:ind w:firstLine="720"/>
        <w:rPr>
          <w:rFonts w:ascii="Arial" w:hAnsi="Arial" w:cs="Arial"/>
          <w:color w:val="000000"/>
          <w:sz w:val="22"/>
          <w:szCs w:val="22"/>
        </w:rPr>
      </w:pPr>
    </w:p>
    <w:p w14:paraId="0C95016C" w14:textId="781F646A" w:rsidR="00CD0AF9" w:rsidRDefault="00CD0AF9" w:rsidP="00CD0AF9">
      <w:pPr>
        <w:spacing w:line="360" w:lineRule="auto"/>
        <w:ind w:firstLine="720"/>
        <w:rPr>
          <w:rFonts w:ascii="Arial" w:hAnsi="Arial" w:cs="Arial"/>
          <w:color w:val="000000"/>
          <w:sz w:val="22"/>
          <w:szCs w:val="22"/>
        </w:rPr>
      </w:pPr>
      <w:r>
        <w:rPr>
          <w:rFonts w:ascii="Arial" w:hAnsi="Arial" w:cs="Arial"/>
          <w:color w:val="000000"/>
          <w:sz w:val="22"/>
          <w:szCs w:val="22"/>
        </w:rPr>
        <w:t>Geography partially explained phylogenetic clustering</w:t>
      </w:r>
      <w:r w:rsidR="00121343">
        <w:rPr>
          <w:rFonts w:ascii="Arial" w:hAnsi="Arial" w:cs="Arial"/>
          <w:color w:val="000000"/>
          <w:sz w:val="22"/>
          <w:szCs w:val="22"/>
        </w:rPr>
        <w:t xml:space="preserve"> </w:t>
      </w:r>
      <w:r w:rsidR="00121343">
        <w:rPr>
          <w:rFonts w:ascii="Arial" w:hAnsi="Arial" w:cs="Arial"/>
          <w:sz w:val="22"/>
          <w:szCs w:val="22"/>
        </w:rPr>
        <w:t>(</w:t>
      </w:r>
      <w:r w:rsidR="00121343" w:rsidRPr="006558CD">
        <w:rPr>
          <w:rFonts w:ascii="Arial" w:hAnsi="Arial" w:cs="Arial"/>
          <w:b/>
          <w:bCs/>
          <w:sz w:val="22"/>
          <w:szCs w:val="22"/>
        </w:rPr>
        <w:t>Fig</w:t>
      </w:r>
      <w:r w:rsidR="00121343">
        <w:rPr>
          <w:rFonts w:ascii="Arial" w:hAnsi="Arial" w:cs="Arial"/>
          <w:b/>
          <w:bCs/>
          <w:sz w:val="22"/>
          <w:szCs w:val="22"/>
        </w:rPr>
        <w:t>s</w:t>
      </w:r>
      <w:r w:rsidR="00121343" w:rsidRPr="006558CD">
        <w:rPr>
          <w:rFonts w:ascii="Arial" w:hAnsi="Arial" w:cs="Arial"/>
          <w:b/>
          <w:bCs/>
          <w:sz w:val="22"/>
          <w:szCs w:val="22"/>
        </w:rPr>
        <w:t>. 4, 5, 6 &amp; 7</w:t>
      </w:r>
      <w:r w:rsidR="00121343">
        <w:rPr>
          <w:rFonts w:ascii="Arial" w:hAnsi="Arial" w:cs="Arial"/>
          <w:sz w:val="22"/>
          <w:szCs w:val="22"/>
        </w:rPr>
        <w:t>).</w:t>
      </w:r>
      <w:r>
        <w:rPr>
          <w:rFonts w:ascii="Arial" w:hAnsi="Arial" w:cs="Arial"/>
          <w:color w:val="000000"/>
          <w:sz w:val="22"/>
          <w:szCs w:val="22"/>
        </w:rPr>
        <w:t xml:space="preserve"> Subsets of samples from the same location and the same date tended to form clusters of identical or nearly identical sequences. For example, most RNA 1 sequences from flies from Pennsylvania formed a monophyletic cluster (</w:t>
      </w:r>
      <w:r w:rsidRPr="009170D5">
        <w:rPr>
          <w:rFonts w:ascii="Arial" w:hAnsi="Arial" w:cs="Arial"/>
          <w:b/>
          <w:bCs/>
          <w:color w:val="000000"/>
          <w:sz w:val="22"/>
          <w:szCs w:val="22"/>
        </w:rPr>
        <w:t>Fig. 4</w:t>
      </w:r>
      <w:r>
        <w:rPr>
          <w:rFonts w:ascii="Arial" w:hAnsi="Arial" w:cs="Arial"/>
          <w:color w:val="000000"/>
          <w:sz w:val="22"/>
          <w:szCs w:val="22"/>
        </w:rPr>
        <w:t xml:space="preserve">). </w:t>
      </w:r>
      <w:r w:rsidR="001448F4">
        <w:rPr>
          <w:rFonts w:ascii="Arial" w:hAnsi="Arial" w:cs="Arial"/>
          <w:color w:val="000000"/>
          <w:sz w:val="22"/>
          <w:szCs w:val="22"/>
        </w:rPr>
        <w:t>O</w:t>
      </w:r>
      <w:r>
        <w:rPr>
          <w:rFonts w:ascii="Arial" w:hAnsi="Arial" w:cs="Arial"/>
          <w:color w:val="000000"/>
          <w:sz w:val="22"/>
          <w:szCs w:val="22"/>
        </w:rPr>
        <w:t xml:space="preserve">ther sequences from Pennsylvania were spread across the RNA 1 tree. In general, sequences from different locations, including Australia, were intermixed throughout trees. These patterns support the existence of location-specific micro-lineages that </w:t>
      </w:r>
      <w:r>
        <w:rPr>
          <w:rFonts w:ascii="Arial" w:hAnsi="Arial" w:cs="Arial"/>
          <w:color w:val="000000"/>
          <w:sz w:val="22"/>
          <w:szCs w:val="22"/>
        </w:rPr>
        <w:lastRenderedPageBreak/>
        <w:t xml:space="preserve">probably reflected shared ancestry through vertical transmission. </w:t>
      </w:r>
      <w:r w:rsidR="006264D3">
        <w:rPr>
          <w:rFonts w:ascii="Arial" w:hAnsi="Arial" w:cs="Arial"/>
          <w:color w:val="000000"/>
          <w:sz w:val="22"/>
          <w:szCs w:val="22"/>
        </w:rPr>
        <w:t>I</w:t>
      </w:r>
      <w:r>
        <w:rPr>
          <w:rFonts w:ascii="Arial" w:hAnsi="Arial" w:cs="Arial"/>
          <w:color w:val="000000"/>
          <w:sz w:val="22"/>
          <w:szCs w:val="22"/>
        </w:rPr>
        <w:t xml:space="preserve">ndividual locations </w:t>
      </w:r>
      <w:r w:rsidR="006264D3">
        <w:rPr>
          <w:rFonts w:ascii="Arial" w:hAnsi="Arial" w:cs="Arial"/>
          <w:color w:val="000000"/>
          <w:sz w:val="22"/>
          <w:szCs w:val="22"/>
        </w:rPr>
        <w:t xml:space="preserve">did </w:t>
      </w:r>
      <w:r>
        <w:rPr>
          <w:rFonts w:ascii="Arial" w:hAnsi="Arial" w:cs="Arial"/>
          <w:color w:val="000000"/>
          <w:sz w:val="22"/>
          <w:szCs w:val="22"/>
        </w:rPr>
        <w:t xml:space="preserve">harbor galbut virus diversity from across the phylogeny, which </w:t>
      </w:r>
      <w:r w:rsidR="00ED2323">
        <w:rPr>
          <w:rFonts w:ascii="Arial" w:hAnsi="Arial" w:cs="Arial"/>
          <w:color w:val="000000"/>
          <w:sz w:val="22"/>
          <w:szCs w:val="22"/>
        </w:rPr>
        <w:t xml:space="preserve">likely </w:t>
      </w:r>
      <w:r>
        <w:rPr>
          <w:rFonts w:ascii="Arial" w:hAnsi="Arial" w:cs="Arial"/>
          <w:color w:val="000000"/>
          <w:sz w:val="22"/>
          <w:szCs w:val="22"/>
        </w:rPr>
        <w:t>reflect</w:t>
      </w:r>
      <w:r w:rsidR="00ED2323">
        <w:rPr>
          <w:rFonts w:ascii="Arial" w:hAnsi="Arial" w:cs="Arial"/>
          <w:color w:val="000000"/>
          <w:sz w:val="22"/>
          <w:szCs w:val="22"/>
        </w:rPr>
        <w:t>s</w:t>
      </w:r>
      <w:r>
        <w:rPr>
          <w:rFonts w:ascii="Arial" w:hAnsi="Arial" w:cs="Arial"/>
          <w:color w:val="000000"/>
          <w:sz w:val="22"/>
          <w:szCs w:val="22"/>
        </w:rPr>
        <w:t xml:space="preserve"> global dispersal of </w:t>
      </w:r>
      <w:r w:rsidRPr="009170D5">
        <w:rPr>
          <w:rFonts w:ascii="Arial" w:hAnsi="Arial" w:cs="Arial"/>
          <w:i/>
          <w:iCs/>
          <w:color w:val="000000"/>
          <w:sz w:val="22"/>
          <w:szCs w:val="22"/>
        </w:rPr>
        <w:t>D. melanogaster</w:t>
      </w:r>
      <w:r>
        <w:rPr>
          <w:rFonts w:ascii="Arial" w:hAnsi="Arial" w:cs="Arial"/>
          <w:color w:val="000000"/>
          <w:sz w:val="22"/>
          <w:szCs w:val="22"/>
        </w:rPr>
        <w:t xml:space="preserve">. Samples obtained from museum specimens clustered </w:t>
      </w:r>
      <w:r w:rsidR="009B75EF">
        <w:rPr>
          <w:rFonts w:ascii="Arial" w:hAnsi="Arial" w:cs="Arial"/>
          <w:color w:val="000000"/>
          <w:sz w:val="22"/>
          <w:szCs w:val="22"/>
        </w:rPr>
        <w:t>near</w:t>
      </w:r>
      <w:r>
        <w:rPr>
          <w:rFonts w:ascii="Arial" w:hAnsi="Arial" w:cs="Arial"/>
          <w:color w:val="000000"/>
          <w:sz w:val="22"/>
          <w:szCs w:val="22"/>
        </w:rPr>
        <w:t xml:space="preserve"> contemporary </w:t>
      </w:r>
      <w:r w:rsidR="001448F4">
        <w:rPr>
          <w:rFonts w:ascii="Arial" w:hAnsi="Arial" w:cs="Arial"/>
          <w:color w:val="000000"/>
          <w:sz w:val="22"/>
          <w:szCs w:val="22"/>
        </w:rPr>
        <w:t>sequences but</w:t>
      </w:r>
      <w:r>
        <w:rPr>
          <w:rFonts w:ascii="Arial" w:hAnsi="Arial" w:cs="Arial"/>
          <w:color w:val="000000"/>
          <w:sz w:val="22"/>
          <w:szCs w:val="22"/>
        </w:rPr>
        <w:t xml:space="preserve"> were not identical to contemporary sequences (</w:t>
      </w:r>
      <w:r w:rsidRPr="00DD52CF">
        <w:rPr>
          <w:rFonts w:ascii="Arial" w:hAnsi="Arial" w:cs="Arial"/>
          <w:b/>
          <w:bCs/>
          <w:color w:val="000000"/>
          <w:sz w:val="22"/>
          <w:szCs w:val="22"/>
        </w:rPr>
        <w:t>Fig</w:t>
      </w:r>
      <w:r w:rsidR="001448F4">
        <w:rPr>
          <w:rFonts w:ascii="Arial" w:hAnsi="Arial" w:cs="Arial"/>
          <w:b/>
          <w:bCs/>
          <w:color w:val="000000"/>
          <w:sz w:val="22"/>
          <w:szCs w:val="22"/>
        </w:rPr>
        <w:t>s</w:t>
      </w:r>
      <w:r w:rsidRPr="00DD52CF">
        <w:rPr>
          <w:rFonts w:ascii="Arial" w:hAnsi="Arial" w:cs="Arial"/>
          <w:b/>
          <w:bCs/>
          <w:color w:val="000000"/>
          <w:sz w:val="22"/>
          <w:szCs w:val="22"/>
        </w:rPr>
        <w:t>. 4</w:t>
      </w:r>
      <w:r w:rsidR="001448F4">
        <w:rPr>
          <w:rFonts w:ascii="Arial" w:hAnsi="Arial" w:cs="Arial"/>
          <w:b/>
          <w:bCs/>
          <w:color w:val="000000"/>
          <w:sz w:val="22"/>
          <w:szCs w:val="22"/>
        </w:rPr>
        <w:t xml:space="preserve">, 5 &amp; </w:t>
      </w:r>
      <w:r w:rsidRPr="00DD52CF">
        <w:rPr>
          <w:rFonts w:ascii="Arial" w:hAnsi="Arial" w:cs="Arial"/>
          <w:b/>
          <w:bCs/>
          <w:color w:val="000000"/>
          <w:sz w:val="22"/>
          <w:szCs w:val="22"/>
        </w:rPr>
        <w:t>6</w:t>
      </w:r>
      <w:r>
        <w:rPr>
          <w:rFonts w:ascii="Arial" w:hAnsi="Arial" w:cs="Arial"/>
          <w:color w:val="000000"/>
          <w:sz w:val="22"/>
          <w:szCs w:val="22"/>
        </w:rPr>
        <w:t>)</w:t>
      </w:r>
      <w:sdt>
        <w:sdtPr>
          <w:rPr>
            <w:rFonts w:ascii="Arial" w:hAnsi="Arial" w:cs="Arial"/>
            <w:color w:val="000000"/>
            <w:sz w:val="22"/>
            <w:szCs w:val="22"/>
            <w:vertAlign w:val="superscript"/>
          </w:rPr>
          <w:tag w:val="MENDELEY_CITATION_v3_eyJjaXRhdGlvbklEIjoiTUVOREVMRVlfQ0lUQVRJT05fZGIxMzEzYzctMDNiMS00NDMzLTliNDUtNzhjZDlkOTcxNzlh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714704382"/>
          <w:placeholder>
            <w:docPart w:val="DefaultPlaceholder_-1854013440"/>
          </w:placeholder>
        </w:sdtPr>
        <w:sdtContent>
          <w:r w:rsidR="00A46342" w:rsidRPr="00A46342">
            <w:rPr>
              <w:rFonts w:ascii="Arial" w:hAnsi="Arial" w:cs="Arial"/>
              <w:color w:val="000000"/>
              <w:sz w:val="22"/>
              <w:szCs w:val="22"/>
              <w:vertAlign w:val="superscript"/>
            </w:rPr>
            <w:t>11</w:t>
          </w:r>
        </w:sdtContent>
      </w:sdt>
      <w:r>
        <w:rPr>
          <w:rFonts w:ascii="Arial" w:hAnsi="Arial" w:cs="Arial"/>
          <w:color w:val="000000"/>
          <w:sz w:val="22"/>
          <w:szCs w:val="22"/>
        </w:rPr>
        <w:t xml:space="preserve">. </w:t>
      </w:r>
    </w:p>
    <w:p w14:paraId="6750F152" w14:textId="77777777" w:rsidR="00CD0AF9" w:rsidRDefault="00CD0AF9" w:rsidP="00081385">
      <w:pPr>
        <w:spacing w:line="360" w:lineRule="auto"/>
        <w:ind w:firstLine="720"/>
        <w:rPr>
          <w:rFonts w:ascii="Arial" w:hAnsi="Arial" w:cs="Arial"/>
          <w:color w:val="000000"/>
          <w:sz w:val="22"/>
          <w:szCs w:val="22"/>
        </w:rPr>
      </w:pPr>
    </w:p>
    <w:p w14:paraId="577835A1" w14:textId="79AC0C45" w:rsidR="00D10830" w:rsidRDefault="00946E3E" w:rsidP="00081385">
      <w:pPr>
        <w:spacing w:line="360" w:lineRule="auto"/>
        <w:ind w:firstLine="720"/>
        <w:rPr>
          <w:rFonts w:ascii="Arial" w:hAnsi="Arial" w:cs="Arial"/>
          <w:color w:val="000000"/>
          <w:sz w:val="22"/>
          <w:szCs w:val="22"/>
        </w:rPr>
      </w:pPr>
      <w:r>
        <w:rPr>
          <w:rFonts w:ascii="Arial" w:hAnsi="Arial" w:cs="Arial"/>
          <w:color w:val="000000"/>
          <w:sz w:val="22"/>
          <w:szCs w:val="22"/>
        </w:rPr>
        <w:t xml:space="preserve">There were differences in the relative branching order of the </w:t>
      </w:r>
      <w:r w:rsidRPr="006264D3">
        <w:rPr>
          <w:rFonts w:ascii="Arial" w:hAnsi="Arial" w:cs="Arial"/>
          <w:i/>
          <w:iCs/>
          <w:color w:val="000000"/>
          <w:sz w:val="22"/>
          <w:szCs w:val="22"/>
        </w:rPr>
        <w:t>D. melanogaster</w:t>
      </w:r>
      <w:r>
        <w:rPr>
          <w:rFonts w:ascii="Arial" w:hAnsi="Arial" w:cs="Arial"/>
          <w:color w:val="000000"/>
          <w:sz w:val="22"/>
          <w:szCs w:val="22"/>
        </w:rPr>
        <w:t xml:space="preserve"> and </w:t>
      </w:r>
      <w:r w:rsidRPr="006264D3">
        <w:rPr>
          <w:rFonts w:ascii="Arial" w:hAnsi="Arial" w:cs="Arial"/>
          <w:i/>
          <w:iCs/>
          <w:color w:val="000000"/>
          <w:sz w:val="22"/>
          <w:szCs w:val="22"/>
        </w:rPr>
        <w:t>D. simulans</w:t>
      </w:r>
      <w:r>
        <w:rPr>
          <w:rFonts w:ascii="Arial" w:hAnsi="Arial" w:cs="Arial"/>
          <w:color w:val="000000"/>
          <w:sz w:val="22"/>
          <w:szCs w:val="22"/>
        </w:rPr>
        <w:t xml:space="preserve"> clades in the different trees (</w:t>
      </w:r>
      <w:r w:rsidRPr="00456285">
        <w:rPr>
          <w:rFonts w:ascii="Arial" w:hAnsi="Arial" w:cs="Arial"/>
          <w:b/>
          <w:bCs/>
          <w:color w:val="000000"/>
          <w:sz w:val="22"/>
          <w:szCs w:val="22"/>
        </w:rPr>
        <w:t>Fig</w:t>
      </w:r>
      <w:r>
        <w:rPr>
          <w:rFonts w:ascii="Arial" w:hAnsi="Arial" w:cs="Arial"/>
          <w:b/>
          <w:bCs/>
          <w:color w:val="000000"/>
          <w:sz w:val="22"/>
          <w:szCs w:val="22"/>
        </w:rPr>
        <w:t>s</w:t>
      </w:r>
      <w:r w:rsidRPr="00456285">
        <w:rPr>
          <w:rFonts w:ascii="Arial" w:hAnsi="Arial" w:cs="Arial"/>
          <w:b/>
          <w:bCs/>
          <w:color w:val="000000"/>
          <w:sz w:val="22"/>
          <w:szCs w:val="22"/>
        </w:rPr>
        <w:t>. 4</w:t>
      </w:r>
      <w:r w:rsidR="001448F4">
        <w:rPr>
          <w:rFonts w:ascii="Arial" w:hAnsi="Arial" w:cs="Arial"/>
          <w:b/>
          <w:bCs/>
          <w:color w:val="000000"/>
          <w:sz w:val="22"/>
          <w:szCs w:val="22"/>
        </w:rPr>
        <w:t xml:space="preserve">, 5 &amp; </w:t>
      </w:r>
      <w:r w:rsidRPr="00456285">
        <w:rPr>
          <w:rFonts w:ascii="Arial" w:hAnsi="Arial" w:cs="Arial"/>
          <w:b/>
          <w:bCs/>
          <w:color w:val="000000"/>
          <w:sz w:val="22"/>
          <w:szCs w:val="22"/>
        </w:rPr>
        <w:t>6</w:t>
      </w:r>
      <w:r>
        <w:rPr>
          <w:rFonts w:ascii="Arial" w:hAnsi="Arial" w:cs="Arial"/>
          <w:color w:val="000000"/>
          <w:sz w:val="22"/>
          <w:szCs w:val="22"/>
        </w:rPr>
        <w:t xml:space="preserve">). </w:t>
      </w:r>
      <w:r w:rsidR="00E822D1">
        <w:rPr>
          <w:rFonts w:ascii="Arial" w:hAnsi="Arial" w:cs="Arial"/>
          <w:color w:val="000000"/>
          <w:sz w:val="22"/>
          <w:szCs w:val="22"/>
        </w:rPr>
        <w:t>In the g</w:t>
      </w:r>
      <w:r w:rsidR="00456285">
        <w:rPr>
          <w:rFonts w:ascii="Arial" w:hAnsi="Arial" w:cs="Arial"/>
          <w:color w:val="000000"/>
          <w:sz w:val="22"/>
          <w:szCs w:val="22"/>
        </w:rPr>
        <w:t xml:space="preserve">albut virus </w:t>
      </w:r>
      <w:r w:rsidR="00E822D1">
        <w:rPr>
          <w:rFonts w:ascii="Arial" w:hAnsi="Arial" w:cs="Arial"/>
          <w:color w:val="000000"/>
          <w:sz w:val="22"/>
          <w:szCs w:val="22"/>
        </w:rPr>
        <w:t>RNA</w:t>
      </w:r>
      <w:r w:rsidR="001448F4">
        <w:rPr>
          <w:rFonts w:ascii="Arial" w:hAnsi="Arial" w:cs="Arial"/>
          <w:color w:val="000000"/>
          <w:sz w:val="22"/>
          <w:szCs w:val="22"/>
        </w:rPr>
        <w:t xml:space="preserve"> </w:t>
      </w:r>
      <w:r w:rsidR="00E822D1">
        <w:rPr>
          <w:rFonts w:ascii="Arial" w:hAnsi="Arial" w:cs="Arial"/>
          <w:color w:val="000000"/>
          <w:sz w:val="22"/>
          <w:szCs w:val="22"/>
        </w:rPr>
        <w:t>2 and RNA</w:t>
      </w:r>
      <w:r w:rsidR="001448F4">
        <w:rPr>
          <w:rFonts w:ascii="Arial" w:hAnsi="Arial" w:cs="Arial"/>
          <w:color w:val="000000"/>
          <w:sz w:val="22"/>
          <w:szCs w:val="22"/>
        </w:rPr>
        <w:t xml:space="preserve"> </w:t>
      </w:r>
      <w:r w:rsidR="00E822D1">
        <w:rPr>
          <w:rFonts w:ascii="Arial" w:hAnsi="Arial" w:cs="Arial"/>
          <w:color w:val="000000"/>
          <w:sz w:val="22"/>
          <w:szCs w:val="22"/>
        </w:rPr>
        <w:t xml:space="preserve">3 trees, </w:t>
      </w:r>
      <w:r w:rsidR="00456285">
        <w:rPr>
          <w:rFonts w:ascii="Arial" w:hAnsi="Arial" w:cs="Arial"/>
          <w:color w:val="000000"/>
          <w:sz w:val="22"/>
          <w:szCs w:val="22"/>
        </w:rPr>
        <w:t xml:space="preserve">the </w:t>
      </w:r>
      <w:r w:rsidR="00456285" w:rsidRPr="006C74D5">
        <w:rPr>
          <w:rFonts w:ascii="Arial" w:hAnsi="Arial" w:cs="Arial"/>
          <w:i/>
          <w:iCs/>
          <w:color w:val="000000"/>
          <w:sz w:val="22"/>
          <w:szCs w:val="22"/>
        </w:rPr>
        <w:t>D. simulans</w:t>
      </w:r>
      <w:r w:rsidR="00456285">
        <w:rPr>
          <w:rFonts w:ascii="Arial" w:hAnsi="Arial" w:cs="Arial"/>
          <w:color w:val="000000"/>
          <w:sz w:val="22"/>
          <w:szCs w:val="22"/>
        </w:rPr>
        <w:t xml:space="preserve"> clade </w:t>
      </w:r>
      <w:r w:rsidR="008E38EA">
        <w:rPr>
          <w:rFonts w:ascii="Arial" w:hAnsi="Arial" w:cs="Arial"/>
          <w:color w:val="000000"/>
          <w:sz w:val="22"/>
          <w:szCs w:val="22"/>
        </w:rPr>
        <w:t>was</w:t>
      </w:r>
      <w:r w:rsidR="00456285">
        <w:rPr>
          <w:rFonts w:ascii="Arial" w:hAnsi="Arial" w:cs="Arial"/>
          <w:color w:val="000000"/>
          <w:sz w:val="22"/>
          <w:szCs w:val="22"/>
        </w:rPr>
        <w:t xml:space="preserve"> </w:t>
      </w:r>
      <w:r w:rsidR="00E822D1">
        <w:rPr>
          <w:rFonts w:ascii="Arial" w:hAnsi="Arial" w:cs="Arial"/>
          <w:color w:val="000000"/>
          <w:sz w:val="22"/>
          <w:szCs w:val="22"/>
        </w:rPr>
        <w:t xml:space="preserve">more closely </w:t>
      </w:r>
      <w:r w:rsidR="00456285">
        <w:rPr>
          <w:rFonts w:ascii="Arial" w:hAnsi="Arial" w:cs="Arial"/>
          <w:color w:val="000000"/>
          <w:sz w:val="22"/>
          <w:szCs w:val="22"/>
        </w:rPr>
        <w:t>related to galbut virus clade A</w:t>
      </w:r>
      <w:r w:rsidR="00E822D1">
        <w:rPr>
          <w:rFonts w:ascii="Arial" w:hAnsi="Arial" w:cs="Arial"/>
          <w:color w:val="000000"/>
          <w:sz w:val="22"/>
          <w:szCs w:val="22"/>
        </w:rPr>
        <w:t>. In the RNA</w:t>
      </w:r>
      <w:r w:rsidR="001448F4">
        <w:rPr>
          <w:rFonts w:ascii="Arial" w:hAnsi="Arial" w:cs="Arial"/>
          <w:color w:val="000000"/>
          <w:sz w:val="22"/>
          <w:szCs w:val="22"/>
        </w:rPr>
        <w:t xml:space="preserve"> </w:t>
      </w:r>
      <w:r w:rsidR="00E822D1">
        <w:rPr>
          <w:rFonts w:ascii="Arial" w:hAnsi="Arial" w:cs="Arial"/>
          <w:color w:val="000000"/>
          <w:sz w:val="22"/>
          <w:szCs w:val="22"/>
        </w:rPr>
        <w:t>1 tree,</w:t>
      </w:r>
      <w:r w:rsidR="00456285">
        <w:rPr>
          <w:rFonts w:ascii="Arial" w:hAnsi="Arial" w:cs="Arial"/>
          <w:color w:val="000000"/>
          <w:sz w:val="22"/>
          <w:szCs w:val="22"/>
        </w:rPr>
        <w:t xml:space="preserve"> the </w:t>
      </w:r>
      <w:r w:rsidR="00456285" w:rsidRPr="006C74D5">
        <w:rPr>
          <w:rFonts w:ascii="Arial" w:hAnsi="Arial" w:cs="Arial"/>
          <w:i/>
          <w:iCs/>
          <w:color w:val="000000"/>
          <w:sz w:val="22"/>
          <w:szCs w:val="22"/>
        </w:rPr>
        <w:t>D. simulans</w:t>
      </w:r>
      <w:r w:rsidR="00456285">
        <w:rPr>
          <w:rFonts w:ascii="Arial" w:hAnsi="Arial" w:cs="Arial"/>
          <w:color w:val="000000"/>
          <w:sz w:val="22"/>
          <w:szCs w:val="22"/>
        </w:rPr>
        <w:t xml:space="preserve"> clade </w:t>
      </w:r>
      <w:r w:rsidR="008E38EA">
        <w:rPr>
          <w:rFonts w:ascii="Arial" w:hAnsi="Arial" w:cs="Arial"/>
          <w:color w:val="000000"/>
          <w:sz w:val="22"/>
          <w:szCs w:val="22"/>
        </w:rPr>
        <w:t>was</w:t>
      </w:r>
      <w:r w:rsidR="00456285">
        <w:rPr>
          <w:rFonts w:ascii="Arial" w:hAnsi="Arial" w:cs="Arial"/>
          <w:color w:val="000000"/>
          <w:sz w:val="22"/>
          <w:szCs w:val="22"/>
        </w:rPr>
        <w:t xml:space="preserve"> </w:t>
      </w:r>
      <w:r w:rsidR="00E822D1">
        <w:rPr>
          <w:rFonts w:ascii="Arial" w:hAnsi="Arial" w:cs="Arial"/>
          <w:color w:val="000000"/>
          <w:sz w:val="22"/>
          <w:szCs w:val="22"/>
        </w:rPr>
        <w:t xml:space="preserve">more closely </w:t>
      </w:r>
      <w:r w:rsidR="00456285">
        <w:rPr>
          <w:rFonts w:ascii="Arial" w:hAnsi="Arial" w:cs="Arial"/>
          <w:color w:val="000000"/>
          <w:sz w:val="22"/>
          <w:szCs w:val="22"/>
        </w:rPr>
        <w:t>related to clade B (</w:t>
      </w:r>
      <w:r w:rsidR="00456285" w:rsidRPr="00456285">
        <w:rPr>
          <w:rFonts w:ascii="Arial" w:hAnsi="Arial" w:cs="Arial"/>
          <w:b/>
          <w:bCs/>
          <w:color w:val="000000"/>
          <w:sz w:val="22"/>
          <w:szCs w:val="22"/>
        </w:rPr>
        <w:t>Fig</w:t>
      </w:r>
      <w:r>
        <w:rPr>
          <w:rFonts w:ascii="Arial" w:hAnsi="Arial" w:cs="Arial"/>
          <w:b/>
          <w:bCs/>
          <w:color w:val="000000"/>
          <w:sz w:val="22"/>
          <w:szCs w:val="22"/>
        </w:rPr>
        <w:t>s</w:t>
      </w:r>
      <w:r w:rsidR="00456285" w:rsidRPr="00456285">
        <w:rPr>
          <w:rFonts w:ascii="Arial" w:hAnsi="Arial" w:cs="Arial"/>
          <w:b/>
          <w:bCs/>
          <w:color w:val="000000"/>
          <w:sz w:val="22"/>
          <w:szCs w:val="22"/>
        </w:rPr>
        <w:t>. 4</w:t>
      </w:r>
      <w:r w:rsidR="001448F4">
        <w:rPr>
          <w:rFonts w:ascii="Arial" w:hAnsi="Arial" w:cs="Arial"/>
          <w:b/>
          <w:bCs/>
          <w:color w:val="000000"/>
          <w:sz w:val="22"/>
          <w:szCs w:val="22"/>
        </w:rPr>
        <w:t xml:space="preserve">, 5 &amp; </w:t>
      </w:r>
      <w:r w:rsidR="00456285" w:rsidRPr="00456285">
        <w:rPr>
          <w:rFonts w:ascii="Arial" w:hAnsi="Arial" w:cs="Arial"/>
          <w:b/>
          <w:bCs/>
          <w:color w:val="000000"/>
          <w:sz w:val="22"/>
          <w:szCs w:val="22"/>
        </w:rPr>
        <w:t>6</w:t>
      </w:r>
      <w:r w:rsidR="00456285">
        <w:rPr>
          <w:rFonts w:ascii="Arial" w:hAnsi="Arial" w:cs="Arial"/>
          <w:color w:val="000000"/>
          <w:sz w:val="22"/>
          <w:szCs w:val="22"/>
        </w:rPr>
        <w:t xml:space="preserve">). </w:t>
      </w:r>
      <w:r w:rsidR="00E822D1">
        <w:rPr>
          <w:rFonts w:ascii="Arial" w:hAnsi="Arial" w:cs="Arial"/>
          <w:color w:val="000000"/>
          <w:sz w:val="22"/>
          <w:szCs w:val="22"/>
        </w:rPr>
        <w:t>It is possible that these topological differences reflect a historic reassortment event</w:t>
      </w:r>
      <w:r w:rsidR="00541FBD">
        <w:rPr>
          <w:rFonts w:ascii="Arial" w:hAnsi="Arial" w:cs="Arial"/>
          <w:color w:val="000000"/>
          <w:sz w:val="22"/>
          <w:szCs w:val="22"/>
        </w:rPr>
        <w:t xml:space="preserve">. </w:t>
      </w:r>
      <w:proofErr w:type="gramStart"/>
      <w:r w:rsidR="00541FBD">
        <w:rPr>
          <w:rFonts w:ascii="Arial" w:hAnsi="Arial" w:cs="Arial"/>
          <w:color w:val="000000"/>
          <w:sz w:val="22"/>
          <w:szCs w:val="22"/>
        </w:rPr>
        <w:t>Or,</w:t>
      </w:r>
      <w:proofErr w:type="gramEnd"/>
      <w:r w:rsidR="00541FBD">
        <w:rPr>
          <w:rFonts w:ascii="Arial" w:hAnsi="Arial" w:cs="Arial"/>
          <w:color w:val="000000"/>
          <w:sz w:val="22"/>
          <w:szCs w:val="22"/>
        </w:rPr>
        <w:t xml:space="preserve"> the difference </w:t>
      </w:r>
      <w:r w:rsidR="00783917">
        <w:rPr>
          <w:rFonts w:ascii="Arial" w:hAnsi="Arial" w:cs="Arial"/>
          <w:color w:val="000000"/>
          <w:sz w:val="22"/>
          <w:szCs w:val="22"/>
        </w:rPr>
        <w:t xml:space="preserve">could </w:t>
      </w:r>
      <w:r w:rsidR="00E822D1">
        <w:rPr>
          <w:rFonts w:ascii="Arial" w:hAnsi="Arial" w:cs="Arial"/>
          <w:color w:val="000000"/>
          <w:sz w:val="22"/>
          <w:szCs w:val="22"/>
        </w:rPr>
        <w:t xml:space="preserve">result from </w:t>
      </w:r>
      <w:r w:rsidR="00783917">
        <w:rPr>
          <w:rFonts w:ascii="Arial" w:hAnsi="Arial" w:cs="Arial"/>
          <w:color w:val="000000"/>
          <w:sz w:val="22"/>
          <w:szCs w:val="22"/>
        </w:rPr>
        <w:t>an artifact of rooting on tree topology</w:t>
      </w:r>
      <w:r w:rsidR="00CD0AF9">
        <w:rPr>
          <w:rFonts w:ascii="Arial" w:hAnsi="Arial" w:cs="Arial"/>
          <w:color w:val="000000"/>
          <w:sz w:val="22"/>
          <w:szCs w:val="22"/>
        </w:rPr>
        <w:t>.</w:t>
      </w:r>
      <w:r w:rsidR="005025F9">
        <w:rPr>
          <w:rFonts w:ascii="Arial" w:hAnsi="Arial" w:cs="Arial"/>
          <w:color w:val="000000"/>
          <w:sz w:val="22"/>
          <w:szCs w:val="22"/>
        </w:rPr>
        <w:t xml:space="preserve"> </w:t>
      </w:r>
    </w:p>
    <w:p w14:paraId="18A77195" w14:textId="77777777" w:rsidR="00CD0AF9" w:rsidRDefault="00CD0AF9" w:rsidP="00CD0AF9">
      <w:pPr>
        <w:spacing w:line="360" w:lineRule="auto"/>
        <w:rPr>
          <w:rFonts w:ascii="Arial" w:hAnsi="Arial" w:cs="Arial"/>
          <w:color w:val="000000"/>
          <w:sz w:val="22"/>
          <w:szCs w:val="22"/>
        </w:rPr>
      </w:pPr>
    </w:p>
    <w:p w14:paraId="242CB55B" w14:textId="484891CC" w:rsidR="00CD0AF9" w:rsidRDefault="00CD0AF9" w:rsidP="00CD0AF9">
      <w:pPr>
        <w:spacing w:line="360" w:lineRule="auto"/>
        <w:rPr>
          <w:rFonts w:ascii="Arial" w:hAnsi="Arial" w:cs="Arial"/>
          <w:color w:val="000000"/>
          <w:sz w:val="22"/>
          <w:szCs w:val="22"/>
        </w:rPr>
      </w:pPr>
      <w:r>
        <w:rPr>
          <w:rFonts w:ascii="Arial" w:hAnsi="Arial" w:cs="Arial"/>
          <w:noProof/>
          <w:color w:val="000000"/>
          <w:sz w:val="22"/>
          <w:szCs w:val="22"/>
        </w:rPr>
        <w:lastRenderedPageBreak/>
        <w:drawing>
          <wp:inline distT="0" distB="0" distL="0" distR="0" wp14:anchorId="230E264A" wp14:editId="04C1FD65">
            <wp:extent cx="3347571" cy="6663267"/>
            <wp:effectExtent l="0" t="0" r="5715" b="4445"/>
            <wp:docPr id="15461374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37409" name="Picture 1546137409"/>
                    <pic:cNvPicPr/>
                  </pic:nvPicPr>
                  <pic:blipFill>
                    <a:blip r:embed="rId15"/>
                    <a:stretch>
                      <a:fillRect/>
                    </a:stretch>
                  </pic:blipFill>
                  <pic:spPr>
                    <a:xfrm>
                      <a:off x="0" y="0"/>
                      <a:ext cx="3402193" cy="6771991"/>
                    </a:xfrm>
                    <a:prstGeom prst="rect">
                      <a:avLst/>
                    </a:prstGeom>
                  </pic:spPr>
                </pic:pic>
              </a:graphicData>
            </a:graphic>
          </wp:inline>
        </w:drawing>
      </w:r>
    </w:p>
    <w:p w14:paraId="436C4A09" w14:textId="094151B2" w:rsidR="00CD0AF9" w:rsidRDefault="00CD0AF9" w:rsidP="00CD0AF9">
      <w:pPr>
        <w:spacing w:line="360" w:lineRule="auto"/>
        <w:rPr>
          <w:ins w:id="8" w:author="Keene-Snickers,Lexi" w:date="2025-05-02T16:29:00Z" w16du:dateUtc="2025-05-02T22:29:00Z"/>
          <w:rFonts w:ascii="Arial" w:hAnsi="Arial" w:cs="Arial"/>
          <w:sz w:val="22"/>
          <w:szCs w:val="22"/>
        </w:rPr>
      </w:pPr>
      <w:r w:rsidRPr="000709C9">
        <w:rPr>
          <w:rFonts w:ascii="Arial" w:hAnsi="Arial" w:cs="Arial"/>
          <w:b/>
          <w:bCs/>
          <w:sz w:val="22"/>
          <w:szCs w:val="22"/>
        </w:rPr>
        <w:t>Figure 4: Midpoint rooted maximum likelihood phylogenetic tree of galbut virus RNA</w:t>
      </w:r>
      <w:r w:rsidR="001448F4">
        <w:rPr>
          <w:rFonts w:ascii="Arial" w:hAnsi="Arial" w:cs="Arial"/>
          <w:b/>
          <w:bCs/>
          <w:sz w:val="22"/>
          <w:szCs w:val="22"/>
        </w:rPr>
        <w:t xml:space="preserve"> </w:t>
      </w:r>
      <w:r w:rsidRPr="000709C9">
        <w:rPr>
          <w:rFonts w:ascii="Arial" w:hAnsi="Arial" w:cs="Arial"/>
          <w:b/>
          <w:bCs/>
          <w:sz w:val="22"/>
          <w:szCs w:val="22"/>
        </w:rPr>
        <w:t>1</w:t>
      </w:r>
      <w:r>
        <w:rPr>
          <w:rFonts w:ascii="Arial" w:hAnsi="Arial" w:cs="Arial"/>
          <w:b/>
          <w:bCs/>
          <w:sz w:val="22"/>
          <w:szCs w:val="22"/>
        </w:rPr>
        <w:t xml:space="preserve"> 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others are indicated with an asterisk (*). Sequences from museum specimens are indicated by a caret (^)</w:t>
      </w:r>
      <w:sdt>
        <w:sdtPr>
          <w:rPr>
            <w:rFonts w:ascii="Arial" w:hAnsi="Arial" w:cs="Arial"/>
            <w:color w:val="000000"/>
            <w:sz w:val="22"/>
            <w:szCs w:val="22"/>
            <w:vertAlign w:val="superscript"/>
          </w:rPr>
          <w:tag w:val="MENDELEY_CITATION_v3_eyJjaXRhdGlvbklEIjoiTUVOREVMRVlfQ0lUQVRJT05fNmY5YWY1OGMtZDEwOC00YWUwLTgwNTgtNTk2ZDJjMzhhMDZh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361892856"/>
          <w:placeholder>
            <w:docPart w:val="E4636D8D4B6FD24BA5C25A2C77143843"/>
          </w:placeholder>
        </w:sdtPr>
        <w:sdtContent>
          <w:r w:rsidR="00A46342" w:rsidRPr="00A46342">
            <w:rPr>
              <w:rFonts w:ascii="Arial" w:hAnsi="Arial" w:cs="Arial"/>
              <w:color w:val="000000"/>
              <w:sz w:val="22"/>
              <w:szCs w:val="22"/>
              <w:vertAlign w:val="superscript"/>
            </w:rPr>
            <w:t>11</w:t>
          </w:r>
        </w:sdtContent>
      </w:sdt>
      <w:r>
        <w:rPr>
          <w:rFonts w:ascii="Arial" w:hAnsi="Arial" w:cs="Arial"/>
          <w:sz w:val="22"/>
          <w:szCs w:val="22"/>
        </w:rPr>
        <w:t xml:space="preserve">. </w:t>
      </w:r>
      <w:r w:rsidR="001568E0">
        <w:rPr>
          <w:rFonts w:ascii="Arial" w:hAnsi="Arial" w:cs="Arial"/>
          <w:sz w:val="22"/>
          <w:szCs w:val="22"/>
        </w:rPr>
        <w:t xml:space="preserve"> </w:t>
      </w:r>
      <w:r w:rsidR="001568E0">
        <w:rPr>
          <w:rFonts w:ascii="Helvetica" w:hAnsi="Helvetica" w:cs="Helvetica"/>
          <w:color w:val="000000"/>
          <w:kern w:val="0"/>
        </w:rPr>
        <w:t xml:space="preserve">EVE indicates an endogenized galbut virus sequence present in some </w:t>
      </w:r>
      <w:r w:rsidR="001568E0" w:rsidRPr="006264D3">
        <w:rPr>
          <w:rFonts w:ascii="Helvetica" w:hAnsi="Helvetica" w:cs="Helvetica"/>
          <w:i/>
          <w:iCs/>
          <w:color w:val="000000"/>
          <w:kern w:val="0"/>
        </w:rPr>
        <w:t xml:space="preserve">D. melanogaster </w:t>
      </w:r>
      <w:r w:rsidR="001568E0">
        <w:rPr>
          <w:rFonts w:ascii="Helvetica" w:hAnsi="Helvetica" w:cs="Helvetica"/>
          <w:color w:val="000000"/>
          <w:kern w:val="0"/>
        </w:rPr>
        <w:t>genomes</w:t>
      </w:r>
      <w:sdt>
        <w:sdtPr>
          <w:rPr>
            <w:rFonts w:ascii="Helvetica" w:hAnsi="Helvetica" w:cs="Helvetica"/>
            <w:color w:val="000000"/>
            <w:kern w:val="0"/>
            <w:vertAlign w:val="superscript"/>
          </w:rPr>
          <w:tag w:val="MENDELEY_CITATION_v3_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"/>
          <w:id w:val="-1670866063"/>
          <w:placeholder>
            <w:docPart w:val="DefaultPlaceholder_-1854013440"/>
          </w:placeholder>
        </w:sdtPr>
        <w:sdtContent>
          <w:r w:rsidR="00A46342" w:rsidRPr="00A46342">
            <w:rPr>
              <w:rFonts w:ascii="Helvetica" w:hAnsi="Helvetica" w:cs="Helvetica"/>
              <w:color w:val="000000"/>
              <w:kern w:val="0"/>
              <w:vertAlign w:val="superscript"/>
            </w:rPr>
            <w:t>10</w:t>
          </w:r>
        </w:sdtContent>
      </w:sdt>
      <w:r w:rsidR="001568E0">
        <w:rPr>
          <w:rFonts w:ascii="Helvetica" w:hAnsi="Helvetica" w:cs="Helvetica"/>
          <w:color w:val="000000"/>
          <w:kern w:val="0"/>
        </w:rPr>
        <w:t xml:space="preserve">. </w:t>
      </w:r>
      <w:r>
        <w:rPr>
          <w:rFonts w:ascii="Arial" w:hAnsi="Arial" w:cs="Arial"/>
          <w:sz w:val="22"/>
          <w:szCs w:val="22"/>
        </w:rPr>
        <w:t xml:space="preserve">Support values </w:t>
      </w:r>
      <w:r w:rsidR="00E40397">
        <w:rPr>
          <w:rFonts w:ascii="Arial" w:hAnsi="Arial" w:cs="Arial"/>
          <w:sz w:val="22"/>
          <w:szCs w:val="22"/>
        </w:rPr>
        <w:t xml:space="preserve">for select </w:t>
      </w:r>
      <w:r>
        <w:rPr>
          <w:rFonts w:ascii="Arial" w:hAnsi="Arial" w:cs="Arial"/>
          <w:sz w:val="22"/>
          <w:szCs w:val="22"/>
        </w:rPr>
        <w:t xml:space="preserve">nodes </w:t>
      </w:r>
      <w:r w:rsidR="00E40397">
        <w:rPr>
          <w:rFonts w:ascii="Arial" w:hAnsi="Arial" w:cs="Arial"/>
          <w:sz w:val="22"/>
          <w:szCs w:val="22"/>
        </w:rPr>
        <w:t>are indicated</w:t>
      </w:r>
      <w:r>
        <w:rPr>
          <w:rFonts w:ascii="Arial" w:hAnsi="Arial" w:cs="Arial"/>
          <w:sz w:val="22"/>
          <w:szCs w:val="22"/>
        </w:rPr>
        <w:t>. Accession numbers are noted except where groups of closely related sequences were collapsed.</w:t>
      </w:r>
      <w:r w:rsidR="001568E0">
        <w:rPr>
          <w:rFonts w:ascii="Arial" w:hAnsi="Arial" w:cs="Arial"/>
          <w:sz w:val="22"/>
          <w:szCs w:val="22"/>
        </w:rPr>
        <w:t xml:space="preserve"> </w:t>
      </w:r>
    </w:p>
    <w:p w14:paraId="2A3908DC" w14:textId="77777777" w:rsidR="00101A14" w:rsidRDefault="00101A14" w:rsidP="00101A14">
      <w:pPr>
        <w:spacing w:line="360" w:lineRule="auto"/>
        <w:rPr>
          <w:ins w:id="9" w:author="Keene-Snickers,Lexi" w:date="2025-05-02T16:29:00Z" w16du:dateUtc="2025-05-02T22:29:00Z"/>
          <w:rFonts w:ascii="Arial" w:hAnsi="Arial" w:cs="Arial"/>
          <w:color w:val="000000"/>
          <w:sz w:val="22"/>
          <w:szCs w:val="22"/>
        </w:rPr>
      </w:pPr>
      <w:ins w:id="10" w:author="Keene-Snickers,Lexi" w:date="2025-05-02T16:29:00Z" w16du:dateUtc="2025-05-02T22:29:00Z">
        <w:r>
          <w:rPr>
            <w:rFonts w:ascii="Arial" w:hAnsi="Arial" w:cs="Arial"/>
            <w:noProof/>
            <w:color w:val="000000"/>
            <w:sz w:val="22"/>
            <w:szCs w:val="22"/>
          </w:rPr>
          <w:lastRenderedPageBreak/>
          <w:drawing>
            <wp:inline distT="0" distB="0" distL="0" distR="0" wp14:anchorId="7F8D3624" wp14:editId="6762FB1C">
              <wp:extent cx="2450707" cy="7281333"/>
              <wp:effectExtent l="0" t="0" r="635" b="0"/>
              <wp:docPr id="1907553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5355" name="Picture 190755355"/>
                      <pic:cNvPicPr/>
                    </pic:nvPicPr>
                    <pic:blipFill>
                      <a:blip r:embed="rId16"/>
                      <a:stretch>
                        <a:fillRect/>
                      </a:stretch>
                    </pic:blipFill>
                    <pic:spPr>
                      <a:xfrm>
                        <a:off x="0" y="0"/>
                        <a:ext cx="2503446" cy="7438027"/>
                      </a:xfrm>
                      <a:prstGeom prst="rect">
                        <a:avLst/>
                      </a:prstGeom>
                    </pic:spPr>
                  </pic:pic>
                </a:graphicData>
              </a:graphic>
            </wp:inline>
          </w:drawing>
        </w:r>
      </w:ins>
    </w:p>
    <w:p w14:paraId="6915ACA5" w14:textId="77777777" w:rsidR="00101A14" w:rsidRDefault="00101A14" w:rsidP="00101A14">
      <w:pPr>
        <w:spacing w:line="276" w:lineRule="auto"/>
        <w:rPr>
          <w:ins w:id="11" w:author="Keene-Snickers,Lexi" w:date="2025-05-02T16:29:00Z" w16du:dateUtc="2025-05-02T22:29:00Z"/>
          <w:rFonts w:ascii="Arial" w:hAnsi="Arial" w:cs="Arial"/>
          <w:sz w:val="22"/>
          <w:szCs w:val="22"/>
        </w:rPr>
      </w:pPr>
      <w:ins w:id="12" w:author="Keene-Snickers,Lexi" w:date="2025-05-02T16:29:00Z" w16du:dateUtc="2025-05-02T22:29:00Z">
        <w:r w:rsidRPr="00E97611">
          <w:rPr>
            <w:rFonts w:ascii="Arial" w:hAnsi="Arial" w:cs="Arial"/>
            <w:b/>
            <w:bCs/>
            <w:sz w:val="22"/>
            <w:szCs w:val="22"/>
          </w:rPr>
          <w:t xml:space="preserve">Supplemental Figure </w:t>
        </w:r>
        <w:r>
          <w:rPr>
            <w:rFonts w:ascii="Arial" w:hAnsi="Arial" w:cs="Arial"/>
            <w:b/>
            <w:bCs/>
            <w:sz w:val="22"/>
            <w:szCs w:val="22"/>
          </w:rPr>
          <w:t>1</w:t>
        </w:r>
        <w:r w:rsidRPr="00E97611">
          <w:rPr>
            <w:rFonts w:ascii="Arial" w:hAnsi="Arial" w:cs="Arial"/>
            <w:b/>
            <w:bCs/>
            <w:sz w:val="22"/>
            <w:szCs w:val="22"/>
          </w:rPr>
          <w:t xml:space="preserve"> Midpoint rooted maximum likelihood tree of galbut virus RNA</w:t>
        </w:r>
        <w:r>
          <w:rPr>
            <w:rFonts w:ascii="Arial" w:hAnsi="Arial" w:cs="Arial"/>
            <w:b/>
            <w:bCs/>
            <w:sz w:val="22"/>
            <w:szCs w:val="22"/>
          </w:rPr>
          <w:t xml:space="preserve"> </w:t>
        </w:r>
        <w:r w:rsidRPr="00E97611">
          <w:rPr>
            <w:rFonts w:ascii="Arial" w:hAnsi="Arial" w:cs="Arial"/>
            <w:b/>
            <w:bCs/>
            <w:sz w:val="22"/>
            <w:szCs w:val="22"/>
          </w:rPr>
          <w:t>1 nucleotide sequences extended data.</w:t>
        </w:r>
        <w:r>
          <w:rPr>
            <w:rFonts w:ascii="Arial" w:hAnsi="Arial" w:cs="Arial"/>
            <w:sz w:val="22"/>
            <w:szCs w:val="22"/>
          </w:rPr>
          <w:t xml:space="preserve"> Data as shown in Figure 4 but with no clades collapsed.</w:t>
        </w:r>
      </w:ins>
    </w:p>
    <w:p w14:paraId="25155E2D" w14:textId="77777777" w:rsidR="00101A14" w:rsidRDefault="00101A14" w:rsidP="00CD0AF9">
      <w:pPr>
        <w:spacing w:line="360" w:lineRule="auto"/>
        <w:rPr>
          <w:rFonts w:ascii="Arial" w:hAnsi="Arial" w:cs="Arial"/>
          <w:color w:val="000000"/>
          <w:sz w:val="22"/>
          <w:szCs w:val="22"/>
        </w:rPr>
      </w:pPr>
    </w:p>
    <w:p w14:paraId="0EDD3009" w14:textId="563B7F45" w:rsidR="00CD0AF9" w:rsidRDefault="00CD0AF9" w:rsidP="00CD0AF9">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438E6E94" wp14:editId="79D23F42">
            <wp:extent cx="3185568" cy="6883121"/>
            <wp:effectExtent l="0" t="0" r="2540" b="635"/>
            <wp:docPr id="15504031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03158" name="Picture 1550403158"/>
                    <pic:cNvPicPr/>
                  </pic:nvPicPr>
                  <pic:blipFill>
                    <a:blip r:embed="rId17"/>
                    <a:stretch>
                      <a:fillRect/>
                    </a:stretch>
                  </pic:blipFill>
                  <pic:spPr>
                    <a:xfrm>
                      <a:off x="0" y="0"/>
                      <a:ext cx="3214734" cy="6946140"/>
                    </a:xfrm>
                    <a:prstGeom prst="rect">
                      <a:avLst/>
                    </a:prstGeom>
                  </pic:spPr>
                </pic:pic>
              </a:graphicData>
            </a:graphic>
          </wp:inline>
        </w:drawing>
      </w:r>
    </w:p>
    <w:p w14:paraId="03ABD82F" w14:textId="76E8817D" w:rsidR="00CD0AF9" w:rsidRDefault="00CD0AF9" w:rsidP="006264D3">
      <w:pPr>
        <w:spacing w:line="360" w:lineRule="auto"/>
        <w:rPr>
          <w:ins w:id="13" w:author="Keene-Snickers,Lexi" w:date="2025-05-02T16:29:00Z" w16du:dateUtc="2025-05-02T22:29:00Z"/>
          <w:rFonts w:ascii="Arial" w:hAnsi="Arial" w:cs="Arial"/>
          <w:sz w:val="22"/>
          <w:szCs w:val="22"/>
        </w:rPr>
      </w:pPr>
      <w:r w:rsidRPr="000709C9">
        <w:rPr>
          <w:rFonts w:ascii="Arial" w:hAnsi="Arial" w:cs="Arial"/>
          <w:b/>
          <w:bCs/>
          <w:sz w:val="22"/>
          <w:szCs w:val="22"/>
        </w:rPr>
        <w:t>Figure 5: Midpoint rooted maximum likelihood phylogenetic tree of galbut virus RNA</w:t>
      </w:r>
      <w:r>
        <w:rPr>
          <w:rFonts w:ascii="Arial" w:hAnsi="Arial" w:cs="Arial"/>
          <w:b/>
          <w:bCs/>
          <w:sz w:val="22"/>
          <w:szCs w:val="22"/>
        </w:rPr>
        <w:t>2 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w:t>
      </w:r>
      <w:r w:rsidR="001448F4">
        <w:rPr>
          <w:rFonts w:ascii="Arial" w:hAnsi="Arial" w:cs="Arial"/>
          <w:sz w:val="22"/>
          <w:szCs w:val="22"/>
        </w:rPr>
        <w:t>s</w:t>
      </w:r>
      <w:r>
        <w:rPr>
          <w:rFonts w:ascii="Arial" w:hAnsi="Arial" w:cs="Arial"/>
          <w:sz w:val="22"/>
          <w:szCs w:val="22"/>
        </w:rPr>
        <w:t xml:space="preserve"> are indicated with an asterisk (*). Sequences from museum specimens are indicated by a caret (^)</w:t>
      </w:r>
      <w:sdt>
        <w:sdtPr>
          <w:rPr>
            <w:rFonts w:ascii="Arial" w:hAnsi="Arial" w:cs="Arial"/>
            <w:color w:val="000000"/>
            <w:sz w:val="22"/>
            <w:szCs w:val="22"/>
            <w:vertAlign w:val="superscript"/>
          </w:rPr>
          <w:tag w:val="MENDELEY_CITATION_v3_eyJjaXRhdGlvbklEIjoiTUVOREVMRVlfQ0lUQVRJT05fOTYwMDA1ODYtMDZmNS00Njk1LWI4M2YtOWRlYjNlNWM0Yjcz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107886486"/>
          <w:placeholder>
            <w:docPart w:val="A118E2E23F11404A8EF6A6237444685F"/>
          </w:placeholder>
        </w:sdtPr>
        <w:sdtContent>
          <w:r w:rsidR="00A46342" w:rsidRPr="00A46342">
            <w:rPr>
              <w:rFonts w:ascii="Arial" w:hAnsi="Arial" w:cs="Arial"/>
              <w:color w:val="000000"/>
              <w:sz w:val="22"/>
              <w:szCs w:val="22"/>
              <w:vertAlign w:val="superscript"/>
            </w:rPr>
            <w:t>11</w:t>
          </w:r>
        </w:sdtContent>
      </w:sdt>
      <w:r>
        <w:rPr>
          <w:rFonts w:ascii="Arial" w:hAnsi="Arial" w:cs="Arial"/>
          <w:sz w:val="22"/>
          <w:szCs w:val="22"/>
        </w:rPr>
        <w:t xml:space="preserve">. Support values </w:t>
      </w:r>
      <w:r w:rsidR="00E40397">
        <w:rPr>
          <w:rFonts w:ascii="Arial" w:hAnsi="Arial" w:cs="Arial"/>
          <w:sz w:val="22"/>
          <w:szCs w:val="22"/>
        </w:rPr>
        <w:t>for select</w:t>
      </w:r>
      <w:r>
        <w:rPr>
          <w:rFonts w:ascii="Arial" w:hAnsi="Arial" w:cs="Arial"/>
          <w:sz w:val="22"/>
          <w:szCs w:val="22"/>
        </w:rPr>
        <w:t xml:space="preserve"> nodes </w:t>
      </w:r>
      <w:r w:rsidR="00E40397">
        <w:rPr>
          <w:rFonts w:ascii="Arial" w:hAnsi="Arial" w:cs="Arial"/>
          <w:sz w:val="22"/>
          <w:szCs w:val="22"/>
        </w:rPr>
        <w:t>are indicated</w:t>
      </w:r>
      <w:r>
        <w:rPr>
          <w:rFonts w:ascii="Arial" w:hAnsi="Arial" w:cs="Arial"/>
          <w:sz w:val="22"/>
          <w:szCs w:val="22"/>
        </w:rPr>
        <w:t xml:space="preserve">. Accession numbers are noted except where groups of closely related sequences were collapsed. </w:t>
      </w:r>
    </w:p>
    <w:p w14:paraId="5A72CC74" w14:textId="77777777" w:rsidR="00101A14" w:rsidRDefault="00101A14" w:rsidP="00101A14">
      <w:pPr>
        <w:spacing w:line="360" w:lineRule="auto"/>
        <w:rPr>
          <w:ins w:id="14" w:author="Keene-Snickers,Lexi" w:date="2025-05-02T16:29:00Z" w16du:dateUtc="2025-05-02T22:29:00Z"/>
          <w:rFonts w:ascii="Arial" w:hAnsi="Arial" w:cs="Arial"/>
          <w:color w:val="000000"/>
          <w:sz w:val="22"/>
          <w:szCs w:val="22"/>
        </w:rPr>
      </w:pPr>
      <w:ins w:id="15" w:author="Keene-Snickers,Lexi" w:date="2025-05-02T16:29:00Z" w16du:dateUtc="2025-05-02T22:29:00Z">
        <w:r>
          <w:rPr>
            <w:rFonts w:ascii="Arial" w:hAnsi="Arial" w:cs="Arial"/>
            <w:noProof/>
            <w:color w:val="000000"/>
            <w:sz w:val="22"/>
            <w:szCs w:val="22"/>
          </w:rPr>
          <w:lastRenderedPageBreak/>
          <w:drawing>
            <wp:inline distT="0" distB="0" distL="0" distR="0" wp14:anchorId="6B158533" wp14:editId="33A3D404">
              <wp:extent cx="2220092" cy="7577667"/>
              <wp:effectExtent l="0" t="0" r="2540" b="4445"/>
              <wp:docPr id="1685211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1128" name="Picture 168521128"/>
                      <pic:cNvPicPr/>
                    </pic:nvPicPr>
                    <pic:blipFill>
                      <a:blip r:embed="rId18"/>
                      <a:stretch>
                        <a:fillRect/>
                      </a:stretch>
                    </pic:blipFill>
                    <pic:spPr>
                      <a:xfrm>
                        <a:off x="0" y="0"/>
                        <a:ext cx="2238734" cy="7641297"/>
                      </a:xfrm>
                      <a:prstGeom prst="rect">
                        <a:avLst/>
                      </a:prstGeom>
                    </pic:spPr>
                  </pic:pic>
                </a:graphicData>
              </a:graphic>
            </wp:inline>
          </w:drawing>
        </w:r>
      </w:ins>
    </w:p>
    <w:p w14:paraId="25C6EBC8" w14:textId="4717583D" w:rsidR="00101A14" w:rsidRPr="006264D3" w:rsidRDefault="00101A14" w:rsidP="00101A14">
      <w:pPr>
        <w:spacing w:line="276" w:lineRule="auto"/>
        <w:rPr>
          <w:rFonts w:ascii="Arial" w:hAnsi="Arial" w:cs="Arial"/>
          <w:sz w:val="22"/>
          <w:szCs w:val="22"/>
        </w:rPr>
        <w:pPrChange w:id="16" w:author="Keene-Snickers,Lexi" w:date="2025-05-02T16:29:00Z" w16du:dateUtc="2025-05-02T22:29:00Z">
          <w:pPr>
            <w:spacing w:line="360" w:lineRule="auto"/>
          </w:pPr>
        </w:pPrChange>
      </w:pPr>
      <w:ins w:id="17" w:author="Keene-Snickers,Lexi" w:date="2025-05-02T16:29:00Z" w16du:dateUtc="2025-05-02T22:29:00Z">
        <w:r w:rsidRPr="00E97611">
          <w:rPr>
            <w:rFonts w:ascii="Arial" w:hAnsi="Arial" w:cs="Arial"/>
            <w:b/>
            <w:bCs/>
            <w:sz w:val="22"/>
            <w:szCs w:val="22"/>
          </w:rPr>
          <w:t xml:space="preserve">Supplemental Figure </w:t>
        </w:r>
        <w:r>
          <w:rPr>
            <w:rFonts w:ascii="Arial" w:hAnsi="Arial" w:cs="Arial"/>
            <w:b/>
            <w:bCs/>
            <w:sz w:val="22"/>
            <w:szCs w:val="22"/>
          </w:rPr>
          <w:t>2</w:t>
        </w:r>
        <w:r w:rsidRPr="00E97611">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Midpoint rooted maximum likelihood tree of galbut virus RNA</w:t>
        </w:r>
        <w:r>
          <w:rPr>
            <w:rFonts w:ascii="Arial" w:hAnsi="Arial" w:cs="Arial"/>
            <w:b/>
            <w:bCs/>
            <w:sz w:val="22"/>
            <w:szCs w:val="22"/>
          </w:rPr>
          <w:t xml:space="preserve"> 2</w:t>
        </w:r>
        <w:r w:rsidRPr="00C96C0F">
          <w:rPr>
            <w:rFonts w:ascii="Arial" w:hAnsi="Arial" w:cs="Arial"/>
            <w:b/>
            <w:bCs/>
            <w:sz w:val="22"/>
            <w:szCs w:val="22"/>
          </w:rPr>
          <w:t xml:space="preserve"> nucleotide sequences extended data.</w:t>
        </w:r>
        <w:r>
          <w:rPr>
            <w:rFonts w:ascii="Arial" w:hAnsi="Arial" w:cs="Arial"/>
            <w:sz w:val="22"/>
            <w:szCs w:val="22"/>
          </w:rPr>
          <w:t xml:space="preserve"> Data as shown in Figure 5 but with no clades collapsed.</w:t>
        </w:r>
      </w:ins>
    </w:p>
    <w:p w14:paraId="51BC4B15" w14:textId="4F1A4ABF" w:rsidR="00CD0AF9" w:rsidRDefault="001448F4" w:rsidP="00CD0AF9">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3EB271C8" wp14:editId="695668FA">
            <wp:extent cx="2601795" cy="6959600"/>
            <wp:effectExtent l="0" t="0" r="1905" b="0"/>
            <wp:docPr id="3292760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76078" name="Picture 329276078"/>
                    <pic:cNvPicPr/>
                  </pic:nvPicPr>
                  <pic:blipFill>
                    <a:blip r:embed="rId19"/>
                    <a:stretch>
                      <a:fillRect/>
                    </a:stretch>
                  </pic:blipFill>
                  <pic:spPr>
                    <a:xfrm>
                      <a:off x="0" y="0"/>
                      <a:ext cx="2631394" cy="7038776"/>
                    </a:xfrm>
                    <a:prstGeom prst="rect">
                      <a:avLst/>
                    </a:prstGeom>
                  </pic:spPr>
                </pic:pic>
              </a:graphicData>
            </a:graphic>
          </wp:inline>
        </w:drawing>
      </w:r>
    </w:p>
    <w:p w14:paraId="57169866" w14:textId="324A9402" w:rsidR="00CD0AF9" w:rsidRDefault="00CD0AF9" w:rsidP="00CD0AF9">
      <w:pPr>
        <w:spacing w:line="360" w:lineRule="auto"/>
        <w:rPr>
          <w:ins w:id="18" w:author="Keene-Snickers,Lexi" w:date="2025-05-02T16:29:00Z" w16du:dateUtc="2025-05-02T22:29:00Z"/>
          <w:rFonts w:ascii="Arial" w:hAnsi="Arial" w:cs="Arial"/>
          <w:sz w:val="22"/>
          <w:szCs w:val="22"/>
        </w:rPr>
      </w:pPr>
      <w:r w:rsidRPr="000709C9">
        <w:rPr>
          <w:rFonts w:ascii="Arial" w:hAnsi="Arial" w:cs="Arial"/>
          <w:b/>
          <w:bCs/>
          <w:sz w:val="22"/>
          <w:szCs w:val="22"/>
        </w:rPr>
        <w:t xml:space="preserve">Figure </w:t>
      </w:r>
      <w:r>
        <w:rPr>
          <w:rFonts w:ascii="Arial" w:hAnsi="Arial" w:cs="Arial"/>
          <w:b/>
          <w:bCs/>
          <w:sz w:val="22"/>
          <w:szCs w:val="22"/>
        </w:rPr>
        <w:t>6</w:t>
      </w:r>
      <w:r w:rsidRPr="000709C9">
        <w:rPr>
          <w:rFonts w:ascii="Arial" w:hAnsi="Arial" w:cs="Arial"/>
          <w:b/>
          <w:bCs/>
          <w:sz w:val="22"/>
          <w:szCs w:val="22"/>
        </w:rPr>
        <w:t>: Midpoint rooted maximum likelihood phylogenetic tree of galbut virus RNA</w:t>
      </w:r>
      <w:r>
        <w:rPr>
          <w:rFonts w:ascii="Arial" w:hAnsi="Arial" w:cs="Arial"/>
          <w:b/>
          <w:bCs/>
          <w:sz w:val="22"/>
          <w:szCs w:val="22"/>
        </w:rPr>
        <w:t>3 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 investigators are indicated with an </w:t>
      </w:r>
      <w:r w:rsidR="001513DD">
        <w:rPr>
          <w:rFonts w:ascii="Arial" w:hAnsi="Arial" w:cs="Arial"/>
          <w:sz w:val="22"/>
          <w:szCs w:val="22"/>
        </w:rPr>
        <w:t xml:space="preserve">asterisk </w:t>
      </w:r>
      <w:r>
        <w:rPr>
          <w:rFonts w:ascii="Arial" w:hAnsi="Arial" w:cs="Arial"/>
          <w:sz w:val="22"/>
          <w:szCs w:val="22"/>
        </w:rPr>
        <w:t xml:space="preserve">(*). Sequences from museum specimens are indicated by a </w:t>
      </w:r>
      <w:r w:rsidR="00364F79">
        <w:rPr>
          <w:rFonts w:ascii="Arial" w:hAnsi="Arial" w:cs="Arial"/>
          <w:sz w:val="22"/>
          <w:szCs w:val="22"/>
        </w:rPr>
        <w:t xml:space="preserve">caret </w:t>
      </w:r>
      <w:r>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MDkzNzFmZDgtNDMwOS00ZTQwLTk3OTUtNDU3ZTk5ZWZhZDMx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992988116"/>
          <w:placeholder>
            <w:docPart w:val="4C0B5C0835F7074E851AB2DEE77E3CAF"/>
          </w:placeholder>
        </w:sdtPr>
        <w:sdtContent>
          <w:r w:rsidR="00A46342" w:rsidRPr="00A46342">
            <w:rPr>
              <w:rFonts w:ascii="Arial" w:hAnsi="Arial" w:cs="Arial"/>
              <w:color w:val="000000"/>
              <w:sz w:val="22"/>
              <w:szCs w:val="22"/>
              <w:vertAlign w:val="superscript"/>
            </w:rPr>
            <w:t>11</w:t>
          </w:r>
        </w:sdtContent>
      </w:sdt>
      <w:r>
        <w:rPr>
          <w:rFonts w:ascii="Arial" w:hAnsi="Arial" w:cs="Arial"/>
          <w:sz w:val="22"/>
          <w:szCs w:val="22"/>
        </w:rPr>
        <w:t xml:space="preserve">. </w:t>
      </w:r>
      <w:r w:rsidR="00C1256B">
        <w:rPr>
          <w:rFonts w:ascii="Arial" w:hAnsi="Arial" w:cs="Arial"/>
          <w:sz w:val="22"/>
          <w:szCs w:val="22"/>
        </w:rPr>
        <w:t xml:space="preserve">Support values for select nodes are indicated. </w:t>
      </w:r>
      <w:r>
        <w:rPr>
          <w:rFonts w:ascii="Arial" w:hAnsi="Arial" w:cs="Arial"/>
          <w:sz w:val="22"/>
          <w:szCs w:val="22"/>
        </w:rPr>
        <w:t xml:space="preserve"> Accession numbers are noted except where groups of closely related sequences were collapsed. </w:t>
      </w:r>
    </w:p>
    <w:p w14:paraId="7E3EC41F" w14:textId="77777777" w:rsidR="00101A14" w:rsidRDefault="00101A14" w:rsidP="00101A14">
      <w:pPr>
        <w:spacing w:line="360" w:lineRule="auto"/>
        <w:rPr>
          <w:ins w:id="19" w:author="Keene-Snickers,Lexi" w:date="2025-05-02T16:29:00Z" w16du:dateUtc="2025-05-02T22:29:00Z"/>
          <w:rFonts w:ascii="Arial" w:hAnsi="Arial" w:cs="Arial"/>
          <w:color w:val="000000"/>
          <w:sz w:val="22"/>
          <w:szCs w:val="22"/>
        </w:rPr>
      </w:pPr>
      <w:ins w:id="20" w:author="Keene-Snickers,Lexi" w:date="2025-05-02T16:29:00Z" w16du:dateUtc="2025-05-02T22:29:00Z">
        <w:r>
          <w:rPr>
            <w:rFonts w:ascii="Arial" w:hAnsi="Arial" w:cs="Arial"/>
            <w:noProof/>
            <w:color w:val="000000"/>
            <w:sz w:val="22"/>
            <w:szCs w:val="22"/>
          </w:rPr>
          <w:lastRenderedPageBreak/>
          <w:drawing>
            <wp:inline distT="0" distB="0" distL="0" distR="0" wp14:anchorId="41ADF438" wp14:editId="497ED79E">
              <wp:extent cx="2040320" cy="7433945"/>
              <wp:effectExtent l="0" t="0" r="4445" b="0"/>
              <wp:docPr id="18908562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56284" name="Picture 1890856284"/>
                      <pic:cNvPicPr/>
                    </pic:nvPicPr>
                    <pic:blipFill>
                      <a:blip r:embed="rId20"/>
                      <a:stretch>
                        <a:fillRect/>
                      </a:stretch>
                    </pic:blipFill>
                    <pic:spPr>
                      <a:xfrm>
                        <a:off x="0" y="0"/>
                        <a:ext cx="2096038" cy="7636954"/>
                      </a:xfrm>
                      <a:prstGeom prst="rect">
                        <a:avLst/>
                      </a:prstGeom>
                    </pic:spPr>
                  </pic:pic>
                </a:graphicData>
              </a:graphic>
            </wp:inline>
          </w:drawing>
        </w:r>
      </w:ins>
    </w:p>
    <w:p w14:paraId="3D37B7E5" w14:textId="28BBA294" w:rsidR="00101A14" w:rsidRPr="006264D3" w:rsidRDefault="00101A14" w:rsidP="00101A14">
      <w:pPr>
        <w:spacing w:line="276" w:lineRule="auto"/>
        <w:rPr>
          <w:rFonts w:ascii="Arial" w:hAnsi="Arial" w:cs="Arial"/>
          <w:sz w:val="22"/>
          <w:szCs w:val="22"/>
        </w:rPr>
        <w:pPrChange w:id="21" w:author="Keene-Snickers,Lexi" w:date="2025-05-02T16:29:00Z" w16du:dateUtc="2025-05-02T22:29:00Z">
          <w:pPr>
            <w:spacing w:line="360" w:lineRule="auto"/>
          </w:pPr>
        </w:pPrChange>
      </w:pPr>
      <w:ins w:id="22" w:author="Keene-Snickers,Lexi" w:date="2025-05-02T16:29:00Z" w16du:dateUtc="2025-05-02T22:29:00Z">
        <w:r w:rsidRPr="00C96C0F">
          <w:rPr>
            <w:rFonts w:ascii="Arial" w:hAnsi="Arial" w:cs="Arial"/>
            <w:b/>
            <w:bCs/>
            <w:sz w:val="22"/>
            <w:szCs w:val="22"/>
          </w:rPr>
          <w:t xml:space="preserve">Supplemental Figure </w:t>
        </w:r>
        <w:r>
          <w:rPr>
            <w:rFonts w:ascii="Arial" w:hAnsi="Arial" w:cs="Arial"/>
            <w:b/>
            <w:bCs/>
            <w:sz w:val="22"/>
            <w:szCs w:val="22"/>
          </w:rPr>
          <w:t>3</w:t>
        </w:r>
        <w:r w:rsidRPr="00C96C0F">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Midpoint rooted maximum likelihood tree of galbut virus RNA</w:t>
        </w:r>
        <w:r>
          <w:rPr>
            <w:rFonts w:ascii="Arial" w:hAnsi="Arial" w:cs="Arial"/>
            <w:b/>
            <w:bCs/>
            <w:sz w:val="22"/>
            <w:szCs w:val="22"/>
          </w:rPr>
          <w:t xml:space="preserve"> 3</w:t>
        </w:r>
        <w:r w:rsidRPr="00C96C0F">
          <w:rPr>
            <w:rFonts w:ascii="Arial" w:hAnsi="Arial" w:cs="Arial"/>
            <w:b/>
            <w:bCs/>
            <w:sz w:val="22"/>
            <w:szCs w:val="22"/>
          </w:rPr>
          <w:t xml:space="preserve"> nucleotide sequences extended data.</w:t>
        </w:r>
        <w:r>
          <w:rPr>
            <w:rFonts w:ascii="Arial" w:hAnsi="Arial" w:cs="Arial"/>
            <w:sz w:val="22"/>
            <w:szCs w:val="22"/>
          </w:rPr>
          <w:t xml:space="preserve"> Data as shown in Figure 5 but with no clades collapsed.</w:t>
        </w:r>
      </w:ins>
    </w:p>
    <w:p w14:paraId="0716832E" w14:textId="09626D24" w:rsidR="00CD0AF9" w:rsidRDefault="00CD0AF9" w:rsidP="00CD0AF9">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2001A6D7" wp14:editId="6DACD16A">
            <wp:extent cx="5090589" cy="6842927"/>
            <wp:effectExtent l="0" t="0" r="2540" b="2540"/>
            <wp:docPr id="6631036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03683" name="Picture 663103683"/>
                    <pic:cNvPicPr/>
                  </pic:nvPicPr>
                  <pic:blipFill>
                    <a:blip r:embed="rId21"/>
                    <a:stretch>
                      <a:fillRect/>
                    </a:stretch>
                  </pic:blipFill>
                  <pic:spPr>
                    <a:xfrm>
                      <a:off x="0" y="0"/>
                      <a:ext cx="5113597" cy="6873855"/>
                    </a:xfrm>
                    <a:prstGeom prst="rect">
                      <a:avLst/>
                    </a:prstGeom>
                  </pic:spPr>
                </pic:pic>
              </a:graphicData>
            </a:graphic>
          </wp:inline>
        </w:drawing>
      </w:r>
    </w:p>
    <w:p w14:paraId="0960071F" w14:textId="427EA5A3" w:rsidR="00CD0AF9" w:rsidRDefault="00CD0AF9" w:rsidP="006264D3">
      <w:pPr>
        <w:spacing w:line="360" w:lineRule="auto"/>
        <w:rPr>
          <w:ins w:id="23" w:author="Keene-Snickers,Lexi" w:date="2025-05-02T16:30:00Z" w16du:dateUtc="2025-05-02T22:30:00Z"/>
          <w:rFonts w:ascii="Arial" w:hAnsi="Arial" w:cs="Arial"/>
          <w:sz w:val="22"/>
          <w:szCs w:val="22"/>
        </w:rPr>
      </w:pPr>
      <w:r w:rsidRPr="000709C9">
        <w:rPr>
          <w:rFonts w:ascii="Arial" w:hAnsi="Arial" w:cs="Arial"/>
          <w:b/>
          <w:bCs/>
          <w:sz w:val="22"/>
          <w:szCs w:val="22"/>
        </w:rPr>
        <w:t xml:space="preserve">Figure </w:t>
      </w:r>
      <w:r>
        <w:rPr>
          <w:rFonts w:ascii="Arial" w:hAnsi="Arial" w:cs="Arial"/>
          <w:b/>
          <w:bCs/>
          <w:sz w:val="22"/>
          <w:szCs w:val="22"/>
        </w:rPr>
        <w:t>7</w:t>
      </w:r>
      <w:r w:rsidRPr="000709C9">
        <w:rPr>
          <w:rFonts w:ascii="Arial" w:hAnsi="Arial" w:cs="Arial"/>
          <w:b/>
          <w:bCs/>
          <w:sz w:val="22"/>
          <w:szCs w:val="22"/>
        </w:rPr>
        <w:t xml:space="preserve">: Midpoint rooted maximum likelihood phylogenetic tree of </w:t>
      </w:r>
      <w:r>
        <w:rPr>
          <w:rFonts w:ascii="Arial" w:hAnsi="Arial" w:cs="Arial"/>
          <w:b/>
          <w:bCs/>
          <w:sz w:val="22"/>
          <w:szCs w:val="22"/>
        </w:rPr>
        <w:t>chaq</w:t>
      </w:r>
      <w:r w:rsidRPr="000709C9">
        <w:rPr>
          <w:rFonts w:ascii="Arial" w:hAnsi="Arial" w:cs="Arial"/>
          <w:b/>
          <w:bCs/>
          <w:sz w:val="22"/>
          <w:szCs w:val="22"/>
        </w:rPr>
        <w:t xml:space="preserve"> virus.</w:t>
      </w:r>
      <w:r>
        <w:rPr>
          <w:rFonts w:ascii="Arial" w:hAnsi="Arial" w:cs="Arial"/>
          <w:sz w:val="22"/>
          <w:szCs w:val="22"/>
        </w:rPr>
        <w:t xml:space="preserve"> Sample names are colored by location. Sequences generated by other investigators are indicated with an (*). Sequences from museum specimens are indicated by a (^)</w:t>
      </w:r>
      <w:sdt>
        <w:sdtPr>
          <w:rPr>
            <w:rFonts w:ascii="Arial" w:hAnsi="Arial" w:cs="Arial"/>
            <w:color w:val="000000"/>
            <w:sz w:val="22"/>
            <w:szCs w:val="22"/>
            <w:vertAlign w:val="superscript"/>
          </w:rPr>
          <w:tag w:val="MENDELEY_CITATION_v3_eyJjaXRhdGlvbklEIjoiTUVOREVMRVlfQ0lUQVRJT05fNWQ2NjU1MDMtY2QyNC00YjE3LTkzYjMtYzRmZjk0NTViYmYx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55203129"/>
          <w:placeholder>
            <w:docPart w:val="25D0F709A5F26E4091E73683A3E76604"/>
          </w:placeholder>
        </w:sdtPr>
        <w:sdtContent>
          <w:r w:rsidR="00A46342" w:rsidRPr="00A46342">
            <w:rPr>
              <w:rFonts w:ascii="Arial" w:hAnsi="Arial" w:cs="Arial"/>
              <w:color w:val="000000"/>
              <w:sz w:val="22"/>
              <w:szCs w:val="22"/>
              <w:vertAlign w:val="superscript"/>
            </w:rPr>
            <w:t>11</w:t>
          </w:r>
        </w:sdtContent>
      </w:sdt>
      <w:r>
        <w:rPr>
          <w:rFonts w:ascii="Arial" w:hAnsi="Arial" w:cs="Arial"/>
          <w:sz w:val="22"/>
          <w:szCs w:val="22"/>
        </w:rPr>
        <w:t>.</w:t>
      </w:r>
      <w:r w:rsidR="006264D3">
        <w:rPr>
          <w:rFonts w:ascii="Arial" w:hAnsi="Arial" w:cs="Arial"/>
          <w:sz w:val="22"/>
          <w:szCs w:val="22"/>
        </w:rPr>
        <w:t xml:space="preserve"> Support values for select nodes are indicated.</w:t>
      </w:r>
      <w:r>
        <w:rPr>
          <w:rFonts w:ascii="Arial" w:hAnsi="Arial" w:cs="Arial"/>
          <w:sz w:val="22"/>
          <w:szCs w:val="22"/>
        </w:rPr>
        <w:t xml:space="preserve"> Accession numbers are noted except where groups of closely related sequences were collapsed.</w:t>
      </w:r>
    </w:p>
    <w:p w14:paraId="69BB5292" w14:textId="77777777" w:rsidR="00101A14" w:rsidRDefault="00101A14" w:rsidP="00101A14">
      <w:pPr>
        <w:spacing w:line="360" w:lineRule="auto"/>
        <w:rPr>
          <w:ins w:id="24" w:author="Keene-Snickers,Lexi" w:date="2025-05-02T16:30:00Z" w16du:dateUtc="2025-05-02T22:30:00Z"/>
          <w:rFonts w:ascii="Arial" w:hAnsi="Arial" w:cs="Arial"/>
          <w:color w:val="000000"/>
          <w:sz w:val="22"/>
          <w:szCs w:val="22"/>
        </w:rPr>
      </w:pPr>
      <w:ins w:id="25" w:author="Keene-Snickers,Lexi" w:date="2025-05-02T16:30:00Z" w16du:dateUtc="2025-05-02T22:30:00Z">
        <w:r>
          <w:rPr>
            <w:rFonts w:ascii="Arial" w:hAnsi="Arial" w:cs="Arial"/>
            <w:noProof/>
            <w:color w:val="000000"/>
            <w:sz w:val="22"/>
            <w:szCs w:val="22"/>
          </w:rPr>
          <w:lastRenderedPageBreak/>
          <w:drawing>
            <wp:inline distT="0" distB="0" distL="0" distR="0" wp14:anchorId="1F1BF9D9" wp14:editId="0F4CBE78">
              <wp:extent cx="3479800" cy="7569354"/>
              <wp:effectExtent l="0" t="0" r="0" b="0"/>
              <wp:docPr id="17251805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80594" name="Picture 1725180594"/>
                      <pic:cNvPicPr/>
                    </pic:nvPicPr>
                    <pic:blipFill>
                      <a:blip r:embed="rId22"/>
                      <a:stretch>
                        <a:fillRect/>
                      </a:stretch>
                    </pic:blipFill>
                    <pic:spPr>
                      <a:xfrm>
                        <a:off x="0" y="0"/>
                        <a:ext cx="3545412" cy="7712075"/>
                      </a:xfrm>
                      <a:prstGeom prst="rect">
                        <a:avLst/>
                      </a:prstGeom>
                    </pic:spPr>
                  </pic:pic>
                </a:graphicData>
              </a:graphic>
            </wp:inline>
          </w:drawing>
        </w:r>
      </w:ins>
    </w:p>
    <w:p w14:paraId="525B997C" w14:textId="77777777" w:rsidR="00101A14" w:rsidRDefault="00101A14" w:rsidP="00101A14">
      <w:pPr>
        <w:spacing w:line="276" w:lineRule="auto"/>
        <w:rPr>
          <w:ins w:id="26" w:author="Keene-Snickers,Lexi" w:date="2025-05-02T16:30:00Z" w16du:dateUtc="2025-05-02T22:30:00Z"/>
          <w:rFonts w:ascii="Arial" w:hAnsi="Arial" w:cs="Arial"/>
          <w:sz w:val="22"/>
          <w:szCs w:val="22"/>
        </w:rPr>
      </w:pPr>
      <w:ins w:id="27" w:author="Keene-Snickers,Lexi" w:date="2025-05-02T16:30:00Z" w16du:dateUtc="2025-05-02T22:30:00Z">
        <w:r w:rsidRPr="00C96C0F">
          <w:rPr>
            <w:rFonts w:ascii="Arial" w:hAnsi="Arial" w:cs="Arial"/>
            <w:b/>
            <w:bCs/>
            <w:sz w:val="22"/>
            <w:szCs w:val="22"/>
          </w:rPr>
          <w:t xml:space="preserve">Supplemental Figure </w:t>
        </w:r>
        <w:r>
          <w:rPr>
            <w:rFonts w:ascii="Arial" w:hAnsi="Arial" w:cs="Arial"/>
            <w:b/>
            <w:bCs/>
            <w:sz w:val="22"/>
            <w:szCs w:val="22"/>
          </w:rPr>
          <w:t>4</w:t>
        </w:r>
        <w:r w:rsidRPr="00C96C0F">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 xml:space="preserve">Midpoint rooted maximum likelihood tree of </w:t>
        </w:r>
        <w:r>
          <w:rPr>
            <w:rFonts w:ascii="Arial" w:hAnsi="Arial" w:cs="Arial"/>
            <w:b/>
            <w:bCs/>
            <w:sz w:val="22"/>
            <w:szCs w:val="22"/>
          </w:rPr>
          <w:t>chaq virus</w:t>
        </w:r>
        <w:r w:rsidRPr="00C96C0F">
          <w:rPr>
            <w:rFonts w:ascii="Arial" w:hAnsi="Arial" w:cs="Arial"/>
            <w:b/>
            <w:bCs/>
            <w:sz w:val="22"/>
            <w:szCs w:val="22"/>
          </w:rPr>
          <w:t xml:space="preserve"> nucleotide sequences extended data.</w:t>
        </w:r>
        <w:r>
          <w:rPr>
            <w:rFonts w:ascii="Arial" w:hAnsi="Arial" w:cs="Arial"/>
            <w:sz w:val="22"/>
            <w:szCs w:val="22"/>
          </w:rPr>
          <w:t xml:space="preserve"> Data as shown in Figure 5 but with no clades collapsed.</w:t>
        </w:r>
      </w:ins>
    </w:p>
    <w:p w14:paraId="48D48793" w14:textId="77777777" w:rsidR="00101A14" w:rsidRPr="006264D3" w:rsidRDefault="00101A14" w:rsidP="006264D3">
      <w:pPr>
        <w:spacing w:line="360" w:lineRule="auto"/>
        <w:rPr>
          <w:rFonts w:ascii="Arial" w:hAnsi="Arial" w:cs="Arial"/>
          <w:b/>
          <w:bCs/>
          <w:sz w:val="22"/>
          <w:szCs w:val="22"/>
        </w:rPr>
      </w:pPr>
    </w:p>
    <w:p w14:paraId="0B5C320A" w14:textId="2D464160" w:rsidR="00A94DFE" w:rsidRDefault="006264D3" w:rsidP="006264D3">
      <w:pPr>
        <w:spacing w:line="360" w:lineRule="auto"/>
        <w:rPr>
          <w:rFonts w:ascii="Arial" w:hAnsi="Arial" w:cs="Arial"/>
          <w:sz w:val="22"/>
          <w:szCs w:val="22"/>
        </w:rPr>
      </w:pPr>
      <w:r>
        <w:rPr>
          <w:rFonts w:ascii="Arial" w:hAnsi="Arial" w:cs="Arial"/>
          <w:sz w:val="22"/>
          <w:szCs w:val="22"/>
        </w:rPr>
        <w:tab/>
      </w:r>
      <w:r w:rsidR="00A94DFE">
        <w:rPr>
          <w:rFonts w:ascii="Arial" w:hAnsi="Arial" w:cs="Arial"/>
          <w:sz w:val="22"/>
          <w:szCs w:val="22"/>
        </w:rPr>
        <w:t>We quantif</w:t>
      </w:r>
      <w:r w:rsidR="00BE4AE3">
        <w:rPr>
          <w:rFonts w:ascii="Arial" w:hAnsi="Arial" w:cs="Arial"/>
          <w:sz w:val="22"/>
          <w:szCs w:val="22"/>
        </w:rPr>
        <w:t>ied</w:t>
      </w:r>
      <w:r w:rsidR="00A94DFE">
        <w:rPr>
          <w:rFonts w:ascii="Arial" w:hAnsi="Arial" w:cs="Arial"/>
          <w:sz w:val="22"/>
          <w:szCs w:val="22"/>
        </w:rPr>
        <w:t xml:space="preserve"> the within segment diversity of galbut virus and chaq virus</w:t>
      </w:r>
      <w:r w:rsidR="00BE4AE3">
        <w:rPr>
          <w:rFonts w:ascii="Arial" w:hAnsi="Arial" w:cs="Arial"/>
          <w:sz w:val="22"/>
          <w:szCs w:val="22"/>
        </w:rPr>
        <w:t xml:space="preserve"> sequences</w:t>
      </w:r>
      <w:r w:rsidR="00A94DFE">
        <w:rPr>
          <w:rFonts w:ascii="Arial" w:hAnsi="Arial" w:cs="Arial"/>
          <w:sz w:val="22"/>
          <w:szCs w:val="22"/>
        </w:rPr>
        <w:t xml:space="preserve">. </w:t>
      </w:r>
      <w:r w:rsidR="00A94DFE" w:rsidRPr="001F717A">
        <w:rPr>
          <w:rFonts w:ascii="Arial" w:hAnsi="Arial" w:cs="Arial"/>
          <w:sz w:val="22"/>
          <w:szCs w:val="22"/>
        </w:rPr>
        <w:t>Galbut virus segments exhibited varying levels of sequence diversity (Kruskal-</w:t>
      </w:r>
      <w:proofErr w:type="gramStart"/>
      <w:r w:rsidR="00A94DFE" w:rsidRPr="001F717A">
        <w:rPr>
          <w:rFonts w:ascii="Arial" w:hAnsi="Arial" w:cs="Arial"/>
          <w:sz w:val="22"/>
          <w:szCs w:val="22"/>
        </w:rPr>
        <w:t>Wallis</w:t>
      </w:r>
      <w:proofErr w:type="gramEnd"/>
      <w:r w:rsidR="00A94DFE" w:rsidRPr="001F717A">
        <w:rPr>
          <w:rFonts w:ascii="Arial" w:hAnsi="Arial" w:cs="Arial"/>
          <w:sz w:val="22"/>
          <w:szCs w:val="22"/>
        </w:rPr>
        <w:t xml:space="preserve"> test</w:t>
      </w:r>
      <w:r w:rsidR="0097593D">
        <w:rPr>
          <w:rFonts w:ascii="Arial" w:hAnsi="Arial" w:cs="Arial"/>
          <w:sz w:val="22"/>
          <w:szCs w:val="22"/>
        </w:rPr>
        <w:t>,</w:t>
      </w:r>
      <w:r w:rsidR="00A94DFE">
        <w:rPr>
          <w:rFonts w:ascii="Arial" w:hAnsi="Arial" w:cs="Arial"/>
          <w:sz w:val="22"/>
          <w:szCs w:val="22"/>
        </w:rPr>
        <w:t xml:space="preserve"> </w:t>
      </w:r>
      <w:r w:rsidR="00A94DFE" w:rsidRPr="001F717A">
        <w:rPr>
          <w:rFonts w:ascii="Arial" w:hAnsi="Arial" w:cs="Arial"/>
          <w:sz w:val="22"/>
          <w:szCs w:val="22"/>
        </w:rPr>
        <w:t>p &lt; 2.2</w:t>
      </w:r>
      <w:r w:rsidR="00A94DFE">
        <w:rPr>
          <w:rFonts w:ascii="Arial" w:hAnsi="Arial" w:cs="Arial"/>
          <w:sz w:val="22"/>
          <w:szCs w:val="22"/>
        </w:rPr>
        <w:t>x10</w:t>
      </w:r>
      <w:r w:rsidR="00A94DFE" w:rsidRPr="009170D5">
        <w:rPr>
          <w:rFonts w:ascii="Arial" w:hAnsi="Arial" w:cs="Arial"/>
          <w:sz w:val="22"/>
          <w:szCs w:val="22"/>
          <w:vertAlign w:val="superscript"/>
        </w:rPr>
        <w:t>-16</w:t>
      </w:r>
      <w:r w:rsidR="00A94DFE" w:rsidRPr="001F717A">
        <w:rPr>
          <w:rFonts w:ascii="Arial" w:hAnsi="Arial" w:cs="Arial"/>
          <w:sz w:val="22"/>
          <w:szCs w:val="22"/>
        </w:rPr>
        <w:t>). RNA</w:t>
      </w:r>
      <w:r w:rsidR="0097593D">
        <w:rPr>
          <w:rFonts w:ascii="Arial" w:hAnsi="Arial" w:cs="Arial"/>
          <w:sz w:val="22"/>
          <w:szCs w:val="22"/>
        </w:rPr>
        <w:t xml:space="preserve"> </w:t>
      </w:r>
      <w:r w:rsidR="00A94DFE" w:rsidRPr="001F717A">
        <w:rPr>
          <w:rFonts w:ascii="Arial" w:hAnsi="Arial" w:cs="Arial"/>
          <w:sz w:val="22"/>
          <w:szCs w:val="22"/>
        </w:rPr>
        <w:t>3 sequences exhibited the most diversity and RNA</w:t>
      </w:r>
      <w:r w:rsidR="0097593D">
        <w:rPr>
          <w:rFonts w:ascii="Arial" w:hAnsi="Arial" w:cs="Arial"/>
          <w:sz w:val="22"/>
          <w:szCs w:val="22"/>
        </w:rPr>
        <w:t xml:space="preserve"> </w:t>
      </w:r>
      <w:r w:rsidR="00A94DFE" w:rsidRPr="001F717A">
        <w:rPr>
          <w:rFonts w:ascii="Arial" w:hAnsi="Arial" w:cs="Arial"/>
          <w:sz w:val="22"/>
          <w:szCs w:val="22"/>
        </w:rPr>
        <w:t>2 the least (</w:t>
      </w:r>
      <w:r w:rsidR="00A94DFE" w:rsidRPr="009170D5">
        <w:rPr>
          <w:rFonts w:ascii="Arial" w:hAnsi="Arial" w:cs="Arial"/>
          <w:b/>
          <w:bCs/>
          <w:sz w:val="22"/>
          <w:szCs w:val="22"/>
        </w:rPr>
        <w:t>Figs. 4, 5, 6, and 8</w:t>
      </w:r>
      <w:r w:rsidR="00A94DFE" w:rsidRPr="001F717A">
        <w:rPr>
          <w:rFonts w:ascii="Arial" w:hAnsi="Arial" w:cs="Arial"/>
          <w:sz w:val="22"/>
          <w:szCs w:val="22"/>
        </w:rPr>
        <w:t>). The median percent identity between RNA</w:t>
      </w:r>
      <w:r w:rsidR="0097593D">
        <w:rPr>
          <w:rFonts w:ascii="Arial" w:hAnsi="Arial" w:cs="Arial"/>
          <w:sz w:val="22"/>
          <w:szCs w:val="22"/>
        </w:rPr>
        <w:t xml:space="preserve"> </w:t>
      </w:r>
      <w:r w:rsidR="00A94DFE" w:rsidRPr="001F717A">
        <w:rPr>
          <w:rFonts w:ascii="Arial" w:hAnsi="Arial" w:cs="Arial"/>
          <w:sz w:val="22"/>
          <w:szCs w:val="22"/>
        </w:rPr>
        <w:t>1, RNA</w:t>
      </w:r>
      <w:r w:rsidR="0097593D">
        <w:rPr>
          <w:rFonts w:ascii="Arial" w:hAnsi="Arial" w:cs="Arial"/>
          <w:sz w:val="22"/>
          <w:szCs w:val="22"/>
        </w:rPr>
        <w:t xml:space="preserve"> </w:t>
      </w:r>
      <w:r w:rsidR="00A94DFE" w:rsidRPr="001F717A">
        <w:rPr>
          <w:rFonts w:ascii="Arial" w:hAnsi="Arial" w:cs="Arial"/>
          <w:sz w:val="22"/>
          <w:szCs w:val="22"/>
        </w:rPr>
        <w:t>2, RNA</w:t>
      </w:r>
      <w:r w:rsidR="0097593D">
        <w:rPr>
          <w:rFonts w:ascii="Arial" w:hAnsi="Arial" w:cs="Arial"/>
          <w:sz w:val="22"/>
          <w:szCs w:val="22"/>
        </w:rPr>
        <w:t xml:space="preserve"> </w:t>
      </w:r>
      <w:r w:rsidR="00A94DFE" w:rsidRPr="001F717A">
        <w:rPr>
          <w:rFonts w:ascii="Arial" w:hAnsi="Arial" w:cs="Arial"/>
          <w:sz w:val="22"/>
          <w:szCs w:val="22"/>
        </w:rPr>
        <w:t>3, and chaq sequences was 89.7%, 91.7%, 83.0%, 91.1%, respectively (</w:t>
      </w:r>
      <w:r w:rsidR="00A94DFE" w:rsidRPr="009170D5">
        <w:rPr>
          <w:rFonts w:ascii="Arial" w:hAnsi="Arial" w:cs="Arial"/>
          <w:b/>
          <w:bCs/>
          <w:sz w:val="22"/>
          <w:szCs w:val="22"/>
        </w:rPr>
        <w:t>Fig. 8</w:t>
      </w:r>
      <w:r w:rsidR="00A94DFE" w:rsidRPr="001F717A">
        <w:rPr>
          <w:rFonts w:ascii="Arial" w:hAnsi="Arial" w:cs="Arial"/>
          <w:sz w:val="22"/>
          <w:szCs w:val="22"/>
        </w:rPr>
        <w:t>).</w:t>
      </w:r>
      <w:r w:rsidR="00A94DFE">
        <w:rPr>
          <w:rFonts w:ascii="Arial" w:hAnsi="Arial" w:cs="Arial"/>
          <w:sz w:val="22"/>
          <w:szCs w:val="22"/>
        </w:rPr>
        <w:t xml:space="preserve"> </w:t>
      </w:r>
      <w:r w:rsidR="00A94DFE" w:rsidRPr="001F717A">
        <w:rPr>
          <w:rFonts w:ascii="Arial" w:hAnsi="Arial" w:cs="Arial"/>
          <w:sz w:val="22"/>
          <w:szCs w:val="22"/>
        </w:rPr>
        <w:t>Because there are no clade B chaq virus sequences</w:t>
      </w:r>
      <w:r w:rsidR="00BE4AE3">
        <w:rPr>
          <w:rFonts w:ascii="Arial" w:hAnsi="Arial" w:cs="Arial"/>
          <w:sz w:val="22"/>
          <w:szCs w:val="22"/>
        </w:rPr>
        <w:t xml:space="preserve"> (see below)</w:t>
      </w:r>
      <w:r w:rsidR="00A94DFE" w:rsidRPr="001F717A">
        <w:rPr>
          <w:rFonts w:ascii="Arial" w:hAnsi="Arial" w:cs="Arial"/>
          <w:sz w:val="22"/>
          <w:szCs w:val="22"/>
        </w:rPr>
        <w:t>, the diversity of chaq sequences is underestimated by this measure.</w:t>
      </w:r>
    </w:p>
    <w:p w14:paraId="28FEA788" w14:textId="77777777" w:rsidR="00A94DFE" w:rsidRPr="001F717A" w:rsidRDefault="00A94DFE" w:rsidP="006264D3">
      <w:pPr>
        <w:spacing w:line="360" w:lineRule="auto"/>
        <w:ind w:firstLine="720"/>
        <w:rPr>
          <w:rFonts w:ascii="Arial" w:hAnsi="Arial" w:cs="Arial"/>
          <w:sz w:val="22"/>
          <w:szCs w:val="22"/>
        </w:rPr>
      </w:pPr>
    </w:p>
    <w:p w14:paraId="0EB19CDE" w14:textId="791D3B48" w:rsidR="00A94DFE" w:rsidRPr="00A94DFE" w:rsidRDefault="00A94DFE" w:rsidP="00A94DFE">
      <w:pPr>
        <w:spacing w:line="360" w:lineRule="auto"/>
        <w:rPr>
          <w:rFonts w:ascii="Arial" w:hAnsi="Arial" w:cs="Arial"/>
          <w:sz w:val="22"/>
          <w:szCs w:val="22"/>
        </w:rPr>
      </w:pPr>
      <w:r>
        <w:rPr>
          <w:rFonts w:ascii="Arial" w:hAnsi="Arial" w:cs="Arial"/>
          <w:noProof/>
          <w:sz w:val="22"/>
          <w:szCs w:val="22"/>
        </w:rPr>
        <w:drawing>
          <wp:inline distT="0" distB="0" distL="0" distR="0" wp14:anchorId="4EDB9B22" wp14:editId="59DB40D1">
            <wp:extent cx="5943600" cy="4457700"/>
            <wp:effectExtent l="0" t="0" r="0" b="0"/>
            <wp:docPr id="3482163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54110" name="Picture 1199354110"/>
                    <pic:cNvPicPr/>
                  </pic:nvPicPr>
                  <pic:blipFill>
                    <a:blip r:embed="rId23"/>
                    <a:stretch>
                      <a:fillRect/>
                    </a:stretch>
                  </pic:blipFill>
                  <pic:spPr>
                    <a:xfrm>
                      <a:off x="0" y="0"/>
                      <a:ext cx="5943600" cy="4457700"/>
                    </a:xfrm>
                    <a:prstGeom prst="rect">
                      <a:avLst/>
                    </a:prstGeom>
                  </pic:spPr>
                </pic:pic>
              </a:graphicData>
            </a:graphic>
          </wp:inline>
        </w:drawing>
      </w:r>
      <w:r w:rsidRPr="006264D3">
        <w:rPr>
          <w:rFonts w:ascii="Arial" w:hAnsi="Arial" w:cs="Arial"/>
          <w:b/>
          <w:bCs/>
          <w:sz w:val="22"/>
          <w:szCs w:val="22"/>
        </w:rPr>
        <w:t>Figure 8:</w:t>
      </w:r>
      <w:r>
        <w:rPr>
          <w:rFonts w:ascii="Arial" w:hAnsi="Arial" w:cs="Arial"/>
          <w:sz w:val="22"/>
          <w:szCs w:val="22"/>
        </w:rPr>
        <w:t xml:space="preserve"> </w:t>
      </w:r>
      <w:r>
        <w:rPr>
          <w:rFonts w:ascii="Arial" w:hAnsi="Arial" w:cs="Arial"/>
          <w:b/>
          <w:bCs/>
          <w:sz w:val="22"/>
          <w:szCs w:val="22"/>
        </w:rPr>
        <w:t xml:space="preserve">Galbut virus RNA 3 is more diverse than galbut virus RNAs 1 and 2 or chaq virus. </w:t>
      </w:r>
      <w:r>
        <w:rPr>
          <w:rFonts w:ascii="Arial" w:hAnsi="Arial" w:cs="Arial"/>
          <w:sz w:val="22"/>
          <w:szCs w:val="22"/>
        </w:rPr>
        <w:t>The pairwise nucleotide identity (%) is shown as a histogram of the number of pairwise alignments for each nucleotide at each position for individual galbut virus segments and chaq virus.</w:t>
      </w:r>
    </w:p>
    <w:p w14:paraId="49BD84EA" w14:textId="77777777" w:rsidR="00B71B44" w:rsidRDefault="00B71B44" w:rsidP="006264D3">
      <w:pPr>
        <w:spacing w:line="360" w:lineRule="auto"/>
        <w:rPr>
          <w:rFonts w:ascii="Arial" w:hAnsi="Arial" w:cs="Arial"/>
          <w:color w:val="000000"/>
          <w:sz w:val="22"/>
          <w:szCs w:val="22"/>
        </w:rPr>
      </w:pPr>
    </w:p>
    <w:p w14:paraId="2EC8CD40" w14:textId="6D620A7E" w:rsidR="00A94DFE" w:rsidRDefault="00B71B44" w:rsidP="006264D3">
      <w:pPr>
        <w:spacing w:line="360" w:lineRule="auto"/>
        <w:ind w:firstLine="720"/>
        <w:rPr>
          <w:rFonts w:ascii="Arial" w:hAnsi="Arial" w:cs="Arial"/>
          <w:b/>
          <w:bCs/>
          <w:noProof/>
          <w:sz w:val="22"/>
          <w:szCs w:val="22"/>
        </w:rPr>
      </w:pPr>
      <w:r>
        <w:rPr>
          <w:rFonts w:ascii="Arial" w:hAnsi="Arial" w:cs="Arial"/>
          <w:color w:val="000000"/>
          <w:sz w:val="22"/>
          <w:szCs w:val="22"/>
        </w:rPr>
        <w:t xml:space="preserve">We </w:t>
      </w:r>
      <w:r w:rsidR="00B24F4F">
        <w:rPr>
          <w:rFonts w:ascii="Arial" w:hAnsi="Arial" w:cs="Arial"/>
          <w:color w:val="000000"/>
          <w:sz w:val="22"/>
          <w:szCs w:val="22"/>
        </w:rPr>
        <w:t xml:space="preserve">examined galbut virus sequences for </w:t>
      </w:r>
      <w:r>
        <w:rPr>
          <w:rFonts w:ascii="Arial" w:hAnsi="Arial" w:cs="Arial"/>
          <w:color w:val="000000"/>
          <w:sz w:val="22"/>
          <w:szCs w:val="22"/>
        </w:rPr>
        <w:t xml:space="preserve">evidence </w:t>
      </w:r>
      <w:r w:rsidR="0097593D">
        <w:rPr>
          <w:rFonts w:ascii="Arial" w:hAnsi="Arial" w:cs="Arial"/>
          <w:color w:val="000000"/>
          <w:sz w:val="22"/>
          <w:szCs w:val="22"/>
        </w:rPr>
        <w:t>of</w:t>
      </w:r>
      <w:r w:rsidR="002C4DDD">
        <w:rPr>
          <w:rFonts w:ascii="Arial" w:hAnsi="Arial" w:cs="Arial"/>
          <w:color w:val="000000"/>
          <w:sz w:val="22"/>
          <w:szCs w:val="22"/>
        </w:rPr>
        <w:t xml:space="preserve"> natural</w:t>
      </w:r>
      <w:r>
        <w:rPr>
          <w:rFonts w:ascii="Arial" w:hAnsi="Arial" w:cs="Arial"/>
          <w:color w:val="000000"/>
          <w:sz w:val="22"/>
          <w:szCs w:val="22"/>
        </w:rPr>
        <w:t xml:space="preserve"> selection</w:t>
      </w:r>
      <w:r w:rsidR="003E7DAD">
        <w:rPr>
          <w:rFonts w:ascii="Arial" w:hAnsi="Arial" w:cs="Arial"/>
          <w:color w:val="000000"/>
          <w:sz w:val="22"/>
          <w:szCs w:val="22"/>
        </w:rPr>
        <w:t xml:space="preserve">. </w:t>
      </w:r>
      <w:r w:rsidR="002E5ED6">
        <w:rPr>
          <w:rFonts w:ascii="Arial" w:hAnsi="Arial" w:cs="Arial"/>
          <w:color w:val="000000"/>
          <w:sz w:val="22"/>
          <w:szCs w:val="22"/>
        </w:rPr>
        <w:t xml:space="preserve">Botella et al reported purifying selection in </w:t>
      </w:r>
      <w:r w:rsidR="008E38EA">
        <w:rPr>
          <w:rFonts w:ascii="Arial" w:hAnsi="Arial" w:cs="Arial"/>
          <w:color w:val="000000"/>
          <w:sz w:val="22"/>
          <w:szCs w:val="22"/>
        </w:rPr>
        <w:t xml:space="preserve">the RNA 1 and RNA 2 segments of </w:t>
      </w:r>
      <w:r w:rsidR="009D5865">
        <w:rPr>
          <w:rFonts w:ascii="Arial" w:hAnsi="Arial" w:cs="Arial"/>
          <w:color w:val="000000"/>
          <w:sz w:val="22"/>
          <w:szCs w:val="22"/>
        </w:rPr>
        <w:t xml:space="preserve">a </w:t>
      </w:r>
      <w:r w:rsidR="002E5ED6">
        <w:rPr>
          <w:rFonts w:ascii="Arial" w:hAnsi="Arial" w:cs="Arial"/>
          <w:color w:val="000000"/>
          <w:sz w:val="22"/>
          <w:szCs w:val="22"/>
        </w:rPr>
        <w:t>fung</w:t>
      </w:r>
      <w:r w:rsidR="009D5865">
        <w:rPr>
          <w:rFonts w:ascii="Arial" w:hAnsi="Arial" w:cs="Arial"/>
          <w:color w:val="000000"/>
          <w:sz w:val="22"/>
          <w:szCs w:val="22"/>
        </w:rPr>
        <w:t>us-</w:t>
      </w:r>
      <w:r w:rsidR="002E5ED6">
        <w:rPr>
          <w:rFonts w:ascii="Arial" w:hAnsi="Arial" w:cs="Arial"/>
          <w:color w:val="000000"/>
          <w:sz w:val="22"/>
          <w:szCs w:val="22"/>
        </w:rPr>
        <w:t xml:space="preserve">infecting </w:t>
      </w:r>
      <w:r w:rsidR="002E5ED6">
        <w:rPr>
          <w:rFonts w:ascii="Arial" w:hAnsi="Arial" w:cs="Arial"/>
          <w:color w:val="000000"/>
          <w:sz w:val="22"/>
          <w:szCs w:val="22"/>
        </w:rPr>
        <w:lastRenderedPageBreak/>
        <w:t>partitivirus</w:t>
      </w:r>
      <w:sdt>
        <w:sdtPr>
          <w:rPr>
            <w:rFonts w:ascii="Arial" w:hAnsi="Arial" w:cs="Arial"/>
            <w:color w:val="000000"/>
            <w:sz w:val="22"/>
            <w:szCs w:val="22"/>
            <w:vertAlign w:val="superscript"/>
          </w:rPr>
          <w:tag w:val="MENDELEY_CITATION_v3_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"/>
          <w:id w:val="1485502032"/>
          <w:placeholder>
            <w:docPart w:val="DefaultPlaceholder_-1854013440"/>
          </w:placeholder>
        </w:sdtPr>
        <w:sdtContent>
          <w:r w:rsidR="00A46342" w:rsidRPr="00A46342">
            <w:rPr>
              <w:rFonts w:ascii="Arial" w:hAnsi="Arial" w:cs="Arial"/>
              <w:color w:val="000000"/>
              <w:sz w:val="22"/>
              <w:szCs w:val="22"/>
              <w:vertAlign w:val="superscript"/>
            </w:rPr>
            <w:t>19</w:t>
          </w:r>
        </w:sdtContent>
      </w:sdt>
      <w:r w:rsidR="002E5ED6">
        <w:rPr>
          <w:rFonts w:ascii="Arial" w:hAnsi="Arial" w:cs="Arial"/>
          <w:color w:val="000000"/>
          <w:sz w:val="22"/>
          <w:szCs w:val="22"/>
        </w:rPr>
        <w:t xml:space="preserve">. </w:t>
      </w:r>
      <w:r w:rsidR="003E7DAD">
        <w:rPr>
          <w:rFonts w:ascii="Arial" w:hAnsi="Arial" w:cs="Arial"/>
          <w:color w:val="000000"/>
          <w:sz w:val="22"/>
          <w:szCs w:val="22"/>
        </w:rPr>
        <w:t xml:space="preserve">We employed the Fixed Effects Likelihood model to </w:t>
      </w:r>
      <w:r w:rsidR="00962FA9">
        <w:rPr>
          <w:rFonts w:ascii="Arial" w:hAnsi="Arial" w:cs="Arial"/>
          <w:color w:val="000000"/>
          <w:sz w:val="22"/>
          <w:szCs w:val="22"/>
        </w:rPr>
        <w:t>quantify</w:t>
      </w:r>
      <w:r w:rsidR="003E7DAD">
        <w:rPr>
          <w:rFonts w:ascii="Arial" w:hAnsi="Arial" w:cs="Arial"/>
          <w:color w:val="000000"/>
          <w:sz w:val="22"/>
          <w:szCs w:val="22"/>
        </w:rPr>
        <w:t xml:space="preserve"> evidence of selection in each galbut virus segment and chaq virus</w:t>
      </w:r>
      <w:sdt>
        <w:sdtPr>
          <w:rPr>
            <w:rFonts w:ascii="Arial" w:hAnsi="Arial" w:cs="Arial"/>
            <w:color w:val="000000"/>
            <w:sz w:val="22"/>
            <w:szCs w:val="22"/>
            <w:vertAlign w:val="superscript"/>
          </w:rPr>
          <w:tag w:val="MENDELEY_CITATION_v3_eyJjaXRhdGlvbklEIjoiTUVOREVMRVlfQ0lUQVRJT05fNjBiOWFlZWEtYjAzYS00YjY2LWFlYWItNWUzZmRkMWI2MmM2IiwicHJvcGVydGllcyI6eyJub3RlSW5kZXgiOjB9LCJpc0VkaXRlZCI6ZmFsc2UsIm1hbnVhbE92ZXJyaWRlIjp7ImlzTWFudWFsbHlPdmVycmlkZGVuIjpmYWxzZSwiY2l0ZXByb2NUZXh0IjoiPHN1cD4yM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
          <w:id w:val="612644873"/>
          <w:placeholder>
            <w:docPart w:val="DefaultPlaceholder_-1854013440"/>
          </w:placeholder>
        </w:sdtPr>
        <w:sdtContent>
          <w:r w:rsidR="00A46342" w:rsidRPr="00A46342">
            <w:rPr>
              <w:rFonts w:ascii="Arial" w:hAnsi="Arial" w:cs="Arial"/>
              <w:color w:val="000000"/>
              <w:sz w:val="22"/>
              <w:szCs w:val="22"/>
              <w:vertAlign w:val="superscript"/>
            </w:rPr>
            <w:t>20</w:t>
          </w:r>
        </w:sdtContent>
      </w:sdt>
      <w:r w:rsidR="003E7DAD">
        <w:rPr>
          <w:rFonts w:ascii="Arial" w:hAnsi="Arial" w:cs="Arial"/>
          <w:color w:val="000000"/>
          <w:sz w:val="22"/>
          <w:szCs w:val="22"/>
        </w:rPr>
        <w:t xml:space="preserve">. </w:t>
      </w:r>
      <w:r w:rsidR="008E38EA">
        <w:rPr>
          <w:rFonts w:ascii="Arial" w:hAnsi="Arial" w:cs="Arial"/>
          <w:color w:val="000000"/>
          <w:sz w:val="22"/>
          <w:szCs w:val="22"/>
        </w:rPr>
        <w:t>T</w:t>
      </w:r>
      <w:r w:rsidR="003E7DAD">
        <w:rPr>
          <w:rFonts w:ascii="Arial" w:hAnsi="Arial" w:cs="Arial"/>
          <w:color w:val="000000"/>
          <w:sz w:val="22"/>
          <w:szCs w:val="22"/>
        </w:rPr>
        <w:t>here was little evidence of diversifying selection in galbut virus RNA 1, RNA 2</w:t>
      </w:r>
      <w:r w:rsidR="00B24F4F">
        <w:rPr>
          <w:rFonts w:ascii="Arial" w:hAnsi="Arial" w:cs="Arial"/>
          <w:color w:val="000000"/>
          <w:sz w:val="22"/>
          <w:szCs w:val="22"/>
        </w:rPr>
        <w:t>,</w:t>
      </w:r>
      <w:r w:rsidR="003E7DAD">
        <w:rPr>
          <w:rFonts w:ascii="Arial" w:hAnsi="Arial" w:cs="Arial"/>
          <w:color w:val="000000"/>
          <w:sz w:val="22"/>
          <w:szCs w:val="22"/>
        </w:rPr>
        <w:t xml:space="preserve"> </w:t>
      </w:r>
      <w:r w:rsidR="00012FDD">
        <w:rPr>
          <w:rFonts w:ascii="Arial" w:hAnsi="Arial" w:cs="Arial"/>
          <w:color w:val="000000"/>
          <w:sz w:val="22"/>
          <w:szCs w:val="22"/>
        </w:rPr>
        <w:t xml:space="preserve">or </w:t>
      </w:r>
      <w:r w:rsidR="003E7DAD">
        <w:rPr>
          <w:rFonts w:ascii="Arial" w:hAnsi="Arial" w:cs="Arial"/>
          <w:color w:val="000000"/>
          <w:sz w:val="22"/>
          <w:szCs w:val="22"/>
        </w:rPr>
        <w:t xml:space="preserve">chaq virus with </w:t>
      </w:r>
      <w:r w:rsidR="00012FDD">
        <w:rPr>
          <w:rFonts w:ascii="Arial" w:hAnsi="Arial" w:cs="Arial"/>
          <w:color w:val="000000"/>
          <w:sz w:val="22"/>
          <w:szCs w:val="22"/>
        </w:rPr>
        <w:t>2</w:t>
      </w:r>
      <w:r w:rsidR="003E7DAD">
        <w:rPr>
          <w:rFonts w:ascii="Arial" w:hAnsi="Arial" w:cs="Arial"/>
          <w:color w:val="000000"/>
          <w:sz w:val="22"/>
          <w:szCs w:val="22"/>
        </w:rPr>
        <w:t xml:space="preserve">, </w:t>
      </w:r>
      <w:r w:rsidR="0025169D">
        <w:rPr>
          <w:rFonts w:ascii="Arial" w:hAnsi="Arial" w:cs="Arial"/>
          <w:color w:val="000000"/>
          <w:sz w:val="22"/>
          <w:szCs w:val="22"/>
        </w:rPr>
        <w:t>4</w:t>
      </w:r>
      <w:r w:rsidR="00012FDD">
        <w:rPr>
          <w:rFonts w:ascii="Arial" w:hAnsi="Arial" w:cs="Arial"/>
          <w:color w:val="000000"/>
          <w:sz w:val="22"/>
          <w:szCs w:val="22"/>
        </w:rPr>
        <w:t xml:space="preserve"> </w:t>
      </w:r>
      <w:r w:rsidR="003E7DAD">
        <w:rPr>
          <w:rFonts w:ascii="Arial" w:hAnsi="Arial" w:cs="Arial"/>
          <w:color w:val="000000"/>
          <w:sz w:val="22"/>
          <w:szCs w:val="22"/>
        </w:rPr>
        <w:t xml:space="preserve">and </w:t>
      </w:r>
      <w:r w:rsidR="0025169D">
        <w:rPr>
          <w:rFonts w:ascii="Arial" w:hAnsi="Arial" w:cs="Arial"/>
          <w:color w:val="000000"/>
          <w:sz w:val="22"/>
          <w:szCs w:val="22"/>
        </w:rPr>
        <w:t>2</w:t>
      </w:r>
      <w:r w:rsidR="00012FDD">
        <w:rPr>
          <w:rFonts w:ascii="Arial" w:hAnsi="Arial" w:cs="Arial"/>
          <w:color w:val="000000"/>
          <w:sz w:val="22"/>
          <w:szCs w:val="22"/>
        </w:rPr>
        <w:t xml:space="preserve"> </w:t>
      </w:r>
      <w:r w:rsidR="00EB3A05">
        <w:rPr>
          <w:rFonts w:ascii="Arial" w:hAnsi="Arial" w:cs="Arial"/>
          <w:color w:val="000000"/>
          <w:sz w:val="22"/>
          <w:szCs w:val="22"/>
        </w:rPr>
        <w:t xml:space="preserve">diversifying </w:t>
      </w:r>
      <w:r w:rsidR="003E7DAD">
        <w:rPr>
          <w:rFonts w:ascii="Arial" w:hAnsi="Arial" w:cs="Arial"/>
          <w:color w:val="000000"/>
          <w:sz w:val="22"/>
          <w:szCs w:val="22"/>
        </w:rPr>
        <w:t>sites</w:t>
      </w:r>
      <w:r w:rsidR="00096E27">
        <w:rPr>
          <w:rFonts w:ascii="Arial" w:hAnsi="Arial" w:cs="Arial"/>
          <w:color w:val="000000"/>
          <w:sz w:val="22"/>
          <w:szCs w:val="22"/>
        </w:rPr>
        <w:t xml:space="preserve"> </w:t>
      </w:r>
      <w:r w:rsidR="003E7DAD">
        <w:rPr>
          <w:rFonts w:ascii="Arial" w:hAnsi="Arial" w:cs="Arial"/>
          <w:color w:val="000000"/>
          <w:sz w:val="22"/>
          <w:szCs w:val="22"/>
        </w:rPr>
        <w:t>identified, respectively (</w:t>
      </w:r>
      <w:r w:rsidR="0097593D" w:rsidRPr="006264D3">
        <w:rPr>
          <w:rFonts w:ascii="Arial" w:hAnsi="Arial" w:cs="Arial"/>
          <w:b/>
          <w:bCs/>
          <w:color w:val="000000"/>
          <w:sz w:val="22"/>
          <w:szCs w:val="22"/>
        </w:rPr>
        <w:t>Fig. 9 &amp;</w:t>
      </w:r>
      <w:r w:rsidR="0097593D">
        <w:rPr>
          <w:rFonts w:ascii="Arial" w:hAnsi="Arial" w:cs="Arial"/>
          <w:color w:val="000000"/>
          <w:sz w:val="22"/>
          <w:szCs w:val="22"/>
        </w:rPr>
        <w:t xml:space="preserve"> </w:t>
      </w:r>
      <w:r w:rsidR="003E7DAD" w:rsidRPr="003E7DAD">
        <w:rPr>
          <w:rFonts w:ascii="Arial" w:hAnsi="Arial" w:cs="Arial"/>
          <w:b/>
          <w:bCs/>
          <w:color w:val="000000"/>
          <w:sz w:val="22"/>
          <w:szCs w:val="22"/>
        </w:rPr>
        <w:t>Table 2</w:t>
      </w:r>
      <w:r w:rsidR="003E7DAD">
        <w:rPr>
          <w:rFonts w:ascii="Arial" w:hAnsi="Arial" w:cs="Arial"/>
          <w:color w:val="000000"/>
          <w:sz w:val="22"/>
          <w:szCs w:val="22"/>
        </w:rPr>
        <w:t>). However, galbut virus RNA 3 showed</w:t>
      </w:r>
      <w:r w:rsidR="009D5865">
        <w:rPr>
          <w:rFonts w:ascii="Arial" w:hAnsi="Arial" w:cs="Arial"/>
          <w:color w:val="000000"/>
          <w:sz w:val="22"/>
          <w:szCs w:val="22"/>
        </w:rPr>
        <w:t xml:space="preserve"> more</w:t>
      </w:r>
      <w:r w:rsidR="003E7DAD">
        <w:rPr>
          <w:rFonts w:ascii="Arial" w:hAnsi="Arial" w:cs="Arial"/>
          <w:color w:val="000000"/>
          <w:sz w:val="22"/>
          <w:szCs w:val="22"/>
        </w:rPr>
        <w:t xml:space="preserve"> evidence of </w:t>
      </w:r>
      <w:r w:rsidR="00D165E2">
        <w:rPr>
          <w:rFonts w:ascii="Arial" w:hAnsi="Arial" w:cs="Arial"/>
          <w:color w:val="000000"/>
          <w:sz w:val="22"/>
          <w:szCs w:val="22"/>
        </w:rPr>
        <w:t xml:space="preserve">diversifying </w:t>
      </w:r>
      <w:r w:rsidR="003E7DAD">
        <w:rPr>
          <w:rFonts w:ascii="Arial" w:hAnsi="Arial" w:cs="Arial"/>
          <w:color w:val="000000"/>
          <w:sz w:val="22"/>
          <w:szCs w:val="22"/>
        </w:rPr>
        <w:t>selection</w:t>
      </w:r>
      <w:r w:rsidR="00D165E2">
        <w:rPr>
          <w:rFonts w:ascii="Arial" w:hAnsi="Arial" w:cs="Arial"/>
          <w:color w:val="000000"/>
          <w:sz w:val="22"/>
          <w:szCs w:val="22"/>
        </w:rPr>
        <w:t>,</w:t>
      </w:r>
      <w:r w:rsidR="003E7DAD">
        <w:rPr>
          <w:rFonts w:ascii="Arial" w:hAnsi="Arial" w:cs="Arial"/>
          <w:color w:val="000000"/>
          <w:sz w:val="22"/>
          <w:szCs w:val="22"/>
        </w:rPr>
        <w:t xml:space="preserve"> with 20 sites identified (</w:t>
      </w:r>
      <w:r w:rsidR="0097593D" w:rsidRPr="009170D5">
        <w:rPr>
          <w:rFonts w:ascii="Arial" w:hAnsi="Arial" w:cs="Arial"/>
          <w:b/>
          <w:bCs/>
          <w:color w:val="000000"/>
          <w:sz w:val="22"/>
          <w:szCs w:val="22"/>
        </w:rPr>
        <w:t>Fig. 9 &amp;</w:t>
      </w:r>
      <w:r w:rsidR="0097593D">
        <w:rPr>
          <w:rFonts w:ascii="Arial" w:hAnsi="Arial" w:cs="Arial"/>
          <w:color w:val="000000"/>
          <w:sz w:val="22"/>
          <w:szCs w:val="22"/>
        </w:rPr>
        <w:t xml:space="preserve"> </w:t>
      </w:r>
      <w:r w:rsidR="003E7DAD" w:rsidRPr="003E7DAD">
        <w:rPr>
          <w:rFonts w:ascii="Arial" w:hAnsi="Arial" w:cs="Arial"/>
          <w:b/>
          <w:bCs/>
          <w:color w:val="000000"/>
          <w:sz w:val="22"/>
          <w:szCs w:val="22"/>
        </w:rPr>
        <w:t>Table 2</w:t>
      </w:r>
      <w:r w:rsidR="003E7DAD">
        <w:rPr>
          <w:rFonts w:ascii="Arial" w:hAnsi="Arial" w:cs="Arial"/>
          <w:color w:val="000000"/>
          <w:sz w:val="22"/>
          <w:szCs w:val="22"/>
        </w:rPr>
        <w:t xml:space="preserve">). </w:t>
      </w:r>
      <w:r w:rsidR="0097593D">
        <w:rPr>
          <w:rFonts w:ascii="Arial" w:hAnsi="Arial" w:cs="Arial"/>
          <w:color w:val="000000"/>
          <w:sz w:val="22"/>
          <w:szCs w:val="22"/>
        </w:rPr>
        <w:t>We observed that some sites of diversifying selection appeared to cluster together. This is particularly true for sites in RNA 3 (</w:t>
      </w:r>
      <w:r w:rsidR="0097593D" w:rsidRPr="006264D3">
        <w:rPr>
          <w:rFonts w:ascii="Arial" w:hAnsi="Arial" w:cs="Arial"/>
          <w:b/>
          <w:bCs/>
          <w:color w:val="000000"/>
          <w:sz w:val="22"/>
          <w:szCs w:val="22"/>
        </w:rPr>
        <w:t>Figure 9</w:t>
      </w:r>
      <w:r w:rsidR="0097593D">
        <w:rPr>
          <w:rFonts w:ascii="Arial" w:hAnsi="Arial" w:cs="Arial"/>
          <w:color w:val="000000"/>
          <w:sz w:val="22"/>
          <w:szCs w:val="22"/>
        </w:rPr>
        <w:t xml:space="preserve">). </w:t>
      </w:r>
      <w:r w:rsidR="003E7DAD">
        <w:rPr>
          <w:rFonts w:ascii="Arial" w:hAnsi="Arial" w:cs="Arial"/>
          <w:color w:val="000000"/>
          <w:sz w:val="22"/>
          <w:szCs w:val="22"/>
        </w:rPr>
        <w:t xml:space="preserve">For all segments </w:t>
      </w:r>
      <w:r w:rsidR="00D165E2">
        <w:rPr>
          <w:rFonts w:ascii="Arial" w:hAnsi="Arial" w:cs="Arial"/>
          <w:color w:val="000000"/>
          <w:sz w:val="22"/>
          <w:szCs w:val="22"/>
        </w:rPr>
        <w:t>there was more evidence of</w:t>
      </w:r>
      <w:r w:rsidR="003E7DAD">
        <w:rPr>
          <w:rFonts w:ascii="Arial" w:hAnsi="Arial" w:cs="Arial"/>
          <w:color w:val="000000"/>
          <w:sz w:val="22"/>
          <w:szCs w:val="22"/>
        </w:rPr>
        <w:t xml:space="preserve"> purifying </w:t>
      </w:r>
      <w:r w:rsidR="008E38EA">
        <w:rPr>
          <w:rFonts w:ascii="Arial" w:hAnsi="Arial" w:cs="Arial"/>
          <w:color w:val="000000"/>
          <w:sz w:val="22"/>
          <w:szCs w:val="22"/>
        </w:rPr>
        <w:t>selection</w:t>
      </w:r>
      <w:r w:rsidR="00D165E2">
        <w:rPr>
          <w:rFonts w:ascii="Arial" w:hAnsi="Arial" w:cs="Arial"/>
          <w:color w:val="000000"/>
          <w:sz w:val="22"/>
          <w:szCs w:val="22"/>
        </w:rPr>
        <w:t>,</w:t>
      </w:r>
      <w:r w:rsidR="003E7DAD">
        <w:rPr>
          <w:rFonts w:ascii="Arial" w:hAnsi="Arial" w:cs="Arial"/>
          <w:color w:val="000000"/>
          <w:sz w:val="22"/>
          <w:szCs w:val="22"/>
        </w:rPr>
        <w:t xml:space="preserve"> with 135, 58, 51, and 21</w:t>
      </w:r>
      <w:r w:rsidR="00897E5E">
        <w:rPr>
          <w:rFonts w:ascii="Arial" w:hAnsi="Arial" w:cs="Arial"/>
          <w:color w:val="000000"/>
          <w:sz w:val="22"/>
          <w:szCs w:val="22"/>
        </w:rPr>
        <w:t xml:space="preserve"> sites </w:t>
      </w:r>
      <w:r w:rsidR="00361782">
        <w:rPr>
          <w:rFonts w:ascii="Arial" w:hAnsi="Arial" w:cs="Arial"/>
          <w:color w:val="000000"/>
          <w:sz w:val="22"/>
          <w:szCs w:val="22"/>
        </w:rPr>
        <w:t xml:space="preserve">experiencing purifying selection </w:t>
      </w:r>
      <w:r w:rsidR="00897E5E">
        <w:rPr>
          <w:rFonts w:ascii="Arial" w:hAnsi="Arial" w:cs="Arial"/>
          <w:color w:val="000000"/>
          <w:sz w:val="22"/>
          <w:szCs w:val="22"/>
        </w:rPr>
        <w:t>identified in galbut virus segments RNA 1, 2, 3 and chaq virus respectively</w:t>
      </w:r>
      <w:r w:rsidR="00783917">
        <w:rPr>
          <w:rFonts w:ascii="Arial" w:hAnsi="Arial" w:cs="Arial"/>
          <w:color w:val="000000"/>
          <w:sz w:val="22"/>
          <w:szCs w:val="22"/>
        </w:rPr>
        <w:t xml:space="preserve"> (</w:t>
      </w:r>
      <w:r w:rsidR="006264D3" w:rsidRPr="006264D3">
        <w:rPr>
          <w:rFonts w:ascii="Arial" w:hAnsi="Arial" w:cs="Arial"/>
          <w:b/>
          <w:bCs/>
          <w:color w:val="000000"/>
          <w:sz w:val="22"/>
          <w:szCs w:val="22"/>
        </w:rPr>
        <w:t>Figure 9</w:t>
      </w:r>
      <w:r w:rsidR="006264D3">
        <w:rPr>
          <w:rFonts w:ascii="Arial" w:hAnsi="Arial" w:cs="Arial"/>
          <w:b/>
          <w:bCs/>
          <w:color w:val="000000"/>
          <w:sz w:val="22"/>
          <w:szCs w:val="22"/>
        </w:rPr>
        <w:t xml:space="preserve"> &amp; </w:t>
      </w:r>
      <w:r w:rsidR="00783917" w:rsidRPr="00E97611">
        <w:rPr>
          <w:rFonts w:ascii="Arial" w:hAnsi="Arial" w:cs="Arial"/>
          <w:b/>
          <w:bCs/>
          <w:color w:val="000000"/>
          <w:sz w:val="22"/>
          <w:szCs w:val="22"/>
        </w:rPr>
        <w:t xml:space="preserve">Supplemental Table </w:t>
      </w:r>
      <w:ins w:id="28" w:author="Keene-Snickers,Lexi" w:date="2025-05-02T16:32:00Z" w16du:dateUtc="2025-05-02T22:32:00Z">
        <w:r w:rsidR="00101A14">
          <w:rPr>
            <w:rFonts w:ascii="Arial" w:hAnsi="Arial" w:cs="Arial"/>
            <w:b/>
            <w:bCs/>
            <w:color w:val="000000"/>
            <w:sz w:val="22"/>
            <w:szCs w:val="22"/>
          </w:rPr>
          <w:t>2</w:t>
        </w:r>
      </w:ins>
      <w:del w:id="29" w:author="Keene-Snickers,Lexi" w:date="2025-05-02T16:32:00Z" w16du:dateUtc="2025-05-02T22:32:00Z">
        <w:r w:rsidR="00783917" w:rsidRPr="00E97611" w:rsidDel="00101A14">
          <w:rPr>
            <w:rFonts w:ascii="Arial" w:hAnsi="Arial" w:cs="Arial"/>
            <w:b/>
            <w:bCs/>
            <w:color w:val="000000"/>
            <w:sz w:val="22"/>
            <w:szCs w:val="22"/>
          </w:rPr>
          <w:delText>1</w:delText>
        </w:r>
      </w:del>
      <w:r w:rsidR="00783917">
        <w:rPr>
          <w:rFonts w:ascii="Arial" w:hAnsi="Arial" w:cs="Arial"/>
          <w:color w:val="000000"/>
          <w:sz w:val="22"/>
          <w:szCs w:val="22"/>
        </w:rPr>
        <w:t>)</w:t>
      </w:r>
      <w:r w:rsidR="00192F0F">
        <w:rPr>
          <w:rFonts w:ascii="Arial" w:hAnsi="Arial" w:cs="Arial"/>
          <w:color w:val="000000"/>
          <w:sz w:val="22"/>
          <w:szCs w:val="22"/>
        </w:rPr>
        <w:t>.</w:t>
      </w:r>
    </w:p>
    <w:p w14:paraId="0D94813E" w14:textId="77777777" w:rsidR="007919E6" w:rsidRPr="006264D3" w:rsidRDefault="007919E6" w:rsidP="00081385">
      <w:pPr>
        <w:spacing w:line="360" w:lineRule="auto"/>
        <w:rPr>
          <w:rFonts w:ascii="Arial" w:hAnsi="Arial" w:cs="Arial"/>
          <w:sz w:val="22"/>
          <w:szCs w:val="22"/>
        </w:rPr>
      </w:pPr>
    </w:p>
    <w:p w14:paraId="25009E4A" w14:textId="16B9CECB" w:rsidR="00192F0F" w:rsidRDefault="001D5C8A" w:rsidP="00081385">
      <w:pPr>
        <w:spacing w:line="360" w:lineRule="auto"/>
        <w:rPr>
          <w:rFonts w:ascii="Arial" w:hAnsi="Arial" w:cs="Arial"/>
          <w:b/>
          <w:bCs/>
          <w:sz w:val="22"/>
          <w:szCs w:val="22"/>
        </w:rPr>
      </w:pPr>
      <w:r>
        <w:rPr>
          <w:rFonts w:ascii="Arial" w:hAnsi="Arial" w:cs="Arial"/>
          <w:b/>
          <w:bCs/>
          <w:sz w:val="22"/>
          <w:szCs w:val="22"/>
        </w:rPr>
        <w:t xml:space="preserve">Table 2: Sites </w:t>
      </w:r>
      <w:r w:rsidR="005C4C2E">
        <w:rPr>
          <w:rFonts w:ascii="Arial" w:hAnsi="Arial" w:cs="Arial"/>
          <w:b/>
          <w:bCs/>
          <w:sz w:val="22"/>
          <w:szCs w:val="22"/>
        </w:rPr>
        <w:t>experiencing</w:t>
      </w:r>
      <w:r>
        <w:rPr>
          <w:rFonts w:ascii="Arial" w:hAnsi="Arial" w:cs="Arial"/>
          <w:b/>
          <w:bCs/>
          <w:sz w:val="22"/>
          <w:szCs w:val="22"/>
        </w:rPr>
        <w:t xml:space="preserve"> diversifying selection.</w:t>
      </w:r>
    </w:p>
    <w:p w14:paraId="05DB9AD6" w14:textId="18BACAD0" w:rsidR="002474A2" w:rsidRDefault="0097593D" w:rsidP="00081385">
      <w:pPr>
        <w:spacing w:line="360" w:lineRule="auto"/>
        <w:rPr>
          <w:ins w:id="30" w:author="Keene-Snickers,Lexi" w:date="2025-05-02T16:31:00Z" w16du:dateUtc="2025-05-02T22:31:00Z"/>
          <w:rFonts w:ascii="Arial" w:hAnsi="Arial" w:cs="Arial"/>
          <w:b/>
          <w:bCs/>
          <w:sz w:val="22"/>
          <w:szCs w:val="22"/>
        </w:rPr>
      </w:pPr>
      <w:r w:rsidRPr="0097593D">
        <w:rPr>
          <w:rFonts w:ascii="Arial" w:hAnsi="Arial" w:cs="Arial"/>
          <w:b/>
          <w:bCs/>
          <w:noProof/>
          <w:sz w:val="22"/>
          <w:szCs w:val="22"/>
        </w:rPr>
        <w:drawing>
          <wp:inline distT="0" distB="0" distL="0" distR="0" wp14:anchorId="51034CCD" wp14:editId="6CA83057">
            <wp:extent cx="5661204" cy="5410200"/>
            <wp:effectExtent l="0" t="0" r="3175" b="0"/>
            <wp:docPr id="116117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76596" name=""/>
                    <pic:cNvPicPr/>
                  </pic:nvPicPr>
                  <pic:blipFill>
                    <a:blip r:embed="rId24"/>
                    <a:stretch>
                      <a:fillRect/>
                    </a:stretch>
                  </pic:blipFill>
                  <pic:spPr>
                    <a:xfrm>
                      <a:off x="0" y="0"/>
                      <a:ext cx="5715449" cy="5462040"/>
                    </a:xfrm>
                    <a:prstGeom prst="rect">
                      <a:avLst/>
                    </a:prstGeom>
                  </pic:spPr>
                </pic:pic>
              </a:graphicData>
            </a:graphic>
          </wp:inline>
        </w:drawing>
      </w:r>
    </w:p>
    <w:p w14:paraId="395DE0F1" w14:textId="77777777" w:rsidR="00101A14" w:rsidRDefault="00101A14" w:rsidP="00101A14">
      <w:pPr>
        <w:spacing w:line="360" w:lineRule="auto"/>
        <w:rPr>
          <w:ins w:id="31" w:author="Keene-Snickers,Lexi" w:date="2025-05-02T16:31:00Z" w16du:dateUtc="2025-05-02T22:31:00Z"/>
          <w:rFonts w:ascii="Arial" w:hAnsi="Arial" w:cs="Arial"/>
          <w:b/>
          <w:bCs/>
          <w:sz w:val="22"/>
          <w:szCs w:val="22"/>
        </w:rPr>
      </w:pPr>
      <w:ins w:id="32" w:author="Keene-Snickers,Lexi" w:date="2025-05-02T16:31:00Z" w16du:dateUtc="2025-05-02T22:31:00Z">
        <w:r>
          <w:rPr>
            <w:rFonts w:ascii="Arial" w:hAnsi="Arial" w:cs="Arial"/>
            <w:b/>
            <w:bCs/>
            <w:sz w:val="22"/>
            <w:szCs w:val="22"/>
          </w:rPr>
          <w:lastRenderedPageBreak/>
          <w:t>Supplemental Table 2: Sites experiencing purifying selection.</w:t>
        </w:r>
      </w:ins>
    </w:p>
    <w:p w14:paraId="618B4C00" w14:textId="77777777" w:rsidR="00101A14" w:rsidRDefault="00101A14" w:rsidP="00101A14">
      <w:pPr>
        <w:spacing w:line="360" w:lineRule="auto"/>
        <w:rPr>
          <w:ins w:id="33" w:author="Keene-Snickers,Lexi" w:date="2025-05-02T16:31:00Z" w16du:dateUtc="2025-05-02T22:31:00Z"/>
          <w:rFonts w:ascii="Arial" w:hAnsi="Arial" w:cs="Arial"/>
          <w:b/>
          <w:bCs/>
          <w:sz w:val="22"/>
          <w:szCs w:val="22"/>
        </w:rPr>
      </w:pPr>
      <w:ins w:id="34" w:author="Keene-Snickers,Lexi" w:date="2025-05-02T16:31:00Z" w16du:dateUtc="2025-05-02T22:31:00Z">
        <w:r w:rsidRPr="0025169D">
          <w:rPr>
            <w:rFonts w:ascii="Arial" w:hAnsi="Arial" w:cs="Arial"/>
            <w:b/>
            <w:bCs/>
            <w:noProof/>
            <w:sz w:val="22"/>
            <w:szCs w:val="22"/>
          </w:rPr>
          <w:drawing>
            <wp:inline distT="0" distB="0" distL="0" distR="0" wp14:anchorId="5C4871BB" wp14:editId="62400340">
              <wp:extent cx="4122913" cy="7874000"/>
              <wp:effectExtent l="0" t="0" r="5080" b="0"/>
              <wp:docPr id="153040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03518" name=""/>
                      <pic:cNvPicPr/>
                    </pic:nvPicPr>
                    <pic:blipFill>
                      <a:blip r:embed="rId25"/>
                      <a:stretch>
                        <a:fillRect/>
                      </a:stretch>
                    </pic:blipFill>
                    <pic:spPr>
                      <a:xfrm>
                        <a:off x="0" y="0"/>
                        <a:ext cx="4131953" cy="7891265"/>
                      </a:xfrm>
                      <a:prstGeom prst="rect">
                        <a:avLst/>
                      </a:prstGeom>
                    </pic:spPr>
                  </pic:pic>
                </a:graphicData>
              </a:graphic>
            </wp:inline>
          </w:drawing>
        </w:r>
      </w:ins>
    </w:p>
    <w:p w14:paraId="37EF7CA9" w14:textId="77777777" w:rsidR="00101A14" w:rsidRDefault="00101A14" w:rsidP="00101A14">
      <w:pPr>
        <w:spacing w:line="360" w:lineRule="auto"/>
        <w:rPr>
          <w:ins w:id="35" w:author="Keene-Snickers,Lexi" w:date="2025-05-02T16:31:00Z" w16du:dateUtc="2025-05-02T22:31:00Z"/>
          <w:rFonts w:ascii="Arial" w:hAnsi="Arial" w:cs="Arial"/>
          <w:b/>
          <w:bCs/>
          <w:sz w:val="22"/>
          <w:szCs w:val="22"/>
        </w:rPr>
      </w:pPr>
      <w:ins w:id="36" w:author="Keene-Snickers,Lexi" w:date="2025-05-02T16:31:00Z" w16du:dateUtc="2025-05-02T22:31:00Z">
        <w:r w:rsidRPr="0025169D">
          <w:rPr>
            <w:rFonts w:ascii="Arial" w:hAnsi="Arial" w:cs="Arial"/>
            <w:b/>
            <w:bCs/>
            <w:noProof/>
            <w:sz w:val="22"/>
            <w:szCs w:val="22"/>
          </w:rPr>
          <w:lastRenderedPageBreak/>
          <w:drawing>
            <wp:inline distT="0" distB="0" distL="0" distR="0" wp14:anchorId="4CC992CE" wp14:editId="6C11B988">
              <wp:extent cx="4309110" cy="8229600"/>
              <wp:effectExtent l="0" t="0" r="0" b="0"/>
              <wp:docPr id="140654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42597" name=""/>
                      <pic:cNvPicPr/>
                    </pic:nvPicPr>
                    <pic:blipFill>
                      <a:blip r:embed="rId26"/>
                      <a:stretch>
                        <a:fillRect/>
                      </a:stretch>
                    </pic:blipFill>
                    <pic:spPr>
                      <a:xfrm>
                        <a:off x="0" y="0"/>
                        <a:ext cx="4309110" cy="8229600"/>
                      </a:xfrm>
                      <a:prstGeom prst="rect">
                        <a:avLst/>
                      </a:prstGeom>
                    </pic:spPr>
                  </pic:pic>
                </a:graphicData>
              </a:graphic>
            </wp:inline>
          </w:drawing>
        </w:r>
      </w:ins>
    </w:p>
    <w:p w14:paraId="6FA6D9DE" w14:textId="7E8151C6" w:rsidR="00101A14" w:rsidRDefault="00101A14" w:rsidP="00081385">
      <w:pPr>
        <w:spacing w:line="360" w:lineRule="auto"/>
        <w:rPr>
          <w:rFonts w:ascii="Arial" w:hAnsi="Arial" w:cs="Arial"/>
          <w:b/>
          <w:bCs/>
          <w:sz w:val="22"/>
          <w:szCs w:val="22"/>
        </w:rPr>
      </w:pPr>
      <w:ins w:id="37" w:author="Keene-Snickers,Lexi" w:date="2025-05-02T16:31:00Z" w16du:dateUtc="2025-05-02T22:31:00Z">
        <w:r w:rsidRPr="0025169D">
          <w:rPr>
            <w:rFonts w:ascii="Arial" w:hAnsi="Arial" w:cs="Arial"/>
            <w:b/>
            <w:bCs/>
            <w:noProof/>
            <w:sz w:val="22"/>
            <w:szCs w:val="22"/>
          </w:rPr>
          <w:lastRenderedPageBreak/>
          <w:drawing>
            <wp:inline distT="0" distB="0" distL="0" distR="0" wp14:anchorId="7F07884B" wp14:editId="5F04A90B">
              <wp:extent cx="4309110" cy="8229600"/>
              <wp:effectExtent l="0" t="0" r="0" b="0"/>
              <wp:docPr id="114773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31892" name=""/>
                      <pic:cNvPicPr/>
                    </pic:nvPicPr>
                    <pic:blipFill>
                      <a:blip r:embed="rId27"/>
                      <a:stretch>
                        <a:fillRect/>
                      </a:stretch>
                    </pic:blipFill>
                    <pic:spPr>
                      <a:xfrm>
                        <a:off x="0" y="0"/>
                        <a:ext cx="4309110" cy="8229600"/>
                      </a:xfrm>
                      <a:prstGeom prst="rect">
                        <a:avLst/>
                      </a:prstGeom>
                    </pic:spPr>
                  </pic:pic>
                </a:graphicData>
              </a:graphic>
            </wp:inline>
          </w:drawing>
        </w:r>
      </w:ins>
    </w:p>
    <w:p w14:paraId="2EAB0C86" w14:textId="249CA28D" w:rsidR="0025169D" w:rsidRDefault="0025169D" w:rsidP="00081385">
      <w:pPr>
        <w:spacing w:line="360" w:lineRule="auto"/>
        <w:rPr>
          <w:rFonts w:ascii="Arial" w:hAnsi="Arial" w:cs="Arial"/>
          <w:b/>
          <w:bCs/>
          <w:sz w:val="22"/>
          <w:szCs w:val="22"/>
        </w:rPr>
      </w:pPr>
    </w:p>
    <w:p w14:paraId="79A21868" w14:textId="18FB9762" w:rsidR="0093677A" w:rsidRDefault="0025169D" w:rsidP="00081385">
      <w:pPr>
        <w:spacing w:line="360" w:lineRule="auto"/>
        <w:rPr>
          <w:rFonts w:ascii="Arial" w:hAnsi="Arial" w:cs="Arial"/>
          <w:b/>
          <w:bCs/>
          <w:sz w:val="22"/>
          <w:szCs w:val="22"/>
        </w:rPr>
      </w:pPr>
      <w:r>
        <w:rPr>
          <w:rFonts w:ascii="Arial" w:hAnsi="Arial" w:cs="Arial"/>
          <w:b/>
          <w:bCs/>
          <w:noProof/>
          <w:sz w:val="22"/>
          <w:szCs w:val="22"/>
        </w:rPr>
        <w:drawing>
          <wp:inline distT="0" distB="0" distL="0" distR="0" wp14:anchorId="589618A5" wp14:editId="53A0F8DB">
            <wp:extent cx="5905500" cy="5041900"/>
            <wp:effectExtent l="0" t="0" r="0" b="0"/>
            <wp:docPr id="20470168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16829" name="Picture 2047016829"/>
                    <pic:cNvPicPr/>
                  </pic:nvPicPr>
                  <pic:blipFill>
                    <a:blip r:embed="rId28"/>
                    <a:stretch>
                      <a:fillRect/>
                    </a:stretch>
                  </pic:blipFill>
                  <pic:spPr>
                    <a:xfrm>
                      <a:off x="0" y="0"/>
                      <a:ext cx="5905500" cy="5041900"/>
                    </a:xfrm>
                    <a:prstGeom prst="rect">
                      <a:avLst/>
                    </a:prstGeom>
                  </pic:spPr>
                </pic:pic>
              </a:graphicData>
            </a:graphic>
          </wp:inline>
        </w:drawing>
      </w:r>
    </w:p>
    <w:p w14:paraId="3BBC2A68" w14:textId="670B9F22" w:rsidR="00A94DFE" w:rsidRPr="006264D3" w:rsidRDefault="00A94DFE" w:rsidP="00081385">
      <w:pPr>
        <w:spacing w:line="360" w:lineRule="auto"/>
        <w:rPr>
          <w:rFonts w:ascii="Arial" w:hAnsi="Arial" w:cs="Arial"/>
          <w:sz w:val="22"/>
          <w:szCs w:val="22"/>
        </w:rPr>
      </w:pPr>
      <w:r>
        <w:rPr>
          <w:rFonts w:ascii="Arial" w:hAnsi="Arial" w:cs="Arial"/>
          <w:b/>
          <w:bCs/>
          <w:sz w:val="22"/>
          <w:szCs w:val="22"/>
        </w:rPr>
        <w:t xml:space="preserve">Figure 9: Galbut virus RNA 3 </w:t>
      </w:r>
      <w:r w:rsidR="005F2B86">
        <w:rPr>
          <w:rFonts w:ascii="Arial" w:hAnsi="Arial" w:cs="Arial"/>
          <w:b/>
          <w:bCs/>
          <w:sz w:val="22"/>
          <w:szCs w:val="22"/>
        </w:rPr>
        <w:t xml:space="preserve">sequences exhibit </w:t>
      </w:r>
      <w:r>
        <w:rPr>
          <w:rFonts w:ascii="Arial" w:hAnsi="Arial" w:cs="Arial"/>
          <w:b/>
          <w:bCs/>
          <w:sz w:val="22"/>
          <w:szCs w:val="22"/>
        </w:rPr>
        <w:t xml:space="preserve">more </w:t>
      </w:r>
      <w:r w:rsidR="005F2B86">
        <w:rPr>
          <w:rFonts w:ascii="Arial" w:hAnsi="Arial" w:cs="Arial"/>
          <w:b/>
          <w:bCs/>
          <w:sz w:val="22"/>
          <w:szCs w:val="22"/>
        </w:rPr>
        <w:t xml:space="preserve">evidence </w:t>
      </w:r>
      <w:r>
        <w:rPr>
          <w:rFonts w:ascii="Arial" w:hAnsi="Arial" w:cs="Arial"/>
          <w:b/>
          <w:bCs/>
          <w:sz w:val="22"/>
          <w:szCs w:val="22"/>
        </w:rPr>
        <w:t xml:space="preserve">of diversifying selection. </w:t>
      </w:r>
      <w:r>
        <w:rPr>
          <w:rFonts w:ascii="Arial" w:hAnsi="Arial" w:cs="Arial"/>
          <w:sz w:val="22"/>
          <w:szCs w:val="22"/>
        </w:rPr>
        <w:t xml:space="preserve">Location of diversifying (red) and purifying (purple) selection are shown for each galbut virus segment and chaq virus. </w:t>
      </w:r>
      <w:r w:rsidR="006264D3">
        <w:rPr>
          <w:rFonts w:ascii="Arial" w:hAnsi="Arial" w:cs="Arial"/>
          <w:sz w:val="22"/>
          <w:szCs w:val="22"/>
        </w:rPr>
        <w:t>An asymptotic p-value of 0.09 was used for evidence of selection.</w:t>
      </w:r>
    </w:p>
    <w:p w14:paraId="1CB12BA8" w14:textId="77777777" w:rsidR="0093677A" w:rsidRPr="00A94DFE" w:rsidRDefault="0093677A" w:rsidP="00081385">
      <w:pPr>
        <w:spacing w:line="360" w:lineRule="auto"/>
        <w:rPr>
          <w:rFonts w:ascii="Arial" w:hAnsi="Arial" w:cs="Arial"/>
          <w:b/>
          <w:bCs/>
          <w:sz w:val="22"/>
          <w:szCs w:val="22"/>
        </w:rPr>
      </w:pPr>
    </w:p>
    <w:p w14:paraId="4354F269" w14:textId="1902D5E9" w:rsidR="008603AA" w:rsidRDefault="008603AA" w:rsidP="00081385">
      <w:pPr>
        <w:spacing w:line="360" w:lineRule="auto"/>
        <w:rPr>
          <w:rFonts w:ascii="Arial" w:hAnsi="Arial" w:cs="Arial"/>
          <w:b/>
          <w:bCs/>
          <w:sz w:val="22"/>
          <w:szCs w:val="22"/>
        </w:rPr>
      </w:pPr>
      <w:r>
        <w:rPr>
          <w:rFonts w:ascii="Arial" w:hAnsi="Arial" w:cs="Arial"/>
          <w:b/>
          <w:bCs/>
          <w:sz w:val="22"/>
          <w:szCs w:val="22"/>
        </w:rPr>
        <w:t xml:space="preserve">Galbut virus </w:t>
      </w:r>
      <w:r w:rsidR="00BE7E27">
        <w:rPr>
          <w:rFonts w:ascii="Arial" w:hAnsi="Arial" w:cs="Arial"/>
          <w:b/>
          <w:bCs/>
          <w:sz w:val="22"/>
          <w:szCs w:val="22"/>
        </w:rPr>
        <w:t>genotype A replicates to higher levels than genotype B regardless of chaq virus infection</w:t>
      </w:r>
    </w:p>
    <w:p w14:paraId="5563B50C" w14:textId="77777777" w:rsidR="008603AA" w:rsidRDefault="008603AA" w:rsidP="00081385">
      <w:pPr>
        <w:spacing w:line="360" w:lineRule="auto"/>
        <w:rPr>
          <w:rFonts w:ascii="Arial" w:hAnsi="Arial" w:cs="Arial"/>
          <w:b/>
          <w:bCs/>
          <w:sz w:val="22"/>
          <w:szCs w:val="22"/>
        </w:rPr>
      </w:pPr>
    </w:p>
    <w:p w14:paraId="34FAFAD4" w14:textId="35567C39" w:rsidR="001100B4" w:rsidRDefault="007740D7" w:rsidP="001100B4">
      <w:pPr>
        <w:spacing w:line="360" w:lineRule="auto"/>
        <w:ind w:firstLine="720"/>
        <w:rPr>
          <w:rFonts w:ascii="Arial" w:hAnsi="Arial" w:cs="Arial"/>
          <w:color w:val="000000"/>
          <w:sz w:val="22"/>
          <w:szCs w:val="22"/>
        </w:rPr>
      </w:pPr>
      <w:r>
        <w:rPr>
          <w:rFonts w:ascii="Arial" w:hAnsi="Arial" w:cs="Arial"/>
          <w:color w:val="000000"/>
          <w:sz w:val="22"/>
          <w:szCs w:val="22"/>
        </w:rPr>
        <w:t xml:space="preserve">Previous </w:t>
      </w:r>
      <w:r w:rsidR="00511935">
        <w:rPr>
          <w:rFonts w:ascii="Arial" w:hAnsi="Arial" w:cs="Arial"/>
          <w:color w:val="000000"/>
          <w:sz w:val="22"/>
          <w:szCs w:val="22"/>
        </w:rPr>
        <w:t xml:space="preserve">observations </w:t>
      </w:r>
      <w:r w:rsidR="00BE7E27">
        <w:rPr>
          <w:rFonts w:ascii="Arial" w:hAnsi="Arial" w:cs="Arial"/>
          <w:color w:val="000000"/>
          <w:sz w:val="22"/>
          <w:szCs w:val="22"/>
        </w:rPr>
        <w:t xml:space="preserve">from our lab </w:t>
      </w:r>
      <w:r>
        <w:rPr>
          <w:rFonts w:ascii="Arial" w:hAnsi="Arial" w:cs="Arial"/>
          <w:color w:val="000000"/>
          <w:sz w:val="22"/>
          <w:szCs w:val="22"/>
        </w:rPr>
        <w:t>suggested that galbut virus genotype A replicated to higher levels than genotype B</w:t>
      </w:r>
      <w:r w:rsidR="004023D8">
        <w:rPr>
          <w:rFonts w:ascii="Arial" w:hAnsi="Arial" w:cs="Arial"/>
          <w:color w:val="000000"/>
          <w:sz w:val="22"/>
          <w:szCs w:val="22"/>
        </w:rPr>
        <w:t xml:space="preserve">. </w:t>
      </w:r>
      <w:r w:rsidR="00511935">
        <w:rPr>
          <w:rFonts w:ascii="Arial" w:hAnsi="Arial" w:cs="Arial"/>
          <w:color w:val="000000"/>
          <w:sz w:val="22"/>
          <w:szCs w:val="22"/>
        </w:rPr>
        <w:t>W</w:t>
      </w:r>
      <w:r>
        <w:rPr>
          <w:rFonts w:ascii="Arial" w:hAnsi="Arial" w:cs="Arial"/>
          <w:color w:val="000000"/>
          <w:sz w:val="22"/>
          <w:szCs w:val="22"/>
        </w:rPr>
        <w:t>e</w:t>
      </w:r>
      <w:r w:rsidR="00511935">
        <w:rPr>
          <w:rFonts w:ascii="Arial" w:hAnsi="Arial" w:cs="Arial"/>
          <w:color w:val="000000"/>
          <w:sz w:val="22"/>
          <w:szCs w:val="22"/>
        </w:rPr>
        <w:t xml:space="preserve"> corroborated this observation using galbut virus-mapping read counts normalized </w:t>
      </w:r>
      <w:r>
        <w:rPr>
          <w:rFonts w:ascii="Arial" w:hAnsi="Arial" w:cs="Arial"/>
          <w:color w:val="000000"/>
          <w:sz w:val="22"/>
          <w:szCs w:val="22"/>
        </w:rPr>
        <w:t xml:space="preserve">to total </w:t>
      </w:r>
      <w:r w:rsidR="00511935">
        <w:rPr>
          <w:rFonts w:ascii="Arial" w:hAnsi="Arial" w:cs="Arial"/>
          <w:color w:val="000000"/>
          <w:sz w:val="22"/>
          <w:szCs w:val="22"/>
        </w:rPr>
        <w:t xml:space="preserve">read counts </w:t>
      </w:r>
      <w:r w:rsidR="00CF3AE3">
        <w:rPr>
          <w:rFonts w:ascii="Arial" w:hAnsi="Arial" w:cs="Arial"/>
          <w:color w:val="000000"/>
          <w:sz w:val="22"/>
          <w:szCs w:val="22"/>
        </w:rPr>
        <w:t>(</w:t>
      </w:r>
      <w:r w:rsidR="00511935">
        <w:rPr>
          <w:rFonts w:ascii="Arial" w:hAnsi="Arial" w:cs="Arial"/>
          <w:color w:val="000000"/>
          <w:sz w:val="22"/>
          <w:szCs w:val="22"/>
        </w:rPr>
        <w:t xml:space="preserve">galbut virus mapping reads per million; </w:t>
      </w:r>
      <w:r w:rsidR="00CF3AE3">
        <w:rPr>
          <w:rFonts w:ascii="Arial" w:hAnsi="Arial" w:cs="Arial"/>
          <w:color w:val="000000"/>
          <w:sz w:val="22"/>
          <w:szCs w:val="22"/>
        </w:rPr>
        <w:t>RPM)</w:t>
      </w:r>
      <w:r>
        <w:rPr>
          <w:rFonts w:ascii="Arial" w:hAnsi="Arial" w:cs="Arial"/>
          <w:color w:val="000000"/>
          <w:sz w:val="22"/>
          <w:szCs w:val="22"/>
        </w:rPr>
        <w:t>.</w:t>
      </w:r>
      <w:r w:rsidR="0064613C">
        <w:rPr>
          <w:rFonts w:ascii="Arial" w:hAnsi="Arial" w:cs="Arial"/>
          <w:color w:val="000000"/>
          <w:sz w:val="22"/>
          <w:szCs w:val="22"/>
        </w:rPr>
        <w:t xml:space="preserve"> </w:t>
      </w:r>
      <w:r w:rsidR="00D77DF8">
        <w:rPr>
          <w:rFonts w:ascii="Arial" w:hAnsi="Arial" w:cs="Arial"/>
          <w:color w:val="000000"/>
          <w:sz w:val="22"/>
          <w:szCs w:val="22"/>
        </w:rPr>
        <w:t>To remove the potentially confounding effect of co-infection, we focused this analysis on non-co-infected samples (</w:t>
      </w:r>
      <w:r w:rsidR="00D77DF8" w:rsidRPr="006264D3">
        <w:rPr>
          <w:rFonts w:ascii="Arial" w:hAnsi="Arial" w:cs="Arial"/>
          <w:b/>
          <w:bCs/>
          <w:color w:val="000000"/>
          <w:sz w:val="22"/>
          <w:szCs w:val="22"/>
        </w:rPr>
        <w:t>Fig. 3</w:t>
      </w:r>
      <w:r w:rsidR="00D77DF8">
        <w:rPr>
          <w:rFonts w:ascii="Arial" w:hAnsi="Arial" w:cs="Arial"/>
          <w:color w:val="000000"/>
          <w:sz w:val="22"/>
          <w:szCs w:val="22"/>
        </w:rPr>
        <w:t>).</w:t>
      </w:r>
      <w:r w:rsidR="001100B4">
        <w:rPr>
          <w:rFonts w:ascii="Arial" w:hAnsi="Arial" w:cs="Arial"/>
          <w:color w:val="000000"/>
          <w:sz w:val="22"/>
          <w:szCs w:val="22"/>
        </w:rPr>
        <w:t xml:space="preserve"> Due to the multimodal distributions of infection levels observed in </w:t>
      </w:r>
      <w:r w:rsidR="001100B4">
        <w:rPr>
          <w:rFonts w:ascii="Arial" w:hAnsi="Arial" w:cs="Arial"/>
          <w:color w:val="000000"/>
          <w:sz w:val="22"/>
          <w:szCs w:val="22"/>
        </w:rPr>
        <w:lastRenderedPageBreak/>
        <w:t>galbut virus and chaq virus, the median was used to calculate the fold difference in galbut A and B genotype infection levels (</w:t>
      </w:r>
      <w:r w:rsidR="006264D3" w:rsidRPr="006264D3">
        <w:rPr>
          <w:rFonts w:ascii="Arial" w:hAnsi="Arial" w:cs="Arial"/>
          <w:b/>
          <w:bCs/>
          <w:color w:val="000000"/>
          <w:sz w:val="22"/>
          <w:szCs w:val="22"/>
        </w:rPr>
        <w:t>Fig. 1C &amp;</w:t>
      </w:r>
      <w:r w:rsidR="006264D3">
        <w:rPr>
          <w:rFonts w:ascii="Arial" w:hAnsi="Arial" w:cs="Arial"/>
          <w:color w:val="000000"/>
          <w:sz w:val="22"/>
          <w:szCs w:val="22"/>
        </w:rPr>
        <w:t xml:space="preserve"> </w:t>
      </w:r>
      <w:r w:rsidR="001100B4" w:rsidRPr="009170D5">
        <w:rPr>
          <w:rFonts w:ascii="Arial" w:hAnsi="Arial" w:cs="Arial"/>
          <w:b/>
          <w:bCs/>
          <w:color w:val="000000"/>
          <w:sz w:val="22"/>
          <w:szCs w:val="22"/>
        </w:rPr>
        <w:t xml:space="preserve">Supp. Fig. </w:t>
      </w:r>
      <w:ins w:id="38" w:author="Keene-Snickers,Lexi" w:date="2025-05-02T16:35:00Z" w16du:dateUtc="2025-05-02T22:35:00Z">
        <w:r w:rsidR="00101A14">
          <w:rPr>
            <w:rFonts w:ascii="Arial" w:hAnsi="Arial" w:cs="Arial"/>
            <w:b/>
            <w:bCs/>
            <w:color w:val="000000"/>
            <w:sz w:val="22"/>
            <w:szCs w:val="22"/>
          </w:rPr>
          <w:t>5</w:t>
        </w:r>
      </w:ins>
      <w:del w:id="39" w:author="Keene-Snickers,Lexi" w:date="2025-05-02T16:35:00Z" w16du:dateUtc="2025-05-02T22:35:00Z">
        <w:r w:rsidR="001100B4" w:rsidRPr="009170D5" w:rsidDel="00101A14">
          <w:rPr>
            <w:rFonts w:ascii="Arial" w:hAnsi="Arial" w:cs="Arial"/>
            <w:b/>
            <w:bCs/>
            <w:color w:val="000000"/>
            <w:sz w:val="22"/>
            <w:szCs w:val="22"/>
          </w:rPr>
          <w:delText>7</w:delText>
        </w:r>
      </w:del>
      <w:r w:rsidR="001100B4">
        <w:rPr>
          <w:rFonts w:ascii="Arial" w:hAnsi="Arial" w:cs="Arial"/>
          <w:color w:val="000000"/>
          <w:sz w:val="22"/>
          <w:szCs w:val="22"/>
        </w:rPr>
        <w:t xml:space="preserve">). </w:t>
      </w:r>
      <w:r w:rsidR="00EB10A1">
        <w:rPr>
          <w:rFonts w:ascii="Arial" w:hAnsi="Arial" w:cs="Arial"/>
          <w:color w:val="000000"/>
          <w:sz w:val="22"/>
          <w:szCs w:val="22"/>
        </w:rPr>
        <w:t>G</w:t>
      </w:r>
      <w:r>
        <w:rPr>
          <w:rFonts w:ascii="Arial" w:hAnsi="Arial" w:cs="Arial"/>
          <w:color w:val="000000"/>
          <w:sz w:val="22"/>
          <w:szCs w:val="22"/>
        </w:rPr>
        <w:t>albut virus genotype A</w:t>
      </w:r>
      <w:r w:rsidR="009C57CD">
        <w:rPr>
          <w:rFonts w:ascii="Arial" w:hAnsi="Arial" w:cs="Arial"/>
          <w:color w:val="000000"/>
          <w:sz w:val="22"/>
          <w:szCs w:val="22"/>
        </w:rPr>
        <w:t xml:space="preserve"> median</w:t>
      </w:r>
      <w:r>
        <w:rPr>
          <w:rFonts w:ascii="Arial" w:hAnsi="Arial" w:cs="Arial"/>
          <w:color w:val="000000"/>
          <w:sz w:val="22"/>
          <w:szCs w:val="22"/>
        </w:rPr>
        <w:t xml:space="preserve"> </w:t>
      </w:r>
      <w:r w:rsidR="00A73FC8">
        <w:rPr>
          <w:rFonts w:ascii="Arial" w:hAnsi="Arial" w:cs="Arial"/>
          <w:color w:val="000000"/>
          <w:sz w:val="22"/>
          <w:szCs w:val="22"/>
        </w:rPr>
        <w:t xml:space="preserve">RPM values were </w:t>
      </w:r>
      <w:r w:rsidR="0064613C">
        <w:rPr>
          <w:rFonts w:ascii="Arial" w:hAnsi="Arial" w:cs="Arial"/>
          <w:color w:val="000000"/>
          <w:sz w:val="22"/>
          <w:szCs w:val="22"/>
        </w:rPr>
        <w:t>5</w:t>
      </w:r>
      <w:r w:rsidR="001100B4">
        <w:rPr>
          <w:rFonts w:ascii="Arial" w:hAnsi="Arial" w:cs="Arial"/>
          <w:color w:val="000000"/>
          <w:sz w:val="22"/>
          <w:szCs w:val="22"/>
        </w:rPr>
        <w:t>.1</w:t>
      </w:r>
      <w:r w:rsidR="00D77DF8">
        <w:rPr>
          <w:rFonts w:ascii="Arial" w:hAnsi="Arial" w:cs="Arial"/>
          <w:color w:val="000000"/>
          <w:sz w:val="22"/>
          <w:szCs w:val="22"/>
        </w:rPr>
        <w:t xml:space="preserve"> times</w:t>
      </w:r>
      <w:r>
        <w:rPr>
          <w:rFonts w:ascii="Arial" w:hAnsi="Arial" w:cs="Arial"/>
          <w:color w:val="000000"/>
          <w:sz w:val="22"/>
          <w:szCs w:val="22"/>
        </w:rPr>
        <w:t xml:space="preserve"> higher than </w:t>
      </w:r>
      <w:r w:rsidR="00A73FC8">
        <w:rPr>
          <w:rFonts w:ascii="Arial" w:hAnsi="Arial" w:cs="Arial"/>
          <w:color w:val="000000"/>
          <w:sz w:val="22"/>
          <w:szCs w:val="22"/>
        </w:rPr>
        <w:t xml:space="preserve">in </w:t>
      </w:r>
      <w:r>
        <w:rPr>
          <w:rFonts w:ascii="Arial" w:hAnsi="Arial" w:cs="Arial"/>
          <w:color w:val="000000"/>
          <w:sz w:val="22"/>
          <w:szCs w:val="22"/>
        </w:rPr>
        <w:t xml:space="preserve">genotype B </w:t>
      </w:r>
      <w:r w:rsidR="00A73FC8">
        <w:rPr>
          <w:rFonts w:ascii="Arial" w:hAnsi="Arial" w:cs="Arial"/>
          <w:color w:val="000000"/>
          <w:sz w:val="22"/>
          <w:szCs w:val="22"/>
        </w:rPr>
        <w:t xml:space="preserve">infections </w:t>
      </w:r>
      <w:r>
        <w:rPr>
          <w:rFonts w:ascii="Arial" w:hAnsi="Arial" w:cs="Arial"/>
          <w:color w:val="000000"/>
          <w:sz w:val="22"/>
          <w:szCs w:val="22"/>
        </w:rPr>
        <w:t>(</w:t>
      </w:r>
      <w:r w:rsidRPr="00E97611">
        <w:rPr>
          <w:rFonts w:ascii="Arial" w:hAnsi="Arial" w:cs="Arial"/>
          <w:b/>
          <w:bCs/>
          <w:color w:val="000000"/>
          <w:sz w:val="22"/>
          <w:szCs w:val="22"/>
        </w:rPr>
        <w:t>Fig. 9A</w:t>
      </w:r>
      <w:r>
        <w:rPr>
          <w:rFonts w:ascii="Arial" w:hAnsi="Arial" w:cs="Arial"/>
          <w:color w:val="000000"/>
          <w:sz w:val="22"/>
          <w:szCs w:val="22"/>
        </w:rPr>
        <w:t xml:space="preserve">). </w:t>
      </w:r>
    </w:p>
    <w:p w14:paraId="1B5A626B" w14:textId="77777777" w:rsidR="001100B4" w:rsidRDefault="001100B4" w:rsidP="001100B4">
      <w:pPr>
        <w:spacing w:line="360" w:lineRule="auto"/>
        <w:ind w:firstLine="720"/>
        <w:rPr>
          <w:rFonts w:ascii="Arial" w:hAnsi="Arial" w:cs="Arial"/>
          <w:color w:val="000000"/>
          <w:sz w:val="22"/>
          <w:szCs w:val="22"/>
        </w:rPr>
      </w:pPr>
    </w:p>
    <w:p w14:paraId="674CE39B" w14:textId="31CF19B2" w:rsidR="008603AA" w:rsidRDefault="0064613C" w:rsidP="001100B4">
      <w:pPr>
        <w:spacing w:line="360" w:lineRule="auto"/>
        <w:ind w:firstLine="720"/>
        <w:rPr>
          <w:rFonts w:ascii="Arial" w:hAnsi="Arial" w:cs="Arial"/>
          <w:color w:val="000000"/>
          <w:sz w:val="22"/>
          <w:szCs w:val="22"/>
        </w:rPr>
      </w:pPr>
      <w:r>
        <w:rPr>
          <w:rFonts w:ascii="Arial" w:hAnsi="Arial" w:cs="Arial"/>
          <w:color w:val="000000"/>
          <w:sz w:val="22"/>
          <w:szCs w:val="22"/>
        </w:rPr>
        <w:t xml:space="preserve">Galbut virus genotype A infections generally </w:t>
      </w:r>
      <w:r w:rsidR="001100B4">
        <w:rPr>
          <w:rFonts w:ascii="Arial" w:hAnsi="Arial" w:cs="Arial"/>
          <w:color w:val="000000"/>
          <w:sz w:val="22"/>
          <w:szCs w:val="22"/>
        </w:rPr>
        <w:t xml:space="preserve">had high numbers of reads. </w:t>
      </w:r>
      <w:r>
        <w:rPr>
          <w:rFonts w:ascii="Arial" w:hAnsi="Arial" w:cs="Arial"/>
          <w:color w:val="000000"/>
          <w:sz w:val="22"/>
          <w:szCs w:val="22"/>
        </w:rPr>
        <w:t xml:space="preserve">Galbut virus genotype B infections </w:t>
      </w:r>
      <w:r w:rsidR="00A73FC8">
        <w:rPr>
          <w:rFonts w:ascii="Arial" w:hAnsi="Arial" w:cs="Arial"/>
          <w:color w:val="000000"/>
          <w:sz w:val="22"/>
          <w:szCs w:val="22"/>
        </w:rPr>
        <w:t>were</w:t>
      </w:r>
      <w:r>
        <w:rPr>
          <w:rFonts w:ascii="Arial" w:hAnsi="Arial" w:cs="Arial"/>
          <w:color w:val="000000"/>
          <w:sz w:val="22"/>
          <w:szCs w:val="22"/>
        </w:rPr>
        <w:t xml:space="preserve"> generally low to mid positives but </w:t>
      </w:r>
      <w:r w:rsidR="002B22F1">
        <w:rPr>
          <w:rFonts w:ascii="Arial" w:hAnsi="Arial" w:cs="Arial"/>
          <w:color w:val="000000"/>
          <w:sz w:val="22"/>
          <w:szCs w:val="22"/>
        </w:rPr>
        <w:t>could</w:t>
      </w:r>
      <w:r>
        <w:rPr>
          <w:rFonts w:ascii="Arial" w:hAnsi="Arial" w:cs="Arial"/>
          <w:color w:val="000000"/>
          <w:sz w:val="22"/>
          <w:szCs w:val="22"/>
        </w:rPr>
        <w:t xml:space="preserve"> replicate to higher levels. </w:t>
      </w:r>
      <w:r w:rsidR="001100B4">
        <w:rPr>
          <w:rFonts w:ascii="Arial" w:hAnsi="Arial" w:cs="Arial"/>
          <w:color w:val="000000"/>
          <w:sz w:val="22"/>
          <w:szCs w:val="22"/>
        </w:rPr>
        <w:t xml:space="preserve">Five clade A samples had fewer than 100 RPM, lower than any clade B sample. Investigation of these samples did not reveal a simple explanation as to why they received fewer galbut virus reads compared to other clade A samples. </w:t>
      </w:r>
    </w:p>
    <w:p w14:paraId="0BC49E55" w14:textId="77777777" w:rsidR="008603AA" w:rsidRDefault="008603AA" w:rsidP="00081385">
      <w:pPr>
        <w:spacing w:line="360" w:lineRule="auto"/>
        <w:ind w:firstLine="720"/>
        <w:rPr>
          <w:rFonts w:ascii="Arial" w:hAnsi="Arial" w:cs="Arial"/>
          <w:color w:val="000000"/>
          <w:sz w:val="22"/>
          <w:szCs w:val="22"/>
        </w:rPr>
      </w:pPr>
    </w:p>
    <w:p w14:paraId="30B46F8F" w14:textId="1FAF22F4" w:rsidR="00662F11" w:rsidRPr="00172A8D" w:rsidRDefault="004023D8" w:rsidP="00081385">
      <w:pPr>
        <w:spacing w:line="360" w:lineRule="auto"/>
        <w:ind w:firstLine="720"/>
        <w:rPr>
          <w:rFonts w:ascii="Arial" w:hAnsi="Arial" w:cs="Arial"/>
          <w:color w:val="000000"/>
          <w:sz w:val="22"/>
          <w:szCs w:val="22"/>
        </w:rPr>
      </w:pPr>
      <w:r>
        <w:rPr>
          <w:rFonts w:ascii="Arial" w:hAnsi="Arial" w:cs="Arial"/>
          <w:color w:val="000000"/>
          <w:sz w:val="22"/>
          <w:szCs w:val="22"/>
        </w:rPr>
        <w:t xml:space="preserve">We next </w:t>
      </w:r>
      <w:r w:rsidR="00DF705B">
        <w:rPr>
          <w:rFonts w:ascii="Arial" w:hAnsi="Arial" w:cs="Arial"/>
          <w:color w:val="000000"/>
          <w:sz w:val="22"/>
          <w:szCs w:val="22"/>
        </w:rPr>
        <w:t xml:space="preserve">evaluated </w:t>
      </w:r>
      <w:r>
        <w:rPr>
          <w:rFonts w:ascii="Arial" w:hAnsi="Arial" w:cs="Arial"/>
          <w:color w:val="000000"/>
          <w:sz w:val="22"/>
          <w:szCs w:val="22"/>
        </w:rPr>
        <w:t xml:space="preserve">whether </w:t>
      </w:r>
      <w:r w:rsidR="00921649">
        <w:rPr>
          <w:rFonts w:ascii="Arial" w:hAnsi="Arial" w:cs="Arial"/>
          <w:color w:val="000000"/>
          <w:sz w:val="22"/>
          <w:szCs w:val="22"/>
        </w:rPr>
        <w:t>the presence of chaq virus increased levels of galbut virus RNA. There was no difference in</w:t>
      </w:r>
      <w:r w:rsidR="00C47E76">
        <w:rPr>
          <w:rFonts w:ascii="Arial" w:hAnsi="Arial" w:cs="Arial"/>
          <w:color w:val="000000"/>
          <w:sz w:val="22"/>
          <w:szCs w:val="22"/>
        </w:rPr>
        <w:t xml:space="preserve"> median galbut virus</w:t>
      </w:r>
      <w:r w:rsidR="00921649">
        <w:rPr>
          <w:rFonts w:ascii="Arial" w:hAnsi="Arial" w:cs="Arial"/>
          <w:color w:val="000000"/>
          <w:sz w:val="22"/>
          <w:szCs w:val="22"/>
        </w:rPr>
        <w:t xml:space="preserve"> </w:t>
      </w:r>
      <w:r w:rsidR="00C47E76">
        <w:rPr>
          <w:rFonts w:ascii="Arial" w:hAnsi="Arial" w:cs="Arial"/>
          <w:color w:val="000000"/>
          <w:sz w:val="22"/>
          <w:szCs w:val="22"/>
        </w:rPr>
        <w:t xml:space="preserve">RPM </w:t>
      </w:r>
      <w:r w:rsidR="00921649">
        <w:rPr>
          <w:rFonts w:ascii="Arial" w:hAnsi="Arial" w:cs="Arial"/>
          <w:color w:val="000000"/>
          <w:sz w:val="22"/>
          <w:szCs w:val="22"/>
        </w:rPr>
        <w:t xml:space="preserve">levels </w:t>
      </w:r>
      <w:r w:rsidR="009729CB">
        <w:rPr>
          <w:rFonts w:ascii="Arial" w:hAnsi="Arial" w:cs="Arial"/>
          <w:color w:val="000000"/>
          <w:sz w:val="22"/>
          <w:szCs w:val="22"/>
        </w:rPr>
        <w:t>between infections with or without</w:t>
      </w:r>
      <w:r w:rsidR="00921649">
        <w:rPr>
          <w:rFonts w:ascii="Arial" w:hAnsi="Arial" w:cs="Arial"/>
          <w:color w:val="000000"/>
          <w:sz w:val="22"/>
          <w:szCs w:val="22"/>
        </w:rPr>
        <w:t xml:space="preserve"> chaq </w:t>
      </w:r>
      <w:r w:rsidR="009729CB">
        <w:rPr>
          <w:rFonts w:ascii="Arial" w:hAnsi="Arial" w:cs="Arial"/>
          <w:color w:val="000000"/>
          <w:sz w:val="22"/>
          <w:szCs w:val="22"/>
        </w:rPr>
        <w:t>virus</w:t>
      </w:r>
      <w:r w:rsidR="00921649">
        <w:rPr>
          <w:rFonts w:ascii="Arial" w:hAnsi="Arial" w:cs="Arial"/>
          <w:color w:val="000000"/>
          <w:sz w:val="22"/>
          <w:szCs w:val="22"/>
        </w:rPr>
        <w:t xml:space="preserve"> (</w:t>
      </w:r>
      <w:r w:rsidR="00921649" w:rsidRPr="006264D3">
        <w:rPr>
          <w:rFonts w:ascii="Arial" w:hAnsi="Arial" w:cs="Arial"/>
          <w:b/>
          <w:bCs/>
          <w:color w:val="000000"/>
          <w:sz w:val="22"/>
          <w:szCs w:val="22"/>
        </w:rPr>
        <w:t>Fig. 9B</w:t>
      </w:r>
      <w:r w:rsidR="00921649">
        <w:rPr>
          <w:rFonts w:ascii="Arial" w:hAnsi="Arial" w:cs="Arial"/>
          <w:color w:val="000000"/>
          <w:sz w:val="22"/>
          <w:szCs w:val="22"/>
        </w:rPr>
        <w:t xml:space="preserve">; p-value = </w:t>
      </w:r>
      <w:r w:rsidR="0064613C">
        <w:rPr>
          <w:rFonts w:ascii="Arial" w:hAnsi="Arial" w:cs="Arial"/>
          <w:color w:val="000000"/>
          <w:sz w:val="22"/>
          <w:szCs w:val="22"/>
        </w:rPr>
        <w:t>0.24</w:t>
      </w:r>
      <w:r w:rsidR="00921649">
        <w:rPr>
          <w:rFonts w:ascii="Arial" w:hAnsi="Arial" w:cs="Arial"/>
          <w:color w:val="000000"/>
          <w:sz w:val="22"/>
          <w:szCs w:val="22"/>
        </w:rPr>
        <w:t>).</w:t>
      </w:r>
      <w:r w:rsidR="0064613C">
        <w:rPr>
          <w:rFonts w:ascii="Arial" w:hAnsi="Arial" w:cs="Arial"/>
          <w:color w:val="000000"/>
          <w:sz w:val="22"/>
          <w:szCs w:val="22"/>
        </w:rPr>
        <w:t xml:space="preserve"> </w:t>
      </w:r>
      <w:r w:rsidR="001100B4">
        <w:rPr>
          <w:rFonts w:ascii="Arial" w:hAnsi="Arial" w:cs="Arial"/>
          <w:color w:val="000000"/>
          <w:sz w:val="22"/>
          <w:szCs w:val="22"/>
        </w:rPr>
        <w:t>Samples</w:t>
      </w:r>
      <w:r w:rsidR="00CE360A">
        <w:rPr>
          <w:rFonts w:ascii="Arial" w:hAnsi="Arial" w:cs="Arial"/>
          <w:color w:val="000000"/>
          <w:sz w:val="22"/>
          <w:szCs w:val="22"/>
        </w:rPr>
        <w:t xml:space="preserve"> with chaq virus exhibited a much broader distribution of galbut virus RNA levels (</w:t>
      </w:r>
      <w:r w:rsidR="00CE360A" w:rsidRPr="001100B4">
        <w:rPr>
          <w:rFonts w:ascii="Arial" w:hAnsi="Arial" w:cs="Arial"/>
          <w:color w:val="000000"/>
          <w:sz w:val="22"/>
          <w:szCs w:val="22"/>
        </w:rPr>
        <w:t xml:space="preserve">Levene’s test, p = </w:t>
      </w:r>
      <w:r w:rsidR="001100B4" w:rsidRPr="006264D3">
        <w:rPr>
          <w:rFonts w:ascii="Arial" w:hAnsi="Arial" w:cs="Arial"/>
          <w:color w:val="000000"/>
          <w:sz w:val="22"/>
          <w:szCs w:val="22"/>
        </w:rPr>
        <w:t>0.1</w:t>
      </w:r>
      <w:r w:rsidR="001100B4">
        <w:rPr>
          <w:rFonts w:ascii="Arial" w:hAnsi="Arial" w:cs="Arial"/>
          <w:color w:val="000000"/>
          <w:sz w:val="22"/>
          <w:szCs w:val="22"/>
        </w:rPr>
        <w:t>5</w:t>
      </w:r>
      <w:r w:rsidR="00CE360A">
        <w:rPr>
          <w:rFonts w:ascii="Arial" w:hAnsi="Arial" w:cs="Arial"/>
          <w:color w:val="000000"/>
          <w:sz w:val="22"/>
          <w:szCs w:val="22"/>
        </w:rPr>
        <w:t xml:space="preserve">). </w:t>
      </w:r>
      <w:r w:rsidR="00BE7E27" w:rsidRPr="00172A8D">
        <w:rPr>
          <w:rFonts w:ascii="Arial" w:hAnsi="Arial" w:cs="Arial"/>
          <w:color w:val="000000"/>
          <w:sz w:val="22"/>
          <w:szCs w:val="22"/>
        </w:rPr>
        <w:t xml:space="preserve">Samples negative for chaq </w:t>
      </w:r>
      <w:r w:rsidR="00662F11" w:rsidRPr="00172A8D">
        <w:rPr>
          <w:rFonts w:ascii="Arial" w:hAnsi="Arial" w:cs="Arial"/>
          <w:color w:val="000000"/>
          <w:sz w:val="22"/>
          <w:szCs w:val="22"/>
        </w:rPr>
        <w:t>were all clustered together in the middle of the range of chaq virus positive samples (</w:t>
      </w:r>
      <w:r w:rsidR="00662F11" w:rsidRPr="00172A8D">
        <w:rPr>
          <w:rFonts w:ascii="Arial" w:hAnsi="Arial" w:cs="Arial"/>
          <w:b/>
          <w:bCs/>
          <w:color w:val="000000"/>
          <w:sz w:val="22"/>
          <w:szCs w:val="22"/>
        </w:rPr>
        <w:t>Fig. 9B</w:t>
      </w:r>
      <w:r w:rsidR="00662F11" w:rsidRPr="00172A8D">
        <w:rPr>
          <w:rFonts w:ascii="Arial" w:hAnsi="Arial" w:cs="Arial"/>
          <w:color w:val="000000"/>
          <w:sz w:val="22"/>
          <w:szCs w:val="22"/>
        </w:rPr>
        <w:t>)</w:t>
      </w:r>
      <w:r w:rsidR="0064613C">
        <w:rPr>
          <w:rFonts w:ascii="Arial" w:hAnsi="Arial" w:cs="Arial"/>
          <w:color w:val="000000"/>
          <w:sz w:val="22"/>
          <w:szCs w:val="22"/>
        </w:rPr>
        <w:t xml:space="preserve">. </w:t>
      </w:r>
    </w:p>
    <w:p w14:paraId="5DF29ECF" w14:textId="77777777" w:rsidR="00662F11" w:rsidRDefault="00662F11" w:rsidP="00081385">
      <w:pPr>
        <w:spacing w:line="360" w:lineRule="auto"/>
        <w:ind w:firstLine="720"/>
        <w:rPr>
          <w:rFonts w:ascii="Arial" w:hAnsi="Arial" w:cs="Arial"/>
          <w:color w:val="000000"/>
          <w:sz w:val="22"/>
          <w:szCs w:val="22"/>
        </w:rPr>
      </w:pPr>
    </w:p>
    <w:p w14:paraId="1926EC8C" w14:textId="1143FB7B" w:rsidR="00C21F48" w:rsidRDefault="004023D8" w:rsidP="00081385">
      <w:pPr>
        <w:spacing w:line="360" w:lineRule="auto"/>
        <w:ind w:firstLine="720"/>
        <w:rPr>
          <w:rFonts w:ascii="Arial" w:hAnsi="Arial" w:cs="Arial"/>
          <w:color w:val="000000"/>
          <w:sz w:val="22"/>
          <w:szCs w:val="22"/>
        </w:rPr>
      </w:pPr>
      <w:r w:rsidRPr="005E70EB">
        <w:rPr>
          <w:rFonts w:ascii="Arial" w:hAnsi="Arial" w:cs="Arial"/>
          <w:b/>
          <w:bCs/>
          <w:color w:val="000000"/>
          <w:sz w:val="22"/>
          <w:szCs w:val="22"/>
        </w:rPr>
        <w:t>Figure 9</w:t>
      </w:r>
      <w:r>
        <w:rPr>
          <w:rFonts w:ascii="Arial" w:hAnsi="Arial" w:cs="Arial"/>
          <w:color w:val="000000"/>
          <w:sz w:val="22"/>
          <w:szCs w:val="22"/>
        </w:rPr>
        <w:t xml:space="preserve"> and our RT-qPCR data (</w:t>
      </w:r>
      <w:r w:rsidRPr="005E70EB">
        <w:rPr>
          <w:rFonts w:ascii="Arial" w:hAnsi="Arial" w:cs="Arial"/>
          <w:b/>
          <w:bCs/>
          <w:color w:val="000000"/>
          <w:sz w:val="22"/>
          <w:szCs w:val="22"/>
        </w:rPr>
        <w:t>Fig. 1</w:t>
      </w:r>
      <w:r>
        <w:rPr>
          <w:rFonts w:ascii="Arial" w:hAnsi="Arial" w:cs="Arial"/>
          <w:color w:val="000000"/>
          <w:sz w:val="22"/>
          <w:szCs w:val="22"/>
        </w:rPr>
        <w:t xml:space="preserve">) </w:t>
      </w:r>
      <w:r w:rsidR="00A137AA">
        <w:rPr>
          <w:rFonts w:ascii="Arial" w:hAnsi="Arial" w:cs="Arial"/>
          <w:color w:val="000000"/>
          <w:sz w:val="22"/>
          <w:szCs w:val="22"/>
        </w:rPr>
        <w:t xml:space="preserve">indicated </w:t>
      </w:r>
      <w:r w:rsidR="00662F11">
        <w:rPr>
          <w:rFonts w:ascii="Arial" w:hAnsi="Arial" w:cs="Arial"/>
          <w:color w:val="000000"/>
          <w:sz w:val="22"/>
          <w:szCs w:val="22"/>
        </w:rPr>
        <w:t xml:space="preserve">that </w:t>
      </w:r>
      <w:r w:rsidR="00A137AA">
        <w:rPr>
          <w:rFonts w:ascii="Arial" w:hAnsi="Arial" w:cs="Arial"/>
          <w:color w:val="000000"/>
          <w:sz w:val="22"/>
          <w:szCs w:val="22"/>
        </w:rPr>
        <w:t xml:space="preserve">clade A galbut virus RNA levels exhibited a </w:t>
      </w:r>
      <w:r w:rsidR="00662F11">
        <w:rPr>
          <w:rFonts w:ascii="Arial" w:hAnsi="Arial" w:cs="Arial"/>
          <w:color w:val="000000"/>
          <w:sz w:val="22"/>
          <w:szCs w:val="22"/>
        </w:rPr>
        <w:t xml:space="preserve">bimodal </w:t>
      </w:r>
      <w:r w:rsidR="00A137AA">
        <w:rPr>
          <w:rFonts w:ascii="Arial" w:hAnsi="Arial" w:cs="Arial"/>
          <w:color w:val="000000"/>
          <w:sz w:val="22"/>
          <w:szCs w:val="22"/>
        </w:rPr>
        <w:t>distribution</w:t>
      </w:r>
      <w:r>
        <w:rPr>
          <w:rFonts w:ascii="Arial" w:hAnsi="Arial" w:cs="Arial"/>
          <w:color w:val="000000"/>
          <w:sz w:val="22"/>
          <w:szCs w:val="22"/>
        </w:rPr>
        <w:t>. To investigate this</w:t>
      </w:r>
      <w:r w:rsidR="00662F11">
        <w:rPr>
          <w:rFonts w:ascii="Arial" w:hAnsi="Arial" w:cs="Arial"/>
          <w:color w:val="000000"/>
          <w:sz w:val="22"/>
          <w:szCs w:val="22"/>
        </w:rPr>
        <w:t>,</w:t>
      </w:r>
      <w:r>
        <w:rPr>
          <w:rFonts w:ascii="Arial" w:hAnsi="Arial" w:cs="Arial"/>
          <w:color w:val="000000"/>
          <w:sz w:val="22"/>
          <w:szCs w:val="22"/>
        </w:rPr>
        <w:t xml:space="preserve"> we plotted </w:t>
      </w:r>
      <w:r w:rsidR="00662F11">
        <w:rPr>
          <w:rFonts w:ascii="Arial" w:hAnsi="Arial" w:cs="Arial"/>
          <w:color w:val="000000"/>
          <w:sz w:val="22"/>
          <w:szCs w:val="22"/>
        </w:rPr>
        <w:t xml:space="preserve">a histogram of </w:t>
      </w:r>
      <w:r>
        <w:rPr>
          <w:rFonts w:ascii="Arial" w:hAnsi="Arial" w:cs="Arial"/>
          <w:color w:val="000000"/>
          <w:sz w:val="22"/>
          <w:szCs w:val="22"/>
        </w:rPr>
        <w:t xml:space="preserve">RPM </w:t>
      </w:r>
      <w:r w:rsidR="00662F11">
        <w:rPr>
          <w:rFonts w:ascii="Arial" w:hAnsi="Arial" w:cs="Arial"/>
          <w:color w:val="000000"/>
          <w:sz w:val="22"/>
          <w:szCs w:val="22"/>
        </w:rPr>
        <w:t>faceted by</w:t>
      </w:r>
      <w:r>
        <w:rPr>
          <w:rFonts w:ascii="Arial" w:hAnsi="Arial" w:cs="Arial"/>
          <w:color w:val="000000"/>
          <w:sz w:val="22"/>
          <w:szCs w:val="22"/>
        </w:rPr>
        <w:t xml:space="preserve"> segment</w:t>
      </w:r>
      <w:r w:rsidR="0064613C">
        <w:rPr>
          <w:rFonts w:ascii="Arial" w:hAnsi="Arial" w:cs="Arial"/>
          <w:color w:val="000000"/>
          <w:sz w:val="22"/>
          <w:szCs w:val="22"/>
        </w:rPr>
        <w:t xml:space="preserve"> including partial sequences</w:t>
      </w:r>
      <w:r>
        <w:rPr>
          <w:rFonts w:ascii="Arial" w:hAnsi="Arial" w:cs="Arial"/>
          <w:color w:val="000000"/>
          <w:sz w:val="22"/>
          <w:szCs w:val="22"/>
        </w:rPr>
        <w:t>.</w:t>
      </w:r>
      <w:r w:rsidR="0064613C">
        <w:rPr>
          <w:rFonts w:ascii="Arial" w:hAnsi="Arial" w:cs="Arial"/>
          <w:color w:val="000000"/>
          <w:sz w:val="22"/>
          <w:szCs w:val="22"/>
        </w:rPr>
        <w:t xml:space="preserve"> There </w:t>
      </w:r>
      <w:r w:rsidR="00E066CD">
        <w:rPr>
          <w:rFonts w:ascii="Arial" w:hAnsi="Arial" w:cs="Arial"/>
          <w:color w:val="000000"/>
          <w:sz w:val="22"/>
          <w:szCs w:val="22"/>
        </w:rPr>
        <w:t>was</w:t>
      </w:r>
      <w:r w:rsidR="0064613C">
        <w:rPr>
          <w:rFonts w:ascii="Arial" w:hAnsi="Arial" w:cs="Arial"/>
          <w:color w:val="000000"/>
          <w:sz w:val="22"/>
          <w:szCs w:val="22"/>
        </w:rPr>
        <w:t xml:space="preserve"> a bimodal distribution in galbut virus RNA 1 and 2 </w:t>
      </w:r>
      <w:r w:rsidR="00E066CD">
        <w:rPr>
          <w:rFonts w:ascii="Arial" w:hAnsi="Arial" w:cs="Arial"/>
          <w:color w:val="000000"/>
          <w:sz w:val="22"/>
          <w:szCs w:val="22"/>
        </w:rPr>
        <w:t xml:space="preserve">levels </w:t>
      </w:r>
      <w:r w:rsidR="0064613C">
        <w:rPr>
          <w:rFonts w:ascii="Arial" w:hAnsi="Arial" w:cs="Arial"/>
          <w:color w:val="000000"/>
          <w:sz w:val="22"/>
          <w:szCs w:val="22"/>
        </w:rPr>
        <w:t>and a trimodal distribution in galbut virus RNA 3 and chaq virus</w:t>
      </w:r>
      <w:r w:rsidR="00E066CD">
        <w:rPr>
          <w:rFonts w:ascii="Arial" w:hAnsi="Arial" w:cs="Arial"/>
          <w:color w:val="000000"/>
          <w:sz w:val="22"/>
          <w:szCs w:val="22"/>
        </w:rPr>
        <w:t xml:space="preserve"> levels</w:t>
      </w:r>
      <w:r w:rsidR="0064613C">
        <w:rPr>
          <w:rFonts w:ascii="Arial" w:hAnsi="Arial" w:cs="Arial"/>
          <w:color w:val="000000"/>
          <w:sz w:val="22"/>
          <w:szCs w:val="22"/>
        </w:rPr>
        <w:t>. This agrees with the distributions seen in Figures 1 and 9</w:t>
      </w:r>
      <w:r>
        <w:rPr>
          <w:rFonts w:ascii="Arial" w:hAnsi="Arial" w:cs="Arial"/>
          <w:color w:val="000000"/>
          <w:sz w:val="22"/>
          <w:szCs w:val="22"/>
        </w:rPr>
        <w:t xml:space="preserve"> (</w:t>
      </w:r>
      <w:r w:rsidRPr="005E70EB">
        <w:rPr>
          <w:rFonts w:ascii="Arial" w:hAnsi="Arial" w:cs="Arial"/>
          <w:b/>
          <w:bCs/>
          <w:color w:val="000000"/>
          <w:sz w:val="22"/>
          <w:szCs w:val="22"/>
        </w:rPr>
        <w:t xml:space="preserve">Supp. Fig. </w:t>
      </w:r>
      <w:ins w:id="40" w:author="Keene-Snickers,Lexi" w:date="2025-05-02T16:35:00Z" w16du:dateUtc="2025-05-02T22:35:00Z">
        <w:r w:rsidR="00101A14">
          <w:rPr>
            <w:rFonts w:ascii="Arial" w:hAnsi="Arial" w:cs="Arial"/>
            <w:b/>
            <w:bCs/>
            <w:color w:val="000000"/>
            <w:sz w:val="22"/>
            <w:szCs w:val="22"/>
          </w:rPr>
          <w:t>5</w:t>
        </w:r>
      </w:ins>
      <w:del w:id="41" w:author="Keene-Snickers,Lexi" w:date="2025-05-02T16:35:00Z" w16du:dateUtc="2025-05-02T22:35:00Z">
        <w:r w:rsidRPr="005E70EB" w:rsidDel="00101A14">
          <w:rPr>
            <w:rFonts w:ascii="Arial" w:hAnsi="Arial" w:cs="Arial"/>
            <w:b/>
            <w:bCs/>
            <w:color w:val="000000"/>
            <w:sz w:val="22"/>
            <w:szCs w:val="22"/>
          </w:rPr>
          <w:delText>7</w:delText>
        </w:r>
      </w:del>
      <w:r>
        <w:rPr>
          <w:rFonts w:ascii="Arial" w:hAnsi="Arial" w:cs="Arial"/>
          <w:color w:val="000000"/>
          <w:sz w:val="22"/>
          <w:szCs w:val="22"/>
        </w:rPr>
        <w:t>).</w:t>
      </w:r>
      <w:r w:rsidR="00662F11">
        <w:rPr>
          <w:rFonts w:ascii="Arial" w:hAnsi="Arial" w:cs="Arial"/>
          <w:color w:val="000000"/>
          <w:sz w:val="22"/>
          <w:szCs w:val="22"/>
        </w:rPr>
        <w:t xml:space="preserve"> </w:t>
      </w:r>
    </w:p>
    <w:p w14:paraId="7751C7D5" w14:textId="77777777" w:rsidR="004C7DE3" w:rsidRPr="00DD52CF" w:rsidRDefault="004C7DE3" w:rsidP="006264D3">
      <w:pPr>
        <w:spacing w:line="360" w:lineRule="auto"/>
        <w:rPr>
          <w:rFonts w:ascii="Arial" w:hAnsi="Arial" w:cs="Arial"/>
          <w:color w:val="000000"/>
          <w:sz w:val="22"/>
          <w:szCs w:val="22"/>
        </w:rPr>
      </w:pPr>
    </w:p>
    <w:p w14:paraId="68B95508" w14:textId="73FD5A3F" w:rsidR="008603AA" w:rsidRDefault="001100B4" w:rsidP="00081385">
      <w:pPr>
        <w:spacing w:line="360" w:lineRule="auto"/>
        <w:rPr>
          <w:rFonts w:ascii="Arial" w:hAnsi="Arial" w:cs="Arial"/>
          <w:b/>
          <w:bCs/>
          <w:sz w:val="22"/>
          <w:szCs w:val="22"/>
        </w:rPr>
      </w:pPr>
      <w:r>
        <w:rPr>
          <w:rFonts w:ascii="Arial" w:hAnsi="Arial" w:cs="Arial"/>
          <w:b/>
          <w:bCs/>
          <w:noProof/>
          <w:sz w:val="22"/>
          <w:szCs w:val="22"/>
        </w:rPr>
        <w:drawing>
          <wp:inline distT="0" distB="0" distL="0" distR="0" wp14:anchorId="259229B7" wp14:editId="29B07BBA">
            <wp:extent cx="5943600" cy="2652395"/>
            <wp:effectExtent l="0" t="0" r="0" b="1905"/>
            <wp:docPr id="14403695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69566" name="Picture 1440369566"/>
                    <pic:cNvPicPr/>
                  </pic:nvPicPr>
                  <pic:blipFill>
                    <a:blip r:embed="rId29"/>
                    <a:stretch>
                      <a:fillRect/>
                    </a:stretch>
                  </pic:blipFill>
                  <pic:spPr>
                    <a:xfrm>
                      <a:off x="0" y="0"/>
                      <a:ext cx="5943600" cy="2652395"/>
                    </a:xfrm>
                    <a:prstGeom prst="rect">
                      <a:avLst/>
                    </a:prstGeom>
                  </pic:spPr>
                </pic:pic>
              </a:graphicData>
            </a:graphic>
          </wp:inline>
        </w:drawing>
      </w:r>
    </w:p>
    <w:p w14:paraId="298ABE6A" w14:textId="08637F1F" w:rsidR="0064613C" w:rsidRPr="00E97611" w:rsidRDefault="00456285" w:rsidP="00081385">
      <w:pPr>
        <w:spacing w:line="360" w:lineRule="auto"/>
        <w:rPr>
          <w:rFonts w:ascii="Arial" w:hAnsi="Arial" w:cs="Arial"/>
          <w:sz w:val="22"/>
          <w:szCs w:val="22"/>
        </w:rPr>
      </w:pPr>
      <w:r w:rsidRPr="00631ADB">
        <w:rPr>
          <w:rFonts w:ascii="Arial" w:hAnsi="Arial" w:cs="Arial"/>
          <w:b/>
          <w:bCs/>
          <w:sz w:val="22"/>
          <w:szCs w:val="22"/>
        </w:rPr>
        <w:lastRenderedPageBreak/>
        <w:t xml:space="preserve">Figure </w:t>
      </w:r>
      <w:r w:rsidR="00812026">
        <w:rPr>
          <w:rFonts w:ascii="Arial" w:hAnsi="Arial" w:cs="Arial"/>
          <w:b/>
          <w:bCs/>
          <w:sz w:val="22"/>
          <w:szCs w:val="22"/>
        </w:rPr>
        <w:t>9</w:t>
      </w:r>
      <w:r w:rsidRPr="00631ADB">
        <w:rPr>
          <w:rFonts w:ascii="Arial" w:hAnsi="Arial" w:cs="Arial"/>
          <w:b/>
          <w:bCs/>
          <w:sz w:val="22"/>
          <w:szCs w:val="22"/>
        </w:rPr>
        <w:t>:</w:t>
      </w:r>
      <w:r w:rsidR="00631ADB" w:rsidRPr="00631ADB">
        <w:rPr>
          <w:rFonts w:ascii="Arial" w:hAnsi="Arial" w:cs="Arial"/>
          <w:b/>
          <w:bCs/>
          <w:sz w:val="22"/>
          <w:szCs w:val="22"/>
        </w:rPr>
        <w:t xml:space="preserve"> Galbut virus genotype A </w:t>
      </w:r>
      <w:r w:rsidR="00C21F48">
        <w:rPr>
          <w:rFonts w:ascii="Arial" w:hAnsi="Arial" w:cs="Arial"/>
          <w:b/>
          <w:bCs/>
          <w:sz w:val="22"/>
          <w:szCs w:val="22"/>
        </w:rPr>
        <w:t xml:space="preserve">replicates to higher levels than genotype B. </w:t>
      </w:r>
      <w:r w:rsidR="00C21F48">
        <w:rPr>
          <w:rFonts w:ascii="Arial" w:hAnsi="Arial" w:cs="Arial"/>
          <w:sz w:val="22"/>
          <w:szCs w:val="22"/>
        </w:rPr>
        <w:t xml:space="preserve">(A) Boxplot of total galbut virus reads (per million) </w:t>
      </w:r>
      <w:r w:rsidR="001100B4">
        <w:rPr>
          <w:rFonts w:ascii="Arial" w:hAnsi="Arial" w:cs="Arial"/>
          <w:sz w:val="22"/>
          <w:szCs w:val="22"/>
        </w:rPr>
        <w:t>for clades A and B</w:t>
      </w:r>
      <w:r w:rsidR="00C21F48">
        <w:rPr>
          <w:rFonts w:ascii="Arial" w:hAnsi="Arial" w:cs="Arial"/>
          <w:sz w:val="22"/>
          <w:szCs w:val="22"/>
        </w:rPr>
        <w:t>. (B) Boxplot of total galbut virus reads (per million) and the presence of chaq virus.</w:t>
      </w:r>
      <w:r w:rsidR="001100B4">
        <w:rPr>
          <w:rFonts w:ascii="Arial" w:hAnsi="Arial" w:cs="Arial"/>
          <w:sz w:val="22"/>
          <w:szCs w:val="22"/>
        </w:rPr>
        <w:t xml:space="preserve"> Samples with evidence of coinfection and for which clade could not be determined were omitted. </w:t>
      </w:r>
    </w:p>
    <w:p w14:paraId="7F6A78C5" w14:textId="77777777" w:rsidR="00290FAD" w:rsidRDefault="00290FAD" w:rsidP="00081385">
      <w:pPr>
        <w:spacing w:line="360" w:lineRule="auto"/>
        <w:rPr>
          <w:rFonts w:ascii="Arial" w:hAnsi="Arial" w:cs="Arial"/>
          <w:sz w:val="22"/>
          <w:szCs w:val="22"/>
        </w:rPr>
      </w:pPr>
    </w:p>
    <w:p w14:paraId="2196113A" w14:textId="541AD642" w:rsidR="004C7DE3" w:rsidRDefault="001100B4" w:rsidP="00081385">
      <w:pPr>
        <w:spacing w:line="360" w:lineRule="auto"/>
        <w:rPr>
          <w:rFonts w:ascii="Arial" w:hAnsi="Arial" w:cs="Arial"/>
          <w:sz w:val="22"/>
          <w:szCs w:val="22"/>
        </w:rPr>
      </w:pPr>
      <w:r>
        <w:rPr>
          <w:rFonts w:ascii="Arial" w:hAnsi="Arial" w:cs="Arial"/>
          <w:noProof/>
          <w:sz w:val="22"/>
          <w:szCs w:val="22"/>
        </w:rPr>
        <w:drawing>
          <wp:inline distT="0" distB="0" distL="0" distR="0" wp14:anchorId="57E19119" wp14:editId="4CCA5DA6">
            <wp:extent cx="5943600" cy="4754880"/>
            <wp:effectExtent l="0" t="0" r="0" b="0"/>
            <wp:docPr id="2094277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77292" name="Picture 2094277292"/>
                    <pic:cNvPicPr/>
                  </pic:nvPicPr>
                  <pic:blipFill>
                    <a:blip r:embed="rId30"/>
                    <a:stretch>
                      <a:fillRect/>
                    </a:stretch>
                  </pic:blipFill>
                  <pic:spPr>
                    <a:xfrm>
                      <a:off x="0" y="0"/>
                      <a:ext cx="5943600" cy="4754880"/>
                    </a:xfrm>
                    <a:prstGeom prst="rect">
                      <a:avLst/>
                    </a:prstGeom>
                  </pic:spPr>
                </pic:pic>
              </a:graphicData>
            </a:graphic>
          </wp:inline>
        </w:drawing>
      </w:r>
    </w:p>
    <w:p w14:paraId="07B119C4" w14:textId="43AD2E1D" w:rsidR="004C7DE3" w:rsidRPr="002458EE" w:rsidRDefault="004C7DE3" w:rsidP="00081385">
      <w:pPr>
        <w:spacing w:line="360" w:lineRule="auto"/>
        <w:rPr>
          <w:rFonts w:ascii="Arial" w:hAnsi="Arial" w:cs="Arial"/>
          <w:sz w:val="22"/>
          <w:szCs w:val="22"/>
        </w:rPr>
      </w:pPr>
      <w:r w:rsidRPr="00E97611">
        <w:rPr>
          <w:rFonts w:ascii="Arial" w:hAnsi="Arial" w:cs="Arial"/>
          <w:b/>
          <w:bCs/>
          <w:sz w:val="22"/>
          <w:szCs w:val="22"/>
        </w:rPr>
        <w:t xml:space="preserve">Supplemental Figure </w:t>
      </w:r>
      <w:ins w:id="42" w:author="Keene-Snickers,Lexi" w:date="2025-05-02T16:34:00Z" w16du:dateUtc="2025-05-02T22:34:00Z">
        <w:r w:rsidR="00101A14">
          <w:rPr>
            <w:rFonts w:ascii="Arial" w:hAnsi="Arial" w:cs="Arial"/>
            <w:b/>
            <w:bCs/>
            <w:sz w:val="22"/>
            <w:szCs w:val="22"/>
          </w:rPr>
          <w:t>5</w:t>
        </w:r>
      </w:ins>
      <w:del w:id="43" w:author="Keene-Snickers,Lexi" w:date="2025-05-02T16:34:00Z" w16du:dateUtc="2025-05-02T22:34:00Z">
        <w:r w:rsidR="00812026" w:rsidRPr="00E97611" w:rsidDel="00101A14">
          <w:rPr>
            <w:rFonts w:ascii="Arial" w:hAnsi="Arial" w:cs="Arial"/>
            <w:b/>
            <w:bCs/>
            <w:sz w:val="22"/>
            <w:szCs w:val="22"/>
          </w:rPr>
          <w:delText>7</w:delText>
        </w:r>
      </w:del>
      <w:r w:rsidRPr="00E97611">
        <w:rPr>
          <w:rFonts w:ascii="Arial" w:hAnsi="Arial" w:cs="Arial"/>
          <w:b/>
          <w:bCs/>
          <w:sz w:val="22"/>
          <w:szCs w:val="22"/>
        </w:rPr>
        <w:t xml:space="preserve">: </w:t>
      </w:r>
      <w:r w:rsidR="0064613C">
        <w:rPr>
          <w:rFonts w:ascii="Arial" w:hAnsi="Arial" w:cs="Arial"/>
          <w:b/>
          <w:bCs/>
          <w:sz w:val="22"/>
          <w:szCs w:val="22"/>
        </w:rPr>
        <w:t>There is</w:t>
      </w:r>
      <w:r w:rsidRPr="00E97611">
        <w:rPr>
          <w:rFonts w:ascii="Arial" w:hAnsi="Arial" w:cs="Arial"/>
          <w:b/>
          <w:bCs/>
          <w:sz w:val="22"/>
          <w:szCs w:val="22"/>
        </w:rPr>
        <w:t xml:space="preserve"> a bimodal </w:t>
      </w:r>
      <w:r w:rsidR="0064613C">
        <w:rPr>
          <w:rFonts w:ascii="Arial" w:hAnsi="Arial" w:cs="Arial"/>
          <w:b/>
          <w:bCs/>
          <w:sz w:val="22"/>
          <w:szCs w:val="22"/>
        </w:rPr>
        <w:t xml:space="preserve">infection pattern in </w:t>
      </w:r>
      <w:r w:rsidR="001100B4">
        <w:rPr>
          <w:rFonts w:ascii="Arial" w:hAnsi="Arial" w:cs="Arial"/>
          <w:b/>
          <w:bCs/>
          <w:sz w:val="22"/>
          <w:szCs w:val="22"/>
        </w:rPr>
        <w:t xml:space="preserve">galbut virus RNAs 1 and 2 and chaq virus but a </w:t>
      </w:r>
      <w:r w:rsidRPr="00E97611">
        <w:rPr>
          <w:rFonts w:ascii="Arial" w:hAnsi="Arial" w:cs="Arial"/>
          <w:b/>
          <w:bCs/>
          <w:sz w:val="22"/>
          <w:szCs w:val="22"/>
        </w:rPr>
        <w:t>trimodal infection pattern</w:t>
      </w:r>
      <w:r w:rsidR="0064613C">
        <w:rPr>
          <w:rFonts w:ascii="Arial" w:hAnsi="Arial" w:cs="Arial"/>
          <w:b/>
          <w:bCs/>
          <w:sz w:val="22"/>
          <w:szCs w:val="22"/>
        </w:rPr>
        <w:t xml:space="preserve"> in galbut virus</w:t>
      </w:r>
      <w:r w:rsidR="006264D3">
        <w:rPr>
          <w:rFonts w:ascii="Arial" w:hAnsi="Arial" w:cs="Arial"/>
          <w:b/>
          <w:bCs/>
          <w:sz w:val="22"/>
          <w:szCs w:val="22"/>
        </w:rPr>
        <w:t xml:space="preserve"> RNA 3</w:t>
      </w:r>
      <w:r w:rsidRPr="00E97611">
        <w:rPr>
          <w:rFonts w:ascii="Arial" w:hAnsi="Arial" w:cs="Arial"/>
          <w:b/>
          <w:bCs/>
          <w:sz w:val="22"/>
          <w:szCs w:val="22"/>
        </w:rPr>
        <w:t>.</w:t>
      </w:r>
      <w:r w:rsidR="00FF5DED">
        <w:rPr>
          <w:rFonts w:ascii="Arial" w:hAnsi="Arial" w:cs="Arial"/>
          <w:b/>
          <w:bCs/>
          <w:sz w:val="22"/>
          <w:szCs w:val="22"/>
        </w:rPr>
        <w:t xml:space="preserve"> </w:t>
      </w:r>
      <w:r w:rsidR="002458EE">
        <w:rPr>
          <w:rFonts w:ascii="Arial" w:hAnsi="Arial" w:cs="Arial"/>
          <w:sz w:val="22"/>
          <w:szCs w:val="22"/>
        </w:rPr>
        <w:t xml:space="preserve">The number of galbut virus and chaq virus reads (per million) are shown as a histogram of the number of samples in each bin. </w:t>
      </w:r>
      <w:r w:rsidR="00821245">
        <w:rPr>
          <w:rFonts w:ascii="Arial" w:hAnsi="Arial" w:cs="Arial"/>
          <w:sz w:val="22"/>
          <w:szCs w:val="22"/>
        </w:rPr>
        <w:t>Plots are faceted by segment.</w:t>
      </w:r>
    </w:p>
    <w:p w14:paraId="39426B33" w14:textId="77777777" w:rsidR="00FF5DED" w:rsidRPr="00FF5DED" w:rsidRDefault="00FF5DED" w:rsidP="00081385">
      <w:pPr>
        <w:spacing w:line="360" w:lineRule="auto"/>
        <w:rPr>
          <w:rFonts w:ascii="Arial" w:hAnsi="Arial" w:cs="Arial"/>
          <w:sz w:val="22"/>
          <w:szCs w:val="22"/>
        </w:rPr>
      </w:pPr>
    </w:p>
    <w:p w14:paraId="7D9D24AF" w14:textId="5348D174" w:rsidR="004271E5" w:rsidRPr="004271E5" w:rsidRDefault="004271E5" w:rsidP="00081385">
      <w:pPr>
        <w:spacing w:line="360" w:lineRule="auto"/>
        <w:rPr>
          <w:rFonts w:ascii="Arial" w:hAnsi="Arial" w:cs="Arial"/>
          <w:b/>
          <w:bCs/>
          <w:sz w:val="22"/>
          <w:szCs w:val="22"/>
        </w:rPr>
      </w:pPr>
      <w:r w:rsidRPr="004271E5">
        <w:rPr>
          <w:rFonts w:ascii="Arial" w:hAnsi="Arial" w:cs="Arial"/>
          <w:b/>
          <w:bCs/>
          <w:sz w:val="22"/>
          <w:szCs w:val="22"/>
        </w:rPr>
        <w:t xml:space="preserve">Galbut virus reassortment </w:t>
      </w:r>
      <w:r w:rsidR="00DA28F2">
        <w:rPr>
          <w:rFonts w:ascii="Arial" w:hAnsi="Arial" w:cs="Arial"/>
          <w:b/>
          <w:bCs/>
          <w:sz w:val="22"/>
          <w:szCs w:val="22"/>
        </w:rPr>
        <w:t>occurs</w:t>
      </w:r>
      <w:r w:rsidRPr="004271E5">
        <w:rPr>
          <w:rFonts w:ascii="Arial" w:hAnsi="Arial" w:cs="Arial"/>
          <w:b/>
          <w:bCs/>
          <w:sz w:val="22"/>
          <w:szCs w:val="22"/>
        </w:rPr>
        <w:t xml:space="preserve"> </w:t>
      </w:r>
      <w:r w:rsidR="00B461C6">
        <w:rPr>
          <w:rFonts w:ascii="Arial" w:hAnsi="Arial" w:cs="Arial"/>
          <w:b/>
          <w:bCs/>
          <w:sz w:val="22"/>
          <w:szCs w:val="22"/>
        </w:rPr>
        <w:t>within but not between genotypes</w:t>
      </w:r>
      <w:r w:rsidRPr="004271E5">
        <w:rPr>
          <w:rFonts w:ascii="Arial" w:hAnsi="Arial" w:cs="Arial"/>
          <w:b/>
          <w:bCs/>
          <w:sz w:val="22"/>
          <w:szCs w:val="22"/>
        </w:rPr>
        <w:t xml:space="preserve"> </w:t>
      </w:r>
    </w:p>
    <w:p w14:paraId="27203770" w14:textId="77777777" w:rsidR="004271E5" w:rsidRDefault="004271E5" w:rsidP="00081385">
      <w:pPr>
        <w:spacing w:line="360" w:lineRule="auto"/>
        <w:rPr>
          <w:rFonts w:ascii="Arial" w:hAnsi="Arial" w:cs="Arial"/>
          <w:sz w:val="22"/>
          <w:szCs w:val="22"/>
        </w:rPr>
      </w:pPr>
    </w:p>
    <w:p w14:paraId="7EBC939F" w14:textId="4082FE6D" w:rsidR="0064613C" w:rsidRDefault="00290FAD" w:rsidP="00081385">
      <w:pPr>
        <w:spacing w:line="360" w:lineRule="auto"/>
        <w:rPr>
          <w:rFonts w:ascii="Arial" w:hAnsi="Arial" w:cs="Arial"/>
          <w:sz w:val="22"/>
          <w:szCs w:val="22"/>
        </w:rPr>
      </w:pPr>
      <w:r>
        <w:rPr>
          <w:rFonts w:ascii="Arial" w:hAnsi="Arial" w:cs="Arial"/>
          <w:sz w:val="22"/>
          <w:szCs w:val="22"/>
        </w:rPr>
        <w:tab/>
      </w:r>
      <w:r w:rsidR="005C4CE8">
        <w:rPr>
          <w:rFonts w:ascii="Arial" w:hAnsi="Arial" w:cs="Arial"/>
          <w:sz w:val="22"/>
          <w:szCs w:val="22"/>
        </w:rPr>
        <w:t>Reassortment – the shuffling of genome segments following co-infection is typical for viruses with segmented genomes</w:t>
      </w:r>
      <w:sdt>
        <w:sdtPr>
          <w:rPr>
            <w:rFonts w:ascii="Arial" w:hAnsi="Arial" w:cs="Arial"/>
            <w:color w:val="000000"/>
            <w:sz w:val="22"/>
            <w:szCs w:val="22"/>
            <w:vertAlign w:val="superscript"/>
          </w:rPr>
          <w:tag w:val="MENDELEY_CITATION_v3_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"/>
          <w:id w:val="1587814046"/>
          <w:placeholder>
            <w:docPart w:val="DefaultPlaceholder_-1854013440"/>
          </w:placeholder>
        </w:sdtPr>
        <w:sdtContent>
          <w:r w:rsidR="00A46342" w:rsidRPr="00A46342">
            <w:rPr>
              <w:rFonts w:ascii="Arial" w:hAnsi="Arial" w:cs="Arial"/>
              <w:color w:val="000000"/>
              <w:sz w:val="22"/>
              <w:szCs w:val="22"/>
              <w:vertAlign w:val="superscript"/>
            </w:rPr>
            <w:t>21</w:t>
          </w:r>
        </w:sdtContent>
      </w:sdt>
      <w:r w:rsidR="005C4CE8">
        <w:rPr>
          <w:rFonts w:ascii="Arial" w:hAnsi="Arial" w:cs="Arial"/>
          <w:sz w:val="22"/>
          <w:szCs w:val="22"/>
        </w:rPr>
        <w:t xml:space="preserve">. </w:t>
      </w:r>
      <w:r w:rsidR="008C5374">
        <w:rPr>
          <w:rFonts w:ascii="Arial" w:hAnsi="Arial" w:cs="Arial"/>
          <w:sz w:val="22"/>
          <w:szCs w:val="22"/>
        </w:rPr>
        <w:t xml:space="preserve">The short branches in </w:t>
      </w:r>
      <w:r w:rsidR="00F07E38">
        <w:rPr>
          <w:rFonts w:ascii="Arial" w:hAnsi="Arial" w:cs="Arial"/>
          <w:sz w:val="22"/>
          <w:szCs w:val="22"/>
        </w:rPr>
        <w:t xml:space="preserve">galbut virus </w:t>
      </w:r>
      <w:r w:rsidR="008C5374">
        <w:rPr>
          <w:rFonts w:ascii="Arial" w:hAnsi="Arial" w:cs="Arial"/>
          <w:sz w:val="22"/>
          <w:szCs w:val="22"/>
        </w:rPr>
        <w:t xml:space="preserve">trees and high frequency </w:t>
      </w:r>
      <w:r w:rsidR="008C5374">
        <w:rPr>
          <w:rFonts w:ascii="Arial" w:hAnsi="Arial" w:cs="Arial"/>
          <w:sz w:val="22"/>
          <w:szCs w:val="22"/>
        </w:rPr>
        <w:lastRenderedPageBreak/>
        <w:t>of co-infection complicated detection of reassortment.</w:t>
      </w:r>
      <w:r w:rsidR="0064613C">
        <w:rPr>
          <w:rFonts w:ascii="Arial" w:hAnsi="Arial" w:cs="Arial"/>
          <w:sz w:val="22"/>
          <w:szCs w:val="22"/>
        </w:rPr>
        <w:t xml:space="preserve"> To mitigate </w:t>
      </w:r>
      <w:r w:rsidR="00F07E38">
        <w:rPr>
          <w:rFonts w:ascii="Arial" w:hAnsi="Arial" w:cs="Arial"/>
          <w:sz w:val="22"/>
          <w:szCs w:val="22"/>
        </w:rPr>
        <w:t>the</w:t>
      </w:r>
      <w:r w:rsidR="0064613C">
        <w:rPr>
          <w:rFonts w:ascii="Arial" w:hAnsi="Arial" w:cs="Arial"/>
          <w:sz w:val="22"/>
          <w:szCs w:val="22"/>
        </w:rPr>
        <w:t xml:space="preserve"> </w:t>
      </w:r>
      <w:r w:rsidR="00F07E38">
        <w:rPr>
          <w:rFonts w:ascii="Arial" w:hAnsi="Arial" w:cs="Arial"/>
          <w:sz w:val="22"/>
          <w:szCs w:val="22"/>
        </w:rPr>
        <w:t xml:space="preserve">potentially confounding impact of co-infection, we excluded </w:t>
      </w:r>
      <w:r w:rsidR="0064613C">
        <w:rPr>
          <w:rFonts w:ascii="Arial" w:hAnsi="Arial" w:cs="Arial"/>
          <w:sz w:val="22"/>
          <w:szCs w:val="22"/>
        </w:rPr>
        <w:t xml:space="preserve">samples with evidence of coinfection from </w:t>
      </w:r>
      <w:r w:rsidR="00B461C6">
        <w:rPr>
          <w:rFonts w:ascii="Arial" w:hAnsi="Arial" w:cs="Arial"/>
          <w:sz w:val="22"/>
          <w:szCs w:val="22"/>
        </w:rPr>
        <w:t>the following</w:t>
      </w:r>
      <w:r w:rsidR="0064613C">
        <w:rPr>
          <w:rFonts w:ascii="Arial" w:hAnsi="Arial" w:cs="Arial"/>
          <w:sz w:val="22"/>
          <w:szCs w:val="22"/>
        </w:rPr>
        <w:t xml:space="preserve"> </w:t>
      </w:r>
      <w:r w:rsidR="00F07E38">
        <w:rPr>
          <w:rFonts w:ascii="Arial" w:hAnsi="Arial" w:cs="Arial"/>
          <w:sz w:val="22"/>
          <w:szCs w:val="22"/>
        </w:rPr>
        <w:t xml:space="preserve">reassortment </w:t>
      </w:r>
      <w:r w:rsidR="0064613C">
        <w:rPr>
          <w:rFonts w:ascii="Arial" w:hAnsi="Arial" w:cs="Arial"/>
          <w:sz w:val="22"/>
          <w:szCs w:val="22"/>
        </w:rPr>
        <w:t>analys</w:t>
      </w:r>
      <w:r w:rsidR="00F07E38">
        <w:rPr>
          <w:rFonts w:ascii="Arial" w:hAnsi="Arial" w:cs="Arial"/>
          <w:sz w:val="22"/>
          <w:szCs w:val="22"/>
        </w:rPr>
        <w:t>e</w:t>
      </w:r>
      <w:r w:rsidR="0064613C">
        <w:rPr>
          <w:rFonts w:ascii="Arial" w:hAnsi="Arial" w:cs="Arial"/>
          <w:sz w:val="22"/>
          <w:szCs w:val="22"/>
        </w:rPr>
        <w:t xml:space="preserve">s. </w:t>
      </w:r>
    </w:p>
    <w:p w14:paraId="0FE8D45C" w14:textId="77777777" w:rsidR="0064613C" w:rsidRDefault="0064613C" w:rsidP="00081385">
      <w:pPr>
        <w:spacing w:line="360" w:lineRule="auto"/>
        <w:rPr>
          <w:rFonts w:ascii="Arial" w:hAnsi="Arial" w:cs="Arial"/>
          <w:sz w:val="22"/>
          <w:szCs w:val="22"/>
        </w:rPr>
      </w:pPr>
    </w:p>
    <w:p w14:paraId="59DD3996" w14:textId="32AA27CB" w:rsidR="002D1889" w:rsidRDefault="0064613C">
      <w:pPr>
        <w:spacing w:line="360" w:lineRule="auto"/>
        <w:ind w:firstLine="720"/>
        <w:rPr>
          <w:rFonts w:ascii="Arial" w:hAnsi="Arial" w:cs="Arial"/>
          <w:sz w:val="22"/>
          <w:szCs w:val="22"/>
        </w:rPr>
      </w:pPr>
      <w:r>
        <w:rPr>
          <w:rFonts w:ascii="Arial" w:hAnsi="Arial" w:cs="Arial"/>
          <w:sz w:val="22"/>
          <w:szCs w:val="22"/>
        </w:rPr>
        <w:t>T</w:t>
      </w:r>
      <w:r w:rsidR="00142E50">
        <w:rPr>
          <w:rFonts w:ascii="Arial" w:hAnsi="Arial" w:cs="Arial"/>
          <w:sz w:val="22"/>
          <w:szCs w:val="22"/>
        </w:rPr>
        <w:t xml:space="preserve">here </w:t>
      </w:r>
      <w:r w:rsidR="008C5374">
        <w:rPr>
          <w:rFonts w:ascii="Arial" w:hAnsi="Arial" w:cs="Arial"/>
          <w:sz w:val="22"/>
          <w:szCs w:val="22"/>
        </w:rPr>
        <w:t xml:space="preserve">were many well-supported examples </w:t>
      </w:r>
      <w:r w:rsidR="00142E50">
        <w:rPr>
          <w:rFonts w:ascii="Arial" w:hAnsi="Arial" w:cs="Arial"/>
          <w:sz w:val="22"/>
          <w:szCs w:val="22"/>
        </w:rPr>
        <w:t xml:space="preserve">of </w:t>
      </w:r>
      <w:r w:rsidR="00973627">
        <w:rPr>
          <w:rFonts w:ascii="Arial" w:hAnsi="Arial" w:cs="Arial"/>
          <w:sz w:val="22"/>
          <w:szCs w:val="22"/>
        </w:rPr>
        <w:t xml:space="preserve">galbut virus </w:t>
      </w:r>
      <w:r w:rsidR="00142E50">
        <w:rPr>
          <w:rFonts w:ascii="Arial" w:hAnsi="Arial" w:cs="Arial"/>
          <w:sz w:val="22"/>
          <w:szCs w:val="22"/>
        </w:rPr>
        <w:t>reassortment</w:t>
      </w:r>
      <w:r w:rsidR="00973627">
        <w:rPr>
          <w:rFonts w:ascii="Arial" w:hAnsi="Arial" w:cs="Arial"/>
          <w:sz w:val="22"/>
          <w:szCs w:val="22"/>
        </w:rPr>
        <w:t xml:space="preserve"> (</w:t>
      </w:r>
      <w:r w:rsidR="00973627" w:rsidRPr="006264D3">
        <w:rPr>
          <w:rFonts w:ascii="Arial" w:hAnsi="Arial" w:cs="Arial"/>
          <w:b/>
          <w:bCs/>
          <w:sz w:val="22"/>
          <w:szCs w:val="22"/>
        </w:rPr>
        <w:t>Figs. 10, 11 &amp; 12</w:t>
      </w:r>
      <w:r w:rsidR="00973627">
        <w:rPr>
          <w:rFonts w:ascii="Arial" w:hAnsi="Arial" w:cs="Arial"/>
          <w:sz w:val="22"/>
          <w:szCs w:val="22"/>
        </w:rPr>
        <w:t>)</w:t>
      </w:r>
      <w:r w:rsidR="00142E50">
        <w:rPr>
          <w:rFonts w:ascii="Arial" w:hAnsi="Arial" w:cs="Arial"/>
          <w:sz w:val="22"/>
          <w:szCs w:val="22"/>
        </w:rPr>
        <w:t xml:space="preserve">. </w:t>
      </w:r>
      <w:r>
        <w:rPr>
          <w:rFonts w:ascii="Arial" w:hAnsi="Arial" w:cs="Arial"/>
          <w:sz w:val="22"/>
          <w:szCs w:val="22"/>
        </w:rPr>
        <w:t>Reassortment</w:t>
      </w:r>
      <w:r w:rsidR="00D4340E">
        <w:rPr>
          <w:rFonts w:ascii="Arial" w:hAnsi="Arial" w:cs="Arial"/>
          <w:sz w:val="22"/>
          <w:szCs w:val="22"/>
        </w:rPr>
        <w:t xml:space="preserve"> </w:t>
      </w:r>
      <w:r w:rsidR="00973627">
        <w:rPr>
          <w:rFonts w:ascii="Arial" w:hAnsi="Arial" w:cs="Arial"/>
          <w:sz w:val="22"/>
          <w:szCs w:val="22"/>
        </w:rPr>
        <w:t xml:space="preserve">involved parental viruses from the same </w:t>
      </w:r>
      <w:r w:rsidR="00F07E38">
        <w:rPr>
          <w:rFonts w:ascii="Arial" w:hAnsi="Arial" w:cs="Arial"/>
          <w:sz w:val="22"/>
          <w:szCs w:val="22"/>
        </w:rPr>
        <w:t>clade</w:t>
      </w:r>
      <w:r w:rsidR="00D4340E">
        <w:rPr>
          <w:rFonts w:ascii="Arial" w:hAnsi="Arial" w:cs="Arial"/>
          <w:sz w:val="22"/>
          <w:szCs w:val="22"/>
        </w:rPr>
        <w:t xml:space="preserve">. </w:t>
      </w:r>
      <w:r w:rsidR="00973627">
        <w:rPr>
          <w:rFonts w:ascii="Arial" w:hAnsi="Arial" w:cs="Arial"/>
          <w:sz w:val="22"/>
          <w:szCs w:val="22"/>
        </w:rPr>
        <w:t xml:space="preserve">For </w:t>
      </w:r>
      <w:r w:rsidR="00B461C6">
        <w:rPr>
          <w:rFonts w:ascii="Arial" w:hAnsi="Arial" w:cs="Arial"/>
          <w:sz w:val="22"/>
          <w:szCs w:val="22"/>
        </w:rPr>
        <w:t>example</w:t>
      </w:r>
      <w:r w:rsidR="005C4CE8">
        <w:rPr>
          <w:rFonts w:ascii="Arial" w:hAnsi="Arial" w:cs="Arial"/>
          <w:sz w:val="22"/>
          <w:szCs w:val="22"/>
        </w:rPr>
        <w:t xml:space="preserve">, sample </w:t>
      </w:r>
      <w:r w:rsidR="005C4CE8" w:rsidRPr="002D1889">
        <w:rPr>
          <w:rFonts w:ascii="Arial" w:hAnsi="Arial" w:cs="Arial"/>
          <w:sz w:val="22"/>
          <w:szCs w:val="22"/>
        </w:rPr>
        <w:t>500-M-61-2</w:t>
      </w:r>
      <w:r w:rsidR="005C4CE8">
        <w:rPr>
          <w:rFonts w:ascii="Arial" w:hAnsi="Arial" w:cs="Arial"/>
          <w:sz w:val="22"/>
          <w:szCs w:val="22"/>
        </w:rPr>
        <w:t xml:space="preserve">, </w:t>
      </w:r>
      <w:r w:rsidR="00B461C6">
        <w:rPr>
          <w:rFonts w:ascii="Arial" w:hAnsi="Arial" w:cs="Arial"/>
          <w:sz w:val="22"/>
          <w:szCs w:val="22"/>
        </w:rPr>
        <w:t xml:space="preserve">collected </w:t>
      </w:r>
      <w:r w:rsidR="00142E50">
        <w:rPr>
          <w:rFonts w:ascii="Arial" w:hAnsi="Arial" w:cs="Arial"/>
          <w:sz w:val="22"/>
          <w:szCs w:val="22"/>
        </w:rPr>
        <w:t>in 2023</w:t>
      </w:r>
      <w:r w:rsidR="00B461C6">
        <w:rPr>
          <w:rFonts w:ascii="Arial" w:hAnsi="Arial" w:cs="Arial"/>
          <w:sz w:val="22"/>
          <w:szCs w:val="22"/>
        </w:rPr>
        <w:t xml:space="preserve"> from Colorado</w:t>
      </w:r>
      <w:r w:rsidR="002D1889">
        <w:rPr>
          <w:rFonts w:ascii="Arial" w:hAnsi="Arial" w:cs="Arial"/>
          <w:sz w:val="22"/>
          <w:szCs w:val="22"/>
        </w:rPr>
        <w:t xml:space="preserve"> (Accessions: </w:t>
      </w:r>
      <w:r w:rsidR="002D1889" w:rsidRPr="002D1889">
        <w:t xml:space="preserve"> </w:t>
      </w:r>
      <w:r w:rsidR="002D1889" w:rsidRPr="002D1889">
        <w:rPr>
          <w:rFonts w:ascii="Arial" w:hAnsi="Arial" w:cs="Arial"/>
          <w:sz w:val="22"/>
          <w:szCs w:val="22"/>
        </w:rPr>
        <w:t>PQ625159, PQ625069, PQ624966, PQ624857</w:t>
      </w:r>
      <w:r w:rsidR="002D1889">
        <w:rPr>
          <w:rFonts w:ascii="Arial" w:hAnsi="Arial" w:cs="Arial"/>
          <w:sz w:val="22"/>
          <w:szCs w:val="22"/>
        </w:rPr>
        <w:t>)</w:t>
      </w:r>
      <w:r w:rsidR="005C4CE8">
        <w:rPr>
          <w:rFonts w:ascii="Arial" w:hAnsi="Arial" w:cs="Arial"/>
          <w:sz w:val="22"/>
          <w:szCs w:val="22"/>
        </w:rPr>
        <w:t>,</w:t>
      </w:r>
      <w:r w:rsidR="00142E50">
        <w:rPr>
          <w:rFonts w:ascii="Arial" w:hAnsi="Arial" w:cs="Arial"/>
          <w:sz w:val="22"/>
          <w:szCs w:val="22"/>
        </w:rPr>
        <w:t xml:space="preserve"> </w:t>
      </w:r>
      <w:r w:rsidR="00B461C6">
        <w:rPr>
          <w:rFonts w:ascii="Arial" w:hAnsi="Arial" w:cs="Arial"/>
          <w:sz w:val="22"/>
          <w:szCs w:val="22"/>
        </w:rPr>
        <w:t>was</w:t>
      </w:r>
      <w:r w:rsidR="00142E50">
        <w:rPr>
          <w:rFonts w:ascii="Arial" w:hAnsi="Arial" w:cs="Arial"/>
          <w:sz w:val="22"/>
          <w:szCs w:val="22"/>
        </w:rPr>
        <w:t xml:space="preserve"> genotype A but RNAs </w:t>
      </w:r>
      <w:r w:rsidR="00591612">
        <w:rPr>
          <w:rFonts w:ascii="Arial" w:hAnsi="Arial" w:cs="Arial"/>
          <w:sz w:val="22"/>
          <w:szCs w:val="22"/>
        </w:rPr>
        <w:t>1</w:t>
      </w:r>
      <w:r w:rsidR="00142E50">
        <w:rPr>
          <w:rFonts w:ascii="Arial" w:hAnsi="Arial" w:cs="Arial"/>
          <w:sz w:val="22"/>
          <w:szCs w:val="22"/>
        </w:rPr>
        <w:t xml:space="preserve"> and </w:t>
      </w:r>
      <w:r w:rsidR="00591612">
        <w:rPr>
          <w:rFonts w:ascii="Arial" w:hAnsi="Arial" w:cs="Arial"/>
          <w:sz w:val="22"/>
          <w:szCs w:val="22"/>
        </w:rPr>
        <w:t>2</w:t>
      </w:r>
      <w:r w:rsidR="00142E50">
        <w:rPr>
          <w:rFonts w:ascii="Arial" w:hAnsi="Arial" w:cs="Arial"/>
          <w:sz w:val="22"/>
          <w:szCs w:val="22"/>
        </w:rPr>
        <w:t xml:space="preserve"> </w:t>
      </w:r>
      <w:r w:rsidR="002F018A">
        <w:rPr>
          <w:rFonts w:ascii="Arial" w:hAnsi="Arial" w:cs="Arial"/>
          <w:sz w:val="22"/>
          <w:szCs w:val="22"/>
        </w:rPr>
        <w:t xml:space="preserve">were </w:t>
      </w:r>
      <w:r w:rsidR="00142E50">
        <w:rPr>
          <w:rFonts w:ascii="Arial" w:hAnsi="Arial" w:cs="Arial"/>
          <w:sz w:val="22"/>
          <w:szCs w:val="22"/>
        </w:rPr>
        <w:t xml:space="preserve">on </w:t>
      </w:r>
      <w:r w:rsidR="005F1435">
        <w:rPr>
          <w:rFonts w:ascii="Arial" w:hAnsi="Arial" w:cs="Arial"/>
          <w:sz w:val="22"/>
          <w:szCs w:val="22"/>
        </w:rPr>
        <w:t xml:space="preserve">differently clustering </w:t>
      </w:r>
      <w:r w:rsidR="00142E50">
        <w:rPr>
          <w:rFonts w:ascii="Arial" w:hAnsi="Arial" w:cs="Arial"/>
          <w:sz w:val="22"/>
          <w:szCs w:val="22"/>
        </w:rPr>
        <w:t>branch</w:t>
      </w:r>
      <w:r w:rsidR="002D1889">
        <w:rPr>
          <w:rFonts w:ascii="Arial" w:hAnsi="Arial" w:cs="Arial"/>
          <w:sz w:val="22"/>
          <w:szCs w:val="22"/>
        </w:rPr>
        <w:t>es</w:t>
      </w:r>
      <w:r w:rsidR="00142E50">
        <w:rPr>
          <w:rFonts w:ascii="Arial" w:hAnsi="Arial" w:cs="Arial"/>
          <w:sz w:val="22"/>
          <w:szCs w:val="22"/>
        </w:rPr>
        <w:t xml:space="preserve"> (</w:t>
      </w:r>
      <w:r w:rsidR="00142E50" w:rsidRPr="00142E50">
        <w:rPr>
          <w:rFonts w:ascii="Arial" w:hAnsi="Arial" w:cs="Arial"/>
          <w:b/>
          <w:bCs/>
          <w:sz w:val="22"/>
          <w:szCs w:val="22"/>
        </w:rPr>
        <w:t>Fig</w:t>
      </w:r>
      <w:r w:rsidR="00E52361">
        <w:rPr>
          <w:rFonts w:ascii="Arial" w:hAnsi="Arial" w:cs="Arial"/>
          <w:b/>
          <w:bCs/>
          <w:sz w:val="22"/>
          <w:szCs w:val="22"/>
        </w:rPr>
        <w:t>s</w:t>
      </w:r>
      <w:r w:rsidR="00142E50" w:rsidRPr="00142E50">
        <w:rPr>
          <w:rFonts w:ascii="Arial" w:hAnsi="Arial" w:cs="Arial"/>
          <w:b/>
          <w:bCs/>
          <w:sz w:val="22"/>
          <w:szCs w:val="22"/>
        </w:rPr>
        <w:t xml:space="preserve">. </w:t>
      </w:r>
      <w:r w:rsidR="00CB524A">
        <w:rPr>
          <w:rFonts w:ascii="Arial" w:hAnsi="Arial" w:cs="Arial"/>
          <w:b/>
          <w:bCs/>
          <w:sz w:val="22"/>
          <w:szCs w:val="22"/>
        </w:rPr>
        <w:t>10</w:t>
      </w:r>
      <w:r w:rsidR="00142E50" w:rsidRPr="00142E50">
        <w:rPr>
          <w:rFonts w:ascii="Arial" w:hAnsi="Arial" w:cs="Arial"/>
          <w:b/>
          <w:bCs/>
          <w:sz w:val="22"/>
          <w:szCs w:val="22"/>
        </w:rPr>
        <w:t xml:space="preserve">, </w:t>
      </w:r>
      <w:r w:rsidR="00CB524A">
        <w:rPr>
          <w:rFonts w:ascii="Arial" w:hAnsi="Arial" w:cs="Arial"/>
          <w:b/>
          <w:bCs/>
          <w:sz w:val="22"/>
          <w:szCs w:val="22"/>
        </w:rPr>
        <w:t>11</w:t>
      </w:r>
      <w:r w:rsidR="00142E50" w:rsidRPr="00142E50">
        <w:rPr>
          <w:rFonts w:ascii="Arial" w:hAnsi="Arial" w:cs="Arial"/>
          <w:b/>
          <w:bCs/>
          <w:sz w:val="22"/>
          <w:szCs w:val="22"/>
        </w:rPr>
        <w:t xml:space="preserve"> &amp; 1</w:t>
      </w:r>
      <w:r w:rsidR="00CB524A">
        <w:rPr>
          <w:rFonts w:ascii="Arial" w:hAnsi="Arial" w:cs="Arial"/>
          <w:b/>
          <w:bCs/>
          <w:sz w:val="22"/>
          <w:szCs w:val="22"/>
        </w:rPr>
        <w:t>2</w:t>
      </w:r>
      <w:r w:rsidR="00142E50">
        <w:rPr>
          <w:rFonts w:ascii="Arial" w:hAnsi="Arial" w:cs="Arial"/>
          <w:sz w:val="22"/>
          <w:szCs w:val="22"/>
        </w:rPr>
        <w:t xml:space="preserve">). </w:t>
      </w:r>
      <w:r w:rsidR="002D1889">
        <w:rPr>
          <w:rFonts w:ascii="Arial" w:hAnsi="Arial" w:cs="Arial"/>
          <w:sz w:val="22"/>
          <w:szCs w:val="22"/>
        </w:rPr>
        <w:t xml:space="preserve">Another example of within clade diversity </w:t>
      </w:r>
      <w:r w:rsidR="00B461C6">
        <w:rPr>
          <w:rFonts w:ascii="Arial" w:hAnsi="Arial" w:cs="Arial"/>
          <w:sz w:val="22"/>
          <w:szCs w:val="22"/>
        </w:rPr>
        <w:t>was</w:t>
      </w:r>
      <w:r w:rsidR="002D1889">
        <w:rPr>
          <w:rFonts w:ascii="Arial" w:hAnsi="Arial" w:cs="Arial"/>
          <w:sz w:val="22"/>
          <w:szCs w:val="22"/>
        </w:rPr>
        <w:t xml:space="preserve"> galbut virus RNA 2 of 500-F-67</w:t>
      </w:r>
      <w:r w:rsidR="007F2AD5">
        <w:rPr>
          <w:rFonts w:ascii="Arial" w:hAnsi="Arial" w:cs="Arial"/>
          <w:sz w:val="22"/>
          <w:szCs w:val="22"/>
        </w:rPr>
        <w:t xml:space="preserve">, </w:t>
      </w:r>
      <w:r w:rsidR="00B461C6">
        <w:rPr>
          <w:rFonts w:ascii="Arial" w:hAnsi="Arial" w:cs="Arial"/>
          <w:sz w:val="22"/>
          <w:szCs w:val="22"/>
        </w:rPr>
        <w:t xml:space="preserve">collected in </w:t>
      </w:r>
      <w:r w:rsidR="007F2AD5">
        <w:rPr>
          <w:rFonts w:ascii="Arial" w:hAnsi="Arial" w:cs="Arial"/>
          <w:sz w:val="22"/>
          <w:szCs w:val="22"/>
        </w:rPr>
        <w:t xml:space="preserve">Colorado </w:t>
      </w:r>
      <w:r w:rsidR="00B461C6">
        <w:rPr>
          <w:rFonts w:ascii="Arial" w:hAnsi="Arial" w:cs="Arial"/>
          <w:sz w:val="22"/>
          <w:szCs w:val="22"/>
        </w:rPr>
        <w:t xml:space="preserve">in </w:t>
      </w:r>
      <w:r w:rsidR="007F2AD5">
        <w:rPr>
          <w:rFonts w:ascii="Arial" w:hAnsi="Arial" w:cs="Arial"/>
          <w:sz w:val="22"/>
          <w:szCs w:val="22"/>
        </w:rPr>
        <w:t>2023,</w:t>
      </w:r>
      <w:r w:rsidR="002D1889">
        <w:rPr>
          <w:rFonts w:ascii="Arial" w:hAnsi="Arial" w:cs="Arial"/>
          <w:sz w:val="22"/>
          <w:szCs w:val="22"/>
        </w:rPr>
        <w:t xml:space="preserve"> (Accessions:</w:t>
      </w:r>
      <w:r w:rsidR="002D1889" w:rsidRPr="002D1889">
        <w:t xml:space="preserve"> </w:t>
      </w:r>
      <w:r w:rsidR="002D1889" w:rsidRPr="002D1889">
        <w:rPr>
          <w:rFonts w:ascii="Arial" w:hAnsi="Arial" w:cs="Arial"/>
          <w:sz w:val="22"/>
          <w:szCs w:val="22"/>
        </w:rPr>
        <w:t>PQ625063, PQ624960, PQ624850</w:t>
      </w:r>
      <w:r w:rsidR="002D1889">
        <w:rPr>
          <w:rFonts w:ascii="Arial" w:hAnsi="Arial" w:cs="Arial"/>
          <w:sz w:val="22"/>
          <w:szCs w:val="22"/>
        </w:rPr>
        <w:t xml:space="preserve">) which </w:t>
      </w:r>
      <w:r w:rsidR="00B461C6">
        <w:rPr>
          <w:rFonts w:ascii="Arial" w:hAnsi="Arial" w:cs="Arial"/>
          <w:sz w:val="22"/>
          <w:szCs w:val="22"/>
        </w:rPr>
        <w:t>was</w:t>
      </w:r>
      <w:r w:rsidR="002D1889">
        <w:rPr>
          <w:rFonts w:ascii="Arial" w:hAnsi="Arial" w:cs="Arial"/>
          <w:sz w:val="22"/>
          <w:szCs w:val="22"/>
        </w:rPr>
        <w:t xml:space="preserve"> most similar to Pennsylvania sequences </w:t>
      </w:r>
      <w:r>
        <w:rPr>
          <w:rFonts w:ascii="Arial" w:hAnsi="Arial" w:cs="Arial"/>
          <w:sz w:val="22"/>
          <w:szCs w:val="22"/>
        </w:rPr>
        <w:t xml:space="preserve">while </w:t>
      </w:r>
      <w:r w:rsidR="002D1889">
        <w:rPr>
          <w:rFonts w:ascii="Arial" w:hAnsi="Arial" w:cs="Arial"/>
          <w:sz w:val="22"/>
          <w:szCs w:val="22"/>
        </w:rPr>
        <w:t xml:space="preserve">the RNA 3 </w:t>
      </w:r>
      <w:r w:rsidR="00B461C6">
        <w:rPr>
          <w:rFonts w:ascii="Arial" w:hAnsi="Arial" w:cs="Arial"/>
          <w:sz w:val="22"/>
          <w:szCs w:val="22"/>
        </w:rPr>
        <w:t>was</w:t>
      </w:r>
      <w:r w:rsidR="002D1889">
        <w:rPr>
          <w:rFonts w:ascii="Arial" w:hAnsi="Arial" w:cs="Arial"/>
          <w:sz w:val="22"/>
          <w:szCs w:val="22"/>
        </w:rPr>
        <w:t xml:space="preserve"> more similar to samples from Maine and Colorado (</w:t>
      </w:r>
      <w:r w:rsidR="002D1889" w:rsidRPr="00142E50">
        <w:rPr>
          <w:rFonts w:ascii="Arial" w:hAnsi="Arial" w:cs="Arial"/>
          <w:b/>
          <w:bCs/>
          <w:sz w:val="22"/>
          <w:szCs w:val="22"/>
        </w:rPr>
        <w:t>Fig</w:t>
      </w:r>
      <w:r w:rsidR="00E52361">
        <w:rPr>
          <w:rFonts w:ascii="Arial" w:hAnsi="Arial" w:cs="Arial"/>
          <w:b/>
          <w:bCs/>
          <w:sz w:val="22"/>
          <w:szCs w:val="22"/>
        </w:rPr>
        <w:t>s</w:t>
      </w:r>
      <w:r w:rsidR="002D1889" w:rsidRPr="00142E50">
        <w:rPr>
          <w:rFonts w:ascii="Arial" w:hAnsi="Arial" w:cs="Arial"/>
          <w:b/>
          <w:bCs/>
          <w:sz w:val="22"/>
          <w:szCs w:val="22"/>
        </w:rPr>
        <w:t xml:space="preserve">. </w:t>
      </w:r>
      <w:r w:rsidR="002D1889">
        <w:rPr>
          <w:rFonts w:ascii="Arial" w:hAnsi="Arial" w:cs="Arial"/>
          <w:b/>
          <w:bCs/>
          <w:sz w:val="22"/>
          <w:szCs w:val="22"/>
        </w:rPr>
        <w:t>10</w:t>
      </w:r>
      <w:r w:rsidR="002D1889" w:rsidRPr="00142E50">
        <w:rPr>
          <w:rFonts w:ascii="Arial" w:hAnsi="Arial" w:cs="Arial"/>
          <w:b/>
          <w:bCs/>
          <w:sz w:val="22"/>
          <w:szCs w:val="22"/>
        </w:rPr>
        <w:t>, 1</w:t>
      </w:r>
      <w:r w:rsidR="002D1889">
        <w:rPr>
          <w:rFonts w:ascii="Arial" w:hAnsi="Arial" w:cs="Arial"/>
          <w:b/>
          <w:bCs/>
          <w:sz w:val="22"/>
          <w:szCs w:val="22"/>
        </w:rPr>
        <w:t>1</w:t>
      </w:r>
      <w:r w:rsidR="002D1889" w:rsidRPr="00142E50">
        <w:rPr>
          <w:rFonts w:ascii="Arial" w:hAnsi="Arial" w:cs="Arial"/>
          <w:b/>
          <w:bCs/>
          <w:sz w:val="22"/>
          <w:szCs w:val="22"/>
        </w:rPr>
        <w:t xml:space="preserve"> &amp; 1</w:t>
      </w:r>
      <w:r w:rsidR="002D1889">
        <w:rPr>
          <w:rFonts w:ascii="Arial" w:hAnsi="Arial" w:cs="Arial"/>
          <w:b/>
          <w:bCs/>
          <w:sz w:val="22"/>
          <w:szCs w:val="22"/>
        </w:rPr>
        <w:t>2</w:t>
      </w:r>
      <w:r w:rsidR="002D1889">
        <w:rPr>
          <w:rFonts w:ascii="Arial" w:hAnsi="Arial" w:cs="Arial"/>
          <w:sz w:val="22"/>
          <w:szCs w:val="22"/>
        </w:rPr>
        <w:t>).</w:t>
      </w:r>
    </w:p>
    <w:p w14:paraId="5C839815" w14:textId="77777777" w:rsidR="0007609B" w:rsidRDefault="0007609B">
      <w:pPr>
        <w:spacing w:line="360" w:lineRule="auto"/>
        <w:ind w:firstLine="720"/>
        <w:rPr>
          <w:rFonts w:ascii="Arial" w:hAnsi="Arial" w:cs="Arial"/>
          <w:sz w:val="22"/>
          <w:szCs w:val="22"/>
        </w:rPr>
      </w:pPr>
    </w:p>
    <w:p w14:paraId="408CC397" w14:textId="661B67D1" w:rsidR="0083169E" w:rsidRDefault="0007609B" w:rsidP="006264D3">
      <w:pPr>
        <w:spacing w:line="360" w:lineRule="auto"/>
        <w:ind w:firstLine="720"/>
        <w:rPr>
          <w:rFonts w:ascii="Arial" w:hAnsi="Arial" w:cs="Arial"/>
          <w:sz w:val="22"/>
          <w:szCs w:val="22"/>
        </w:rPr>
      </w:pPr>
      <w:r>
        <w:rPr>
          <w:rFonts w:ascii="Arial" w:hAnsi="Arial" w:cs="Arial"/>
          <w:sz w:val="22"/>
          <w:szCs w:val="22"/>
        </w:rPr>
        <w:t>There was no evidence of reassortment between the major genotypes of galbut virus</w:t>
      </w:r>
      <w:r w:rsidR="00E52361">
        <w:rPr>
          <w:rFonts w:ascii="Arial" w:hAnsi="Arial" w:cs="Arial"/>
          <w:sz w:val="22"/>
          <w:szCs w:val="22"/>
        </w:rPr>
        <w:t xml:space="preserve"> (</w:t>
      </w:r>
      <w:r w:rsidR="00E52361" w:rsidRPr="006264D3">
        <w:rPr>
          <w:rFonts w:ascii="Arial" w:hAnsi="Arial" w:cs="Arial"/>
          <w:b/>
          <w:bCs/>
          <w:sz w:val="22"/>
          <w:szCs w:val="22"/>
        </w:rPr>
        <w:t>Fig</w:t>
      </w:r>
      <w:r w:rsidR="00E52361">
        <w:rPr>
          <w:rFonts w:ascii="Arial" w:hAnsi="Arial" w:cs="Arial"/>
          <w:b/>
          <w:bCs/>
          <w:sz w:val="22"/>
          <w:szCs w:val="22"/>
        </w:rPr>
        <w:t>s</w:t>
      </w:r>
      <w:r w:rsidR="00E52361" w:rsidRPr="006264D3">
        <w:rPr>
          <w:rFonts w:ascii="Arial" w:hAnsi="Arial" w:cs="Arial"/>
          <w:b/>
          <w:bCs/>
          <w:sz w:val="22"/>
          <w:szCs w:val="22"/>
        </w:rPr>
        <w:t>. 10, 11</w:t>
      </w:r>
      <w:r w:rsidR="00B461C6">
        <w:rPr>
          <w:rFonts w:ascii="Arial" w:hAnsi="Arial" w:cs="Arial"/>
          <w:b/>
          <w:bCs/>
          <w:sz w:val="22"/>
          <w:szCs w:val="22"/>
        </w:rPr>
        <w:t xml:space="preserve"> &amp;</w:t>
      </w:r>
      <w:r w:rsidR="00E52361" w:rsidRPr="006264D3">
        <w:rPr>
          <w:rFonts w:ascii="Arial" w:hAnsi="Arial" w:cs="Arial"/>
          <w:b/>
          <w:bCs/>
          <w:sz w:val="22"/>
          <w:szCs w:val="22"/>
        </w:rPr>
        <w:t xml:space="preserve"> 12</w:t>
      </w:r>
      <w:r w:rsidR="00E52361">
        <w:rPr>
          <w:rFonts w:ascii="Arial" w:hAnsi="Arial" w:cs="Arial"/>
          <w:sz w:val="22"/>
          <w:szCs w:val="22"/>
        </w:rPr>
        <w:t>)</w:t>
      </w:r>
      <w:r>
        <w:rPr>
          <w:rFonts w:ascii="Arial" w:hAnsi="Arial" w:cs="Arial"/>
          <w:sz w:val="22"/>
          <w:szCs w:val="22"/>
        </w:rPr>
        <w:t xml:space="preserve">. This includes no evidence of reassortment between galbut viruses from </w:t>
      </w:r>
      <w:r w:rsidRPr="006264D3">
        <w:rPr>
          <w:rFonts w:ascii="Arial" w:hAnsi="Arial" w:cs="Arial"/>
          <w:i/>
          <w:iCs/>
          <w:sz w:val="22"/>
          <w:szCs w:val="22"/>
        </w:rPr>
        <w:t>D. melanogaster</w:t>
      </w:r>
      <w:r>
        <w:rPr>
          <w:rFonts w:ascii="Arial" w:hAnsi="Arial" w:cs="Arial"/>
          <w:sz w:val="22"/>
          <w:szCs w:val="22"/>
        </w:rPr>
        <w:t xml:space="preserve"> or </w:t>
      </w:r>
      <w:r w:rsidRPr="006264D3">
        <w:rPr>
          <w:rFonts w:ascii="Arial" w:hAnsi="Arial" w:cs="Arial"/>
          <w:i/>
          <w:iCs/>
          <w:sz w:val="22"/>
          <w:szCs w:val="22"/>
        </w:rPr>
        <w:t>D. simulans</w:t>
      </w:r>
      <w:r>
        <w:rPr>
          <w:rFonts w:ascii="Arial" w:hAnsi="Arial" w:cs="Arial"/>
          <w:sz w:val="22"/>
          <w:szCs w:val="22"/>
        </w:rPr>
        <w:t xml:space="preserve">, and no evidence of reassortment between the </w:t>
      </w:r>
      <w:r w:rsidRPr="006264D3">
        <w:rPr>
          <w:rFonts w:ascii="Arial" w:hAnsi="Arial" w:cs="Arial"/>
          <w:i/>
          <w:iCs/>
          <w:sz w:val="22"/>
          <w:szCs w:val="22"/>
        </w:rPr>
        <w:t>D. melanogaster</w:t>
      </w:r>
      <w:r>
        <w:rPr>
          <w:rFonts w:ascii="Arial" w:hAnsi="Arial" w:cs="Arial"/>
          <w:sz w:val="22"/>
          <w:szCs w:val="22"/>
        </w:rPr>
        <w:t xml:space="preserve"> clade A and clade B viruses. We observed evidence of individual </w:t>
      </w:r>
      <w:r w:rsidRPr="006264D3">
        <w:rPr>
          <w:rFonts w:ascii="Arial" w:hAnsi="Arial" w:cs="Arial"/>
          <w:i/>
          <w:iCs/>
          <w:sz w:val="22"/>
          <w:szCs w:val="22"/>
        </w:rPr>
        <w:t>D. melanogaster</w:t>
      </w:r>
      <w:r>
        <w:rPr>
          <w:rFonts w:ascii="Arial" w:hAnsi="Arial" w:cs="Arial"/>
          <w:sz w:val="22"/>
          <w:szCs w:val="22"/>
        </w:rPr>
        <w:t xml:space="preserve"> </w:t>
      </w:r>
      <w:r w:rsidR="00B461C6">
        <w:rPr>
          <w:rFonts w:ascii="Arial" w:hAnsi="Arial" w:cs="Arial"/>
          <w:sz w:val="22"/>
          <w:szCs w:val="22"/>
        </w:rPr>
        <w:t xml:space="preserve">samples </w:t>
      </w:r>
      <w:r>
        <w:rPr>
          <w:rFonts w:ascii="Arial" w:hAnsi="Arial" w:cs="Arial"/>
          <w:sz w:val="22"/>
          <w:szCs w:val="22"/>
        </w:rPr>
        <w:t xml:space="preserve">co-infected by clade A and clade B viruses, which would provide an opportunity for reassortment to occur if it were possible.  </w:t>
      </w:r>
      <w:r w:rsidR="0083169E">
        <w:rPr>
          <w:rFonts w:ascii="Arial" w:hAnsi="Arial" w:cs="Arial"/>
          <w:sz w:val="22"/>
          <w:szCs w:val="22"/>
        </w:rPr>
        <w:t xml:space="preserve"> </w:t>
      </w:r>
    </w:p>
    <w:p w14:paraId="40B5054E" w14:textId="2C51999D" w:rsidR="001726F4" w:rsidRDefault="0064613C"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0172D6DE" wp14:editId="734C2D0D">
            <wp:extent cx="5676314" cy="6861912"/>
            <wp:effectExtent l="0" t="0" r="635" b="0"/>
            <wp:docPr id="4356356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35617" name="Picture 435635617"/>
                    <pic:cNvPicPr/>
                  </pic:nvPicPr>
                  <pic:blipFill>
                    <a:blip r:embed="rId31"/>
                    <a:stretch>
                      <a:fillRect/>
                    </a:stretch>
                  </pic:blipFill>
                  <pic:spPr>
                    <a:xfrm>
                      <a:off x="0" y="0"/>
                      <a:ext cx="5681810" cy="6868556"/>
                    </a:xfrm>
                    <a:prstGeom prst="rect">
                      <a:avLst/>
                    </a:prstGeom>
                  </pic:spPr>
                </pic:pic>
              </a:graphicData>
            </a:graphic>
          </wp:inline>
        </w:drawing>
      </w:r>
    </w:p>
    <w:p w14:paraId="37A6AA76" w14:textId="185E7674" w:rsidR="001726F4" w:rsidRDefault="001726F4" w:rsidP="00081385">
      <w:pPr>
        <w:spacing w:line="360" w:lineRule="auto"/>
        <w:rPr>
          <w:rFonts w:ascii="Arial" w:hAnsi="Arial" w:cs="Arial"/>
          <w:sz w:val="22"/>
          <w:szCs w:val="22"/>
        </w:rPr>
      </w:pPr>
      <w:r w:rsidRPr="00142E50">
        <w:rPr>
          <w:rFonts w:ascii="Arial" w:hAnsi="Arial" w:cs="Arial"/>
          <w:b/>
          <w:bCs/>
          <w:sz w:val="22"/>
          <w:szCs w:val="22"/>
        </w:rPr>
        <w:t xml:space="preserve">Figure </w:t>
      </w:r>
      <w:r w:rsidR="00CB524A">
        <w:rPr>
          <w:rFonts w:ascii="Arial" w:hAnsi="Arial" w:cs="Arial"/>
          <w:b/>
          <w:bCs/>
          <w:sz w:val="22"/>
          <w:szCs w:val="22"/>
        </w:rPr>
        <w:t>10</w:t>
      </w:r>
      <w:r w:rsidRPr="00142E50">
        <w:rPr>
          <w:rFonts w:ascii="Arial" w:hAnsi="Arial" w:cs="Arial"/>
          <w:b/>
          <w:bCs/>
          <w:sz w:val="22"/>
          <w:szCs w:val="22"/>
        </w:rPr>
        <w:t>:</w:t>
      </w:r>
      <w:r w:rsidR="0083169E" w:rsidRPr="00142E50">
        <w:rPr>
          <w:rFonts w:ascii="Arial" w:hAnsi="Arial" w:cs="Arial"/>
          <w:b/>
          <w:bCs/>
          <w:sz w:val="22"/>
          <w:szCs w:val="22"/>
        </w:rPr>
        <w:t xml:space="preserve"> Co-phylogen</w:t>
      </w:r>
      <w:r w:rsidR="008603AA">
        <w:rPr>
          <w:rFonts w:ascii="Arial" w:hAnsi="Arial" w:cs="Arial"/>
          <w:b/>
          <w:bCs/>
          <w:sz w:val="22"/>
          <w:szCs w:val="22"/>
        </w:rPr>
        <w:t>y</w:t>
      </w:r>
      <w:r w:rsidR="0083169E" w:rsidRPr="00142E50">
        <w:rPr>
          <w:rFonts w:ascii="Arial" w:hAnsi="Arial" w:cs="Arial"/>
          <w:b/>
          <w:bCs/>
          <w:sz w:val="22"/>
          <w:szCs w:val="22"/>
        </w:rPr>
        <w:t xml:space="preserve"> of galbut virus RNA1 and RNA 2. </w:t>
      </w:r>
      <w:r w:rsidR="0083169E">
        <w:rPr>
          <w:rFonts w:ascii="Arial" w:hAnsi="Arial" w:cs="Arial"/>
          <w:sz w:val="22"/>
          <w:szCs w:val="22"/>
        </w:rPr>
        <w:t>Branches with support values &lt; 0.</w:t>
      </w:r>
      <w:r w:rsidR="008603AA">
        <w:rPr>
          <w:rFonts w:ascii="Arial" w:hAnsi="Arial" w:cs="Arial"/>
          <w:sz w:val="22"/>
          <w:szCs w:val="22"/>
        </w:rPr>
        <w:t>001</w:t>
      </w:r>
      <w:r w:rsidR="0083169E">
        <w:rPr>
          <w:rFonts w:ascii="Arial" w:hAnsi="Arial" w:cs="Arial"/>
          <w:sz w:val="22"/>
          <w:szCs w:val="22"/>
        </w:rPr>
        <w:t xml:space="preserve"> were converted to polytomies</w:t>
      </w:r>
      <w:r w:rsidR="005246B1">
        <w:rPr>
          <w:rFonts w:ascii="Arial" w:hAnsi="Arial" w:cs="Arial"/>
          <w:sz w:val="22"/>
          <w:szCs w:val="22"/>
        </w:rPr>
        <w:t xml:space="preserve"> prior to generation of the phylogeny</w:t>
      </w:r>
      <w:r w:rsidR="0083169E">
        <w:rPr>
          <w:rFonts w:ascii="Arial" w:hAnsi="Arial" w:cs="Arial"/>
          <w:sz w:val="22"/>
          <w:szCs w:val="22"/>
        </w:rPr>
        <w:t xml:space="preserve">. Trees were midpoint rooted. </w:t>
      </w:r>
      <w:r w:rsidR="004C61A6">
        <w:rPr>
          <w:rFonts w:ascii="Arial" w:hAnsi="Arial" w:cs="Arial"/>
          <w:sz w:val="22"/>
          <w:szCs w:val="22"/>
        </w:rPr>
        <w:t xml:space="preserve">Selected examples of reassortment are indicated by </w:t>
      </w:r>
      <w:r w:rsidR="0064613C">
        <w:rPr>
          <w:rFonts w:ascii="Arial" w:hAnsi="Arial" w:cs="Arial"/>
          <w:sz w:val="22"/>
          <w:szCs w:val="22"/>
        </w:rPr>
        <w:t>red</w:t>
      </w:r>
      <w:r w:rsidR="004C61A6">
        <w:rPr>
          <w:rFonts w:ascii="Arial" w:hAnsi="Arial" w:cs="Arial"/>
          <w:sz w:val="22"/>
          <w:szCs w:val="22"/>
        </w:rPr>
        <w:t xml:space="preserve"> colored connected lines.  </w:t>
      </w:r>
    </w:p>
    <w:p w14:paraId="0378DF45" w14:textId="30C0BC9A" w:rsidR="001726F4" w:rsidRDefault="0064613C"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61CA07CA" wp14:editId="1B21F802">
            <wp:extent cx="5943600" cy="7185025"/>
            <wp:effectExtent l="0" t="0" r="0" b="3175"/>
            <wp:docPr id="2196717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71761" name="Picture 219671761"/>
                    <pic:cNvPicPr/>
                  </pic:nvPicPr>
                  <pic:blipFill>
                    <a:blip r:embed="rId32"/>
                    <a:stretch>
                      <a:fillRect/>
                    </a:stretch>
                  </pic:blipFill>
                  <pic:spPr>
                    <a:xfrm>
                      <a:off x="0" y="0"/>
                      <a:ext cx="5943600" cy="7185025"/>
                    </a:xfrm>
                    <a:prstGeom prst="rect">
                      <a:avLst/>
                    </a:prstGeom>
                  </pic:spPr>
                </pic:pic>
              </a:graphicData>
            </a:graphic>
          </wp:inline>
        </w:drawing>
      </w:r>
    </w:p>
    <w:p w14:paraId="2DDCDB97" w14:textId="6DD98331" w:rsidR="001726F4" w:rsidRDefault="001726F4" w:rsidP="00081385">
      <w:pPr>
        <w:spacing w:line="360" w:lineRule="auto"/>
        <w:rPr>
          <w:rFonts w:ascii="Arial" w:hAnsi="Arial" w:cs="Arial"/>
          <w:sz w:val="22"/>
          <w:szCs w:val="22"/>
        </w:rPr>
      </w:pPr>
      <w:r w:rsidRPr="00142E50">
        <w:rPr>
          <w:rFonts w:ascii="Arial" w:hAnsi="Arial" w:cs="Arial"/>
          <w:b/>
          <w:bCs/>
          <w:sz w:val="22"/>
          <w:szCs w:val="22"/>
        </w:rPr>
        <w:t xml:space="preserve">Figure </w:t>
      </w:r>
      <w:r w:rsidR="00456285" w:rsidRPr="00142E50">
        <w:rPr>
          <w:rFonts w:ascii="Arial" w:hAnsi="Arial" w:cs="Arial"/>
          <w:b/>
          <w:bCs/>
          <w:sz w:val="22"/>
          <w:szCs w:val="22"/>
        </w:rPr>
        <w:t>1</w:t>
      </w:r>
      <w:r w:rsidR="00CB524A">
        <w:rPr>
          <w:rFonts w:ascii="Arial" w:hAnsi="Arial" w:cs="Arial"/>
          <w:b/>
          <w:bCs/>
          <w:sz w:val="22"/>
          <w:szCs w:val="22"/>
        </w:rPr>
        <w:t>1</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RNA1 and RNA </w:t>
      </w:r>
      <w:r w:rsidR="00142E50">
        <w:rPr>
          <w:rFonts w:ascii="Arial" w:hAnsi="Arial" w:cs="Arial"/>
          <w:b/>
          <w:bCs/>
          <w:sz w:val="22"/>
          <w:szCs w:val="22"/>
        </w:rPr>
        <w:t>3</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r w:rsidR="0064613C">
        <w:rPr>
          <w:rFonts w:ascii="Arial" w:hAnsi="Arial" w:cs="Arial"/>
          <w:sz w:val="22"/>
          <w:szCs w:val="22"/>
        </w:rPr>
        <w:t xml:space="preserve">Selected examples of reassortment are indicated by red colored connected lines.  </w:t>
      </w:r>
    </w:p>
    <w:p w14:paraId="4E32EA4C" w14:textId="79FFFFCE" w:rsidR="001726F4" w:rsidRDefault="0064613C"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1423D1CD" wp14:editId="5B4B939C">
            <wp:extent cx="5943600" cy="7185025"/>
            <wp:effectExtent l="0" t="0" r="0" b="3175"/>
            <wp:docPr id="2853426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42601" name="Picture 285342601"/>
                    <pic:cNvPicPr/>
                  </pic:nvPicPr>
                  <pic:blipFill>
                    <a:blip r:embed="rId33"/>
                    <a:stretch>
                      <a:fillRect/>
                    </a:stretch>
                  </pic:blipFill>
                  <pic:spPr>
                    <a:xfrm>
                      <a:off x="0" y="0"/>
                      <a:ext cx="5943600" cy="7185025"/>
                    </a:xfrm>
                    <a:prstGeom prst="rect">
                      <a:avLst/>
                    </a:prstGeom>
                  </pic:spPr>
                </pic:pic>
              </a:graphicData>
            </a:graphic>
          </wp:inline>
        </w:drawing>
      </w:r>
    </w:p>
    <w:p w14:paraId="10F7D6A3" w14:textId="6A9EAE57" w:rsidR="001726F4" w:rsidRDefault="001726F4" w:rsidP="00081385">
      <w:pPr>
        <w:spacing w:line="360" w:lineRule="auto"/>
        <w:rPr>
          <w:rFonts w:ascii="Arial" w:hAnsi="Arial" w:cs="Arial"/>
          <w:sz w:val="22"/>
          <w:szCs w:val="22"/>
        </w:rPr>
      </w:pPr>
      <w:r w:rsidRPr="00142E50">
        <w:rPr>
          <w:rFonts w:ascii="Arial" w:hAnsi="Arial" w:cs="Arial"/>
          <w:b/>
          <w:bCs/>
          <w:sz w:val="22"/>
          <w:szCs w:val="22"/>
        </w:rPr>
        <w:t>Figure 1</w:t>
      </w:r>
      <w:r w:rsidR="00CB524A">
        <w:rPr>
          <w:rFonts w:ascii="Arial" w:hAnsi="Arial" w:cs="Arial"/>
          <w:b/>
          <w:bCs/>
          <w:sz w:val="22"/>
          <w:szCs w:val="22"/>
        </w:rPr>
        <w:t>2</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w:t>
      </w:r>
      <w:r w:rsidR="00142E50">
        <w:rPr>
          <w:rFonts w:ascii="Arial" w:hAnsi="Arial" w:cs="Arial"/>
          <w:b/>
          <w:bCs/>
          <w:sz w:val="22"/>
          <w:szCs w:val="22"/>
        </w:rPr>
        <w:t xml:space="preserve"> 2</w:t>
      </w:r>
      <w:r w:rsidR="00142E50" w:rsidRPr="00142E50">
        <w:rPr>
          <w:rFonts w:ascii="Arial" w:hAnsi="Arial" w:cs="Arial"/>
          <w:b/>
          <w:bCs/>
          <w:sz w:val="22"/>
          <w:szCs w:val="22"/>
        </w:rPr>
        <w:t xml:space="preserve"> and RNA </w:t>
      </w:r>
      <w:r w:rsidR="00142E50">
        <w:rPr>
          <w:rFonts w:ascii="Arial" w:hAnsi="Arial" w:cs="Arial"/>
          <w:b/>
          <w:bCs/>
          <w:sz w:val="22"/>
          <w:szCs w:val="22"/>
        </w:rPr>
        <w:t>3</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r w:rsidR="0064613C">
        <w:rPr>
          <w:rFonts w:ascii="Arial" w:hAnsi="Arial" w:cs="Arial"/>
          <w:sz w:val="22"/>
          <w:szCs w:val="22"/>
        </w:rPr>
        <w:t xml:space="preserve">Selected examples of reassortment are indicated by red colored connected lines.  </w:t>
      </w:r>
    </w:p>
    <w:p w14:paraId="0D7FCBC3" w14:textId="77777777" w:rsidR="006264D3" w:rsidRDefault="006264D3" w:rsidP="00081385">
      <w:pPr>
        <w:spacing w:line="360" w:lineRule="auto"/>
        <w:rPr>
          <w:rFonts w:ascii="Arial" w:hAnsi="Arial" w:cs="Arial"/>
          <w:sz w:val="22"/>
          <w:szCs w:val="22"/>
        </w:rPr>
      </w:pPr>
    </w:p>
    <w:p w14:paraId="655D194F" w14:textId="77777777" w:rsidR="006264D3" w:rsidRPr="006264D3" w:rsidRDefault="006264D3" w:rsidP="006264D3">
      <w:pPr>
        <w:spacing w:line="360" w:lineRule="auto"/>
        <w:rPr>
          <w:rFonts w:ascii="Arial" w:hAnsi="Arial" w:cs="Arial"/>
          <w:b/>
          <w:bCs/>
          <w:sz w:val="22"/>
          <w:szCs w:val="22"/>
        </w:rPr>
      </w:pPr>
      <w:r w:rsidRPr="006264D3">
        <w:rPr>
          <w:rFonts w:ascii="Arial" w:hAnsi="Arial" w:cs="Arial"/>
          <w:b/>
          <w:bCs/>
          <w:sz w:val="22"/>
          <w:szCs w:val="22"/>
        </w:rPr>
        <w:lastRenderedPageBreak/>
        <w:t>Chaq virus is associated exclusively with galbut virus clade A infection</w:t>
      </w:r>
    </w:p>
    <w:p w14:paraId="3FA0E17D" w14:textId="77777777" w:rsidR="006264D3" w:rsidRDefault="006264D3" w:rsidP="006264D3">
      <w:pPr>
        <w:spacing w:line="360" w:lineRule="auto"/>
        <w:rPr>
          <w:rFonts w:ascii="Arial" w:hAnsi="Arial" w:cs="Arial"/>
          <w:sz w:val="22"/>
          <w:szCs w:val="22"/>
        </w:rPr>
      </w:pPr>
    </w:p>
    <w:p w14:paraId="19F74092" w14:textId="77777777" w:rsidR="006264D3" w:rsidRDefault="006264D3" w:rsidP="006264D3">
      <w:pPr>
        <w:spacing w:line="360" w:lineRule="auto"/>
        <w:rPr>
          <w:rFonts w:ascii="Arial" w:hAnsi="Arial" w:cs="Arial"/>
          <w:sz w:val="22"/>
          <w:szCs w:val="22"/>
        </w:rPr>
      </w:pPr>
      <w:r>
        <w:rPr>
          <w:rFonts w:ascii="Arial" w:hAnsi="Arial" w:cs="Arial"/>
          <w:sz w:val="22"/>
          <w:szCs w:val="22"/>
        </w:rPr>
        <w:tab/>
        <w:t xml:space="preserve">Chaq virus was exclusively associated with galbut virus clade A infections. There were four instances of flies infected by clade B galbut virus that yielded chaq virus sequences, but in all of these instances, there were co-infecting clade A segments. Two instances were samples with complete galbut virus coinfections of genotypes A and B (ME-M-7 &amp; Penn-F-4; </w:t>
      </w:r>
      <w:r w:rsidRPr="00773A92">
        <w:rPr>
          <w:rFonts w:ascii="Arial" w:hAnsi="Arial" w:cs="Arial"/>
          <w:b/>
          <w:bCs/>
          <w:sz w:val="22"/>
          <w:szCs w:val="22"/>
        </w:rPr>
        <w:t>Fig. 1</w:t>
      </w:r>
      <w:r>
        <w:rPr>
          <w:rFonts w:ascii="Arial" w:hAnsi="Arial" w:cs="Arial"/>
          <w:b/>
          <w:bCs/>
          <w:sz w:val="22"/>
          <w:szCs w:val="22"/>
        </w:rPr>
        <w:t>3</w:t>
      </w:r>
      <w:r w:rsidRPr="00773A92">
        <w:rPr>
          <w:rFonts w:ascii="Arial" w:hAnsi="Arial" w:cs="Arial"/>
          <w:b/>
          <w:bCs/>
          <w:sz w:val="22"/>
          <w:szCs w:val="22"/>
        </w:rPr>
        <w:t>, 1</w:t>
      </w:r>
      <w:r>
        <w:rPr>
          <w:rFonts w:ascii="Arial" w:hAnsi="Arial" w:cs="Arial"/>
          <w:b/>
          <w:bCs/>
          <w:sz w:val="22"/>
          <w:szCs w:val="22"/>
        </w:rPr>
        <w:t>4</w:t>
      </w:r>
      <w:r w:rsidRPr="00773A92">
        <w:rPr>
          <w:rFonts w:ascii="Arial" w:hAnsi="Arial" w:cs="Arial"/>
          <w:b/>
          <w:bCs/>
          <w:sz w:val="22"/>
          <w:szCs w:val="22"/>
        </w:rPr>
        <w:t xml:space="preserve"> &amp; 1</w:t>
      </w:r>
      <w:r>
        <w:rPr>
          <w:rFonts w:ascii="Arial" w:hAnsi="Arial" w:cs="Arial"/>
          <w:b/>
          <w:bCs/>
          <w:sz w:val="22"/>
          <w:szCs w:val="22"/>
        </w:rPr>
        <w:t>5</w:t>
      </w:r>
      <w:r>
        <w:rPr>
          <w:rFonts w:ascii="Arial" w:hAnsi="Arial" w:cs="Arial"/>
          <w:sz w:val="22"/>
          <w:szCs w:val="22"/>
        </w:rPr>
        <w:t>). The third instance was a Pennsylvania sample (Penn-F-6) with two RNA 2 sequences one of each genotype but no RNA 1 or 3 coding complete sequences (</w:t>
      </w:r>
      <w:r w:rsidRPr="004271E5">
        <w:rPr>
          <w:rFonts w:ascii="Arial" w:hAnsi="Arial" w:cs="Arial"/>
          <w:b/>
          <w:bCs/>
          <w:sz w:val="22"/>
          <w:szCs w:val="22"/>
        </w:rPr>
        <w:t>Fig. 1</w:t>
      </w:r>
      <w:r>
        <w:rPr>
          <w:rFonts w:ascii="Arial" w:hAnsi="Arial" w:cs="Arial"/>
          <w:b/>
          <w:bCs/>
          <w:sz w:val="22"/>
          <w:szCs w:val="22"/>
        </w:rPr>
        <w:t>4</w:t>
      </w:r>
      <w:r>
        <w:rPr>
          <w:rFonts w:ascii="Arial" w:hAnsi="Arial" w:cs="Arial"/>
          <w:sz w:val="22"/>
          <w:szCs w:val="22"/>
        </w:rPr>
        <w:t xml:space="preserve">). The last instance was ME-F-1 which had coding-complete genotype B galbut virus sequences but only partial sequences for a clade </w:t>
      </w:r>
      <w:proofErr w:type="gramStart"/>
      <w:r>
        <w:rPr>
          <w:rFonts w:ascii="Arial" w:hAnsi="Arial" w:cs="Arial"/>
          <w:sz w:val="22"/>
          <w:szCs w:val="22"/>
        </w:rPr>
        <w:t>A</w:t>
      </w:r>
      <w:proofErr w:type="gramEnd"/>
      <w:r>
        <w:rPr>
          <w:rFonts w:ascii="Arial" w:hAnsi="Arial" w:cs="Arial"/>
          <w:sz w:val="22"/>
          <w:szCs w:val="22"/>
        </w:rPr>
        <w:t xml:space="preserve"> RNA 2 and two partial RNA 3 sequences. Given the coinfection status of all these samples, we concluded that chaq virus is only associated with genotype A infections (</w:t>
      </w:r>
      <w:r w:rsidRPr="00773A92">
        <w:rPr>
          <w:rFonts w:ascii="Arial" w:hAnsi="Arial" w:cs="Arial"/>
          <w:b/>
          <w:bCs/>
          <w:sz w:val="22"/>
          <w:szCs w:val="22"/>
        </w:rPr>
        <w:t>Fig. 1</w:t>
      </w:r>
      <w:r>
        <w:rPr>
          <w:rFonts w:ascii="Arial" w:hAnsi="Arial" w:cs="Arial"/>
          <w:b/>
          <w:bCs/>
          <w:sz w:val="22"/>
          <w:szCs w:val="22"/>
        </w:rPr>
        <w:t>3</w:t>
      </w:r>
      <w:r w:rsidRPr="00773A92">
        <w:rPr>
          <w:rFonts w:ascii="Arial" w:hAnsi="Arial" w:cs="Arial"/>
          <w:b/>
          <w:bCs/>
          <w:sz w:val="22"/>
          <w:szCs w:val="22"/>
        </w:rPr>
        <w:t>, 1</w:t>
      </w:r>
      <w:r>
        <w:rPr>
          <w:rFonts w:ascii="Arial" w:hAnsi="Arial" w:cs="Arial"/>
          <w:b/>
          <w:bCs/>
          <w:sz w:val="22"/>
          <w:szCs w:val="22"/>
        </w:rPr>
        <w:t>4</w:t>
      </w:r>
      <w:r w:rsidRPr="00773A92">
        <w:rPr>
          <w:rFonts w:ascii="Arial" w:hAnsi="Arial" w:cs="Arial"/>
          <w:b/>
          <w:bCs/>
          <w:sz w:val="22"/>
          <w:szCs w:val="22"/>
        </w:rPr>
        <w:t xml:space="preserve"> &amp; 1</w:t>
      </w:r>
      <w:r>
        <w:rPr>
          <w:rFonts w:ascii="Arial" w:hAnsi="Arial" w:cs="Arial"/>
          <w:b/>
          <w:bCs/>
          <w:sz w:val="22"/>
          <w:szCs w:val="22"/>
        </w:rPr>
        <w:t>5</w:t>
      </w:r>
      <w:r>
        <w:rPr>
          <w:rFonts w:ascii="Arial" w:hAnsi="Arial" w:cs="Arial"/>
          <w:sz w:val="22"/>
          <w:szCs w:val="22"/>
        </w:rPr>
        <w:t xml:space="preserve">). </w:t>
      </w:r>
    </w:p>
    <w:p w14:paraId="4B06F7CC" w14:textId="77777777" w:rsidR="006264D3" w:rsidRDefault="006264D3" w:rsidP="00081385">
      <w:pPr>
        <w:spacing w:line="360" w:lineRule="auto"/>
        <w:rPr>
          <w:rFonts w:ascii="Arial" w:hAnsi="Arial" w:cs="Arial"/>
          <w:sz w:val="22"/>
          <w:szCs w:val="22"/>
        </w:rPr>
      </w:pPr>
    </w:p>
    <w:p w14:paraId="3FCA15ED" w14:textId="423E137B" w:rsidR="001726F4" w:rsidRDefault="0064613C"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0357DB7B" wp14:editId="6852FCA0">
            <wp:extent cx="5943600" cy="7185025"/>
            <wp:effectExtent l="0" t="0" r="0" b="3175"/>
            <wp:docPr id="12667807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80786" name="Picture 1266780786"/>
                    <pic:cNvPicPr/>
                  </pic:nvPicPr>
                  <pic:blipFill>
                    <a:blip r:embed="rId34"/>
                    <a:stretch>
                      <a:fillRect/>
                    </a:stretch>
                  </pic:blipFill>
                  <pic:spPr>
                    <a:xfrm>
                      <a:off x="0" y="0"/>
                      <a:ext cx="5943600" cy="7185025"/>
                    </a:xfrm>
                    <a:prstGeom prst="rect">
                      <a:avLst/>
                    </a:prstGeom>
                  </pic:spPr>
                </pic:pic>
              </a:graphicData>
            </a:graphic>
          </wp:inline>
        </w:drawing>
      </w:r>
    </w:p>
    <w:p w14:paraId="2F4E6AD2" w14:textId="60D4BC1A" w:rsidR="001726F4" w:rsidRDefault="001726F4" w:rsidP="00081385">
      <w:pPr>
        <w:spacing w:line="360" w:lineRule="auto"/>
        <w:rPr>
          <w:rFonts w:ascii="Arial" w:hAnsi="Arial" w:cs="Arial"/>
          <w:sz w:val="22"/>
          <w:szCs w:val="22"/>
        </w:rPr>
      </w:pPr>
      <w:r w:rsidRPr="00142E50">
        <w:rPr>
          <w:rFonts w:ascii="Arial" w:hAnsi="Arial" w:cs="Arial"/>
          <w:b/>
          <w:bCs/>
          <w:sz w:val="22"/>
          <w:szCs w:val="22"/>
        </w:rPr>
        <w:t>Figure 1</w:t>
      </w:r>
      <w:r w:rsidR="00CB524A">
        <w:rPr>
          <w:rFonts w:ascii="Arial" w:hAnsi="Arial" w:cs="Arial"/>
          <w:b/>
          <w:bCs/>
          <w:sz w:val="22"/>
          <w:szCs w:val="22"/>
        </w:rPr>
        <w:t>3</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RNA1 and </w:t>
      </w:r>
      <w:r w:rsidR="00142E50">
        <w:rPr>
          <w:rFonts w:ascii="Arial" w:hAnsi="Arial" w:cs="Arial"/>
          <w:b/>
          <w:bCs/>
          <w:sz w:val="22"/>
          <w:szCs w:val="22"/>
        </w:rPr>
        <w:t>chaq virus</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r w:rsidR="0064613C">
        <w:rPr>
          <w:rFonts w:ascii="Arial" w:hAnsi="Arial" w:cs="Arial"/>
          <w:sz w:val="22"/>
          <w:szCs w:val="22"/>
        </w:rPr>
        <w:t xml:space="preserve">Selected examples of reassortment are indicated by red colored connected lines.  </w:t>
      </w:r>
    </w:p>
    <w:p w14:paraId="5D974EEB" w14:textId="77777777" w:rsidR="001726F4" w:rsidRDefault="001726F4" w:rsidP="00081385">
      <w:pPr>
        <w:spacing w:line="360" w:lineRule="auto"/>
        <w:rPr>
          <w:rFonts w:ascii="Arial" w:hAnsi="Arial" w:cs="Arial"/>
          <w:sz w:val="22"/>
          <w:szCs w:val="22"/>
        </w:rPr>
      </w:pPr>
    </w:p>
    <w:p w14:paraId="62048AC0" w14:textId="76A19DE3" w:rsidR="001726F4" w:rsidRDefault="0064613C" w:rsidP="00081385">
      <w:pPr>
        <w:spacing w:line="360" w:lineRule="auto"/>
        <w:rPr>
          <w:rFonts w:ascii="Arial" w:hAnsi="Arial" w:cs="Arial"/>
          <w:sz w:val="22"/>
          <w:szCs w:val="22"/>
        </w:rPr>
      </w:pPr>
      <w:r>
        <w:rPr>
          <w:rFonts w:ascii="Arial" w:hAnsi="Arial" w:cs="Arial"/>
          <w:noProof/>
          <w:sz w:val="22"/>
          <w:szCs w:val="22"/>
        </w:rPr>
        <w:drawing>
          <wp:inline distT="0" distB="0" distL="0" distR="0" wp14:anchorId="21F34563" wp14:editId="4DB4A5D1">
            <wp:extent cx="5736112" cy="6934200"/>
            <wp:effectExtent l="0" t="0" r="4445" b="0"/>
            <wp:docPr id="12621519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51940" name="Picture 1262151940"/>
                    <pic:cNvPicPr/>
                  </pic:nvPicPr>
                  <pic:blipFill>
                    <a:blip r:embed="rId35"/>
                    <a:stretch>
                      <a:fillRect/>
                    </a:stretch>
                  </pic:blipFill>
                  <pic:spPr>
                    <a:xfrm>
                      <a:off x="0" y="0"/>
                      <a:ext cx="5748777" cy="6949511"/>
                    </a:xfrm>
                    <a:prstGeom prst="rect">
                      <a:avLst/>
                    </a:prstGeom>
                  </pic:spPr>
                </pic:pic>
              </a:graphicData>
            </a:graphic>
          </wp:inline>
        </w:drawing>
      </w:r>
    </w:p>
    <w:p w14:paraId="7D9889EF" w14:textId="3DEA6FAA" w:rsidR="001726F4" w:rsidRDefault="001726F4" w:rsidP="00081385">
      <w:pPr>
        <w:spacing w:line="360" w:lineRule="auto"/>
        <w:rPr>
          <w:rFonts w:ascii="Arial" w:hAnsi="Arial" w:cs="Arial"/>
          <w:sz w:val="22"/>
          <w:szCs w:val="22"/>
        </w:rPr>
      </w:pPr>
      <w:r w:rsidRPr="00142E50">
        <w:rPr>
          <w:rFonts w:ascii="Arial" w:hAnsi="Arial" w:cs="Arial"/>
          <w:b/>
          <w:bCs/>
          <w:sz w:val="22"/>
          <w:szCs w:val="22"/>
        </w:rPr>
        <w:t xml:space="preserve">Figure </w:t>
      </w:r>
      <w:r w:rsidR="00456285" w:rsidRPr="00142E50">
        <w:rPr>
          <w:rFonts w:ascii="Arial" w:hAnsi="Arial" w:cs="Arial"/>
          <w:b/>
          <w:bCs/>
          <w:sz w:val="22"/>
          <w:szCs w:val="22"/>
        </w:rPr>
        <w:t>1</w:t>
      </w:r>
      <w:r w:rsidR="00CB524A">
        <w:rPr>
          <w:rFonts w:ascii="Arial" w:hAnsi="Arial" w:cs="Arial"/>
          <w:b/>
          <w:bCs/>
          <w:sz w:val="22"/>
          <w:szCs w:val="22"/>
        </w:rPr>
        <w:t>4</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w:t>
      </w:r>
      <w:r w:rsidR="00142E50">
        <w:rPr>
          <w:rFonts w:ascii="Arial" w:hAnsi="Arial" w:cs="Arial"/>
          <w:b/>
          <w:bCs/>
          <w:sz w:val="22"/>
          <w:szCs w:val="22"/>
        </w:rPr>
        <w:t xml:space="preserve"> 2</w:t>
      </w:r>
      <w:r w:rsidR="00142E50" w:rsidRPr="00142E50">
        <w:rPr>
          <w:rFonts w:ascii="Arial" w:hAnsi="Arial" w:cs="Arial"/>
          <w:b/>
          <w:bCs/>
          <w:sz w:val="22"/>
          <w:szCs w:val="22"/>
        </w:rPr>
        <w:t xml:space="preserve"> and</w:t>
      </w:r>
      <w:r w:rsidR="00142E50">
        <w:rPr>
          <w:rFonts w:ascii="Arial" w:hAnsi="Arial" w:cs="Arial"/>
          <w:b/>
          <w:bCs/>
          <w:sz w:val="22"/>
          <w:szCs w:val="22"/>
        </w:rPr>
        <w:t xml:space="preserve"> chaq virus</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r w:rsidR="0064613C">
        <w:rPr>
          <w:rFonts w:ascii="Arial" w:hAnsi="Arial" w:cs="Arial"/>
          <w:sz w:val="22"/>
          <w:szCs w:val="22"/>
        </w:rPr>
        <w:t xml:space="preserve">Selected examples of reassortment are indicated by red colored connected lines.  </w:t>
      </w:r>
    </w:p>
    <w:p w14:paraId="019BA6A9" w14:textId="77777777" w:rsidR="001726F4" w:rsidRDefault="001726F4" w:rsidP="00081385">
      <w:pPr>
        <w:spacing w:line="360" w:lineRule="auto"/>
        <w:rPr>
          <w:rFonts w:ascii="Arial" w:hAnsi="Arial" w:cs="Arial"/>
          <w:sz w:val="22"/>
          <w:szCs w:val="22"/>
        </w:rPr>
      </w:pPr>
    </w:p>
    <w:p w14:paraId="45B9A9AB" w14:textId="7813502C" w:rsidR="001726F4" w:rsidRDefault="0064613C" w:rsidP="00081385">
      <w:pPr>
        <w:spacing w:line="360" w:lineRule="auto"/>
        <w:rPr>
          <w:rFonts w:ascii="Arial" w:hAnsi="Arial" w:cs="Arial"/>
          <w:sz w:val="22"/>
          <w:szCs w:val="22"/>
        </w:rPr>
      </w:pPr>
      <w:r>
        <w:rPr>
          <w:rFonts w:ascii="Arial" w:hAnsi="Arial" w:cs="Arial"/>
          <w:noProof/>
          <w:sz w:val="22"/>
          <w:szCs w:val="22"/>
        </w:rPr>
        <w:drawing>
          <wp:inline distT="0" distB="0" distL="0" distR="0" wp14:anchorId="479F02C5" wp14:editId="41772ED4">
            <wp:extent cx="5643986" cy="6822831"/>
            <wp:effectExtent l="0" t="0" r="0" b="0"/>
            <wp:docPr id="14384028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02830" name="Picture 1438402830"/>
                    <pic:cNvPicPr/>
                  </pic:nvPicPr>
                  <pic:blipFill>
                    <a:blip r:embed="rId36"/>
                    <a:stretch>
                      <a:fillRect/>
                    </a:stretch>
                  </pic:blipFill>
                  <pic:spPr>
                    <a:xfrm>
                      <a:off x="0" y="0"/>
                      <a:ext cx="5649722" cy="6829765"/>
                    </a:xfrm>
                    <a:prstGeom prst="rect">
                      <a:avLst/>
                    </a:prstGeom>
                  </pic:spPr>
                </pic:pic>
              </a:graphicData>
            </a:graphic>
          </wp:inline>
        </w:drawing>
      </w:r>
    </w:p>
    <w:p w14:paraId="6C85A04C" w14:textId="17F79D07" w:rsidR="001726F4" w:rsidRDefault="001726F4" w:rsidP="00081385">
      <w:pPr>
        <w:spacing w:line="360" w:lineRule="auto"/>
        <w:rPr>
          <w:rFonts w:ascii="Arial" w:hAnsi="Arial" w:cs="Arial"/>
          <w:sz w:val="22"/>
          <w:szCs w:val="22"/>
        </w:rPr>
      </w:pPr>
      <w:r w:rsidRPr="00142E50">
        <w:rPr>
          <w:rFonts w:ascii="Arial" w:hAnsi="Arial" w:cs="Arial"/>
          <w:b/>
          <w:bCs/>
          <w:sz w:val="22"/>
          <w:szCs w:val="22"/>
        </w:rPr>
        <w:t>Figure 1</w:t>
      </w:r>
      <w:r w:rsidR="00CB524A">
        <w:rPr>
          <w:rFonts w:ascii="Arial" w:hAnsi="Arial" w:cs="Arial"/>
          <w:b/>
          <w:bCs/>
          <w:sz w:val="22"/>
          <w:szCs w:val="22"/>
        </w:rPr>
        <w:t>5</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w:t>
      </w:r>
      <w:r w:rsidR="00142E50">
        <w:rPr>
          <w:rFonts w:ascii="Arial" w:hAnsi="Arial" w:cs="Arial"/>
          <w:b/>
          <w:bCs/>
          <w:sz w:val="22"/>
          <w:szCs w:val="22"/>
        </w:rPr>
        <w:t xml:space="preserve"> 3</w:t>
      </w:r>
      <w:r w:rsidR="00142E50" w:rsidRPr="00142E50">
        <w:rPr>
          <w:rFonts w:ascii="Arial" w:hAnsi="Arial" w:cs="Arial"/>
          <w:b/>
          <w:bCs/>
          <w:sz w:val="22"/>
          <w:szCs w:val="22"/>
        </w:rPr>
        <w:t xml:space="preserve"> and </w:t>
      </w:r>
      <w:r w:rsidR="00142E50">
        <w:rPr>
          <w:rFonts w:ascii="Arial" w:hAnsi="Arial" w:cs="Arial"/>
          <w:b/>
          <w:bCs/>
          <w:sz w:val="22"/>
          <w:szCs w:val="22"/>
        </w:rPr>
        <w:t>chaq virus</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r w:rsidR="0064613C">
        <w:rPr>
          <w:rFonts w:ascii="Arial" w:hAnsi="Arial" w:cs="Arial"/>
          <w:sz w:val="22"/>
          <w:szCs w:val="22"/>
        </w:rPr>
        <w:t xml:space="preserve">Selected examples of reassortment are indicated by red colored connected lines.  </w:t>
      </w:r>
    </w:p>
    <w:p w14:paraId="34B491C2" w14:textId="74F3A4E8" w:rsidR="00A55EC4" w:rsidRPr="00D33005" w:rsidRDefault="00A55EC4" w:rsidP="00081385">
      <w:pPr>
        <w:spacing w:line="360" w:lineRule="auto"/>
        <w:rPr>
          <w:rFonts w:ascii="Arial" w:eastAsia="Times New Roman" w:hAnsi="Arial" w:cs="Arial"/>
          <w:b/>
          <w:bCs/>
          <w:kern w:val="0"/>
          <w:sz w:val="22"/>
          <w:szCs w:val="22"/>
          <w14:ligatures w14:val="none"/>
        </w:rPr>
      </w:pPr>
      <w:r w:rsidRPr="00D33005">
        <w:rPr>
          <w:rFonts w:ascii="Arial" w:eastAsia="Times New Roman" w:hAnsi="Arial" w:cs="Arial"/>
          <w:b/>
          <w:bCs/>
          <w:kern w:val="0"/>
          <w:sz w:val="22"/>
          <w:szCs w:val="22"/>
          <w14:ligatures w14:val="none"/>
        </w:rPr>
        <w:lastRenderedPageBreak/>
        <w:t>DI</w:t>
      </w:r>
      <w:r w:rsidR="00D467A1">
        <w:rPr>
          <w:rFonts w:ascii="Arial" w:eastAsia="Times New Roman" w:hAnsi="Arial" w:cs="Arial"/>
          <w:b/>
          <w:bCs/>
          <w:kern w:val="0"/>
          <w:sz w:val="22"/>
          <w:szCs w:val="22"/>
          <w14:ligatures w14:val="none"/>
        </w:rPr>
        <w:t>S</w:t>
      </w:r>
      <w:r w:rsidRPr="00D33005">
        <w:rPr>
          <w:rFonts w:ascii="Arial" w:eastAsia="Times New Roman" w:hAnsi="Arial" w:cs="Arial"/>
          <w:b/>
          <w:bCs/>
          <w:kern w:val="0"/>
          <w:sz w:val="22"/>
          <w:szCs w:val="22"/>
          <w14:ligatures w14:val="none"/>
        </w:rPr>
        <w:t>CUSSION</w:t>
      </w:r>
    </w:p>
    <w:p w14:paraId="0E488025" w14:textId="77777777" w:rsidR="00A55EC4" w:rsidRDefault="00A55EC4" w:rsidP="00081385">
      <w:pPr>
        <w:spacing w:line="360" w:lineRule="auto"/>
        <w:rPr>
          <w:rFonts w:ascii="Arial" w:eastAsia="Times New Roman" w:hAnsi="Arial" w:cs="Arial"/>
          <w:kern w:val="0"/>
          <w:sz w:val="22"/>
          <w:szCs w:val="22"/>
          <w14:ligatures w14:val="none"/>
        </w:rPr>
      </w:pPr>
    </w:p>
    <w:p w14:paraId="73FA438E" w14:textId="0147E937" w:rsidR="00B46272" w:rsidRDefault="009F08D9" w:rsidP="00B46272">
      <w:pPr>
        <w:spacing w:line="360" w:lineRule="auto"/>
        <w:rPr>
          <w:rFonts w:ascii="Arial" w:hAnsi="Arial" w:cs="Arial"/>
          <w:sz w:val="22"/>
          <w:szCs w:val="22"/>
        </w:rPr>
      </w:pPr>
      <w:r>
        <w:rPr>
          <w:rFonts w:ascii="Arial" w:hAnsi="Arial" w:cs="Arial"/>
          <w:sz w:val="22"/>
          <w:szCs w:val="22"/>
        </w:rPr>
        <w:tab/>
        <w:t xml:space="preserve">In this manuscript we </w:t>
      </w:r>
      <w:r w:rsidR="00F444F7">
        <w:rPr>
          <w:rFonts w:ascii="Arial" w:hAnsi="Arial" w:cs="Arial"/>
          <w:sz w:val="22"/>
          <w:szCs w:val="22"/>
        </w:rPr>
        <w:t>describe the genetic diversity and</w:t>
      </w:r>
      <w:r w:rsidR="004028E5">
        <w:rPr>
          <w:rFonts w:ascii="Arial" w:hAnsi="Arial" w:cs="Arial"/>
          <w:sz w:val="22"/>
          <w:szCs w:val="22"/>
        </w:rPr>
        <w:t xml:space="preserve"> </w:t>
      </w:r>
      <w:r w:rsidR="004028E5" w:rsidRPr="00097DB2">
        <w:rPr>
          <w:rFonts w:ascii="Arial" w:hAnsi="Arial" w:cs="Arial"/>
          <w:sz w:val="22"/>
          <w:szCs w:val="22"/>
        </w:rPr>
        <w:t>evolutionary</w:t>
      </w:r>
      <w:r w:rsidR="004028E5">
        <w:rPr>
          <w:rFonts w:ascii="Arial" w:hAnsi="Arial" w:cs="Arial"/>
          <w:sz w:val="22"/>
          <w:szCs w:val="22"/>
        </w:rPr>
        <w:t xml:space="preserve"> patterns of </w:t>
      </w:r>
      <w:r w:rsidR="00DD515E">
        <w:rPr>
          <w:rFonts w:ascii="Arial" w:hAnsi="Arial" w:cs="Arial"/>
          <w:sz w:val="22"/>
          <w:szCs w:val="22"/>
        </w:rPr>
        <w:t>galbut virus, a</w:t>
      </w:r>
      <w:r>
        <w:rPr>
          <w:rFonts w:ascii="Arial" w:hAnsi="Arial" w:cs="Arial"/>
          <w:sz w:val="22"/>
          <w:szCs w:val="22"/>
        </w:rPr>
        <w:t xml:space="preserve"> </w:t>
      </w:r>
      <w:r w:rsidR="00DD515E">
        <w:rPr>
          <w:rFonts w:ascii="Arial" w:hAnsi="Arial" w:cs="Arial"/>
          <w:sz w:val="22"/>
          <w:szCs w:val="22"/>
        </w:rPr>
        <w:t>ubiquitous</w:t>
      </w:r>
      <w:r w:rsidR="006B13D0">
        <w:rPr>
          <w:rFonts w:ascii="Arial" w:hAnsi="Arial" w:cs="Arial"/>
          <w:sz w:val="22"/>
          <w:szCs w:val="22"/>
        </w:rPr>
        <w:t xml:space="preserve"> persistent</w:t>
      </w:r>
      <w:r w:rsidR="00DD515E">
        <w:rPr>
          <w:rFonts w:ascii="Arial" w:hAnsi="Arial" w:cs="Arial"/>
          <w:sz w:val="22"/>
          <w:szCs w:val="22"/>
        </w:rPr>
        <w:t xml:space="preserve"> </w:t>
      </w:r>
      <w:r>
        <w:rPr>
          <w:rFonts w:ascii="Arial" w:hAnsi="Arial" w:cs="Arial"/>
          <w:sz w:val="22"/>
          <w:szCs w:val="22"/>
        </w:rPr>
        <w:t xml:space="preserve">viral infection of </w:t>
      </w:r>
      <w:r w:rsidRPr="001B7C01">
        <w:rPr>
          <w:rFonts w:ascii="Arial" w:hAnsi="Arial" w:cs="Arial"/>
          <w:i/>
          <w:iCs/>
          <w:sz w:val="22"/>
          <w:szCs w:val="22"/>
        </w:rPr>
        <w:t>D. melanogaster</w:t>
      </w:r>
      <w:sdt>
        <w:sdtPr>
          <w:rPr>
            <w:rFonts w:ascii="Arial" w:hAnsi="Arial" w:cs="Arial"/>
            <w:color w:val="000000"/>
            <w:sz w:val="22"/>
            <w:szCs w:val="22"/>
            <w:vertAlign w:val="superscript"/>
          </w:rPr>
          <w:tag w:val="MENDELEY_CITATION_v3_eyJjaXRhdGlvbklEIjoiTUVOREVMRVlfQ0lUQVRJT05fN2RjM2FmZjUtNzUxOC00NjMwLTk2NWEtNThjYjliZmY2YjMzIiwicHJvcGVydGllcyI6eyJub3RlSW5kZXgiOjB9LCJpc0VkaXRlZCI6ZmFsc2UsIm1hbnVhbE92ZXJyaWRlIjp7ImlzTWFudWFsbHlPdmVycmlkZGVuIjpmYWxzZSwiY2l0ZXByb2NUZXh0IjoiPHN1cD4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
          <w:id w:val="90834438"/>
          <w:placeholder>
            <w:docPart w:val="DefaultPlaceholder_-1854013440"/>
          </w:placeholder>
        </w:sdtPr>
        <w:sdtContent>
          <w:r w:rsidR="00A46342" w:rsidRPr="00A46342">
            <w:rPr>
              <w:rFonts w:ascii="Arial" w:hAnsi="Arial" w:cs="Arial"/>
              <w:color w:val="000000"/>
              <w:sz w:val="22"/>
              <w:szCs w:val="22"/>
              <w:vertAlign w:val="superscript"/>
            </w:rPr>
            <w:t>2</w:t>
          </w:r>
        </w:sdtContent>
      </w:sdt>
      <w:r>
        <w:rPr>
          <w:rFonts w:ascii="Arial" w:hAnsi="Arial" w:cs="Arial"/>
          <w:sz w:val="22"/>
          <w:szCs w:val="22"/>
        </w:rPr>
        <w:t xml:space="preserve">. </w:t>
      </w:r>
      <w:r w:rsidR="006B13D0">
        <w:rPr>
          <w:rFonts w:ascii="Arial" w:hAnsi="Arial" w:cs="Arial"/>
          <w:sz w:val="22"/>
          <w:szCs w:val="22"/>
        </w:rPr>
        <w:t>We screen</w:t>
      </w:r>
      <w:r w:rsidR="00DB6E6D">
        <w:rPr>
          <w:rFonts w:ascii="Arial" w:hAnsi="Arial" w:cs="Arial"/>
          <w:sz w:val="22"/>
          <w:szCs w:val="22"/>
        </w:rPr>
        <w:t>ed 974 f</w:t>
      </w:r>
      <w:r>
        <w:rPr>
          <w:rFonts w:ascii="Arial" w:hAnsi="Arial" w:cs="Arial"/>
          <w:sz w:val="22"/>
          <w:szCs w:val="22"/>
        </w:rPr>
        <w:t>lies from Colorado, Pennsylvania, Maine</w:t>
      </w:r>
      <w:r w:rsidR="004028E5">
        <w:rPr>
          <w:rFonts w:ascii="Arial" w:hAnsi="Arial" w:cs="Arial"/>
          <w:sz w:val="22"/>
          <w:szCs w:val="22"/>
        </w:rPr>
        <w:t>,</w:t>
      </w:r>
      <w:r>
        <w:rPr>
          <w:rFonts w:ascii="Arial" w:hAnsi="Arial" w:cs="Arial"/>
          <w:sz w:val="22"/>
          <w:szCs w:val="22"/>
        </w:rPr>
        <w:t xml:space="preserve"> </w:t>
      </w:r>
      <w:r w:rsidR="00B168F4">
        <w:rPr>
          <w:rFonts w:ascii="Arial" w:hAnsi="Arial" w:cs="Arial"/>
          <w:sz w:val="22"/>
          <w:szCs w:val="22"/>
        </w:rPr>
        <w:t xml:space="preserve">and </w:t>
      </w:r>
      <w:r>
        <w:rPr>
          <w:rFonts w:ascii="Arial" w:hAnsi="Arial" w:cs="Arial"/>
          <w:sz w:val="22"/>
          <w:szCs w:val="22"/>
        </w:rPr>
        <w:t>Ohio</w:t>
      </w:r>
      <w:r w:rsidR="001B7C01">
        <w:rPr>
          <w:rFonts w:ascii="Arial" w:hAnsi="Arial" w:cs="Arial"/>
          <w:sz w:val="22"/>
          <w:szCs w:val="22"/>
        </w:rPr>
        <w:t xml:space="preserve"> for galbut virus</w:t>
      </w:r>
      <w:r w:rsidR="006B13D0">
        <w:rPr>
          <w:rFonts w:ascii="Arial" w:hAnsi="Arial" w:cs="Arial"/>
          <w:sz w:val="22"/>
          <w:szCs w:val="22"/>
        </w:rPr>
        <w:t xml:space="preserve"> RNA</w:t>
      </w:r>
      <w:r w:rsidR="00FC50B9">
        <w:rPr>
          <w:rFonts w:ascii="Arial" w:hAnsi="Arial" w:cs="Arial"/>
          <w:sz w:val="22"/>
          <w:szCs w:val="22"/>
        </w:rPr>
        <w:t xml:space="preserve"> using RT-qPCR</w:t>
      </w:r>
      <w:r>
        <w:rPr>
          <w:rFonts w:ascii="Arial" w:hAnsi="Arial" w:cs="Arial"/>
          <w:sz w:val="22"/>
          <w:szCs w:val="22"/>
        </w:rPr>
        <w:t xml:space="preserve">. </w:t>
      </w:r>
      <w:r w:rsidR="006B13D0">
        <w:rPr>
          <w:rFonts w:ascii="Arial" w:hAnsi="Arial" w:cs="Arial"/>
          <w:sz w:val="22"/>
          <w:szCs w:val="22"/>
        </w:rPr>
        <w:t xml:space="preserve">Galbut </w:t>
      </w:r>
      <w:r w:rsidR="00B46272">
        <w:rPr>
          <w:rFonts w:ascii="Arial" w:hAnsi="Arial" w:cs="Arial"/>
          <w:sz w:val="22"/>
          <w:szCs w:val="22"/>
        </w:rPr>
        <w:t xml:space="preserve">virus prevalence varied from </w:t>
      </w:r>
      <w:r w:rsidR="00DB6E6D">
        <w:rPr>
          <w:rFonts w:ascii="Arial" w:hAnsi="Arial" w:cs="Arial"/>
          <w:sz w:val="22"/>
          <w:szCs w:val="22"/>
        </w:rPr>
        <w:t>3</w:t>
      </w:r>
      <w:r w:rsidR="00B46272">
        <w:rPr>
          <w:rFonts w:ascii="Arial" w:hAnsi="Arial" w:cs="Arial"/>
          <w:sz w:val="22"/>
          <w:szCs w:val="22"/>
        </w:rPr>
        <w:t>3% to 100% across locations (</w:t>
      </w:r>
      <w:r w:rsidR="00B46272" w:rsidRPr="00E97611">
        <w:rPr>
          <w:rFonts w:ascii="Arial" w:hAnsi="Arial" w:cs="Arial"/>
          <w:b/>
          <w:bCs/>
          <w:sz w:val="22"/>
          <w:szCs w:val="22"/>
        </w:rPr>
        <w:t>Fig. 1</w:t>
      </w:r>
      <w:r w:rsidR="00B46272">
        <w:rPr>
          <w:rFonts w:ascii="Arial" w:hAnsi="Arial" w:cs="Arial"/>
          <w:sz w:val="22"/>
          <w:szCs w:val="22"/>
        </w:rPr>
        <w:t xml:space="preserve">). </w:t>
      </w:r>
      <w:r w:rsidR="006B13D0">
        <w:rPr>
          <w:rFonts w:ascii="Arial" w:hAnsi="Arial" w:cs="Arial"/>
          <w:sz w:val="22"/>
          <w:szCs w:val="22"/>
        </w:rPr>
        <w:t>P</w:t>
      </w:r>
      <w:r w:rsidR="00B46272">
        <w:rPr>
          <w:rFonts w:ascii="Arial" w:hAnsi="Arial" w:cs="Arial"/>
          <w:sz w:val="22"/>
          <w:szCs w:val="22"/>
        </w:rPr>
        <w:t>revalence var</w:t>
      </w:r>
      <w:r w:rsidR="006B13D0">
        <w:rPr>
          <w:rFonts w:ascii="Arial" w:hAnsi="Arial" w:cs="Arial"/>
          <w:sz w:val="22"/>
          <w:szCs w:val="22"/>
        </w:rPr>
        <w:t>ied</w:t>
      </w:r>
      <w:r w:rsidR="00B46272">
        <w:rPr>
          <w:rFonts w:ascii="Arial" w:hAnsi="Arial" w:cs="Arial"/>
          <w:sz w:val="22"/>
          <w:szCs w:val="22"/>
        </w:rPr>
        <w:t xml:space="preserve"> as a function of time </w:t>
      </w:r>
      <w:r w:rsidR="00FC50B9">
        <w:rPr>
          <w:rFonts w:ascii="Arial" w:hAnsi="Arial" w:cs="Arial"/>
          <w:sz w:val="22"/>
          <w:szCs w:val="22"/>
        </w:rPr>
        <w:t>and location, but no consistent patterns to explain the fluctuating prevalence were evident</w:t>
      </w:r>
      <w:r w:rsidR="00B46272">
        <w:rPr>
          <w:rFonts w:ascii="Arial" w:hAnsi="Arial" w:cs="Arial"/>
          <w:sz w:val="22"/>
          <w:szCs w:val="22"/>
        </w:rPr>
        <w:t xml:space="preserve"> </w:t>
      </w:r>
      <w:r w:rsidR="00DD515E">
        <w:rPr>
          <w:rFonts w:ascii="Arial" w:hAnsi="Arial" w:cs="Arial"/>
          <w:sz w:val="22"/>
          <w:szCs w:val="22"/>
        </w:rPr>
        <w:t>(</w:t>
      </w:r>
      <w:r w:rsidR="00DD515E" w:rsidRPr="00DD515E">
        <w:rPr>
          <w:rFonts w:ascii="Arial" w:hAnsi="Arial" w:cs="Arial"/>
          <w:b/>
          <w:bCs/>
          <w:sz w:val="22"/>
          <w:szCs w:val="22"/>
        </w:rPr>
        <w:t>Fig. 1</w:t>
      </w:r>
      <w:r w:rsidR="00DD515E">
        <w:rPr>
          <w:rFonts w:ascii="Arial" w:hAnsi="Arial" w:cs="Arial"/>
          <w:sz w:val="22"/>
          <w:szCs w:val="22"/>
        </w:rPr>
        <w:t xml:space="preserve">). </w:t>
      </w:r>
      <w:r w:rsidR="00BB40D7">
        <w:rPr>
          <w:rFonts w:ascii="Arial" w:hAnsi="Arial" w:cs="Arial"/>
          <w:sz w:val="22"/>
          <w:szCs w:val="22"/>
        </w:rPr>
        <w:t>L</w:t>
      </w:r>
      <w:r w:rsidR="003E4BA6">
        <w:rPr>
          <w:rFonts w:ascii="Arial" w:hAnsi="Arial" w:cs="Arial"/>
          <w:sz w:val="22"/>
          <w:szCs w:val="22"/>
        </w:rPr>
        <w:t xml:space="preserve">ongitudinal sampling of more locations could shed light on the factors that </w:t>
      </w:r>
      <w:r w:rsidR="008A0311">
        <w:rPr>
          <w:rFonts w:ascii="Arial" w:hAnsi="Arial" w:cs="Arial"/>
          <w:sz w:val="22"/>
          <w:szCs w:val="22"/>
        </w:rPr>
        <w:t>determine</w:t>
      </w:r>
      <w:r w:rsidR="003E4BA6">
        <w:rPr>
          <w:rFonts w:ascii="Arial" w:hAnsi="Arial" w:cs="Arial"/>
          <w:sz w:val="22"/>
          <w:szCs w:val="22"/>
        </w:rPr>
        <w:t xml:space="preserve"> galbut virus prevalence</w:t>
      </w:r>
      <w:r w:rsidR="00B46272">
        <w:rPr>
          <w:rFonts w:ascii="Arial" w:hAnsi="Arial" w:cs="Arial"/>
          <w:sz w:val="22"/>
          <w:szCs w:val="22"/>
        </w:rPr>
        <w:t xml:space="preserve">. </w:t>
      </w:r>
    </w:p>
    <w:p w14:paraId="05CCA274" w14:textId="77777777" w:rsidR="00B46272" w:rsidRDefault="00B46272" w:rsidP="00B46272">
      <w:pPr>
        <w:spacing w:line="360" w:lineRule="auto"/>
        <w:rPr>
          <w:rFonts w:ascii="Arial" w:hAnsi="Arial" w:cs="Arial"/>
          <w:sz w:val="22"/>
          <w:szCs w:val="22"/>
        </w:rPr>
      </w:pPr>
    </w:p>
    <w:p w14:paraId="3BF76CD7" w14:textId="41DE29E2" w:rsidR="009F08D9" w:rsidRDefault="00DB6E6D" w:rsidP="00B46272">
      <w:pPr>
        <w:spacing w:line="360" w:lineRule="auto"/>
        <w:ind w:firstLine="720"/>
        <w:rPr>
          <w:rFonts w:ascii="Arial" w:hAnsi="Arial" w:cs="Arial"/>
          <w:sz w:val="22"/>
          <w:szCs w:val="22"/>
        </w:rPr>
      </w:pPr>
      <w:r>
        <w:rPr>
          <w:rFonts w:ascii="Arial" w:hAnsi="Arial" w:cs="Arial"/>
          <w:sz w:val="22"/>
          <w:szCs w:val="22"/>
        </w:rPr>
        <w:t xml:space="preserve">One hundred and fifty-five </w:t>
      </w:r>
      <w:r w:rsidR="00B46272">
        <w:rPr>
          <w:rFonts w:ascii="Arial" w:hAnsi="Arial" w:cs="Arial"/>
          <w:sz w:val="22"/>
          <w:szCs w:val="22"/>
        </w:rPr>
        <w:t xml:space="preserve">samples </w:t>
      </w:r>
      <w:r w:rsidR="0056426F">
        <w:rPr>
          <w:rFonts w:ascii="Arial" w:hAnsi="Arial" w:cs="Arial"/>
          <w:sz w:val="22"/>
          <w:szCs w:val="22"/>
        </w:rPr>
        <w:t>were</w:t>
      </w:r>
      <w:r w:rsidR="00DD515E">
        <w:rPr>
          <w:rFonts w:ascii="Arial" w:hAnsi="Arial" w:cs="Arial"/>
          <w:sz w:val="22"/>
          <w:szCs w:val="22"/>
        </w:rPr>
        <w:t xml:space="preserve"> selected for </w:t>
      </w:r>
      <w:r w:rsidR="00B46272">
        <w:rPr>
          <w:rFonts w:ascii="Arial" w:hAnsi="Arial" w:cs="Arial"/>
          <w:sz w:val="22"/>
          <w:szCs w:val="22"/>
        </w:rPr>
        <w:t>recovery of galbut virus sequences</w:t>
      </w:r>
      <w:r w:rsidR="009F08D9">
        <w:rPr>
          <w:rFonts w:ascii="Arial" w:hAnsi="Arial" w:cs="Arial"/>
          <w:sz w:val="22"/>
          <w:szCs w:val="22"/>
        </w:rPr>
        <w:t xml:space="preserve">. </w:t>
      </w:r>
      <w:r w:rsidR="00B46272">
        <w:rPr>
          <w:rFonts w:ascii="Arial" w:hAnsi="Arial" w:cs="Arial"/>
          <w:sz w:val="22"/>
          <w:szCs w:val="22"/>
        </w:rPr>
        <w:t xml:space="preserve">We </w:t>
      </w:r>
      <w:r w:rsidR="002D5116">
        <w:rPr>
          <w:rFonts w:ascii="Arial" w:hAnsi="Arial" w:cs="Arial"/>
          <w:sz w:val="22"/>
          <w:szCs w:val="22"/>
        </w:rPr>
        <w:t>aimed to sample a range of galbut virus diversity</w:t>
      </w:r>
      <w:r w:rsidR="00AB1EBF">
        <w:rPr>
          <w:rFonts w:ascii="Arial" w:hAnsi="Arial" w:cs="Arial"/>
          <w:sz w:val="22"/>
          <w:szCs w:val="22"/>
        </w:rPr>
        <w:t xml:space="preserve">. </w:t>
      </w:r>
      <w:r w:rsidR="00AB1EBF" w:rsidRPr="00DB6E6D">
        <w:rPr>
          <w:rFonts w:ascii="Arial" w:hAnsi="Arial" w:cs="Arial"/>
          <w:sz w:val="22"/>
          <w:szCs w:val="22"/>
        </w:rPr>
        <w:t xml:space="preserve">One-hundred and </w:t>
      </w:r>
      <w:r>
        <w:rPr>
          <w:rFonts w:ascii="Arial" w:hAnsi="Arial" w:cs="Arial"/>
          <w:sz w:val="22"/>
          <w:szCs w:val="22"/>
        </w:rPr>
        <w:t xml:space="preserve">one </w:t>
      </w:r>
      <w:proofErr w:type="gramStart"/>
      <w:r w:rsidR="009F08D9">
        <w:rPr>
          <w:rFonts w:ascii="Arial" w:hAnsi="Arial" w:cs="Arial"/>
          <w:sz w:val="22"/>
          <w:szCs w:val="22"/>
        </w:rPr>
        <w:t>samples</w:t>
      </w:r>
      <w:proofErr w:type="gramEnd"/>
      <w:r w:rsidR="009F08D9">
        <w:rPr>
          <w:rFonts w:ascii="Arial" w:hAnsi="Arial" w:cs="Arial"/>
          <w:sz w:val="22"/>
          <w:szCs w:val="22"/>
        </w:rPr>
        <w:t xml:space="preserve"> </w:t>
      </w:r>
      <w:r w:rsidR="009974D6">
        <w:rPr>
          <w:rFonts w:ascii="Arial" w:hAnsi="Arial" w:cs="Arial"/>
          <w:sz w:val="22"/>
          <w:szCs w:val="22"/>
        </w:rPr>
        <w:t xml:space="preserve">yielded </w:t>
      </w:r>
      <w:r w:rsidR="009F08D9">
        <w:rPr>
          <w:rFonts w:ascii="Arial" w:hAnsi="Arial" w:cs="Arial"/>
          <w:sz w:val="22"/>
          <w:szCs w:val="22"/>
        </w:rPr>
        <w:t xml:space="preserve">coding complete or near complete galbut virus sequences that </w:t>
      </w:r>
      <w:r w:rsidR="0056426F">
        <w:rPr>
          <w:rFonts w:ascii="Arial" w:hAnsi="Arial" w:cs="Arial"/>
          <w:sz w:val="22"/>
          <w:szCs w:val="22"/>
        </w:rPr>
        <w:t xml:space="preserve">in combination </w:t>
      </w:r>
      <w:r w:rsidR="001B7C01">
        <w:rPr>
          <w:rFonts w:ascii="Arial" w:hAnsi="Arial" w:cs="Arial"/>
          <w:sz w:val="22"/>
          <w:szCs w:val="22"/>
        </w:rPr>
        <w:t>with other available sequences</w:t>
      </w:r>
      <w:r w:rsidR="0056426F">
        <w:rPr>
          <w:rFonts w:ascii="Arial" w:hAnsi="Arial" w:cs="Arial"/>
          <w:sz w:val="22"/>
          <w:szCs w:val="22"/>
        </w:rPr>
        <w:t xml:space="preserve"> were used</w:t>
      </w:r>
      <w:r w:rsidR="001B7C01">
        <w:rPr>
          <w:rFonts w:ascii="Arial" w:hAnsi="Arial" w:cs="Arial"/>
          <w:sz w:val="22"/>
          <w:szCs w:val="22"/>
        </w:rPr>
        <w:t xml:space="preserve"> </w:t>
      </w:r>
      <w:r w:rsidR="009F08D9">
        <w:rPr>
          <w:rFonts w:ascii="Arial" w:hAnsi="Arial" w:cs="Arial"/>
          <w:sz w:val="22"/>
          <w:szCs w:val="22"/>
        </w:rPr>
        <w:t xml:space="preserve">to investigate </w:t>
      </w:r>
      <w:r w:rsidR="001B7C01">
        <w:rPr>
          <w:rFonts w:ascii="Arial" w:hAnsi="Arial" w:cs="Arial"/>
          <w:sz w:val="22"/>
          <w:szCs w:val="22"/>
        </w:rPr>
        <w:t>galbut virus</w:t>
      </w:r>
      <w:r w:rsidR="009F08D9">
        <w:rPr>
          <w:rFonts w:ascii="Arial" w:hAnsi="Arial" w:cs="Arial"/>
          <w:sz w:val="22"/>
          <w:szCs w:val="22"/>
        </w:rPr>
        <w:t xml:space="preserve"> diversity</w:t>
      </w:r>
      <w:r w:rsidR="00DD515E">
        <w:rPr>
          <w:rFonts w:ascii="Arial" w:hAnsi="Arial" w:cs="Arial"/>
          <w:sz w:val="22"/>
          <w:szCs w:val="22"/>
        </w:rPr>
        <w:t xml:space="preserve"> and evolution</w:t>
      </w:r>
      <w:r w:rsidR="009F08D9">
        <w:rPr>
          <w:rFonts w:ascii="Arial" w:hAnsi="Arial" w:cs="Arial"/>
          <w:sz w:val="22"/>
          <w:szCs w:val="22"/>
        </w:rPr>
        <w:t xml:space="preserve">. </w:t>
      </w:r>
    </w:p>
    <w:p w14:paraId="4A9253CE" w14:textId="77777777" w:rsidR="003A5CEC" w:rsidRDefault="003A5CEC" w:rsidP="006264D3">
      <w:pPr>
        <w:spacing w:line="360" w:lineRule="auto"/>
        <w:rPr>
          <w:rFonts w:ascii="Arial" w:hAnsi="Arial" w:cs="Arial"/>
          <w:sz w:val="22"/>
          <w:szCs w:val="22"/>
        </w:rPr>
      </w:pPr>
    </w:p>
    <w:p w14:paraId="07F41C33" w14:textId="0CD088BA" w:rsidR="00AE26F5" w:rsidRDefault="003A5CEC" w:rsidP="003A5CEC">
      <w:pPr>
        <w:spacing w:line="360" w:lineRule="auto"/>
        <w:rPr>
          <w:rFonts w:ascii="Arial" w:hAnsi="Arial" w:cs="Arial"/>
          <w:sz w:val="22"/>
          <w:szCs w:val="22"/>
        </w:rPr>
      </w:pPr>
      <w:r>
        <w:rPr>
          <w:rFonts w:ascii="Arial" w:hAnsi="Arial" w:cs="Arial"/>
          <w:sz w:val="22"/>
          <w:szCs w:val="22"/>
        </w:rPr>
        <w:tab/>
      </w:r>
      <w:r w:rsidR="00F34183">
        <w:rPr>
          <w:rFonts w:ascii="Arial" w:hAnsi="Arial" w:cs="Arial"/>
          <w:sz w:val="22"/>
          <w:szCs w:val="22"/>
        </w:rPr>
        <w:t xml:space="preserve">We </w:t>
      </w:r>
      <w:r>
        <w:rPr>
          <w:rFonts w:ascii="Arial" w:hAnsi="Arial" w:cs="Arial"/>
          <w:sz w:val="22"/>
          <w:szCs w:val="22"/>
        </w:rPr>
        <w:t xml:space="preserve">generated maximum likelihood phylogenetic trees to explore galbut virus </w:t>
      </w:r>
      <w:r w:rsidR="00DB6E6D">
        <w:rPr>
          <w:rFonts w:ascii="Arial" w:hAnsi="Arial" w:cs="Arial"/>
          <w:sz w:val="22"/>
          <w:szCs w:val="22"/>
        </w:rPr>
        <w:t>sequence diversity and how they relate to observed phenotypes</w:t>
      </w:r>
      <w:r>
        <w:rPr>
          <w:rFonts w:ascii="Arial" w:hAnsi="Arial" w:cs="Arial"/>
          <w:sz w:val="22"/>
          <w:szCs w:val="22"/>
        </w:rPr>
        <w:t xml:space="preserve">. </w:t>
      </w:r>
      <w:r w:rsidR="009F08D9">
        <w:rPr>
          <w:rFonts w:ascii="Arial" w:hAnsi="Arial" w:cs="Arial"/>
          <w:sz w:val="22"/>
          <w:szCs w:val="22"/>
        </w:rPr>
        <w:t xml:space="preserve">The </w:t>
      </w:r>
      <w:r w:rsidR="001B7C01">
        <w:rPr>
          <w:rFonts w:ascii="Arial" w:hAnsi="Arial" w:cs="Arial"/>
          <w:sz w:val="22"/>
          <w:szCs w:val="22"/>
        </w:rPr>
        <w:t xml:space="preserve">overall </w:t>
      </w:r>
      <w:r w:rsidR="009F08D9">
        <w:rPr>
          <w:rFonts w:ascii="Arial" w:hAnsi="Arial" w:cs="Arial"/>
          <w:sz w:val="22"/>
          <w:szCs w:val="22"/>
        </w:rPr>
        <w:t xml:space="preserve">structure of </w:t>
      </w:r>
      <w:r w:rsidR="001B7C01">
        <w:rPr>
          <w:rFonts w:ascii="Arial" w:hAnsi="Arial" w:cs="Arial"/>
          <w:sz w:val="22"/>
          <w:szCs w:val="22"/>
        </w:rPr>
        <w:t>our trees</w:t>
      </w:r>
      <w:r w:rsidR="009F08D9">
        <w:rPr>
          <w:rFonts w:ascii="Arial" w:hAnsi="Arial" w:cs="Arial"/>
          <w:sz w:val="22"/>
          <w:szCs w:val="22"/>
        </w:rPr>
        <w:t xml:space="preserve"> </w:t>
      </w:r>
      <w:proofErr w:type="gramStart"/>
      <w:r w:rsidR="002D5910">
        <w:rPr>
          <w:rFonts w:ascii="Arial" w:hAnsi="Arial" w:cs="Arial"/>
          <w:sz w:val="22"/>
          <w:szCs w:val="22"/>
        </w:rPr>
        <w:t>were</w:t>
      </w:r>
      <w:proofErr w:type="gramEnd"/>
      <w:r w:rsidR="009F08D9">
        <w:rPr>
          <w:rFonts w:ascii="Arial" w:hAnsi="Arial" w:cs="Arial"/>
          <w:sz w:val="22"/>
          <w:szCs w:val="22"/>
        </w:rPr>
        <w:t xml:space="preserve"> similar to </w:t>
      </w:r>
      <w:r w:rsidR="00AE26F5">
        <w:rPr>
          <w:rFonts w:ascii="Arial" w:hAnsi="Arial" w:cs="Arial"/>
          <w:sz w:val="22"/>
          <w:szCs w:val="22"/>
        </w:rPr>
        <w:t>our</w:t>
      </w:r>
      <w:r w:rsidR="002D5910">
        <w:rPr>
          <w:rFonts w:ascii="Arial" w:hAnsi="Arial" w:cs="Arial"/>
          <w:sz w:val="22"/>
          <w:szCs w:val="22"/>
        </w:rPr>
        <w:t xml:space="preserve"> </w:t>
      </w:r>
      <w:r w:rsidR="009F08D9">
        <w:rPr>
          <w:rFonts w:ascii="Arial" w:hAnsi="Arial" w:cs="Arial"/>
          <w:sz w:val="22"/>
          <w:szCs w:val="22"/>
        </w:rPr>
        <w:t>previous stud</w:t>
      </w:r>
      <w:r w:rsidR="002D5910">
        <w:rPr>
          <w:rFonts w:ascii="Arial" w:hAnsi="Arial" w:cs="Arial"/>
          <w:sz w:val="22"/>
          <w:szCs w:val="22"/>
        </w:rPr>
        <w:t>y</w:t>
      </w:r>
      <w:sdt>
        <w:sdtPr>
          <w:rPr>
            <w:rFonts w:ascii="Arial" w:hAnsi="Arial" w:cs="Arial"/>
            <w:color w:val="000000"/>
            <w:sz w:val="22"/>
            <w:szCs w:val="22"/>
            <w:vertAlign w:val="superscript"/>
          </w:rPr>
          <w:tag w:val="MENDELEY_CITATION_v3_eyJjaXRhdGlvbklEIjoiTUVOREVMRVlfQ0lUQVRJT05fMjVlNmRkYmMtZjUyZi00Nzk4LTk2YmUtNzQyZTkyZWFhN2Rl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307784200"/>
          <w:placeholder>
            <w:docPart w:val="DefaultPlaceholder_-1854013440"/>
          </w:placeholder>
        </w:sdtPr>
        <w:sdtContent>
          <w:r w:rsidR="00A46342" w:rsidRPr="00A46342">
            <w:rPr>
              <w:rFonts w:ascii="Arial" w:hAnsi="Arial" w:cs="Arial"/>
              <w:color w:val="000000"/>
              <w:sz w:val="22"/>
              <w:szCs w:val="22"/>
              <w:vertAlign w:val="superscript"/>
            </w:rPr>
            <w:t>11</w:t>
          </w:r>
        </w:sdtContent>
      </w:sdt>
      <w:r w:rsidR="009F08D9">
        <w:rPr>
          <w:rFonts w:ascii="Arial" w:hAnsi="Arial" w:cs="Arial"/>
          <w:sz w:val="22"/>
          <w:szCs w:val="22"/>
        </w:rPr>
        <w:t xml:space="preserve">. </w:t>
      </w:r>
      <w:r w:rsidR="00DB6E6D">
        <w:rPr>
          <w:rFonts w:ascii="Arial" w:hAnsi="Arial" w:cs="Arial"/>
          <w:sz w:val="22"/>
          <w:szCs w:val="22"/>
        </w:rPr>
        <w:t xml:space="preserve">With the addition of more sequences, we discovered that some clades further subdivided into subclades </w:t>
      </w:r>
      <w:r w:rsidR="00AE26F5">
        <w:rPr>
          <w:rFonts w:ascii="Arial" w:hAnsi="Arial" w:cs="Arial"/>
          <w:sz w:val="22"/>
          <w:szCs w:val="22"/>
        </w:rPr>
        <w:t>(</w:t>
      </w:r>
      <w:r w:rsidR="00AE26F5" w:rsidRPr="00E97611">
        <w:rPr>
          <w:rFonts w:ascii="Arial" w:hAnsi="Arial" w:cs="Arial"/>
          <w:b/>
          <w:bCs/>
          <w:sz w:val="22"/>
          <w:szCs w:val="22"/>
        </w:rPr>
        <w:t>Figs. 4</w:t>
      </w:r>
      <w:r w:rsidR="00DB6E6D">
        <w:rPr>
          <w:rFonts w:ascii="Arial" w:hAnsi="Arial" w:cs="Arial"/>
          <w:b/>
          <w:bCs/>
          <w:sz w:val="22"/>
          <w:szCs w:val="22"/>
        </w:rPr>
        <w:t xml:space="preserve">, 5, </w:t>
      </w:r>
      <w:r w:rsidR="00AE26F5" w:rsidRPr="00E97611">
        <w:rPr>
          <w:rFonts w:ascii="Arial" w:hAnsi="Arial" w:cs="Arial"/>
          <w:b/>
          <w:bCs/>
          <w:sz w:val="22"/>
          <w:szCs w:val="22"/>
        </w:rPr>
        <w:t xml:space="preserve">6 </w:t>
      </w:r>
      <w:r w:rsidR="00DB6E6D">
        <w:rPr>
          <w:rFonts w:ascii="Arial" w:hAnsi="Arial" w:cs="Arial"/>
          <w:b/>
          <w:bCs/>
          <w:sz w:val="22"/>
          <w:szCs w:val="22"/>
        </w:rPr>
        <w:t xml:space="preserve">&amp; 7 and </w:t>
      </w:r>
      <w:r w:rsidR="00AE26F5" w:rsidRPr="00E97611">
        <w:rPr>
          <w:rFonts w:ascii="Arial" w:hAnsi="Arial" w:cs="Arial"/>
          <w:b/>
          <w:bCs/>
          <w:sz w:val="22"/>
          <w:szCs w:val="22"/>
        </w:rPr>
        <w:t xml:space="preserve">Supp. Figs. </w:t>
      </w:r>
      <w:r w:rsidR="006264D3">
        <w:rPr>
          <w:rFonts w:ascii="Arial" w:hAnsi="Arial" w:cs="Arial"/>
          <w:b/>
          <w:bCs/>
          <w:sz w:val="22"/>
          <w:szCs w:val="22"/>
        </w:rPr>
        <w:t xml:space="preserve">1, </w:t>
      </w:r>
      <w:r w:rsidR="00AE26F5" w:rsidRPr="00E97611">
        <w:rPr>
          <w:rFonts w:ascii="Arial" w:hAnsi="Arial" w:cs="Arial"/>
          <w:b/>
          <w:bCs/>
          <w:sz w:val="22"/>
          <w:szCs w:val="22"/>
        </w:rPr>
        <w:t>2</w:t>
      </w:r>
      <w:r w:rsidR="00DB6E6D">
        <w:rPr>
          <w:rFonts w:ascii="Arial" w:hAnsi="Arial" w:cs="Arial"/>
          <w:b/>
          <w:bCs/>
          <w:sz w:val="22"/>
          <w:szCs w:val="22"/>
        </w:rPr>
        <w:t xml:space="preserve">, 3, &amp; </w:t>
      </w:r>
      <w:r w:rsidR="00AE26F5" w:rsidRPr="00E97611">
        <w:rPr>
          <w:rFonts w:ascii="Arial" w:hAnsi="Arial" w:cs="Arial"/>
          <w:b/>
          <w:bCs/>
          <w:sz w:val="22"/>
          <w:szCs w:val="22"/>
        </w:rPr>
        <w:t>4</w:t>
      </w:r>
      <w:r w:rsidR="00AE26F5">
        <w:rPr>
          <w:rFonts w:ascii="Arial" w:hAnsi="Arial" w:cs="Arial"/>
          <w:sz w:val="22"/>
          <w:szCs w:val="22"/>
        </w:rPr>
        <w:t xml:space="preserve">). </w:t>
      </w:r>
      <w:r>
        <w:rPr>
          <w:rFonts w:ascii="Arial" w:hAnsi="Arial" w:cs="Arial"/>
          <w:sz w:val="22"/>
          <w:szCs w:val="22"/>
        </w:rPr>
        <w:t xml:space="preserve">We found that within clades, galbut virus sequence diversity was </w:t>
      </w:r>
      <w:r w:rsidR="00DB6E6D">
        <w:rPr>
          <w:rFonts w:ascii="Arial" w:hAnsi="Arial" w:cs="Arial"/>
          <w:sz w:val="22"/>
          <w:szCs w:val="22"/>
        </w:rPr>
        <w:t xml:space="preserve">relatively </w:t>
      </w:r>
      <w:r>
        <w:rPr>
          <w:rFonts w:ascii="Arial" w:hAnsi="Arial" w:cs="Arial"/>
          <w:sz w:val="22"/>
          <w:szCs w:val="22"/>
        </w:rPr>
        <w:t xml:space="preserve">low with some sequences </w:t>
      </w:r>
      <w:r w:rsidR="002D5116">
        <w:rPr>
          <w:rFonts w:ascii="Arial" w:hAnsi="Arial" w:cs="Arial"/>
          <w:sz w:val="22"/>
          <w:szCs w:val="22"/>
        </w:rPr>
        <w:t xml:space="preserve">sharing </w:t>
      </w:r>
      <w:r>
        <w:rPr>
          <w:rFonts w:ascii="Arial" w:hAnsi="Arial" w:cs="Arial"/>
          <w:sz w:val="22"/>
          <w:szCs w:val="22"/>
        </w:rPr>
        <w:t xml:space="preserve">100% pairwise identity. However, between clades, sequences were more diverse with pairwise identity reaching just 76% between genotypes A and </w:t>
      </w:r>
      <w:r w:rsidRPr="005E70EB">
        <w:rPr>
          <w:rFonts w:ascii="Arial" w:hAnsi="Arial" w:cs="Arial"/>
          <w:i/>
          <w:iCs/>
          <w:sz w:val="22"/>
          <w:szCs w:val="22"/>
        </w:rPr>
        <w:t>D. simulans</w:t>
      </w:r>
      <w:r>
        <w:rPr>
          <w:rFonts w:ascii="Arial" w:hAnsi="Arial" w:cs="Arial"/>
          <w:sz w:val="22"/>
          <w:szCs w:val="22"/>
        </w:rPr>
        <w:t xml:space="preserve">. </w:t>
      </w:r>
      <w:r w:rsidR="00116549">
        <w:rPr>
          <w:rFonts w:ascii="Arial" w:hAnsi="Arial" w:cs="Arial"/>
          <w:sz w:val="22"/>
          <w:szCs w:val="22"/>
        </w:rPr>
        <w:t>Finally, our trees su</w:t>
      </w:r>
      <w:r w:rsidR="00DB6E6D">
        <w:rPr>
          <w:rFonts w:ascii="Arial" w:hAnsi="Arial" w:cs="Arial"/>
          <w:sz w:val="22"/>
          <w:szCs w:val="22"/>
        </w:rPr>
        <w:t>pported the observation</w:t>
      </w:r>
      <w:r w:rsidR="00116549">
        <w:rPr>
          <w:rFonts w:ascii="Arial" w:hAnsi="Arial" w:cs="Arial"/>
          <w:sz w:val="22"/>
          <w:szCs w:val="22"/>
        </w:rPr>
        <w:t xml:space="preserve"> that clade B infections </w:t>
      </w:r>
      <w:r w:rsidR="002D5116">
        <w:rPr>
          <w:rFonts w:ascii="Arial" w:hAnsi="Arial" w:cs="Arial"/>
          <w:sz w:val="22"/>
          <w:szCs w:val="22"/>
        </w:rPr>
        <w:t xml:space="preserve">were </w:t>
      </w:r>
      <w:r w:rsidR="00116549">
        <w:rPr>
          <w:rFonts w:ascii="Arial" w:hAnsi="Arial" w:cs="Arial"/>
          <w:sz w:val="22"/>
          <w:szCs w:val="22"/>
        </w:rPr>
        <w:t xml:space="preserve">not associated with chaq virus. The only samples that had </w:t>
      </w:r>
      <w:r w:rsidR="002D5116">
        <w:rPr>
          <w:rFonts w:ascii="Arial" w:hAnsi="Arial" w:cs="Arial"/>
          <w:sz w:val="22"/>
          <w:szCs w:val="22"/>
        </w:rPr>
        <w:t xml:space="preserve">galbut virus </w:t>
      </w:r>
      <w:r w:rsidR="00116549">
        <w:rPr>
          <w:rFonts w:ascii="Arial" w:hAnsi="Arial" w:cs="Arial"/>
          <w:sz w:val="22"/>
          <w:szCs w:val="22"/>
        </w:rPr>
        <w:t xml:space="preserve">clade B sequences </w:t>
      </w:r>
      <w:r w:rsidR="002D5116">
        <w:rPr>
          <w:rFonts w:ascii="Arial" w:hAnsi="Arial" w:cs="Arial"/>
          <w:sz w:val="22"/>
          <w:szCs w:val="22"/>
        </w:rPr>
        <w:t xml:space="preserve">and chaq virus sequences </w:t>
      </w:r>
      <w:r w:rsidR="00116549">
        <w:rPr>
          <w:rFonts w:ascii="Arial" w:hAnsi="Arial" w:cs="Arial"/>
          <w:sz w:val="22"/>
          <w:szCs w:val="22"/>
        </w:rPr>
        <w:t xml:space="preserve">were also </w:t>
      </w:r>
      <w:r w:rsidR="009865CB">
        <w:rPr>
          <w:rFonts w:ascii="Arial" w:hAnsi="Arial" w:cs="Arial"/>
          <w:sz w:val="22"/>
          <w:szCs w:val="22"/>
        </w:rPr>
        <w:t>co-</w:t>
      </w:r>
      <w:r w:rsidR="00116549">
        <w:rPr>
          <w:rFonts w:ascii="Arial" w:hAnsi="Arial" w:cs="Arial"/>
          <w:sz w:val="22"/>
          <w:szCs w:val="22"/>
        </w:rPr>
        <w:t xml:space="preserve">infected with clade A </w:t>
      </w:r>
      <w:r w:rsidR="004B0BEF">
        <w:rPr>
          <w:rFonts w:ascii="Arial" w:hAnsi="Arial" w:cs="Arial"/>
          <w:sz w:val="22"/>
          <w:szCs w:val="22"/>
        </w:rPr>
        <w:t xml:space="preserve">galbut virus </w:t>
      </w:r>
      <w:r w:rsidR="00116549">
        <w:rPr>
          <w:rFonts w:ascii="Arial" w:hAnsi="Arial" w:cs="Arial"/>
          <w:sz w:val="22"/>
          <w:szCs w:val="22"/>
        </w:rPr>
        <w:t>(</w:t>
      </w:r>
      <w:r w:rsidR="00116549" w:rsidRPr="00E97611">
        <w:rPr>
          <w:rFonts w:ascii="Arial" w:hAnsi="Arial" w:cs="Arial"/>
          <w:b/>
          <w:bCs/>
          <w:sz w:val="22"/>
          <w:szCs w:val="22"/>
        </w:rPr>
        <w:t>Figs. 13</w:t>
      </w:r>
      <w:r w:rsidR="00DB6E6D">
        <w:rPr>
          <w:rFonts w:ascii="Arial" w:hAnsi="Arial" w:cs="Arial"/>
          <w:b/>
          <w:bCs/>
          <w:sz w:val="22"/>
          <w:szCs w:val="22"/>
        </w:rPr>
        <w:t xml:space="preserve">, 14 &amp; </w:t>
      </w:r>
      <w:r w:rsidR="00116549" w:rsidRPr="00E97611">
        <w:rPr>
          <w:rFonts w:ascii="Arial" w:hAnsi="Arial" w:cs="Arial"/>
          <w:b/>
          <w:bCs/>
          <w:sz w:val="22"/>
          <w:szCs w:val="22"/>
        </w:rPr>
        <w:t>15</w:t>
      </w:r>
      <w:r w:rsidR="00116549">
        <w:rPr>
          <w:rFonts w:ascii="Arial" w:hAnsi="Arial" w:cs="Arial"/>
          <w:sz w:val="22"/>
          <w:szCs w:val="22"/>
        </w:rPr>
        <w:t xml:space="preserve">). </w:t>
      </w:r>
    </w:p>
    <w:p w14:paraId="5DF67EB1" w14:textId="77777777" w:rsidR="00AE26F5" w:rsidRDefault="00AE26F5" w:rsidP="003A5CEC">
      <w:pPr>
        <w:spacing w:line="360" w:lineRule="auto"/>
        <w:rPr>
          <w:rFonts w:ascii="Arial" w:hAnsi="Arial" w:cs="Arial"/>
          <w:sz w:val="22"/>
          <w:szCs w:val="22"/>
        </w:rPr>
      </w:pPr>
    </w:p>
    <w:p w14:paraId="44F5E377" w14:textId="1240338B" w:rsidR="00AE26F5" w:rsidRDefault="00A46342" w:rsidP="00A46342">
      <w:pPr>
        <w:spacing w:line="360" w:lineRule="auto"/>
        <w:ind w:firstLine="720"/>
        <w:rPr>
          <w:rFonts w:ascii="Arial" w:hAnsi="Arial" w:cs="Arial"/>
          <w:sz w:val="22"/>
          <w:szCs w:val="22"/>
        </w:rPr>
      </w:pPr>
      <w:r>
        <w:rPr>
          <w:rFonts w:ascii="Arial" w:hAnsi="Arial" w:cs="Arial"/>
          <w:sz w:val="22"/>
          <w:szCs w:val="22"/>
        </w:rPr>
        <w:t xml:space="preserve">How a host jump with a vertically transmitted virus would occur is unclear. </w:t>
      </w:r>
      <w:r w:rsidRPr="006264D3">
        <w:rPr>
          <w:rFonts w:ascii="Arial" w:hAnsi="Arial" w:cs="Arial"/>
          <w:sz w:val="22"/>
          <w:szCs w:val="22"/>
        </w:rPr>
        <w:t>Our</w:t>
      </w:r>
      <w:r>
        <w:rPr>
          <w:rFonts w:ascii="Arial" w:hAnsi="Arial" w:cs="Arial"/>
          <w:sz w:val="22"/>
          <w:szCs w:val="22"/>
        </w:rPr>
        <w:t xml:space="preserve"> trees indicated that the galbut virus </w:t>
      </w:r>
      <w:r w:rsidRPr="006264D3">
        <w:rPr>
          <w:rFonts w:ascii="Arial" w:hAnsi="Arial" w:cs="Arial"/>
          <w:i/>
          <w:iCs/>
          <w:sz w:val="22"/>
          <w:szCs w:val="22"/>
        </w:rPr>
        <w:t>D. simulans</w:t>
      </w:r>
      <w:r>
        <w:rPr>
          <w:rFonts w:ascii="Arial" w:hAnsi="Arial" w:cs="Arial"/>
          <w:sz w:val="22"/>
          <w:szCs w:val="22"/>
        </w:rPr>
        <w:t xml:space="preserve"> clade derived from clade A for RNAs 2, 3 and chaq virus but clade B for RNA 1. Although this could be an artifact of rooting, it is possible that the </w:t>
      </w:r>
      <w:r w:rsidRPr="006264D3">
        <w:rPr>
          <w:rFonts w:ascii="Arial" w:hAnsi="Arial" w:cs="Arial"/>
          <w:i/>
          <w:iCs/>
          <w:sz w:val="22"/>
          <w:szCs w:val="22"/>
        </w:rPr>
        <w:t xml:space="preserve">D. simulans </w:t>
      </w:r>
      <w:r>
        <w:rPr>
          <w:rFonts w:ascii="Arial" w:hAnsi="Arial" w:cs="Arial"/>
          <w:sz w:val="22"/>
          <w:szCs w:val="22"/>
        </w:rPr>
        <w:t xml:space="preserve">clade is the result of reassortment between the two clades. Perhaps there is more successful inbreeding in the wild than </w:t>
      </w:r>
      <w:r w:rsidR="006264D3">
        <w:rPr>
          <w:rFonts w:ascii="Arial" w:hAnsi="Arial" w:cs="Arial"/>
          <w:sz w:val="22"/>
          <w:szCs w:val="22"/>
        </w:rPr>
        <w:t xml:space="preserve">previously </w:t>
      </w:r>
      <w:r>
        <w:rPr>
          <w:rFonts w:ascii="Arial" w:hAnsi="Arial" w:cs="Arial"/>
          <w:sz w:val="22"/>
          <w:szCs w:val="22"/>
        </w:rPr>
        <w:t>thought</w:t>
      </w:r>
      <w:sdt>
        <w:sdtPr>
          <w:rPr>
            <w:rFonts w:ascii="Arial" w:hAnsi="Arial" w:cs="Arial"/>
            <w:color w:val="000000"/>
            <w:sz w:val="22"/>
            <w:szCs w:val="22"/>
            <w:vertAlign w:val="superscript"/>
          </w:rPr>
          <w:tag w:val="MENDELEY_CITATION_v3_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"/>
          <w:id w:val="74247911"/>
          <w:placeholder>
            <w:docPart w:val="DefaultPlaceholder_-1854013440"/>
          </w:placeholder>
        </w:sdtPr>
        <w:sdtContent>
          <w:r w:rsidRPr="00A46342">
            <w:rPr>
              <w:rFonts w:ascii="Arial" w:hAnsi="Arial" w:cs="Arial"/>
              <w:color w:val="000000"/>
              <w:sz w:val="22"/>
              <w:szCs w:val="22"/>
              <w:vertAlign w:val="superscript"/>
            </w:rPr>
            <w:t>22</w:t>
          </w:r>
        </w:sdtContent>
      </w:sdt>
      <w:r w:rsidR="006264D3">
        <w:rPr>
          <w:rFonts w:ascii="Arial" w:hAnsi="Arial" w:cs="Arial"/>
          <w:sz w:val="22"/>
          <w:szCs w:val="22"/>
        </w:rPr>
        <w:t>.</w:t>
      </w:r>
      <w:r>
        <w:rPr>
          <w:rFonts w:ascii="Arial" w:hAnsi="Arial" w:cs="Arial"/>
          <w:sz w:val="22"/>
          <w:szCs w:val="22"/>
        </w:rPr>
        <w:t xml:space="preserve"> </w:t>
      </w:r>
      <w:r w:rsidRPr="00A46342">
        <w:rPr>
          <w:rFonts w:ascii="Arial" w:hAnsi="Arial" w:cs="Arial"/>
          <w:sz w:val="22"/>
          <w:szCs w:val="22"/>
        </w:rPr>
        <w:t xml:space="preserve">An effort to capture and sequence </w:t>
      </w:r>
      <w:r>
        <w:rPr>
          <w:rFonts w:ascii="Arial" w:hAnsi="Arial" w:cs="Arial"/>
          <w:sz w:val="22"/>
          <w:szCs w:val="22"/>
        </w:rPr>
        <w:t>diverse</w:t>
      </w:r>
      <w:r w:rsidRPr="006264D3">
        <w:rPr>
          <w:rFonts w:ascii="Arial" w:hAnsi="Arial" w:cs="Arial"/>
          <w:i/>
          <w:iCs/>
          <w:sz w:val="22"/>
          <w:szCs w:val="22"/>
        </w:rPr>
        <w:t xml:space="preserve"> Drosophila</w:t>
      </w:r>
      <w:r>
        <w:rPr>
          <w:rFonts w:ascii="Arial" w:hAnsi="Arial" w:cs="Arial"/>
          <w:sz w:val="22"/>
          <w:szCs w:val="22"/>
        </w:rPr>
        <w:t xml:space="preserve"> species</w:t>
      </w:r>
      <w:r w:rsidRPr="00A46342">
        <w:rPr>
          <w:rFonts w:ascii="Arial" w:hAnsi="Arial" w:cs="Arial"/>
          <w:i/>
          <w:iCs/>
          <w:sz w:val="22"/>
          <w:szCs w:val="22"/>
        </w:rPr>
        <w:t xml:space="preserve"> </w:t>
      </w:r>
      <w:r w:rsidRPr="00A46342">
        <w:rPr>
          <w:rFonts w:ascii="Arial" w:hAnsi="Arial" w:cs="Arial"/>
          <w:sz w:val="22"/>
          <w:szCs w:val="22"/>
        </w:rPr>
        <w:t xml:space="preserve">from </w:t>
      </w:r>
      <w:r>
        <w:rPr>
          <w:rFonts w:ascii="Arial" w:hAnsi="Arial" w:cs="Arial"/>
          <w:sz w:val="22"/>
          <w:szCs w:val="22"/>
        </w:rPr>
        <w:t>many</w:t>
      </w:r>
      <w:r w:rsidRPr="00A46342">
        <w:rPr>
          <w:rFonts w:ascii="Arial" w:hAnsi="Arial" w:cs="Arial"/>
          <w:sz w:val="22"/>
          <w:szCs w:val="22"/>
        </w:rPr>
        <w:t xml:space="preserve"> regions would expand our knowledge of galbut virus evolution across species.</w:t>
      </w:r>
    </w:p>
    <w:p w14:paraId="22506E64" w14:textId="3C55010B" w:rsidR="00DB6E6D" w:rsidRDefault="009F08D9" w:rsidP="005272EB">
      <w:pPr>
        <w:spacing w:line="360" w:lineRule="auto"/>
        <w:ind w:firstLine="720"/>
        <w:rPr>
          <w:rFonts w:ascii="Arial" w:hAnsi="Arial" w:cs="Arial"/>
          <w:sz w:val="22"/>
          <w:szCs w:val="22"/>
        </w:rPr>
      </w:pPr>
      <w:r>
        <w:rPr>
          <w:rFonts w:ascii="Arial" w:hAnsi="Arial" w:cs="Arial"/>
          <w:sz w:val="22"/>
          <w:szCs w:val="22"/>
        </w:rPr>
        <w:lastRenderedPageBreak/>
        <w:t>There is</w:t>
      </w:r>
      <w:r w:rsidR="00DB6E6D">
        <w:rPr>
          <w:rFonts w:ascii="Arial" w:hAnsi="Arial" w:cs="Arial"/>
          <w:sz w:val="22"/>
          <w:szCs w:val="22"/>
        </w:rPr>
        <w:t xml:space="preserve"> evidence of geographically structured micro-lineages in </w:t>
      </w:r>
      <w:r>
        <w:rPr>
          <w:rFonts w:ascii="Arial" w:hAnsi="Arial" w:cs="Arial"/>
          <w:sz w:val="22"/>
          <w:szCs w:val="22"/>
        </w:rPr>
        <w:t>our trees</w:t>
      </w:r>
      <w:r w:rsidR="00DB6E6D">
        <w:rPr>
          <w:rFonts w:ascii="Arial" w:hAnsi="Arial" w:cs="Arial"/>
          <w:sz w:val="22"/>
          <w:szCs w:val="22"/>
        </w:rPr>
        <w:t xml:space="preserve"> that reflect shared ancestry. For example, a</w:t>
      </w:r>
      <w:r>
        <w:rPr>
          <w:rFonts w:ascii="Arial" w:hAnsi="Arial" w:cs="Arial"/>
          <w:sz w:val="22"/>
          <w:szCs w:val="22"/>
        </w:rPr>
        <w:t xml:space="preserve">ll clade A Pennsylvania </w:t>
      </w:r>
      <w:r w:rsidR="005272EB">
        <w:rPr>
          <w:rFonts w:ascii="Arial" w:hAnsi="Arial" w:cs="Arial"/>
          <w:sz w:val="22"/>
          <w:szCs w:val="22"/>
        </w:rPr>
        <w:t xml:space="preserve">sequences </w:t>
      </w:r>
      <w:r>
        <w:rPr>
          <w:rFonts w:ascii="Arial" w:hAnsi="Arial" w:cs="Arial"/>
          <w:sz w:val="22"/>
          <w:szCs w:val="22"/>
        </w:rPr>
        <w:t>were highly similar</w:t>
      </w:r>
      <w:r w:rsidR="00DB6E6D">
        <w:rPr>
          <w:rFonts w:ascii="Arial" w:hAnsi="Arial" w:cs="Arial"/>
          <w:sz w:val="22"/>
          <w:szCs w:val="22"/>
        </w:rPr>
        <w:t>.</w:t>
      </w:r>
      <w:r>
        <w:rPr>
          <w:rFonts w:ascii="Arial" w:hAnsi="Arial" w:cs="Arial"/>
          <w:sz w:val="22"/>
          <w:szCs w:val="22"/>
        </w:rPr>
        <w:t xml:space="preserve"> </w:t>
      </w:r>
      <w:r w:rsidR="006264D3">
        <w:rPr>
          <w:rFonts w:ascii="Arial" w:hAnsi="Arial" w:cs="Arial"/>
          <w:sz w:val="22"/>
          <w:szCs w:val="22"/>
        </w:rPr>
        <w:t>Samples</w:t>
      </w:r>
      <w:r w:rsidR="00DB6E6D">
        <w:rPr>
          <w:rFonts w:ascii="Arial" w:hAnsi="Arial" w:cs="Arial"/>
          <w:sz w:val="22"/>
          <w:szCs w:val="22"/>
        </w:rPr>
        <w:t xml:space="preserve"> from different locations were also found throughout the trees. Maine sequences showed less evidence of geographic </w:t>
      </w:r>
      <w:r w:rsidR="006264D3">
        <w:rPr>
          <w:rFonts w:ascii="Arial" w:hAnsi="Arial" w:cs="Arial"/>
          <w:sz w:val="22"/>
          <w:szCs w:val="22"/>
        </w:rPr>
        <w:t>isolation</w:t>
      </w:r>
      <w:r w:rsidR="00DB6E6D">
        <w:rPr>
          <w:rFonts w:ascii="Arial" w:hAnsi="Arial" w:cs="Arial"/>
          <w:sz w:val="22"/>
          <w:szCs w:val="22"/>
        </w:rPr>
        <w:t xml:space="preserve"> as these sequences were dispersed throughout the trees. Similarly, the </w:t>
      </w:r>
      <w:r w:rsidR="00DB6E6D" w:rsidRPr="006264D3">
        <w:rPr>
          <w:rFonts w:ascii="Arial" w:hAnsi="Arial" w:cs="Arial"/>
          <w:i/>
          <w:iCs/>
          <w:sz w:val="22"/>
          <w:szCs w:val="22"/>
        </w:rPr>
        <w:t xml:space="preserve">D. melanogaster </w:t>
      </w:r>
      <w:r w:rsidR="00DB6E6D">
        <w:rPr>
          <w:rFonts w:ascii="Arial" w:hAnsi="Arial" w:cs="Arial"/>
          <w:sz w:val="22"/>
          <w:szCs w:val="22"/>
        </w:rPr>
        <w:t>sequences from Australia were not isolated. These sequences were generally clustered together, but several sequences were more similar to sequences from the USA (</w:t>
      </w:r>
      <w:r w:rsidR="00DB6E6D" w:rsidRPr="00E97611">
        <w:rPr>
          <w:rFonts w:ascii="Arial" w:hAnsi="Arial" w:cs="Arial"/>
          <w:b/>
          <w:bCs/>
          <w:sz w:val="22"/>
          <w:szCs w:val="22"/>
        </w:rPr>
        <w:t>Figs. 4</w:t>
      </w:r>
      <w:r w:rsidR="00DB6E6D">
        <w:rPr>
          <w:rFonts w:ascii="Arial" w:hAnsi="Arial" w:cs="Arial"/>
          <w:b/>
          <w:bCs/>
          <w:sz w:val="22"/>
          <w:szCs w:val="22"/>
        </w:rPr>
        <w:t xml:space="preserve">, 5, 6 &amp; </w:t>
      </w:r>
      <w:r w:rsidR="00DB6E6D" w:rsidRPr="00E97611">
        <w:rPr>
          <w:rFonts w:ascii="Arial" w:hAnsi="Arial" w:cs="Arial"/>
          <w:b/>
          <w:bCs/>
          <w:sz w:val="22"/>
          <w:szCs w:val="22"/>
        </w:rPr>
        <w:t>7</w:t>
      </w:r>
      <w:r w:rsidR="00DB6E6D">
        <w:rPr>
          <w:rFonts w:ascii="Arial" w:hAnsi="Arial" w:cs="Arial"/>
          <w:sz w:val="22"/>
          <w:szCs w:val="22"/>
        </w:rPr>
        <w:t xml:space="preserve">). This could reflect the ease with which </w:t>
      </w:r>
      <w:r w:rsidR="00DB6E6D" w:rsidRPr="006264D3">
        <w:rPr>
          <w:rFonts w:ascii="Arial" w:hAnsi="Arial" w:cs="Arial"/>
          <w:i/>
          <w:iCs/>
          <w:sz w:val="22"/>
          <w:szCs w:val="22"/>
        </w:rPr>
        <w:t>D. melanogaster</w:t>
      </w:r>
      <w:r w:rsidR="00DB6E6D">
        <w:rPr>
          <w:rFonts w:ascii="Arial" w:hAnsi="Arial" w:cs="Arial"/>
          <w:sz w:val="22"/>
          <w:szCs w:val="22"/>
        </w:rPr>
        <w:t xml:space="preserve"> moves over large geographic areas as a human commensal</w:t>
      </w:r>
      <w:sdt>
        <w:sdtPr>
          <w:rPr>
            <w:rFonts w:ascii="Arial" w:hAnsi="Arial" w:cs="Arial"/>
            <w:color w:val="000000"/>
            <w:sz w:val="22"/>
            <w:szCs w:val="22"/>
            <w:vertAlign w:val="superscript"/>
          </w:rPr>
          <w:tag w:val="MENDELEY_CITATION_v3_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"/>
          <w:id w:val="788407904"/>
          <w:placeholder>
            <w:docPart w:val="DefaultPlaceholder_-1854013440"/>
          </w:placeholder>
        </w:sdtPr>
        <w:sdtContent>
          <w:r w:rsidR="00A46342" w:rsidRPr="00A46342">
            <w:rPr>
              <w:rFonts w:ascii="Arial" w:hAnsi="Arial" w:cs="Arial"/>
              <w:color w:val="000000"/>
              <w:sz w:val="22"/>
              <w:szCs w:val="22"/>
              <w:vertAlign w:val="superscript"/>
            </w:rPr>
            <w:t>23</w:t>
          </w:r>
        </w:sdtContent>
      </w:sdt>
      <w:r w:rsidR="00DB6E6D">
        <w:rPr>
          <w:rFonts w:ascii="Arial" w:hAnsi="Arial" w:cs="Arial"/>
          <w:sz w:val="22"/>
          <w:szCs w:val="22"/>
        </w:rPr>
        <w:t>.</w:t>
      </w:r>
      <w:r w:rsidR="006264D3">
        <w:rPr>
          <w:rFonts w:ascii="Arial" w:hAnsi="Arial" w:cs="Arial"/>
          <w:sz w:val="22"/>
          <w:szCs w:val="22"/>
        </w:rPr>
        <w:t xml:space="preserve"> It would be interesting to look at the genetic similarity of the host flies. Maybe </w:t>
      </w:r>
      <w:r w:rsidR="00DB6E6D">
        <w:rPr>
          <w:rFonts w:ascii="Arial" w:hAnsi="Arial" w:cs="Arial"/>
          <w:sz w:val="22"/>
          <w:szCs w:val="22"/>
        </w:rPr>
        <w:t>the flies with highly similar galbut virus sequences were more genetically similar to each other than those that were more similar to American sequences.</w:t>
      </w:r>
    </w:p>
    <w:p w14:paraId="6A102DC1" w14:textId="117A4FCA" w:rsidR="005272EB" w:rsidRDefault="005272EB" w:rsidP="006264D3">
      <w:pPr>
        <w:spacing w:line="360" w:lineRule="auto"/>
        <w:ind w:firstLine="720"/>
        <w:rPr>
          <w:rFonts w:ascii="Arial" w:hAnsi="Arial" w:cs="Arial"/>
          <w:sz w:val="22"/>
          <w:szCs w:val="22"/>
        </w:rPr>
      </w:pPr>
    </w:p>
    <w:p w14:paraId="5F512202" w14:textId="6066F6B7" w:rsidR="005272EB" w:rsidRDefault="006F48DB" w:rsidP="00E97611">
      <w:pPr>
        <w:spacing w:line="360" w:lineRule="auto"/>
        <w:ind w:firstLine="720"/>
        <w:rPr>
          <w:rFonts w:ascii="Arial" w:hAnsi="Arial" w:cs="Arial"/>
          <w:sz w:val="22"/>
          <w:szCs w:val="22"/>
        </w:rPr>
      </w:pPr>
      <w:r>
        <w:rPr>
          <w:rFonts w:ascii="Arial" w:hAnsi="Arial" w:cs="Arial"/>
          <w:sz w:val="22"/>
          <w:szCs w:val="22"/>
        </w:rPr>
        <w:t>When we investigated the patterns of diversifying or purifying selection few loci were identified in galbut virus RNA 1, RNA 2 and chaq virus to be under diversifying selection. RNA 3 however had 20 sites of diversifying selection (</w:t>
      </w:r>
      <w:r w:rsidRPr="002D5910">
        <w:rPr>
          <w:rFonts w:ascii="Arial" w:hAnsi="Arial" w:cs="Arial"/>
          <w:b/>
          <w:bCs/>
          <w:sz w:val="22"/>
          <w:szCs w:val="22"/>
        </w:rPr>
        <w:t>Table 2</w:t>
      </w:r>
      <w:r>
        <w:rPr>
          <w:rFonts w:ascii="Arial" w:hAnsi="Arial" w:cs="Arial"/>
          <w:sz w:val="22"/>
          <w:szCs w:val="22"/>
        </w:rPr>
        <w:t xml:space="preserve">). The higher number of diversifying selection sites in RNA 3 </w:t>
      </w:r>
      <w:r w:rsidR="009F08D9">
        <w:rPr>
          <w:rFonts w:ascii="Arial" w:hAnsi="Arial" w:cs="Arial"/>
          <w:sz w:val="22"/>
          <w:szCs w:val="22"/>
        </w:rPr>
        <w:t>likely has to do with its unknown role. Perhaps RNA 3 is involved in the RNA</w:t>
      </w:r>
      <w:r w:rsidR="001B7C01">
        <w:rPr>
          <w:rFonts w:ascii="Arial" w:hAnsi="Arial" w:cs="Arial"/>
          <w:sz w:val="22"/>
          <w:szCs w:val="22"/>
        </w:rPr>
        <w:t xml:space="preserve"> interference</w:t>
      </w:r>
      <w:r w:rsidR="009F08D9">
        <w:rPr>
          <w:rFonts w:ascii="Arial" w:hAnsi="Arial" w:cs="Arial"/>
          <w:sz w:val="22"/>
          <w:szCs w:val="22"/>
        </w:rPr>
        <w:t xml:space="preserve"> response</w:t>
      </w:r>
      <w:r w:rsidR="005246B1">
        <w:rPr>
          <w:rFonts w:ascii="Arial" w:hAnsi="Arial" w:cs="Arial"/>
          <w:sz w:val="22"/>
          <w:szCs w:val="22"/>
        </w:rPr>
        <w:t xml:space="preserve"> and host immune modualtion</w:t>
      </w:r>
      <w:sdt>
        <w:sdtPr>
          <w:rPr>
            <w:rFonts w:ascii="Arial" w:hAnsi="Arial" w:cs="Arial"/>
            <w:color w:val="000000"/>
            <w:sz w:val="22"/>
            <w:szCs w:val="22"/>
            <w:vertAlign w:val="superscript"/>
          </w:rPr>
          <w:tag w:val="MENDELEY_CITATION_v3_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"/>
          <w:id w:val="653341213"/>
          <w:placeholder>
            <w:docPart w:val="DefaultPlaceholder_-1854013440"/>
          </w:placeholder>
        </w:sdtPr>
        <w:sdtContent>
          <w:r w:rsidR="00A46342" w:rsidRPr="00A46342">
            <w:rPr>
              <w:rFonts w:ascii="Arial" w:hAnsi="Arial" w:cs="Arial"/>
              <w:color w:val="000000"/>
              <w:sz w:val="22"/>
              <w:szCs w:val="22"/>
              <w:vertAlign w:val="superscript"/>
            </w:rPr>
            <w:t>24,25</w:t>
          </w:r>
        </w:sdtContent>
      </w:sdt>
      <w:r w:rsidR="009F08D9">
        <w:rPr>
          <w:rFonts w:ascii="Arial" w:hAnsi="Arial" w:cs="Arial"/>
          <w:sz w:val="22"/>
          <w:szCs w:val="22"/>
        </w:rPr>
        <w:t>.</w:t>
      </w:r>
    </w:p>
    <w:p w14:paraId="020BC991" w14:textId="77777777" w:rsidR="009F08D9" w:rsidRDefault="009F08D9" w:rsidP="00081385">
      <w:pPr>
        <w:spacing w:line="360" w:lineRule="auto"/>
        <w:rPr>
          <w:rFonts w:ascii="Arial" w:hAnsi="Arial" w:cs="Arial"/>
          <w:sz w:val="22"/>
          <w:szCs w:val="22"/>
        </w:rPr>
      </w:pPr>
    </w:p>
    <w:p w14:paraId="72EF8E0C" w14:textId="57C18D4E" w:rsidR="009F08D9" w:rsidRDefault="009F08D9" w:rsidP="00081385">
      <w:pPr>
        <w:spacing w:line="360" w:lineRule="auto"/>
        <w:rPr>
          <w:rFonts w:ascii="Arial" w:hAnsi="Arial" w:cs="Arial"/>
          <w:sz w:val="22"/>
          <w:szCs w:val="22"/>
        </w:rPr>
      </w:pPr>
      <w:r>
        <w:rPr>
          <w:rFonts w:ascii="Arial" w:hAnsi="Arial" w:cs="Arial"/>
          <w:sz w:val="22"/>
          <w:szCs w:val="22"/>
        </w:rPr>
        <w:tab/>
      </w:r>
      <w:r w:rsidR="00116549">
        <w:rPr>
          <w:rFonts w:ascii="Arial" w:hAnsi="Arial" w:cs="Arial"/>
          <w:sz w:val="22"/>
          <w:szCs w:val="22"/>
        </w:rPr>
        <w:t>Our RT-qPCR data suggested that there were low and high infection phenotypes. When we investigated this with the sequencing data, we saw that genotype A infections did replicate to higher levels but that there were genotype A infections at low levels (</w:t>
      </w:r>
      <w:r w:rsidR="00116549" w:rsidRPr="00E97611">
        <w:rPr>
          <w:rFonts w:ascii="Arial" w:hAnsi="Arial" w:cs="Arial"/>
          <w:b/>
          <w:bCs/>
          <w:sz w:val="22"/>
          <w:szCs w:val="22"/>
        </w:rPr>
        <w:t>Fig. 9</w:t>
      </w:r>
      <w:r w:rsidR="00505B29">
        <w:rPr>
          <w:rFonts w:ascii="Arial" w:hAnsi="Arial" w:cs="Arial"/>
          <w:b/>
          <w:bCs/>
          <w:sz w:val="22"/>
          <w:szCs w:val="22"/>
        </w:rPr>
        <w:t>A</w:t>
      </w:r>
      <w:r w:rsidR="00116549">
        <w:rPr>
          <w:rFonts w:ascii="Arial" w:hAnsi="Arial" w:cs="Arial"/>
          <w:sz w:val="22"/>
          <w:szCs w:val="22"/>
        </w:rPr>
        <w:t xml:space="preserve">). </w:t>
      </w:r>
      <w:r w:rsidR="00DB6E6D">
        <w:rPr>
          <w:rFonts w:ascii="Arial" w:hAnsi="Arial" w:cs="Arial"/>
          <w:sz w:val="22"/>
          <w:szCs w:val="22"/>
        </w:rPr>
        <w:t>Investigation into these low</w:t>
      </w:r>
      <w:r w:rsidR="006264D3">
        <w:rPr>
          <w:rFonts w:ascii="Arial" w:hAnsi="Arial" w:cs="Arial"/>
          <w:sz w:val="22"/>
          <w:szCs w:val="22"/>
        </w:rPr>
        <w:t>-</w:t>
      </w:r>
      <w:r w:rsidR="00DB6E6D">
        <w:rPr>
          <w:rFonts w:ascii="Arial" w:hAnsi="Arial" w:cs="Arial"/>
          <w:sz w:val="22"/>
          <w:szCs w:val="22"/>
        </w:rPr>
        <w:t xml:space="preserve">level infections did not reveal any easily defined characteristics that could explain this phenotype. </w:t>
      </w:r>
      <w:r w:rsidR="00116549">
        <w:rPr>
          <w:rFonts w:ascii="Arial" w:hAnsi="Arial" w:cs="Arial"/>
          <w:sz w:val="22"/>
          <w:szCs w:val="22"/>
        </w:rPr>
        <w:t xml:space="preserve">When we </w:t>
      </w:r>
      <w:r w:rsidR="00DB6E6D">
        <w:rPr>
          <w:rFonts w:ascii="Arial" w:hAnsi="Arial" w:cs="Arial"/>
          <w:sz w:val="22"/>
          <w:szCs w:val="22"/>
        </w:rPr>
        <w:t xml:space="preserve">specifically </w:t>
      </w:r>
      <w:r w:rsidR="00116549">
        <w:rPr>
          <w:rFonts w:ascii="Arial" w:hAnsi="Arial" w:cs="Arial"/>
          <w:sz w:val="22"/>
          <w:szCs w:val="22"/>
        </w:rPr>
        <w:t>asked whether cha</w:t>
      </w:r>
      <w:r w:rsidR="00DB6E6D">
        <w:rPr>
          <w:rFonts w:ascii="Arial" w:hAnsi="Arial" w:cs="Arial"/>
          <w:sz w:val="22"/>
          <w:szCs w:val="22"/>
        </w:rPr>
        <w:t>q</w:t>
      </w:r>
      <w:r w:rsidR="00116549">
        <w:rPr>
          <w:rFonts w:ascii="Arial" w:hAnsi="Arial" w:cs="Arial"/>
          <w:sz w:val="22"/>
          <w:szCs w:val="22"/>
        </w:rPr>
        <w:t xml:space="preserve"> virus infection could explain the low- and high- infection levels in genotype A we found that chaq virus presence did not impact galbut virus replication level (</w:t>
      </w:r>
      <w:r w:rsidR="00116549" w:rsidRPr="00E97611">
        <w:rPr>
          <w:rFonts w:ascii="Arial" w:hAnsi="Arial" w:cs="Arial"/>
          <w:b/>
          <w:bCs/>
          <w:sz w:val="22"/>
          <w:szCs w:val="22"/>
        </w:rPr>
        <w:t>Fig. 9B</w:t>
      </w:r>
      <w:r w:rsidR="00116549">
        <w:rPr>
          <w:rFonts w:ascii="Arial" w:hAnsi="Arial" w:cs="Arial"/>
          <w:sz w:val="22"/>
          <w:szCs w:val="22"/>
        </w:rPr>
        <w:t xml:space="preserve">). </w:t>
      </w:r>
      <w:r w:rsidR="00DB6E6D">
        <w:rPr>
          <w:rFonts w:ascii="Arial" w:hAnsi="Arial" w:cs="Arial"/>
          <w:sz w:val="22"/>
          <w:szCs w:val="22"/>
        </w:rPr>
        <w:t xml:space="preserve">All clade A samples that did not have chaq virus exhibited a mid-level infection phenotype similar to clade B infection levels. </w:t>
      </w:r>
      <w:r w:rsidR="00A46342">
        <w:rPr>
          <w:rFonts w:ascii="Arial" w:hAnsi="Arial" w:cs="Arial"/>
          <w:sz w:val="22"/>
          <w:szCs w:val="22"/>
        </w:rPr>
        <w:t>Perhaps chaq virus is a satellite virus that plays a role in modulating infection levels of galbut virus</w:t>
      </w:r>
      <w:sdt>
        <w:sdtPr>
          <w:rPr>
            <w:rFonts w:ascii="Arial" w:hAnsi="Arial" w:cs="Arial"/>
            <w:color w:val="000000"/>
            <w:sz w:val="22"/>
            <w:szCs w:val="22"/>
            <w:vertAlign w:val="superscript"/>
          </w:rPr>
          <w:tag w:val="MENDELEY_CITATION_v3_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"/>
          <w:id w:val="-448701196"/>
          <w:placeholder>
            <w:docPart w:val="DefaultPlaceholder_-1854013440"/>
          </w:placeholder>
        </w:sdtPr>
        <w:sdtContent>
          <w:r w:rsidR="00A46342" w:rsidRPr="00A46342">
            <w:rPr>
              <w:rFonts w:ascii="Arial" w:hAnsi="Arial" w:cs="Arial"/>
              <w:color w:val="000000"/>
              <w:sz w:val="22"/>
              <w:szCs w:val="22"/>
              <w:vertAlign w:val="superscript"/>
            </w:rPr>
            <w:t>26,27</w:t>
          </w:r>
        </w:sdtContent>
      </w:sdt>
      <w:r w:rsidR="00A46342">
        <w:rPr>
          <w:rFonts w:ascii="Arial" w:hAnsi="Arial" w:cs="Arial"/>
          <w:sz w:val="22"/>
          <w:szCs w:val="22"/>
        </w:rPr>
        <w:t>.</w:t>
      </w:r>
    </w:p>
    <w:p w14:paraId="02EAE11B" w14:textId="77777777" w:rsidR="009F08D9" w:rsidRDefault="009F08D9" w:rsidP="00081385">
      <w:pPr>
        <w:spacing w:line="360" w:lineRule="auto"/>
        <w:rPr>
          <w:rFonts w:ascii="Arial" w:hAnsi="Arial" w:cs="Arial"/>
          <w:sz w:val="22"/>
          <w:szCs w:val="22"/>
        </w:rPr>
      </w:pPr>
    </w:p>
    <w:p w14:paraId="6A9E592A" w14:textId="58251FF1" w:rsidR="00081385" w:rsidRDefault="009F08D9" w:rsidP="00081385">
      <w:pPr>
        <w:spacing w:line="360" w:lineRule="auto"/>
        <w:rPr>
          <w:rFonts w:ascii="Arial" w:hAnsi="Arial" w:cs="Arial"/>
          <w:sz w:val="22"/>
          <w:szCs w:val="22"/>
        </w:rPr>
      </w:pPr>
      <w:r>
        <w:rPr>
          <w:rFonts w:ascii="Arial" w:hAnsi="Arial" w:cs="Arial"/>
          <w:sz w:val="22"/>
          <w:szCs w:val="22"/>
        </w:rPr>
        <w:tab/>
      </w:r>
      <w:r w:rsidR="00CD3813">
        <w:rPr>
          <w:rFonts w:ascii="Arial" w:hAnsi="Arial" w:cs="Arial"/>
          <w:sz w:val="22"/>
          <w:szCs w:val="22"/>
        </w:rPr>
        <w:t xml:space="preserve">We found evidence of galbut virus coinfection in </w:t>
      </w:r>
      <w:r w:rsidR="00505B29">
        <w:rPr>
          <w:rFonts w:ascii="Arial" w:hAnsi="Arial" w:cs="Arial"/>
          <w:sz w:val="22"/>
          <w:szCs w:val="22"/>
        </w:rPr>
        <w:t>33</w:t>
      </w:r>
      <w:r w:rsidR="00CD3813">
        <w:rPr>
          <w:rFonts w:ascii="Arial" w:hAnsi="Arial" w:cs="Arial"/>
          <w:sz w:val="22"/>
          <w:szCs w:val="22"/>
        </w:rPr>
        <w:t xml:space="preserve">% of flies. </w:t>
      </w:r>
      <w:r w:rsidR="00505B29">
        <w:rPr>
          <w:rFonts w:ascii="Arial" w:hAnsi="Arial" w:cs="Arial"/>
          <w:sz w:val="22"/>
          <w:szCs w:val="22"/>
        </w:rPr>
        <w:t>Only two</w:t>
      </w:r>
      <w:r w:rsidR="00CD3813">
        <w:rPr>
          <w:rFonts w:ascii="Arial" w:hAnsi="Arial" w:cs="Arial"/>
          <w:sz w:val="22"/>
          <w:szCs w:val="22"/>
        </w:rPr>
        <w:t xml:space="preserve"> of these cases correspond</w:t>
      </w:r>
      <w:r w:rsidR="00671A81">
        <w:rPr>
          <w:rFonts w:ascii="Arial" w:hAnsi="Arial" w:cs="Arial"/>
          <w:sz w:val="22"/>
          <w:szCs w:val="22"/>
        </w:rPr>
        <w:t>ed</w:t>
      </w:r>
      <w:r w:rsidR="00CD3813">
        <w:rPr>
          <w:rFonts w:ascii="Arial" w:hAnsi="Arial" w:cs="Arial"/>
          <w:sz w:val="22"/>
          <w:szCs w:val="22"/>
        </w:rPr>
        <w:t xml:space="preserve"> to simple co-infection by 2 viruses (2 sets of 3 segments). Instead,</w:t>
      </w:r>
      <w:r w:rsidR="00505B29">
        <w:rPr>
          <w:rFonts w:ascii="Arial" w:hAnsi="Arial" w:cs="Arial"/>
          <w:sz w:val="22"/>
          <w:szCs w:val="22"/>
        </w:rPr>
        <w:t xml:space="preserve"> coinfections were generally based on segment. RNA 3 was the most common segment to be present as more than one distinct sequence. </w:t>
      </w:r>
      <w:r w:rsidR="009757C3">
        <w:rPr>
          <w:rFonts w:ascii="Arial" w:hAnsi="Arial" w:cs="Arial"/>
          <w:sz w:val="22"/>
          <w:szCs w:val="22"/>
        </w:rPr>
        <w:t>I</w:t>
      </w:r>
      <w:r w:rsidR="00505B29">
        <w:rPr>
          <w:rFonts w:ascii="Arial" w:hAnsi="Arial" w:cs="Arial"/>
          <w:sz w:val="22"/>
          <w:szCs w:val="22"/>
        </w:rPr>
        <w:t xml:space="preserve">t is possible the </w:t>
      </w:r>
      <w:r w:rsidR="00826870">
        <w:rPr>
          <w:rFonts w:ascii="Arial" w:hAnsi="Arial" w:cs="Arial"/>
          <w:sz w:val="22"/>
          <w:szCs w:val="22"/>
        </w:rPr>
        <w:t xml:space="preserve">maintaining multiple </w:t>
      </w:r>
      <w:r w:rsidR="00505B29">
        <w:rPr>
          <w:rFonts w:ascii="Arial" w:hAnsi="Arial" w:cs="Arial"/>
          <w:sz w:val="22"/>
          <w:szCs w:val="22"/>
        </w:rPr>
        <w:t xml:space="preserve">RNA 3 </w:t>
      </w:r>
      <w:r w:rsidR="00826870">
        <w:rPr>
          <w:rFonts w:ascii="Arial" w:hAnsi="Arial" w:cs="Arial"/>
          <w:sz w:val="22"/>
          <w:szCs w:val="22"/>
        </w:rPr>
        <w:t xml:space="preserve">genotypes in a single infection </w:t>
      </w:r>
      <w:r w:rsidR="0043081D">
        <w:rPr>
          <w:rFonts w:ascii="Arial" w:hAnsi="Arial" w:cs="Arial"/>
          <w:sz w:val="22"/>
          <w:szCs w:val="22"/>
        </w:rPr>
        <w:t xml:space="preserve">confers some kind of advantage, perhaps related to counteracting immune factors. Alternatively, molecular details of how the different RNA segments are replicated or </w:t>
      </w:r>
      <w:r w:rsidR="0043081D">
        <w:rPr>
          <w:rFonts w:ascii="Arial" w:hAnsi="Arial" w:cs="Arial"/>
          <w:sz w:val="22"/>
          <w:szCs w:val="22"/>
        </w:rPr>
        <w:lastRenderedPageBreak/>
        <w:t>transmitted may contribute to preferential persistence of RNA 3</w:t>
      </w:r>
      <w:r w:rsidR="009757C3">
        <w:rPr>
          <w:rFonts w:ascii="Arial" w:hAnsi="Arial" w:cs="Arial"/>
          <w:sz w:val="22"/>
          <w:szCs w:val="22"/>
        </w:rPr>
        <w:t xml:space="preserve">. </w:t>
      </w:r>
      <w:r w:rsidR="00505B29">
        <w:rPr>
          <w:rFonts w:ascii="Arial" w:hAnsi="Arial" w:cs="Arial"/>
          <w:sz w:val="22"/>
          <w:szCs w:val="22"/>
        </w:rPr>
        <w:t>RNA 2 and chaq virus were the next most common</w:t>
      </w:r>
      <w:r w:rsidR="009757C3">
        <w:rPr>
          <w:rFonts w:ascii="Arial" w:hAnsi="Arial" w:cs="Arial"/>
          <w:sz w:val="22"/>
          <w:szCs w:val="22"/>
        </w:rPr>
        <w:t>. M</w:t>
      </w:r>
      <w:r w:rsidR="00505B29">
        <w:rPr>
          <w:rFonts w:ascii="Arial" w:hAnsi="Arial" w:cs="Arial"/>
          <w:sz w:val="22"/>
          <w:szCs w:val="22"/>
        </w:rPr>
        <w:t>ultiple RNA 1 segments were only found in complete coinfections</w:t>
      </w:r>
      <w:r w:rsidR="001055B7">
        <w:rPr>
          <w:rFonts w:ascii="Arial" w:hAnsi="Arial" w:cs="Arial"/>
          <w:sz w:val="22"/>
          <w:szCs w:val="22"/>
        </w:rPr>
        <w:t xml:space="preserve"> (</w:t>
      </w:r>
      <w:r w:rsidR="001055B7" w:rsidRPr="001055B7">
        <w:rPr>
          <w:rFonts w:ascii="Arial" w:hAnsi="Arial" w:cs="Arial"/>
          <w:b/>
          <w:bCs/>
          <w:sz w:val="22"/>
          <w:szCs w:val="22"/>
        </w:rPr>
        <w:t>Fig. 3</w:t>
      </w:r>
      <w:r w:rsidR="001055B7">
        <w:rPr>
          <w:rFonts w:ascii="Arial" w:hAnsi="Arial" w:cs="Arial"/>
          <w:sz w:val="22"/>
          <w:szCs w:val="22"/>
        </w:rPr>
        <w:t>)</w:t>
      </w:r>
      <w:r w:rsidRPr="00081385">
        <w:rPr>
          <w:rFonts w:ascii="Arial" w:hAnsi="Arial" w:cs="Arial"/>
          <w:sz w:val="22"/>
          <w:szCs w:val="22"/>
        </w:rPr>
        <w:t xml:space="preserve">. </w:t>
      </w:r>
    </w:p>
    <w:p w14:paraId="7366C801" w14:textId="77777777" w:rsidR="00081385" w:rsidRDefault="00081385" w:rsidP="00081385">
      <w:pPr>
        <w:spacing w:line="360" w:lineRule="auto"/>
        <w:rPr>
          <w:rFonts w:ascii="Arial" w:hAnsi="Arial" w:cs="Arial"/>
          <w:sz w:val="22"/>
          <w:szCs w:val="22"/>
        </w:rPr>
      </w:pPr>
    </w:p>
    <w:p w14:paraId="4E84BB0C" w14:textId="6906D23C" w:rsidR="00081385" w:rsidRDefault="00081385" w:rsidP="00081385">
      <w:pPr>
        <w:spacing w:line="360" w:lineRule="auto"/>
        <w:rPr>
          <w:rFonts w:ascii="Arial" w:hAnsi="Arial" w:cs="Arial"/>
          <w:sz w:val="22"/>
          <w:szCs w:val="22"/>
        </w:rPr>
      </w:pPr>
      <w:r>
        <w:rPr>
          <w:rFonts w:ascii="Arial" w:hAnsi="Arial" w:cs="Arial"/>
          <w:sz w:val="22"/>
          <w:szCs w:val="22"/>
        </w:rPr>
        <w:tab/>
      </w:r>
      <w:r w:rsidR="00CD3813">
        <w:rPr>
          <w:rFonts w:ascii="Arial" w:hAnsi="Arial" w:cs="Arial"/>
          <w:sz w:val="22"/>
          <w:szCs w:val="22"/>
        </w:rPr>
        <w:t>We identified evidence that galbut virus</w:t>
      </w:r>
      <w:r w:rsidR="0028780E">
        <w:rPr>
          <w:rFonts w:ascii="Arial" w:hAnsi="Arial" w:cs="Arial"/>
          <w:sz w:val="22"/>
          <w:szCs w:val="22"/>
        </w:rPr>
        <w:t>, like other segmented viruses</w:t>
      </w:r>
      <w:r w:rsidR="00CD3813">
        <w:rPr>
          <w:rFonts w:ascii="Arial" w:hAnsi="Arial" w:cs="Arial"/>
          <w:sz w:val="22"/>
          <w:szCs w:val="22"/>
        </w:rPr>
        <w:t xml:space="preserve"> reassorts</w:t>
      </w:r>
      <w:sdt>
        <w:sdtPr>
          <w:rPr>
            <w:rFonts w:ascii="Arial" w:hAnsi="Arial" w:cs="Arial"/>
            <w:color w:val="000000"/>
            <w:sz w:val="22"/>
            <w:szCs w:val="22"/>
            <w:vertAlign w:val="superscript"/>
          </w:rPr>
          <w:tag w:val="MENDELEY_CITATION_v3_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"/>
          <w:id w:val="930708362"/>
          <w:placeholder>
            <w:docPart w:val="DefaultPlaceholder_-1854013440"/>
          </w:placeholder>
        </w:sdtPr>
        <w:sdtContent>
          <w:r w:rsidR="00A46342" w:rsidRPr="00A46342">
            <w:rPr>
              <w:rFonts w:ascii="Arial" w:hAnsi="Arial" w:cs="Arial"/>
              <w:color w:val="000000"/>
              <w:sz w:val="22"/>
              <w:szCs w:val="22"/>
              <w:vertAlign w:val="superscript"/>
            </w:rPr>
            <w:t>21,28</w:t>
          </w:r>
        </w:sdtContent>
      </w:sdt>
      <w:r w:rsidR="00CD3813">
        <w:rPr>
          <w:rFonts w:ascii="Arial" w:hAnsi="Arial" w:cs="Arial"/>
          <w:sz w:val="22"/>
          <w:szCs w:val="22"/>
        </w:rPr>
        <w:t xml:space="preserve">. </w:t>
      </w:r>
      <w:r w:rsidRPr="00081385">
        <w:rPr>
          <w:rFonts w:ascii="Arial" w:hAnsi="Arial" w:cs="Arial"/>
          <w:sz w:val="22"/>
          <w:szCs w:val="22"/>
        </w:rPr>
        <w:t xml:space="preserve">In all cases </w:t>
      </w:r>
      <w:r w:rsidR="001B7C01">
        <w:rPr>
          <w:rFonts w:ascii="Arial" w:hAnsi="Arial" w:cs="Arial"/>
          <w:sz w:val="22"/>
          <w:szCs w:val="22"/>
        </w:rPr>
        <w:t>of potential</w:t>
      </w:r>
      <w:r w:rsidRPr="00081385">
        <w:rPr>
          <w:rFonts w:ascii="Arial" w:hAnsi="Arial" w:cs="Arial"/>
          <w:sz w:val="22"/>
          <w:szCs w:val="22"/>
        </w:rPr>
        <w:t xml:space="preserve"> reassortment between genotypes, there </w:t>
      </w:r>
      <w:r w:rsidR="001B7C01">
        <w:rPr>
          <w:rFonts w:ascii="Arial" w:hAnsi="Arial" w:cs="Arial"/>
          <w:sz w:val="22"/>
          <w:szCs w:val="22"/>
        </w:rPr>
        <w:t>was coinfection of both clades</w:t>
      </w:r>
      <w:r w:rsidR="00C80F67">
        <w:rPr>
          <w:rFonts w:ascii="Arial" w:hAnsi="Arial" w:cs="Arial"/>
          <w:sz w:val="22"/>
          <w:szCs w:val="22"/>
        </w:rPr>
        <w:t xml:space="preserve"> (</w:t>
      </w:r>
      <w:r w:rsidR="00C80F67" w:rsidRPr="00C80F67">
        <w:rPr>
          <w:rFonts w:ascii="Arial" w:hAnsi="Arial" w:cs="Arial"/>
          <w:b/>
          <w:bCs/>
          <w:sz w:val="22"/>
          <w:szCs w:val="22"/>
        </w:rPr>
        <w:t>Fig</w:t>
      </w:r>
      <w:r w:rsidR="0028780E">
        <w:rPr>
          <w:rFonts w:ascii="Arial" w:hAnsi="Arial" w:cs="Arial"/>
          <w:b/>
          <w:bCs/>
          <w:sz w:val="22"/>
          <w:szCs w:val="22"/>
        </w:rPr>
        <w:t>s</w:t>
      </w:r>
      <w:r w:rsidR="00C80F67" w:rsidRPr="00C80F67">
        <w:rPr>
          <w:rFonts w:ascii="Arial" w:hAnsi="Arial" w:cs="Arial"/>
          <w:b/>
          <w:bCs/>
          <w:sz w:val="22"/>
          <w:szCs w:val="22"/>
        </w:rPr>
        <w:t xml:space="preserve">. </w:t>
      </w:r>
      <w:r w:rsidR="0028780E">
        <w:rPr>
          <w:rFonts w:ascii="Arial" w:hAnsi="Arial" w:cs="Arial"/>
          <w:b/>
          <w:bCs/>
          <w:sz w:val="22"/>
          <w:szCs w:val="22"/>
        </w:rPr>
        <w:t>10</w:t>
      </w:r>
      <w:r w:rsidR="00DB6E6D">
        <w:rPr>
          <w:rFonts w:ascii="Arial" w:hAnsi="Arial" w:cs="Arial"/>
          <w:b/>
          <w:bCs/>
          <w:sz w:val="22"/>
          <w:szCs w:val="22"/>
        </w:rPr>
        <w:t xml:space="preserve">, 11, 12, 13, 14 &amp; </w:t>
      </w:r>
      <w:r w:rsidR="00C80F67" w:rsidRPr="00C80F67">
        <w:rPr>
          <w:rFonts w:ascii="Arial" w:hAnsi="Arial" w:cs="Arial"/>
          <w:b/>
          <w:bCs/>
          <w:sz w:val="22"/>
          <w:szCs w:val="22"/>
        </w:rPr>
        <w:t>1</w:t>
      </w:r>
      <w:r w:rsidR="0028780E">
        <w:rPr>
          <w:rFonts w:ascii="Arial" w:hAnsi="Arial" w:cs="Arial"/>
          <w:b/>
          <w:bCs/>
          <w:sz w:val="22"/>
          <w:szCs w:val="22"/>
        </w:rPr>
        <w:t>5</w:t>
      </w:r>
      <w:r w:rsidR="00C80F67">
        <w:rPr>
          <w:rFonts w:ascii="Arial" w:hAnsi="Arial" w:cs="Arial"/>
          <w:sz w:val="22"/>
          <w:szCs w:val="22"/>
        </w:rPr>
        <w:t>)</w:t>
      </w:r>
      <w:r w:rsidRPr="00081385">
        <w:rPr>
          <w:rFonts w:ascii="Arial" w:hAnsi="Arial" w:cs="Arial"/>
          <w:sz w:val="22"/>
          <w:szCs w:val="22"/>
        </w:rPr>
        <w:t>. Infections like this do suggest that replication of s</w:t>
      </w:r>
      <w:r>
        <w:rPr>
          <w:rFonts w:ascii="Arial" w:hAnsi="Arial" w:cs="Arial"/>
          <w:sz w:val="22"/>
          <w:szCs w:val="22"/>
        </w:rPr>
        <w:t>egments</w:t>
      </w:r>
      <w:r w:rsidRPr="00081385">
        <w:rPr>
          <w:rFonts w:ascii="Arial" w:hAnsi="Arial" w:cs="Arial"/>
          <w:sz w:val="22"/>
          <w:szCs w:val="22"/>
        </w:rPr>
        <w:t xml:space="preserve"> does not require all se</w:t>
      </w:r>
      <w:r>
        <w:rPr>
          <w:rFonts w:ascii="Arial" w:hAnsi="Arial" w:cs="Arial"/>
          <w:sz w:val="22"/>
          <w:szCs w:val="22"/>
        </w:rPr>
        <w:t>quences to</w:t>
      </w:r>
      <w:r w:rsidRPr="00081385">
        <w:rPr>
          <w:rFonts w:ascii="Arial" w:hAnsi="Arial" w:cs="Arial"/>
          <w:sz w:val="22"/>
          <w:szCs w:val="22"/>
        </w:rPr>
        <w:t xml:space="preserve"> be from the same genotype. There </w:t>
      </w:r>
      <w:r w:rsidR="0028780E">
        <w:rPr>
          <w:rFonts w:ascii="Arial" w:hAnsi="Arial" w:cs="Arial"/>
          <w:sz w:val="22"/>
          <w:szCs w:val="22"/>
        </w:rPr>
        <w:t>was</w:t>
      </w:r>
      <w:r w:rsidRPr="00081385">
        <w:rPr>
          <w:rFonts w:ascii="Arial" w:hAnsi="Arial" w:cs="Arial"/>
          <w:sz w:val="22"/>
          <w:szCs w:val="22"/>
        </w:rPr>
        <w:t xml:space="preserve"> </w:t>
      </w:r>
      <w:r w:rsidR="0028780E">
        <w:rPr>
          <w:rFonts w:ascii="Arial" w:hAnsi="Arial" w:cs="Arial"/>
          <w:sz w:val="22"/>
          <w:szCs w:val="22"/>
        </w:rPr>
        <w:t xml:space="preserve">also </w:t>
      </w:r>
      <w:r w:rsidRPr="00081385">
        <w:rPr>
          <w:rFonts w:ascii="Arial" w:hAnsi="Arial" w:cs="Arial"/>
          <w:sz w:val="22"/>
          <w:szCs w:val="22"/>
        </w:rPr>
        <w:t>evidence of within genotype reassortment. RNA 1 and 2 of sample 500-M-61-2</w:t>
      </w:r>
      <w:r w:rsidR="0028780E">
        <w:rPr>
          <w:rFonts w:ascii="Arial" w:hAnsi="Arial" w:cs="Arial"/>
          <w:sz w:val="22"/>
          <w:szCs w:val="22"/>
        </w:rPr>
        <w:t xml:space="preserve"> (Accessions: </w:t>
      </w:r>
      <w:r w:rsidR="0028780E" w:rsidRPr="0028780E">
        <w:rPr>
          <w:rFonts w:ascii="Arial" w:hAnsi="Arial" w:cs="Arial"/>
          <w:sz w:val="22"/>
          <w:szCs w:val="22"/>
        </w:rPr>
        <w:t>PQ625159, PQ625069, PQ624966, PQ624857</w:t>
      </w:r>
      <w:r w:rsidR="0028780E">
        <w:rPr>
          <w:rFonts w:ascii="Arial" w:hAnsi="Arial" w:cs="Arial"/>
          <w:sz w:val="22"/>
          <w:szCs w:val="22"/>
        </w:rPr>
        <w:t>)</w:t>
      </w:r>
      <w:r w:rsidRPr="00081385">
        <w:rPr>
          <w:rFonts w:ascii="Arial" w:hAnsi="Arial" w:cs="Arial"/>
          <w:sz w:val="22"/>
          <w:szCs w:val="22"/>
        </w:rPr>
        <w:t xml:space="preserve"> and </w:t>
      </w:r>
      <w:r w:rsidR="00E87651">
        <w:rPr>
          <w:rFonts w:ascii="Arial" w:hAnsi="Arial" w:cs="Arial"/>
          <w:sz w:val="22"/>
          <w:szCs w:val="22"/>
        </w:rPr>
        <w:t>RNA 1 and 3 o</w:t>
      </w:r>
      <w:r w:rsidR="006264D3">
        <w:rPr>
          <w:rFonts w:ascii="Arial" w:hAnsi="Arial" w:cs="Arial"/>
          <w:sz w:val="22"/>
          <w:szCs w:val="22"/>
        </w:rPr>
        <w:t>f</w:t>
      </w:r>
      <w:r w:rsidR="00E87651">
        <w:rPr>
          <w:rFonts w:ascii="Arial" w:hAnsi="Arial" w:cs="Arial"/>
          <w:sz w:val="22"/>
          <w:szCs w:val="22"/>
        </w:rPr>
        <w:t xml:space="preserve"> </w:t>
      </w:r>
      <w:r w:rsidRPr="00081385">
        <w:rPr>
          <w:rFonts w:ascii="Arial" w:hAnsi="Arial" w:cs="Arial"/>
          <w:sz w:val="22"/>
          <w:szCs w:val="22"/>
        </w:rPr>
        <w:t xml:space="preserve">MEL191G </w:t>
      </w:r>
      <w:r w:rsidR="0028780E">
        <w:rPr>
          <w:rFonts w:ascii="Arial" w:hAnsi="Arial" w:cs="Arial"/>
          <w:sz w:val="22"/>
          <w:szCs w:val="22"/>
        </w:rPr>
        <w:t xml:space="preserve">(Accession: </w:t>
      </w:r>
      <w:r w:rsidR="00E87651">
        <w:rPr>
          <w:rFonts w:ascii="Arial" w:hAnsi="Arial" w:cs="Arial"/>
          <w:sz w:val="22"/>
          <w:szCs w:val="22"/>
        </w:rPr>
        <w:t>MH384360, MH384361, MH384362, MH384363</w:t>
      </w:r>
      <w:r w:rsidR="0028780E">
        <w:rPr>
          <w:rFonts w:ascii="Arial" w:hAnsi="Arial" w:cs="Arial"/>
          <w:sz w:val="22"/>
          <w:szCs w:val="22"/>
        </w:rPr>
        <w:t xml:space="preserve">) </w:t>
      </w:r>
      <w:r w:rsidRPr="00081385">
        <w:rPr>
          <w:rFonts w:ascii="Arial" w:hAnsi="Arial" w:cs="Arial"/>
          <w:sz w:val="22"/>
          <w:szCs w:val="22"/>
        </w:rPr>
        <w:t>from Australia</w:t>
      </w:r>
      <w:r w:rsidR="001B7C01">
        <w:rPr>
          <w:rFonts w:ascii="Arial" w:hAnsi="Arial" w:cs="Arial"/>
          <w:sz w:val="22"/>
          <w:szCs w:val="22"/>
        </w:rPr>
        <w:t>,</w:t>
      </w:r>
      <w:r w:rsidRPr="00081385">
        <w:rPr>
          <w:rFonts w:ascii="Arial" w:hAnsi="Arial" w:cs="Arial"/>
          <w:sz w:val="22"/>
          <w:szCs w:val="22"/>
        </w:rPr>
        <w:t xml:space="preserve"> are on divergent branches within clade A but the RNA 3 </w:t>
      </w:r>
      <w:r w:rsidR="00E87651">
        <w:rPr>
          <w:rFonts w:ascii="Arial" w:hAnsi="Arial" w:cs="Arial"/>
          <w:sz w:val="22"/>
          <w:szCs w:val="22"/>
        </w:rPr>
        <w:t xml:space="preserve">and RNA 2 </w:t>
      </w:r>
      <w:r>
        <w:rPr>
          <w:rFonts w:ascii="Arial" w:hAnsi="Arial" w:cs="Arial"/>
          <w:sz w:val="22"/>
          <w:szCs w:val="22"/>
        </w:rPr>
        <w:t xml:space="preserve">sequences </w:t>
      </w:r>
      <w:r w:rsidRPr="00081385">
        <w:rPr>
          <w:rFonts w:ascii="Arial" w:hAnsi="Arial" w:cs="Arial"/>
          <w:sz w:val="22"/>
          <w:szCs w:val="22"/>
        </w:rPr>
        <w:t>are similar</w:t>
      </w:r>
      <w:r w:rsidR="00C80F67">
        <w:rPr>
          <w:rFonts w:ascii="Arial" w:hAnsi="Arial" w:cs="Arial"/>
          <w:sz w:val="22"/>
          <w:szCs w:val="22"/>
        </w:rPr>
        <w:t xml:space="preserve"> to</w:t>
      </w:r>
      <w:r w:rsidRPr="00081385">
        <w:rPr>
          <w:rFonts w:ascii="Arial" w:hAnsi="Arial" w:cs="Arial"/>
          <w:sz w:val="22"/>
          <w:szCs w:val="22"/>
        </w:rPr>
        <w:t xml:space="preserve"> other RNA 3</w:t>
      </w:r>
      <w:r w:rsidR="00E87651">
        <w:rPr>
          <w:rFonts w:ascii="Arial" w:hAnsi="Arial" w:cs="Arial"/>
          <w:sz w:val="22"/>
          <w:szCs w:val="22"/>
        </w:rPr>
        <w:t xml:space="preserve"> and 2</w:t>
      </w:r>
      <w:r w:rsidRPr="00081385">
        <w:rPr>
          <w:rFonts w:ascii="Arial" w:hAnsi="Arial" w:cs="Arial"/>
          <w:sz w:val="22"/>
          <w:szCs w:val="22"/>
        </w:rPr>
        <w:t xml:space="preserve"> sequences</w:t>
      </w:r>
      <w:r w:rsidR="00E87651">
        <w:rPr>
          <w:rFonts w:ascii="Arial" w:hAnsi="Arial" w:cs="Arial"/>
          <w:sz w:val="22"/>
          <w:szCs w:val="22"/>
        </w:rPr>
        <w:t xml:space="preserve"> respectively</w:t>
      </w:r>
      <w:r w:rsidRPr="00081385">
        <w:rPr>
          <w:rFonts w:ascii="Arial" w:hAnsi="Arial" w:cs="Arial"/>
          <w:sz w:val="22"/>
          <w:szCs w:val="22"/>
        </w:rPr>
        <w:t xml:space="preserve">. </w:t>
      </w:r>
    </w:p>
    <w:p w14:paraId="2FFC06CF" w14:textId="77777777" w:rsidR="001B7C01" w:rsidRDefault="001B7C01" w:rsidP="006264D3">
      <w:pPr>
        <w:spacing w:line="360" w:lineRule="auto"/>
        <w:rPr>
          <w:rFonts w:ascii="Arial" w:hAnsi="Arial" w:cs="Arial"/>
          <w:sz w:val="22"/>
          <w:szCs w:val="22"/>
        </w:rPr>
      </w:pPr>
    </w:p>
    <w:p w14:paraId="42F0EFD0" w14:textId="1A06C2C5" w:rsidR="001B7C01" w:rsidRPr="00081385" w:rsidRDefault="00B9423B" w:rsidP="00081385">
      <w:pPr>
        <w:spacing w:line="360" w:lineRule="auto"/>
        <w:ind w:firstLine="720"/>
        <w:rPr>
          <w:rFonts w:ascii="Arial" w:hAnsi="Arial" w:cs="Arial"/>
          <w:sz w:val="22"/>
          <w:szCs w:val="22"/>
        </w:rPr>
      </w:pPr>
      <w:r>
        <w:rPr>
          <w:rFonts w:ascii="Arial" w:hAnsi="Arial" w:cs="Arial"/>
          <w:sz w:val="22"/>
          <w:szCs w:val="22"/>
        </w:rPr>
        <w:t xml:space="preserve">Here we </w:t>
      </w:r>
      <w:r w:rsidR="00DB6E6D">
        <w:rPr>
          <w:rFonts w:ascii="Arial" w:hAnsi="Arial" w:cs="Arial"/>
          <w:sz w:val="22"/>
          <w:szCs w:val="22"/>
        </w:rPr>
        <w:t>investigate the genotype-phenotype associations of galbut virus using sequences collected across large geographic areas. Galbut virus infection levels vary widely. This variation could be the result of galbut virus genotype and the presence/absence of chaq virus. We show that it is common for galbut virus genotypes to cocirculate within the same populations and that coinfections of the same or different clades are possible. We also find that</w:t>
      </w:r>
      <w:r w:rsidR="00907D17">
        <w:rPr>
          <w:rFonts w:ascii="Arial" w:hAnsi="Arial" w:cs="Arial"/>
          <w:sz w:val="22"/>
          <w:szCs w:val="22"/>
        </w:rPr>
        <w:t xml:space="preserve"> reassortment </w:t>
      </w:r>
      <w:r w:rsidR="00DB6E6D">
        <w:rPr>
          <w:rFonts w:ascii="Arial" w:hAnsi="Arial" w:cs="Arial"/>
          <w:sz w:val="22"/>
          <w:szCs w:val="22"/>
        </w:rPr>
        <w:t>within clades but not between clades</w:t>
      </w:r>
      <w:r w:rsidR="00907D17">
        <w:rPr>
          <w:rFonts w:ascii="Arial" w:hAnsi="Arial" w:cs="Arial"/>
          <w:sz w:val="22"/>
          <w:szCs w:val="22"/>
        </w:rPr>
        <w:t xml:space="preserve"> is </w:t>
      </w:r>
      <w:r w:rsidR="00DB6E6D">
        <w:rPr>
          <w:rFonts w:ascii="Arial" w:hAnsi="Arial" w:cs="Arial"/>
          <w:sz w:val="22"/>
          <w:szCs w:val="22"/>
        </w:rPr>
        <w:t>also common</w:t>
      </w:r>
      <w:r w:rsidR="00907D17">
        <w:rPr>
          <w:rFonts w:ascii="Arial" w:hAnsi="Arial" w:cs="Arial"/>
          <w:sz w:val="22"/>
          <w:szCs w:val="22"/>
        </w:rPr>
        <w:t xml:space="preserve">. </w:t>
      </w:r>
      <w:r w:rsidR="00663522">
        <w:rPr>
          <w:rFonts w:ascii="Arial" w:hAnsi="Arial" w:cs="Arial"/>
          <w:sz w:val="22"/>
          <w:szCs w:val="22"/>
        </w:rPr>
        <w:t>Studies</w:t>
      </w:r>
      <w:r w:rsidR="00DB6E6D">
        <w:rPr>
          <w:rFonts w:ascii="Arial" w:hAnsi="Arial" w:cs="Arial"/>
          <w:sz w:val="22"/>
          <w:szCs w:val="22"/>
        </w:rPr>
        <w:t xml:space="preserve"> like this one</w:t>
      </w:r>
      <w:r w:rsidR="00663522">
        <w:rPr>
          <w:rFonts w:ascii="Arial" w:hAnsi="Arial" w:cs="Arial"/>
          <w:sz w:val="22"/>
          <w:szCs w:val="22"/>
        </w:rPr>
        <w:t xml:space="preserve"> </w:t>
      </w:r>
      <w:r w:rsidR="00DB6E6D">
        <w:rPr>
          <w:rFonts w:ascii="Arial" w:hAnsi="Arial" w:cs="Arial"/>
          <w:sz w:val="22"/>
          <w:szCs w:val="22"/>
        </w:rPr>
        <w:t xml:space="preserve">that bridge the biology and genetics of persistently infecting viruses like galbut virus </w:t>
      </w:r>
      <w:r w:rsidR="00663522">
        <w:rPr>
          <w:rFonts w:ascii="Arial" w:hAnsi="Arial" w:cs="Arial"/>
          <w:sz w:val="22"/>
          <w:szCs w:val="22"/>
        </w:rPr>
        <w:t>will benefit from subsequential wet lab experiments</w:t>
      </w:r>
      <w:r w:rsidR="00DB6E6D">
        <w:rPr>
          <w:rFonts w:ascii="Arial" w:hAnsi="Arial" w:cs="Arial"/>
          <w:sz w:val="22"/>
          <w:szCs w:val="22"/>
        </w:rPr>
        <w:t>.</w:t>
      </w:r>
    </w:p>
    <w:p w14:paraId="11136A9D" w14:textId="77777777" w:rsidR="00081385" w:rsidRPr="00081385" w:rsidRDefault="00081385" w:rsidP="00081385">
      <w:pPr>
        <w:spacing w:line="360" w:lineRule="auto"/>
        <w:rPr>
          <w:rFonts w:ascii="Arial" w:hAnsi="Arial" w:cs="Arial"/>
          <w:sz w:val="22"/>
          <w:szCs w:val="22"/>
        </w:rPr>
      </w:pPr>
    </w:p>
    <w:p w14:paraId="5C08787B" w14:textId="77777777" w:rsidR="00081385" w:rsidRDefault="00081385" w:rsidP="00081385">
      <w:pPr>
        <w:spacing w:line="360" w:lineRule="auto"/>
        <w:rPr>
          <w:rFonts w:ascii="Arial" w:hAnsi="Arial" w:cs="Arial"/>
          <w:b/>
          <w:bCs/>
          <w:sz w:val="22"/>
          <w:szCs w:val="22"/>
        </w:rPr>
      </w:pPr>
    </w:p>
    <w:p w14:paraId="1F725917" w14:textId="51FA653E" w:rsidR="00006799" w:rsidRPr="003A451F" w:rsidRDefault="00A55EC4" w:rsidP="00081385">
      <w:pPr>
        <w:spacing w:line="360" w:lineRule="auto"/>
        <w:rPr>
          <w:rFonts w:ascii="Arial" w:hAnsi="Arial" w:cs="Arial"/>
          <w:b/>
          <w:bCs/>
          <w:sz w:val="22"/>
          <w:szCs w:val="22"/>
        </w:rPr>
      </w:pPr>
      <w:r>
        <w:rPr>
          <w:rFonts w:ascii="Arial" w:hAnsi="Arial" w:cs="Arial"/>
          <w:b/>
          <w:bCs/>
          <w:sz w:val="22"/>
          <w:szCs w:val="22"/>
        </w:rPr>
        <w:t>MATERIALS AND METHODS</w:t>
      </w:r>
    </w:p>
    <w:p w14:paraId="2955C845" w14:textId="77777777" w:rsidR="00D2179E" w:rsidRPr="004E6A1E" w:rsidRDefault="00D2179E" w:rsidP="00081385">
      <w:pPr>
        <w:spacing w:line="360" w:lineRule="auto"/>
        <w:rPr>
          <w:rFonts w:ascii="Arial" w:hAnsi="Arial" w:cs="Arial"/>
          <w:sz w:val="22"/>
          <w:szCs w:val="22"/>
        </w:rPr>
      </w:pPr>
    </w:p>
    <w:p w14:paraId="62260BD3" w14:textId="5F903BA8" w:rsidR="00D2179E" w:rsidRPr="004E6A1E" w:rsidRDefault="00D2179E" w:rsidP="00081385">
      <w:pPr>
        <w:spacing w:line="360" w:lineRule="auto"/>
        <w:rPr>
          <w:rFonts w:ascii="Arial" w:hAnsi="Arial" w:cs="Arial"/>
          <w:sz w:val="22"/>
          <w:szCs w:val="22"/>
        </w:rPr>
      </w:pPr>
      <w:r w:rsidRPr="003A451F">
        <w:rPr>
          <w:rFonts w:ascii="Arial" w:hAnsi="Arial" w:cs="Arial"/>
          <w:i/>
          <w:iCs/>
          <w:sz w:val="22"/>
          <w:szCs w:val="22"/>
        </w:rPr>
        <w:t>Sample Collection:</w:t>
      </w:r>
      <w:r w:rsidRPr="004E6A1E">
        <w:rPr>
          <w:rFonts w:ascii="Arial" w:hAnsi="Arial" w:cs="Arial"/>
          <w:sz w:val="22"/>
          <w:szCs w:val="22"/>
        </w:rPr>
        <w:t xml:space="preserve"> </w:t>
      </w:r>
      <w:r w:rsidR="00DB0180">
        <w:rPr>
          <w:rFonts w:ascii="Arial" w:hAnsi="Arial" w:cs="Arial"/>
          <w:sz w:val="22"/>
          <w:szCs w:val="22"/>
        </w:rPr>
        <w:t>Nine hundred and seventy-four</w:t>
      </w:r>
      <w:r w:rsidR="00D80A7D">
        <w:rPr>
          <w:rFonts w:ascii="Arial" w:hAnsi="Arial" w:cs="Arial"/>
          <w:sz w:val="22"/>
          <w:szCs w:val="22"/>
        </w:rPr>
        <w:t xml:space="preserve"> f</w:t>
      </w:r>
      <w:r w:rsidRPr="004E6A1E">
        <w:rPr>
          <w:rFonts w:ascii="Arial" w:hAnsi="Arial" w:cs="Arial"/>
          <w:sz w:val="22"/>
          <w:szCs w:val="22"/>
        </w:rPr>
        <w:t>lies were collected</w:t>
      </w:r>
      <w:r w:rsidR="003A451F">
        <w:rPr>
          <w:rFonts w:ascii="Arial" w:hAnsi="Arial" w:cs="Arial"/>
          <w:sz w:val="22"/>
          <w:szCs w:val="22"/>
        </w:rPr>
        <w:t xml:space="preserve"> over the summer of 2023</w:t>
      </w:r>
      <w:r w:rsidRPr="004E6A1E">
        <w:rPr>
          <w:rFonts w:ascii="Arial" w:hAnsi="Arial" w:cs="Arial"/>
          <w:sz w:val="22"/>
          <w:szCs w:val="22"/>
        </w:rPr>
        <w:t xml:space="preserve"> from Maine, Pennsylvania, Ohio, </w:t>
      </w:r>
      <w:r w:rsidR="00D80A7D">
        <w:rPr>
          <w:rFonts w:ascii="Arial" w:hAnsi="Arial" w:cs="Arial"/>
          <w:sz w:val="22"/>
          <w:szCs w:val="22"/>
        </w:rPr>
        <w:t xml:space="preserve">and </w:t>
      </w:r>
      <w:r w:rsidRPr="004E6A1E">
        <w:rPr>
          <w:rFonts w:ascii="Arial" w:hAnsi="Arial" w:cs="Arial"/>
          <w:sz w:val="22"/>
          <w:szCs w:val="22"/>
        </w:rPr>
        <w:t>Colorado</w:t>
      </w:r>
      <w:r w:rsidR="00D80A7D">
        <w:rPr>
          <w:rFonts w:ascii="Arial" w:hAnsi="Arial" w:cs="Arial"/>
          <w:sz w:val="22"/>
          <w:szCs w:val="22"/>
        </w:rPr>
        <w:t>, USA</w:t>
      </w:r>
      <w:r w:rsidR="004D731C">
        <w:rPr>
          <w:rFonts w:ascii="Arial" w:hAnsi="Arial" w:cs="Arial"/>
          <w:sz w:val="22"/>
          <w:szCs w:val="22"/>
        </w:rPr>
        <w:t>.</w:t>
      </w:r>
      <w:r w:rsidRPr="004E6A1E">
        <w:rPr>
          <w:rFonts w:ascii="Arial" w:hAnsi="Arial" w:cs="Arial"/>
          <w:sz w:val="22"/>
          <w:szCs w:val="22"/>
        </w:rPr>
        <w:t xml:space="preserve"> Flies collected in Colorado were trapped in buckets baited with banana and yeast</w:t>
      </w:r>
      <w:r w:rsidR="00CE018B">
        <w:rPr>
          <w:rFonts w:ascii="Arial" w:hAnsi="Arial" w:cs="Arial"/>
          <w:sz w:val="22"/>
          <w:szCs w:val="22"/>
        </w:rPr>
        <w:t xml:space="preserve"> </w:t>
      </w:r>
      <w:r w:rsidR="003A451F">
        <w:rPr>
          <w:rFonts w:ascii="Arial" w:hAnsi="Arial" w:cs="Arial"/>
          <w:sz w:val="22"/>
          <w:szCs w:val="22"/>
        </w:rPr>
        <w:t xml:space="preserve">with organdy </w:t>
      </w:r>
      <w:r w:rsidR="004D731C" w:rsidRPr="0005051A">
        <w:rPr>
          <w:rFonts w:ascii="Arial" w:hAnsi="Arial" w:cs="Arial"/>
          <w:sz w:val="22"/>
          <w:szCs w:val="22"/>
        </w:rPr>
        <w:t>mesh</w:t>
      </w:r>
      <w:r w:rsidR="004D731C">
        <w:rPr>
          <w:rFonts w:ascii="Arial" w:hAnsi="Arial" w:cs="Arial"/>
          <w:sz w:val="22"/>
          <w:szCs w:val="22"/>
        </w:rPr>
        <w:t xml:space="preserve"> </w:t>
      </w:r>
      <w:r w:rsidR="004D731C" w:rsidRPr="00011CC3">
        <w:rPr>
          <w:rFonts w:ascii="Arial" w:hAnsi="Arial" w:cs="Arial"/>
          <w:sz w:val="22"/>
          <w:szCs w:val="22"/>
        </w:rPr>
        <w:t>(Oriole Textile, 2060</w:t>
      </w:r>
      <w:r w:rsidR="004D731C" w:rsidRPr="00A41E74">
        <w:rPr>
          <w:rFonts w:ascii="Arial" w:hAnsi="Arial" w:cs="Arial"/>
          <w:sz w:val="22"/>
          <w:szCs w:val="22"/>
        </w:rPr>
        <w:t>)</w:t>
      </w:r>
      <w:r w:rsidR="004D731C" w:rsidRPr="0005051A">
        <w:rPr>
          <w:rFonts w:ascii="Arial" w:hAnsi="Arial" w:cs="Arial"/>
          <w:sz w:val="22"/>
          <w:szCs w:val="22"/>
        </w:rPr>
        <w:t xml:space="preserve"> </w:t>
      </w:r>
      <w:r w:rsidR="004D731C">
        <w:rPr>
          <w:rFonts w:ascii="Arial" w:hAnsi="Arial" w:cs="Arial"/>
          <w:sz w:val="22"/>
          <w:szCs w:val="22"/>
        </w:rPr>
        <w:t xml:space="preserve">on top of the </w:t>
      </w:r>
      <w:r w:rsidR="005A6785">
        <w:rPr>
          <w:rFonts w:ascii="Arial" w:hAnsi="Arial" w:cs="Arial"/>
          <w:sz w:val="22"/>
          <w:szCs w:val="22"/>
        </w:rPr>
        <w:t xml:space="preserve">fermenting </w:t>
      </w:r>
      <w:r w:rsidR="003A451F">
        <w:rPr>
          <w:rFonts w:ascii="Arial" w:hAnsi="Arial" w:cs="Arial"/>
          <w:sz w:val="22"/>
          <w:szCs w:val="22"/>
        </w:rPr>
        <w:t xml:space="preserve">fruit. </w:t>
      </w:r>
      <w:r w:rsidRPr="004E6A1E">
        <w:rPr>
          <w:rFonts w:ascii="Arial" w:hAnsi="Arial" w:cs="Arial"/>
          <w:sz w:val="22"/>
          <w:szCs w:val="22"/>
        </w:rPr>
        <w:t>Flies captured in</w:t>
      </w:r>
      <w:r w:rsidR="003A451F">
        <w:rPr>
          <w:rFonts w:ascii="Arial" w:hAnsi="Arial" w:cs="Arial"/>
          <w:sz w:val="22"/>
          <w:szCs w:val="22"/>
        </w:rPr>
        <w:t xml:space="preserve"> Maine, Pennsylvania and Ohio were</w:t>
      </w:r>
      <w:r w:rsidRPr="004E6A1E">
        <w:rPr>
          <w:rFonts w:ascii="Arial" w:hAnsi="Arial" w:cs="Arial"/>
          <w:sz w:val="22"/>
          <w:szCs w:val="22"/>
        </w:rPr>
        <w:t xml:space="preserve"> trapped using 3D printed fly trap</w:t>
      </w:r>
      <w:r w:rsidR="00D80A7D">
        <w:rPr>
          <w:rFonts w:ascii="Arial" w:hAnsi="Arial" w:cs="Arial"/>
          <w:sz w:val="22"/>
          <w:szCs w:val="22"/>
        </w:rPr>
        <w:t>s</w:t>
      </w:r>
      <w:sdt>
        <w:sdtPr>
          <w:rPr>
            <w:rFonts w:ascii="Arial" w:hAnsi="Arial" w:cs="Arial"/>
            <w:color w:val="000000"/>
            <w:sz w:val="22"/>
            <w:szCs w:val="22"/>
            <w:vertAlign w:val="superscript"/>
          </w:rPr>
          <w:tag w:val="MENDELEY_CITATION_v3_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ET0kiOiIxMC4xMTAxLzIwMjUuMDEuMjguNjM1MzE5IiwiaXNzdWVkIjp7ImRhdGUtcGFydHMiOltbMjAyNSwxLDI4XV19LCJhYnN0cmFjdCI6IjxwP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PC9wPiIsImNvbnRhaW5lci10aXRsZS1zaG9ydCI6IiJ9LCJpc1RlbXBvcmFyeSI6ZmFsc2V9XX0="/>
          <w:id w:val="-31033163"/>
          <w:placeholder>
            <w:docPart w:val="DefaultPlaceholder_-1854013440"/>
          </w:placeholder>
        </w:sdtPr>
        <w:sdtContent>
          <w:r w:rsidR="00A46342" w:rsidRPr="00A46342">
            <w:rPr>
              <w:rFonts w:ascii="Arial" w:hAnsi="Arial" w:cs="Arial"/>
              <w:color w:val="000000"/>
              <w:sz w:val="22"/>
              <w:szCs w:val="22"/>
              <w:vertAlign w:val="superscript"/>
            </w:rPr>
            <w:t>14</w:t>
          </w:r>
        </w:sdtContent>
      </w:sdt>
      <w:r w:rsidRPr="004E6A1E">
        <w:rPr>
          <w:rFonts w:ascii="Arial" w:hAnsi="Arial" w:cs="Arial"/>
          <w:sz w:val="22"/>
          <w:szCs w:val="22"/>
        </w:rPr>
        <w:t xml:space="preserve">. </w:t>
      </w:r>
      <w:r w:rsidR="00D80A7D">
        <w:rPr>
          <w:rFonts w:ascii="Arial" w:hAnsi="Arial" w:cs="Arial"/>
          <w:sz w:val="22"/>
          <w:szCs w:val="22"/>
        </w:rPr>
        <w:t xml:space="preserve">A subset of flies collected in Colorado were </w:t>
      </w:r>
      <w:r w:rsidR="00CE018B">
        <w:rPr>
          <w:rFonts w:ascii="Arial" w:hAnsi="Arial" w:cs="Arial"/>
          <w:sz w:val="22"/>
          <w:szCs w:val="22"/>
        </w:rPr>
        <w:t>isolated from</w:t>
      </w:r>
      <w:r w:rsidR="003B6010">
        <w:rPr>
          <w:rFonts w:ascii="Arial" w:hAnsi="Arial" w:cs="Arial"/>
          <w:sz w:val="22"/>
          <w:szCs w:val="22"/>
        </w:rPr>
        <w:t xml:space="preserve"> California-grown </w:t>
      </w:r>
      <w:r w:rsidR="00CE018B">
        <w:rPr>
          <w:rFonts w:ascii="Arial" w:hAnsi="Arial" w:cs="Arial"/>
          <w:sz w:val="22"/>
          <w:szCs w:val="22"/>
        </w:rPr>
        <w:t>peaches bought at a grocery store in Fort Collins</w:t>
      </w:r>
      <w:r w:rsidR="003A451F">
        <w:rPr>
          <w:rFonts w:ascii="Arial" w:hAnsi="Arial" w:cs="Arial"/>
          <w:sz w:val="22"/>
          <w:szCs w:val="22"/>
        </w:rPr>
        <w:t>, CO</w:t>
      </w:r>
      <w:r w:rsidR="00D80A7D">
        <w:rPr>
          <w:rFonts w:ascii="Arial" w:hAnsi="Arial" w:cs="Arial"/>
          <w:sz w:val="22"/>
          <w:szCs w:val="22"/>
        </w:rPr>
        <w:t xml:space="preserve">. </w:t>
      </w:r>
      <w:r w:rsidR="003B6010">
        <w:rPr>
          <w:rFonts w:ascii="Arial" w:hAnsi="Arial" w:cs="Arial"/>
          <w:sz w:val="22"/>
          <w:szCs w:val="22"/>
        </w:rPr>
        <w:t>I</w:t>
      </w:r>
      <w:r w:rsidR="00D80A7D">
        <w:rPr>
          <w:rFonts w:ascii="Arial" w:hAnsi="Arial" w:cs="Arial"/>
          <w:sz w:val="22"/>
          <w:szCs w:val="22"/>
        </w:rPr>
        <w:t xml:space="preserve">t is unclear whether the flies arrived with the peaches or were local.  We assigned these flies as being from Colorado, corresponding to where they were collected. </w:t>
      </w:r>
    </w:p>
    <w:p w14:paraId="69385A1E" w14:textId="77777777" w:rsidR="00D2179E" w:rsidRPr="004E6A1E" w:rsidRDefault="00D2179E" w:rsidP="00081385">
      <w:pPr>
        <w:spacing w:line="360" w:lineRule="auto"/>
        <w:rPr>
          <w:rFonts w:ascii="Arial" w:hAnsi="Arial" w:cs="Arial"/>
          <w:sz w:val="22"/>
          <w:szCs w:val="22"/>
        </w:rPr>
      </w:pPr>
    </w:p>
    <w:p w14:paraId="66F6841D" w14:textId="7925970E" w:rsidR="00D2179E" w:rsidRPr="004E6A1E" w:rsidRDefault="00D2179E" w:rsidP="00081385">
      <w:pPr>
        <w:spacing w:line="360" w:lineRule="auto"/>
        <w:rPr>
          <w:rFonts w:ascii="Arial" w:hAnsi="Arial" w:cs="Arial"/>
          <w:sz w:val="22"/>
          <w:szCs w:val="22"/>
        </w:rPr>
      </w:pPr>
      <w:r w:rsidRPr="003A451F">
        <w:rPr>
          <w:rFonts w:ascii="Arial" w:hAnsi="Arial" w:cs="Arial"/>
          <w:i/>
          <w:iCs/>
          <w:sz w:val="22"/>
          <w:szCs w:val="22"/>
        </w:rPr>
        <w:lastRenderedPageBreak/>
        <w:t>RNA Extraction:</w:t>
      </w:r>
      <w:r w:rsidRPr="004E6A1E">
        <w:rPr>
          <w:rFonts w:ascii="Arial" w:hAnsi="Arial" w:cs="Arial"/>
          <w:sz w:val="22"/>
          <w:szCs w:val="22"/>
        </w:rPr>
        <w:t xml:space="preserve"> RNA was extracted from individual flies using a magnetic bead-based RNA/DNA capture method modified for use on the </w:t>
      </w:r>
      <w:proofErr w:type="spellStart"/>
      <w:r w:rsidRPr="004E6A1E">
        <w:rPr>
          <w:rFonts w:ascii="Arial" w:hAnsi="Arial" w:cs="Arial"/>
          <w:sz w:val="22"/>
          <w:szCs w:val="22"/>
        </w:rPr>
        <w:t>KingFisher</w:t>
      </w:r>
      <w:proofErr w:type="spellEnd"/>
      <w:r w:rsidR="003A451F">
        <w:rPr>
          <w:rFonts w:ascii="Arial" w:hAnsi="Arial" w:cs="Arial"/>
          <w:sz w:val="22"/>
          <w:szCs w:val="22"/>
        </w:rPr>
        <w:t xml:space="preserve"> </w:t>
      </w:r>
      <w:r w:rsidR="00AB7F11">
        <w:rPr>
          <w:rFonts w:ascii="Arial" w:hAnsi="Arial" w:cs="Arial"/>
          <w:sz w:val="22"/>
          <w:szCs w:val="22"/>
        </w:rPr>
        <w:t>(</w:t>
      </w:r>
      <w:proofErr w:type="spellStart"/>
      <w:r w:rsidR="00AB7F11">
        <w:rPr>
          <w:rFonts w:ascii="Arial" w:hAnsi="Arial" w:cs="Arial"/>
          <w:sz w:val="22"/>
          <w:szCs w:val="22"/>
        </w:rPr>
        <w:t>ThermoFisher</w:t>
      </w:r>
      <w:proofErr w:type="spellEnd"/>
      <w:r w:rsidR="00AB7F11">
        <w:rPr>
          <w:rFonts w:ascii="Arial" w:hAnsi="Arial" w:cs="Arial"/>
          <w:sz w:val="22"/>
          <w:szCs w:val="22"/>
        </w:rPr>
        <w:t xml:space="preserve"> Scientific)</w:t>
      </w:r>
      <w:r w:rsidRPr="004E6A1E">
        <w:rPr>
          <w:rFonts w:ascii="Arial" w:hAnsi="Arial" w:cs="Arial"/>
          <w:sz w:val="22"/>
          <w:szCs w:val="22"/>
        </w:rPr>
        <w:t>. Briefly, flies were placed in an assay block</w:t>
      </w:r>
      <w:r w:rsidR="00CE018B">
        <w:rPr>
          <w:rFonts w:ascii="Arial" w:hAnsi="Arial" w:cs="Arial"/>
          <w:sz w:val="22"/>
          <w:szCs w:val="22"/>
        </w:rPr>
        <w:t xml:space="preserve"> </w:t>
      </w:r>
      <w:r w:rsidR="005B26F3">
        <w:rPr>
          <w:rFonts w:ascii="Arial" w:hAnsi="Arial" w:cs="Arial"/>
          <w:sz w:val="22"/>
          <w:szCs w:val="22"/>
        </w:rPr>
        <w:t>(</w:t>
      </w:r>
      <w:proofErr w:type="spellStart"/>
      <w:r w:rsidR="005B26F3">
        <w:rPr>
          <w:rFonts w:ascii="Arial" w:hAnsi="Arial" w:cs="Arial"/>
          <w:sz w:val="22"/>
          <w:szCs w:val="22"/>
        </w:rPr>
        <w:t>ThermoFisher</w:t>
      </w:r>
      <w:proofErr w:type="spellEnd"/>
      <w:r w:rsidR="005B26F3">
        <w:rPr>
          <w:rFonts w:ascii="Arial" w:hAnsi="Arial" w:cs="Arial"/>
          <w:sz w:val="22"/>
          <w:szCs w:val="22"/>
        </w:rPr>
        <w:t xml:space="preserve"> Scientific, 9761116)</w:t>
      </w:r>
      <w:r w:rsidRPr="004E6A1E">
        <w:rPr>
          <w:rFonts w:ascii="Arial" w:hAnsi="Arial" w:cs="Arial"/>
          <w:sz w:val="22"/>
          <w:szCs w:val="22"/>
        </w:rPr>
        <w:t xml:space="preserve"> with a small BB </w:t>
      </w:r>
      <w:r w:rsidR="005B26F3">
        <w:rPr>
          <w:rFonts w:ascii="Arial" w:hAnsi="Arial" w:cs="Arial"/>
          <w:sz w:val="22"/>
          <w:szCs w:val="22"/>
        </w:rPr>
        <w:t>(McMaster Carr, 1598K22)</w:t>
      </w:r>
      <w:r w:rsidRPr="004E6A1E">
        <w:rPr>
          <w:rFonts w:ascii="Arial" w:hAnsi="Arial" w:cs="Arial"/>
          <w:sz w:val="22"/>
          <w:szCs w:val="22"/>
        </w:rPr>
        <w:t xml:space="preserve"> and </w:t>
      </w:r>
      <w:r w:rsidR="00AB7F11">
        <w:rPr>
          <w:rFonts w:ascii="Arial" w:hAnsi="Arial" w:cs="Arial"/>
          <w:sz w:val="22"/>
          <w:szCs w:val="22"/>
        </w:rPr>
        <w:t>100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 xml:space="preserve">L </w:t>
      </w:r>
      <w:r w:rsidRPr="004E6A1E">
        <w:rPr>
          <w:rFonts w:ascii="Arial" w:hAnsi="Arial" w:cs="Arial"/>
          <w:sz w:val="22"/>
          <w:szCs w:val="22"/>
        </w:rPr>
        <w:t xml:space="preserve">lysis buffer </w:t>
      </w:r>
      <w:r w:rsidRPr="00BA0FCB">
        <w:rPr>
          <w:rFonts w:ascii="Arial" w:hAnsi="Arial" w:cs="Arial"/>
          <w:sz w:val="22"/>
          <w:szCs w:val="22"/>
        </w:rPr>
        <w:t>(</w:t>
      </w:r>
      <w:r w:rsidR="00FD6966">
        <w:rPr>
          <w:rFonts w:ascii="Arial" w:hAnsi="Arial" w:cs="Arial"/>
          <w:sz w:val="22"/>
          <w:szCs w:val="22"/>
        </w:rPr>
        <w:t>20mM</w:t>
      </w:r>
      <w:r w:rsidR="00BA0FCB">
        <w:rPr>
          <w:rFonts w:ascii="Arial" w:hAnsi="Arial" w:cs="Arial"/>
          <w:sz w:val="22"/>
          <w:szCs w:val="22"/>
        </w:rPr>
        <w:t xml:space="preserve"> DTT (added fresh), 5M guanidine thiocyanate, 0.1M Tris-HCl (pH 7.5), 0.01M Na</w:t>
      </w:r>
      <w:r w:rsidR="00BA0FCB" w:rsidRPr="00E97611">
        <w:rPr>
          <w:rFonts w:ascii="Arial" w:hAnsi="Arial" w:cs="Arial"/>
          <w:sz w:val="22"/>
          <w:szCs w:val="22"/>
          <w:vertAlign w:val="subscript"/>
        </w:rPr>
        <w:t>2</w:t>
      </w:r>
      <w:r w:rsidR="00BA0FCB">
        <w:rPr>
          <w:rFonts w:ascii="Arial" w:hAnsi="Arial" w:cs="Arial"/>
          <w:sz w:val="22"/>
          <w:szCs w:val="22"/>
        </w:rPr>
        <w:t>EDTA (pH8)</w:t>
      </w:r>
      <w:r w:rsidRPr="00BA0FCB">
        <w:rPr>
          <w:rFonts w:ascii="Arial" w:hAnsi="Arial" w:cs="Arial"/>
          <w:sz w:val="22"/>
          <w:szCs w:val="22"/>
        </w:rPr>
        <w:t>).</w:t>
      </w:r>
      <w:r w:rsidRPr="004E6A1E">
        <w:rPr>
          <w:rFonts w:ascii="Arial" w:hAnsi="Arial" w:cs="Arial"/>
          <w:sz w:val="22"/>
          <w:szCs w:val="22"/>
        </w:rPr>
        <w:t xml:space="preserve"> Flies were homogenized at 30 Hz for three minutes in a </w:t>
      </w:r>
      <w:proofErr w:type="spellStart"/>
      <w:r w:rsidRPr="004E6A1E">
        <w:rPr>
          <w:rFonts w:ascii="Arial" w:hAnsi="Arial" w:cs="Arial"/>
          <w:sz w:val="22"/>
          <w:szCs w:val="22"/>
        </w:rPr>
        <w:t>TissueL</w:t>
      </w:r>
      <w:r w:rsidR="00BA0FCB">
        <w:rPr>
          <w:rFonts w:ascii="Arial" w:hAnsi="Arial" w:cs="Arial"/>
          <w:sz w:val="22"/>
          <w:szCs w:val="22"/>
        </w:rPr>
        <w:t>y</w:t>
      </w:r>
      <w:r w:rsidR="005B26F3">
        <w:rPr>
          <w:rFonts w:ascii="Arial" w:hAnsi="Arial" w:cs="Arial"/>
          <w:sz w:val="22"/>
          <w:szCs w:val="22"/>
        </w:rPr>
        <w:t>s</w:t>
      </w:r>
      <w:r w:rsidRPr="004E6A1E">
        <w:rPr>
          <w:rFonts w:ascii="Arial" w:hAnsi="Arial" w:cs="Arial"/>
          <w:sz w:val="22"/>
          <w:szCs w:val="22"/>
        </w:rPr>
        <w:t>zer</w:t>
      </w:r>
      <w:proofErr w:type="spellEnd"/>
      <w:r w:rsidR="005B26F3">
        <w:rPr>
          <w:rFonts w:ascii="Arial" w:hAnsi="Arial" w:cs="Arial"/>
          <w:sz w:val="22"/>
          <w:szCs w:val="22"/>
        </w:rPr>
        <w:t xml:space="preserve"> II</w:t>
      </w:r>
      <w:r w:rsidRPr="004E6A1E">
        <w:rPr>
          <w:rFonts w:ascii="Arial" w:hAnsi="Arial" w:cs="Arial"/>
          <w:sz w:val="22"/>
          <w:szCs w:val="22"/>
        </w:rPr>
        <w:t xml:space="preserve"> </w:t>
      </w:r>
      <w:r w:rsidR="00BA0FCB">
        <w:rPr>
          <w:rFonts w:ascii="Arial" w:hAnsi="Arial" w:cs="Arial"/>
          <w:sz w:val="22"/>
          <w:szCs w:val="22"/>
        </w:rPr>
        <w:t>(</w:t>
      </w:r>
      <w:r w:rsidR="005B26F3">
        <w:rPr>
          <w:rFonts w:ascii="Arial" w:hAnsi="Arial" w:cs="Arial"/>
          <w:sz w:val="22"/>
          <w:szCs w:val="22"/>
        </w:rPr>
        <w:t>Qiagen</w:t>
      </w:r>
      <w:r w:rsidR="005A6785">
        <w:rPr>
          <w:rFonts w:ascii="Arial" w:hAnsi="Arial" w:cs="Arial"/>
          <w:sz w:val="22"/>
          <w:szCs w:val="22"/>
        </w:rPr>
        <w:t xml:space="preserve">, </w:t>
      </w:r>
      <w:r w:rsidR="005A6785" w:rsidRPr="005A6785">
        <w:rPr>
          <w:rFonts w:ascii="Arial" w:hAnsi="Arial" w:cs="Arial"/>
          <w:sz w:val="22"/>
          <w:szCs w:val="22"/>
        </w:rPr>
        <w:t>20.747.0001</w:t>
      </w:r>
      <w:r w:rsidR="00BA0FCB">
        <w:rPr>
          <w:rFonts w:ascii="Arial" w:hAnsi="Arial" w:cs="Arial"/>
          <w:sz w:val="22"/>
          <w:szCs w:val="22"/>
        </w:rPr>
        <w:t>)</w:t>
      </w:r>
      <w:r w:rsidRPr="004E6A1E">
        <w:rPr>
          <w:rFonts w:ascii="Arial" w:hAnsi="Arial" w:cs="Arial"/>
          <w:sz w:val="22"/>
          <w:szCs w:val="22"/>
        </w:rPr>
        <w:t>. The homogenate was moved to a new deep well plate</w:t>
      </w:r>
      <w:r w:rsidR="005B26F3">
        <w:rPr>
          <w:rFonts w:ascii="Arial" w:hAnsi="Arial" w:cs="Arial"/>
          <w:sz w:val="22"/>
          <w:szCs w:val="22"/>
        </w:rPr>
        <w:t xml:space="preserve"> (</w:t>
      </w:r>
      <w:proofErr w:type="spellStart"/>
      <w:r w:rsidR="005B26F3">
        <w:rPr>
          <w:rFonts w:ascii="Arial" w:hAnsi="Arial" w:cs="Arial"/>
          <w:sz w:val="22"/>
          <w:szCs w:val="22"/>
        </w:rPr>
        <w:t>Thermofisher</w:t>
      </w:r>
      <w:proofErr w:type="spellEnd"/>
      <w:r w:rsidR="005B26F3">
        <w:rPr>
          <w:rFonts w:ascii="Arial" w:hAnsi="Arial" w:cs="Arial"/>
          <w:sz w:val="22"/>
          <w:szCs w:val="22"/>
        </w:rPr>
        <w:t>, 9504050)</w:t>
      </w:r>
      <w:r w:rsidRPr="004E6A1E">
        <w:rPr>
          <w:rFonts w:ascii="Arial" w:hAnsi="Arial" w:cs="Arial"/>
          <w:sz w:val="22"/>
          <w:szCs w:val="22"/>
        </w:rPr>
        <w:t xml:space="preserve"> and </w:t>
      </w:r>
      <w:r w:rsidR="004E6A1E" w:rsidRPr="004E6A1E">
        <w:rPr>
          <w:rFonts w:ascii="Arial" w:hAnsi="Arial" w:cs="Arial"/>
          <w:sz w:val="22"/>
          <w:szCs w:val="22"/>
        </w:rPr>
        <w:t xml:space="preserve">combined with </w:t>
      </w:r>
      <w:r w:rsidR="00AB7F11">
        <w:rPr>
          <w:rFonts w:ascii="Arial" w:hAnsi="Arial" w:cs="Arial"/>
          <w:sz w:val="22"/>
          <w:szCs w:val="22"/>
        </w:rPr>
        <w:t>a master</w:t>
      </w:r>
      <w:r w:rsidR="007007A7">
        <w:rPr>
          <w:rFonts w:ascii="Arial" w:hAnsi="Arial" w:cs="Arial"/>
          <w:sz w:val="22"/>
          <w:szCs w:val="22"/>
        </w:rPr>
        <w:t xml:space="preserve"> </w:t>
      </w:r>
      <w:r w:rsidR="00AB7F11">
        <w:rPr>
          <w:rFonts w:ascii="Arial" w:hAnsi="Arial" w:cs="Arial"/>
          <w:sz w:val="22"/>
          <w:szCs w:val="22"/>
        </w:rPr>
        <w:t>mix that included: 90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 xml:space="preserve">L </w:t>
      </w:r>
      <w:proofErr w:type="spellStart"/>
      <w:r w:rsidR="006B0BAE">
        <w:rPr>
          <w:rFonts w:ascii="Arial" w:hAnsi="Arial" w:cs="Arial"/>
          <w:sz w:val="22"/>
          <w:szCs w:val="22"/>
        </w:rPr>
        <w:t>SpeedBeads</w:t>
      </w:r>
      <w:proofErr w:type="spellEnd"/>
      <w:r w:rsidR="006B0BAE">
        <w:rPr>
          <w:rFonts w:ascii="Arial" w:hAnsi="Arial" w:cs="Arial"/>
          <w:sz w:val="22"/>
          <w:szCs w:val="22"/>
        </w:rPr>
        <w:t xml:space="preserve"> </w:t>
      </w:r>
      <w:r w:rsidR="005A6785">
        <w:rPr>
          <w:rFonts w:ascii="Arial" w:hAnsi="Arial" w:cs="Arial"/>
          <w:sz w:val="22"/>
          <w:szCs w:val="22"/>
        </w:rPr>
        <w:t xml:space="preserve">prepared according to manufacturer recommendations (Sigma, </w:t>
      </w:r>
      <w:r w:rsidR="005A6785" w:rsidRPr="005A6785">
        <w:rPr>
          <w:rFonts w:ascii="Arial" w:hAnsi="Arial" w:cs="Arial"/>
          <w:sz w:val="22"/>
          <w:szCs w:val="22"/>
        </w:rPr>
        <w:t>GE65152105050250</w:t>
      </w:r>
      <w:r w:rsidR="005A6785">
        <w:rPr>
          <w:rFonts w:ascii="Arial" w:hAnsi="Arial" w:cs="Arial"/>
          <w:sz w:val="22"/>
          <w:szCs w:val="22"/>
        </w:rPr>
        <w:t>)</w:t>
      </w:r>
      <w:r w:rsidR="006B0BAE">
        <w:rPr>
          <w:rFonts w:ascii="Arial" w:hAnsi="Arial" w:cs="Arial"/>
          <w:sz w:val="22"/>
          <w:szCs w:val="22"/>
        </w:rPr>
        <w:t xml:space="preserve">, </w:t>
      </w:r>
      <w:r w:rsidR="00AB7F11">
        <w:rPr>
          <w:rFonts w:ascii="Arial" w:hAnsi="Arial" w:cs="Arial"/>
          <w:sz w:val="22"/>
          <w:szCs w:val="22"/>
        </w:rPr>
        <w:t>10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L lysis binding enhancer (</w:t>
      </w:r>
      <w:r w:rsidR="00C757FB">
        <w:rPr>
          <w:rFonts w:ascii="Arial" w:hAnsi="Arial" w:cs="Arial"/>
          <w:sz w:val="22"/>
          <w:szCs w:val="22"/>
        </w:rPr>
        <w:t xml:space="preserve">Proteinase K 200 </w:t>
      </w:r>
      <w:r w:rsidR="00C757FB">
        <w:rPr>
          <w:rFonts w:ascii="Arial" w:hAnsi="Arial" w:cs="Arial"/>
          <w:sz w:val="22"/>
          <w:szCs w:val="22"/>
        </w:rPr>
        <w:sym w:font="Symbol" w:char="F06D"/>
      </w:r>
      <w:r w:rsidR="00C757FB">
        <w:rPr>
          <w:rFonts w:ascii="Arial" w:hAnsi="Arial" w:cs="Arial"/>
          <w:sz w:val="22"/>
          <w:szCs w:val="22"/>
        </w:rPr>
        <w:t>g/mL, 20% glycerol, 0.5% SDS</w:t>
      </w:r>
      <w:r w:rsidR="00AB7F11">
        <w:rPr>
          <w:rFonts w:ascii="Arial" w:hAnsi="Arial" w:cs="Arial"/>
          <w:sz w:val="22"/>
          <w:szCs w:val="22"/>
        </w:rPr>
        <w:t>)</w:t>
      </w:r>
      <w:r w:rsidR="004E6A1E" w:rsidRPr="004E6A1E">
        <w:rPr>
          <w:rFonts w:ascii="Arial" w:hAnsi="Arial" w:cs="Arial"/>
          <w:sz w:val="22"/>
          <w:szCs w:val="22"/>
        </w:rPr>
        <w:t xml:space="preserve"> and</w:t>
      </w:r>
      <w:r w:rsidR="00AB7F11">
        <w:rPr>
          <w:rFonts w:ascii="Arial" w:hAnsi="Arial" w:cs="Arial"/>
          <w:sz w:val="22"/>
          <w:szCs w:val="22"/>
        </w:rPr>
        <w:t xml:space="preserve"> 60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L</w:t>
      </w:r>
      <w:r w:rsidR="004E6A1E" w:rsidRPr="004E6A1E">
        <w:rPr>
          <w:rFonts w:ascii="Arial" w:hAnsi="Arial" w:cs="Arial"/>
          <w:sz w:val="22"/>
          <w:szCs w:val="22"/>
        </w:rPr>
        <w:t xml:space="preserve"> 100% isopropanol</w:t>
      </w:r>
      <w:r w:rsidR="00AB7F11">
        <w:rPr>
          <w:rFonts w:ascii="Arial" w:hAnsi="Arial" w:cs="Arial"/>
          <w:sz w:val="22"/>
          <w:szCs w:val="22"/>
        </w:rPr>
        <w:t>. In separate 96 well standard plates (</w:t>
      </w:r>
      <w:proofErr w:type="spellStart"/>
      <w:r w:rsidR="005B26F3">
        <w:rPr>
          <w:rFonts w:ascii="Arial" w:hAnsi="Arial" w:cs="Arial"/>
          <w:sz w:val="22"/>
          <w:szCs w:val="22"/>
        </w:rPr>
        <w:t>ThermoFisher</w:t>
      </w:r>
      <w:proofErr w:type="spellEnd"/>
      <w:r w:rsidR="005B26F3">
        <w:rPr>
          <w:rFonts w:ascii="Arial" w:hAnsi="Arial" w:cs="Arial"/>
          <w:sz w:val="22"/>
          <w:szCs w:val="22"/>
        </w:rPr>
        <w:t xml:space="preserve">, </w:t>
      </w:r>
      <w:r w:rsidR="005B26F3" w:rsidRPr="00E97611">
        <w:rPr>
          <w:rFonts w:ascii="Arial" w:hAnsi="Arial" w:cs="Arial"/>
          <w:sz w:val="22"/>
          <w:szCs w:val="22"/>
        </w:rPr>
        <w:t>97002540</w:t>
      </w:r>
      <w:r w:rsidR="00AB7F11">
        <w:rPr>
          <w:rFonts w:ascii="Arial" w:hAnsi="Arial" w:cs="Arial"/>
          <w:sz w:val="22"/>
          <w:szCs w:val="22"/>
        </w:rPr>
        <w:t xml:space="preserve">), </w:t>
      </w:r>
      <w:r w:rsidR="004E6A1E" w:rsidRPr="004E6A1E">
        <w:rPr>
          <w:rFonts w:ascii="Arial" w:hAnsi="Arial" w:cs="Arial"/>
          <w:sz w:val="22"/>
          <w:szCs w:val="22"/>
        </w:rPr>
        <w:t>150</w:t>
      </w:r>
      <w:r w:rsidR="00AB7F11" w:rsidRPr="004E6A1E">
        <w:rPr>
          <w:rFonts w:ascii="Arial" w:eastAsia="Times New Roman" w:hAnsi="Arial" w:cs="Arial"/>
          <w:kern w:val="0"/>
          <w:sz w:val="22"/>
          <w:szCs w:val="22"/>
          <w14:ligatures w14:val="none"/>
        </w:rPr>
        <w:t>µ</w:t>
      </w:r>
      <w:r w:rsidR="004E6A1E" w:rsidRPr="004E6A1E">
        <w:rPr>
          <w:rFonts w:ascii="Arial" w:hAnsi="Arial" w:cs="Arial"/>
          <w:sz w:val="22"/>
          <w:szCs w:val="22"/>
        </w:rPr>
        <w:t>L of wash buffer one</w:t>
      </w:r>
      <w:r w:rsidR="00AB7F11">
        <w:rPr>
          <w:rFonts w:ascii="Arial" w:hAnsi="Arial" w:cs="Arial"/>
          <w:sz w:val="22"/>
          <w:szCs w:val="22"/>
        </w:rPr>
        <w:t xml:space="preserve"> (</w:t>
      </w:r>
      <w:r w:rsidR="00C757FB">
        <w:rPr>
          <w:rFonts w:ascii="Arial" w:hAnsi="Arial" w:cs="Arial"/>
          <w:sz w:val="22"/>
          <w:szCs w:val="22"/>
        </w:rPr>
        <w:t>20% Ethanol, 900 mM guanidine thiocyanate, 10 mM Tris-HCl (pH 7.5)</w:t>
      </w:r>
      <w:r w:rsidR="00AB7F11">
        <w:rPr>
          <w:rFonts w:ascii="Arial" w:hAnsi="Arial" w:cs="Arial"/>
          <w:sz w:val="22"/>
          <w:szCs w:val="22"/>
        </w:rPr>
        <w:t>)</w:t>
      </w:r>
      <w:r w:rsidR="004E6A1E" w:rsidRPr="004E6A1E">
        <w:rPr>
          <w:rFonts w:ascii="Arial" w:hAnsi="Arial" w:cs="Arial"/>
          <w:sz w:val="22"/>
          <w:szCs w:val="22"/>
        </w:rPr>
        <w:t>, wash buffer two</w:t>
      </w:r>
      <w:r w:rsidR="00AB7F11">
        <w:rPr>
          <w:rFonts w:ascii="Arial" w:hAnsi="Arial" w:cs="Arial"/>
          <w:sz w:val="22"/>
          <w:szCs w:val="22"/>
        </w:rPr>
        <w:t xml:space="preserve"> (</w:t>
      </w:r>
      <w:r w:rsidR="00FD6966">
        <w:rPr>
          <w:rFonts w:ascii="Arial" w:hAnsi="Arial" w:cs="Arial"/>
          <w:sz w:val="22"/>
          <w:szCs w:val="22"/>
        </w:rPr>
        <w:t>200mM</w:t>
      </w:r>
      <w:r w:rsidR="00C757FB">
        <w:rPr>
          <w:rFonts w:ascii="Arial" w:hAnsi="Arial" w:cs="Arial"/>
          <w:sz w:val="22"/>
          <w:szCs w:val="22"/>
        </w:rPr>
        <w:t xml:space="preserve"> TE, 80% Ethanol</w:t>
      </w:r>
      <w:r w:rsidR="00AB7F11">
        <w:rPr>
          <w:rFonts w:ascii="Arial" w:hAnsi="Arial" w:cs="Arial"/>
          <w:sz w:val="22"/>
          <w:szCs w:val="22"/>
        </w:rPr>
        <w:t>)</w:t>
      </w:r>
      <w:r w:rsidR="004E6A1E" w:rsidRPr="004E6A1E">
        <w:rPr>
          <w:rFonts w:ascii="Arial" w:hAnsi="Arial" w:cs="Arial"/>
          <w:sz w:val="22"/>
          <w:szCs w:val="22"/>
        </w:rPr>
        <w:t xml:space="preserve"> and 50</w:t>
      </w:r>
      <w:r w:rsidR="00AB7F11" w:rsidRPr="004E6A1E">
        <w:rPr>
          <w:rFonts w:ascii="Arial" w:eastAsia="Times New Roman" w:hAnsi="Arial" w:cs="Arial"/>
          <w:kern w:val="0"/>
          <w:sz w:val="22"/>
          <w:szCs w:val="22"/>
          <w14:ligatures w14:val="none"/>
        </w:rPr>
        <w:t>µ</w:t>
      </w:r>
      <w:r w:rsidR="004E6A1E" w:rsidRPr="004E6A1E">
        <w:rPr>
          <w:rFonts w:ascii="Arial" w:hAnsi="Arial" w:cs="Arial"/>
          <w:sz w:val="22"/>
          <w:szCs w:val="22"/>
        </w:rPr>
        <w:t xml:space="preserve">L of </w:t>
      </w:r>
      <w:r w:rsidR="00AB7F11">
        <w:rPr>
          <w:rFonts w:ascii="Arial" w:hAnsi="Arial" w:cs="Arial"/>
          <w:sz w:val="22"/>
          <w:szCs w:val="22"/>
        </w:rPr>
        <w:t>sterile</w:t>
      </w:r>
      <w:r w:rsidR="004E6A1E" w:rsidRPr="004E6A1E">
        <w:rPr>
          <w:rFonts w:ascii="Arial" w:hAnsi="Arial" w:cs="Arial"/>
          <w:sz w:val="22"/>
          <w:szCs w:val="22"/>
        </w:rPr>
        <w:t xml:space="preserve"> water was added. The extraction was completed </w:t>
      </w:r>
      <w:r w:rsidR="000A21E9">
        <w:rPr>
          <w:rFonts w:ascii="Arial" w:hAnsi="Arial" w:cs="Arial"/>
          <w:sz w:val="22"/>
          <w:szCs w:val="22"/>
        </w:rPr>
        <w:t>on a</w:t>
      </w:r>
      <w:r w:rsidR="004E6A1E" w:rsidRPr="004E6A1E">
        <w:rPr>
          <w:rFonts w:ascii="Arial" w:hAnsi="Arial" w:cs="Arial"/>
          <w:sz w:val="22"/>
          <w:szCs w:val="22"/>
        </w:rPr>
        <w:t xml:space="preserve"> </w:t>
      </w:r>
      <w:proofErr w:type="spellStart"/>
      <w:r w:rsidR="004E6A1E" w:rsidRPr="004E6A1E">
        <w:rPr>
          <w:rFonts w:ascii="Arial" w:hAnsi="Arial" w:cs="Arial"/>
          <w:sz w:val="22"/>
          <w:szCs w:val="22"/>
        </w:rPr>
        <w:t>KingFisher</w:t>
      </w:r>
      <w:proofErr w:type="spellEnd"/>
      <w:r w:rsidR="000A21E9">
        <w:rPr>
          <w:rFonts w:ascii="Arial" w:hAnsi="Arial" w:cs="Arial"/>
          <w:sz w:val="22"/>
          <w:szCs w:val="22"/>
        </w:rPr>
        <w:t xml:space="preserve"> liquid handling robot (</w:t>
      </w:r>
      <w:proofErr w:type="spellStart"/>
      <w:r w:rsidR="000A21E9">
        <w:rPr>
          <w:rFonts w:ascii="Arial" w:hAnsi="Arial" w:cs="Arial"/>
          <w:sz w:val="22"/>
          <w:szCs w:val="22"/>
        </w:rPr>
        <w:t>Thermo</w:t>
      </w:r>
      <w:proofErr w:type="spellEnd"/>
      <w:r w:rsidR="000A21E9">
        <w:rPr>
          <w:rFonts w:ascii="Arial" w:hAnsi="Arial" w:cs="Arial"/>
          <w:sz w:val="22"/>
          <w:szCs w:val="22"/>
        </w:rPr>
        <w:t xml:space="preserve"> Scientific)</w:t>
      </w:r>
      <w:r w:rsidR="004E6A1E" w:rsidRPr="004E6A1E">
        <w:rPr>
          <w:rFonts w:ascii="Arial" w:hAnsi="Arial" w:cs="Arial"/>
          <w:sz w:val="22"/>
          <w:szCs w:val="22"/>
        </w:rPr>
        <w:t xml:space="preserve">. Eluted nucleic acids were then stored </w:t>
      </w:r>
      <w:r w:rsidR="00AB7F11">
        <w:rPr>
          <w:rFonts w:ascii="Arial" w:hAnsi="Arial" w:cs="Arial"/>
          <w:sz w:val="22"/>
          <w:szCs w:val="22"/>
        </w:rPr>
        <w:t>at</w:t>
      </w:r>
      <w:r w:rsidR="004E6A1E" w:rsidRPr="004E6A1E">
        <w:rPr>
          <w:rFonts w:ascii="Arial" w:hAnsi="Arial" w:cs="Arial"/>
          <w:sz w:val="22"/>
          <w:szCs w:val="22"/>
        </w:rPr>
        <w:t xml:space="preserve"> -80</w:t>
      </w:r>
      <w:r w:rsidR="00AB7F11">
        <w:rPr>
          <w:rFonts w:ascii="Arial" w:hAnsi="Arial" w:cs="Arial"/>
          <w:sz w:val="22"/>
          <w:szCs w:val="22"/>
        </w:rPr>
        <w:sym w:font="Symbol" w:char="F0B0"/>
      </w:r>
      <w:r w:rsidR="004E6A1E" w:rsidRPr="004E6A1E">
        <w:rPr>
          <w:rFonts w:ascii="Arial" w:hAnsi="Arial" w:cs="Arial"/>
          <w:sz w:val="22"/>
          <w:szCs w:val="22"/>
        </w:rPr>
        <w:t xml:space="preserve">C until </w:t>
      </w:r>
      <w:r w:rsidR="000A21E9">
        <w:rPr>
          <w:rFonts w:ascii="Arial" w:hAnsi="Arial" w:cs="Arial"/>
          <w:sz w:val="22"/>
          <w:szCs w:val="22"/>
        </w:rPr>
        <w:t>further processing</w:t>
      </w:r>
      <w:r w:rsidR="004E6A1E" w:rsidRPr="004E6A1E">
        <w:rPr>
          <w:rFonts w:ascii="Arial" w:hAnsi="Arial" w:cs="Arial"/>
          <w:sz w:val="22"/>
          <w:szCs w:val="22"/>
        </w:rPr>
        <w:t>.</w:t>
      </w:r>
    </w:p>
    <w:p w14:paraId="6401336E" w14:textId="77777777" w:rsidR="00D2179E" w:rsidRPr="004E6A1E" w:rsidRDefault="00D2179E" w:rsidP="00081385">
      <w:pPr>
        <w:spacing w:line="360" w:lineRule="auto"/>
        <w:rPr>
          <w:rFonts w:ascii="Arial" w:hAnsi="Arial" w:cs="Arial"/>
          <w:sz w:val="22"/>
          <w:szCs w:val="22"/>
        </w:rPr>
      </w:pPr>
    </w:p>
    <w:p w14:paraId="49A6B57B" w14:textId="5B4D88FB" w:rsidR="00D2179E" w:rsidRDefault="00D2179E" w:rsidP="00081385">
      <w:pPr>
        <w:spacing w:line="360" w:lineRule="auto"/>
        <w:textAlignment w:val="baseline"/>
        <w:rPr>
          <w:rFonts w:ascii="Arial" w:eastAsia="Times New Roman" w:hAnsi="Arial" w:cs="Arial"/>
          <w:kern w:val="0"/>
          <w:sz w:val="22"/>
          <w:szCs w:val="22"/>
          <w14:ligatures w14:val="none"/>
        </w:rPr>
      </w:pPr>
      <w:r w:rsidRPr="00AB7F11">
        <w:rPr>
          <w:rFonts w:ascii="Arial" w:hAnsi="Arial" w:cs="Arial"/>
          <w:i/>
          <w:iCs/>
          <w:sz w:val="22"/>
          <w:szCs w:val="22"/>
        </w:rPr>
        <w:t>Galbut virus positivity</w:t>
      </w:r>
      <w:r w:rsidR="004E6A1E" w:rsidRPr="00AB7F11">
        <w:rPr>
          <w:rFonts w:ascii="Arial" w:hAnsi="Arial" w:cs="Arial"/>
          <w:i/>
          <w:iCs/>
          <w:sz w:val="22"/>
          <w:szCs w:val="22"/>
        </w:rPr>
        <w:t>:</w:t>
      </w:r>
      <w:r w:rsidR="004E6A1E" w:rsidRPr="004E6A1E">
        <w:rPr>
          <w:rFonts w:ascii="Arial" w:hAnsi="Arial" w:cs="Arial"/>
          <w:sz w:val="22"/>
          <w:szCs w:val="22"/>
        </w:rPr>
        <w:t xml:space="preserve"> To determine which samples were positive for galbut virus</w:t>
      </w:r>
      <w:r w:rsidR="00E420BE">
        <w:rPr>
          <w:rFonts w:ascii="Arial" w:hAnsi="Arial" w:cs="Arial"/>
          <w:sz w:val="22"/>
          <w:szCs w:val="22"/>
        </w:rPr>
        <w:t xml:space="preserve"> RNA</w:t>
      </w:r>
      <w:r w:rsidR="004E6A1E" w:rsidRPr="004E6A1E">
        <w:rPr>
          <w:rFonts w:ascii="Arial" w:hAnsi="Arial" w:cs="Arial"/>
          <w:sz w:val="22"/>
          <w:szCs w:val="22"/>
        </w:rPr>
        <w:t xml:space="preserve">, </w:t>
      </w:r>
      <w:r w:rsidR="004E6A1E" w:rsidRPr="004E6A1E">
        <w:rPr>
          <w:rFonts w:ascii="Arial" w:eastAsia="Times New Roman" w:hAnsi="Arial" w:cs="Arial"/>
          <w:kern w:val="0"/>
          <w:sz w:val="22"/>
          <w:szCs w:val="22"/>
          <w14:ligatures w14:val="none"/>
        </w:rPr>
        <w:t xml:space="preserve">cDNA was generated using 5.5µL RNA, </w:t>
      </w:r>
      <w:r w:rsidR="00C75C6A">
        <w:rPr>
          <w:rFonts w:ascii="Arial" w:eastAsia="Times New Roman" w:hAnsi="Arial" w:cs="Arial"/>
          <w:kern w:val="0"/>
          <w:sz w:val="22"/>
          <w:szCs w:val="22"/>
          <w14:ligatures w14:val="none"/>
        </w:rPr>
        <w:t>0.75</w:t>
      </w:r>
      <w:r w:rsidR="004E6A1E" w:rsidRPr="004E6A1E">
        <w:rPr>
          <w:rFonts w:ascii="Arial" w:eastAsia="Times New Roman" w:hAnsi="Arial" w:cs="Arial"/>
          <w:kern w:val="0"/>
          <w:sz w:val="22"/>
          <w:szCs w:val="22"/>
          <w14:ligatures w14:val="none"/>
        </w:rPr>
        <w:t xml:space="preserve">µM random hexamer primers (IDT), </w:t>
      </w:r>
      <w:r w:rsidR="00C75C6A">
        <w:rPr>
          <w:rFonts w:ascii="Arial" w:eastAsia="Times New Roman" w:hAnsi="Arial" w:cs="Arial"/>
          <w:kern w:val="0"/>
          <w:sz w:val="22"/>
          <w:szCs w:val="22"/>
          <w14:ligatures w14:val="none"/>
        </w:rPr>
        <w:t>0.75</w:t>
      </w:r>
      <w:r w:rsidR="004E6A1E" w:rsidRPr="004E6A1E">
        <w:rPr>
          <w:rFonts w:ascii="Arial" w:eastAsia="Times New Roman" w:hAnsi="Arial" w:cs="Arial"/>
          <w:kern w:val="0"/>
          <w:sz w:val="22"/>
          <w:szCs w:val="22"/>
          <w14:ligatures w14:val="none"/>
        </w:rPr>
        <w:t xml:space="preserve">µM dNTPs and water to 13µL and incubated at 65°C for 5 minutes. Next, 4µL 5X FS buffer, </w:t>
      </w:r>
      <w:r w:rsidR="00C75C6A">
        <w:rPr>
          <w:rFonts w:ascii="Arial" w:eastAsia="Times New Roman" w:hAnsi="Arial" w:cs="Arial"/>
          <w:kern w:val="0"/>
          <w:sz w:val="22"/>
          <w:szCs w:val="22"/>
          <w14:ligatures w14:val="none"/>
        </w:rPr>
        <w:t>10</w:t>
      </w:r>
      <w:r w:rsidR="004E6A1E" w:rsidRPr="004E6A1E">
        <w:rPr>
          <w:rFonts w:ascii="Arial" w:eastAsia="Times New Roman" w:hAnsi="Arial" w:cs="Arial"/>
          <w:kern w:val="0"/>
          <w:sz w:val="22"/>
          <w:szCs w:val="22"/>
          <w14:ligatures w14:val="none"/>
        </w:rPr>
        <w:t xml:space="preserve">M DTT and 1µL </w:t>
      </w:r>
      <w:r w:rsidR="006B0BAE">
        <w:rPr>
          <w:rFonts w:ascii="Arial" w:eastAsia="Times New Roman" w:hAnsi="Arial" w:cs="Arial"/>
          <w:kern w:val="0"/>
          <w:sz w:val="22"/>
          <w:szCs w:val="22"/>
          <w14:ligatures w14:val="none"/>
        </w:rPr>
        <w:t xml:space="preserve">mashup </w:t>
      </w:r>
      <w:r w:rsidR="004E6A1E" w:rsidRPr="004E6A1E">
        <w:rPr>
          <w:rFonts w:ascii="Arial" w:eastAsia="Times New Roman" w:hAnsi="Arial" w:cs="Arial"/>
          <w:kern w:val="0"/>
          <w:sz w:val="22"/>
          <w:szCs w:val="22"/>
          <w14:ligatures w14:val="none"/>
        </w:rPr>
        <w:t>reverse transcriptase was added</w:t>
      </w:r>
      <w:r w:rsidR="004E6A1E" w:rsidRPr="004E6A1E">
        <w:rPr>
          <w:rFonts w:ascii="Arial" w:eastAsia="Times New Roman" w:hAnsi="Arial" w:cs="Arial"/>
          <w:color w:val="FF0000"/>
          <w:kern w:val="0"/>
          <w:sz w:val="22"/>
          <w:szCs w:val="22"/>
          <w14:ligatures w14:val="none"/>
        </w:rPr>
        <w:t xml:space="preserve"> </w:t>
      </w:r>
      <w:r w:rsidR="004E6A1E" w:rsidRPr="004E6A1E">
        <w:rPr>
          <w:rFonts w:ascii="Arial" w:eastAsia="Times New Roman" w:hAnsi="Arial" w:cs="Arial"/>
          <w:kern w:val="0"/>
          <w:sz w:val="22"/>
          <w:szCs w:val="22"/>
          <w14:ligatures w14:val="none"/>
        </w:rPr>
        <w:t xml:space="preserve">and incubated at 50°C for 60 minutes followed by a heat inactivation step at 80°C for 10 minutes after which each sample was diluted in 90µL nuclease-free water. qPCR was conducted using NEB Luna Universal qPCR mix following manufacturer recommendations and cycling conditions (NEB, M3003). </w:t>
      </w:r>
      <w:r w:rsidR="004E6A1E">
        <w:rPr>
          <w:rFonts w:ascii="Arial" w:eastAsia="Times New Roman" w:hAnsi="Arial" w:cs="Arial"/>
          <w:kern w:val="0"/>
          <w:sz w:val="22"/>
          <w:szCs w:val="22"/>
          <w14:ligatures w14:val="none"/>
        </w:rPr>
        <w:t xml:space="preserve">Each sample was screened for galbut virus using two primer sets </w:t>
      </w:r>
      <w:r w:rsidR="00AF5B12">
        <w:rPr>
          <w:rFonts w:ascii="Arial" w:eastAsia="Times New Roman" w:hAnsi="Arial" w:cs="Arial"/>
          <w:kern w:val="0"/>
          <w:sz w:val="22"/>
          <w:szCs w:val="22"/>
          <w14:ligatures w14:val="none"/>
        </w:rPr>
        <w:t>(</w:t>
      </w:r>
      <w:r w:rsidR="004E6A1E" w:rsidRPr="00BA0FCB">
        <w:rPr>
          <w:rFonts w:ascii="Arial" w:eastAsia="Times New Roman" w:hAnsi="Arial" w:cs="Arial"/>
          <w:b/>
          <w:bCs/>
          <w:kern w:val="0"/>
          <w:sz w:val="22"/>
          <w:szCs w:val="22"/>
          <w14:ligatures w14:val="none"/>
        </w:rPr>
        <w:t xml:space="preserve">Table </w:t>
      </w:r>
      <w:r w:rsidR="00076A67">
        <w:rPr>
          <w:rFonts w:ascii="Arial" w:eastAsia="Times New Roman" w:hAnsi="Arial" w:cs="Arial"/>
          <w:b/>
          <w:bCs/>
          <w:kern w:val="0"/>
          <w:sz w:val="22"/>
          <w:szCs w:val="22"/>
          <w14:ligatures w14:val="none"/>
        </w:rPr>
        <w:t>3</w:t>
      </w:r>
      <w:r w:rsidR="00BA0FCB">
        <w:rPr>
          <w:rFonts w:ascii="Arial" w:eastAsia="Times New Roman" w:hAnsi="Arial" w:cs="Arial"/>
          <w:kern w:val="0"/>
          <w:sz w:val="22"/>
          <w:szCs w:val="22"/>
          <w14:ligatures w14:val="none"/>
        </w:rPr>
        <w:t>)</w:t>
      </w:r>
      <w:r w:rsidR="00CE018B">
        <w:rPr>
          <w:rFonts w:ascii="Arial" w:eastAsia="Times New Roman" w:hAnsi="Arial" w:cs="Arial"/>
          <w:kern w:val="0"/>
          <w:sz w:val="22"/>
          <w:szCs w:val="22"/>
          <w14:ligatures w14:val="none"/>
        </w:rPr>
        <w:t>.</w:t>
      </w:r>
      <w:r w:rsidR="00D66EA5">
        <w:rPr>
          <w:rFonts w:ascii="Arial" w:eastAsia="Times New Roman" w:hAnsi="Arial" w:cs="Arial"/>
          <w:kern w:val="0"/>
          <w:sz w:val="22"/>
          <w:szCs w:val="22"/>
          <w14:ligatures w14:val="none"/>
        </w:rPr>
        <w:t xml:space="preserve"> </w:t>
      </w:r>
      <w:r w:rsidR="005E307A">
        <w:rPr>
          <w:rFonts w:ascii="Arial" w:eastAsia="Times New Roman" w:hAnsi="Arial" w:cs="Arial"/>
          <w:kern w:val="0"/>
          <w:sz w:val="22"/>
          <w:szCs w:val="22"/>
          <w14:ligatures w14:val="none"/>
        </w:rPr>
        <w:t>Galbut virus 1 primers only detect clade A sequences.</w:t>
      </w:r>
      <w:r w:rsidR="009C7CA6">
        <w:rPr>
          <w:rFonts w:ascii="Arial" w:eastAsia="Times New Roman" w:hAnsi="Arial" w:cs="Arial"/>
          <w:kern w:val="0"/>
          <w:sz w:val="22"/>
          <w:szCs w:val="22"/>
          <w14:ligatures w14:val="none"/>
        </w:rPr>
        <w:t xml:space="preserve"> The discovery of galbut virus clade B led us to develop the galbut virus 2 set that detects both clade A and B. All wild collected samples were screened using both primers however the data shown in Figure 1 only uses data from the galbut virus 2 primers.</w:t>
      </w:r>
      <w:r w:rsidR="005E307A">
        <w:rPr>
          <w:rFonts w:ascii="Arial" w:eastAsia="Times New Roman" w:hAnsi="Arial" w:cs="Arial"/>
          <w:kern w:val="0"/>
          <w:sz w:val="22"/>
          <w:szCs w:val="22"/>
          <w14:ligatures w14:val="none"/>
        </w:rPr>
        <w:t xml:space="preserve"> </w:t>
      </w:r>
    </w:p>
    <w:p w14:paraId="0DFECF99" w14:textId="435FA863" w:rsidR="00CE018B" w:rsidRPr="006264D3" w:rsidRDefault="006264D3" w:rsidP="00081385">
      <w:pPr>
        <w:spacing w:line="360" w:lineRule="auto"/>
        <w:textAlignment w:val="baseline"/>
        <w:rPr>
          <w:rFonts w:ascii="Arial" w:eastAsia="Times New Roman" w:hAnsi="Arial" w:cs="Arial"/>
          <w:b/>
          <w:bCs/>
          <w:kern w:val="0"/>
          <w:sz w:val="22"/>
          <w:szCs w:val="22"/>
          <w14:ligatures w14:val="none"/>
        </w:rPr>
      </w:pPr>
      <w:r w:rsidRPr="006264D3">
        <w:rPr>
          <w:rFonts w:ascii="Arial" w:eastAsia="Times New Roman" w:hAnsi="Arial" w:cs="Arial"/>
          <w:b/>
          <w:bCs/>
          <w:kern w:val="0"/>
          <w:sz w:val="22"/>
          <w:szCs w:val="22"/>
          <w14:ligatures w14:val="none"/>
        </w:rPr>
        <w:t>Table 3: Primer sequences used in this study</w:t>
      </w:r>
    </w:p>
    <w:tbl>
      <w:tblPr>
        <w:tblStyle w:val="TableGrid"/>
        <w:tblW w:w="9715" w:type="dxa"/>
        <w:tblLayout w:type="fixed"/>
        <w:tblLook w:val="04A0" w:firstRow="1" w:lastRow="0" w:firstColumn="1" w:lastColumn="0" w:noHBand="0" w:noVBand="1"/>
      </w:tblPr>
      <w:tblGrid>
        <w:gridCol w:w="1705"/>
        <w:gridCol w:w="1620"/>
        <w:gridCol w:w="2430"/>
        <w:gridCol w:w="2520"/>
        <w:gridCol w:w="1440"/>
      </w:tblGrid>
      <w:tr w:rsidR="00C565AE" w14:paraId="352D4E14" w14:textId="77777777" w:rsidTr="00E97611">
        <w:tc>
          <w:tcPr>
            <w:tcW w:w="1705" w:type="dxa"/>
          </w:tcPr>
          <w:p w14:paraId="0EAB351C" w14:textId="704CFAB5"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Primer pair name (#s in lab collection) </w:t>
            </w:r>
          </w:p>
        </w:tc>
        <w:tc>
          <w:tcPr>
            <w:tcW w:w="1620" w:type="dxa"/>
          </w:tcPr>
          <w:p w14:paraId="134B0BDB" w14:textId="4169BA6C" w:rsidR="00C565AE" w:rsidRPr="00AB5926"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Galbut virus clade detection</w:t>
            </w:r>
          </w:p>
        </w:tc>
        <w:tc>
          <w:tcPr>
            <w:tcW w:w="2430" w:type="dxa"/>
          </w:tcPr>
          <w:p w14:paraId="59212D04" w14:textId="5C5DBDE6"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Forward </w:t>
            </w:r>
          </w:p>
        </w:tc>
        <w:tc>
          <w:tcPr>
            <w:tcW w:w="2520" w:type="dxa"/>
          </w:tcPr>
          <w:p w14:paraId="68C8D4FB" w14:textId="708A01FA"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Reverse </w:t>
            </w:r>
          </w:p>
        </w:tc>
        <w:tc>
          <w:tcPr>
            <w:tcW w:w="1440" w:type="dxa"/>
          </w:tcPr>
          <w:p w14:paraId="7B9F9BEA" w14:textId="797AD07F" w:rsidR="00C565AE" w:rsidRDefault="00C565AE" w:rsidP="00081385">
            <w:pPr>
              <w:spacing w:line="360" w:lineRule="auto"/>
              <w:textAlignment w:val="baseline"/>
              <w:rPr>
                <w:rFonts w:ascii="Arial" w:eastAsia="Times New Roman" w:hAnsi="Arial" w:cs="Arial"/>
                <w:kern w:val="0"/>
                <w:sz w:val="22"/>
                <w:szCs w:val="22"/>
                <w14:ligatures w14:val="none"/>
              </w:rPr>
            </w:pPr>
            <w:r w:rsidRPr="00586B71">
              <w:rPr>
                <w:rFonts w:ascii="Arial" w:eastAsia="Times New Roman" w:hAnsi="Arial" w:cs="Arial"/>
                <w:kern w:val="0"/>
                <w:sz w:val="22"/>
                <w:szCs w:val="22"/>
                <w14:ligatures w14:val="none"/>
              </w:rPr>
              <w:t>Reference</w:t>
            </w:r>
            <w:r w:rsidRPr="00AB5926">
              <w:rPr>
                <w:rFonts w:ascii="Arial" w:eastAsia="Times New Roman" w:hAnsi="Arial" w:cs="Arial"/>
                <w:kern w:val="0"/>
                <w:sz w:val="22"/>
                <w:szCs w:val="22"/>
                <w14:ligatures w14:val="none"/>
              </w:rPr>
              <w:t> </w:t>
            </w:r>
          </w:p>
        </w:tc>
      </w:tr>
      <w:tr w:rsidR="00C565AE" w14:paraId="1BAF4702" w14:textId="77777777" w:rsidTr="00E97611">
        <w:tc>
          <w:tcPr>
            <w:tcW w:w="1705" w:type="dxa"/>
          </w:tcPr>
          <w:p w14:paraId="261928AA" w14:textId="069B8E8C"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 xml:space="preserve">Galbut virus </w:t>
            </w:r>
            <w:r>
              <w:rPr>
                <w:rFonts w:ascii="Arial" w:eastAsia="Times New Roman" w:hAnsi="Arial" w:cs="Arial"/>
                <w:kern w:val="0"/>
                <w:sz w:val="22"/>
                <w:szCs w:val="22"/>
                <w14:ligatures w14:val="none"/>
              </w:rPr>
              <w:t>1</w:t>
            </w:r>
            <w:r w:rsidRPr="00AB5926">
              <w:rPr>
                <w:rFonts w:ascii="Arial" w:eastAsia="Times New Roman" w:hAnsi="Arial" w:cs="Arial"/>
                <w:kern w:val="0"/>
                <w:sz w:val="22"/>
                <w:szCs w:val="22"/>
                <w14:ligatures w14:val="none"/>
              </w:rPr>
              <w:t xml:space="preserve"> (#1600/1601) </w:t>
            </w:r>
          </w:p>
        </w:tc>
        <w:tc>
          <w:tcPr>
            <w:tcW w:w="1620" w:type="dxa"/>
          </w:tcPr>
          <w:p w14:paraId="7F0117B2" w14:textId="7C8776CF" w:rsidR="00C565AE" w:rsidRPr="00AB5926" w:rsidRDefault="00C565AE" w:rsidP="00E97611">
            <w:pPr>
              <w:spacing w:line="360" w:lineRule="auto"/>
              <w:jc w:val="center"/>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w:t>
            </w:r>
          </w:p>
        </w:tc>
        <w:tc>
          <w:tcPr>
            <w:tcW w:w="2430" w:type="dxa"/>
          </w:tcPr>
          <w:p w14:paraId="2E39BB9B" w14:textId="4112883B"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CCGTGAAGCAAGGAATCAAT </w:t>
            </w:r>
          </w:p>
        </w:tc>
        <w:tc>
          <w:tcPr>
            <w:tcW w:w="2520" w:type="dxa"/>
          </w:tcPr>
          <w:p w14:paraId="77DEE579" w14:textId="25696A4F"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TGCCGATTTTCTGCTCTTTT </w:t>
            </w:r>
          </w:p>
        </w:tc>
        <w:tc>
          <w:tcPr>
            <w:tcW w:w="1440" w:type="dxa"/>
          </w:tcPr>
          <w:p w14:paraId="3D164DB1" w14:textId="61C36563"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Cross 2020</w:t>
            </w:r>
            <w:sdt>
              <w:sdtPr>
                <w:rPr>
                  <w:rFonts w:ascii="Arial" w:eastAsia="Times New Roman" w:hAnsi="Arial" w:cs="Arial"/>
                  <w:color w:val="000000"/>
                  <w:kern w:val="0"/>
                  <w:sz w:val="22"/>
                  <w:szCs w:val="22"/>
                  <w:vertAlign w:val="superscript"/>
                  <w14:ligatures w14:val="none"/>
                </w:rPr>
                <w:tag w:val="MENDELEY_CITATION_v3_eyJjaXRhdGlvbklEIjoiTUVOREVMRVlfQ0lUQVRJT05fZTYzMWExMzItZThkMC00NWE0LWFlNjAtOWRmZDQzMTNiZDMx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2058974296"/>
                <w:placeholder>
                  <w:docPart w:val="1B50628153B71548878DC177A5D0A46C"/>
                </w:placeholder>
              </w:sdtPr>
              <w:sdtContent>
                <w:r w:rsidR="00A46342" w:rsidRPr="00A46342">
                  <w:rPr>
                    <w:rFonts w:ascii="Arial" w:eastAsia="Times New Roman" w:hAnsi="Arial" w:cs="Arial"/>
                    <w:color w:val="000000"/>
                    <w:kern w:val="0"/>
                    <w:sz w:val="22"/>
                    <w:szCs w:val="22"/>
                    <w:vertAlign w:val="superscript"/>
                    <w14:ligatures w14:val="none"/>
                  </w:rPr>
                  <w:t>1</w:t>
                </w:r>
              </w:sdtContent>
            </w:sdt>
          </w:p>
        </w:tc>
      </w:tr>
      <w:tr w:rsidR="00C565AE" w14:paraId="0DF4ABFA" w14:textId="77777777" w:rsidTr="00E97611">
        <w:tc>
          <w:tcPr>
            <w:tcW w:w="1705" w:type="dxa"/>
          </w:tcPr>
          <w:p w14:paraId="0BF738DC" w14:textId="77777777"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Galbut virus 2</w:t>
            </w:r>
          </w:p>
          <w:p w14:paraId="2E43EB0C" w14:textId="7DF837CA"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(#2165/2170)</w:t>
            </w:r>
          </w:p>
        </w:tc>
        <w:tc>
          <w:tcPr>
            <w:tcW w:w="1620" w:type="dxa"/>
          </w:tcPr>
          <w:p w14:paraId="0ACD6336" w14:textId="152CB029" w:rsidR="00C565AE" w:rsidRPr="00CE018B" w:rsidRDefault="00C565AE" w:rsidP="00E97611">
            <w:pPr>
              <w:spacing w:line="360" w:lineRule="auto"/>
              <w:jc w:val="center"/>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 and B</w:t>
            </w:r>
          </w:p>
        </w:tc>
        <w:tc>
          <w:tcPr>
            <w:tcW w:w="2430" w:type="dxa"/>
          </w:tcPr>
          <w:p w14:paraId="7E9D0498" w14:textId="67F706D1" w:rsidR="00C565AE" w:rsidRDefault="00C565AE" w:rsidP="00081385">
            <w:pPr>
              <w:spacing w:line="360" w:lineRule="auto"/>
              <w:textAlignment w:val="baseline"/>
              <w:rPr>
                <w:rFonts w:ascii="Arial" w:eastAsia="Times New Roman" w:hAnsi="Arial" w:cs="Arial"/>
                <w:kern w:val="0"/>
                <w:sz w:val="22"/>
                <w:szCs w:val="22"/>
                <w14:ligatures w14:val="none"/>
              </w:rPr>
            </w:pPr>
            <w:r w:rsidRPr="00CE018B">
              <w:rPr>
                <w:rFonts w:ascii="Arial" w:eastAsia="Times New Roman" w:hAnsi="Arial" w:cs="Arial"/>
                <w:kern w:val="0"/>
                <w:sz w:val="22"/>
                <w:szCs w:val="22"/>
                <w14:ligatures w14:val="none"/>
              </w:rPr>
              <w:t>GTTCTTATCCGCATCGCCTA</w:t>
            </w:r>
          </w:p>
        </w:tc>
        <w:tc>
          <w:tcPr>
            <w:tcW w:w="2520" w:type="dxa"/>
          </w:tcPr>
          <w:p w14:paraId="68C6483B" w14:textId="543E0FC0" w:rsidR="00C565AE" w:rsidRDefault="00C565AE" w:rsidP="00081385">
            <w:pPr>
              <w:spacing w:line="360" w:lineRule="auto"/>
              <w:textAlignment w:val="baseline"/>
              <w:rPr>
                <w:rFonts w:ascii="Arial" w:eastAsia="Times New Roman" w:hAnsi="Arial" w:cs="Arial"/>
                <w:kern w:val="0"/>
                <w:sz w:val="22"/>
                <w:szCs w:val="22"/>
                <w14:ligatures w14:val="none"/>
              </w:rPr>
            </w:pPr>
            <w:r w:rsidRPr="00CE018B">
              <w:rPr>
                <w:rFonts w:ascii="Arial" w:eastAsia="Times New Roman" w:hAnsi="Arial" w:cs="Arial"/>
                <w:kern w:val="0"/>
                <w:sz w:val="22"/>
                <w:szCs w:val="22"/>
                <w14:ligatures w14:val="none"/>
              </w:rPr>
              <w:t>AATTCACTACTTCCTTGACACCTC</w:t>
            </w:r>
          </w:p>
        </w:tc>
        <w:tc>
          <w:tcPr>
            <w:tcW w:w="1440" w:type="dxa"/>
          </w:tcPr>
          <w:p w14:paraId="19CDF9CB" w14:textId="1B80E7B4"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This study</w:t>
            </w:r>
          </w:p>
        </w:tc>
      </w:tr>
      <w:tr w:rsidR="00C565AE" w14:paraId="4401E31E" w14:textId="77777777" w:rsidTr="00E97611">
        <w:tc>
          <w:tcPr>
            <w:tcW w:w="1705" w:type="dxa"/>
          </w:tcPr>
          <w:p w14:paraId="7E765761" w14:textId="7ABCBF57"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RpL32</w:t>
            </w:r>
            <w:r>
              <w:rPr>
                <w:rFonts w:ascii="Arial" w:eastAsia="Times New Roman" w:hAnsi="Arial" w:cs="Arial"/>
                <w:kern w:val="0"/>
                <w:sz w:val="22"/>
                <w:szCs w:val="22"/>
                <w14:ligatures w14:val="none"/>
              </w:rPr>
              <w:t xml:space="preserve"> mRNA</w:t>
            </w:r>
            <w:r w:rsidRPr="00AB5926">
              <w:rPr>
                <w:rFonts w:ascii="Arial" w:eastAsia="Times New Roman" w:hAnsi="Arial" w:cs="Arial"/>
                <w:kern w:val="0"/>
                <w:sz w:val="22"/>
                <w:szCs w:val="22"/>
                <w14:ligatures w14:val="none"/>
              </w:rPr>
              <w:t xml:space="preserve"> (1012/1013) </w:t>
            </w:r>
          </w:p>
        </w:tc>
        <w:tc>
          <w:tcPr>
            <w:tcW w:w="1620" w:type="dxa"/>
          </w:tcPr>
          <w:p w14:paraId="0039D9FE" w14:textId="297888FA" w:rsidR="00C565AE" w:rsidRPr="00AB5926" w:rsidRDefault="00C565AE" w:rsidP="00E97611">
            <w:pPr>
              <w:spacing w:line="360" w:lineRule="auto"/>
              <w:jc w:val="center"/>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NA</w:t>
            </w:r>
          </w:p>
        </w:tc>
        <w:tc>
          <w:tcPr>
            <w:tcW w:w="2430" w:type="dxa"/>
          </w:tcPr>
          <w:p w14:paraId="1D0321F8" w14:textId="0463B595"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TGCTAAGCTGTCGCACAAATGG </w:t>
            </w:r>
          </w:p>
        </w:tc>
        <w:tc>
          <w:tcPr>
            <w:tcW w:w="2520" w:type="dxa"/>
          </w:tcPr>
          <w:p w14:paraId="1C3AF8FE" w14:textId="1F384751"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TGCGCTTGTTCGATCCGTAAC </w:t>
            </w:r>
          </w:p>
        </w:tc>
        <w:tc>
          <w:tcPr>
            <w:tcW w:w="1440" w:type="dxa"/>
          </w:tcPr>
          <w:p w14:paraId="1D6EF035" w14:textId="40B1B1B4"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Cao 2016</w:t>
            </w:r>
            <w:sdt>
              <w:sdtPr>
                <w:rPr>
                  <w:rFonts w:ascii="Arial" w:eastAsia="Times New Roman" w:hAnsi="Arial" w:cs="Arial"/>
                  <w:color w:val="000000"/>
                  <w:kern w:val="0"/>
                  <w:sz w:val="22"/>
                  <w:szCs w:val="22"/>
                  <w:vertAlign w:val="superscript"/>
                  <w14:ligatures w14:val="none"/>
                </w:rPr>
                <w:tag w:val="MENDELEY_CITATION_v3_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"/>
                <w:id w:val="1144314538"/>
                <w:placeholder>
                  <w:docPart w:val="1B50628153B71548878DC177A5D0A46C"/>
                </w:placeholder>
              </w:sdtPr>
              <w:sdtContent>
                <w:r w:rsidR="00A46342" w:rsidRPr="00A46342">
                  <w:rPr>
                    <w:rFonts w:ascii="Arial" w:eastAsia="Times New Roman" w:hAnsi="Arial" w:cs="Arial"/>
                    <w:color w:val="000000"/>
                    <w:kern w:val="0"/>
                    <w:sz w:val="22"/>
                    <w:szCs w:val="22"/>
                    <w:vertAlign w:val="superscript"/>
                    <w14:ligatures w14:val="none"/>
                  </w:rPr>
                  <w:t>29</w:t>
                </w:r>
              </w:sdtContent>
            </w:sdt>
          </w:p>
        </w:tc>
      </w:tr>
    </w:tbl>
    <w:p w14:paraId="2F86B4A7" w14:textId="77777777" w:rsidR="00006799" w:rsidRDefault="00006799" w:rsidP="00081385">
      <w:pPr>
        <w:spacing w:line="360" w:lineRule="auto"/>
        <w:rPr>
          <w:rFonts w:ascii="Arial" w:hAnsi="Arial" w:cs="Arial"/>
          <w:i/>
          <w:iCs/>
          <w:sz w:val="22"/>
          <w:szCs w:val="22"/>
        </w:rPr>
      </w:pPr>
    </w:p>
    <w:p w14:paraId="5954D859" w14:textId="07C75AEC" w:rsidR="00D66EA5" w:rsidRPr="00D66EA5" w:rsidRDefault="00D66EA5" w:rsidP="00081385">
      <w:pPr>
        <w:spacing w:line="360" w:lineRule="auto"/>
        <w:rPr>
          <w:rFonts w:ascii="Arial" w:hAnsi="Arial" w:cs="Arial"/>
          <w:sz w:val="22"/>
          <w:szCs w:val="22"/>
        </w:rPr>
      </w:pPr>
      <w:r w:rsidRPr="00AB7F11">
        <w:rPr>
          <w:rFonts w:ascii="Arial" w:hAnsi="Arial" w:cs="Arial"/>
          <w:i/>
          <w:iCs/>
          <w:sz w:val="22"/>
          <w:szCs w:val="22"/>
        </w:rPr>
        <w:t>NGS Library Preparation:</w:t>
      </w:r>
      <w:r>
        <w:rPr>
          <w:rFonts w:ascii="Arial" w:hAnsi="Arial" w:cs="Arial"/>
          <w:sz w:val="22"/>
          <w:szCs w:val="22"/>
        </w:rPr>
        <w:t xml:space="preserve"> </w:t>
      </w:r>
      <w:r w:rsidR="0081635E">
        <w:rPr>
          <w:rFonts w:ascii="Arial" w:hAnsi="Arial" w:cs="Arial"/>
          <w:sz w:val="22"/>
          <w:szCs w:val="22"/>
        </w:rPr>
        <w:t xml:space="preserve">From </w:t>
      </w:r>
      <w:r>
        <w:rPr>
          <w:rFonts w:ascii="Arial" w:hAnsi="Arial" w:cs="Arial"/>
          <w:sz w:val="22"/>
          <w:szCs w:val="22"/>
        </w:rPr>
        <w:t>the 641 galbut virus positive samples, 1</w:t>
      </w:r>
      <w:r w:rsidR="009C7CA6">
        <w:rPr>
          <w:rFonts w:ascii="Arial" w:hAnsi="Arial" w:cs="Arial"/>
          <w:sz w:val="22"/>
          <w:szCs w:val="22"/>
        </w:rPr>
        <w:t>46</w:t>
      </w:r>
      <w:r>
        <w:rPr>
          <w:rFonts w:ascii="Arial" w:hAnsi="Arial" w:cs="Arial"/>
          <w:sz w:val="22"/>
          <w:szCs w:val="22"/>
        </w:rPr>
        <w:t xml:space="preserve"> were selected for total RNA sequencing</w:t>
      </w:r>
      <w:r w:rsidR="00442191">
        <w:rPr>
          <w:rFonts w:ascii="Arial" w:hAnsi="Arial" w:cs="Arial"/>
          <w:sz w:val="22"/>
          <w:szCs w:val="22"/>
        </w:rPr>
        <w:t xml:space="preserve"> to recover galbut virus sequences</w:t>
      </w:r>
      <w:r w:rsidR="003A451F">
        <w:rPr>
          <w:rFonts w:ascii="Arial" w:eastAsia="Times New Roman" w:hAnsi="Arial" w:cs="Arial"/>
          <w:kern w:val="0"/>
          <w:sz w:val="22"/>
          <w:szCs w:val="22"/>
          <w14:ligatures w14:val="none"/>
        </w:rPr>
        <w:t>.</w:t>
      </w:r>
      <w:r w:rsidR="009C7CA6">
        <w:rPr>
          <w:rFonts w:ascii="Arial" w:eastAsia="Times New Roman" w:hAnsi="Arial" w:cs="Arial"/>
          <w:kern w:val="0"/>
          <w:sz w:val="22"/>
          <w:szCs w:val="22"/>
          <w14:ligatures w14:val="none"/>
        </w:rPr>
        <w:t xml:space="preserve"> With the addition of the galbut virus 2 primers, we discovered additional clade B positive samples collected in 2020 and 2021. Nine of these samples were also sequenced.</w:t>
      </w:r>
      <w:r w:rsidR="003A451F">
        <w:rPr>
          <w:rFonts w:ascii="Arial" w:eastAsia="Times New Roman" w:hAnsi="Arial" w:cs="Arial"/>
          <w:kern w:val="0"/>
          <w:sz w:val="22"/>
          <w:szCs w:val="22"/>
          <w14:ligatures w14:val="none"/>
        </w:rPr>
        <w:t xml:space="preserve"> </w:t>
      </w:r>
      <w:r>
        <w:rPr>
          <w:rFonts w:ascii="Arial" w:hAnsi="Arial" w:cs="Arial"/>
          <w:sz w:val="22"/>
          <w:szCs w:val="22"/>
        </w:rPr>
        <w:t>S</w:t>
      </w:r>
      <w:r w:rsidR="00AB7F11">
        <w:rPr>
          <w:rFonts w:ascii="Arial" w:hAnsi="Arial" w:cs="Arial"/>
          <w:sz w:val="22"/>
          <w:szCs w:val="22"/>
        </w:rPr>
        <w:t>amples</w:t>
      </w:r>
      <w:r>
        <w:rPr>
          <w:rFonts w:ascii="Arial" w:hAnsi="Arial" w:cs="Arial"/>
          <w:sz w:val="22"/>
          <w:szCs w:val="22"/>
        </w:rPr>
        <w:t xml:space="preserve"> were selected </w:t>
      </w:r>
      <w:r w:rsidR="00216F2A">
        <w:rPr>
          <w:rFonts w:ascii="Arial" w:hAnsi="Arial" w:cs="Arial"/>
          <w:sz w:val="22"/>
          <w:szCs w:val="22"/>
        </w:rPr>
        <w:t>to represent diverse</w:t>
      </w:r>
      <w:r>
        <w:rPr>
          <w:rFonts w:ascii="Arial" w:hAnsi="Arial" w:cs="Arial"/>
          <w:sz w:val="22"/>
          <w:szCs w:val="22"/>
        </w:rPr>
        <w:t xml:space="preserve"> location</w:t>
      </w:r>
      <w:r w:rsidR="00216F2A">
        <w:rPr>
          <w:rFonts w:ascii="Arial" w:hAnsi="Arial" w:cs="Arial"/>
          <w:sz w:val="22"/>
          <w:szCs w:val="22"/>
        </w:rPr>
        <w:t>s</w:t>
      </w:r>
      <w:r>
        <w:rPr>
          <w:rFonts w:ascii="Arial" w:hAnsi="Arial" w:cs="Arial"/>
          <w:sz w:val="22"/>
          <w:szCs w:val="22"/>
        </w:rPr>
        <w:t xml:space="preserve">, </w:t>
      </w:r>
      <w:r w:rsidR="00442191">
        <w:rPr>
          <w:rFonts w:ascii="Arial" w:hAnsi="Arial" w:cs="Arial"/>
          <w:sz w:val="22"/>
          <w:szCs w:val="22"/>
        </w:rPr>
        <w:t>galbut virus RNA level</w:t>
      </w:r>
      <w:r w:rsidR="00216F2A">
        <w:rPr>
          <w:rFonts w:ascii="Arial" w:hAnsi="Arial" w:cs="Arial"/>
          <w:sz w:val="22"/>
          <w:szCs w:val="22"/>
        </w:rPr>
        <w:t>s</w:t>
      </w:r>
      <w:r w:rsidR="00442191">
        <w:rPr>
          <w:rFonts w:ascii="Arial" w:hAnsi="Arial" w:cs="Arial"/>
          <w:sz w:val="22"/>
          <w:szCs w:val="22"/>
        </w:rPr>
        <w:t xml:space="preserve"> </w:t>
      </w:r>
      <w:r>
        <w:rPr>
          <w:rFonts w:ascii="Arial" w:hAnsi="Arial" w:cs="Arial"/>
          <w:sz w:val="22"/>
          <w:szCs w:val="22"/>
        </w:rPr>
        <w:t>(rang</w:t>
      </w:r>
      <w:r w:rsidR="00216F2A">
        <w:rPr>
          <w:rFonts w:ascii="Arial" w:hAnsi="Arial" w:cs="Arial"/>
          <w:sz w:val="22"/>
          <w:szCs w:val="22"/>
        </w:rPr>
        <w:t xml:space="preserve">ing from </w:t>
      </w:r>
      <w:r w:rsidR="00442191">
        <w:rPr>
          <w:rFonts w:ascii="Arial" w:hAnsi="Arial" w:cs="Arial"/>
          <w:sz w:val="22"/>
          <w:szCs w:val="22"/>
        </w:rPr>
        <w:t xml:space="preserve">low to </w:t>
      </w:r>
      <w:r>
        <w:rPr>
          <w:rFonts w:ascii="Arial" w:hAnsi="Arial" w:cs="Arial"/>
          <w:sz w:val="22"/>
          <w:szCs w:val="22"/>
        </w:rPr>
        <w:t>high)</w:t>
      </w:r>
      <w:r w:rsidR="00442191">
        <w:rPr>
          <w:rFonts w:ascii="Arial" w:hAnsi="Arial" w:cs="Arial"/>
          <w:sz w:val="22"/>
          <w:szCs w:val="22"/>
        </w:rPr>
        <w:t>,</w:t>
      </w:r>
      <w:r>
        <w:rPr>
          <w:rFonts w:ascii="Arial" w:hAnsi="Arial" w:cs="Arial"/>
          <w:sz w:val="22"/>
          <w:szCs w:val="22"/>
        </w:rPr>
        <w:t xml:space="preserve"> and </w:t>
      </w:r>
      <w:r w:rsidR="00442191">
        <w:rPr>
          <w:rFonts w:ascii="Arial" w:hAnsi="Arial" w:cs="Arial"/>
          <w:sz w:val="22"/>
          <w:szCs w:val="22"/>
        </w:rPr>
        <w:t xml:space="preserve">qPCR melting temperature </w:t>
      </w:r>
      <w:r>
        <w:rPr>
          <w:rFonts w:ascii="Arial" w:hAnsi="Arial" w:cs="Arial"/>
          <w:sz w:val="22"/>
          <w:szCs w:val="22"/>
        </w:rPr>
        <w:t>(</w:t>
      </w:r>
      <w:r w:rsidR="00442191">
        <w:rPr>
          <w:rFonts w:ascii="Arial" w:hAnsi="Arial" w:cs="Arial"/>
          <w:sz w:val="22"/>
          <w:szCs w:val="22"/>
        </w:rPr>
        <w:t xml:space="preserve">ranging from identical to </w:t>
      </w:r>
      <w:r w:rsidR="00216F2A">
        <w:rPr>
          <w:rFonts w:ascii="Arial" w:hAnsi="Arial" w:cs="Arial"/>
          <w:sz w:val="22"/>
          <w:szCs w:val="22"/>
        </w:rPr>
        <w:t>the</w:t>
      </w:r>
      <w:r w:rsidR="00442191">
        <w:rPr>
          <w:rFonts w:ascii="Arial" w:hAnsi="Arial" w:cs="Arial"/>
          <w:sz w:val="22"/>
          <w:szCs w:val="22"/>
        </w:rPr>
        <w:t xml:space="preserve"> positive control </w:t>
      </w:r>
      <w:r>
        <w:rPr>
          <w:rFonts w:ascii="Arial" w:hAnsi="Arial" w:cs="Arial"/>
          <w:sz w:val="22"/>
          <w:szCs w:val="22"/>
        </w:rPr>
        <w:t xml:space="preserve">to </w:t>
      </w:r>
      <w:r w:rsidR="00442191">
        <w:rPr>
          <w:rFonts w:ascii="Arial" w:hAnsi="Arial" w:cs="Arial"/>
          <w:sz w:val="22"/>
          <w:szCs w:val="22"/>
        </w:rPr>
        <w:t xml:space="preserve">1˚C </w:t>
      </w:r>
      <w:r>
        <w:rPr>
          <w:rFonts w:ascii="Arial" w:hAnsi="Arial" w:cs="Arial"/>
          <w:sz w:val="22"/>
          <w:szCs w:val="22"/>
        </w:rPr>
        <w:t>away).</w:t>
      </w:r>
      <w:r w:rsidR="003A451F">
        <w:rPr>
          <w:rFonts w:ascii="Arial" w:hAnsi="Arial" w:cs="Arial"/>
          <w:sz w:val="22"/>
          <w:szCs w:val="22"/>
        </w:rPr>
        <w:t xml:space="preserve"> Sample concentration was obtained using </w:t>
      </w:r>
      <w:r w:rsidR="003A451F" w:rsidRPr="00AB5926">
        <w:rPr>
          <w:rFonts w:ascii="Arial" w:eastAsia="Times New Roman" w:hAnsi="Arial" w:cs="Arial"/>
          <w:kern w:val="0"/>
          <w:sz w:val="22"/>
          <w:szCs w:val="22"/>
          <w14:ligatures w14:val="none"/>
        </w:rPr>
        <w:t>the Qubit high-sensitivity RNA reagent (</w:t>
      </w:r>
      <w:proofErr w:type="spellStart"/>
      <w:r w:rsidR="003A451F" w:rsidRPr="00AB5926">
        <w:rPr>
          <w:rFonts w:ascii="Arial" w:eastAsia="Times New Roman" w:hAnsi="Arial" w:cs="Arial"/>
          <w:kern w:val="0"/>
          <w:sz w:val="22"/>
          <w:szCs w:val="22"/>
          <w14:ligatures w14:val="none"/>
        </w:rPr>
        <w:t>ThermoFisher</w:t>
      </w:r>
      <w:proofErr w:type="spellEnd"/>
      <w:r w:rsidR="003A451F" w:rsidRPr="00AB5926">
        <w:rPr>
          <w:rFonts w:ascii="Arial" w:eastAsia="Times New Roman" w:hAnsi="Arial" w:cs="Arial"/>
          <w:kern w:val="0"/>
          <w:sz w:val="22"/>
          <w:szCs w:val="22"/>
          <w14:ligatures w14:val="none"/>
        </w:rPr>
        <w:t>, Q32852)</w:t>
      </w:r>
      <w:r w:rsidR="003A451F">
        <w:rPr>
          <w:rFonts w:ascii="Arial" w:eastAsia="Times New Roman" w:hAnsi="Arial" w:cs="Arial"/>
          <w:kern w:val="0"/>
          <w:sz w:val="22"/>
          <w:szCs w:val="22"/>
          <w14:ligatures w14:val="none"/>
        </w:rPr>
        <w:t xml:space="preserve"> and DNA was removed via a </w:t>
      </w:r>
      <w:proofErr w:type="spellStart"/>
      <w:r w:rsidR="003A451F">
        <w:rPr>
          <w:rFonts w:ascii="Arial" w:eastAsia="Times New Roman" w:hAnsi="Arial" w:cs="Arial"/>
          <w:kern w:val="0"/>
          <w:sz w:val="22"/>
          <w:szCs w:val="22"/>
          <w14:ligatures w14:val="none"/>
        </w:rPr>
        <w:t>DNAse</w:t>
      </w:r>
      <w:proofErr w:type="spellEnd"/>
      <w:r w:rsidR="003A451F">
        <w:rPr>
          <w:rFonts w:ascii="Arial" w:eastAsia="Times New Roman" w:hAnsi="Arial" w:cs="Arial"/>
          <w:kern w:val="0"/>
          <w:sz w:val="22"/>
          <w:szCs w:val="22"/>
          <w14:ligatures w14:val="none"/>
        </w:rPr>
        <w:t xml:space="preserve"> </w:t>
      </w:r>
      <w:r w:rsidR="008F3479">
        <w:rPr>
          <w:rFonts w:ascii="Arial" w:eastAsia="Times New Roman" w:hAnsi="Arial" w:cs="Arial"/>
          <w:kern w:val="0"/>
          <w:sz w:val="22"/>
          <w:szCs w:val="22"/>
          <w14:ligatures w14:val="none"/>
        </w:rPr>
        <w:t xml:space="preserve">I </w:t>
      </w:r>
      <w:r w:rsidR="00AB7F11">
        <w:rPr>
          <w:rFonts w:ascii="Arial" w:eastAsia="Times New Roman" w:hAnsi="Arial" w:cs="Arial"/>
          <w:kern w:val="0"/>
          <w:sz w:val="22"/>
          <w:szCs w:val="22"/>
          <w14:ligatures w14:val="none"/>
        </w:rPr>
        <w:t xml:space="preserve">treatment </w:t>
      </w:r>
      <w:r w:rsidR="00F944DD">
        <w:rPr>
          <w:rFonts w:ascii="Arial" w:eastAsia="Times New Roman" w:hAnsi="Arial" w:cs="Arial"/>
          <w:kern w:val="0"/>
          <w:sz w:val="22"/>
          <w:szCs w:val="22"/>
          <w14:ligatures w14:val="none"/>
        </w:rPr>
        <w:t>(</w:t>
      </w:r>
      <w:r w:rsidR="008F3479">
        <w:rPr>
          <w:rFonts w:ascii="Arial" w:eastAsia="Times New Roman" w:hAnsi="Arial" w:cs="Arial"/>
          <w:kern w:val="0"/>
          <w:sz w:val="22"/>
          <w:szCs w:val="22"/>
          <w14:ligatures w14:val="none"/>
        </w:rPr>
        <w:t>NEB B0303S</w:t>
      </w:r>
      <w:r w:rsidR="00F944DD">
        <w:rPr>
          <w:rFonts w:ascii="Arial" w:eastAsia="Times New Roman" w:hAnsi="Arial" w:cs="Arial"/>
          <w:kern w:val="0"/>
          <w:sz w:val="22"/>
          <w:szCs w:val="22"/>
          <w14:ligatures w14:val="none"/>
        </w:rPr>
        <w:t>)</w:t>
      </w:r>
      <w:r w:rsidR="003A451F">
        <w:rPr>
          <w:rFonts w:ascii="Arial" w:eastAsia="Times New Roman" w:hAnsi="Arial" w:cs="Arial"/>
          <w:kern w:val="0"/>
          <w:sz w:val="22"/>
          <w:szCs w:val="22"/>
          <w14:ligatures w14:val="none"/>
        </w:rPr>
        <w:t>. Prior to library preparation, samples were normalized to 5 ng/</w:t>
      </w:r>
      <w:r w:rsidR="00AB7F11" w:rsidRPr="004E6A1E">
        <w:rPr>
          <w:rFonts w:ascii="Arial" w:eastAsia="Times New Roman" w:hAnsi="Arial" w:cs="Arial"/>
          <w:kern w:val="0"/>
          <w:sz w:val="22"/>
          <w:szCs w:val="22"/>
          <w14:ligatures w14:val="none"/>
        </w:rPr>
        <w:t>µ</w:t>
      </w:r>
      <w:r w:rsidR="00AB7F11">
        <w:rPr>
          <w:rFonts w:ascii="Arial" w:eastAsia="Times New Roman" w:hAnsi="Arial" w:cs="Arial"/>
          <w:kern w:val="0"/>
          <w:sz w:val="22"/>
          <w:szCs w:val="22"/>
          <w14:ligatures w14:val="none"/>
        </w:rPr>
        <w:t xml:space="preserve">L </w:t>
      </w:r>
      <w:r w:rsidR="003A451F">
        <w:rPr>
          <w:rFonts w:ascii="Arial" w:eastAsia="Times New Roman" w:hAnsi="Arial" w:cs="Arial"/>
          <w:kern w:val="0"/>
          <w:sz w:val="22"/>
          <w:szCs w:val="22"/>
          <w14:ligatures w14:val="none"/>
        </w:rPr>
        <w:t>except where sample concentration</w:t>
      </w:r>
      <w:r w:rsidR="00216F2A">
        <w:rPr>
          <w:rFonts w:ascii="Arial" w:eastAsia="Times New Roman" w:hAnsi="Arial" w:cs="Arial"/>
          <w:kern w:val="0"/>
          <w:sz w:val="22"/>
          <w:szCs w:val="22"/>
          <w14:ligatures w14:val="none"/>
        </w:rPr>
        <w:t>s</w:t>
      </w:r>
      <w:r w:rsidR="003A451F">
        <w:rPr>
          <w:rFonts w:ascii="Arial" w:eastAsia="Times New Roman" w:hAnsi="Arial" w:cs="Arial"/>
          <w:kern w:val="0"/>
          <w:sz w:val="22"/>
          <w:szCs w:val="22"/>
          <w14:ligatures w14:val="none"/>
        </w:rPr>
        <w:t xml:space="preserve"> </w:t>
      </w:r>
      <w:r w:rsidR="00216F2A">
        <w:rPr>
          <w:rFonts w:ascii="Arial" w:eastAsia="Times New Roman" w:hAnsi="Arial" w:cs="Arial"/>
          <w:kern w:val="0"/>
          <w:sz w:val="22"/>
          <w:szCs w:val="22"/>
          <w14:ligatures w14:val="none"/>
        </w:rPr>
        <w:t xml:space="preserve">were </w:t>
      </w:r>
      <w:r w:rsidR="009C7CA6">
        <w:rPr>
          <w:rFonts w:ascii="Arial" w:eastAsia="Times New Roman" w:hAnsi="Arial" w:cs="Arial"/>
          <w:kern w:val="0"/>
          <w:sz w:val="22"/>
          <w:szCs w:val="22"/>
          <w14:ligatures w14:val="none"/>
        </w:rPr>
        <w:t>lower than 5 ng/</w:t>
      </w:r>
      <w:r w:rsidR="009C7CA6" w:rsidRPr="004E6A1E">
        <w:rPr>
          <w:rFonts w:ascii="Arial" w:eastAsia="Times New Roman" w:hAnsi="Arial" w:cs="Arial"/>
          <w:kern w:val="0"/>
          <w:sz w:val="22"/>
          <w:szCs w:val="22"/>
          <w14:ligatures w14:val="none"/>
        </w:rPr>
        <w:t>µ</w:t>
      </w:r>
      <w:r w:rsidR="009C7CA6">
        <w:rPr>
          <w:rFonts w:ascii="Arial" w:eastAsia="Times New Roman" w:hAnsi="Arial" w:cs="Arial"/>
          <w:kern w:val="0"/>
          <w:sz w:val="22"/>
          <w:szCs w:val="22"/>
          <w14:ligatures w14:val="none"/>
        </w:rPr>
        <w:t>L</w:t>
      </w:r>
      <w:r w:rsidR="003A451F">
        <w:rPr>
          <w:rFonts w:ascii="Arial" w:eastAsia="Times New Roman" w:hAnsi="Arial" w:cs="Arial"/>
          <w:kern w:val="0"/>
          <w:sz w:val="22"/>
          <w:szCs w:val="22"/>
          <w14:ligatures w14:val="none"/>
        </w:rPr>
        <w:t>.</w:t>
      </w:r>
      <w:r w:rsidR="00AB7F11">
        <w:rPr>
          <w:rFonts w:ascii="Arial" w:eastAsia="Times New Roman" w:hAnsi="Arial" w:cs="Arial"/>
          <w:kern w:val="0"/>
          <w:sz w:val="22"/>
          <w:szCs w:val="22"/>
          <w14:ligatures w14:val="none"/>
        </w:rPr>
        <w:t xml:space="preserve"> In these cases</w:t>
      </w:r>
      <w:r w:rsidR="003F43F0">
        <w:rPr>
          <w:rFonts w:ascii="Arial" w:eastAsia="Times New Roman" w:hAnsi="Arial" w:cs="Arial"/>
          <w:kern w:val="0"/>
          <w:sz w:val="22"/>
          <w:szCs w:val="22"/>
          <w14:ligatures w14:val="none"/>
        </w:rPr>
        <w:t>,</w:t>
      </w:r>
      <w:r w:rsidR="00AB7F11">
        <w:rPr>
          <w:rFonts w:ascii="Arial" w:eastAsia="Times New Roman" w:hAnsi="Arial" w:cs="Arial"/>
          <w:kern w:val="0"/>
          <w:sz w:val="22"/>
          <w:szCs w:val="22"/>
          <w14:ligatures w14:val="none"/>
        </w:rPr>
        <w:t xml:space="preserve"> either a different sample was </w:t>
      </w:r>
      <w:r w:rsidR="00AF5B12">
        <w:rPr>
          <w:rFonts w:ascii="Arial" w:eastAsia="Times New Roman" w:hAnsi="Arial" w:cs="Arial"/>
          <w:kern w:val="0"/>
          <w:sz w:val="22"/>
          <w:szCs w:val="22"/>
          <w14:ligatures w14:val="none"/>
        </w:rPr>
        <w:t>selected,</w:t>
      </w:r>
      <w:r w:rsidR="00AB7F11">
        <w:rPr>
          <w:rFonts w:ascii="Arial" w:eastAsia="Times New Roman" w:hAnsi="Arial" w:cs="Arial"/>
          <w:kern w:val="0"/>
          <w:sz w:val="22"/>
          <w:szCs w:val="22"/>
          <w14:ligatures w14:val="none"/>
        </w:rPr>
        <w:t xml:space="preserve"> or the </w:t>
      </w:r>
      <w:r w:rsidR="003F43F0">
        <w:rPr>
          <w:rFonts w:ascii="Arial" w:eastAsia="Times New Roman" w:hAnsi="Arial" w:cs="Arial"/>
          <w:kern w:val="0"/>
          <w:sz w:val="22"/>
          <w:szCs w:val="22"/>
          <w14:ligatures w14:val="none"/>
        </w:rPr>
        <w:t>maximum volume of input RNA was used.</w:t>
      </w:r>
      <w:r>
        <w:rPr>
          <w:rFonts w:ascii="Arial" w:hAnsi="Arial" w:cs="Arial"/>
          <w:sz w:val="22"/>
          <w:szCs w:val="22"/>
        </w:rPr>
        <w:t xml:space="preserve"> </w:t>
      </w:r>
      <w:r w:rsidR="00216F2A">
        <w:rPr>
          <w:rFonts w:ascii="Arial" w:hAnsi="Arial" w:cs="Arial"/>
          <w:sz w:val="22"/>
          <w:szCs w:val="22"/>
        </w:rPr>
        <w:t>S</w:t>
      </w:r>
      <w:r>
        <w:rPr>
          <w:rFonts w:ascii="Arial" w:hAnsi="Arial" w:cs="Arial"/>
          <w:sz w:val="22"/>
          <w:szCs w:val="22"/>
        </w:rPr>
        <w:t xml:space="preserve">amples were split into two </w:t>
      </w:r>
      <w:r w:rsidR="00216F2A">
        <w:rPr>
          <w:rFonts w:ascii="Arial" w:hAnsi="Arial" w:cs="Arial"/>
          <w:sz w:val="22"/>
          <w:szCs w:val="22"/>
        </w:rPr>
        <w:t xml:space="preserve">batches of </w:t>
      </w:r>
      <w:r w:rsidR="00216F2A" w:rsidRPr="00216F2A">
        <w:rPr>
          <w:rFonts w:ascii="Arial" w:hAnsi="Arial" w:cs="Arial"/>
          <w:sz w:val="22"/>
          <w:szCs w:val="22"/>
        </w:rPr>
        <w:t>≤</w:t>
      </w:r>
      <w:r w:rsidR="00216F2A">
        <w:rPr>
          <w:rFonts w:ascii="Arial" w:hAnsi="Arial" w:cs="Arial"/>
          <w:sz w:val="22"/>
          <w:szCs w:val="22"/>
        </w:rPr>
        <w:t xml:space="preserve"> 96 samples and </w:t>
      </w:r>
      <w:r>
        <w:rPr>
          <w:rFonts w:ascii="Arial" w:hAnsi="Arial" w:cs="Arial"/>
          <w:sz w:val="22"/>
          <w:szCs w:val="22"/>
        </w:rPr>
        <w:t xml:space="preserve">prepared for sequencing using the </w:t>
      </w:r>
      <w:r w:rsidRPr="00AB5926">
        <w:rPr>
          <w:rFonts w:ascii="Arial" w:eastAsia="Times New Roman" w:hAnsi="Arial" w:cs="Arial"/>
          <w:kern w:val="0"/>
          <w:sz w:val="22"/>
          <w:szCs w:val="22"/>
          <w14:ligatures w14:val="none"/>
        </w:rPr>
        <w:t>Kapa RNA Hyper Prep kit following manufacturer recommendations</w:t>
      </w:r>
      <w:r>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 xml:space="preserve">(Roche, 08098093702). </w:t>
      </w:r>
      <w:r>
        <w:rPr>
          <w:rFonts w:ascii="Arial" w:eastAsia="Times New Roman" w:hAnsi="Arial" w:cs="Arial"/>
          <w:kern w:val="0"/>
          <w:sz w:val="22"/>
          <w:szCs w:val="22"/>
          <w14:ligatures w14:val="none"/>
        </w:rPr>
        <w:t>Eight</w:t>
      </w:r>
      <w:r w:rsidRPr="00AB5926">
        <w:rPr>
          <w:rFonts w:ascii="Arial" w:eastAsia="Times New Roman" w:hAnsi="Arial" w:cs="Arial"/>
          <w:kern w:val="0"/>
          <w:sz w:val="22"/>
          <w:szCs w:val="22"/>
          <w14:ligatures w14:val="none"/>
        </w:rPr>
        <w:t xml:space="preserve"> cycles </w:t>
      </w:r>
      <w:r w:rsidR="00216F2A">
        <w:rPr>
          <w:rFonts w:ascii="Arial" w:eastAsia="Times New Roman" w:hAnsi="Arial" w:cs="Arial"/>
          <w:kern w:val="0"/>
          <w:sz w:val="22"/>
          <w:szCs w:val="22"/>
          <w14:ligatures w14:val="none"/>
        </w:rPr>
        <w:t>of</w:t>
      </w:r>
      <w:r w:rsidRPr="00AB5926">
        <w:rPr>
          <w:rFonts w:ascii="Arial" w:eastAsia="Times New Roman" w:hAnsi="Arial" w:cs="Arial"/>
          <w:kern w:val="0"/>
          <w:sz w:val="22"/>
          <w:szCs w:val="22"/>
          <w14:ligatures w14:val="none"/>
        </w:rPr>
        <w:t xml:space="preserve"> library amplification</w:t>
      </w:r>
      <w:r w:rsidR="00216F2A">
        <w:rPr>
          <w:rFonts w:ascii="Arial" w:eastAsia="Times New Roman" w:hAnsi="Arial" w:cs="Arial"/>
          <w:kern w:val="0"/>
          <w:sz w:val="22"/>
          <w:szCs w:val="22"/>
          <w14:ligatures w14:val="none"/>
        </w:rPr>
        <w:t xml:space="preserve"> were performed. Adapters contained unique dual indices (Integrated DNA Technologies </w:t>
      </w:r>
      <w:proofErr w:type="spellStart"/>
      <w:r w:rsidR="00216F2A">
        <w:rPr>
          <w:rFonts w:ascii="Arial" w:eastAsia="Times New Roman" w:hAnsi="Arial" w:cs="Arial"/>
          <w:kern w:val="0"/>
          <w:sz w:val="22"/>
          <w:szCs w:val="22"/>
          <w14:ligatures w14:val="none"/>
        </w:rPr>
        <w:t>xGen</w:t>
      </w:r>
      <w:proofErr w:type="spellEnd"/>
      <w:r w:rsidR="00216F2A">
        <w:rPr>
          <w:rFonts w:ascii="Arial" w:eastAsia="Times New Roman" w:hAnsi="Arial" w:cs="Arial"/>
          <w:kern w:val="0"/>
          <w:sz w:val="22"/>
          <w:szCs w:val="22"/>
          <w14:ligatures w14:val="none"/>
        </w:rPr>
        <w:t xml:space="preserve"> UDI/</w:t>
      </w:r>
      <w:r w:rsidR="00216F2A" w:rsidRPr="009C7CA6">
        <w:rPr>
          <w:rFonts w:ascii="Arial" w:eastAsia="Times New Roman" w:hAnsi="Arial" w:cs="Arial"/>
          <w:kern w:val="0"/>
          <w:sz w:val="22"/>
          <w:szCs w:val="22"/>
          <w14:ligatures w14:val="none"/>
        </w:rPr>
        <w:t xml:space="preserve">UMI </w:t>
      </w:r>
      <w:r w:rsidR="00C565AE" w:rsidRPr="006264D3">
        <w:rPr>
          <w:rFonts w:ascii="Arial" w:hAnsi="Arial" w:cs="Arial"/>
          <w:color w:val="000000" w:themeColor="text1"/>
          <w:sz w:val="22"/>
          <w:szCs w:val="22"/>
          <w:shd w:val="clear" w:color="auto" w:fill="F5F5F5"/>
        </w:rPr>
        <w:t>10005903</w:t>
      </w:r>
      <w:r w:rsidR="00216F2A">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w:t>
      </w:r>
      <w:r>
        <w:rPr>
          <w:rFonts w:ascii="Arial" w:eastAsia="Times New Roman" w:hAnsi="Arial" w:cs="Arial"/>
          <w:kern w:val="0"/>
          <w:sz w:val="22"/>
          <w:szCs w:val="22"/>
          <w14:ligatures w14:val="none"/>
        </w:rPr>
        <w:t>HeLa cell</w:t>
      </w:r>
      <w:r w:rsidRPr="00AB5926">
        <w:rPr>
          <w:rFonts w:ascii="Arial" w:eastAsia="Times New Roman" w:hAnsi="Arial" w:cs="Arial"/>
          <w:kern w:val="0"/>
          <w:sz w:val="22"/>
          <w:szCs w:val="22"/>
          <w14:ligatures w14:val="none"/>
        </w:rPr>
        <w:t xml:space="preserve"> </w:t>
      </w:r>
      <w:r w:rsidR="00216F2A">
        <w:rPr>
          <w:rFonts w:ascii="Arial" w:eastAsia="Times New Roman" w:hAnsi="Arial" w:cs="Arial"/>
          <w:kern w:val="0"/>
          <w:sz w:val="22"/>
          <w:szCs w:val="22"/>
          <w14:ligatures w14:val="none"/>
        </w:rPr>
        <w:t xml:space="preserve">total </w:t>
      </w:r>
      <w:r w:rsidRPr="00AB5926">
        <w:rPr>
          <w:rFonts w:ascii="Arial" w:eastAsia="Times New Roman" w:hAnsi="Arial" w:cs="Arial"/>
          <w:kern w:val="0"/>
          <w:sz w:val="22"/>
          <w:szCs w:val="22"/>
          <w14:ligatures w14:val="none"/>
        </w:rPr>
        <w:t xml:space="preserve">RNA was used as a positive control and water was used as a negative control for </w:t>
      </w:r>
      <w:r>
        <w:rPr>
          <w:rFonts w:ascii="Arial" w:eastAsia="Times New Roman" w:hAnsi="Arial" w:cs="Arial"/>
          <w:kern w:val="0"/>
          <w:sz w:val="22"/>
          <w:szCs w:val="22"/>
          <w14:ligatures w14:val="none"/>
        </w:rPr>
        <w:t xml:space="preserve">both </w:t>
      </w:r>
      <w:r w:rsidRPr="00AB5926">
        <w:rPr>
          <w:rFonts w:ascii="Arial" w:eastAsia="Times New Roman" w:hAnsi="Arial" w:cs="Arial"/>
          <w:kern w:val="0"/>
          <w:sz w:val="22"/>
          <w:szCs w:val="22"/>
          <w14:ligatures w14:val="none"/>
        </w:rPr>
        <w:t>library preparation</w:t>
      </w:r>
      <w:r>
        <w:rPr>
          <w:rFonts w:ascii="Arial" w:eastAsia="Times New Roman" w:hAnsi="Arial" w:cs="Arial"/>
          <w:kern w:val="0"/>
          <w:sz w:val="22"/>
          <w:szCs w:val="22"/>
          <w14:ligatures w14:val="none"/>
        </w:rPr>
        <w:t>s</w:t>
      </w:r>
      <w:r w:rsidRPr="00AB5926">
        <w:rPr>
          <w:rFonts w:ascii="Arial" w:eastAsia="Times New Roman" w:hAnsi="Arial" w:cs="Arial"/>
          <w:kern w:val="0"/>
          <w:sz w:val="22"/>
          <w:szCs w:val="22"/>
          <w14:ligatures w14:val="none"/>
        </w:rPr>
        <w:t xml:space="preserve"> and sequencing. Sample pooling was determined using High Sensitivity DNA Qubit reagents and final library quality control was done using an Agilent D1000 HS Tapestation and </w:t>
      </w:r>
      <w:proofErr w:type="spellStart"/>
      <w:r w:rsidRPr="00AB5926">
        <w:rPr>
          <w:rFonts w:ascii="Arial" w:eastAsia="Times New Roman" w:hAnsi="Arial" w:cs="Arial"/>
          <w:kern w:val="0"/>
          <w:sz w:val="22"/>
          <w:szCs w:val="22"/>
          <w14:ligatures w14:val="none"/>
        </w:rPr>
        <w:t>KapaQuant</w:t>
      </w:r>
      <w:proofErr w:type="spellEnd"/>
      <w:r w:rsidRPr="00AB5926">
        <w:rPr>
          <w:rFonts w:ascii="Arial" w:eastAsia="Times New Roman" w:hAnsi="Arial" w:cs="Arial"/>
          <w:kern w:val="0"/>
          <w:sz w:val="22"/>
          <w:szCs w:val="22"/>
          <w14:ligatures w14:val="none"/>
        </w:rPr>
        <w:t xml:space="preserve"> reagents following manufacturers recommendations (Roche, 07960140001). </w:t>
      </w:r>
      <w:r w:rsidR="003A451F">
        <w:rPr>
          <w:rFonts w:ascii="Arial" w:eastAsia="Times New Roman" w:hAnsi="Arial" w:cs="Arial"/>
          <w:kern w:val="0"/>
          <w:sz w:val="22"/>
          <w:szCs w:val="22"/>
          <w14:ligatures w14:val="none"/>
        </w:rPr>
        <w:t xml:space="preserve">Both pools were sent to </w:t>
      </w:r>
      <w:proofErr w:type="spellStart"/>
      <w:r w:rsidR="003A451F">
        <w:rPr>
          <w:rFonts w:ascii="Arial" w:eastAsia="Times New Roman" w:hAnsi="Arial" w:cs="Arial"/>
          <w:kern w:val="0"/>
          <w:sz w:val="22"/>
          <w:szCs w:val="22"/>
          <w14:ligatures w14:val="none"/>
        </w:rPr>
        <w:t>Azenta</w:t>
      </w:r>
      <w:proofErr w:type="spellEnd"/>
      <w:r w:rsidR="003F43F0">
        <w:rPr>
          <w:rFonts w:ascii="Arial" w:eastAsia="Times New Roman" w:hAnsi="Arial" w:cs="Arial"/>
          <w:kern w:val="0"/>
          <w:sz w:val="22"/>
          <w:szCs w:val="22"/>
          <w14:ligatures w14:val="none"/>
        </w:rPr>
        <w:t>/</w:t>
      </w:r>
      <w:proofErr w:type="spellStart"/>
      <w:r w:rsidR="003F43F0">
        <w:rPr>
          <w:rFonts w:ascii="Arial" w:eastAsia="Times New Roman" w:hAnsi="Arial" w:cs="Arial"/>
          <w:kern w:val="0"/>
          <w:sz w:val="22"/>
          <w:szCs w:val="22"/>
          <w14:ligatures w14:val="none"/>
        </w:rPr>
        <w:t>Genewiz</w:t>
      </w:r>
      <w:proofErr w:type="spellEnd"/>
      <w:r w:rsidR="003A451F">
        <w:rPr>
          <w:rFonts w:ascii="Arial" w:eastAsia="Times New Roman" w:hAnsi="Arial" w:cs="Arial"/>
          <w:kern w:val="0"/>
          <w:sz w:val="22"/>
          <w:szCs w:val="22"/>
          <w14:ligatures w14:val="none"/>
        </w:rPr>
        <w:t xml:space="preserve"> where they were sequenced on a </w:t>
      </w:r>
      <w:proofErr w:type="spellStart"/>
      <w:r w:rsidR="003A451F">
        <w:rPr>
          <w:rFonts w:ascii="Arial" w:eastAsia="Times New Roman" w:hAnsi="Arial" w:cs="Arial"/>
          <w:kern w:val="0"/>
          <w:sz w:val="22"/>
          <w:szCs w:val="22"/>
          <w14:ligatures w14:val="none"/>
        </w:rPr>
        <w:t>NovaSeq</w:t>
      </w:r>
      <w:proofErr w:type="spellEnd"/>
      <w:r w:rsidR="003A451F">
        <w:rPr>
          <w:rFonts w:ascii="Arial" w:eastAsia="Times New Roman" w:hAnsi="Arial" w:cs="Arial"/>
          <w:kern w:val="0"/>
          <w:sz w:val="22"/>
          <w:szCs w:val="22"/>
          <w14:ligatures w14:val="none"/>
        </w:rPr>
        <w:t xml:space="preserve"> </w:t>
      </w:r>
      <w:r w:rsidR="00220A71">
        <w:rPr>
          <w:rFonts w:ascii="Arial" w:eastAsia="Times New Roman" w:hAnsi="Arial" w:cs="Arial"/>
          <w:kern w:val="0"/>
          <w:sz w:val="22"/>
          <w:szCs w:val="22"/>
          <w14:ligatures w14:val="none"/>
        </w:rPr>
        <w:t xml:space="preserve">6000 </w:t>
      </w:r>
      <w:r w:rsidR="003F43F0">
        <w:rPr>
          <w:rFonts w:ascii="Arial" w:eastAsia="Times New Roman" w:hAnsi="Arial" w:cs="Arial"/>
          <w:kern w:val="0"/>
          <w:sz w:val="22"/>
          <w:szCs w:val="22"/>
          <w14:ligatures w14:val="none"/>
        </w:rPr>
        <w:t xml:space="preserve">with </w:t>
      </w:r>
      <w:r w:rsidR="003A451F">
        <w:rPr>
          <w:rFonts w:ascii="Arial" w:eastAsia="Times New Roman" w:hAnsi="Arial" w:cs="Arial"/>
          <w:kern w:val="0"/>
          <w:sz w:val="22"/>
          <w:szCs w:val="22"/>
          <w14:ligatures w14:val="none"/>
        </w:rPr>
        <w:t>2X150 paired end sequencing.</w:t>
      </w:r>
    </w:p>
    <w:p w14:paraId="68660239" w14:textId="77777777" w:rsidR="00D2179E" w:rsidRPr="004E6A1E" w:rsidRDefault="00D2179E" w:rsidP="00081385">
      <w:pPr>
        <w:spacing w:line="360" w:lineRule="auto"/>
        <w:rPr>
          <w:rFonts w:ascii="Arial" w:hAnsi="Arial" w:cs="Arial"/>
          <w:sz w:val="22"/>
          <w:szCs w:val="22"/>
        </w:rPr>
      </w:pPr>
    </w:p>
    <w:p w14:paraId="6519E97A" w14:textId="14D1F2A9" w:rsidR="00D2179E" w:rsidRDefault="00D2179E" w:rsidP="00081385">
      <w:pPr>
        <w:spacing w:line="360" w:lineRule="auto"/>
        <w:rPr>
          <w:rFonts w:ascii="Arial" w:hAnsi="Arial" w:cs="Arial"/>
          <w:b/>
          <w:bCs/>
          <w:sz w:val="22"/>
          <w:szCs w:val="22"/>
        </w:rPr>
      </w:pPr>
      <w:r w:rsidRPr="003F43F0">
        <w:rPr>
          <w:rFonts w:ascii="Arial" w:hAnsi="Arial" w:cs="Arial"/>
          <w:b/>
          <w:bCs/>
          <w:sz w:val="22"/>
          <w:szCs w:val="22"/>
        </w:rPr>
        <w:t>Data Analysis</w:t>
      </w:r>
    </w:p>
    <w:p w14:paraId="3321B531" w14:textId="77777777" w:rsidR="00235A87" w:rsidRDefault="00235A87" w:rsidP="00081385">
      <w:pPr>
        <w:spacing w:line="360" w:lineRule="auto"/>
        <w:rPr>
          <w:rFonts w:ascii="Arial" w:hAnsi="Arial" w:cs="Arial"/>
          <w:b/>
          <w:bCs/>
          <w:sz w:val="22"/>
          <w:szCs w:val="22"/>
        </w:rPr>
      </w:pPr>
    </w:p>
    <w:p w14:paraId="787D75AB" w14:textId="0EE7E7FB" w:rsidR="00235A87" w:rsidRDefault="00235A87"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i/>
          <w:iCs/>
          <w:kern w:val="0"/>
          <w:sz w:val="22"/>
          <w:szCs w:val="22"/>
          <w14:ligatures w14:val="none"/>
        </w:rPr>
        <w:t>Identification of</w:t>
      </w:r>
      <w:r w:rsidR="00220A71">
        <w:rPr>
          <w:rFonts w:ascii="Arial" w:eastAsia="Times New Roman" w:hAnsi="Arial" w:cs="Arial"/>
          <w:i/>
          <w:iCs/>
          <w:kern w:val="0"/>
          <w:sz w:val="22"/>
          <w:szCs w:val="22"/>
          <w14:ligatures w14:val="none"/>
        </w:rPr>
        <w:t xml:space="preserve"> galbut</w:t>
      </w:r>
      <w:r w:rsidRPr="00AB5926">
        <w:rPr>
          <w:rFonts w:ascii="Arial" w:eastAsia="Times New Roman" w:hAnsi="Arial" w:cs="Arial"/>
          <w:i/>
          <w:iCs/>
          <w:kern w:val="0"/>
          <w:sz w:val="22"/>
          <w:szCs w:val="22"/>
          <w14:ligatures w14:val="none"/>
        </w:rPr>
        <w:t xml:space="preserve"> virus sequences: </w:t>
      </w:r>
      <w:r w:rsidRPr="00AB5926">
        <w:rPr>
          <w:rFonts w:ascii="Arial" w:eastAsia="Times New Roman" w:hAnsi="Arial" w:cs="Arial"/>
          <w:kern w:val="0"/>
          <w:sz w:val="22"/>
          <w:szCs w:val="22"/>
          <w14:ligatures w14:val="none"/>
        </w:rPr>
        <w:t xml:space="preserve">We used our lab’s previously described </w:t>
      </w:r>
      <w:r w:rsidR="00220A71">
        <w:rPr>
          <w:rFonts w:ascii="Arial" w:eastAsia="Times New Roman" w:hAnsi="Arial" w:cs="Arial"/>
          <w:kern w:val="0"/>
          <w:sz w:val="22"/>
          <w:szCs w:val="22"/>
          <w14:ligatures w14:val="none"/>
        </w:rPr>
        <w:t>virus taxonomy pipeline</w:t>
      </w:r>
      <w:r w:rsidRPr="00AB5926">
        <w:rPr>
          <w:rFonts w:ascii="Arial" w:eastAsia="Times New Roman" w:hAnsi="Arial" w:cs="Arial"/>
          <w:kern w:val="0"/>
          <w:sz w:val="22"/>
          <w:szCs w:val="22"/>
          <w14:ligatures w14:val="none"/>
        </w:rPr>
        <w:t xml:space="preserve"> (</w:t>
      </w:r>
      <w:hyperlink r:id="rId37" w:tgtFrame="_blank" w:history="1">
        <w:r w:rsidRPr="00AB5926">
          <w:rPr>
            <w:rFonts w:ascii="Arial" w:eastAsia="Times New Roman" w:hAnsi="Arial" w:cs="Arial"/>
            <w:color w:val="0563C1"/>
            <w:kern w:val="0"/>
            <w:sz w:val="22"/>
            <w:szCs w:val="22"/>
            <w:u w:val="single"/>
            <w14:ligatures w14:val="none"/>
          </w:rPr>
          <w:t>https://github.com/stenglein-lab/taxonomy_pipeline</w:t>
        </w:r>
      </w:hyperlink>
      <w:r w:rsidRPr="00AB5926">
        <w:rPr>
          <w:rFonts w:ascii="Arial" w:eastAsia="Times New Roman" w:hAnsi="Arial" w:cs="Arial"/>
          <w:kern w:val="0"/>
          <w:sz w:val="22"/>
          <w:szCs w:val="22"/>
          <w14:ligatures w14:val="none"/>
        </w:rPr>
        <w:t xml:space="preserve">) to identify and validate </w:t>
      </w:r>
      <w:r w:rsidR="00220A71">
        <w:rPr>
          <w:rFonts w:ascii="Arial" w:eastAsia="Times New Roman" w:hAnsi="Arial" w:cs="Arial"/>
          <w:kern w:val="0"/>
          <w:sz w:val="22"/>
          <w:szCs w:val="22"/>
          <w14:ligatures w14:val="none"/>
        </w:rPr>
        <w:t xml:space="preserve">galbut </w:t>
      </w:r>
      <w:r w:rsidRPr="00AB5926">
        <w:rPr>
          <w:rFonts w:ascii="Arial" w:eastAsia="Times New Roman" w:hAnsi="Arial" w:cs="Arial"/>
          <w:kern w:val="0"/>
          <w:sz w:val="22"/>
          <w:szCs w:val="22"/>
          <w14:ligatures w14:val="none"/>
        </w:rPr>
        <w:t xml:space="preserve">virus sequences </w:t>
      </w:r>
      <w:r w:rsidR="00116549">
        <w:rPr>
          <w:rFonts w:ascii="Arial" w:eastAsia="Times New Roman" w:hAnsi="Arial" w:cs="Arial"/>
          <w:kern w:val="0"/>
          <w:sz w:val="22"/>
          <w:szCs w:val="22"/>
          <w14:ligatures w14:val="none"/>
        </w:rPr>
        <w:t>from our</w:t>
      </w:r>
      <w:r w:rsidR="00006799">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NGS datasets</w:t>
      </w:r>
      <w:sdt>
        <w:sdtPr>
          <w:rPr>
            <w:rFonts w:ascii="Arial" w:eastAsia="Times New Roman" w:hAnsi="Arial" w:cs="Arial"/>
            <w:color w:val="000000"/>
            <w:kern w:val="0"/>
            <w:sz w:val="22"/>
            <w:szCs w:val="22"/>
            <w:vertAlign w:val="superscript"/>
            <w14:ligatures w14:val="none"/>
          </w:rPr>
          <w:tag w:val="MENDELEY_CITATION_v3_eyJjaXRhdGlvbklEIjoiTUVOREVMRVlfQ0lUQVRJT05fNTk5YjBkY2UtMGRlMC00NjVlLThjM2EtMzViYTdlODVhMWMy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021317778"/>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11</w:t>
          </w:r>
        </w:sdtContent>
      </w:sdt>
      <w:r w:rsidRPr="00AB5926">
        <w:rPr>
          <w:rFonts w:ascii="Arial" w:eastAsia="Times New Roman" w:hAnsi="Arial" w:cs="Arial"/>
          <w:kern w:val="0"/>
          <w:sz w:val="22"/>
          <w:szCs w:val="22"/>
          <w14:ligatures w14:val="none"/>
        </w:rPr>
        <w:t xml:space="preserve">. In brief, adapters and low-quality reads were trimmed using </w:t>
      </w:r>
      <w:proofErr w:type="spellStart"/>
      <w:r w:rsidRPr="00AB5926">
        <w:rPr>
          <w:rFonts w:ascii="Arial" w:eastAsia="Times New Roman" w:hAnsi="Arial" w:cs="Arial"/>
          <w:kern w:val="0"/>
          <w:sz w:val="22"/>
          <w:szCs w:val="22"/>
          <w14:ligatures w14:val="none"/>
        </w:rPr>
        <w:t>cutadapt</w:t>
      </w:r>
      <w:proofErr w:type="spellEnd"/>
      <w:r w:rsidRPr="00AB5926">
        <w:rPr>
          <w:rFonts w:ascii="Arial" w:eastAsia="Times New Roman" w:hAnsi="Arial" w:cs="Arial"/>
          <w:kern w:val="0"/>
          <w:sz w:val="22"/>
          <w:szCs w:val="22"/>
          <w14:ligatures w14:val="none"/>
        </w:rPr>
        <w:t xml:space="preserve"> 3.</w:t>
      </w:r>
      <w:r>
        <w:rPr>
          <w:rFonts w:ascii="Arial" w:eastAsia="Times New Roman" w:hAnsi="Arial" w:cs="Arial"/>
          <w:kern w:val="0"/>
          <w:sz w:val="22"/>
          <w:szCs w:val="22"/>
          <w14:ligatures w14:val="none"/>
        </w:rPr>
        <w:t>5</w:t>
      </w:r>
      <w:sdt>
        <w:sdtPr>
          <w:rPr>
            <w:rFonts w:ascii="Arial" w:eastAsia="Times New Roman" w:hAnsi="Arial" w:cs="Arial"/>
            <w:color w:val="000000"/>
            <w:kern w:val="0"/>
            <w:sz w:val="22"/>
            <w:szCs w:val="22"/>
            <w:vertAlign w:val="superscript"/>
            <w14:ligatures w14:val="none"/>
          </w:rPr>
          <w:tag w:val="MENDELEY_CITATION_v3_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"/>
          <w:id w:val="1882129487"/>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30</w:t>
          </w:r>
        </w:sdtContent>
      </w:sdt>
      <w:r>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w:t>
      </w:r>
      <w:proofErr w:type="spellStart"/>
      <w:r w:rsidRPr="00AB5926">
        <w:rPr>
          <w:rFonts w:ascii="Arial" w:eastAsia="Times New Roman" w:hAnsi="Arial" w:cs="Arial"/>
          <w:kern w:val="0"/>
          <w:sz w:val="22"/>
          <w:szCs w:val="22"/>
          <w14:ligatures w14:val="none"/>
        </w:rPr>
        <w:t>Fastqc</w:t>
      </w:r>
      <w:proofErr w:type="spellEnd"/>
      <w:r w:rsidRPr="00AB5926">
        <w:rPr>
          <w:rFonts w:ascii="Arial" w:eastAsia="Times New Roman" w:hAnsi="Arial" w:cs="Arial"/>
          <w:kern w:val="0"/>
          <w:sz w:val="22"/>
          <w:szCs w:val="22"/>
          <w14:ligatures w14:val="none"/>
        </w:rPr>
        <w:t xml:space="preserve"> </w:t>
      </w:r>
      <w:r w:rsidR="00BA0FCB">
        <w:rPr>
          <w:rFonts w:ascii="Arial" w:eastAsia="Times New Roman" w:hAnsi="Arial" w:cs="Arial"/>
          <w:kern w:val="0"/>
          <w:sz w:val="22"/>
          <w:szCs w:val="22"/>
          <w14:ligatures w14:val="none"/>
        </w:rPr>
        <w:t>0.11.9</w:t>
      </w:r>
      <w:sdt>
        <w:sdtPr>
          <w:rPr>
            <w:rFonts w:ascii="Arial" w:eastAsia="Times New Roman" w:hAnsi="Arial" w:cs="Arial"/>
            <w:color w:val="000000"/>
            <w:kern w:val="0"/>
            <w:sz w:val="22"/>
            <w:szCs w:val="22"/>
            <w:vertAlign w:val="superscript"/>
            <w14:ligatures w14:val="none"/>
          </w:rPr>
          <w:tag w:val="MENDELEY_CITATION_v3_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"/>
          <w:id w:val="1005864235"/>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31</w:t>
          </w:r>
        </w:sdtContent>
      </w:sdt>
      <w:r w:rsidR="00BA0FCB">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 xml:space="preserve">was used to assess post-collapsed read quality. </w:t>
      </w:r>
      <w:r>
        <w:rPr>
          <w:rFonts w:ascii="Arial" w:eastAsia="Times New Roman" w:hAnsi="Arial" w:cs="Arial"/>
          <w:kern w:val="0"/>
          <w:sz w:val="22"/>
          <w:szCs w:val="22"/>
          <w14:ligatures w14:val="none"/>
        </w:rPr>
        <w:t>H</w:t>
      </w:r>
      <w:r w:rsidRPr="00AB5926">
        <w:rPr>
          <w:rFonts w:ascii="Arial" w:eastAsia="Times New Roman" w:hAnsi="Arial" w:cs="Arial"/>
          <w:kern w:val="0"/>
          <w:sz w:val="22"/>
          <w:szCs w:val="22"/>
          <w14:ligatures w14:val="none"/>
        </w:rPr>
        <w:t>ost reads were removed using bowtie2 2.4.5</w:t>
      </w:r>
      <w:sdt>
        <w:sdtPr>
          <w:rPr>
            <w:rFonts w:ascii="Arial" w:eastAsia="Times New Roman" w:hAnsi="Arial" w:cs="Arial"/>
            <w:color w:val="000000"/>
            <w:kern w:val="0"/>
            <w:sz w:val="22"/>
            <w:szCs w:val="22"/>
            <w:vertAlign w:val="superscript"/>
            <w14:ligatures w14:val="none"/>
          </w:rPr>
          <w:tag w:val="MENDELEY_CITATION_v3_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"/>
          <w:id w:val="-958802006"/>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32</w:t>
          </w:r>
        </w:sdtContent>
      </w:sdt>
      <w:r w:rsidRPr="00AB5926">
        <w:rPr>
          <w:rFonts w:ascii="Arial" w:eastAsia="Times New Roman" w:hAnsi="Arial" w:cs="Arial"/>
          <w:kern w:val="0"/>
          <w:sz w:val="22"/>
          <w:szCs w:val="22"/>
          <w14:ligatures w14:val="none"/>
        </w:rPr>
        <w:t> and the remaining reads were assembled using spades 3.15.4</w:t>
      </w:r>
      <w:sdt>
        <w:sdtPr>
          <w:rPr>
            <w:rFonts w:ascii="Arial" w:eastAsia="Times New Roman" w:hAnsi="Arial" w:cs="Arial"/>
            <w:color w:val="000000"/>
            <w:kern w:val="0"/>
            <w:sz w:val="22"/>
            <w:szCs w:val="22"/>
            <w:vertAlign w:val="superscript"/>
            <w14:ligatures w14:val="none"/>
          </w:rPr>
          <w:tag w:val="MENDELEY_CITATION_v3_eyJjaXRhdGlvbklEIjoiTUVOREVMRVlfQ0lUQVRJT05fOWE4OTg1NjItNmU0Mi00Y2IwLTgyYTMtYzdhZmJmNTYxYzQ2IiwicHJvcGVydGllcyI6eyJub3RlSW5kZXgiOjB9LCJpc0VkaXRlZCI6ZmFsc2UsIm1hbnVhbE92ZXJyaWRlIjp7ImlzTWFudWFsbHlPdmVycmlkZGVuIjpmYWxzZSwiY2l0ZXByb2NUZXh0IjoiPHN1cD4zMzwvc3VwPiIsIm1hbnVhbE92ZXJyaWRlVGV4dCI6IiJ9LCJjaXRhdGlvbkl0ZW1zIjpbeyJpZCI6IjYyNTFkZTlmLTQ1MWQtMzY3ZS04MmQ1LWRiMDFjYzZjM2UxNiIsIml0ZW1EYXRhIjp7InR5cGUiOiJhcnRpY2xlLWpvdXJuYWwiLCJpZCI6IjYyNTFkZTlmLTQ1MWQtMzY3ZS04MmQ1LWRiMDFjYzZjM2UxNi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8L3A+IiwiaXNzdWUiOiIxIiwidm9sdW1lIjoiNzAifSwiaXNUZW1wb3JhcnkiOmZhbHNlfV19"/>
          <w:id w:val="2127121789"/>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33</w:t>
          </w:r>
        </w:sdtContent>
      </w:sdt>
      <w:r w:rsidRPr="00AB5926">
        <w:rPr>
          <w:rFonts w:ascii="Arial" w:eastAsia="Times New Roman" w:hAnsi="Arial" w:cs="Arial"/>
          <w:kern w:val="0"/>
          <w:sz w:val="22"/>
          <w:szCs w:val="22"/>
          <w14:ligatures w14:val="none"/>
        </w:rPr>
        <w:t xml:space="preserve">. Virus sequences were identified using </w:t>
      </w:r>
      <w:proofErr w:type="spellStart"/>
      <w:r w:rsidRPr="00AB5926">
        <w:rPr>
          <w:rFonts w:ascii="Arial" w:eastAsia="Times New Roman" w:hAnsi="Arial" w:cs="Arial"/>
          <w:kern w:val="0"/>
          <w:sz w:val="22"/>
          <w:szCs w:val="22"/>
          <w14:ligatures w14:val="none"/>
        </w:rPr>
        <w:t>BLASTn</w:t>
      </w:r>
      <w:proofErr w:type="spellEnd"/>
      <w:r w:rsidRPr="00AB5926">
        <w:rPr>
          <w:rFonts w:ascii="Arial" w:eastAsia="Times New Roman" w:hAnsi="Arial" w:cs="Arial"/>
          <w:kern w:val="0"/>
          <w:sz w:val="22"/>
          <w:szCs w:val="22"/>
          <w14:ligatures w14:val="none"/>
        </w:rPr>
        <w:t xml:space="preserve"> 2.12.0</w:t>
      </w:r>
      <w:r>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Draft sequences were </w:t>
      </w:r>
      <w:r w:rsidRPr="00AB5926">
        <w:rPr>
          <w:rFonts w:ascii="Arial" w:eastAsia="Times New Roman" w:hAnsi="Arial" w:cs="Arial"/>
          <w:kern w:val="0"/>
          <w:sz w:val="22"/>
          <w:szCs w:val="22"/>
          <w14:ligatures w14:val="none"/>
        </w:rPr>
        <w:lastRenderedPageBreak/>
        <w:t>validated by remapping of trimmed reads using bwa mem aligner version 0.7.17</w:t>
      </w:r>
      <w:sdt>
        <w:sdtPr>
          <w:rPr>
            <w:rFonts w:ascii="Arial" w:eastAsia="Times New Roman" w:hAnsi="Arial" w:cs="Arial"/>
            <w:color w:val="000000"/>
            <w:kern w:val="0"/>
            <w:sz w:val="22"/>
            <w:szCs w:val="22"/>
            <w:vertAlign w:val="superscript"/>
            <w14:ligatures w14:val="none"/>
          </w:rPr>
          <w:tag w:val="MENDELEY_CITATION_v3_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"/>
          <w:id w:val="-1205404823"/>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34</w:t>
          </w:r>
        </w:sdtContent>
      </w:sdt>
      <w:r w:rsidRPr="00AB5926">
        <w:rPr>
          <w:rFonts w:ascii="Arial" w:eastAsia="Times New Roman" w:hAnsi="Arial" w:cs="Arial"/>
          <w:kern w:val="0"/>
          <w:sz w:val="22"/>
          <w:szCs w:val="22"/>
          <w14:ligatures w14:val="none"/>
        </w:rPr>
        <w:t>. Final sequences were submitted to the NCBI nucleotide database and raw NGS data to the NCBI sequence read archive repository</w:t>
      </w:r>
      <w:r w:rsidR="00CA7EB5">
        <w:rPr>
          <w:rFonts w:ascii="Arial" w:eastAsia="Times New Roman" w:hAnsi="Arial" w:cs="Arial"/>
          <w:kern w:val="0"/>
          <w:sz w:val="22"/>
          <w:szCs w:val="22"/>
          <w14:ligatures w14:val="none"/>
        </w:rPr>
        <w:t xml:space="preserve"> (see Data Availability statement below)</w:t>
      </w:r>
      <w:r w:rsidRPr="00AB5926">
        <w:rPr>
          <w:rFonts w:ascii="Arial" w:eastAsia="Times New Roman" w:hAnsi="Arial" w:cs="Arial"/>
          <w:kern w:val="0"/>
          <w:sz w:val="22"/>
          <w:szCs w:val="22"/>
          <w14:ligatures w14:val="none"/>
        </w:rPr>
        <w:t>.   </w:t>
      </w:r>
    </w:p>
    <w:p w14:paraId="7FD15DAD" w14:textId="77777777" w:rsidR="00235A87" w:rsidRDefault="00235A87" w:rsidP="00081385">
      <w:pPr>
        <w:spacing w:line="360" w:lineRule="auto"/>
        <w:rPr>
          <w:rFonts w:ascii="Arial" w:hAnsi="Arial" w:cs="Arial"/>
          <w:b/>
          <w:bCs/>
          <w:sz w:val="22"/>
          <w:szCs w:val="22"/>
        </w:rPr>
      </w:pPr>
    </w:p>
    <w:p w14:paraId="77964280" w14:textId="77C4E34D" w:rsidR="00235A87" w:rsidRDefault="00235A87" w:rsidP="00081385">
      <w:pPr>
        <w:spacing w:line="360" w:lineRule="auto"/>
        <w:rPr>
          <w:rFonts w:ascii="Arial" w:eastAsia="Times New Roman" w:hAnsi="Arial" w:cs="Arial"/>
          <w:kern w:val="0"/>
          <w:sz w:val="22"/>
          <w:szCs w:val="22"/>
          <w14:ligatures w14:val="none"/>
        </w:rPr>
      </w:pPr>
      <w:r>
        <w:rPr>
          <w:rFonts w:ascii="Arial" w:eastAsia="Times New Roman" w:hAnsi="Arial" w:cs="Arial"/>
          <w:i/>
          <w:iCs/>
          <w:kern w:val="0"/>
          <w:sz w:val="22"/>
          <w:szCs w:val="22"/>
          <w14:ligatures w14:val="none"/>
        </w:rPr>
        <w:t>Molecular species identification:</w:t>
      </w:r>
      <w:r>
        <w:rPr>
          <w:rFonts w:ascii="Arial" w:eastAsia="Times New Roman" w:hAnsi="Arial" w:cs="Arial"/>
          <w:kern w:val="0"/>
          <w:sz w:val="22"/>
          <w:szCs w:val="22"/>
          <w14:ligatures w14:val="none"/>
        </w:rPr>
        <w:t xml:space="preserve"> To confirm species </w:t>
      </w:r>
      <w:r w:rsidR="00156385">
        <w:rPr>
          <w:rFonts w:ascii="Arial" w:eastAsia="Times New Roman" w:hAnsi="Arial" w:cs="Arial"/>
          <w:kern w:val="0"/>
          <w:sz w:val="22"/>
          <w:szCs w:val="22"/>
          <w14:ligatures w14:val="none"/>
        </w:rPr>
        <w:t xml:space="preserve">assignment </w:t>
      </w:r>
      <w:r>
        <w:rPr>
          <w:rFonts w:ascii="Arial" w:eastAsia="Times New Roman" w:hAnsi="Arial" w:cs="Arial"/>
          <w:kern w:val="0"/>
          <w:sz w:val="22"/>
          <w:szCs w:val="22"/>
          <w14:ligatures w14:val="none"/>
        </w:rPr>
        <w:t>of samples, we used our lab</w:t>
      </w:r>
      <w:r w:rsidR="00156385">
        <w:rPr>
          <w:rFonts w:ascii="Arial" w:eastAsia="Times New Roman" w:hAnsi="Arial" w:cs="Arial"/>
          <w:kern w:val="0"/>
          <w:sz w:val="22"/>
          <w:szCs w:val="22"/>
          <w14:ligatures w14:val="none"/>
        </w:rPr>
        <w:t>’</w:t>
      </w:r>
      <w:r>
        <w:rPr>
          <w:rFonts w:ascii="Arial" w:eastAsia="Times New Roman" w:hAnsi="Arial" w:cs="Arial"/>
          <w:kern w:val="0"/>
          <w:sz w:val="22"/>
          <w:szCs w:val="22"/>
          <w14:ligatures w14:val="none"/>
        </w:rPr>
        <w:t xml:space="preserve">s </w:t>
      </w:r>
      <w:r w:rsidR="00B65FDD">
        <w:rPr>
          <w:rFonts w:ascii="Arial" w:eastAsia="Times New Roman" w:hAnsi="Arial" w:cs="Arial"/>
          <w:kern w:val="0"/>
          <w:sz w:val="22"/>
          <w:szCs w:val="22"/>
          <w14:ligatures w14:val="none"/>
        </w:rPr>
        <w:t>species identification pipeline (</w:t>
      </w:r>
      <w:hyperlink r:id="rId38" w:history="1">
        <w:r w:rsidR="00B65FDD" w:rsidRPr="004A025D">
          <w:rPr>
            <w:rStyle w:val="Hyperlink"/>
            <w:rFonts w:ascii="Arial" w:eastAsia="Times New Roman" w:hAnsi="Arial" w:cs="Arial"/>
            <w:kern w:val="0"/>
            <w:sz w:val="22"/>
            <w:szCs w:val="22"/>
            <w14:ligatures w14:val="none"/>
          </w:rPr>
          <w:t>https://github.com/stenglein-lab/species_id</w:t>
        </w:r>
      </w:hyperlink>
      <w:r w:rsidR="00B65FDD">
        <w:rPr>
          <w:rFonts w:ascii="Arial" w:eastAsia="Times New Roman" w:hAnsi="Arial" w:cs="Arial"/>
          <w:kern w:val="0"/>
          <w:sz w:val="22"/>
          <w:szCs w:val="22"/>
          <w14:ligatures w14:val="none"/>
        </w:rPr>
        <w:t>)</w:t>
      </w:r>
      <w:sdt>
        <w:sdtPr>
          <w:rPr>
            <w:rFonts w:ascii="Arial" w:eastAsia="Times New Roman" w:hAnsi="Arial" w:cs="Arial"/>
            <w:color w:val="000000"/>
            <w:kern w:val="0"/>
            <w:sz w:val="22"/>
            <w:szCs w:val="22"/>
            <w:vertAlign w:val="superscript"/>
            <w14:ligatures w14:val="none"/>
          </w:rPr>
          <w:tag w:val="MENDELEY_CITATION_v3_eyJjaXRhdGlvbklEIjoiTUVOREVMRVlfQ0lUQVRJT05fZTVmYzA3YTgtMzE1OS00MTYwLWE4MzItNjE5ZDEyMzg0OGVj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579556347"/>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11</w:t>
          </w:r>
        </w:sdtContent>
      </w:sdt>
      <w:r w:rsidR="00B65FDD">
        <w:rPr>
          <w:rFonts w:ascii="Arial" w:eastAsia="Times New Roman" w:hAnsi="Arial" w:cs="Arial"/>
          <w:kern w:val="0"/>
          <w:sz w:val="22"/>
          <w:szCs w:val="22"/>
          <w14:ligatures w14:val="none"/>
        </w:rPr>
        <w:t xml:space="preserve">. In brief, this pipeline takes </w:t>
      </w:r>
      <w:r w:rsidR="00156385">
        <w:rPr>
          <w:rFonts w:ascii="Arial" w:eastAsia="Times New Roman" w:hAnsi="Arial" w:cs="Arial"/>
          <w:kern w:val="0"/>
          <w:sz w:val="22"/>
          <w:szCs w:val="22"/>
          <w14:ligatures w14:val="none"/>
        </w:rPr>
        <w:t xml:space="preserve">trimmed </w:t>
      </w:r>
      <w:r w:rsidR="00B65FDD">
        <w:rPr>
          <w:rFonts w:ascii="Arial" w:eastAsia="Times New Roman" w:hAnsi="Arial" w:cs="Arial"/>
          <w:kern w:val="0"/>
          <w:sz w:val="22"/>
          <w:szCs w:val="22"/>
          <w14:ligatures w14:val="none"/>
        </w:rPr>
        <w:t xml:space="preserve">reads and </w:t>
      </w:r>
      <w:r w:rsidR="00F1757E">
        <w:rPr>
          <w:rFonts w:ascii="Arial" w:eastAsia="Times New Roman" w:hAnsi="Arial" w:cs="Arial"/>
          <w:kern w:val="0"/>
          <w:sz w:val="22"/>
          <w:szCs w:val="22"/>
          <w14:ligatures w14:val="none"/>
        </w:rPr>
        <w:t xml:space="preserve">competitively </w:t>
      </w:r>
      <w:r w:rsidR="00B65FDD">
        <w:rPr>
          <w:rFonts w:ascii="Arial" w:eastAsia="Times New Roman" w:hAnsi="Arial" w:cs="Arial"/>
          <w:kern w:val="0"/>
          <w:sz w:val="22"/>
          <w:szCs w:val="22"/>
          <w14:ligatures w14:val="none"/>
        </w:rPr>
        <w:t>maps them to a set of 529 cytochrome c oxidase</w:t>
      </w:r>
      <w:r w:rsidR="00F1757E">
        <w:rPr>
          <w:rFonts w:ascii="Arial" w:eastAsia="Times New Roman" w:hAnsi="Arial" w:cs="Arial"/>
          <w:kern w:val="0"/>
          <w:sz w:val="22"/>
          <w:szCs w:val="22"/>
          <w14:ligatures w14:val="none"/>
        </w:rPr>
        <w:t xml:space="preserve"> subunit 1</w:t>
      </w:r>
      <w:r w:rsidR="00B65FDD">
        <w:rPr>
          <w:rFonts w:ascii="Arial" w:eastAsia="Times New Roman" w:hAnsi="Arial" w:cs="Arial"/>
          <w:kern w:val="0"/>
          <w:sz w:val="22"/>
          <w:szCs w:val="22"/>
          <w14:ligatures w14:val="none"/>
        </w:rPr>
        <w:t xml:space="preserve"> sequences from</w:t>
      </w:r>
      <w:r w:rsidR="00F1757E">
        <w:rPr>
          <w:rFonts w:ascii="Arial" w:eastAsia="Times New Roman" w:hAnsi="Arial" w:cs="Arial"/>
          <w:kern w:val="0"/>
          <w:sz w:val="22"/>
          <w:szCs w:val="22"/>
          <w14:ligatures w14:val="none"/>
        </w:rPr>
        <w:t xml:space="preserve"> across the</w:t>
      </w:r>
      <w:r w:rsidR="00B65FDD">
        <w:rPr>
          <w:rFonts w:ascii="Arial" w:eastAsia="Times New Roman" w:hAnsi="Arial" w:cs="Arial"/>
          <w:kern w:val="0"/>
          <w:sz w:val="22"/>
          <w:szCs w:val="22"/>
          <w14:ligatures w14:val="none"/>
        </w:rPr>
        <w:t xml:space="preserve"> Drosophilidae</w:t>
      </w:r>
      <w:r w:rsidR="00F1757E">
        <w:rPr>
          <w:rFonts w:ascii="Arial" w:eastAsia="Times New Roman" w:hAnsi="Arial" w:cs="Arial"/>
          <w:kern w:val="0"/>
          <w:sz w:val="22"/>
          <w:szCs w:val="22"/>
          <w14:ligatures w14:val="none"/>
        </w:rPr>
        <w:t xml:space="preserve"> family</w:t>
      </w:r>
      <w:r w:rsidR="00B65FDD">
        <w:rPr>
          <w:rFonts w:ascii="Arial" w:eastAsia="Times New Roman" w:hAnsi="Arial" w:cs="Arial"/>
          <w:kern w:val="0"/>
          <w:sz w:val="22"/>
          <w:szCs w:val="22"/>
          <w14:ligatures w14:val="none"/>
        </w:rPr>
        <w:t xml:space="preserve">. This pipeline identified one </w:t>
      </w:r>
      <w:r w:rsidR="00B65FDD" w:rsidRPr="00A34AD4">
        <w:rPr>
          <w:rFonts w:ascii="Arial" w:eastAsia="Times New Roman" w:hAnsi="Arial" w:cs="Arial"/>
          <w:i/>
          <w:iCs/>
          <w:kern w:val="0"/>
          <w:sz w:val="22"/>
          <w:szCs w:val="22"/>
          <w14:ligatures w14:val="none"/>
        </w:rPr>
        <w:t xml:space="preserve">Drosophila </w:t>
      </w:r>
      <w:proofErr w:type="spellStart"/>
      <w:r w:rsidR="00B65FDD" w:rsidRPr="00A34AD4">
        <w:rPr>
          <w:rFonts w:ascii="Arial" w:eastAsia="Times New Roman" w:hAnsi="Arial" w:cs="Arial"/>
          <w:i/>
          <w:iCs/>
          <w:kern w:val="0"/>
          <w:sz w:val="22"/>
          <w:szCs w:val="22"/>
          <w14:ligatures w14:val="none"/>
        </w:rPr>
        <w:t>affinis</w:t>
      </w:r>
      <w:proofErr w:type="spellEnd"/>
      <w:r w:rsidR="00B65FDD">
        <w:rPr>
          <w:rFonts w:ascii="Arial" w:eastAsia="Times New Roman" w:hAnsi="Arial" w:cs="Arial"/>
          <w:kern w:val="0"/>
          <w:sz w:val="22"/>
          <w:szCs w:val="22"/>
          <w14:ligatures w14:val="none"/>
        </w:rPr>
        <w:t xml:space="preserve">, one </w:t>
      </w:r>
      <w:r w:rsidR="00B65FDD" w:rsidRPr="00A34AD4">
        <w:rPr>
          <w:rFonts w:ascii="Arial" w:eastAsia="Times New Roman" w:hAnsi="Arial" w:cs="Arial"/>
          <w:i/>
          <w:iCs/>
          <w:kern w:val="0"/>
          <w:sz w:val="22"/>
          <w:szCs w:val="22"/>
          <w14:ligatures w14:val="none"/>
        </w:rPr>
        <w:t>Drosophila simulan</w:t>
      </w:r>
      <w:r w:rsidR="00A34AD4" w:rsidRPr="00A34AD4">
        <w:rPr>
          <w:rFonts w:ascii="Arial" w:eastAsia="Times New Roman" w:hAnsi="Arial" w:cs="Arial"/>
          <w:i/>
          <w:iCs/>
          <w:kern w:val="0"/>
          <w:sz w:val="22"/>
          <w:szCs w:val="22"/>
          <w14:ligatures w14:val="none"/>
        </w:rPr>
        <w:t>s</w:t>
      </w:r>
      <w:r w:rsidR="00A34AD4">
        <w:rPr>
          <w:rFonts w:ascii="Arial" w:eastAsia="Times New Roman" w:hAnsi="Arial" w:cs="Arial"/>
          <w:kern w:val="0"/>
          <w:sz w:val="22"/>
          <w:szCs w:val="22"/>
          <w14:ligatures w14:val="none"/>
        </w:rPr>
        <w:t xml:space="preserve"> and 147 </w:t>
      </w:r>
      <w:r w:rsidR="00A34AD4" w:rsidRPr="00A34AD4">
        <w:rPr>
          <w:rFonts w:ascii="Arial" w:eastAsia="Times New Roman" w:hAnsi="Arial" w:cs="Arial"/>
          <w:i/>
          <w:iCs/>
          <w:kern w:val="0"/>
          <w:sz w:val="22"/>
          <w:szCs w:val="22"/>
          <w14:ligatures w14:val="none"/>
        </w:rPr>
        <w:t>D. melanogaster</w:t>
      </w:r>
      <w:r w:rsidR="00A34AD4">
        <w:rPr>
          <w:rFonts w:ascii="Arial" w:eastAsia="Times New Roman" w:hAnsi="Arial" w:cs="Arial"/>
          <w:kern w:val="0"/>
          <w:sz w:val="22"/>
          <w:szCs w:val="22"/>
          <w14:ligatures w14:val="none"/>
        </w:rPr>
        <w:t xml:space="preserve">. Six samples remained </w:t>
      </w:r>
      <w:r w:rsidR="003C3055">
        <w:rPr>
          <w:rFonts w:ascii="Arial" w:eastAsia="Times New Roman" w:hAnsi="Arial" w:cs="Arial"/>
          <w:kern w:val="0"/>
          <w:sz w:val="22"/>
          <w:szCs w:val="22"/>
          <w14:ligatures w14:val="none"/>
        </w:rPr>
        <w:t>unidentified.</w:t>
      </w:r>
      <w:r w:rsidR="00B65FDD">
        <w:rPr>
          <w:rFonts w:ascii="Arial" w:eastAsia="Times New Roman" w:hAnsi="Arial" w:cs="Arial"/>
          <w:kern w:val="0"/>
          <w:sz w:val="22"/>
          <w:szCs w:val="22"/>
          <w14:ligatures w14:val="none"/>
        </w:rPr>
        <w:t xml:space="preserve"> </w:t>
      </w:r>
    </w:p>
    <w:p w14:paraId="6A051AD2" w14:textId="77777777" w:rsidR="00084AF9" w:rsidRDefault="00084AF9" w:rsidP="00081385">
      <w:pPr>
        <w:spacing w:line="360" w:lineRule="auto"/>
        <w:rPr>
          <w:rFonts w:ascii="Arial" w:eastAsia="Times New Roman" w:hAnsi="Arial" w:cs="Arial"/>
          <w:kern w:val="0"/>
          <w:sz w:val="22"/>
          <w:szCs w:val="22"/>
          <w14:ligatures w14:val="none"/>
        </w:rPr>
      </w:pPr>
    </w:p>
    <w:p w14:paraId="0AC98B53" w14:textId="7F587118" w:rsidR="0019112A" w:rsidRDefault="0019112A" w:rsidP="00081385">
      <w:pPr>
        <w:spacing w:line="360" w:lineRule="auto"/>
        <w:rPr>
          <w:rFonts w:ascii="Arial" w:eastAsia="Times New Roman" w:hAnsi="Arial" w:cs="Arial"/>
          <w:kern w:val="0"/>
          <w:sz w:val="22"/>
          <w:szCs w:val="22"/>
          <w14:ligatures w14:val="none"/>
        </w:rPr>
      </w:pPr>
      <w:r w:rsidRPr="003901C3">
        <w:rPr>
          <w:rFonts w:ascii="Arial" w:eastAsia="Times New Roman" w:hAnsi="Arial" w:cs="Arial"/>
          <w:i/>
          <w:iCs/>
          <w:kern w:val="0"/>
          <w:sz w:val="22"/>
          <w:szCs w:val="22"/>
          <w14:ligatures w14:val="none"/>
        </w:rPr>
        <w:t>Maximum Likelihood trees:</w:t>
      </w:r>
      <w:r>
        <w:rPr>
          <w:rFonts w:ascii="Arial" w:eastAsia="Times New Roman" w:hAnsi="Arial" w:cs="Arial"/>
          <w:kern w:val="0"/>
          <w:sz w:val="22"/>
          <w:szCs w:val="22"/>
          <w14:ligatures w14:val="none"/>
        </w:rPr>
        <w:t xml:space="preserve"> </w:t>
      </w:r>
      <w:r w:rsidR="003901C3">
        <w:rPr>
          <w:rFonts w:ascii="Arial" w:eastAsia="Times New Roman" w:hAnsi="Arial" w:cs="Arial"/>
          <w:kern w:val="0"/>
          <w:sz w:val="22"/>
          <w:szCs w:val="22"/>
          <w14:ligatures w14:val="none"/>
        </w:rPr>
        <w:t>All available galbut virus and chaq virus sequences with a known location, date of collection and were from individual flies were downloaded from GenBank. Alignments were generated using MAFFTT v7.490 with default parameters</w:t>
      </w:r>
      <w:sdt>
        <w:sdtPr>
          <w:rPr>
            <w:rFonts w:ascii="Arial" w:eastAsia="Times New Roman" w:hAnsi="Arial" w:cs="Arial"/>
            <w:color w:val="000000"/>
            <w:kern w:val="0"/>
            <w:sz w:val="22"/>
            <w:szCs w:val="22"/>
            <w:vertAlign w:val="superscript"/>
            <w14:ligatures w14:val="none"/>
          </w:rPr>
          <w:tag w:val="MENDELEY_CITATION_v3_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"/>
          <w:id w:val="-1639102023"/>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35</w:t>
          </w:r>
        </w:sdtContent>
      </w:sdt>
      <w:r w:rsidR="003901C3">
        <w:rPr>
          <w:rFonts w:ascii="Arial" w:eastAsia="Times New Roman" w:hAnsi="Arial" w:cs="Arial"/>
          <w:kern w:val="0"/>
          <w:sz w:val="22"/>
          <w:szCs w:val="22"/>
          <w14:ligatures w14:val="none"/>
        </w:rPr>
        <w:t xml:space="preserve">. </w:t>
      </w:r>
      <w:r w:rsidR="007F5675">
        <w:rPr>
          <w:rFonts w:ascii="Arial" w:eastAsia="Times New Roman" w:hAnsi="Arial" w:cs="Arial"/>
          <w:kern w:val="0"/>
          <w:sz w:val="22"/>
          <w:szCs w:val="22"/>
          <w14:ligatures w14:val="none"/>
        </w:rPr>
        <w:t xml:space="preserve">IQ-TREE </w:t>
      </w:r>
      <w:r w:rsidR="003901C3">
        <w:rPr>
          <w:rFonts w:ascii="Arial" w:eastAsia="Times New Roman" w:hAnsi="Arial" w:cs="Arial"/>
          <w:kern w:val="0"/>
          <w:sz w:val="22"/>
          <w:szCs w:val="22"/>
          <w14:ligatures w14:val="none"/>
        </w:rPr>
        <w:t>v2.3.6 was used to generate maximum likelihood trees</w:t>
      </w:r>
      <w:sdt>
        <w:sdtPr>
          <w:rPr>
            <w:rFonts w:ascii="Arial" w:eastAsia="Times New Roman" w:hAnsi="Arial" w:cs="Arial"/>
            <w:color w:val="000000"/>
            <w:kern w:val="0"/>
            <w:sz w:val="22"/>
            <w:szCs w:val="22"/>
            <w:vertAlign w:val="superscript"/>
            <w14:ligatures w14:val="none"/>
          </w:rPr>
          <w:tag w:val="MENDELEY_CITATION_v3_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"/>
          <w:id w:val="-2032635112"/>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36</w:t>
          </w:r>
        </w:sdtContent>
      </w:sdt>
      <w:r w:rsidR="003901C3">
        <w:rPr>
          <w:rFonts w:ascii="Arial" w:eastAsia="Times New Roman" w:hAnsi="Arial" w:cs="Arial"/>
          <w:color w:val="000000"/>
          <w:kern w:val="0"/>
          <w:sz w:val="22"/>
          <w:szCs w:val="22"/>
          <w14:ligatures w14:val="none"/>
        </w:rPr>
        <w:t xml:space="preserve">. </w:t>
      </w:r>
      <w:r w:rsidR="007F5675">
        <w:rPr>
          <w:rFonts w:ascii="Arial" w:eastAsia="Times New Roman" w:hAnsi="Arial" w:cs="Arial"/>
          <w:color w:val="000000"/>
          <w:kern w:val="0"/>
          <w:sz w:val="22"/>
          <w:szCs w:val="22"/>
          <w14:ligatures w14:val="none"/>
        </w:rPr>
        <w:t xml:space="preserve">IQ-TREE </w:t>
      </w:r>
      <w:r w:rsidR="003901C3">
        <w:rPr>
          <w:rFonts w:ascii="Arial" w:eastAsia="Times New Roman" w:hAnsi="Arial" w:cs="Arial"/>
          <w:color w:val="000000"/>
          <w:kern w:val="0"/>
          <w:sz w:val="22"/>
          <w:szCs w:val="22"/>
          <w14:ligatures w14:val="none"/>
        </w:rPr>
        <w:t xml:space="preserve">parameters </w:t>
      </w:r>
      <w:proofErr w:type="gramStart"/>
      <w:r w:rsidR="003901C3">
        <w:rPr>
          <w:rFonts w:ascii="Arial" w:eastAsia="Times New Roman" w:hAnsi="Arial" w:cs="Arial"/>
          <w:color w:val="000000"/>
          <w:kern w:val="0"/>
          <w:sz w:val="22"/>
          <w:szCs w:val="22"/>
          <w14:ligatures w14:val="none"/>
        </w:rPr>
        <w:t>were:</w:t>
      </w:r>
      <w:proofErr w:type="gramEnd"/>
      <w:r w:rsidR="003C3055">
        <w:rPr>
          <w:rFonts w:ascii="Arial" w:eastAsia="Times New Roman" w:hAnsi="Arial" w:cs="Arial"/>
          <w:color w:val="000000"/>
          <w:kern w:val="0"/>
          <w:sz w:val="22"/>
          <w:szCs w:val="22"/>
          <w14:ligatures w14:val="none"/>
        </w:rPr>
        <w:t xml:space="preserve"> </w:t>
      </w:r>
      <w:r w:rsidR="003C3055" w:rsidRPr="006264D3">
        <w:rPr>
          <w:rFonts w:ascii="Arial" w:hAnsi="Arial" w:cs="Arial"/>
          <w:color w:val="000000" w:themeColor="text1"/>
          <w:kern w:val="0"/>
          <w:sz w:val="22"/>
          <w:szCs w:val="22"/>
        </w:rPr>
        <w:t>singularity exec iqtree:2.3.6--h503566f_1 iqtree2 -s $</w:t>
      </w:r>
      <w:proofErr w:type="spellStart"/>
      <w:r w:rsidR="003C3055" w:rsidRPr="006264D3">
        <w:rPr>
          <w:rFonts w:ascii="Arial" w:hAnsi="Arial" w:cs="Arial"/>
          <w:color w:val="000000" w:themeColor="text1"/>
          <w:kern w:val="0"/>
          <w:sz w:val="22"/>
          <w:szCs w:val="22"/>
        </w:rPr>
        <w:t>fasta</w:t>
      </w:r>
      <w:proofErr w:type="spellEnd"/>
      <w:r w:rsidR="003C3055" w:rsidRPr="006264D3">
        <w:rPr>
          <w:rFonts w:ascii="Arial" w:hAnsi="Arial" w:cs="Arial"/>
          <w:color w:val="000000" w:themeColor="text1"/>
          <w:kern w:val="0"/>
          <w:sz w:val="22"/>
          <w:szCs w:val="22"/>
        </w:rPr>
        <w:t xml:space="preserve"> --threads-max $</w:t>
      </w:r>
      <w:proofErr w:type="spellStart"/>
      <w:r w:rsidR="003C3055" w:rsidRPr="006264D3">
        <w:rPr>
          <w:rFonts w:ascii="Arial" w:hAnsi="Arial" w:cs="Arial"/>
          <w:color w:val="000000" w:themeColor="text1"/>
          <w:kern w:val="0"/>
          <w:sz w:val="22"/>
          <w:szCs w:val="22"/>
        </w:rPr>
        <w:t>num_threads</w:t>
      </w:r>
      <w:proofErr w:type="spellEnd"/>
      <w:r w:rsidR="003C3055" w:rsidRPr="006264D3">
        <w:rPr>
          <w:rFonts w:ascii="Arial" w:hAnsi="Arial" w:cs="Arial"/>
          <w:color w:val="000000" w:themeColor="text1"/>
          <w:kern w:val="0"/>
          <w:sz w:val="22"/>
          <w:szCs w:val="22"/>
        </w:rPr>
        <w:t xml:space="preserve"> -T AUTO --mem 33% -B 1000 -</w:t>
      </w:r>
      <w:proofErr w:type="spellStart"/>
      <w:r w:rsidR="003C3055" w:rsidRPr="006264D3">
        <w:rPr>
          <w:rFonts w:ascii="Arial" w:hAnsi="Arial" w:cs="Arial"/>
          <w:color w:val="000000" w:themeColor="text1"/>
          <w:kern w:val="0"/>
          <w:sz w:val="22"/>
          <w:szCs w:val="22"/>
        </w:rPr>
        <w:t>alrt</w:t>
      </w:r>
      <w:proofErr w:type="spellEnd"/>
      <w:r w:rsidR="003C3055" w:rsidRPr="006264D3">
        <w:rPr>
          <w:rFonts w:ascii="Arial" w:hAnsi="Arial" w:cs="Arial"/>
          <w:color w:val="000000" w:themeColor="text1"/>
          <w:kern w:val="0"/>
          <w:sz w:val="22"/>
          <w:szCs w:val="22"/>
        </w:rPr>
        <w:t xml:space="preserve"> 1000</w:t>
      </w:r>
      <w:r w:rsidR="003901C3">
        <w:rPr>
          <w:rFonts w:ascii="Arial" w:eastAsia="Times New Roman" w:hAnsi="Arial" w:cs="Arial"/>
          <w:color w:val="000000"/>
          <w:kern w:val="0"/>
          <w:sz w:val="22"/>
          <w:szCs w:val="22"/>
          <w14:ligatures w14:val="none"/>
        </w:rPr>
        <w:t xml:space="preserve">. </w:t>
      </w:r>
      <w:proofErr w:type="spellStart"/>
      <w:r w:rsidR="003901C3">
        <w:rPr>
          <w:rFonts w:ascii="Arial" w:eastAsia="Times New Roman" w:hAnsi="Arial" w:cs="Arial"/>
          <w:color w:val="000000"/>
          <w:kern w:val="0"/>
          <w:sz w:val="22"/>
          <w:szCs w:val="22"/>
          <w14:ligatures w14:val="none"/>
        </w:rPr>
        <w:t>iTol</w:t>
      </w:r>
      <w:proofErr w:type="spellEnd"/>
      <w:r w:rsidR="003901C3">
        <w:rPr>
          <w:rFonts w:ascii="Arial" w:eastAsia="Times New Roman" w:hAnsi="Arial" w:cs="Arial"/>
          <w:color w:val="000000"/>
          <w:kern w:val="0"/>
          <w:sz w:val="22"/>
          <w:szCs w:val="22"/>
          <w14:ligatures w14:val="none"/>
        </w:rPr>
        <w:t xml:space="preserve"> was used for tree visualization</w:t>
      </w:r>
      <w:sdt>
        <w:sdtPr>
          <w:rPr>
            <w:rFonts w:ascii="Arial" w:eastAsia="Times New Roman" w:hAnsi="Arial" w:cs="Arial"/>
            <w:color w:val="000000"/>
            <w:kern w:val="0"/>
            <w:sz w:val="22"/>
            <w:szCs w:val="22"/>
            <w:vertAlign w:val="superscript"/>
            <w14:ligatures w14:val="none"/>
          </w:rPr>
          <w:tag w:val="MENDELEY_CITATION_v3_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"/>
          <w:id w:val="-282807690"/>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37</w:t>
          </w:r>
        </w:sdtContent>
      </w:sdt>
      <w:r w:rsidR="003901C3">
        <w:rPr>
          <w:rFonts w:ascii="Arial" w:eastAsia="Times New Roman" w:hAnsi="Arial" w:cs="Arial"/>
          <w:color w:val="000000"/>
          <w:kern w:val="0"/>
          <w:sz w:val="22"/>
          <w:szCs w:val="22"/>
          <w14:ligatures w14:val="none"/>
        </w:rPr>
        <w:t>. Trees were midpoint rooted.</w:t>
      </w:r>
      <w:r w:rsidR="00905940">
        <w:rPr>
          <w:rFonts w:ascii="Arial" w:eastAsia="Times New Roman" w:hAnsi="Arial" w:cs="Arial"/>
          <w:color w:val="000000"/>
          <w:kern w:val="0"/>
          <w:sz w:val="22"/>
          <w:szCs w:val="22"/>
          <w14:ligatures w14:val="none"/>
        </w:rPr>
        <w:t xml:space="preserve"> </w:t>
      </w:r>
      <w:r w:rsidR="003C3055">
        <w:rPr>
          <w:rFonts w:ascii="Arial" w:eastAsia="Times New Roman" w:hAnsi="Arial" w:cs="Arial"/>
          <w:color w:val="000000"/>
          <w:kern w:val="0"/>
          <w:sz w:val="22"/>
          <w:szCs w:val="22"/>
          <w14:ligatures w14:val="none"/>
        </w:rPr>
        <w:t>Bootstrap support values at large branches were retained.</w:t>
      </w:r>
      <w:r w:rsidR="00905940">
        <w:rPr>
          <w:rFonts w:ascii="Arial" w:eastAsia="Times New Roman" w:hAnsi="Arial" w:cs="Arial"/>
          <w:color w:val="000000"/>
          <w:kern w:val="0"/>
          <w:sz w:val="22"/>
          <w:szCs w:val="22"/>
          <w14:ligatures w14:val="none"/>
        </w:rPr>
        <w:t xml:space="preserve"> </w:t>
      </w:r>
    </w:p>
    <w:p w14:paraId="3BA38CA2" w14:textId="0FBB754B" w:rsidR="0019112A" w:rsidRDefault="0019112A" w:rsidP="00081385">
      <w:pPr>
        <w:spacing w:line="360" w:lineRule="auto"/>
        <w:rPr>
          <w:rFonts w:ascii="Arial" w:eastAsia="Times New Roman" w:hAnsi="Arial" w:cs="Arial"/>
          <w:kern w:val="0"/>
          <w:sz w:val="22"/>
          <w:szCs w:val="22"/>
          <w14:ligatures w14:val="none"/>
        </w:rPr>
      </w:pPr>
    </w:p>
    <w:p w14:paraId="790D97E4" w14:textId="058919DA" w:rsidR="002C19AC" w:rsidRDefault="00602B22" w:rsidP="00081385">
      <w:pPr>
        <w:spacing w:line="360" w:lineRule="auto"/>
        <w:rPr>
          <w:rFonts w:ascii="Arial" w:eastAsia="Times New Roman" w:hAnsi="Arial" w:cs="Arial"/>
          <w:kern w:val="0"/>
          <w:sz w:val="22"/>
          <w:szCs w:val="22"/>
          <w14:ligatures w14:val="none"/>
        </w:rPr>
      </w:pPr>
      <w:r w:rsidRPr="00E97611">
        <w:rPr>
          <w:rFonts w:ascii="Arial" w:eastAsia="Times New Roman" w:hAnsi="Arial" w:cs="Arial"/>
          <w:i/>
          <w:iCs/>
          <w:kern w:val="0"/>
          <w:sz w:val="22"/>
          <w:szCs w:val="22"/>
          <w14:ligatures w14:val="none"/>
        </w:rPr>
        <w:t>S</w:t>
      </w:r>
      <w:r w:rsidR="0019112A" w:rsidRPr="00E97611">
        <w:rPr>
          <w:rFonts w:ascii="Arial" w:eastAsia="Times New Roman" w:hAnsi="Arial" w:cs="Arial"/>
          <w:i/>
          <w:iCs/>
          <w:kern w:val="0"/>
          <w:sz w:val="22"/>
          <w:szCs w:val="22"/>
          <w14:ligatures w14:val="none"/>
        </w:rPr>
        <w:t>election analysis:</w:t>
      </w:r>
      <w:r w:rsidR="002C19AC">
        <w:rPr>
          <w:rFonts w:ascii="Arial" w:eastAsia="Times New Roman" w:hAnsi="Arial" w:cs="Arial"/>
          <w:kern w:val="0"/>
          <w:sz w:val="22"/>
          <w:szCs w:val="22"/>
          <w14:ligatures w14:val="none"/>
        </w:rPr>
        <w:t xml:space="preserve"> We used the Fixed Effects Likelihood model described by </w:t>
      </w:r>
      <w:proofErr w:type="spellStart"/>
      <w:r w:rsidR="002C19AC">
        <w:rPr>
          <w:rFonts w:ascii="Arial" w:eastAsia="Times New Roman" w:hAnsi="Arial" w:cs="Arial"/>
          <w:kern w:val="0"/>
          <w:sz w:val="22"/>
          <w:szCs w:val="22"/>
          <w14:ligatures w14:val="none"/>
        </w:rPr>
        <w:t>Kosakovsk</w:t>
      </w:r>
      <w:proofErr w:type="spellEnd"/>
      <w:r w:rsidR="002C19AC">
        <w:rPr>
          <w:rFonts w:ascii="Arial" w:eastAsia="Times New Roman" w:hAnsi="Arial" w:cs="Arial"/>
          <w:kern w:val="0"/>
          <w:sz w:val="22"/>
          <w:szCs w:val="22"/>
          <w14:ligatures w14:val="none"/>
        </w:rPr>
        <w:t>-Pond and Frost</w:t>
      </w:r>
      <w:sdt>
        <w:sdtPr>
          <w:rPr>
            <w:rFonts w:ascii="Arial" w:eastAsia="Times New Roman" w:hAnsi="Arial" w:cs="Arial"/>
            <w:color w:val="000000"/>
            <w:kern w:val="0"/>
            <w:sz w:val="22"/>
            <w:szCs w:val="22"/>
            <w:vertAlign w:val="superscript"/>
            <w14:ligatures w14:val="none"/>
          </w:rPr>
          <w:tag w:val="MENDELEY_CITATION_v3_eyJjaXRhdGlvbklEIjoiTUVOREVMRVlfQ0lUQVRJT05fM2MxYTEzZTktZWU0Zi00YzYwLTgwYWUtMTIwOGEyNTgxNTY0IiwicHJvcGVydGllcyI6eyJub3RlSW5kZXgiOjB9LCJpc0VkaXRlZCI6ZmFsc2UsIm1hbnVhbE92ZXJyaWRlIjp7ImlzTWFudWFsbHlPdmVycmlkZGVuIjpmYWxzZSwiY2l0ZXByb2NUZXh0IjoiPHN1cD4yM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
          <w:id w:val="334882060"/>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20</w:t>
          </w:r>
        </w:sdtContent>
      </w:sdt>
      <w:r w:rsidR="002C19AC">
        <w:rPr>
          <w:rFonts w:ascii="Arial" w:eastAsia="Times New Roman" w:hAnsi="Arial" w:cs="Arial"/>
          <w:color w:val="000000"/>
          <w:kern w:val="0"/>
          <w:sz w:val="22"/>
          <w:szCs w:val="22"/>
          <w14:ligatures w14:val="none"/>
        </w:rPr>
        <w:t xml:space="preserve">. This analysis was run on </w:t>
      </w:r>
      <w:proofErr w:type="spellStart"/>
      <w:r w:rsidR="002C19AC">
        <w:rPr>
          <w:rFonts w:ascii="Arial" w:eastAsia="Times New Roman" w:hAnsi="Arial" w:cs="Arial"/>
          <w:color w:val="000000"/>
          <w:kern w:val="0"/>
          <w:sz w:val="22"/>
          <w:szCs w:val="22"/>
          <w14:ligatures w14:val="none"/>
        </w:rPr>
        <w:t>Datamonkey</w:t>
      </w:r>
      <w:proofErr w:type="spellEnd"/>
      <w:r w:rsidR="002C19AC">
        <w:rPr>
          <w:rFonts w:ascii="Arial" w:eastAsia="Times New Roman" w:hAnsi="Arial" w:cs="Arial"/>
          <w:color w:val="000000"/>
          <w:kern w:val="0"/>
          <w:sz w:val="22"/>
          <w:szCs w:val="22"/>
          <w14:ligatures w14:val="none"/>
        </w:rPr>
        <w:t xml:space="preserve"> with the </w:t>
      </w:r>
      <w:proofErr w:type="spellStart"/>
      <w:r w:rsidR="002C19AC">
        <w:rPr>
          <w:rFonts w:ascii="Arial" w:eastAsia="Times New Roman" w:hAnsi="Arial" w:cs="Arial"/>
          <w:color w:val="000000"/>
          <w:kern w:val="0"/>
          <w:sz w:val="22"/>
          <w:szCs w:val="22"/>
          <w14:ligatures w14:val="none"/>
        </w:rPr>
        <w:t>HyPhy</w:t>
      </w:r>
      <w:proofErr w:type="spellEnd"/>
      <w:r w:rsidR="002C19AC">
        <w:rPr>
          <w:rFonts w:ascii="Arial" w:eastAsia="Times New Roman" w:hAnsi="Arial" w:cs="Arial"/>
          <w:color w:val="000000"/>
          <w:kern w:val="0"/>
          <w:sz w:val="22"/>
          <w:szCs w:val="22"/>
          <w14:ligatures w14:val="none"/>
        </w:rPr>
        <w:t xml:space="preserve"> application</w:t>
      </w:r>
      <w:sdt>
        <w:sdtPr>
          <w:rPr>
            <w:rFonts w:ascii="Arial" w:eastAsia="Times New Roman" w:hAnsi="Arial" w:cs="Arial"/>
            <w:color w:val="000000"/>
            <w:kern w:val="0"/>
            <w:sz w:val="22"/>
            <w:szCs w:val="22"/>
            <w:vertAlign w:val="superscript"/>
            <w14:ligatures w14:val="none"/>
          </w:rPr>
          <w:tag w:val="MENDELEY_CITATION_v3_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"/>
          <w:id w:val="2092035039"/>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38,39</w:t>
          </w:r>
        </w:sdtContent>
      </w:sdt>
      <w:r w:rsidR="002C19AC">
        <w:rPr>
          <w:rFonts w:ascii="Arial" w:eastAsia="Times New Roman" w:hAnsi="Arial" w:cs="Arial"/>
          <w:color w:val="000000"/>
          <w:kern w:val="0"/>
          <w:sz w:val="22"/>
          <w:szCs w:val="22"/>
          <w14:ligatures w14:val="none"/>
        </w:rPr>
        <w:t xml:space="preserve">. We explored the FUBAR method (fast, unconstrained Bayesian approximation) and had similar results for galbut virus RNAs 1 and 2 and chaq virus however </w:t>
      </w:r>
      <w:r w:rsidR="00076A67">
        <w:rPr>
          <w:rFonts w:ascii="Arial" w:eastAsia="Times New Roman" w:hAnsi="Arial" w:cs="Arial"/>
          <w:color w:val="000000"/>
          <w:kern w:val="0"/>
          <w:sz w:val="22"/>
          <w:szCs w:val="22"/>
          <w14:ligatures w14:val="none"/>
        </w:rPr>
        <w:t>considerably less sites of positive selection were identified in RNA 3</w:t>
      </w:r>
      <w:sdt>
        <w:sdtPr>
          <w:rPr>
            <w:rFonts w:ascii="Arial" w:eastAsia="Times New Roman" w:hAnsi="Arial" w:cs="Arial"/>
            <w:color w:val="000000"/>
            <w:kern w:val="0"/>
            <w:sz w:val="22"/>
            <w:szCs w:val="22"/>
            <w:vertAlign w:val="superscript"/>
            <w14:ligatures w14:val="none"/>
          </w:rPr>
          <w:tag w:val="MENDELEY_CITATION_v3_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"/>
          <w:id w:val="553059602"/>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40</w:t>
          </w:r>
        </w:sdtContent>
      </w:sdt>
      <w:r w:rsidR="00076A67">
        <w:rPr>
          <w:rFonts w:ascii="Arial" w:eastAsia="Times New Roman" w:hAnsi="Arial" w:cs="Arial"/>
          <w:color w:val="000000"/>
          <w:kern w:val="0"/>
          <w:sz w:val="22"/>
          <w:szCs w:val="22"/>
          <w14:ligatures w14:val="none"/>
        </w:rPr>
        <w:t xml:space="preserve">. </w:t>
      </w:r>
      <w:r w:rsidR="003C3055">
        <w:rPr>
          <w:rFonts w:ascii="Arial" w:eastAsia="Times New Roman" w:hAnsi="Arial" w:cs="Arial"/>
          <w:color w:val="000000"/>
          <w:kern w:val="0"/>
          <w:sz w:val="22"/>
          <w:szCs w:val="22"/>
          <w14:ligatures w14:val="none"/>
        </w:rPr>
        <w:t>Given that the RNA 3 alignment had sequence similarities between -</w:t>
      </w:r>
      <w:r w:rsidR="00F53FC5">
        <w:rPr>
          <w:rFonts w:ascii="Arial" w:eastAsia="Times New Roman" w:hAnsi="Arial" w:cs="Arial"/>
          <w:color w:val="000000"/>
          <w:kern w:val="0"/>
          <w:sz w:val="22"/>
          <w:szCs w:val="22"/>
          <w14:ligatures w14:val="none"/>
        </w:rPr>
        <w:t>76%</w:t>
      </w:r>
      <w:r w:rsidR="003C3055">
        <w:rPr>
          <w:rFonts w:ascii="Arial" w:eastAsia="Times New Roman" w:hAnsi="Arial" w:cs="Arial"/>
          <w:color w:val="000000"/>
          <w:kern w:val="0"/>
          <w:sz w:val="22"/>
          <w:szCs w:val="22"/>
          <w14:ligatures w14:val="none"/>
        </w:rPr>
        <w:t xml:space="preserve"> and </w:t>
      </w:r>
      <w:r w:rsidR="00F53FC5">
        <w:rPr>
          <w:rFonts w:ascii="Arial" w:eastAsia="Times New Roman" w:hAnsi="Arial" w:cs="Arial"/>
          <w:color w:val="000000"/>
          <w:kern w:val="0"/>
          <w:sz w:val="22"/>
          <w:szCs w:val="22"/>
          <w14:ligatures w14:val="none"/>
        </w:rPr>
        <w:t>100</w:t>
      </w:r>
      <w:r w:rsidR="003C3055">
        <w:rPr>
          <w:rFonts w:ascii="Arial" w:eastAsia="Times New Roman" w:hAnsi="Arial" w:cs="Arial"/>
          <w:color w:val="000000"/>
          <w:kern w:val="0"/>
          <w:sz w:val="22"/>
          <w:szCs w:val="22"/>
          <w14:ligatures w14:val="none"/>
        </w:rPr>
        <w:t xml:space="preserve">%, the results from the FEL method were more appropriate. </w:t>
      </w:r>
    </w:p>
    <w:p w14:paraId="100439D1" w14:textId="77777777" w:rsidR="003901C3" w:rsidRDefault="003901C3" w:rsidP="00081385">
      <w:pPr>
        <w:spacing w:line="360" w:lineRule="auto"/>
        <w:rPr>
          <w:rFonts w:ascii="Arial" w:eastAsia="Times New Roman" w:hAnsi="Arial" w:cs="Arial"/>
          <w:kern w:val="0"/>
          <w:sz w:val="22"/>
          <w:szCs w:val="22"/>
          <w14:ligatures w14:val="none"/>
        </w:rPr>
      </w:pPr>
    </w:p>
    <w:p w14:paraId="538ABF80" w14:textId="367A29BA" w:rsidR="0019112A" w:rsidRPr="0019112A" w:rsidRDefault="0019112A" w:rsidP="00081385">
      <w:pPr>
        <w:spacing w:line="360" w:lineRule="auto"/>
        <w:rPr>
          <w:rFonts w:ascii="Arial" w:eastAsia="Times New Roman" w:hAnsi="Arial" w:cs="Arial"/>
          <w:kern w:val="0"/>
          <w:sz w:val="22"/>
          <w:szCs w:val="22"/>
          <w14:ligatures w14:val="none"/>
        </w:rPr>
      </w:pPr>
      <w:r w:rsidRPr="003901C3">
        <w:rPr>
          <w:rFonts w:ascii="Arial" w:eastAsia="Times New Roman" w:hAnsi="Arial" w:cs="Arial"/>
          <w:i/>
          <w:iCs/>
          <w:kern w:val="0"/>
          <w:sz w:val="22"/>
          <w:szCs w:val="22"/>
          <w14:ligatures w14:val="none"/>
        </w:rPr>
        <w:t>Recombinant detection analysis:</w:t>
      </w:r>
      <w:r>
        <w:rPr>
          <w:rFonts w:ascii="Arial" w:eastAsia="Times New Roman" w:hAnsi="Arial" w:cs="Arial"/>
          <w:kern w:val="0"/>
          <w:sz w:val="22"/>
          <w:szCs w:val="22"/>
          <w14:ligatures w14:val="none"/>
        </w:rPr>
        <w:t xml:space="preserve"> We </w:t>
      </w:r>
      <w:r w:rsidR="00E31D2C">
        <w:rPr>
          <w:rFonts w:ascii="Arial" w:eastAsia="Times New Roman" w:hAnsi="Arial" w:cs="Arial"/>
          <w:kern w:val="0"/>
          <w:sz w:val="22"/>
          <w:szCs w:val="22"/>
          <w14:ligatures w14:val="none"/>
        </w:rPr>
        <w:t xml:space="preserve">used </w:t>
      </w:r>
      <w:r>
        <w:rPr>
          <w:rFonts w:ascii="Arial" w:eastAsia="Times New Roman" w:hAnsi="Arial" w:cs="Arial"/>
          <w:kern w:val="0"/>
          <w:sz w:val="22"/>
          <w:szCs w:val="22"/>
          <w14:ligatures w14:val="none"/>
        </w:rPr>
        <w:t>the Recombination Detection Program</w:t>
      </w:r>
      <w:sdt>
        <w:sdtPr>
          <w:rPr>
            <w:rFonts w:ascii="Arial" w:eastAsia="Times New Roman" w:hAnsi="Arial" w:cs="Arial"/>
            <w:color w:val="000000"/>
            <w:kern w:val="0"/>
            <w:sz w:val="22"/>
            <w:szCs w:val="22"/>
            <w:vertAlign w:val="superscript"/>
            <w14:ligatures w14:val="none"/>
          </w:rPr>
          <w:tag w:val="MENDELEY_CITATION_v3_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"/>
          <w:id w:val="-1665851891"/>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41,42</w:t>
          </w:r>
        </w:sdtContent>
      </w:sdt>
      <w:r>
        <w:rPr>
          <w:rFonts w:ascii="Arial" w:eastAsia="Times New Roman" w:hAnsi="Arial" w:cs="Arial"/>
          <w:color w:val="000000"/>
          <w:kern w:val="0"/>
          <w:sz w:val="22"/>
          <w:szCs w:val="22"/>
          <w14:ligatures w14:val="none"/>
        </w:rPr>
        <w:t xml:space="preserve"> </w:t>
      </w:r>
      <w:r w:rsidR="00E31D2C">
        <w:rPr>
          <w:rFonts w:ascii="Arial" w:eastAsia="Times New Roman" w:hAnsi="Arial" w:cs="Arial"/>
          <w:color w:val="000000"/>
          <w:kern w:val="0"/>
          <w:sz w:val="22"/>
          <w:szCs w:val="22"/>
          <w14:ligatures w14:val="none"/>
        </w:rPr>
        <w:t xml:space="preserve">to evaluate alignments for evidence of recombination. This tool </w:t>
      </w:r>
      <w:r>
        <w:rPr>
          <w:rFonts w:ascii="Arial" w:eastAsia="Times New Roman" w:hAnsi="Arial" w:cs="Arial"/>
          <w:color w:val="000000"/>
          <w:kern w:val="0"/>
          <w:sz w:val="22"/>
          <w:szCs w:val="22"/>
          <w14:ligatures w14:val="none"/>
        </w:rPr>
        <w:t>identified one candidate recombination event in chaq virus and another in galbut virus RNA 3. We visualize</w:t>
      </w:r>
      <w:r w:rsidR="00E31D2C">
        <w:rPr>
          <w:rFonts w:ascii="Arial" w:eastAsia="Times New Roman" w:hAnsi="Arial" w:cs="Arial"/>
          <w:color w:val="000000"/>
          <w:kern w:val="0"/>
          <w:sz w:val="22"/>
          <w:szCs w:val="22"/>
          <w14:ligatures w14:val="none"/>
        </w:rPr>
        <w:t>d</w:t>
      </w:r>
      <w:r>
        <w:rPr>
          <w:rFonts w:ascii="Arial" w:eastAsia="Times New Roman" w:hAnsi="Arial" w:cs="Arial"/>
          <w:color w:val="000000"/>
          <w:kern w:val="0"/>
          <w:sz w:val="22"/>
          <w:szCs w:val="22"/>
          <w14:ligatures w14:val="none"/>
        </w:rPr>
        <w:t xml:space="preserve"> the </w:t>
      </w:r>
      <w:r w:rsidR="00E31D2C">
        <w:rPr>
          <w:rFonts w:ascii="Arial" w:eastAsia="Times New Roman" w:hAnsi="Arial" w:cs="Arial"/>
          <w:color w:val="000000"/>
          <w:kern w:val="0"/>
          <w:sz w:val="22"/>
          <w:szCs w:val="22"/>
          <w14:ligatures w14:val="none"/>
        </w:rPr>
        <w:t xml:space="preserve">pairwise </w:t>
      </w:r>
      <w:r>
        <w:rPr>
          <w:rFonts w:ascii="Arial" w:eastAsia="Times New Roman" w:hAnsi="Arial" w:cs="Arial"/>
          <w:color w:val="000000"/>
          <w:kern w:val="0"/>
          <w:sz w:val="22"/>
          <w:szCs w:val="22"/>
          <w14:ligatures w14:val="none"/>
        </w:rPr>
        <w:t>percent identity between the candidate recombination events. This visualization led us to conclude that the chaq virus recombinant was the result of a chimera</w:t>
      </w:r>
      <w:r w:rsidR="003C3055">
        <w:rPr>
          <w:rFonts w:ascii="Arial" w:eastAsia="Times New Roman" w:hAnsi="Arial" w:cs="Arial"/>
          <w:color w:val="000000"/>
          <w:kern w:val="0"/>
          <w:sz w:val="22"/>
          <w:szCs w:val="22"/>
          <w14:ligatures w14:val="none"/>
        </w:rPr>
        <w:t xml:space="preserve"> of two partial chaq virus sequences</w:t>
      </w:r>
      <w:r>
        <w:rPr>
          <w:rFonts w:ascii="Arial" w:eastAsia="Times New Roman" w:hAnsi="Arial" w:cs="Arial"/>
          <w:color w:val="000000"/>
          <w:kern w:val="0"/>
          <w:sz w:val="22"/>
          <w:szCs w:val="22"/>
          <w14:ligatures w14:val="none"/>
        </w:rPr>
        <w:t>.</w:t>
      </w:r>
      <w:r w:rsidR="003C3055">
        <w:rPr>
          <w:rFonts w:ascii="Arial" w:eastAsia="Times New Roman" w:hAnsi="Arial" w:cs="Arial"/>
          <w:color w:val="000000"/>
          <w:kern w:val="0"/>
          <w:sz w:val="22"/>
          <w:szCs w:val="22"/>
          <w14:ligatures w14:val="none"/>
        </w:rPr>
        <w:t xml:space="preserve"> We were unable to recover a coding complete sequence of these sequences. Inspection of pairwise alignments of the potential RNA 3 recombination event was not </w:t>
      </w:r>
      <w:r w:rsidR="003C3055">
        <w:rPr>
          <w:rFonts w:ascii="Arial" w:eastAsia="Times New Roman" w:hAnsi="Arial" w:cs="Arial"/>
          <w:color w:val="000000"/>
          <w:kern w:val="0"/>
          <w:sz w:val="22"/>
          <w:szCs w:val="22"/>
          <w14:ligatures w14:val="none"/>
        </w:rPr>
        <w:lastRenderedPageBreak/>
        <w:t>convincing. The similarity between the recombination regions could be explained by natural variations in similarity.</w:t>
      </w:r>
      <w:r>
        <w:rPr>
          <w:rFonts w:ascii="Arial" w:eastAsia="Times New Roman" w:hAnsi="Arial" w:cs="Arial"/>
          <w:color w:val="000000"/>
          <w:kern w:val="0"/>
          <w:sz w:val="22"/>
          <w:szCs w:val="22"/>
          <w14:ligatures w14:val="none"/>
        </w:rPr>
        <w:t xml:space="preserve"> </w:t>
      </w:r>
    </w:p>
    <w:p w14:paraId="2DC69D93" w14:textId="77777777" w:rsidR="0019112A" w:rsidRDefault="0019112A" w:rsidP="00081385">
      <w:pPr>
        <w:spacing w:line="360" w:lineRule="auto"/>
        <w:rPr>
          <w:rFonts w:ascii="Arial" w:eastAsia="Times New Roman" w:hAnsi="Arial" w:cs="Arial"/>
          <w:kern w:val="0"/>
          <w:sz w:val="22"/>
          <w:szCs w:val="22"/>
          <w14:ligatures w14:val="none"/>
        </w:rPr>
      </w:pPr>
    </w:p>
    <w:p w14:paraId="58794F6B" w14:textId="2BD3D617" w:rsidR="0019112A" w:rsidRDefault="0019112A" w:rsidP="00081385">
      <w:pPr>
        <w:spacing w:line="360" w:lineRule="auto"/>
        <w:rPr>
          <w:rFonts w:ascii="Arial" w:eastAsia="Times New Roman" w:hAnsi="Arial" w:cs="Arial"/>
          <w:kern w:val="0"/>
          <w:sz w:val="22"/>
          <w:szCs w:val="22"/>
          <w14:ligatures w14:val="none"/>
        </w:rPr>
      </w:pPr>
      <w:proofErr w:type="spellStart"/>
      <w:r w:rsidRPr="00076A67">
        <w:rPr>
          <w:rFonts w:ascii="Arial" w:eastAsia="Times New Roman" w:hAnsi="Arial" w:cs="Arial"/>
          <w:i/>
          <w:iCs/>
          <w:kern w:val="0"/>
          <w:sz w:val="22"/>
          <w:szCs w:val="22"/>
          <w14:ligatures w14:val="none"/>
        </w:rPr>
        <w:t>Cophylogeny</w:t>
      </w:r>
      <w:proofErr w:type="spellEnd"/>
      <w:r w:rsidRPr="00076A67">
        <w:rPr>
          <w:rFonts w:ascii="Arial" w:eastAsia="Times New Roman" w:hAnsi="Arial" w:cs="Arial"/>
          <w:i/>
          <w:iCs/>
          <w:kern w:val="0"/>
          <w:sz w:val="22"/>
          <w:szCs w:val="22"/>
          <w14:ligatures w14:val="none"/>
        </w:rPr>
        <w:t xml:space="preserve"> analysis</w:t>
      </w:r>
      <w:r w:rsidR="00076A67">
        <w:rPr>
          <w:rFonts w:ascii="Arial" w:eastAsia="Times New Roman" w:hAnsi="Arial" w:cs="Arial"/>
          <w:kern w:val="0"/>
          <w:sz w:val="22"/>
          <w:szCs w:val="22"/>
          <w14:ligatures w14:val="none"/>
        </w:rPr>
        <w:t xml:space="preserve">: </w:t>
      </w:r>
      <w:proofErr w:type="spellStart"/>
      <w:r w:rsidR="00076A67">
        <w:rPr>
          <w:rFonts w:ascii="Arial" w:eastAsia="Times New Roman" w:hAnsi="Arial" w:cs="Arial"/>
          <w:kern w:val="0"/>
          <w:sz w:val="22"/>
          <w:szCs w:val="22"/>
          <w14:ligatures w14:val="none"/>
        </w:rPr>
        <w:t>Tanglegrams</w:t>
      </w:r>
      <w:proofErr w:type="spellEnd"/>
      <w:r w:rsidR="00076A67">
        <w:rPr>
          <w:rFonts w:ascii="Arial" w:eastAsia="Times New Roman" w:hAnsi="Arial" w:cs="Arial"/>
          <w:kern w:val="0"/>
          <w:sz w:val="22"/>
          <w:szCs w:val="22"/>
          <w14:ligatures w14:val="none"/>
        </w:rPr>
        <w:t xml:space="preserve"> were generated in R/RStudio using the </w:t>
      </w:r>
      <w:proofErr w:type="spellStart"/>
      <w:r w:rsidR="00076A67">
        <w:rPr>
          <w:rFonts w:ascii="Arial" w:eastAsia="Times New Roman" w:hAnsi="Arial" w:cs="Arial"/>
          <w:kern w:val="0"/>
          <w:sz w:val="22"/>
          <w:szCs w:val="22"/>
          <w14:ligatures w14:val="none"/>
        </w:rPr>
        <w:t>phytools</w:t>
      </w:r>
      <w:proofErr w:type="spellEnd"/>
      <w:r w:rsidR="00076A67">
        <w:rPr>
          <w:rFonts w:ascii="Arial" w:eastAsia="Times New Roman" w:hAnsi="Arial" w:cs="Arial"/>
          <w:kern w:val="0"/>
          <w:sz w:val="22"/>
          <w:szCs w:val="22"/>
          <w14:ligatures w14:val="none"/>
        </w:rPr>
        <w:t xml:space="preserve"> and ape packages</w:t>
      </w:r>
      <w:sdt>
        <w:sdtPr>
          <w:rPr>
            <w:rFonts w:ascii="Arial" w:eastAsia="Times New Roman" w:hAnsi="Arial" w:cs="Arial"/>
            <w:color w:val="000000"/>
            <w:kern w:val="0"/>
            <w:sz w:val="22"/>
            <w:szCs w:val="22"/>
            <w:vertAlign w:val="superscript"/>
            <w14:ligatures w14:val="none"/>
          </w:rPr>
          <w:tag w:val="MENDELEY_CITATION_v3_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"/>
          <w:id w:val="-1634403506"/>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43,44</w:t>
          </w:r>
        </w:sdtContent>
      </w:sdt>
      <w:r w:rsidR="00076A67">
        <w:rPr>
          <w:rFonts w:ascii="Arial" w:eastAsia="Times New Roman" w:hAnsi="Arial" w:cs="Arial"/>
          <w:kern w:val="0"/>
          <w:sz w:val="22"/>
          <w:szCs w:val="22"/>
          <w14:ligatures w14:val="none"/>
        </w:rPr>
        <w:t xml:space="preserve">. Branches shorter than 0.001 were turned into polytomies to </w:t>
      </w:r>
      <w:r w:rsidR="00226EB6">
        <w:rPr>
          <w:rFonts w:ascii="Arial" w:eastAsia="Times New Roman" w:hAnsi="Arial" w:cs="Arial"/>
          <w:kern w:val="0"/>
          <w:sz w:val="22"/>
          <w:szCs w:val="22"/>
          <w14:ligatures w14:val="none"/>
        </w:rPr>
        <w:t>avoid false positive signals of reassortment from short branches</w:t>
      </w:r>
      <w:r w:rsidR="00076A67">
        <w:rPr>
          <w:rFonts w:ascii="Arial" w:eastAsia="Times New Roman" w:hAnsi="Arial" w:cs="Arial"/>
          <w:kern w:val="0"/>
          <w:sz w:val="22"/>
          <w:szCs w:val="22"/>
          <w14:ligatures w14:val="none"/>
        </w:rPr>
        <w:t>.</w:t>
      </w:r>
    </w:p>
    <w:p w14:paraId="218FAC62" w14:textId="77777777" w:rsidR="00641623" w:rsidRDefault="00641623" w:rsidP="00081385">
      <w:pPr>
        <w:spacing w:line="360" w:lineRule="auto"/>
        <w:rPr>
          <w:rFonts w:ascii="Arial" w:hAnsi="Arial" w:cs="Arial"/>
          <w:sz w:val="22"/>
          <w:szCs w:val="22"/>
        </w:rPr>
      </w:pPr>
    </w:p>
    <w:p w14:paraId="5CE8A7EC" w14:textId="5FABEF6A"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ACKNOWLEDGEMENTS</w:t>
      </w:r>
    </w:p>
    <w:p w14:paraId="0D046B12" w14:textId="100333BD" w:rsidR="00641623" w:rsidRDefault="00641623" w:rsidP="00081385">
      <w:pPr>
        <w:spacing w:line="360" w:lineRule="auto"/>
        <w:rPr>
          <w:rFonts w:ascii="Arial" w:hAnsi="Arial" w:cs="Arial"/>
          <w:sz w:val="22"/>
          <w:szCs w:val="22"/>
        </w:rPr>
      </w:pPr>
      <w:r>
        <w:rPr>
          <w:rFonts w:ascii="Arial" w:hAnsi="Arial" w:cs="Arial"/>
          <w:sz w:val="22"/>
          <w:szCs w:val="22"/>
        </w:rPr>
        <w:t xml:space="preserve">The authors would like to acknowledge the individuals that volunteered to collect wild flies: Lisa Harrington and Paul Keene, </w:t>
      </w:r>
      <w:proofErr w:type="spellStart"/>
      <w:r>
        <w:rPr>
          <w:rFonts w:ascii="Arial" w:hAnsi="Arial" w:cs="Arial"/>
          <w:sz w:val="22"/>
          <w:szCs w:val="22"/>
        </w:rPr>
        <w:t>Khwannarin</w:t>
      </w:r>
      <w:proofErr w:type="spellEnd"/>
      <w:r>
        <w:rPr>
          <w:rFonts w:ascii="Arial" w:hAnsi="Arial" w:cs="Arial"/>
          <w:sz w:val="22"/>
          <w:szCs w:val="22"/>
        </w:rPr>
        <w:t xml:space="preserve"> </w:t>
      </w:r>
      <w:proofErr w:type="spellStart"/>
      <w:r>
        <w:rPr>
          <w:rFonts w:ascii="Arial" w:hAnsi="Arial" w:cs="Arial"/>
          <w:sz w:val="22"/>
          <w:szCs w:val="22"/>
        </w:rPr>
        <w:t>Khemsom</w:t>
      </w:r>
      <w:proofErr w:type="spellEnd"/>
      <w:r>
        <w:rPr>
          <w:rFonts w:ascii="Arial" w:hAnsi="Arial" w:cs="Arial"/>
          <w:sz w:val="22"/>
          <w:szCs w:val="22"/>
        </w:rPr>
        <w:t xml:space="preserve">, Anastazia </w:t>
      </w:r>
      <w:proofErr w:type="spellStart"/>
      <w:r>
        <w:rPr>
          <w:rFonts w:ascii="Arial" w:hAnsi="Arial" w:cs="Arial"/>
          <w:sz w:val="22"/>
          <w:szCs w:val="22"/>
        </w:rPr>
        <w:t>Jablumovsky</w:t>
      </w:r>
      <w:proofErr w:type="spellEnd"/>
      <w:r>
        <w:rPr>
          <w:rFonts w:ascii="Arial" w:hAnsi="Arial" w:cs="Arial"/>
          <w:sz w:val="22"/>
          <w:szCs w:val="22"/>
        </w:rPr>
        <w:t xml:space="preserve">, Elle Irons and Michael </w:t>
      </w:r>
      <w:proofErr w:type="spellStart"/>
      <w:r>
        <w:rPr>
          <w:rFonts w:ascii="Arial" w:hAnsi="Arial" w:cs="Arial"/>
          <w:sz w:val="22"/>
          <w:szCs w:val="22"/>
        </w:rPr>
        <w:t>Martzahn</w:t>
      </w:r>
      <w:proofErr w:type="spellEnd"/>
      <w:r>
        <w:rPr>
          <w:rFonts w:ascii="Arial" w:hAnsi="Arial" w:cs="Arial"/>
          <w:sz w:val="22"/>
          <w:szCs w:val="22"/>
        </w:rPr>
        <w:t xml:space="preserve">, Kelly Wallace and Ben Ryan, Claire Stewart and Natali </w:t>
      </w:r>
      <w:proofErr w:type="spellStart"/>
      <w:r>
        <w:rPr>
          <w:rFonts w:ascii="Arial" w:hAnsi="Arial" w:cs="Arial"/>
          <w:sz w:val="22"/>
          <w:szCs w:val="22"/>
        </w:rPr>
        <w:t>Wickencamp</w:t>
      </w:r>
      <w:proofErr w:type="spellEnd"/>
      <w:r w:rsidR="007B249E">
        <w:rPr>
          <w:rFonts w:ascii="Arial" w:hAnsi="Arial" w:cs="Arial"/>
          <w:sz w:val="22"/>
          <w:szCs w:val="22"/>
        </w:rPr>
        <w:t xml:space="preserve"> and the packaging department at New Belgium Brewing Company.</w:t>
      </w:r>
      <w:r>
        <w:rPr>
          <w:rFonts w:ascii="Arial" w:hAnsi="Arial" w:cs="Arial"/>
          <w:sz w:val="22"/>
          <w:szCs w:val="22"/>
        </w:rPr>
        <w:t xml:space="preserve"> We thank them for their effort in collecting flies themselves or for the opportunity for us to collect flies from their property. </w:t>
      </w:r>
      <w:r w:rsidR="00DB0180">
        <w:rPr>
          <w:rFonts w:ascii="Arial" w:hAnsi="Arial" w:cs="Arial"/>
          <w:sz w:val="22"/>
          <w:szCs w:val="22"/>
        </w:rPr>
        <w:t xml:space="preserve">We would also like to acknowledge Eddie Holmes, </w:t>
      </w:r>
      <w:r w:rsidR="00DB0180" w:rsidRPr="00DB0180">
        <w:rPr>
          <w:rFonts w:ascii="Arial" w:hAnsi="Arial" w:cs="Arial"/>
          <w:sz w:val="22"/>
          <w:szCs w:val="22"/>
        </w:rPr>
        <w:t>Ayda Susana</w:t>
      </w:r>
      <w:r w:rsidR="00DB0180">
        <w:rPr>
          <w:rFonts w:ascii="Arial" w:hAnsi="Arial" w:cs="Arial"/>
          <w:sz w:val="22"/>
          <w:szCs w:val="22"/>
        </w:rPr>
        <w:t xml:space="preserve"> </w:t>
      </w:r>
      <w:r w:rsidR="00DB0180" w:rsidRPr="00DB0180">
        <w:rPr>
          <w:rFonts w:ascii="Arial" w:hAnsi="Arial" w:cs="Arial"/>
          <w:sz w:val="22"/>
          <w:szCs w:val="22"/>
        </w:rPr>
        <w:t xml:space="preserve">Ortiz-Baez, </w:t>
      </w:r>
      <w:r w:rsidR="00DB0180">
        <w:rPr>
          <w:rFonts w:ascii="Arial" w:hAnsi="Arial" w:cs="Arial"/>
          <w:sz w:val="22"/>
          <w:szCs w:val="22"/>
        </w:rPr>
        <w:t xml:space="preserve">Mang Shi, Ary A Hoffmann for their work in Australian D. simulans from which their SRA datasets were used to recover galbut virus sequences. </w:t>
      </w:r>
    </w:p>
    <w:p w14:paraId="2BF23BAC" w14:textId="77777777" w:rsidR="00AF5B12" w:rsidRDefault="00AF5B12" w:rsidP="00081385">
      <w:pPr>
        <w:spacing w:line="360" w:lineRule="auto"/>
        <w:rPr>
          <w:rFonts w:ascii="Arial" w:hAnsi="Arial" w:cs="Arial"/>
          <w:sz w:val="22"/>
          <w:szCs w:val="22"/>
        </w:rPr>
      </w:pPr>
    </w:p>
    <w:p w14:paraId="63C619FB" w14:textId="2DEECD4A" w:rsidR="00AF5B12" w:rsidRPr="00E97611" w:rsidRDefault="00AF5B12" w:rsidP="00081385">
      <w:pPr>
        <w:spacing w:line="360" w:lineRule="auto"/>
        <w:rPr>
          <w:rFonts w:ascii="Arial" w:hAnsi="Arial" w:cs="Arial"/>
          <w:b/>
          <w:bCs/>
          <w:sz w:val="22"/>
          <w:szCs w:val="22"/>
        </w:rPr>
      </w:pPr>
      <w:r w:rsidRPr="00E97611">
        <w:rPr>
          <w:rFonts w:ascii="Arial" w:hAnsi="Arial" w:cs="Arial"/>
          <w:b/>
          <w:bCs/>
          <w:sz w:val="22"/>
          <w:szCs w:val="22"/>
        </w:rPr>
        <w:t>DATA AVAILABILITY</w:t>
      </w:r>
    </w:p>
    <w:p w14:paraId="4FDE4A4D" w14:textId="3E362D5E" w:rsidR="00AF5B12" w:rsidRDefault="00671A81" w:rsidP="00081385">
      <w:pPr>
        <w:spacing w:line="360" w:lineRule="auto"/>
        <w:rPr>
          <w:rFonts w:ascii="Arial" w:hAnsi="Arial" w:cs="Arial"/>
          <w:sz w:val="22"/>
          <w:szCs w:val="22"/>
        </w:rPr>
      </w:pPr>
      <w:r>
        <w:rPr>
          <w:rFonts w:ascii="Arial" w:hAnsi="Arial" w:cs="Arial"/>
          <w:sz w:val="22"/>
          <w:szCs w:val="22"/>
        </w:rPr>
        <w:t>S</w:t>
      </w:r>
      <w:r w:rsidR="00AF5B12">
        <w:rPr>
          <w:rFonts w:ascii="Arial" w:hAnsi="Arial" w:cs="Arial"/>
          <w:sz w:val="22"/>
          <w:szCs w:val="22"/>
        </w:rPr>
        <w:t xml:space="preserve">equencing data </w:t>
      </w:r>
      <w:r>
        <w:rPr>
          <w:rFonts w:ascii="Arial" w:hAnsi="Arial" w:cs="Arial"/>
          <w:sz w:val="22"/>
          <w:szCs w:val="22"/>
        </w:rPr>
        <w:t xml:space="preserve">has been deposited in </w:t>
      </w:r>
      <w:r w:rsidR="00AF5B12">
        <w:rPr>
          <w:rFonts w:ascii="Arial" w:hAnsi="Arial" w:cs="Arial"/>
          <w:sz w:val="22"/>
          <w:szCs w:val="22"/>
        </w:rPr>
        <w:t xml:space="preserve">the National Center for Biotechnology and Information </w:t>
      </w:r>
      <w:r>
        <w:rPr>
          <w:rFonts w:ascii="Arial" w:hAnsi="Arial" w:cs="Arial"/>
          <w:sz w:val="22"/>
          <w:szCs w:val="22"/>
        </w:rPr>
        <w:t xml:space="preserve">Sequence Read Archive (SRA) database </w:t>
      </w:r>
      <w:r w:rsidR="00AF5B12">
        <w:rPr>
          <w:rFonts w:ascii="Arial" w:hAnsi="Arial" w:cs="Arial"/>
          <w:sz w:val="22"/>
          <w:szCs w:val="22"/>
        </w:rPr>
        <w:t>under accession</w:t>
      </w:r>
      <w:r>
        <w:rPr>
          <w:rFonts w:ascii="Arial" w:hAnsi="Arial" w:cs="Arial"/>
          <w:sz w:val="22"/>
          <w:szCs w:val="22"/>
        </w:rPr>
        <w:t>s</w:t>
      </w:r>
      <w:r w:rsidR="00AF5B12">
        <w:rPr>
          <w:rFonts w:ascii="Arial" w:hAnsi="Arial" w:cs="Arial"/>
          <w:sz w:val="22"/>
          <w:szCs w:val="22"/>
        </w:rPr>
        <w:t xml:space="preserve"> SRR30712177-</w:t>
      </w:r>
      <w:r w:rsidR="007B249E">
        <w:rPr>
          <w:rFonts w:ascii="Arial" w:hAnsi="Arial" w:cs="Arial"/>
          <w:sz w:val="22"/>
          <w:szCs w:val="22"/>
        </w:rPr>
        <w:t xml:space="preserve">SRR30712331 and </w:t>
      </w:r>
      <w:r>
        <w:rPr>
          <w:rFonts w:ascii="Arial" w:hAnsi="Arial" w:cs="Arial"/>
          <w:sz w:val="22"/>
          <w:szCs w:val="22"/>
        </w:rPr>
        <w:t xml:space="preserve">in </w:t>
      </w:r>
      <w:r w:rsidR="007B249E">
        <w:rPr>
          <w:rFonts w:ascii="Arial" w:hAnsi="Arial" w:cs="Arial"/>
          <w:sz w:val="22"/>
          <w:szCs w:val="22"/>
        </w:rPr>
        <w:t xml:space="preserve">the </w:t>
      </w:r>
      <w:r>
        <w:rPr>
          <w:rFonts w:ascii="Arial" w:hAnsi="Arial" w:cs="Arial"/>
          <w:sz w:val="22"/>
          <w:szCs w:val="22"/>
        </w:rPr>
        <w:t xml:space="preserve">Nucleotide database under </w:t>
      </w:r>
      <w:r w:rsidR="007B249E">
        <w:rPr>
          <w:rFonts w:ascii="Arial" w:hAnsi="Arial" w:cs="Arial"/>
          <w:sz w:val="22"/>
          <w:szCs w:val="22"/>
        </w:rPr>
        <w:t>accession</w:t>
      </w:r>
      <w:r>
        <w:rPr>
          <w:rFonts w:ascii="Arial" w:hAnsi="Arial" w:cs="Arial"/>
          <w:sz w:val="22"/>
          <w:szCs w:val="22"/>
        </w:rPr>
        <w:t>s</w:t>
      </w:r>
      <w:r w:rsidR="007B249E">
        <w:rPr>
          <w:rFonts w:ascii="Arial" w:hAnsi="Arial" w:cs="Arial"/>
          <w:sz w:val="22"/>
          <w:szCs w:val="22"/>
        </w:rPr>
        <w:t xml:space="preserve"> PQ624841-PQ625194, PQ625196-PQ625214, and </w:t>
      </w:r>
      <w:r w:rsidR="000A3936">
        <w:rPr>
          <w:rFonts w:ascii="Arial" w:hAnsi="Arial" w:cs="Arial"/>
          <w:sz w:val="22"/>
          <w:szCs w:val="22"/>
        </w:rPr>
        <w:t>PV185866-PV185894</w:t>
      </w:r>
      <w:r w:rsidR="007B249E">
        <w:rPr>
          <w:rFonts w:ascii="Arial" w:hAnsi="Arial" w:cs="Arial"/>
          <w:sz w:val="22"/>
          <w:szCs w:val="22"/>
        </w:rPr>
        <w:t xml:space="preserve">. The scripts used to analyze the data, raw RT-qPCR data </w:t>
      </w:r>
      <w:r w:rsidR="000A3936">
        <w:rPr>
          <w:rFonts w:ascii="Arial" w:hAnsi="Arial" w:cs="Arial"/>
          <w:sz w:val="22"/>
          <w:szCs w:val="22"/>
        </w:rPr>
        <w:t xml:space="preserve">statistical analyses </w:t>
      </w:r>
      <w:r w:rsidR="007B249E">
        <w:rPr>
          <w:rFonts w:ascii="Arial" w:hAnsi="Arial" w:cs="Arial"/>
          <w:sz w:val="22"/>
          <w:szCs w:val="22"/>
        </w:rPr>
        <w:t xml:space="preserve">and metadata can be found at this GitHub repository: </w:t>
      </w:r>
      <w:hyperlink r:id="rId39" w:history="1">
        <w:r w:rsidR="007B249E" w:rsidRPr="0005747E">
          <w:rPr>
            <w:rStyle w:val="Hyperlink"/>
            <w:rFonts w:ascii="Arial" w:hAnsi="Arial" w:cs="Arial"/>
            <w:sz w:val="22"/>
            <w:szCs w:val="22"/>
          </w:rPr>
          <w:t>https://github.com/LKeene/DiverseCollections</w:t>
        </w:r>
      </w:hyperlink>
      <w:r w:rsidR="007B249E">
        <w:rPr>
          <w:rFonts w:ascii="Arial" w:hAnsi="Arial" w:cs="Arial"/>
          <w:sz w:val="22"/>
          <w:szCs w:val="22"/>
        </w:rPr>
        <w:t xml:space="preserve">. </w:t>
      </w:r>
    </w:p>
    <w:p w14:paraId="3A2081DF" w14:textId="77777777" w:rsidR="00641623" w:rsidRDefault="00641623" w:rsidP="00081385">
      <w:pPr>
        <w:spacing w:line="360" w:lineRule="auto"/>
        <w:rPr>
          <w:rFonts w:ascii="Arial" w:hAnsi="Arial" w:cs="Arial"/>
          <w:sz w:val="22"/>
          <w:szCs w:val="22"/>
        </w:rPr>
      </w:pPr>
    </w:p>
    <w:p w14:paraId="17FC937C" w14:textId="7C291C42"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FUNDING</w:t>
      </w:r>
    </w:p>
    <w:p w14:paraId="04ACE9A3" w14:textId="56806BAD" w:rsidR="00641623" w:rsidRDefault="00641623" w:rsidP="00081385">
      <w:pPr>
        <w:spacing w:line="360" w:lineRule="auto"/>
        <w:rPr>
          <w:rFonts w:ascii="Arial" w:hAnsi="Arial" w:cs="Arial"/>
          <w:sz w:val="22"/>
          <w:szCs w:val="22"/>
        </w:rPr>
      </w:pPr>
      <w:r>
        <w:rPr>
          <w:rFonts w:ascii="Arial" w:hAnsi="Arial" w:cs="Arial"/>
          <w:sz w:val="22"/>
          <w:szCs w:val="22"/>
        </w:rPr>
        <w:t>NSF IOS 2048214 (AHK, ALB and MDS)</w:t>
      </w:r>
      <w:r w:rsidR="00AF5B12">
        <w:rPr>
          <w:rFonts w:ascii="Arial" w:hAnsi="Arial" w:cs="Arial"/>
          <w:sz w:val="22"/>
          <w:szCs w:val="22"/>
        </w:rPr>
        <w:t>,</w:t>
      </w:r>
      <w:r>
        <w:rPr>
          <w:rFonts w:ascii="Arial" w:hAnsi="Arial" w:cs="Arial"/>
          <w:sz w:val="22"/>
          <w:szCs w:val="22"/>
        </w:rPr>
        <w:t xml:space="preserve"> NIH T32GM132057 (AHK)</w:t>
      </w:r>
      <w:r w:rsidR="00E860EA">
        <w:rPr>
          <w:rFonts w:ascii="Arial" w:hAnsi="Arial" w:cs="Arial"/>
          <w:sz w:val="22"/>
          <w:szCs w:val="22"/>
        </w:rPr>
        <w:t>,</w:t>
      </w:r>
      <w:r w:rsidR="00AF5B12" w:rsidRPr="00AF5B12">
        <w:t xml:space="preserve"> </w:t>
      </w:r>
      <w:r w:rsidR="00AF5B12">
        <w:rPr>
          <w:rFonts w:ascii="Arial" w:hAnsi="Arial" w:cs="Arial"/>
          <w:sz w:val="22"/>
          <w:szCs w:val="22"/>
        </w:rPr>
        <w:t xml:space="preserve">and </w:t>
      </w:r>
      <w:r w:rsidR="00AF5B12" w:rsidRPr="00AF5B12">
        <w:rPr>
          <w:rFonts w:ascii="Arial" w:hAnsi="Arial" w:cs="Arial"/>
          <w:sz w:val="22"/>
          <w:szCs w:val="22"/>
        </w:rPr>
        <w:t>NIH/NCATS Colorado CTSA Grant Number UL1 TR002535</w:t>
      </w:r>
    </w:p>
    <w:p w14:paraId="722D612A" w14:textId="65ABBB21" w:rsidR="0094106B" w:rsidRDefault="0094106B" w:rsidP="00081385">
      <w:pPr>
        <w:spacing w:line="360" w:lineRule="auto"/>
        <w:rPr>
          <w:rFonts w:ascii="Arial" w:hAnsi="Arial" w:cs="Arial"/>
          <w:sz w:val="22"/>
          <w:szCs w:val="22"/>
        </w:rPr>
      </w:pPr>
    </w:p>
    <w:p w14:paraId="71DD3E70" w14:textId="2A83F0BD" w:rsidR="0094106B" w:rsidRPr="00081385" w:rsidRDefault="0094106B" w:rsidP="00081385">
      <w:pPr>
        <w:spacing w:line="360" w:lineRule="auto"/>
        <w:rPr>
          <w:rFonts w:ascii="Arial" w:hAnsi="Arial" w:cs="Arial"/>
          <w:b/>
          <w:bCs/>
          <w:sz w:val="22"/>
          <w:szCs w:val="22"/>
        </w:rPr>
      </w:pPr>
      <w:r w:rsidRPr="00081385">
        <w:rPr>
          <w:rFonts w:ascii="Arial" w:hAnsi="Arial" w:cs="Arial"/>
          <w:b/>
          <w:bCs/>
          <w:sz w:val="22"/>
          <w:szCs w:val="22"/>
        </w:rPr>
        <w:t>REFERENCES</w:t>
      </w:r>
    </w:p>
    <w:p w14:paraId="33F56674" w14:textId="77777777" w:rsidR="0094106B" w:rsidRDefault="0094106B" w:rsidP="00641623">
      <w:pPr>
        <w:spacing w:line="360" w:lineRule="auto"/>
        <w:rPr>
          <w:rFonts w:ascii="Arial" w:hAnsi="Arial" w:cs="Arial"/>
          <w:sz w:val="22"/>
          <w:szCs w:val="22"/>
        </w:rPr>
      </w:pPr>
    </w:p>
    <w:sdt>
      <w:sdtPr>
        <w:rPr>
          <w:rFonts w:ascii="Arial" w:hAnsi="Arial" w:cs="Arial"/>
          <w:bCs/>
          <w:color w:val="000000"/>
          <w:sz w:val="22"/>
          <w:szCs w:val="22"/>
        </w:rPr>
        <w:tag w:val="MENDELEY_BIBLIOGRAPHY"/>
        <w:id w:val="-566191981"/>
        <w:placeholder>
          <w:docPart w:val="DefaultPlaceholder_-1854013440"/>
        </w:placeholder>
      </w:sdtPr>
      <w:sdtContent>
        <w:p w14:paraId="7EB14421" w14:textId="77777777" w:rsidR="00A46342" w:rsidRPr="006264D3" w:rsidRDefault="00A46342">
          <w:pPr>
            <w:autoSpaceDE w:val="0"/>
            <w:autoSpaceDN w:val="0"/>
            <w:ind w:hanging="640"/>
            <w:divId w:val="1220246728"/>
            <w:rPr>
              <w:rFonts w:ascii="Arial" w:eastAsia="Times New Roman" w:hAnsi="Arial" w:cs="Arial"/>
              <w:kern w:val="0"/>
              <w:sz w:val="22"/>
              <w:szCs w:val="22"/>
              <w14:ligatures w14:val="none"/>
            </w:rPr>
          </w:pPr>
          <w:r w:rsidRPr="006264D3">
            <w:rPr>
              <w:rFonts w:ascii="Arial" w:eastAsia="Times New Roman" w:hAnsi="Arial" w:cs="Arial"/>
              <w:sz w:val="22"/>
              <w:szCs w:val="22"/>
            </w:rPr>
            <w:t>1.</w:t>
          </w:r>
          <w:r w:rsidRPr="006264D3">
            <w:rPr>
              <w:rFonts w:ascii="Arial" w:eastAsia="Times New Roman" w:hAnsi="Arial" w:cs="Arial"/>
              <w:sz w:val="22"/>
              <w:szCs w:val="22"/>
            </w:rPr>
            <w:tab/>
            <w:t xml:space="preserve">Cross, S. T.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Partitiviruses Infecting Drosophila melanogaster and Aedes aegypti Exhibit Efficient Biparental Vertical Transmission. </w:t>
          </w:r>
          <w:r w:rsidRPr="006264D3">
            <w:rPr>
              <w:rFonts w:ascii="Arial" w:eastAsia="Times New Roman" w:hAnsi="Arial" w:cs="Arial"/>
              <w:i/>
              <w:iCs/>
              <w:sz w:val="22"/>
              <w:szCs w:val="22"/>
            </w:rPr>
            <w:t xml:space="preserve">J </w:t>
          </w:r>
          <w:proofErr w:type="spellStart"/>
          <w:r w:rsidRPr="006264D3">
            <w:rPr>
              <w:rFonts w:ascii="Arial" w:eastAsia="Times New Roman" w:hAnsi="Arial" w:cs="Arial"/>
              <w:i/>
              <w:iCs/>
              <w:sz w:val="22"/>
              <w:szCs w:val="22"/>
            </w:rPr>
            <w:t>Virol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94</w:t>
          </w:r>
          <w:r w:rsidRPr="006264D3">
            <w:rPr>
              <w:rFonts w:ascii="Arial" w:eastAsia="Times New Roman" w:hAnsi="Arial" w:cs="Arial"/>
              <w:sz w:val="22"/>
              <w:szCs w:val="22"/>
            </w:rPr>
            <w:t>, (2020).</w:t>
          </w:r>
        </w:p>
        <w:p w14:paraId="718FB087" w14:textId="77777777" w:rsidR="00A46342" w:rsidRPr="006264D3" w:rsidRDefault="00A46342">
          <w:pPr>
            <w:autoSpaceDE w:val="0"/>
            <w:autoSpaceDN w:val="0"/>
            <w:ind w:hanging="640"/>
            <w:divId w:val="378895853"/>
            <w:rPr>
              <w:rFonts w:ascii="Arial" w:eastAsia="Times New Roman" w:hAnsi="Arial" w:cs="Arial"/>
              <w:sz w:val="22"/>
              <w:szCs w:val="22"/>
            </w:rPr>
          </w:pPr>
          <w:r w:rsidRPr="006264D3">
            <w:rPr>
              <w:rFonts w:ascii="Arial" w:eastAsia="Times New Roman" w:hAnsi="Arial" w:cs="Arial"/>
              <w:sz w:val="22"/>
              <w:szCs w:val="22"/>
            </w:rPr>
            <w:t>2.</w:t>
          </w:r>
          <w:r w:rsidRPr="006264D3">
            <w:rPr>
              <w:rFonts w:ascii="Arial" w:eastAsia="Times New Roman" w:hAnsi="Arial" w:cs="Arial"/>
              <w:sz w:val="22"/>
              <w:szCs w:val="22"/>
            </w:rPr>
            <w:tab/>
            <w:t xml:space="preserve">Webster, C. L.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The Discovery, Distribution, and Evolution of Viruses Associated with Drosophila melanogaster. </w:t>
          </w:r>
          <w:proofErr w:type="spellStart"/>
          <w:r w:rsidRPr="006264D3">
            <w:rPr>
              <w:rFonts w:ascii="Arial" w:eastAsia="Times New Roman" w:hAnsi="Arial" w:cs="Arial"/>
              <w:i/>
              <w:iCs/>
              <w:sz w:val="22"/>
              <w:szCs w:val="22"/>
            </w:rPr>
            <w:t>PLoS</w:t>
          </w:r>
          <w:proofErr w:type="spellEnd"/>
          <w:r w:rsidRPr="006264D3">
            <w:rPr>
              <w:rFonts w:ascii="Arial" w:eastAsia="Times New Roman" w:hAnsi="Arial" w:cs="Arial"/>
              <w:i/>
              <w:iCs/>
              <w:sz w:val="22"/>
              <w:szCs w:val="22"/>
            </w:rPr>
            <w:t xml:space="preserve"> Biol</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13</w:t>
          </w:r>
          <w:r w:rsidRPr="006264D3">
            <w:rPr>
              <w:rFonts w:ascii="Arial" w:eastAsia="Times New Roman" w:hAnsi="Arial" w:cs="Arial"/>
              <w:sz w:val="22"/>
              <w:szCs w:val="22"/>
            </w:rPr>
            <w:t>, e1002210 (2015).</w:t>
          </w:r>
        </w:p>
        <w:p w14:paraId="307425B4" w14:textId="77777777" w:rsidR="00A46342" w:rsidRPr="006264D3" w:rsidRDefault="00A46342">
          <w:pPr>
            <w:autoSpaceDE w:val="0"/>
            <w:autoSpaceDN w:val="0"/>
            <w:ind w:hanging="640"/>
            <w:divId w:val="902332095"/>
            <w:rPr>
              <w:rFonts w:ascii="Arial" w:eastAsia="Times New Roman" w:hAnsi="Arial" w:cs="Arial"/>
              <w:sz w:val="22"/>
              <w:szCs w:val="22"/>
            </w:rPr>
          </w:pPr>
          <w:r w:rsidRPr="006264D3">
            <w:rPr>
              <w:rFonts w:ascii="Arial" w:eastAsia="Times New Roman" w:hAnsi="Arial" w:cs="Arial"/>
              <w:sz w:val="22"/>
              <w:szCs w:val="22"/>
            </w:rPr>
            <w:lastRenderedPageBreak/>
            <w:t>3.</w:t>
          </w:r>
          <w:r w:rsidRPr="006264D3">
            <w:rPr>
              <w:rFonts w:ascii="Arial" w:eastAsia="Times New Roman" w:hAnsi="Arial" w:cs="Arial"/>
              <w:sz w:val="22"/>
              <w:szCs w:val="22"/>
            </w:rPr>
            <w:tab/>
          </w:r>
          <w:proofErr w:type="spellStart"/>
          <w:r w:rsidRPr="006264D3">
            <w:rPr>
              <w:rFonts w:ascii="Arial" w:eastAsia="Times New Roman" w:hAnsi="Arial" w:cs="Arial"/>
              <w:sz w:val="22"/>
              <w:szCs w:val="22"/>
            </w:rPr>
            <w:t>Ghabrial</w:t>
          </w:r>
          <w:proofErr w:type="spellEnd"/>
          <w:r w:rsidRPr="006264D3">
            <w:rPr>
              <w:rFonts w:ascii="Arial" w:eastAsia="Times New Roman" w:hAnsi="Arial" w:cs="Arial"/>
              <w:sz w:val="22"/>
              <w:szCs w:val="22"/>
            </w:rPr>
            <w:t xml:space="preserve">, S. A., Ochoa, W. F., Baker, T. S. &amp; Nibert, M. L. Partitiviruses: General Features. in </w:t>
          </w:r>
          <w:r w:rsidRPr="006264D3">
            <w:rPr>
              <w:rFonts w:ascii="Arial" w:eastAsia="Times New Roman" w:hAnsi="Arial" w:cs="Arial"/>
              <w:i/>
              <w:iCs/>
              <w:sz w:val="22"/>
              <w:szCs w:val="22"/>
            </w:rPr>
            <w:t>Encyclopedia of Virology (Third Edition)</w:t>
          </w:r>
          <w:r w:rsidRPr="006264D3">
            <w:rPr>
              <w:rFonts w:ascii="Arial" w:eastAsia="Times New Roman" w:hAnsi="Arial" w:cs="Arial"/>
              <w:sz w:val="22"/>
              <w:szCs w:val="22"/>
            </w:rPr>
            <w:t xml:space="preserve"> (eds. Mahy, B. W. J. &amp; Van </w:t>
          </w:r>
          <w:proofErr w:type="spellStart"/>
          <w:r w:rsidRPr="006264D3">
            <w:rPr>
              <w:rFonts w:ascii="Arial" w:eastAsia="Times New Roman" w:hAnsi="Arial" w:cs="Arial"/>
              <w:sz w:val="22"/>
              <w:szCs w:val="22"/>
            </w:rPr>
            <w:t>Regenmortel</w:t>
          </w:r>
          <w:proofErr w:type="spellEnd"/>
          <w:r w:rsidRPr="006264D3">
            <w:rPr>
              <w:rFonts w:ascii="Arial" w:eastAsia="Times New Roman" w:hAnsi="Arial" w:cs="Arial"/>
              <w:sz w:val="22"/>
              <w:szCs w:val="22"/>
            </w:rPr>
            <w:t xml:space="preserve">, M. H. V) 68–75 (Academic Press, Oxford, 2008). </w:t>
          </w:r>
          <w:proofErr w:type="spellStart"/>
          <w:proofErr w:type="gramStart"/>
          <w:r w:rsidRPr="006264D3">
            <w:rPr>
              <w:rFonts w:ascii="Arial" w:eastAsia="Times New Roman" w:hAnsi="Arial" w:cs="Arial"/>
              <w:sz w:val="22"/>
              <w:szCs w:val="22"/>
            </w:rPr>
            <w:t>doi:https</w:t>
          </w:r>
          <w:proofErr w:type="spellEnd"/>
          <w:r w:rsidRPr="006264D3">
            <w:rPr>
              <w:rFonts w:ascii="Arial" w:eastAsia="Times New Roman" w:hAnsi="Arial" w:cs="Arial"/>
              <w:sz w:val="22"/>
              <w:szCs w:val="22"/>
            </w:rPr>
            <w:t>://doi.org/10.1016/B978-012374410-4.00573-2</w:t>
          </w:r>
          <w:proofErr w:type="gramEnd"/>
          <w:r w:rsidRPr="006264D3">
            <w:rPr>
              <w:rFonts w:ascii="Arial" w:eastAsia="Times New Roman" w:hAnsi="Arial" w:cs="Arial"/>
              <w:sz w:val="22"/>
              <w:szCs w:val="22"/>
            </w:rPr>
            <w:t>.</w:t>
          </w:r>
        </w:p>
        <w:p w14:paraId="72D72B33" w14:textId="77777777" w:rsidR="00A46342" w:rsidRPr="006264D3" w:rsidRDefault="00A46342">
          <w:pPr>
            <w:autoSpaceDE w:val="0"/>
            <w:autoSpaceDN w:val="0"/>
            <w:ind w:hanging="640"/>
            <w:divId w:val="1943756746"/>
            <w:rPr>
              <w:rFonts w:ascii="Arial" w:eastAsia="Times New Roman" w:hAnsi="Arial" w:cs="Arial"/>
              <w:sz w:val="22"/>
              <w:szCs w:val="22"/>
            </w:rPr>
          </w:pPr>
          <w:r w:rsidRPr="006264D3">
            <w:rPr>
              <w:rFonts w:ascii="Arial" w:eastAsia="Times New Roman" w:hAnsi="Arial" w:cs="Arial"/>
              <w:sz w:val="22"/>
              <w:szCs w:val="22"/>
            </w:rPr>
            <w:t>4.</w:t>
          </w:r>
          <w:r w:rsidRPr="006264D3">
            <w:rPr>
              <w:rFonts w:ascii="Arial" w:eastAsia="Times New Roman" w:hAnsi="Arial" w:cs="Arial"/>
              <w:sz w:val="22"/>
              <w:szCs w:val="22"/>
            </w:rPr>
            <w:tab/>
            <w:t xml:space="preserve">Wallace, M. A. &amp; </w:t>
          </w:r>
          <w:proofErr w:type="spellStart"/>
          <w:r w:rsidRPr="006264D3">
            <w:rPr>
              <w:rFonts w:ascii="Arial" w:eastAsia="Times New Roman" w:hAnsi="Arial" w:cs="Arial"/>
              <w:sz w:val="22"/>
              <w:szCs w:val="22"/>
            </w:rPr>
            <w:t>Obbard</w:t>
          </w:r>
          <w:proofErr w:type="spellEnd"/>
          <w:r w:rsidRPr="006264D3">
            <w:rPr>
              <w:rFonts w:ascii="Arial" w:eastAsia="Times New Roman" w:hAnsi="Arial" w:cs="Arial"/>
              <w:sz w:val="22"/>
              <w:szCs w:val="22"/>
            </w:rPr>
            <w:t xml:space="preserve">, D. J. Naturally occurring viruses of </w:t>
          </w:r>
          <w:r w:rsidRPr="006264D3">
            <w:rPr>
              <w:rFonts w:ascii="Arial" w:eastAsia="Times New Roman" w:hAnsi="Arial" w:cs="Arial"/>
              <w:i/>
              <w:iCs/>
              <w:sz w:val="22"/>
              <w:szCs w:val="22"/>
            </w:rPr>
            <w:t>Drosophila</w:t>
          </w:r>
          <w:r w:rsidRPr="006264D3">
            <w:rPr>
              <w:rFonts w:ascii="Arial" w:eastAsia="Times New Roman" w:hAnsi="Arial" w:cs="Arial"/>
              <w:sz w:val="22"/>
              <w:szCs w:val="22"/>
            </w:rPr>
            <w:t xml:space="preserve"> reduce offspring number and lifespan. </w:t>
          </w:r>
          <w:r w:rsidRPr="006264D3">
            <w:rPr>
              <w:rFonts w:ascii="Arial" w:eastAsia="Times New Roman" w:hAnsi="Arial" w:cs="Arial"/>
              <w:i/>
              <w:iCs/>
              <w:sz w:val="22"/>
              <w:szCs w:val="22"/>
            </w:rPr>
            <w:t>Proceedings of the Royal Society B: Biological Sciences</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291</w:t>
          </w:r>
          <w:r w:rsidRPr="006264D3">
            <w:rPr>
              <w:rFonts w:ascii="Arial" w:eastAsia="Times New Roman" w:hAnsi="Arial" w:cs="Arial"/>
              <w:sz w:val="22"/>
              <w:szCs w:val="22"/>
            </w:rPr>
            <w:t>, (2024).</w:t>
          </w:r>
        </w:p>
        <w:p w14:paraId="43A1484D" w14:textId="77777777" w:rsidR="00A46342" w:rsidRPr="006264D3" w:rsidRDefault="00A46342">
          <w:pPr>
            <w:autoSpaceDE w:val="0"/>
            <w:autoSpaceDN w:val="0"/>
            <w:ind w:hanging="640"/>
            <w:divId w:val="118841050"/>
            <w:rPr>
              <w:rFonts w:ascii="Arial" w:eastAsia="Times New Roman" w:hAnsi="Arial" w:cs="Arial"/>
              <w:sz w:val="22"/>
              <w:szCs w:val="22"/>
            </w:rPr>
          </w:pPr>
          <w:r w:rsidRPr="006264D3">
            <w:rPr>
              <w:rFonts w:ascii="Arial" w:eastAsia="Times New Roman" w:hAnsi="Arial" w:cs="Arial"/>
              <w:sz w:val="22"/>
              <w:szCs w:val="22"/>
            </w:rPr>
            <w:t>5.</w:t>
          </w:r>
          <w:r w:rsidRPr="006264D3">
            <w:rPr>
              <w:rFonts w:ascii="Arial" w:eastAsia="Times New Roman" w:hAnsi="Arial" w:cs="Arial"/>
              <w:sz w:val="22"/>
              <w:szCs w:val="22"/>
            </w:rPr>
            <w:tab/>
            <w:t xml:space="preserve">Cross, S. T.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Galbut Virus Infection Minimally Influences Drosophila melanogaster Fitness Traits in a Strain and Sex-Dependent Manner. </w:t>
          </w:r>
          <w:r w:rsidRPr="006264D3">
            <w:rPr>
              <w:rFonts w:ascii="Arial" w:eastAsia="Times New Roman" w:hAnsi="Arial" w:cs="Arial"/>
              <w:i/>
              <w:iCs/>
              <w:sz w:val="22"/>
              <w:szCs w:val="22"/>
            </w:rPr>
            <w:t>Viruses</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15</w:t>
          </w:r>
          <w:r w:rsidRPr="006264D3">
            <w:rPr>
              <w:rFonts w:ascii="Arial" w:eastAsia="Times New Roman" w:hAnsi="Arial" w:cs="Arial"/>
              <w:sz w:val="22"/>
              <w:szCs w:val="22"/>
            </w:rPr>
            <w:t>, 539 (2023).</w:t>
          </w:r>
        </w:p>
        <w:p w14:paraId="1D5F86B8" w14:textId="77777777" w:rsidR="00A46342" w:rsidRPr="006264D3" w:rsidRDefault="00A46342">
          <w:pPr>
            <w:autoSpaceDE w:val="0"/>
            <w:autoSpaceDN w:val="0"/>
            <w:ind w:hanging="640"/>
            <w:divId w:val="7755298"/>
            <w:rPr>
              <w:rFonts w:ascii="Arial" w:eastAsia="Times New Roman" w:hAnsi="Arial" w:cs="Arial"/>
              <w:sz w:val="22"/>
              <w:szCs w:val="22"/>
            </w:rPr>
          </w:pPr>
          <w:r w:rsidRPr="006264D3">
            <w:rPr>
              <w:rFonts w:ascii="Arial" w:eastAsia="Times New Roman" w:hAnsi="Arial" w:cs="Arial"/>
              <w:sz w:val="22"/>
              <w:szCs w:val="22"/>
            </w:rPr>
            <w:t>6.</w:t>
          </w:r>
          <w:r w:rsidRPr="006264D3">
            <w:rPr>
              <w:rFonts w:ascii="Arial" w:eastAsia="Times New Roman" w:hAnsi="Arial" w:cs="Arial"/>
              <w:sz w:val="22"/>
              <w:szCs w:val="22"/>
            </w:rPr>
            <w:tab/>
            <w:t xml:space="preserve">Mackay, T. F. C.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The Drosophila melanogaster Genetic Reference Panel. </w:t>
          </w:r>
          <w:r w:rsidRPr="006264D3">
            <w:rPr>
              <w:rFonts w:ascii="Arial" w:eastAsia="Times New Roman" w:hAnsi="Arial" w:cs="Arial"/>
              <w:i/>
              <w:iCs/>
              <w:sz w:val="22"/>
              <w:szCs w:val="22"/>
            </w:rPr>
            <w:t>Nature</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482</w:t>
          </w:r>
          <w:r w:rsidRPr="006264D3">
            <w:rPr>
              <w:rFonts w:ascii="Arial" w:eastAsia="Times New Roman" w:hAnsi="Arial" w:cs="Arial"/>
              <w:sz w:val="22"/>
              <w:szCs w:val="22"/>
            </w:rPr>
            <w:t>, 173–8 (2012).</w:t>
          </w:r>
        </w:p>
        <w:p w14:paraId="74C00507" w14:textId="77777777" w:rsidR="00A46342" w:rsidRPr="006264D3" w:rsidRDefault="00A46342">
          <w:pPr>
            <w:autoSpaceDE w:val="0"/>
            <w:autoSpaceDN w:val="0"/>
            <w:ind w:hanging="640"/>
            <w:divId w:val="347802960"/>
            <w:rPr>
              <w:rFonts w:ascii="Arial" w:eastAsia="Times New Roman" w:hAnsi="Arial" w:cs="Arial"/>
              <w:sz w:val="22"/>
              <w:szCs w:val="22"/>
            </w:rPr>
          </w:pPr>
          <w:r w:rsidRPr="006264D3">
            <w:rPr>
              <w:rFonts w:ascii="Arial" w:eastAsia="Times New Roman" w:hAnsi="Arial" w:cs="Arial"/>
              <w:sz w:val="22"/>
              <w:szCs w:val="22"/>
            </w:rPr>
            <w:t>7.</w:t>
          </w:r>
          <w:r w:rsidRPr="006264D3">
            <w:rPr>
              <w:rFonts w:ascii="Arial" w:eastAsia="Times New Roman" w:hAnsi="Arial" w:cs="Arial"/>
              <w:sz w:val="22"/>
              <w:szCs w:val="22"/>
            </w:rPr>
            <w:tab/>
            <w:t xml:space="preserve">Keller, A. Drosophila melanogaster’s history as a human commensal. </w:t>
          </w:r>
          <w:r w:rsidRPr="006264D3">
            <w:rPr>
              <w:rFonts w:ascii="Arial" w:eastAsia="Times New Roman" w:hAnsi="Arial" w:cs="Arial"/>
              <w:i/>
              <w:iCs/>
              <w:sz w:val="22"/>
              <w:szCs w:val="22"/>
            </w:rPr>
            <w:t>Current Biology</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17</w:t>
          </w:r>
          <w:r w:rsidRPr="006264D3">
            <w:rPr>
              <w:rFonts w:ascii="Arial" w:eastAsia="Times New Roman" w:hAnsi="Arial" w:cs="Arial"/>
              <w:sz w:val="22"/>
              <w:szCs w:val="22"/>
            </w:rPr>
            <w:t>, PR77-R81 (2007).</w:t>
          </w:r>
        </w:p>
        <w:p w14:paraId="058DC2A0" w14:textId="77777777" w:rsidR="00A46342" w:rsidRPr="006264D3" w:rsidRDefault="00A46342">
          <w:pPr>
            <w:autoSpaceDE w:val="0"/>
            <w:autoSpaceDN w:val="0"/>
            <w:ind w:hanging="640"/>
            <w:divId w:val="340939141"/>
            <w:rPr>
              <w:rFonts w:ascii="Arial" w:eastAsia="Times New Roman" w:hAnsi="Arial" w:cs="Arial"/>
              <w:sz w:val="22"/>
              <w:szCs w:val="22"/>
            </w:rPr>
          </w:pPr>
          <w:r w:rsidRPr="006264D3">
            <w:rPr>
              <w:rFonts w:ascii="Arial" w:eastAsia="Times New Roman" w:hAnsi="Arial" w:cs="Arial"/>
              <w:sz w:val="22"/>
              <w:szCs w:val="22"/>
            </w:rPr>
            <w:t>8.</w:t>
          </w:r>
          <w:r w:rsidRPr="006264D3">
            <w:rPr>
              <w:rFonts w:ascii="Arial" w:eastAsia="Times New Roman" w:hAnsi="Arial" w:cs="Arial"/>
              <w:sz w:val="22"/>
              <w:szCs w:val="22"/>
            </w:rPr>
            <w:tab/>
            <w:t xml:space="preserve">Ortiz-Baez, A. S., Shi, M., Hoffmann, A. A. &amp; Holmes, E. C. RNA virome diversity and Wolbachia infection in individual Drosophila simulans flies. </w:t>
          </w:r>
          <w:r w:rsidRPr="006264D3">
            <w:rPr>
              <w:rFonts w:ascii="Arial" w:eastAsia="Times New Roman" w:hAnsi="Arial" w:cs="Arial"/>
              <w:i/>
              <w:iCs/>
              <w:sz w:val="22"/>
              <w:szCs w:val="22"/>
            </w:rPr>
            <w:t xml:space="preserve">J Gen </w:t>
          </w:r>
          <w:proofErr w:type="spellStart"/>
          <w:r w:rsidRPr="006264D3">
            <w:rPr>
              <w:rFonts w:ascii="Arial" w:eastAsia="Times New Roman" w:hAnsi="Arial" w:cs="Arial"/>
              <w:i/>
              <w:iCs/>
              <w:sz w:val="22"/>
              <w:szCs w:val="22"/>
            </w:rPr>
            <w:t>Virol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102</w:t>
          </w:r>
          <w:r w:rsidRPr="006264D3">
            <w:rPr>
              <w:rFonts w:ascii="Arial" w:eastAsia="Times New Roman" w:hAnsi="Arial" w:cs="Arial"/>
              <w:sz w:val="22"/>
              <w:szCs w:val="22"/>
            </w:rPr>
            <w:t>, 001639 (2021).</w:t>
          </w:r>
        </w:p>
        <w:p w14:paraId="2A7028F3" w14:textId="77777777" w:rsidR="00A46342" w:rsidRPr="006264D3" w:rsidRDefault="00A46342">
          <w:pPr>
            <w:autoSpaceDE w:val="0"/>
            <w:autoSpaceDN w:val="0"/>
            <w:ind w:hanging="640"/>
            <w:divId w:val="1445227422"/>
            <w:rPr>
              <w:rFonts w:ascii="Arial" w:eastAsia="Times New Roman" w:hAnsi="Arial" w:cs="Arial"/>
              <w:sz w:val="22"/>
              <w:szCs w:val="22"/>
            </w:rPr>
          </w:pPr>
          <w:r w:rsidRPr="006264D3">
            <w:rPr>
              <w:rFonts w:ascii="Arial" w:eastAsia="Times New Roman" w:hAnsi="Arial" w:cs="Arial"/>
              <w:sz w:val="22"/>
              <w:szCs w:val="22"/>
            </w:rPr>
            <w:t>9.</w:t>
          </w:r>
          <w:r w:rsidRPr="006264D3">
            <w:rPr>
              <w:rFonts w:ascii="Arial" w:eastAsia="Times New Roman" w:hAnsi="Arial" w:cs="Arial"/>
              <w:sz w:val="22"/>
              <w:szCs w:val="22"/>
            </w:rPr>
            <w:tab/>
            <w:t xml:space="preserve">Medd, N. C.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The virome of Drosophila suzukii, an invasive pest of soft fruit. </w:t>
          </w:r>
          <w:r w:rsidRPr="006264D3">
            <w:rPr>
              <w:rFonts w:ascii="Arial" w:eastAsia="Times New Roman" w:hAnsi="Arial" w:cs="Arial"/>
              <w:i/>
              <w:iCs/>
              <w:sz w:val="22"/>
              <w:szCs w:val="22"/>
            </w:rPr>
            <w:t xml:space="preserve">Virus </w:t>
          </w:r>
          <w:proofErr w:type="spellStart"/>
          <w:r w:rsidRPr="006264D3">
            <w:rPr>
              <w:rFonts w:ascii="Arial" w:eastAsia="Times New Roman" w:hAnsi="Arial" w:cs="Arial"/>
              <w:i/>
              <w:iCs/>
              <w:sz w:val="22"/>
              <w:szCs w:val="22"/>
            </w:rPr>
            <w:t>Evol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4</w:t>
          </w:r>
          <w:r w:rsidRPr="006264D3">
            <w:rPr>
              <w:rFonts w:ascii="Arial" w:eastAsia="Times New Roman" w:hAnsi="Arial" w:cs="Arial"/>
              <w:sz w:val="22"/>
              <w:szCs w:val="22"/>
            </w:rPr>
            <w:t>, (2018).</w:t>
          </w:r>
        </w:p>
        <w:p w14:paraId="2BDFCE4A" w14:textId="77777777" w:rsidR="00A46342" w:rsidRPr="006264D3" w:rsidRDefault="00A46342">
          <w:pPr>
            <w:autoSpaceDE w:val="0"/>
            <w:autoSpaceDN w:val="0"/>
            <w:ind w:hanging="640"/>
            <w:divId w:val="814030657"/>
            <w:rPr>
              <w:rFonts w:ascii="Arial" w:eastAsia="Times New Roman" w:hAnsi="Arial" w:cs="Arial"/>
              <w:sz w:val="22"/>
              <w:szCs w:val="22"/>
            </w:rPr>
          </w:pPr>
          <w:r w:rsidRPr="006264D3">
            <w:rPr>
              <w:rFonts w:ascii="Arial" w:eastAsia="Times New Roman" w:hAnsi="Arial" w:cs="Arial"/>
              <w:sz w:val="22"/>
              <w:szCs w:val="22"/>
            </w:rPr>
            <w:t>10.</w:t>
          </w:r>
          <w:r w:rsidRPr="006264D3">
            <w:rPr>
              <w:rFonts w:ascii="Arial" w:eastAsia="Times New Roman" w:hAnsi="Arial" w:cs="Arial"/>
              <w:sz w:val="22"/>
              <w:szCs w:val="22"/>
            </w:rPr>
            <w:tab/>
            <w:t xml:space="preserve">Wallace, M. A.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The discovery, distribution, and diversity of DNA viruses associated with </w:t>
          </w:r>
          <w:r w:rsidRPr="006264D3">
            <w:rPr>
              <w:rFonts w:ascii="Arial" w:eastAsia="Times New Roman" w:hAnsi="Arial" w:cs="Arial"/>
              <w:i/>
              <w:iCs/>
              <w:sz w:val="22"/>
              <w:szCs w:val="22"/>
            </w:rPr>
            <w:t>Drosophila melanogaster</w:t>
          </w:r>
          <w:r w:rsidRPr="006264D3">
            <w:rPr>
              <w:rFonts w:ascii="Arial" w:eastAsia="Times New Roman" w:hAnsi="Arial" w:cs="Arial"/>
              <w:sz w:val="22"/>
              <w:szCs w:val="22"/>
            </w:rPr>
            <w:t xml:space="preserve"> in Europe. </w:t>
          </w:r>
          <w:r w:rsidRPr="006264D3">
            <w:rPr>
              <w:rFonts w:ascii="Arial" w:eastAsia="Times New Roman" w:hAnsi="Arial" w:cs="Arial"/>
              <w:i/>
              <w:iCs/>
              <w:sz w:val="22"/>
              <w:szCs w:val="22"/>
            </w:rPr>
            <w:t xml:space="preserve">Virus </w:t>
          </w:r>
          <w:proofErr w:type="spellStart"/>
          <w:r w:rsidRPr="006264D3">
            <w:rPr>
              <w:rFonts w:ascii="Arial" w:eastAsia="Times New Roman" w:hAnsi="Arial" w:cs="Arial"/>
              <w:i/>
              <w:iCs/>
              <w:sz w:val="22"/>
              <w:szCs w:val="22"/>
            </w:rPr>
            <w:t>Evol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7</w:t>
          </w:r>
          <w:r w:rsidRPr="006264D3">
            <w:rPr>
              <w:rFonts w:ascii="Arial" w:eastAsia="Times New Roman" w:hAnsi="Arial" w:cs="Arial"/>
              <w:sz w:val="22"/>
              <w:szCs w:val="22"/>
            </w:rPr>
            <w:t>, veab031 (2021).</w:t>
          </w:r>
        </w:p>
        <w:p w14:paraId="43F9C8D2" w14:textId="77777777" w:rsidR="00A46342" w:rsidRPr="006264D3" w:rsidRDefault="00A46342">
          <w:pPr>
            <w:autoSpaceDE w:val="0"/>
            <w:autoSpaceDN w:val="0"/>
            <w:ind w:hanging="640"/>
            <w:divId w:val="1951353954"/>
            <w:rPr>
              <w:rFonts w:ascii="Arial" w:eastAsia="Times New Roman" w:hAnsi="Arial" w:cs="Arial"/>
              <w:sz w:val="22"/>
              <w:szCs w:val="22"/>
            </w:rPr>
          </w:pPr>
          <w:r w:rsidRPr="006264D3">
            <w:rPr>
              <w:rFonts w:ascii="Arial" w:eastAsia="Times New Roman" w:hAnsi="Arial" w:cs="Arial"/>
              <w:sz w:val="22"/>
              <w:szCs w:val="22"/>
            </w:rPr>
            <w:t>11.</w:t>
          </w:r>
          <w:r w:rsidRPr="006264D3">
            <w:rPr>
              <w:rFonts w:ascii="Arial" w:eastAsia="Times New Roman" w:hAnsi="Arial" w:cs="Arial"/>
              <w:sz w:val="22"/>
              <w:szCs w:val="22"/>
            </w:rPr>
            <w:tab/>
            <w:t>Keene, A. H. &amp; Stenglein, M. D. Sequencing RNA from old, dried specimens reveals past viromes and properties of long-surviving RNA. Preprint at https://doi.org/10.1101/2024.10.03.616531 (2024).</w:t>
          </w:r>
        </w:p>
        <w:p w14:paraId="6099F542" w14:textId="77777777" w:rsidR="00A46342" w:rsidRPr="006264D3" w:rsidRDefault="00A46342">
          <w:pPr>
            <w:autoSpaceDE w:val="0"/>
            <w:autoSpaceDN w:val="0"/>
            <w:ind w:hanging="640"/>
            <w:divId w:val="121924191"/>
            <w:rPr>
              <w:rFonts w:ascii="Arial" w:eastAsia="Times New Roman" w:hAnsi="Arial" w:cs="Arial"/>
              <w:sz w:val="22"/>
              <w:szCs w:val="22"/>
            </w:rPr>
          </w:pPr>
          <w:r w:rsidRPr="006264D3">
            <w:rPr>
              <w:rFonts w:ascii="Arial" w:eastAsia="Times New Roman" w:hAnsi="Arial" w:cs="Arial"/>
              <w:sz w:val="22"/>
              <w:szCs w:val="22"/>
            </w:rPr>
            <w:t>12.</w:t>
          </w:r>
          <w:r w:rsidRPr="006264D3">
            <w:rPr>
              <w:rFonts w:ascii="Arial" w:eastAsia="Times New Roman" w:hAnsi="Arial" w:cs="Arial"/>
              <w:sz w:val="22"/>
              <w:szCs w:val="22"/>
            </w:rPr>
            <w:tab/>
            <w:t xml:space="preserve">Xiao, X.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A Novel Partitivirus That Confers Hypovirulence on Plant Pathogenic Fungi. </w:t>
          </w:r>
          <w:r w:rsidRPr="006264D3">
            <w:rPr>
              <w:rFonts w:ascii="Arial" w:eastAsia="Times New Roman" w:hAnsi="Arial" w:cs="Arial"/>
              <w:i/>
              <w:iCs/>
              <w:sz w:val="22"/>
              <w:szCs w:val="22"/>
            </w:rPr>
            <w:t xml:space="preserve">J </w:t>
          </w:r>
          <w:proofErr w:type="spellStart"/>
          <w:r w:rsidRPr="006264D3">
            <w:rPr>
              <w:rFonts w:ascii="Arial" w:eastAsia="Times New Roman" w:hAnsi="Arial" w:cs="Arial"/>
              <w:i/>
              <w:iCs/>
              <w:sz w:val="22"/>
              <w:szCs w:val="22"/>
            </w:rPr>
            <w:t>Virol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88</w:t>
          </w:r>
          <w:r w:rsidRPr="006264D3">
            <w:rPr>
              <w:rFonts w:ascii="Arial" w:eastAsia="Times New Roman" w:hAnsi="Arial" w:cs="Arial"/>
              <w:sz w:val="22"/>
              <w:szCs w:val="22"/>
            </w:rPr>
            <w:t>, 10120–10133 (2014).</w:t>
          </w:r>
        </w:p>
        <w:p w14:paraId="0D62BE12" w14:textId="77777777" w:rsidR="00A46342" w:rsidRPr="006264D3" w:rsidRDefault="00A46342">
          <w:pPr>
            <w:autoSpaceDE w:val="0"/>
            <w:autoSpaceDN w:val="0"/>
            <w:ind w:hanging="640"/>
            <w:divId w:val="1154024975"/>
            <w:rPr>
              <w:rFonts w:ascii="Arial" w:eastAsia="Times New Roman" w:hAnsi="Arial" w:cs="Arial"/>
              <w:sz w:val="22"/>
              <w:szCs w:val="22"/>
            </w:rPr>
          </w:pPr>
          <w:r w:rsidRPr="006264D3">
            <w:rPr>
              <w:rFonts w:ascii="Arial" w:eastAsia="Times New Roman" w:hAnsi="Arial" w:cs="Arial"/>
              <w:sz w:val="22"/>
              <w:szCs w:val="22"/>
            </w:rPr>
            <w:t>13.</w:t>
          </w:r>
          <w:r w:rsidRPr="006264D3">
            <w:rPr>
              <w:rFonts w:ascii="Arial" w:eastAsia="Times New Roman" w:hAnsi="Arial" w:cs="Arial"/>
              <w:sz w:val="22"/>
              <w:szCs w:val="22"/>
            </w:rPr>
            <w:tab/>
            <w:t xml:space="preserve">Thapa, V.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Using a Novel Partitivirus in Pseudogymnoascus </w:t>
          </w:r>
          <w:proofErr w:type="spellStart"/>
          <w:r w:rsidRPr="006264D3">
            <w:rPr>
              <w:rFonts w:ascii="Arial" w:eastAsia="Times New Roman" w:hAnsi="Arial" w:cs="Arial"/>
              <w:sz w:val="22"/>
              <w:szCs w:val="22"/>
            </w:rPr>
            <w:t>destructans</w:t>
          </w:r>
          <w:proofErr w:type="spellEnd"/>
          <w:r w:rsidRPr="006264D3">
            <w:rPr>
              <w:rFonts w:ascii="Arial" w:eastAsia="Times New Roman" w:hAnsi="Arial" w:cs="Arial"/>
              <w:sz w:val="22"/>
              <w:szCs w:val="22"/>
            </w:rPr>
            <w:t xml:space="preserve"> to Understand the Epidemiology of White-Nose Syndrome. </w:t>
          </w:r>
          <w:proofErr w:type="spellStart"/>
          <w:r w:rsidRPr="006264D3">
            <w:rPr>
              <w:rFonts w:ascii="Arial" w:eastAsia="Times New Roman" w:hAnsi="Arial" w:cs="Arial"/>
              <w:i/>
              <w:iCs/>
              <w:sz w:val="22"/>
              <w:szCs w:val="22"/>
            </w:rPr>
            <w:t>PLoS</w:t>
          </w:r>
          <w:proofErr w:type="spellEnd"/>
          <w:r w:rsidRPr="006264D3">
            <w:rPr>
              <w:rFonts w:ascii="Arial" w:eastAsia="Times New Roman" w:hAnsi="Arial" w:cs="Arial"/>
              <w:i/>
              <w:iCs/>
              <w:sz w:val="22"/>
              <w:szCs w:val="22"/>
            </w:rPr>
            <w:t xml:space="preserve"> </w:t>
          </w:r>
          <w:proofErr w:type="spellStart"/>
          <w:r w:rsidRPr="006264D3">
            <w:rPr>
              <w:rFonts w:ascii="Arial" w:eastAsia="Times New Roman" w:hAnsi="Arial" w:cs="Arial"/>
              <w:i/>
              <w:iCs/>
              <w:sz w:val="22"/>
              <w:szCs w:val="22"/>
            </w:rPr>
            <w:t>Pathog</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12</w:t>
          </w:r>
          <w:r w:rsidRPr="006264D3">
            <w:rPr>
              <w:rFonts w:ascii="Arial" w:eastAsia="Times New Roman" w:hAnsi="Arial" w:cs="Arial"/>
              <w:sz w:val="22"/>
              <w:szCs w:val="22"/>
            </w:rPr>
            <w:t>, e1006076 (2016).</w:t>
          </w:r>
        </w:p>
        <w:p w14:paraId="20226AE5" w14:textId="77777777" w:rsidR="00A46342" w:rsidRPr="006264D3" w:rsidRDefault="00A46342">
          <w:pPr>
            <w:autoSpaceDE w:val="0"/>
            <w:autoSpaceDN w:val="0"/>
            <w:ind w:hanging="640"/>
            <w:divId w:val="706371967"/>
            <w:rPr>
              <w:rFonts w:ascii="Arial" w:eastAsia="Times New Roman" w:hAnsi="Arial" w:cs="Arial"/>
              <w:sz w:val="22"/>
              <w:szCs w:val="22"/>
            </w:rPr>
          </w:pPr>
          <w:r w:rsidRPr="006264D3">
            <w:rPr>
              <w:rFonts w:ascii="Arial" w:eastAsia="Times New Roman" w:hAnsi="Arial" w:cs="Arial"/>
              <w:sz w:val="22"/>
              <w:szCs w:val="22"/>
            </w:rPr>
            <w:t>14.</w:t>
          </w:r>
          <w:r w:rsidRPr="006264D3">
            <w:rPr>
              <w:rFonts w:ascii="Arial" w:eastAsia="Times New Roman" w:hAnsi="Arial" w:cs="Arial"/>
              <w:sz w:val="22"/>
              <w:szCs w:val="22"/>
            </w:rPr>
            <w:tab/>
            <w:t>Keene-Snickers, A. H., Dunham, T. J. &amp; Stenglein, M. D. Experimental assessment of 3D-printed traps and chemical attractants for the collection of wild Drosophila melanogaster. Preprint at https://doi.org/10.1101/2025.01.28.635319 (2025).</w:t>
          </w:r>
        </w:p>
        <w:p w14:paraId="636B8910" w14:textId="77777777" w:rsidR="00A46342" w:rsidRPr="006264D3" w:rsidRDefault="00A46342">
          <w:pPr>
            <w:autoSpaceDE w:val="0"/>
            <w:autoSpaceDN w:val="0"/>
            <w:ind w:hanging="640"/>
            <w:divId w:val="87311728"/>
            <w:rPr>
              <w:rFonts w:ascii="Arial" w:eastAsia="Times New Roman" w:hAnsi="Arial" w:cs="Arial"/>
              <w:sz w:val="22"/>
              <w:szCs w:val="22"/>
            </w:rPr>
          </w:pPr>
          <w:r w:rsidRPr="006264D3">
            <w:rPr>
              <w:rFonts w:ascii="Arial" w:eastAsia="Times New Roman" w:hAnsi="Arial" w:cs="Arial"/>
              <w:sz w:val="22"/>
              <w:szCs w:val="22"/>
            </w:rPr>
            <w:t>15.</w:t>
          </w:r>
          <w:r w:rsidRPr="006264D3">
            <w:rPr>
              <w:rFonts w:ascii="Arial" w:eastAsia="Times New Roman" w:hAnsi="Arial" w:cs="Arial"/>
              <w:sz w:val="22"/>
              <w:szCs w:val="22"/>
            </w:rPr>
            <w:tab/>
            <w:t xml:space="preserve">Albrecht, T.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Occurrence of Wheat Curl Mite and Mite-Vectored Viruses of Wheat in Colorado and Insights into the Wheat Virome. </w:t>
          </w:r>
          <w:r w:rsidRPr="006264D3">
            <w:rPr>
              <w:rFonts w:ascii="Arial" w:eastAsia="Times New Roman" w:hAnsi="Arial" w:cs="Arial"/>
              <w:i/>
              <w:iCs/>
              <w:sz w:val="22"/>
              <w:szCs w:val="22"/>
            </w:rPr>
            <w:t>Plant Dis</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106</w:t>
          </w:r>
          <w:r w:rsidRPr="006264D3">
            <w:rPr>
              <w:rFonts w:ascii="Arial" w:eastAsia="Times New Roman" w:hAnsi="Arial" w:cs="Arial"/>
              <w:sz w:val="22"/>
              <w:szCs w:val="22"/>
            </w:rPr>
            <w:t>, 2678–2688 (2022).</w:t>
          </w:r>
        </w:p>
        <w:p w14:paraId="2F761BA8" w14:textId="77777777" w:rsidR="00A46342" w:rsidRPr="006264D3" w:rsidRDefault="00A46342">
          <w:pPr>
            <w:autoSpaceDE w:val="0"/>
            <w:autoSpaceDN w:val="0"/>
            <w:ind w:hanging="640"/>
            <w:divId w:val="1399203725"/>
            <w:rPr>
              <w:rFonts w:ascii="Arial" w:eastAsia="Times New Roman" w:hAnsi="Arial" w:cs="Arial"/>
              <w:sz w:val="22"/>
              <w:szCs w:val="22"/>
            </w:rPr>
          </w:pPr>
          <w:r w:rsidRPr="006264D3">
            <w:rPr>
              <w:rFonts w:ascii="Arial" w:eastAsia="Times New Roman" w:hAnsi="Arial" w:cs="Arial"/>
              <w:sz w:val="22"/>
              <w:szCs w:val="22"/>
            </w:rPr>
            <w:t>16.</w:t>
          </w:r>
          <w:r w:rsidRPr="006264D3">
            <w:rPr>
              <w:rFonts w:ascii="Arial" w:eastAsia="Times New Roman" w:hAnsi="Arial" w:cs="Arial"/>
              <w:sz w:val="22"/>
              <w:szCs w:val="22"/>
            </w:rPr>
            <w:tab/>
            <w:t xml:space="preserve">Kapuscinski, M. L.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Genomic characterization of 99 viruses from the bunyavirus families </w:t>
          </w:r>
          <w:proofErr w:type="spellStart"/>
          <w:r w:rsidRPr="006264D3">
            <w:rPr>
              <w:rFonts w:ascii="Arial" w:eastAsia="Times New Roman" w:hAnsi="Arial" w:cs="Arial"/>
              <w:sz w:val="22"/>
              <w:szCs w:val="22"/>
            </w:rPr>
            <w:t>Nairoviridae</w:t>
          </w:r>
          <w:proofErr w:type="spellEnd"/>
          <w:r w:rsidRPr="006264D3">
            <w:rPr>
              <w:rFonts w:ascii="Arial" w:eastAsia="Times New Roman" w:hAnsi="Arial" w:cs="Arial"/>
              <w:sz w:val="22"/>
              <w:szCs w:val="22"/>
            </w:rPr>
            <w:t xml:space="preserve">, </w:t>
          </w:r>
          <w:proofErr w:type="spellStart"/>
          <w:r w:rsidRPr="006264D3">
            <w:rPr>
              <w:rFonts w:ascii="Arial" w:eastAsia="Times New Roman" w:hAnsi="Arial" w:cs="Arial"/>
              <w:sz w:val="22"/>
              <w:szCs w:val="22"/>
            </w:rPr>
            <w:t>Peribunyaviridae</w:t>
          </w:r>
          <w:proofErr w:type="spellEnd"/>
          <w:r w:rsidRPr="006264D3">
            <w:rPr>
              <w:rFonts w:ascii="Arial" w:eastAsia="Times New Roman" w:hAnsi="Arial" w:cs="Arial"/>
              <w:sz w:val="22"/>
              <w:szCs w:val="22"/>
            </w:rPr>
            <w:t xml:space="preserve">, and </w:t>
          </w:r>
          <w:proofErr w:type="spellStart"/>
          <w:r w:rsidRPr="006264D3">
            <w:rPr>
              <w:rFonts w:ascii="Arial" w:eastAsia="Times New Roman" w:hAnsi="Arial" w:cs="Arial"/>
              <w:sz w:val="22"/>
              <w:szCs w:val="22"/>
            </w:rPr>
            <w:t>Phenuiviridae</w:t>
          </w:r>
          <w:proofErr w:type="spellEnd"/>
          <w:r w:rsidRPr="006264D3">
            <w:rPr>
              <w:rFonts w:ascii="Arial" w:eastAsia="Times New Roman" w:hAnsi="Arial" w:cs="Arial"/>
              <w:sz w:val="22"/>
              <w:szCs w:val="22"/>
            </w:rPr>
            <w:t xml:space="preserve">, including 35 previously </w:t>
          </w:r>
          <w:proofErr w:type="spellStart"/>
          <w:r w:rsidRPr="006264D3">
            <w:rPr>
              <w:rFonts w:ascii="Arial" w:eastAsia="Times New Roman" w:hAnsi="Arial" w:cs="Arial"/>
              <w:sz w:val="22"/>
              <w:szCs w:val="22"/>
            </w:rPr>
            <w:t>unsequenced</w:t>
          </w:r>
          <w:proofErr w:type="spellEnd"/>
          <w:r w:rsidRPr="006264D3">
            <w:rPr>
              <w:rFonts w:ascii="Arial" w:eastAsia="Times New Roman" w:hAnsi="Arial" w:cs="Arial"/>
              <w:sz w:val="22"/>
              <w:szCs w:val="22"/>
            </w:rPr>
            <w:t xml:space="preserve"> viruses. </w:t>
          </w:r>
          <w:proofErr w:type="spellStart"/>
          <w:r w:rsidRPr="006264D3">
            <w:rPr>
              <w:rFonts w:ascii="Arial" w:eastAsia="Times New Roman" w:hAnsi="Arial" w:cs="Arial"/>
              <w:i/>
              <w:iCs/>
              <w:sz w:val="22"/>
              <w:szCs w:val="22"/>
            </w:rPr>
            <w:t>PLoS</w:t>
          </w:r>
          <w:proofErr w:type="spellEnd"/>
          <w:r w:rsidRPr="006264D3">
            <w:rPr>
              <w:rFonts w:ascii="Arial" w:eastAsia="Times New Roman" w:hAnsi="Arial" w:cs="Arial"/>
              <w:i/>
              <w:iCs/>
              <w:sz w:val="22"/>
              <w:szCs w:val="22"/>
            </w:rPr>
            <w:t xml:space="preserve"> </w:t>
          </w:r>
          <w:proofErr w:type="spellStart"/>
          <w:r w:rsidRPr="006264D3">
            <w:rPr>
              <w:rFonts w:ascii="Arial" w:eastAsia="Times New Roman" w:hAnsi="Arial" w:cs="Arial"/>
              <w:i/>
              <w:iCs/>
              <w:sz w:val="22"/>
              <w:szCs w:val="22"/>
            </w:rPr>
            <w:t>Pathog</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17</w:t>
          </w:r>
          <w:r w:rsidRPr="006264D3">
            <w:rPr>
              <w:rFonts w:ascii="Arial" w:eastAsia="Times New Roman" w:hAnsi="Arial" w:cs="Arial"/>
              <w:sz w:val="22"/>
              <w:szCs w:val="22"/>
            </w:rPr>
            <w:t>, e1009315 (2021).</w:t>
          </w:r>
        </w:p>
        <w:p w14:paraId="610FC4A3" w14:textId="77777777" w:rsidR="00A46342" w:rsidRPr="006264D3" w:rsidRDefault="00A46342">
          <w:pPr>
            <w:autoSpaceDE w:val="0"/>
            <w:autoSpaceDN w:val="0"/>
            <w:ind w:hanging="640"/>
            <w:divId w:val="1640455448"/>
            <w:rPr>
              <w:rFonts w:ascii="Arial" w:eastAsia="Times New Roman" w:hAnsi="Arial" w:cs="Arial"/>
              <w:sz w:val="22"/>
              <w:szCs w:val="22"/>
            </w:rPr>
          </w:pPr>
          <w:r w:rsidRPr="006264D3">
            <w:rPr>
              <w:rFonts w:ascii="Arial" w:eastAsia="Times New Roman" w:hAnsi="Arial" w:cs="Arial"/>
              <w:sz w:val="22"/>
              <w:szCs w:val="22"/>
            </w:rPr>
            <w:t>17.</w:t>
          </w:r>
          <w:r w:rsidRPr="006264D3">
            <w:rPr>
              <w:rFonts w:ascii="Arial" w:eastAsia="Times New Roman" w:hAnsi="Arial" w:cs="Arial"/>
              <w:sz w:val="22"/>
              <w:szCs w:val="22"/>
            </w:rPr>
            <w:tab/>
            <w:t xml:space="preserve">Stenglein, M. D.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Widespread recombination, reassortment, and transmission of unbalanced compound viral genotypes in natural arenavirus infections. </w:t>
          </w:r>
          <w:proofErr w:type="spellStart"/>
          <w:r w:rsidRPr="006264D3">
            <w:rPr>
              <w:rFonts w:ascii="Arial" w:eastAsia="Times New Roman" w:hAnsi="Arial" w:cs="Arial"/>
              <w:i/>
              <w:iCs/>
              <w:sz w:val="22"/>
              <w:szCs w:val="22"/>
            </w:rPr>
            <w:t>PLoS</w:t>
          </w:r>
          <w:proofErr w:type="spellEnd"/>
          <w:r w:rsidRPr="006264D3">
            <w:rPr>
              <w:rFonts w:ascii="Arial" w:eastAsia="Times New Roman" w:hAnsi="Arial" w:cs="Arial"/>
              <w:i/>
              <w:iCs/>
              <w:sz w:val="22"/>
              <w:szCs w:val="22"/>
            </w:rPr>
            <w:t xml:space="preserve"> </w:t>
          </w:r>
          <w:proofErr w:type="spellStart"/>
          <w:r w:rsidRPr="006264D3">
            <w:rPr>
              <w:rFonts w:ascii="Arial" w:eastAsia="Times New Roman" w:hAnsi="Arial" w:cs="Arial"/>
              <w:i/>
              <w:iCs/>
              <w:sz w:val="22"/>
              <w:szCs w:val="22"/>
            </w:rPr>
            <w:t>Pathog</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11</w:t>
          </w:r>
          <w:r w:rsidRPr="006264D3">
            <w:rPr>
              <w:rFonts w:ascii="Arial" w:eastAsia="Times New Roman" w:hAnsi="Arial" w:cs="Arial"/>
              <w:sz w:val="22"/>
              <w:szCs w:val="22"/>
            </w:rPr>
            <w:t>, e1004900 (2015).</w:t>
          </w:r>
        </w:p>
        <w:p w14:paraId="34F77B6E" w14:textId="77777777" w:rsidR="00A46342" w:rsidRPr="006264D3" w:rsidRDefault="00A46342">
          <w:pPr>
            <w:autoSpaceDE w:val="0"/>
            <w:autoSpaceDN w:val="0"/>
            <w:ind w:hanging="640"/>
            <w:divId w:val="916668183"/>
            <w:rPr>
              <w:rFonts w:ascii="Arial" w:eastAsia="Times New Roman" w:hAnsi="Arial" w:cs="Arial"/>
              <w:sz w:val="22"/>
              <w:szCs w:val="22"/>
            </w:rPr>
          </w:pPr>
          <w:r w:rsidRPr="006264D3">
            <w:rPr>
              <w:rFonts w:ascii="Arial" w:eastAsia="Times New Roman" w:hAnsi="Arial" w:cs="Arial"/>
              <w:sz w:val="22"/>
              <w:szCs w:val="22"/>
            </w:rPr>
            <w:t>18.</w:t>
          </w:r>
          <w:r w:rsidRPr="006264D3">
            <w:rPr>
              <w:rFonts w:ascii="Arial" w:eastAsia="Times New Roman" w:hAnsi="Arial" w:cs="Arial"/>
              <w:sz w:val="22"/>
              <w:szCs w:val="22"/>
            </w:rPr>
            <w:tab/>
            <w:t xml:space="preserve">Shi, M.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No detectable effect of Wolbachia </w:t>
          </w:r>
          <w:proofErr w:type="spellStart"/>
          <w:r w:rsidRPr="006264D3">
            <w:rPr>
              <w:rFonts w:ascii="Arial" w:eastAsia="Times New Roman" w:hAnsi="Arial" w:cs="Arial"/>
              <w:sz w:val="22"/>
              <w:szCs w:val="22"/>
            </w:rPr>
            <w:t>wMel</w:t>
          </w:r>
          <w:proofErr w:type="spellEnd"/>
          <w:r w:rsidRPr="006264D3">
            <w:rPr>
              <w:rFonts w:ascii="Arial" w:eastAsia="Times New Roman" w:hAnsi="Arial" w:cs="Arial"/>
              <w:sz w:val="22"/>
              <w:szCs w:val="22"/>
            </w:rPr>
            <w:t xml:space="preserve"> on the prevalence and abundance of the RNA virome of Drosophila melanogaster. </w:t>
          </w:r>
          <w:r w:rsidRPr="006264D3">
            <w:rPr>
              <w:rFonts w:ascii="Arial" w:eastAsia="Times New Roman" w:hAnsi="Arial" w:cs="Arial"/>
              <w:i/>
              <w:iCs/>
              <w:sz w:val="22"/>
              <w:szCs w:val="22"/>
            </w:rPr>
            <w:t>Proceedings of the Royal Society B: Biological Sciences</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285</w:t>
          </w:r>
          <w:r w:rsidRPr="006264D3">
            <w:rPr>
              <w:rFonts w:ascii="Arial" w:eastAsia="Times New Roman" w:hAnsi="Arial" w:cs="Arial"/>
              <w:sz w:val="22"/>
              <w:szCs w:val="22"/>
            </w:rPr>
            <w:t>, (2018).</w:t>
          </w:r>
        </w:p>
        <w:p w14:paraId="1546F91D" w14:textId="77777777" w:rsidR="00A46342" w:rsidRPr="006264D3" w:rsidRDefault="00A46342">
          <w:pPr>
            <w:autoSpaceDE w:val="0"/>
            <w:autoSpaceDN w:val="0"/>
            <w:ind w:hanging="640"/>
            <w:divId w:val="154997777"/>
            <w:rPr>
              <w:rFonts w:ascii="Arial" w:eastAsia="Times New Roman" w:hAnsi="Arial" w:cs="Arial"/>
              <w:sz w:val="22"/>
              <w:szCs w:val="22"/>
            </w:rPr>
          </w:pPr>
          <w:r w:rsidRPr="006264D3">
            <w:rPr>
              <w:rFonts w:ascii="Arial" w:eastAsia="Times New Roman" w:hAnsi="Arial" w:cs="Arial"/>
              <w:sz w:val="22"/>
              <w:szCs w:val="22"/>
            </w:rPr>
            <w:t>19.</w:t>
          </w:r>
          <w:r w:rsidRPr="006264D3">
            <w:rPr>
              <w:rFonts w:ascii="Arial" w:eastAsia="Times New Roman" w:hAnsi="Arial" w:cs="Arial"/>
              <w:sz w:val="22"/>
              <w:szCs w:val="22"/>
            </w:rPr>
            <w:tab/>
            <w:t xml:space="preserve">Botella, L., Vainio, E. J., Hantula, J., Diez, J. J. &amp; Jankovsky, L. Description and prevalence of a putative novel mycovirus within the conifer pathogen </w:t>
          </w:r>
          <w:proofErr w:type="spellStart"/>
          <w:r w:rsidRPr="006264D3">
            <w:rPr>
              <w:rFonts w:ascii="Arial" w:eastAsia="Times New Roman" w:hAnsi="Arial" w:cs="Arial"/>
              <w:sz w:val="22"/>
              <w:szCs w:val="22"/>
            </w:rPr>
            <w:t>Gremmeniella</w:t>
          </w:r>
          <w:proofErr w:type="spellEnd"/>
          <w:r w:rsidRPr="006264D3">
            <w:rPr>
              <w:rFonts w:ascii="Arial" w:eastAsia="Times New Roman" w:hAnsi="Arial" w:cs="Arial"/>
              <w:sz w:val="22"/>
              <w:szCs w:val="22"/>
            </w:rPr>
            <w:t xml:space="preserve"> </w:t>
          </w:r>
          <w:proofErr w:type="spellStart"/>
          <w:r w:rsidRPr="006264D3">
            <w:rPr>
              <w:rFonts w:ascii="Arial" w:eastAsia="Times New Roman" w:hAnsi="Arial" w:cs="Arial"/>
              <w:sz w:val="22"/>
              <w:szCs w:val="22"/>
            </w:rPr>
            <w:t>abietina</w:t>
          </w:r>
          <w:proofErr w:type="spellEnd"/>
          <w:r w:rsidRPr="006264D3">
            <w:rPr>
              <w:rFonts w:ascii="Arial" w:eastAsia="Times New Roman" w:hAnsi="Arial" w:cs="Arial"/>
              <w:sz w:val="22"/>
              <w:szCs w:val="22"/>
            </w:rPr>
            <w:t xml:space="preserve">. </w:t>
          </w:r>
          <w:r w:rsidRPr="006264D3">
            <w:rPr>
              <w:rFonts w:ascii="Arial" w:eastAsia="Times New Roman" w:hAnsi="Arial" w:cs="Arial"/>
              <w:i/>
              <w:iCs/>
              <w:sz w:val="22"/>
              <w:szCs w:val="22"/>
            </w:rPr>
            <w:t xml:space="preserve">Arch </w:t>
          </w:r>
          <w:proofErr w:type="spellStart"/>
          <w:r w:rsidRPr="006264D3">
            <w:rPr>
              <w:rFonts w:ascii="Arial" w:eastAsia="Times New Roman" w:hAnsi="Arial" w:cs="Arial"/>
              <w:i/>
              <w:iCs/>
              <w:sz w:val="22"/>
              <w:szCs w:val="22"/>
            </w:rPr>
            <w:t>Virol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160</w:t>
          </w:r>
          <w:r w:rsidRPr="006264D3">
            <w:rPr>
              <w:rFonts w:ascii="Arial" w:eastAsia="Times New Roman" w:hAnsi="Arial" w:cs="Arial"/>
              <w:sz w:val="22"/>
              <w:szCs w:val="22"/>
            </w:rPr>
            <w:t>, 1967–1975 (2015).</w:t>
          </w:r>
        </w:p>
        <w:p w14:paraId="5ECF9251" w14:textId="77777777" w:rsidR="00A46342" w:rsidRPr="006264D3" w:rsidRDefault="00A46342">
          <w:pPr>
            <w:autoSpaceDE w:val="0"/>
            <w:autoSpaceDN w:val="0"/>
            <w:ind w:hanging="640"/>
            <w:divId w:val="1075199735"/>
            <w:rPr>
              <w:rFonts w:ascii="Arial" w:eastAsia="Times New Roman" w:hAnsi="Arial" w:cs="Arial"/>
              <w:sz w:val="22"/>
              <w:szCs w:val="22"/>
            </w:rPr>
          </w:pPr>
          <w:r w:rsidRPr="006264D3">
            <w:rPr>
              <w:rFonts w:ascii="Arial" w:eastAsia="Times New Roman" w:hAnsi="Arial" w:cs="Arial"/>
              <w:sz w:val="22"/>
              <w:szCs w:val="22"/>
            </w:rPr>
            <w:t>20.</w:t>
          </w:r>
          <w:r w:rsidRPr="006264D3">
            <w:rPr>
              <w:rFonts w:ascii="Arial" w:eastAsia="Times New Roman" w:hAnsi="Arial" w:cs="Arial"/>
              <w:sz w:val="22"/>
              <w:szCs w:val="22"/>
            </w:rPr>
            <w:tab/>
          </w:r>
          <w:proofErr w:type="spellStart"/>
          <w:r w:rsidRPr="006264D3">
            <w:rPr>
              <w:rFonts w:ascii="Arial" w:eastAsia="Times New Roman" w:hAnsi="Arial" w:cs="Arial"/>
              <w:sz w:val="22"/>
              <w:szCs w:val="22"/>
            </w:rPr>
            <w:t>Kosakovsky</w:t>
          </w:r>
          <w:proofErr w:type="spellEnd"/>
          <w:r w:rsidRPr="006264D3">
            <w:rPr>
              <w:rFonts w:ascii="Arial" w:eastAsia="Times New Roman" w:hAnsi="Arial" w:cs="Arial"/>
              <w:sz w:val="22"/>
              <w:szCs w:val="22"/>
            </w:rPr>
            <w:t xml:space="preserve"> Pond, S. L. &amp; Frost, S. D. W. Not So Different After All: A Comparison of Methods for Detecting Amino Acid Sites Under Selection. </w:t>
          </w:r>
          <w:r w:rsidRPr="006264D3">
            <w:rPr>
              <w:rFonts w:ascii="Arial" w:eastAsia="Times New Roman" w:hAnsi="Arial" w:cs="Arial"/>
              <w:i/>
              <w:iCs/>
              <w:sz w:val="22"/>
              <w:szCs w:val="22"/>
            </w:rPr>
            <w:t xml:space="preserve">Mol Biol </w:t>
          </w:r>
          <w:proofErr w:type="spellStart"/>
          <w:r w:rsidRPr="006264D3">
            <w:rPr>
              <w:rFonts w:ascii="Arial" w:eastAsia="Times New Roman" w:hAnsi="Arial" w:cs="Arial"/>
              <w:i/>
              <w:iCs/>
              <w:sz w:val="22"/>
              <w:szCs w:val="22"/>
            </w:rPr>
            <w:t>Evol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22</w:t>
          </w:r>
          <w:r w:rsidRPr="006264D3">
            <w:rPr>
              <w:rFonts w:ascii="Arial" w:eastAsia="Times New Roman" w:hAnsi="Arial" w:cs="Arial"/>
              <w:sz w:val="22"/>
              <w:szCs w:val="22"/>
            </w:rPr>
            <w:t>, 1208–1222 (2005).</w:t>
          </w:r>
        </w:p>
        <w:p w14:paraId="5C2D23E3" w14:textId="77777777" w:rsidR="00A46342" w:rsidRPr="006264D3" w:rsidRDefault="00A46342">
          <w:pPr>
            <w:autoSpaceDE w:val="0"/>
            <w:autoSpaceDN w:val="0"/>
            <w:ind w:hanging="640"/>
            <w:divId w:val="2146001116"/>
            <w:rPr>
              <w:rFonts w:ascii="Arial" w:eastAsia="Times New Roman" w:hAnsi="Arial" w:cs="Arial"/>
              <w:sz w:val="22"/>
              <w:szCs w:val="22"/>
            </w:rPr>
          </w:pPr>
          <w:r w:rsidRPr="006264D3">
            <w:rPr>
              <w:rFonts w:ascii="Arial" w:eastAsia="Times New Roman" w:hAnsi="Arial" w:cs="Arial"/>
              <w:sz w:val="22"/>
              <w:szCs w:val="22"/>
            </w:rPr>
            <w:t>21.</w:t>
          </w:r>
          <w:r w:rsidRPr="006264D3">
            <w:rPr>
              <w:rFonts w:ascii="Arial" w:eastAsia="Times New Roman" w:hAnsi="Arial" w:cs="Arial"/>
              <w:sz w:val="22"/>
              <w:szCs w:val="22"/>
            </w:rPr>
            <w:tab/>
            <w:t xml:space="preserve">Lowen, A. C. It’s in the mix: Reassortment of segmented viral genomes. </w:t>
          </w:r>
          <w:proofErr w:type="spellStart"/>
          <w:r w:rsidRPr="006264D3">
            <w:rPr>
              <w:rFonts w:ascii="Arial" w:eastAsia="Times New Roman" w:hAnsi="Arial" w:cs="Arial"/>
              <w:i/>
              <w:iCs/>
              <w:sz w:val="22"/>
              <w:szCs w:val="22"/>
            </w:rPr>
            <w:t>PLoS</w:t>
          </w:r>
          <w:proofErr w:type="spellEnd"/>
          <w:r w:rsidRPr="006264D3">
            <w:rPr>
              <w:rFonts w:ascii="Arial" w:eastAsia="Times New Roman" w:hAnsi="Arial" w:cs="Arial"/>
              <w:i/>
              <w:iCs/>
              <w:sz w:val="22"/>
              <w:szCs w:val="22"/>
            </w:rPr>
            <w:t xml:space="preserve"> Pathogens</w:t>
          </w:r>
          <w:r w:rsidRPr="006264D3">
            <w:rPr>
              <w:rFonts w:ascii="Arial" w:eastAsia="Times New Roman" w:hAnsi="Arial" w:cs="Arial"/>
              <w:sz w:val="22"/>
              <w:szCs w:val="22"/>
            </w:rPr>
            <w:t xml:space="preserve"> vol. 14 Preprint at https://doi.org/10.1371/journal.ppat.1007200 (2018).</w:t>
          </w:r>
        </w:p>
        <w:p w14:paraId="4AC69BF9" w14:textId="77777777" w:rsidR="00A46342" w:rsidRPr="006264D3" w:rsidRDefault="00A46342">
          <w:pPr>
            <w:autoSpaceDE w:val="0"/>
            <w:autoSpaceDN w:val="0"/>
            <w:ind w:hanging="640"/>
            <w:divId w:val="1372995924"/>
            <w:rPr>
              <w:rFonts w:ascii="Arial" w:eastAsia="Times New Roman" w:hAnsi="Arial" w:cs="Arial"/>
              <w:sz w:val="22"/>
              <w:szCs w:val="22"/>
            </w:rPr>
          </w:pPr>
          <w:r w:rsidRPr="006264D3">
            <w:rPr>
              <w:rFonts w:ascii="Arial" w:eastAsia="Times New Roman" w:hAnsi="Arial" w:cs="Arial"/>
              <w:sz w:val="22"/>
              <w:szCs w:val="22"/>
            </w:rPr>
            <w:lastRenderedPageBreak/>
            <w:t>22.</w:t>
          </w:r>
          <w:r w:rsidRPr="006264D3">
            <w:rPr>
              <w:rFonts w:ascii="Arial" w:eastAsia="Times New Roman" w:hAnsi="Arial" w:cs="Arial"/>
              <w:sz w:val="22"/>
              <w:szCs w:val="22"/>
            </w:rPr>
            <w:tab/>
            <w:t xml:space="preserve">CASTLE, W. E. INBREEDING, CROSS-BREEDING AND STERILITY IN DROSOPHILA. </w:t>
          </w:r>
          <w:r w:rsidRPr="006264D3">
            <w:rPr>
              <w:rFonts w:ascii="Arial" w:eastAsia="Times New Roman" w:hAnsi="Arial" w:cs="Arial"/>
              <w:i/>
              <w:iCs/>
              <w:sz w:val="22"/>
              <w:szCs w:val="22"/>
            </w:rPr>
            <w:t>Science (1979)</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23</w:t>
          </w:r>
          <w:r w:rsidRPr="006264D3">
            <w:rPr>
              <w:rFonts w:ascii="Arial" w:eastAsia="Times New Roman" w:hAnsi="Arial" w:cs="Arial"/>
              <w:sz w:val="22"/>
              <w:szCs w:val="22"/>
            </w:rPr>
            <w:t>, 153–153 (1906).</w:t>
          </w:r>
        </w:p>
        <w:p w14:paraId="405A7780" w14:textId="77777777" w:rsidR="00A46342" w:rsidRPr="006264D3" w:rsidRDefault="00A46342">
          <w:pPr>
            <w:autoSpaceDE w:val="0"/>
            <w:autoSpaceDN w:val="0"/>
            <w:ind w:hanging="640"/>
            <w:divId w:val="1842966082"/>
            <w:rPr>
              <w:rFonts w:ascii="Arial" w:eastAsia="Times New Roman" w:hAnsi="Arial" w:cs="Arial"/>
              <w:sz w:val="22"/>
              <w:szCs w:val="22"/>
            </w:rPr>
          </w:pPr>
          <w:r w:rsidRPr="006264D3">
            <w:rPr>
              <w:rFonts w:ascii="Arial" w:eastAsia="Times New Roman" w:hAnsi="Arial" w:cs="Arial"/>
              <w:sz w:val="22"/>
              <w:szCs w:val="22"/>
            </w:rPr>
            <w:t>23.</w:t>
          </w:r>
          <w:r w:rsidRPr="006264D3">
            <w:rPr>
              <w:rFonts w:ascii="Arial" w:eastAsia="Times New Roman" w:hAnsi="Arial" w:cs="Arial"/>
              <w:sz w:val="22"/>
              <w:szCs w:val="22"/>
            </w:rPr>
            <w:tab/>
            <w:t xml:space="preserve">Arguello, J. R., Laurent, S. &amp; Clark, A. G. Demographic History of the Human Commensal </w:t>
          </w:r>
          <w:r w:rsidRPr="006264D3">
            <w:rPr>
              <w:rFonts w:ascii="Arial" w:eastAsia="Times New Roman" w:hAnsi="Arial" w:cs="Arial"/>
              <w:i/>
              <w:iCs/>
              <w:sz w:val="22"/>
              <w:szCs w:val="22"/>
            </w:rPr>
            <w:t>Drosophila melanogaster</w:t>
          </w:r>
          <w:r w:rsidRPr="006264D3">
            <w:rPr>
              <w:rFonts w:ascii="Arial" w:eastAsia="Times New Roman" w:hAnsi="Arial" w:cs="Arial"/>
              <w:sz w:val="22"/>
              <w:szCs w:val="22"/>
            </w:rPr>
            <w:t xml:space="preserve">. </w:t>
          </w:r>
          <w:r w:rsidRPr="006264D3">
            <w:rPr>
              <w:rFonts w:ascii="Arial" w:eastAsia="Times New Roman" w:hAnsi="Arial" w:cs="Arial"/>
              <w:i/>
              <w:iCs/>
              <w:sz w:val="22"/>
              <w:szCs w:val="22"/>
            </w:rPr>
            <w:t xml:space="preserve">Genome Biol </w:t>
          </w:r>
          <w:proofErr w:type="spellStart"/>
          <w:r w:rsidRPr="006264D3">
            <w:rPr>
              <w:rFonts w:ascii="Arial" w:eastAsia="Times New Roman" w:hAnsi="Arial" w:cs="Arial"/>
              <w:i/>
              <w:iCs/>
              <w:sz w:val="22"/>
              <w:szCs w:val="22"/>
            </w:rPr>
            <w:t>Evol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11</w:t>
          </w:r>
          <w:r w:rsidRPr="006264D3">
            <w:rPr>
              <w:rFonts w:ascii="Arial" w:eastAsia="Times New Roman" w:hAnsi="Arial" w:cs="Arial"/>
              <w:sz w:val="22"/>
              <w:szCs w:val="22"/>
            </w:rPr>
            <w:t>, 844–854 (2019).</w:t>
          </w:r>
        </w:p>
        <w:p w14:paraId="69A72D62" w14:textId="77777777" w:rsidR="00A46342" w:rsidRPr="006264D3" w:rsidRDefault="00A46342">
          <w:pPr>
            <w:autoSpaceDE w:val="0"/>
            <w:autoSpaceDN w:val="0"/>
            <w:ind w:hanging="640"/>
            <w:divId w:val="624969717"/>
            <w:rPr>
              <w:rFonts w:ascii="Arial" w:eastAsia="Times New Roman" w:hAnsi="Arial" w:cs="Arial"/>
              <w:sz w:val="22"/>
              <w:szCs w:val="22"/>
            </w:rPr>
          </w:pPr>
          <w:r w:rsidRPr="006264D3">
            <w:rPr>
              <w:rFonts w:ascii="Arial" w:eastAsia="Times New Roman" w:hAnsi="Arial" w:cs="Arial"/>
              <w:sz w:val="22"/>
              <w:szCs w:val="22"/>
            </w:rPr>
            <w:t>24.</w:t>
          </w:r>
          <w:r w:rsidRPr="006264D3">
            <w:rPr>
              <w:rFonts w:ascii="Arial" w:eastAsia="Times New Roman" w:hAnsi="Arial" w:cs="Arial"/>
              <w:sz w:val="22"/>
              <w:szCs w:val="22"/>
            </w:rPr>
            <w:tab/>
          </w:r>
          <w:proofErr w:type="spellStart"/>
          <w:r w:rsidRPr="006264D3">
            <w:rPr>
              <w:rFonts w:ascii="Arial" w:eastAsia="Times New Roman" w:hAnsi="Arial" w:cs="Arial"/>
              <w:sz w:val="22"/>
              <w:szCs w:val="22"/>
            </w:rPr>
            <w:t>Swevers</w:t>
          </w:r>
          <w:proofErr w:type="spellEnd"/>
          <w:r w:rsidRPr="006264D3">
            <w:rPr>
              <w:rFonts w:ascii="Arial" w:eastAsia="Times New Roman" w:hAnsi="Arial" w:cs="Arial"/>
              <w:sz w:val="22"/>
              <w:szCs w:val="22"/>
            </w:rPr>
            <w:t xml:space="preserve">, L., Broeck, J. Vanden &amp; </w:t>
          </w:r>
          <w:proofErr w:type="spellStart"/>
          <w:r w:rsidRPr="006264D3">
            <w:rPr>
              <w:rFonts w:ascii="Arial" w:eastAsia="Times New Roman" w:hAnsi="Arial" w:cs="Arial"/>
              <w:sz w:val="22"/>
              <w:szCs w:val="22"/>
            </w:rPr>
            <w:t>Smagghe</w:t>
          </w:r>
          <w:proofErr w:type="spellEnd"/>
          <w:r w:rsidRPr="006264D3">
            <w:rPr>
              <w:rFonts w:ascii="Arial" w:eastAsia="Times New Roman" w:hAnsi="Arial" w:cs="Arial"/>
              <w:sz w:val="22"/>
              <w:szCs w:val="22"/>
            </w:rPr>
            <w:t xml:space="preserve">, G. The possible impact of persistent virus infection on the function of the RNAi machinery in insects: A hypothesis. </w:t>
          </w:r>
          <w:r w:rsidRPr="006264D3">
            <w:rPr>
              <w:rFonts w:ascii="Arial" w:eastAsia="Times New Roman" w:hAnsi="Arial" w:cs="Arial"/>
              <w:i/>
              <w:iCs/>
              <w:sz w:val="22"/>
              <w:szCs w:val="22"/>
            </w:rPr>
            <w:t xml:space="preserve">Front </w:t>
          </w:r>
          <w:proofErr w:type="spellStart"/>
          <w:r w:rsidRPr="006264D3">
            <w:rPr>
              <w:rFonts w:ascii="Arial" w:eastAsia="Times New Roman" w:hAnsi="Arial" w:cs="Arial"/>
              <w:i/>
              <w:iCs/>
              <w:sz w:val="22"/>
              <w:szCs w:val="22"/>
            </w:rPr>
            <w:t>Physiol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4 NOV</w:t>
          </w:r>
          <w:r w:rsidRPr="006264D3">
            <w:rPr>
              <w:rFonts w:ascii="Arial" w:eastAsia="Times New Roman" w:hAnsi="Arial" w:cs="Arial"/>
              <w:sz w:val="22"/>
              <w:szCs w:val="22"/>
            </w:rPr>
            <w:t>, (2013).</w:t>
          </w:r>
        </w:p>
        <w:p w14:paraId="4D84F82B" w14:textId="77777777" w:rsidR="00A46342" w:rsidRPr="006264D3" w:rsidRDefault="00A46342">
          <w:pPr>
            <w:autoSpaceDE w:val="0"/>
            <w:autoSpaceDN w:val="0"/>
            <w:ind w:hanging="640"/>
            <w:divId w:val="1091507617"/>
            <w:rPr>
              <w:rFonts w:ascii="Arial" w:eastAsia="Times New Roman" w:hAnsi="Arial" w:cs="Arial"/>
              <w:sz w:val="22"/>
              <w:szCs w:val="22"/>
            </w:rPr>
          </w:pPr>
          <w:r w:rsidRPr="006264D3">
            <w:rPr>
              <w:rFonts w:ascii="Arial" w:eastAsia="Times New Roman" w:hAnsi="Arial" w:cs="Arial"/>
              <w:sz w:val="22"/>
              <w:szCs w:val="22"/>
            </w:rPr>
            <w:t>25.</w:t>
          </w:r>
          <w:r w:rsidRPr="006264D3">
            <w:rPr>
              <w:rFonts w:ascii="Arial" w:eastAsia="Times New Roman" w:hAnsi="Arial" w:cs="Arial"/>
              <w:sz w:val="22"/>
              <w:szCs w:val="22"/>
            </w:rPr>
            <w:tab/>
          </w:r>
          <w:proofErr w:type="spellStart"/>
          <w:r w:rsidRPr="006264D3">
            <w:rPr>
              <w:rFonts w:ascii="Arial" w:eastAsia="Times New Roman" w:hAnsi="Arial" w:cs="Arial"/>
              <w:sz w:val="22"/>
              <w:szCs w:val="22"/>
            </w:rPr>
            <w:t>Karlikow</w:t>
          </w:r>
          <w:proofErr w:type="spellEnd"/>
          <w:r w:rsidRPr="006264D3">
            <w:rPr>
              <w:rFonts w:ascii="Arial" w:eastAsia="Times New Roman" w:hAnsi="Arial" w:cs="Arial"/>
              <w:sz w:val="22"/>
              <w:szCs w:val="22"/>
            </w:rPr>
            <w:t xml:space="preserve">, M., </w:t>
          </w:r>
          <w:proofErr w:type="spellStart"/>
          <w:r w:rsidRPr="006264D3">
            <w:rPr>
              <w:rFonts w:ascii="Arial" w:eastAsia="Times New Roman" w:hAnsi="Arial" w:cs="Arial"/>
              <w:sz w:val="22"/>
              <w:szCs w:val="22"/>
            </w:rPr>
            <w:t>Goic</w:t>
          </w:r>
          <w:proofErr w:type="spellEnd"/>
          <w:r w:rsidRPr="006264D3">
            <w:rPr>
              <w:rFonts w:ascii="Arial" w:eastAsia="Times New Roman" w:hAnsi="Arial" w:cs="Arial"/>
              <w:sz w:val="22"/>
              <w:szCs w:val="22"/>
            </w:rPr>
            <w:t xml:space="preserve">, B. &amp; Saleh, M. C. RNAi and antiviral defense in Drosophila: Setting up a systemic immune response. </w:t>
          </w:r>
          <w:r w:rsidRPr="006264D3">
            <w:rPr>
              <w:rFonts w:ascii="Arial" w:eastAsia="Times New Roman" w:hAnsi="Arial" w:cs="Arial"/>
              <w:i/>
              <w:iCs/>
              <w:sz w:val="22"/>
              <w:szCs w:val="22"/>
            </w:rPr>
            <w:t>Dev Comp Immunol</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42</w:t>
          </w:r>
          <w:r w:rsidRPr="006264D3">
            <w:rPr>
              <w:rFonts w:ascii="Arial" w:eastAsia="Times New Roman" w:hAnsi="Arial" w:cs="Arial"/>
              <w:sz w:val="22"/>
              <w:szCs w:val="22"/>
            </w:rPr>
            <w:t>, 85–92 (2014).</w:t>
          </w:r>
        </w:p>
        <w:p w14:paraId="01317539" w14:textId="77777777" w:rsidR="00A46342" w:rsidRPr="006264D3" w:rsidRDefault="00A46342">
          <w:pPr>
            <w:autoSpaceDE w:val="0"/>
            <w:autoSpaceDN w:val="0"/>
            <w:ind w:hanging="640"/>
            <w:divId w:val="922028540"/>
            <w:rPr>
              <w:rFonts w:ascii="Arial" w:eastAsia="Times New Roman" w:hAnsi="Arial" w:cs="Arial"/>
              <w:sz w:val="22"/>
              <w:szCs w:val="22"/>
            </w:rPr>
          </w:pPr>
          <w:r w:rsidRPr="006264D3">
            <w:rPr>
              <w:rFonts w:ascii="Arial" w:eastAsia="Times New Roman" w:hAnsi="Arial" w:cs="Arial"/>
              <w:sz w:val="22"/>
              <w:szCs w:val="22"/>
            </w:rPr>
            <w:t>26.</w:t>
          </w:r>
          <w:r w:rsidRPr="006264D3">
            <w:rPr>
              <w:rFonts w:ascii="Arial" w:eastAsia="Times New Roman" w:hAnsi="Arial" w:cs="Arial"/>
              <w:sz w:val="22"/>
              <w:szCs w:val="22"/>
            </w:rPr>
            <w:tab/>
            <w:t xml:space="preserve">Qiu, W. &amp; Karen-Beth, S. G. Defective Interfering RNAs of a Satellite Virus. </w:t>
          </w:r>
          <w:r w:rsidRPr="006264D3">
            <w:rPr>
              <w:rFonts w:ascii="Arial" w:eastAsia="Times New Roman" w:hAnsi="Arial" w:cs="Arial"/>
              <w:i/>
              <w:iCs/>
              <w:sz w:val="22"/>
              <w:szCs w:val="22"/>
            </w:rPr>
            <w:t xml:space="preserve">J </w:t>
          </w:r>
          <w:proofErr w:type="spellStart"/>
          <w:r w:rsidRPr="006264D3">
            <w:rPr>
              <w:rFonts w:ascii="Arial" w:eastAsia="Times New Roman" w:hAnsi="Arial" w:cs="Arial"/>
              <w:i/>
              <w:iCs/>
              <w:sz w:val="22"/>
              <w:szCs w:val="22"/>
            </w:rPr>
            <w:t>Virol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75</w:t>
          </w:r>
          <w:r w:rsidRPr="006264D3">
            <w:rPr>
              <w:rFonts w:ascii="Arial" w:eastAsia="Times New Roman" w:hAnsi="Arial" w:cs="Arial"/>
              <w:sz w:val="22"/>
              <w:szCs w:val="22"/>
            </w:rPr>
            <w:t>, 5429–5432 (2001).</w:t>
          </w:r>
        </w:p>
        <w:p w14:paraId="616AB8E3" w14:textId="77777777" w:rsidR="00A46342" w:rsidRPr="006264D3" w:rsidRDefault="00A46342">
          <w:pPr>
            <w:autoSpaceDE w:val="0"/>
            <w:autoSpaceDN w:val="0"/>
            <w:ind w:hanging="640"/>
            <w:divId w:val="412047954"/>
            <w:rPr>
              <w:rFonts w:ascii="Arial" w:eastAsia="Times New Roman" w:hAnsi="Arial" w:cs="Arial"/>
              <w:sz w:val="22"/>
              <w:szCs w:val="22"/>
            </w:rPr>
          </w:pPr>
          <w:r w:rsidRPr="006264D3">
            <w:rPr>
              <w:rFonts w:ascii="Arial" w:eastAsia="Times New Roman" w:hAnsi="Arial" w:cs="Arial"/>
              <w:sz w:val="22"/>
              <w:szCs w:val="22"/>
            </w:rPr>
            <w:t>27.</w:t>
          </w:r>
          <w:r w:rsidRPr="006264D3">
            <w:rPr>
              <w:rFonts w:ascii="Arial" w:eastAsia="Times New Roman" w:hAnsi="Arial" w:cs="Arial"/>
              <w:sz w:val="22"/>
              <w:szCs w:val="22"/>
            </w:rPr>
            <w:tab/>
            <w:t xml:space="preserve">Parks, W. P., Casazza, A. M., Alcott, J. &amp; Melnick, J. L. ADENO-ASSOCIATED SATELLITE VIRUS INTERFERENCE WITH THE REPLICATION OF ITS HELPER ADENOVIRUS. </w:t>
          </w:r>
          <w:r w:rsidRPr="006264D3">
            <w:rPr>
              <w:rFonts w:ascii="Arial" w:eastAsia="Times New Roman" w:hAnsi="Arial" w:cs="Arial"/>
              <w:i/>
              <w:iCs/>
              <w:sz w:val="22"/>
              <w:szCs w:val="22"/>
            </w:rPr>
            <w:t>J Exp Med</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127</w:t>
          </w:r>
          <w:r w:rsidRPr="006264D3">
            <w:rPr>
              <w:rFonts w:ascii="Arial" w:eastAsia="Times New Roman" w:hAnsi="Arial" w:cs="Arial"/>
              <w:sz w:val="22"/>
              <w:szCs w:val="22"/>
            </w:rPr>
            <w:t>, 91–108 (1968).</w:t>
          </w:r>
        </w:p>
        <w:p w14:paraId="5643CA9C" w14:textId="77777777" w:rsidR="00A46342" w:rsidRPr="006264D3" w:rsidRDefault="00A46342">
          <w:pPr>
            <w:autoSpaceDE w:val="0"/>
            <w:autoSpaceDN w:val="0"/>
            <w:ind w:hanging="640"/>
            <w:divId w:val="1618949532"/>
            <w:rPr>
              <w:rFonts w:ascii="Arial" w:eastAsia="Times New Roman" w:hAnsi="Arial" w:cs="Arial"/>
              <w:sz w:val="22"/>
              <w:szCs w:val="22"/>
            </w:rPr>
          </w:pPr>
          <w:r w:rsidRPr="006264D3">
            <w:rPr>
              <w:rFonts w:ascii="Arial" w:eastAsia="Times New Roman" w:hAnsi="Arial" w:cs="Arial"/>
              <w:sz w:val="22"/>
              <w:szCs w:val="22"/>
            </w:rPr>
            <w:t>28.</w:t>
          </w:r>
          <w:r w:rsidRPr="006264D3">
            <w:rPr>
              <w:rFonts w:ascii="Arial" w:eastAsia="Times New Roman" w:hAnsi="Arial" w:cs="Arial"/>
              <w:sz w:val="22"/>
              <w:szCs w:val="22"/>
            </w:rPr>
            <w:tab/>
            <w:t xml:space="preserve">McDonald, S. M., Nelson, M. I., Turner, P. E. &amp; Patton, J. T. Reassortment in segmented RNA viruses: Mechanisms and outcomes. </w:t>
          </w:r>
          <w:r w:rsidRPr="006264D3">
            <w:rPr>
              <w:rFonts w:ascii="Arial" w:eastAsia="Times New Roman" w:hAnsi="Arial" w:cs="Arial"/>
              <w:i/>
              <w:iCs/>
              <w:sz w:val="22"/>
              <w:szCs w:val="22"/>
            </w:rPr>
            <w:t>Nature Reviews Microbiology</w:t>
          </w:r>
          <w:r w:rsidRPr="006264D3">
            <w:rPr>
              <w:rFonts w:ascii="Arial" w:eastAsia="Times New Roman" w:hAnsi="Arial" w:cs="Arial"/>
              <w:sz w:val="22"/>
              <w:szCs w:val="22"/>
            </w:rPr>
            <w:t xml:space="preserve"> vol. 14 448–460 Preprint at https://doi.org/10.1038/nrmicro.2016.46 (2016).</w:t>
          </w:r>
        </w:p>
        <w:p w14:paraId="01C0A86E" w14:textId="77777777" w:rsidR="00A46342" w:rsidRPr="006264D3" w:rsidRDefault="00A46342">
          <w:pPr>
            <w:autoSpaceDE w:val="0"/>
            <w:autoSpaceDN w:val="0"/>
            <w:ind w:hanging="640"/>
            <w:divId w:val="2112778499"/>
            <w:rPr>
              <w:rFonts w:ascii="Arial" w:eastAsia="Times New Roman" w:hAnsi="Arial" w:cs="Arial"/>
              <w:sz w:val="22"/>
              <w:szCs w:val="22"/>
            </w:rPr>
          </w:pPr>
          <w:r w:rsidRPr="006264D3">
            <w:rPr>
              <w:rFonts w:ascii="Arial" w:eastAsia="Times New Roman" w:hAnsi="Arial" w:cs="Arial"/>
              <w:sz w:val="22"/>
              <w:szCs w:val="22"/>
            </w:rPr>
            <w:t>29.</w:t>
          </w:r>
          <w:r w:rsidRPr="006264D3">
            <w:rPr>
              <w:rFonts w:ascii="Arial" w:eastAsia="Times New Roman" w:hAnsi="Arial" w:cs="Arial"/>
              <w:sz w:val="22"/>
              <w:szCs w:val="22"/>
            </w:rPr>
            <w:tab/>
            <w:t xml:space="preserve">Cao, C., Magwire, M. M., Bayer, F. &amp; </w:t>
          </w:r>
          <w:proofErr w:type="spellStart"/>
          <w:r w:rsidRPr="006264D3">
            <w:rPr>
              <w:rFonts w:ascii="Arial" w:eastAsia="Times New Roman" w:hAnsi="Arial" w:cs="Arial"/>
              <w:sz w:val="22"/>
              <w:szCs w:val="22"/>
            </w:rPr>
            <w:t>Jiggins</w:t>
          </w:r>
          <w:proofErr w:type="spellEnd"/>
          <w:r w:rsidRPr="006264D3">
            <w:rPr>
              <w:rFonts w:ascii="Arial" w:eastAsia="Times New Roman" w:hAnsi="Arial" w:cs="Arial"/>
              <w:sz w:val="22"/>
              <w:szCs w:val="22"/>
            </w:rPr>
            <w:t xml:space="preserve">, F. M. A Polymorphism in the Processing Body Component Ge-1 Controls Resistance to a Naturally Occurring Rhabdovirus in Drosophila. </w:t>
          </w:r>
          <w:proofErr w:type="spellStart"/>
          <w:r w:rsidRPr="006264D3">
            <w:rPr>
              <w:rFonts w:ascii="Arial" w:eastAsia="Times New Roman" w:hAnsi="Arial" w:cs="Arial"/>
              <w:i/>
              <w:iCs/>
              <w:sz w:val="22"/>
              <w:szCs w:val="22"/>
            </w:rPr>
            <w:t>PLoS</w:t>
          </w:r>
          <w:proofErr w:type="spellEnd"/>
          <w:r w:rsidRPr="006264D3">
            <w:rPr>
              <w:rFonts w:ascii="Arial" w:eastAsia="Times New Roman" w:hAnsi="Arial" w:cs="Arial"/>
              <w:i/>
              <w:iCs/>
              <w:sz w:val="22"/>
              <w:szCs w:val="22"/>
            </w:rPr>
            <w:t xml:space="preserve"> </w:t>
          </w:r>
          <w:proofErr w:type="spellStart"/>
          <w:r w:rsidRPr="006264D3">
            <w:rPr>
              <w:rFonts w:ascii="Arial" w:eastAsia="Times New Roman" w:hAnsi="Arial" w:cs="Arial"/>
              <w:i/>
              <w:iCs/>
              <w:sz w:val="22"/>
              <w:szCs w:val="22"/>
            </w:rPr>
            <w:t>Pathog</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12</w:t>
          </w:r>
          <w:r w:rsidRPr="006264D3">
            <w:rPr>
              <w:rFonts w:ascii="Arial" w:eastAsia="Times New Roman" w:hAnsi="Arial" w:cs="Arial"/>
              <w:sz w:val="22"/>
              <w:szCs w:val="22"/>
            </w:rPr>
            <w:t>, e1005387 (2016).</w:t>
          </w:r>
        </w:p>
        <w:p w14:paraId="570A2AB3" w14:textId="77777777" w:rsidR="00A46342" w:rsidRPr="006264D3" w:rsidRDefault="00A46342">
          <w:pPr>
            <w:autoSpaceDE w:val="0"/>
            <w:autoSpaceDN w:val="0"/>
            <w:ind w:hanging="640"/>
            <w:divId w:val="205334978"/>
            <w:rPr>
              <w:rFonts w:ascii="Arial" w:eastAsia="Times New Roman" w:hAnsi="Arial" w:cs="Arial"/>
              <w:sz w:val="22"/>
              <w:szCs w:val="22"/>
            </w:rPr>
          </w:pPr>
          <w:r w:rsidRPr="006264D3">
            <w:rPr>
              <w:rFonts w:ascii="Arial" w:eastAsia="Times New Roman" w:hAnsi="Arial" w:cs="Arial"/>
              <w:sz w:val="22"/>
              <w:szCs w:val="22"/>
            </w:rPr>
            <w:t>30.</w:t>
          </w:r>
          <w:r w:rsidRPr="006264D3">
            <w:rPr>
              <w:rFonts w:ascii="Arial" w:eastAsia="Times New Roman" w:hAnsi="Arial" w:cs="Arial"/>
              <w:sz w:val="22"/>
              <w:szCs w:val="22"/>
            </w:rPr>
            <w:tab/>
            <w:t xml:space="preserve">Martin, M. </w:t>
          </w:r>
          <w:proofErr w:type="spellStart"/>
          <w:r w:rsidRPr="006264D3">
            <w:rPr>
              <w:rFonts w:ascii="Arial" w:eastAsia="Times New Roman" w:hAnsi="Arial" w:cs="Arial"/>
              <w:sz w:val="22"/>
              <w:szCs w:val="22"/>
            </w:rPr>
            <w:t>Cutadapt</w:t>
          </w:r>
          <w:proofErr w:type="spellEnd"/>
          <w:r w:rsidRPr="006264D3">
            <w:rPr>
              <w:rFonts w:ascii="Arial" w:eastAsia="Times New Roman" w:hAnsi="Arial" w:cs="Arial"/>
              <w:sz w:val="22"/>
              <w:szCs w:val="22"/>
            </w:rPr>
            <w:t xml:space="preserve"> Removes Adapter Sequences From High-Throughput Sequencing Reads. </w:t>
          </w:r>
          <w:proofErr w:type="spellStart"/>
          <w:r w:rsidRPr="006264D3">
            <w:rPr>
              <w:rFonts w:ascii="Arial" w:eastAsia="Times New Roman" w:hAnsi="Arial" w:cs="Arial"/>
              <w:i/>
              <w:iCs/>
              <w:sz w:val="22"/>
              <w:szCs w:val="22"/>
            </w:rPr>
            <w:t>EMBnet</w:t>
          </w:r>
          <w:proofErr w:type="spellEnd"/>
          <w:r w:rsidRPr="006264D3">
            <w:rPr>
              <w:rFonts w:ascii="Arial" w:eastAsia="Times New Roman" w:hAnsi="Arial" w:cs="Arial"/>
              <w:i/>
              <w:iCs/>
              <w:sz w:val="22"/>
              <w:szCs w:val="22"/>
            </w:rPr>
            <w:t xml:space="preserve"> J</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17</w:t>
          </w:r>
          <w:r w:rsidRPr="006264D3">
            <w:rPr>
              <w:rFonts w:ascii="Arial" w:eastAsia="Times New Roman" w:hAnsi="Arial" w:cs="Arial"/>
              <w:sz w:val="22"/>
              <w:szCs w:val="22"/>
            </w:rPr>
            <w:t>, 10–12 (2011).</w:t>
          </w:r>
        </w:p>
        <w:p w14:paraId="3C14EB59" w14:textId="77777777" w:rsidR="00A46342" w:rsidRPr="006264D3" w:rsidRDefault="00A46342">
          <w:pPr>
            <w:autoSpaceDE w:val="0"/>
            <w:autoSpaceDN w:val="0"/>
            <w:ind w:hanging="640"/>
            <w:divId w:val="1720131069"/>
            <w:rPr>
              <w:rFonts w:ascii="Arial" w:eastAsia="Times New Roman" w:hAnsi="Arial" w:cs="Arial"/>
              <w:sz w:val="22"/>
              <w:szCs w:val="22"/>
            </w:rPr>
          </w:pPr>
          <w:r w:rsidRPr="006264D3">
            <w:rPr>
              <w:rFonts w:ascii="Arial" w:eastAsia="Times New Roman" w:hAnsi="Arial" w:cs="Arial"/>
              <w:sz w:val="22"/>
              <w:szCs w:val="22"/>
            </w:rPr>
            <w:t>31.</w:t>
          </w:r>
          <w:r w:rsidRPr="006264D3">
            <w:rPr>
              <w:rFonts w:ascii="Arial" w:eastAsia="Times New Roman" w:hAnsi="Arial" w:cs="Arial"/>
              <w:sz w:val="22"/>
              <w:szCs w:val="22"/>
            </w:rPr>
            <w:tab/>
            <w:t xml:space="preserve">Andrews, S.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w:t>
          </w:r>
          <w:proofErr w:type="spellStart"/>
          <w:r w:rsidRPr="006264D3">
            <w:rPr>
              <w:rFonts w:ascii="Arial" w:eastAsia="Times New Roman" w:hAnsi="Arial" w:cs="Arial"/>
              <w:sz w:val="22"/>
              <w:szCs w:val="22"/>
            </w:rPr>
            <w:t>FastQC</w:t>
          </w:r>
          <w:proofErr w:type="spellEnd"/>
          <w:r w:rsidRPr="006264D3">
            <w:rPr>
              <w:rFonts w:ascii="Arial" w:eastAsia="Times New Roman" w:hAnsi="Arial" w:cs="Arial"/>
              <w:sz w:val="22"/>
              <w:szCs w:val="22"/>
            </w:rPr>
            <w:t>: a quality control tool for high throughput sequence data. https://qubeshub.org/resources/fastqc (2012).</w:t>
          </w:r>
        </w:p>
        <w:p w14:paraId="09958968" w14:textId="77777777" w:rsidR="00A46342" w:rsidRPr="006264D3" w:rsidRDefault="00A46342">
          <w:pPr>
            <w:autoSpaceDE w:val="0"/>
            <w:autoSpaceDN w:val="0"/>
            <w:ind w:hanging="640"/>
            <w:divId w:val="1308627009"/>
            <w:rPr>
              <w:rFonts w:ascii="Arial" w:eastAsia="Times New Roman" w:hAnsi="Arial" w:cs="Arial"/>
              <w:sz w:val="22"/>
              <w:szCs w:val="22"/>
            </w:rPr>
          </w:pPr>
          <w:r w:rsidRPr="006264D3">
            <w:rPr>
              <w:rFonts w:ascii="Arial" w:eastAsia="Times New Roman" w:hAnsi="Arial" w:cs="Arial"/>
              <w:sz w:val="22"/>
              <w:szCs w:val="22"/>
            </w:rPr>
            <w:t>32.</w:t>
          </w:r>
          <w:r w:rsidRPr="006264D3">
            <w:rPr>
              <w:rFonts w:ascii="Arial" w:eastAsia="Times New Roman" w:hAnsi="Arial" w:cs="Arial"/>
              <w:sz w:val="22"/>
              <w:szCs w:val="22"/>
            </w:rPr>
            <w:tab/>
            <w:t xml:space="preserve">Langmead, B. &amp; Salzberg, S. L. Fast gapped-read alignment with Bowtie 2. </w:t>
          </w:r>
          <w:r w:rsidRPr="006264D3">
            <w:rPr>
              <w:rFonts w:ascii="Arial" w:eastAsia="Times New Roman" w:hAnsi="Arial" w:cs="Arial"/>
              <w:i/>
              <w:iCs/>
              <w:sz w:val="22"/>
              <w:szCs w:val="22"/>
            </w:rPr>
            <w:t>Nat Methods</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9</w:t>
          </w:r>
          <w:r w:rsidRPr="006264D3">
            <w:rPr>
              <w:rFonts w:ascii="Arial" w:eastAsia="Times New Roman" w:hAnsi="Arial" w:cs="Arial"/>
              <w:sz w:val="22"/>
              <w:szCs w:val="22"/>
            </w:rPr>
            <w:t>, 357–359 (2012).</w:t>
          </w:r>
        </w:p>
        <w:p w14:paraId="48C5069D" w14:textId="77777777" w:rsidR="00A46342" w:rsidRPr="006264D3" w:rsidRDefault="00A46342">
          <w:pPr>
            <w:autoSpaceDE w:val="0"/>
            <w:autoSpaceDN w:val="0"/>
            <w:ind w:hanging="640"/>
            <w:divId w:val="383718939"/>
            <w:rPr>
              <w:rFonts w:ascii="Arial" w:eastAsia="Times New Roman" w:hAnsi="Arial" w:cs="Arial"/>
              <w:sz w:val="22"/>
              <w:szCs w:val="22"/>
            </w:rPr>
          </w:pPr>
          <w:r w:rsidRPr="006264D3">
            <w:rPr>
              <w:rFonts w:ascii="Arial" w:eastAsia="Times New Roman" w:hAnsi="Arial" w:cs="Arial"/>
              <w:sz w:val="22"/>
              <w:szCs w:val="22"/>
            </w:rPr>
            <w:t>33.</w:t>
          </w:r>
          <w:r w:rsidRPr="006264D3">
            <w:rPr>
              <w:rFonts w:ascii="Arial" w:eastAsia="Times New Roman" w:hAnsi="Arial" w:cs="Arial"/>
              <w:sz w:val="22"/>
              <w:szCs w:val="22"/>
            </w:rPr>
            <w:tab/>
          </w:r>
          <w:proofErr w:type="spellStart"/>
          <w:r w:rsidRPr="006264D3">
            <w:rPr>
              <w:rFonts w:ascii="Arial" w:eastAsia="Times New Roman" w:hAnsi="Arial" w:cs="Arial"/>
              <w:sz w:val="22"/>
              <w:szCs w:val="22"/>
            </w:rPr>
            <w:t>Prjibelski</w:t>
          </w:r>
          <w:proofErr w:type="spellEnd"/>
          <w:r w:rsidRPr="006264D3">
            <w:rPr>
              <w:rFonts w:ascii="Arial" w:eastAsia="Times New Roman" w:hAnsi="Arial" w:cs="Arial"/>
              <w:sz w:val="22"/>
              <w:szCs w:val="22"/>
            </w:rPr>
            <w:t xml:space="preserve">, A., Antipov, D., Meleshko, D., Lapidus, A. &amp; </w:t>
          </w:r>
          <w:proofErr w:type="spellStart"/>
          <w:r w:rsidRPr="006264D3">
            <w:rPr>
              <w:rFonts w:ascii="Arial" w:eastAsia="Times New Roman" w:hAnsi="Arial" w:cs="Arial"/>
              <w:sz w:val="22"/>
              <w:szCs w:val="22"/>
            </w:rPr>
            <w:t>Korobeynikov</w:t>
          </w:r>
          <w:proofErr w:type="spellEnd"/>
          <w:r w:rsidRPr="006264D3">
            <w:rPr>
              <w:rFonts w:ascii="Arial" w:eastAsia="Times New Roman" w:hAnsi="Arial" w:cs="Arial"/>
              <w:sz w:val="22"/>
              <w:szCs w:val="22"/>
            </w:rPr>
            <w:t xml:space="preserve">, A. Using </w:t>
          </w:r>
          <w:proofErr w:type="spellStart"/>
          <w:r w:rsidRPr="006264D3">
            <w:rPr>
              <w:rFonts w:ascii="Arial" w:eastAsia="Times New Roman" w:hAnsi="Arial" w:cs="Arial"/>
              <w:sz w:val="22"/>
              <w:szCs w:val="22"/>
            </w:rPr>
            <w:t>SPAdes</w:t>
          </w:r>
          <w:proofErr w:type="spellEnd"/>
          <w:r w:rsidRPr="006264D3">
            <w:rPr>
              <w:rFonts w:ascii="Arial" w:eastAsia="Times New Roman" w:hAnsi="Arial" w:cs="Arial"/>
              <w:sz w:val="22"/>
              <w:szCs w:val="22"/>
            </w:rPr>
            <w:t xml:space="preserve"> De Novo Assembler. </w:t>
          </w:r>
          <w:r w:rsidRPr="006264D3">
            <w:rPr>
              <w:rFonts w:ascii="Arial" w:eastAsia="Times New Roman" w:hAnsi="Arial" w:cs="Arial"/>
              <w:i/>
              <w:iCs/>
              <w:sz w:val="22"/>
              <w:szCs w:val="22"/>
            </w:rPr>
            <w:t xml:space="preserve">Curr </w:t>
          </w:r>
          <w:proofErr w:type="spellStart"/>
          <w:r w:rsidRPr="006264D3">
            <w:rPr>
              <w:rFonts w:ascii="Arial" w:eastAsia="Times New Roman" w:hAnsi="Arial" w:cs="Arial"/>
              <w:i/>
              <w:iCs/>
              <w:sz w:val="22"/>
              <w:szCs w:val="22"/>
            </w:rPr>
            <w:t>Protoc</w:t>
          </w:r>
          <w:proofErr w:type="spellEnd"/>
          <w:r w:rsidRPr="006264D3">
            <w:rPr>
              <w:rFonts w:ascii="Arial" w:eastAsia="Times New Roman" w:hAnsi="Arial" w:cs="Arial"/>
              <w:i/>
              <w:iCs/>
              <w:sz w:val="22"/>
              <w:szCs w:val="22"/>
            </w:rPr>
            <w:t xml:space="preserve"> Bioinformatics</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70</w:t>
          </w:r>
          <w:r w:rsidRPr="006264D3">
            <w:rPr>
              <w:rFonts w:ascii="Arial" w:eastAsia="Times New Roman" w:hAnsi="Arial" w:cs="Arial"/>
              <w:sz w:val="22"/>
              <w:szCs w:val="22"/>
            </w:rPr>
            <w:t>, e102 (2020).</w:t>
          </w:r>
        </w:p>
        <w:p w14:paraId="499B98D7" w14:textId="77777777" w:rsidR="00A46342" w:rsidRPr="006264D3" w:rsidRDefault="00A46342">
          <w:pPr>
            <w:autoSpaceDE w:val="0"/>
            <w:autoSpaceDN w:val="0"/>
            <w:ind w:hanging="640"/>
            <w:divId w:val="54132774"/>
            <w:rPr>
              <w:rFonts w:ascii="Arial" w:eastAsia="Times New Roman" w:hAnsi="Arial" w:cs="Arial"/>
              <w:sz w:val="22"/>
              <w:szCs w:val="22"/>
            </w:rPr>
          </w:pPr>
          <w:r w:rsidRPr="006264D3">
            <w:rPr>
              <w:rFonts w:ascii="Arial" w:eastAsia="Times New Roman" w:hAnsi="Arial" w:cs="Arial"/>
              <w:sz w:val="22"/>
              <w:szCs w:val="22"/>
            </w:rPr>
            <w:t>34.</w:t>
          </w:r>
          <w:r w:rsidRPr="006264D3">
            <w:rPr>
              <w:rFonts w:ascii="Arial" w:eastAsia="Times New Roman" w:hAnsi="Arial" w:cs="Arial"/>
              <w:sz w:val="22"/>
              <w:szCs w:val="22"/>
            </w:rPr>
            <w:tab/>
            <w:t xml:space="preserve">Li, H. &amp; Durbin, R. Fast and accurate long-read alignment with Burrows-Wheeler transform. </w:t>
          </w:r>
          <w:r w:rsidRPr="006264D3">
            <w:rPr>
              <w:rFonts w:ascii="Arial" w:eastAsia="Times New Roman" w:hAnsi="Arial" w:cs="Arial"/>
              <w:i/>
              <w:iCs/>
              <w:sz w:val="22"/>
              <w:szCs w:val="22"/>
            </w:rPr>
            <w:t>Bioinformatics</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26</w:t>
          </w:r>
          <w:r w:rsidRPr="006264D3">
            <w:rPr>
              <w:rFonts w:ascii="Arial" w:eastAsia="Times New Roman" w:hAnsi="Arial" w:cs="Arial"/>
              <w:sz w:val="22"/>
              <w:szCs w:val="22"/>
            </w:rPr>
            <w:t>, 589–595 (2010).</w:t>
          </w:r>
        </w:p>
        <w:p w14:paraId="714347D8" w14:textId="77777777" w:rsidR="00A46342" w:rsidRPr="006264D3" w:rsidRDefault="00A46342">
          <w:pPr>
            <w:autoSpaceDE w:val="0"/>
            <w:autoSpaceDN w:val="0"/>
            <w:ind w:hanging="640"/>
            <w:divId w:val="919173870"/>
            <w:rPr>
              <w:rFonts w:ascii="Arial" w:eastAsia="Times New Roman" w:hAnsi="Arial" w:cs="Arial"/>
              <w:sz w:val="22"/>
              <w:szCs w:val="22"/>
            </w:rPr>
          </w:pPr>
          <w:r w:rsidRPr="006264D3">
            <w:rPr>
              <w:rFonts w:ascii="Arial" w:eastAsia="Times New Roman" w:hAnsi="Arial" w:cs="Arial"/>
              <w:sz w:val="22"/>
              <w:szCs w:val="22"/>
            </w:rPr>
            <w:t>35.</w:t>
          </w:r>
          <w:r w:rsidRPr="006264D3">
            <w:rPr>
              <w:rFonts w:ascii="Arial" w:eastAsia="Times New Roman" w:hAnsi="Arial" w:cs="Arial"/>
              <w:sz w:val="22"/>
              <w:szCs w:val="22"/>
            </w:rPr>
            <w:tab/>
            <w:t xml:space="preserve">Katoh, K. &amp; </w:t>
          </w:r>
          <w:proofErr w:type="spellStart"/>
          <w:r w:rsidRPr="006264D3">
            <w:rPr>
              <w:rFonts w:ascii="Arial" w:eastAsia="Times New Roman" w:hAnsi="Arial" w:cs="Arial"/>
              <w:sz w:val="22"/>
              <w:szCs w:val="22"/>
            </w:rPr>
            <w:t>Standley</w:t>
          </w:r>
          <w:proofErr w:type="spellEnd"/>
          <w:r w:rsidRPr="006264D3">
            <w:rPr>
              <w:rFonts w:ascii="Arial" w:eastAsia="Times New Roman" w:hAnsi="Arial" w:cs="Arial"/>
              <w:sz w:val="22"/>
              <w:szCs w:val="22"/>
            </w:rPr>
            <w:t xml:space="preserve">, D. M. MAFFT multiple sequence alignment software version 7: Improvements in performance and usability. </w:t>
          </w:r>
          <w:r w:rsidRPr="006264D3">
            <w:rPr>
              <w:rFonts w:ascii="Arial" w:eastAsia="Times New Roman" w:hAnsi="Arial" w:cs="Arial"/>
              <w:i/>
              <w:iCs/>
              <w:sz w:val="22"/>
              <w:szCs w:val="22"/>
            </w:rPr>
            <w:t xml:space="preserve">Mol Biol </w:t>
          </w:r>
          <w:proofErr w:type="spellStart"/>
          <w:r w:rsidRPr="006264D3">
            <w:rPr>
              <w:rFonts w:ascii="Arial" w:eastAsia="Times New Roman" w:hAnsi="Arial" w:cs="Arial"/>
              <w:i/>
              <w:iCs/>
              <w:sz w:val="22"/>
              <w:szCs w:val="22"/>
            </w:rPr>
            <w:t>Evol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30</w:t>
          </w:r>
          <w:r w:rsidRPr="006264D3">
            <w:rPr>
              <w:rFonts w:ascii="Arial" w:eastAsia="Times New Roman" w:hAnsi="Arial" w:cs="Arial"/>
              <w:sz w:val="22"/>
              <w:szCs w:val="22"/>
            </w:rPr>
            <w:t>, 772–780 (2013).</w:t>
          </w:r>
        </w:p>
        <w:p w14:paraId="3D281E35" w14:textId="77777777" w:rsidR="00A46342" w:rsidRPr="006264D3" w:rsidRDefault="00A46342">
          <w:pPr>
            <w:autoSpaceDE w:val="0"/>
            <w:autoSpaceDN w:val="0"/>
            <w:ind w:hanging="640"/>
            <w:divId w:val="334041101"/>
            <w:rPr>
              <w:rFonts w:ascii="Arial" w:eastAsia="Times New Roman" w:hAnsi="Arial" w:cs="Arial"/>
              <w:sz w:val="22"/>
              <w:szCs w:val="22"/>
            </w:rPr>
          </w:pPr>
          <w:r w:rsidRPr="006264D3">
            <w:rPr>
              <w:rFonts w:ascii="Arial" w:eastAsia="Times New Roman" w:hAnsi="Arial" w:cs="Arial"/>
              <w:sz w:val="22"/>
              <w:szCs w:val="22"/>
            </w:rPr>
            <w:t>36.</w:t>
          </w:r>
          <w:r w:rsidRPr="006264D3">
            <w:rPr>
              <w:rFonts w:ascii="Arial" w:eastAsia="Times New Roman" w:hAnsi="Arial" w:cs="Arial"/>
              <w:sz w:val="22"/>
              <w:szCs w:val="22"/>
            </w:rPr>
            <w:tab/>
            <w:t xml:space="preserve">Nguyen, L. T., Schmidt, H. A., Von Haeseler, A. &amp; Minh, B. Q. IQ-TREE: A fast and effective stochastic algorithm for estimating maximum-likelihood phylogenies. </w:t>
          </w:r>
          <w:r w:rsidRPr="006264D3">
            <w:rPr>
              <w:rFonts w:ascii="Arial" w:eastAsia="Times New Roman" w:hAnsi="Arial" w:cs="Arial"/>
              <w:i/>
              <w:iCs/>
              <w:sz w:val="22"/>
              <w:szCs w:val="22"/>
            </w:rPr>
            <w:t xml:space="preserve">Mol Biol </w:t>
          </w:r>
          <w:proofErr w:type="spellStart"/>
          <w:r w:rsidRPr="006264D3">
            <w:rPr>
              <w:rFonts w:ascii="Arial" w:eastAsia="Times New Roman" w:hAnsi="Arial" w:cs="Arial"/>
              <w:i/>
              <w:iCs/>
              <w:sz w:val="22"/>
              <w:szCs w:val="22"/>
            </w:rPr>
            <w:t>Evol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32</w:t>
          </w:r>
          <w:r w:rsidRPr="006264D3">
            <w:rPr>
              <w:rFonts w:ascii="Arial" w:eastAsia="Times New Roman" w:hAnsi="Arial" w:cs="Arial"/>
              <w:sz w:val="22"/>
              <w:szCs w:val="22"/>
            </w:rPr>
            <w:t>, 268–274 (2015).</w:t>
          </w:r>
        </w:p>
        <w:p w14:paraId="471BB0F1" w14:textId="77777777" w:rsidR="00A46342" w:rsidRPr="006264D3" w:rsidRDefault="00A46342">
          <w:pPr>
            <w:autoSpaceDE w:val="0"/>
            <w:autoSpaceDN w:val="0"/>
            <w:ind w:hanging="640"/>
            <w:divId w:val="1727948461"/>
            <w:rPr>
              <w:rFonts w:ascii="Arial" w:eastAsia="Times New Roman" w:hAnsi="Arial" w:cs="Arial"/>
              <w:sz w:val="22"/>
              <w:szCs w:val="22"/>
            </w:rPr>
          </w:pPr>
          <w:r w:rsidRPr="006264D3">
            <w:rPr>
              <w:rFonts w:ascii="Arial" w:eastAsia="Times New Roman" w:hAnsi="Arial" w:cs="Arial"/>
              <w:sz w:val="22"/>
              <w:szCs w:val="22"/>
            </w:rPr>
            <w:t>37.</w:t>
          </w:r>
          <w:r w:rsidRPr="006264D3">
            <w:rPr>
              <w:rFonts w:ascii="Arial" w:eastAsia="Times New Roman" w:hAnsi="Arial" w:cs="Arial"/>
              <w:sz w:val="22"/>
              <w:szCs w:val="22"/>
            </w:rPr>
            <w:tab/>
          </w:r>
          <w:proofErr w:type="spellStart"/>
          <w:r w:rsidRPr="006264D3">
            <w:rPr>
              <w:rFonts w:ascii="Arial" w:eastAsia="Times New Roman" w:hAnsi="Arial" w:cs="Arial"/>
              <w:sz w:val="22"/>
              <w:szCs w:val="22"/>
            </w:rPr>
            <w:t>Letunic</w:t>
          </w:r>
          <w:proofErr w:type="spellEnd"/>
          <w:r w:rsidRPr="006264D3">
            <w:rPr>
              <w:rFonts w:ascii="Arial" w:eastAsia="Times New Roman" w:hAnsi="Arial" w:cs="Arial"/>
              <w:sz w:val="22"/>
              <w:szCs w:val="22"/>
            </w:rPr>
            <w:t>, I. &amp; Bork, P. Interactive Tree of Life (</w:t>
          </w:r>
          <w:proofErr w:type="spellStart"/>
          <w:r w:rsidRPr="006264D3">
            <w:rPr>
              <w:rFonts w:ascii="Arial" w:eastAsia="Times New Roman" w:hAnsi="Arial" w:cs="Arial"/>
              <w:sz w:val="22"/>
              <w:szCs w:val="22"/>
            </w:rPr>
            <w:t>iTOL</w:t>
          </w:r>
          <w:proofErr w:type="spellEnd"/>
          <w:r w:rsidRPr="006264D3">
            <w:rPr>
              <w:rFonts w:ascii="Arial" w:eastAsia="Times New Roman" w:hAnsi="Arial" w:cs="Arial"/>
              <w:sz w:val="22"/>
              <w:szCs w:val="22"/>
            </w:rPr>
            <w:t xml:space="preserve">) v6: recent updates to the phylogenetic tree display and annotation tool. </w:t>
          </w:r>
          <w:r w:rsidRPr="006264D3">
            <w:rPr>
              <w:rFonts w:ascii="Arial" w:eastAsia="Times New Roman" w:hAnsi="Arial" w:cs="Arial"/>
              <w:i/>
              <w:iCs/>
              <w:sz w:val="22"/>
              <w:szCs w:val="22"/>
            </w:rPr>
            <w:t>Nucleic Acids Res</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52</w:t>
          </w:r>
          <w:r w:rsidRPr="006264D3">
            <w:rPr>
              <w:rFonts w:ascii="Arial" w:eastAsia="Times New Roman" w:hAnsi="Arial" w:cs="Arial"/>
              <w:sz w:val="22"/>
              <w:szCs w:val="22"/>
            </w:rPr>
            <w:t>, W78–W82 (2024).</w:t>
          </w:r>
        </w:p>
        <w:p w14:paraId="0C5FF7A7" w14:textId="77777777" w:rsidR="00A46342" w:rsidRPr="006264D3" w:rsidRDefault="00A46342">
          <w:pPr>
            <w:autoSpaceDE w:val="0"/>
            <w:autoSpaceDN w:val="0"/>
            <w:ind w:hanging="640"/>
            <w:divId w:val="890457680"/>
            <w:rPr>
              <w:rFonts w:ascii="Arial" w:eastAsia="Times New Roman" w:hAnsi="Arial" w:cs="Arial"/>
              <w:sz w:val="22"/>
              <w:szCs w:val="22"/>
            </w:rPr>
          </w:pPr>
          <w:r w:rsidRPr="006264D3">
            <w:rPr>
              <w:rFonts w:ascii="Arial" w:eastAsia="Times New Roman" w:hAnsi="Arial" w:cs="Arial"/>
              <w:sz w:val="22"/>
              <w:szCs w:val="22"/>
            </w:rPr>
            <w:t>38.</w:t>
          </w:r>
          <w:r w:rsidRPr="006264D3">
            <w:rPr>
              <w:rFonts w:ascii="Arial" w:eastAsia="Times New Roman" w:hAnsi="Arial" w:cs="Arial"/>
              <w:sz w:val="22"/>
              <w:szCs w:val="22"/>
            </w:rPr>
            <w:tab/>
            <w:t xml:space="preserve">Weaver, S.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w:t>
          </w:r>
          <w:proofErr w:type="spellStart"/>
          <w:r w:rsidRPr="006264D3">
            <w:rPr>
              <w:rFonts w:ascii="Arial" w:eastAsia="Times New Roman" w:hAnsi="Arial" w:cs="Arial"/>
              <w:sz w:val="22"/>
              <w:szCs w:val="22"/>
            </w:rPr>
            <w:t>Datamonkey</w:t>
          </w:r>
          <w:proofErr w:type="spellEnd"/>
          <w:r w:rsidRPr="006264D3">
            <w:rPr>
              <w:rFonts w:ascii="Arial" w:eastAsia="Times New Roman" w:hAnsi="Arial" w:cs="Arial"/>
              <w:sz w:val="22"/>
              <w:szCs w:val="22"/>
            </w:rPr>
            <w:t xml:space="preserve"> 2.0: A Modern Web Application for Characterizing Selective and Other Evolutionary Processes. </w:t>
          </w:r>
          <w:r w:rsidRPr="006264D3">
            <w:rPr>
              <w:rFonts w:ascii="Arial" w:eastAsia="Times New Roman" w:hAnsi="Arial" w:cs="Arial"/>
              <w:i/>
              <w:iCs/>
              <w:sz w:val="22"/>
              <w:szCs w:val="22"/>
            </w:rPr>
            <w:t xml:space="preserve">Mol Biol </w:t>
          </w:r>
          <w:proofErr w:type="spellStart"/>
          <w:r w:rsidRPr="006264D3">
            <w:rPr>
              <w:rFonts w:ascii="Arial" w:eastAsia="Times New Roman" w:hAnsi="Arial" w:cs="Arial"/>
              <w:i/>
              <w:iCs/>
              <w:sz w:val="22"/>
              <w:szCs w:val="22"/>
            </w:rPr>
            <w:t>Evol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35</w:t>
          </w:r>
          <w:r w:rsidRPr="006264D3">
            <w:rPr>
              <w:rFonts w:ascii="Arial" w:eastAsia="Times New Roman" w:hAnsi="Arial" w:cs="Arial"/>
              <w:sz w:val="22"/>
              <w:szCs w:val="22"/>
            </w:rPr>
            <w:t>, 773–777 (2018).</w:t>
          </w:r>
        </w:p>
        <w:p w14:paraId="58AC7CEF" w14:textId="77777777" w:rsidR="00A46342" w:rsidRPr="006264D3" w:rsidRDefault="00A46342">
          <w:pPr>
            <w:autoSpaceDE w:val="0"/>
            <w:autoSpaceDN w:val="0"/>
            <w:ind w:hanging="640"/>
            <w:divId w:val="1586451731"/>
            <w:rPr>
              <w:rFonts w:ascii="Arial" w:eastAsia="Times New Roman" w:hAnsi="Arial" w:cs="Arial"/>
              <w:sz w:val="22"/>
              <w:szCs w:val="22"/>
            </w:rPr>
          </w:pPr>
          <w:r w:rsidRPr="006264D3">
            <w:rPr>
              <w:rFonts w:ascii="Arial" w:eastAsia="Times New Roman" w:hAnsi="Arial" w:cs="Arial"/>
              <w:sz w:val="22"/>
              <w:szCs w:val="22"/>
            </w:rPr>
            <w:t>39.</w:t>
          </w:r>
          <w:r w:rsidRPr="006264D3">
            <w:rPr>
              <w:rFonts w:ascii="Arial" w:eastAsia="Times New Roman" w:hAnsi="Arial" w:cs="Arial"/>
              <w:sz w:val="22"/>
              <w:szCs w:val="22"/>
            </w:rPr>
            <w:tab/>
          </w:r>
          <w:proofErr w:type="spellStart"/>
          <w:r w:rsidRPr="006264D3">
            <w:rPr>
              <w:rFonts w:ascii="Arial" w:eastAsia="Times New Roman" w:hAnsi="Arial" w:cs="Arial"/>
              <w:sz w:val="22"/>
              <w:szCs w:val="22"/>
            </w:rPr>
            <w:t>Kosakovsky</w:t>
          </w:r>
          <w:proofErr w:type="spellEnd"/>
          <w:r w:rsidRPr="006264D3">
            <w:rPr>
              <w:rFonts w:ascii="Arial" w:eastAsia="Times New Roman" w:hAnsi="Arial" w:cs="Arial"/>
              <w:sz w:val="22"/>
              <w:szCs w:val="22"/>
            </w:rPr>
            <w:t xml:space="preserve"> Pond, S. L.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w:t>
          </w:r>
          <w:proofErr w:type="spellStart"/>
          <w:r w:rsidRPr="006264D3">
            <w:rPr>
              <w:rFonts w:ascii="Arial" w:eastAsia="Times New Roman" w:hAnsi="Arial" w:cs="Arial"/>
              <w:sz w:val="22"/>
              <w:szCs w:val="22"/>
            </w:rPr>
            <w:t>HyPhy</w:t>
          </w:r>
          <w:proofErr w:type="spellEnd"/>
          <w:r w:rsidRPr="006264D3">
            <w:rPr>
              <w:rFonts w:ascii="Arial" w:eastAsia="Times New Roman" w:hAnsi="Arial" w:cs="Arial"/>
              <w:sz w:val="22"/>
              <w:szCs w:val="22"/>
            </w:rPr>
            <w:t xml:space="preserve"> 2.5—A Customizable Platform for Evolutionary Hypothesis Testing Using Phylogenies. </w:t>
          </w:r>
          <w:r w:rsidRPr="006264D3">
            <w:rPr>
              <w:rFonts w:ascii="Arial" w:eastAsia="Times New Roman" w:hAnsi="Arial" w:cs="Arial"/>
              <w:i/>
              <w:iCs/>
              <w:sz w:val="22"/>
              <w:szCs w:val="22"/>
            </w:rPr>
            <w:t xml:space="preserve">Mol Biol </w:t>
          </w:r>
          <w:proofErr w:type="spellStart"/>
          <w:r w:rsidRPr="006264D3">
            <w:rPr>
              <w:rFonts w:ascii="Arial" w:eastAsia="Times New Roman" w:hAnsi="Arial" w:cs="Arial"/>
              <w:i/>
              <w:iCs/>
              <w:sz w:val="22"/>
              <w:szCs w:val="22"/>
            </w:rPr>
            <w:t>Evol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37</w:t>
          </w:r>
          <w:r w:rsidRPr="006264D3">
            <w:rPr>
              <w:rFonts w:ascii="Arial" w:eastAsia="Times New Roman" w:hAnsi="Arial" w:cs="Arial"/>
              <w:sz w:val="22"/>
              <w:szCs w:val="22"/>
            </w:rPr>
            <w:t>, 295–299 (2020).</w:t>
          </w:r>
        </w:p>
        <w:p w14:paraId="6C41D0A9" w14:textId="77777777" w:rsidR="00A46342" w:rsidRPr="006264D3" w:rsidRDefault="00A46342">
          <w:pPr>
            <w:autoSpaceDE w:val="0"/>
            <w:autoSpaceDN w:val="0"/>
            <w:ind w:hanging="640"/>
            <w:divId w:val="1686711467"/>
            <w:rPr>
              <w:rFonts w:ascii="Arial" w:eastAsia="Times New Roman" w:hAnsi="Arial" w:cs="Arial"/>
              <w:sz w:val="22"/>
              <w:szCs w:val="22"/>
            </w:rPr>
          </w:pPr>
          <w:r w:rsidRPr="006264D3">
            <w:rPr>
              <w:rFonts w:ascii="Arial" w:eastAsia="Times New Roman" w:hAnsi="Arial" w:cs="Arial"/>
              <w:sz w:val="22"/>
              <w:szCs w:val="22"/>
            </w:rPr>
            <w:t>40.</w:t>
          </w:r>
          <w:r w:rsidRPr="006264D3">
            <w:rPr>
              <w:rFonts w:ascii="Arial" w:eastAsia="Times New Roman" w:hAnsi="Arial" w:cs="Arial"/>
              <w:sz w:val="22"/>
              <w:szCs w:val="22"/>
            </w:rPr>
            <w:tab/>
            <w:t xml:space="preserve">Murrell, B.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FUBAR: A Fast, Unconstrained Bayesian </w:t>
          </w:r>
          <w:proofErr w:type="spellStart"/>
          <w:r w:rsidRPr="006264D3">
            <w:rPr>
              <w:rFonts w:ascii="Arial" w:eastAsia="Times New Roman" w:hAnsi="Arial" w:cs="Arial"/>
              <w:sz w:val="22"/>
              <w:szCs w:val="22"/>
            </w:rPr>
            <w:t>AppRoximation</w:t>
          </w:r>
          <w:proofErr w:type="spellEnd"/>
          <w:r w:rsidRPr="006264D3">
            <w:rPr>
              <w:rFonts w:ascii="Arial" w:eastAsia="Times New Roman" w:hAnsi="Arial" w:cs="Arial"/>
              <w:sz w:val="22"/>
              <w:szCs w:val="22"/>
            </w:rPr>
            <w:t xml:space="preserve"> for Inferring Selection. </w:t>
          </w:r>
          <w:r w:rsidRPr="006264D3">
            <w:rPr>
              <w:rFonts w:ascii="Arial" w:eastAsia="Times New Roman" w:hAnsi="Arial" w:cs="Arial"/>
              <w:i/>
              <w:iCs/>
              <w:sz w:val="22"/>
              <w:szCs w:val="22"/>
            </w:rPr>
            <w:t xml:space="preserve">Mol Biol </w:t>
          </w:r>
          <w:proofErr w:type="spellStart"/>
          <w:r w:rsidRPr="006264D3">
            <w:rPr>
              <w:rFonts w:ascii="Arial" w:eastAsia="Times New Roman" w:hAnsi="Arial" w:cs="Arial"/>
              <w:i/>
              <w:iCs/>
              <w:sz w:val="22"/>
              <w:szCs w:val="22"/>
            </w:rPr>
            <w:t>Evol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30</w:t>
          </w:r>
          <w:r w:rsidRPr="006264D3">
            <w:rPr>
              <w:rFonts w:ascii="Arial" w:eastAsia="Times New Roman" w:hAnsi="Arial" w:cs="Arial"/>
              <w:sz w:val="22"/>
              <w:szCs w:val="22"/>
            </w:rPr>
            <w:t>, 1196–1205 (2013).</w:t>
          </w:r>
        </w:p>
        <w:p w14:paraId="33EEDC8E" w14:textId="77777777" w:rsidR="00A46342" w:rsidRPr="006264D3" w:rsidRDefault="00A46342">
          <w:pPr>
            <w:autoSpaceDE w:val="0"/>
            <w:autoSpaceDN w:val="0"/>
            <w:ind w:hanging="640"/>
            <w:divId w:val="1446728260"/>
            <w:rPr>
              <w:rFonts w:ascii="Arial" w:eastAsia="Times New Roman" w:hAnsi="Arial" w:cs="Arial"/>
              <w:sz w:val="22"/>
              <w:szCs w:val="22"/>
            </w:rPr>
          </w:pPr>
          <w:r w:rsidRPr="006264D3">
            <w:rPr>
              <w:rFonts w:ascii="Arial" w:eastAsia="Times New Roman" w:hAnsi="Arial" w:cs="Arial"/>
              <w:sz w:val="22"/>
              <w:szCs w:val="22"/>
            </w:rPr>
            <w:t>41.</w:t>
          </w:r>
          <w:r w:rsidRPr="006264D3">
            <w:rPr>
              <w:rFonts w:ascii="Arial" w:eastAsia="Times New Roman" w:hAnsi="Arial" w:cs="Arial"/>
              <w:sz w:val="22"/>
              <w:szCs w:val="22"/>
            </w:rPr>
            <w:tab/>
            <w:t xml:space="preserve">Martin, D. &amp; Rybicki, E. RDP: detection of recombination amongst aligned sequences. </w:t>
          </w:r>
          <w:r w:rsidRPr="006264D3">
            <w:rPr>
              <w:rFonts w:ascii="Arial" w:eastAsia="Times New Roman" w:hAnsi="Arial" w:cs="Arial"/>
              <w:i/>
              <w:iCs/>
              <w:sz w:val="22"/>
              <w:szCs w:val="22"/>
            </w:rPr>
            <w:t>Bioinformatics</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16</w:t>
          </w:r>
          <w:r w:rsidRPr="006264D3">
            <w:rPr>
              <w:rFonts w:ascii="Arial" w:eastAsia="Times New Roman" w:hAnsi="Arial" w:cs="Arial"/>
              <w:sz w:val="22"/>
              <w:szCs w:val="22"/>
            </w:rPr>
            <w:t>, 562–563 (2000).</w:t>
          </w:r>
        </w:p>
        <w:p w14:paraId="6D90027C" w14:textId="77777777" w:rsidR="00A46342" w:rsidRPr="006264D3" w:rsidRDefault="00A46342">
          <w:pPr>
            <w:autoSpaceDE w:val="0"/>
            <w:autoSpaceDN w:val="0"/>
            <w:ind w:hanging="640"/>
            <w:divId w:val="2128040140"/>
            <w:rPr>
              <w:rFonts w:ascii="Arial" w:eastAsia="Times New Roman" w:hAnsi="Arial" w:cs="Arial"/>
              <w:sz w:val="22"/>
              <w:szCs w:val="22"/>
            </w:rPr>
          </w:pPr>
          <w:r w:rsidRPr="006264D3">
            <w:rPr>
              <w:rFonts w:ascii="Arial" w:eastAsia="Times New Roman" w:hAnsi="Arial" w:cs="Arial"/>
              <w:sz w:val="22"/>
              <w:szCs w:val="22"/>
            </w:rPr>
            <w:t>42.</w:t>
          </w:r>
          <w:r w:rsidRPr="006264D3">
            <w:rPr>
              <w:rFonts w:ascii="Arial" w:eastAsia="Times New Roman" w:hAnsi="Arial" w:cs="Arial"/>
              <w:sz w:val="22"/>
              <w:szCs w:val="22"/>
            </w:rPr>
            <w:tab/>
            <w:t xml:space="preserve">Martin, D. P.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RDP5: a computer program for analyzing recombination in, and removing signals of recombination from, nucleotide sequence datasets. </w:t>
          </w:r>
          <w:r w:rsidRPr="006264D3">
            <w:rPr>
              <w:rFonts w:ascii="Arial" w:eastAsia="Times New Roman" w:hAnsi="Arial" w:cs="Arial"/>
              <w:i/>
              <w:iCs/>
              <w:sz w:val="22"/>
              <w:szCs w:val="22"/>
            </w:rPr>
            <w:t xml:space="preserve">Virus </w:t>
          </w:r>
          <w:proofErr w:type="spellStart"/>
          <w:r w:rsidRPr="006264D3">
            <w:rPr>
              <w:rFonts w:ascii="Arial" w:eastAsia="Times New Roman" w:hAnsi="Arial" w:cs="Arial"/>
              <w:i/>
              <w:iCs/>
              <w:sz w:val="22"/>
              <w:szCs w:val="22"/>
            </w:rPr>
            <w:t>Evol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7</w:t>
          </w:r>
          <w:r w:rsidRPr="006264D3">
            <w:rPr>
              <w:rFonts w:ascii="Arial" w:eastAsia="Times New Roman" w:hAnsi="Arial" w:cs="Arial"/>
              <w:sz w:val="22"/>
              <w:szCs w:val="22"/>
            </w:rPr>
            <w:t>, (2021).</w:t>
          </w:r>
        </w:p>
        <w:p w14:paraId="48BC3327" w14:textId="77777777" w:rsidR="00A46342" w:rsidRPr="006264D3" w:rsidRDefault="00A46342">
          <w:pPr>
            <w:autoSpaceDE w:val="0"/>
            <w:autoSpaceDN w:val="0"/>
            <w:ind w:hanging="640"/>
            <w:divId w:val="1872187071"/>
            <w:rPr>
              <w:rFonts w:ascii="Arial" w:eastAsia="Times New Roman" w:hAnsi="Arial" w:cs="Arial"/>
              <w:sz w:val="22"/>
              <w:szCs w:val="22"/>
            </w:rPr>
          </w:pPr>
          <w:r w:rsidRPr="006264D3">
            <w:rPr>
              <w:rFonts w:ascii="Arial" w:eastAsia="Times New Roman" w:hAnsi="Arial" w:cs="Arial"/>
              <w:sz w:val="22"/>
              <w:szCs w:val="22"/>
            </w:rPr>
            <w:t>43.</w:t>
          </w:r>
          <w:r w:rsidRPr="006264D3">
            <w:rPr>
              <w:rFonts w:ascii="Arial" w:eastAsia="Times New Roman" w:hAnsi="Arial" w:cs="Arial"/>
              <w:sz w:val="22"/>
              <w:szCs w:val="22"/>
            </w:rPr>
            <w:tab/>
            <w:t xml:space="preserve">Revell, L. J. </w:t>
          </w:r>
          <w:proofErr w:type="spellStart"/>
          <w:r w:rsidRPr="006264D3">
            <w:rPr>
              <w:rFonts w:ascii="Arial" w:eastAsia="Times New Roman" w:hAnsi="Arial" w:cs="Arial"/>
              <w:sz w:val="22"/>
              <w:szCs w:val="22"/>
            </w:rPr>
            <w:t>phytools</w:t>
          </w:r>
          <w:proofErr w:type="spellEnd"/>
          <w:r w:rsidRPr="006264D3">
            <w:rPr>
              <w:rFonts w:ascii="Arial" w:eastAsia="Times New Roman" w:hAnsi="Arial" w:cs="Arial"/>
              <w:sz w:val="22"/>
              <w:szCs w:val="22"/>
            </w:rPr>
            <w:t xml:space="preserve">: Phylogenetic Tools for Comparative Biology (and Other Things). </w:t>
          </w:r>
          <w:r w:rsidRPr="006264D3">
            <w:rPr>
              <w:rFonts w:ascii="Arial" w:eastAsia="Times New Roman" w:hAnsi="Arial" w:cs="Arial"/>
              <w:i/>
              <w:iCs/>
              <w:sz w:val="22"/>
              <w:szCs w:val="22"/>
            </w:rPr>
            <w:t>CRAN: Contributed Packages</w:t>
          </w:r>
          <w:r w:rsidRPr="006264D3">
            <w:rPr>
              <w:rFonts w:ascii="Arial" w:eastAsia="Times New Roman" w:hAnsi="Arial" w:cs="Arial"/>
              <w:sz w:val="22"/>
              <w:szCs w:val="22"/>
            </w:rPr>
            <w:t xml:space="preserve"> Preprint at https://doi.org/10.32614/CRAN.package.phytools (2011).</w:t>
          </w:r>
        </w:p>
        <w:p w14:paraId="77032C6A" w14:textId="77777777" w:rsidR="00A46342" w:rsidRPr="006264D3" w:rsidRDefault="00A46342">
          <w:pPr>
            <w:autoSpaceDE w:val="0"/>
            <w:autoSpaceDN w:val="0"/>
            <w:ind w:hanging="640"/>
            <w:divId w:val="615983620"/>
            <w:rPr>
              <w:rFonts w:ascii="Arial" w:eastAsia="Times New Roman" w:hAnsi="Arial" w:cs="Arial"/>
              <w:sz w:val="22"/>
              <w:szCs w:val="22"/>
            </w:rPr>
          </w:pPr>
          <w:r w:rsidRPr="006264D3">
            <w:rPr>
              <w:rFonts w:ascii="Arial" w:eastAsia="Times New Roman" w:hAnsi="Arial" w:cs="Arial"/>
              <w:sz w:val="22"/>
              <w:szCs w:val="22"/>
            </w:rPr>
            <w:lastRenderedPageBreak/>
            <w:t>44.</w:t>
          </w:r>
          <w:r w:rsidRPr="006264D3">
            <w:rPr>
              <w:rFonts w:ascii="Arial" w:eastAsia="Times New Roman" w:hAnsi="Arial" w:cs="Arial"/>
              <w:sz w:val="22"/>
              <w:szCs w:val="22"/>
            </w:rPr>
            <w:tab/>
            <w:t xml:space="preserve">Paradis, E.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ape: Analyses of Phylogenetics and Evolution. </w:t>
          </w:r>
          <w:r w:rsidRPr="006264D3">
            <w:rPr>
              <w:rFonts w:ascii="Arial" w:eastAsia="Times New Roman" w:hAnsi="Arial" w:cs="Arial"/>
              <w:i/>
              <w:iCs/>
              <w:sz w:val="22"/>
              <w:szCs w:val="22"/>
            </w:rPr>
            <w:t>CRAN: Contributed Packages</w:t>
          </w:r>
          <w:r w:rsidRPr="006264D3">
            <w:rPr>
              <w:rFonts w:ascii="Arial" w:eastAsia="Times New Roman" w:hAnsi="Arial" w:cs="Arial"/>
              <w:sz w:val="22"/>
              <w:szCs w:val="22"/>
            </w:rPr>
            <w:t xml:space="preserve"> Preprint at https://doi.org/10.32614/CRAN.package.ape (2002).</w:t>
          </w:r>
        </w:p>
        <w:p w14:paraId="211A6EDC" w14:textId="4FCBE920" w:rsidR="0094106B" w:rsidRPr="006264D3" w:rsidRDefault="00A46342" w:rsidP="00641623">
          <w:pPr>
            <w:spacing w:line="360" w:lineRule="auto"/>
            <w:rPr>
              <w:rFonts w:ascii="Arial" w:hAnsi="Arial" w:cs="Arial"/>
              <w:b/>
              <w:bCs/>
              <w:sz w:val="22"/>
              <w:szCs w:val="22"/>
            </w:rPr>
          </w:pPr>
          <w:r w:rsidRPr="006264D3">
            <w:rPr>
              <w:rFonts w:ascii="Arial" w:eastAsia="Times New Roman" w:hAnsi="Arial" w:cs="Arial"/>
              <w:sz w:val="22"/>
              <w:szCs w:val="22"/>
            </w:rPr>
            <w:t> </w:t>
          </w:r>
        </w:p>
      </w:sdtContent>
    </w:sdt>
    <w:sectPr w:rsidR="0094106B" w:rsidRPr="006264D3" w:rsidSect="00E976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A2942" w14:textId="77777777" w:rsidR="00084A4B" w:rsidRDefault="00084A4B" w:rsidP="00AF255A">
      <w:r>
        <w:separator/>
      </w:r>
    </w:p>
  </w:endnote>
  <w:endnote w:type="continuationSeparator" w:id="0">
    <w:p w14:paraId="0BAFC096" w14:textId="77777777" w:rsidR="00084A4B" w:rsidRDefault="00084A4B" w:rsidP="00AF2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F4E57" w14:textId="77777777" w:rsidR="00084A4B" w:rsidRDefault="00084A4B" w:rsidP="00AF255A">
      <w:r>
        <w:separator/>
      </w:r>
    </w:p>
  </w:footnote>
  <w:footnote w:type="continuationSeparator" w:id="0">
    <w:p w14:paraId="40E3DE78" w14:textId="77777777" w:rsidR="00084A4B" w:rsidRDefault="00084A4B" w:rsidP="00AF25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0E0B"/>
    <w:multiLevelType w:val="hybridMultilevel"/>
    <w:tmpl w:val="A49A1A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60177A"/>
    <w:multiLevelType w:val="hybridMultilevel"/>
    <w:tmpl w:val="CB66A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8868929">
    <w:abstractNumId w:val="1"/>
  </w:num>
  <w:num w:numId="2" w16cid:durableId="12802565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ene-Snickers,Lexi">
    <w15:presenceInfo w15:providerId="AD" w15:userId="S::akeene@colostate.edu::3bd229c1-2371-4f60-90c8-491aa26b73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79E"/>
    <w:rsid w:val="00006799"/>
    <w:rsid w:val="00006902"/>
    <w:rsid w:val="00012EBC"/>
    <w:rsid w:val="00012FDD"/>
    <w:rsid w:val="00026350"/>
    <w:rsid w:val="00030E8C"/>
    <w:rsid w:val="0003184C"/>
    <w:rsid w:val="000321DE"/>
    <w:rsid w:val="000342E1"/>
    <w:rsid w:val="0003486B"/>
    <w:rsid w:val="00037111"/>
    <w:rsid w:val="00042473"/>
    <w:rsid w:val="0004557F"/>
    <w:rsid w:val="00047C61"/>
    <w:rsid w:val="0005174D"/>
    <w:rsid w:val="00051A94"/>
    <w:rsid w:val="00051CBB"/>
    <w:rsid w:val="00051E58"/>
    <w:rsid w:val="0005265A"/>
    <w:rsid w:val="00054C2C"/>
    <w:rsid w:val="000553EB"/>
    <w:rsid w:val="0006275F"/>
    <w:rsid w:val="0006449A"/>
    <w:rsid w:val="00065CFD"/>
    <w:rsid w:val="000709C9"/>
    <w:rsid w:val="00074D5F"/>
    <w:rsid w:val="0007567D"/>
    <w:rsid w:val="0007609B"/>
    <w:rsid w:val="00076A67"/>
    <w:rsid w:val="00081385"/>
    <w:rsid w:val="00084A4B"/>
    <w:rsid w:val="00084AF9"/>
    <w:rsid w:val="000858F8"/>
    <w:rsid w:val="0009058D"/>
    <w:rsid w:val="00095341"/>
    <w:rsid w:val="00096A57"/>
    <w:rsid w:val="00096E27"/>
    <w:rsid w:val="00097DB2"/>
    <w:rsid w:val="000A21E9"/>
    <w:rsid w:val="000A2B81"/>
    <w:rsid w:val="000A33CF"/>
    <w:rsid w:val="000A3936"/>
    <w:rsid w:val="000B063B"/>
    <w:rsid w:val="000B1DE0"/>
    <w:rsid w:val="000D1809"/>
    <w:rsid w:val="000D219D"/>
    <w:rsid w:val="000E3157"/>
    <w:rsid w:val="000E3926"/>
    <w:rsid w:val="000F0F6E"/>
    <w:rsid w:val="000F4D25"/>
    <w:rsid w:val="000F6BFC"/>
    <w:rsid w:val="000F6FD8"/>
    <w:rsid w:val="0010199A"/>
    <w:rsid w:val="00101A14"/>
    <w:rsid w:val="00102A66"/>
    <w:rsid w:val="001055B7"/>
    <w:rsid w:val="00105CB6"/>
    <w:rsid w:val="001100B4"/>
    <w:rsid w:val="00111BAA"/>
    <w:rsid w:val="00113C14"/>
    <w:rsid w:val="00116549"/>
    <w:rsid w:val="00121343"/>
    <w:rsid w:val="001240C5"/>
    <w:rsid w:val="0012767D"/>
    <w:rsid w:val="00130E35"/>
    <w:rsid w:val="001372C9"/>
    <w:rsid w:val="001420AC"/>
    <w:rsid w:val="00142E50"/>
    <w:rsid w:val="001448F4"/>
    <w:rsid w:val="00146E63"/>
    <w:rsid w:val="00147646"/>
    <w:rsid w:val="001513DD"/>
    <w:rsid w:val="00151991"/>
    <w:rsid w:val="00152E38"/>
    <w:rsid w:val="00156385"/>
    <w:rsid w:val="001568E0"/>
    <w:rsid w:val="00156F6E"/>
    <w:rsid w:val="00162D09"/>
    <w:rsid w:val="00164E26"/>
    <w:rsid w:val="00167261"/>
    <w:rsid w:val="0017106D"/>
    <w:rsid w:val="001726F4"/>
    <w:rsid w:val="00172A8D"/>
    <w:rsid w:val="001758BA"/>
    <w:rsid w:val="00180311"/>
    <w:rsid w:val="00181A47"/>
    <w:rsid w:val="0019112A"/>
    <w:rsid w:val="00191DDD"/>
    <w:rsid w:val="00192F0F"/>
    <w:rsid w:val="001B21A7"/>
    <w:rsid w:val="001B3F09"/>
    <w:rsid w:val="001B4926"/>
    <w:rsid w:val="001B58D3"/>
    <w:rsid w:val="001B7C01"/>
    <w:rsid w:val="001C3A7F"/>
    <w:rsid w:val="001C3E85"/>
    <w:rsid w:val="001C6C7F"/>
    <w:rsid w:val="001D155E"/>
    <w:rsid w:val="001D223E"/>
    <w:rsid w:val="001D3B84"/>
    <w:rsid w:val="001D49F1"/>
    <w:rsid w:val="001D5C8A"/>
    <w:rsid w:val="001D7EE0"/>
    <w:rsid w:val="001E67AB"/>
    <w:rsid w:val="001F040E"/>
    <w:rsid w:val="001F5A4F"/>
    <w:rsid w:val="001F6FB9"/>
    <w:rsid w:val="001F717A"/>
    <w:rsid w:val="00202028"/>
    <w:rsid w:val="002044CA"/>
    <w:rsid w:val="0020730B"/>
    <w:rsid w:val="00215E08"/>
    <w:rsid w:val="00216F2A"/>
    <w:rsid w:val="00220A71"/>
    <w:rsid w:val="00226EB6"/>
    <w:rsid w:val="00235A87"/>
    <w:rsid w:val="002373B6"/>
    <w:rsid w:val="002458EE"/>
    <w:rsid w:val="002474A2"/>
    <w:rsid w:val="0025169D"/>
    <w:rsid w:val="00252CCE"/>
    <w:rsid w:val="00255235"/>
    <w:rsid w:val="0025648D"/>
    <w:rsid w:val="0025706B"/>
    <w:rsid w:val="00257289"/>
    <w:rsid w:val="0026216A"/>
    <w:rsid w:val="00263851"/>
    <w:rsid w:val="00265C69"/>
    <w:rsid w:val="002735F2"/>
    <w:rsid w:val="002743E0"/>
    <w:rsid w:val="00276E7C"/>
    <w:rsid w:val="0028184E"/>
    <w:rsid w:val="00282423"/>
    <w:rsid w:val="00283E7C"/>
    <w:rsid w:val="0028780E"/>
    <w:rsid w:val="00290D9B"/>
    <w:rsid w:val="00290FAD"/>
    <w:rsid w:val="0029546A"/>
    <w:rsid w:val="002A1C6B"/>
    <w:rsid w:val="002A505C"/>
    <w:rsid w:val="002B0B6D"/>
    <w:rsid w:val="002B1A7D"/>
    <w:rsid w:val="002B22F1"/>
    <w:rsid w:val="002C08C8"/>
    <w:rsid w:val="002C19AC"/>
    <w:rsid w:val="002C2EDD"/>
    <w:rsid w:val="002C39F6"/>
    <w:rsid w:val="002C4DDD"/>
    <w:rsid w:val="002C62BF"/>
    <w:rsid w:val="002C6D73"/>
    <w:rsid w:val="002C7AF2"/>
    <w:rsid w:val="002D1889"/>
    <w:rsid w:val="002D5116"/>
    <w:rsid w:val="002D5910"/>
    <w:rsid w:val="002E1444"/>
    <w:rsid w:val="002E1772"/>
    <w:rsid w:val="002E5E02"/>
    <w:rsid w:val="002E5ED6"/>
    <w:rsid w:val="002F018A"/>
    <w:rsid w:val="002F03E6"/>
    <w:rsid w:val="002F12DD"/>
    <w:rsid w:val="002F309F"/>
    <w:rsid w:val="002F408C"/>
    <w:rsid w:val="002F5529"/>
    <w:rsid w:val="00322067"/>
    <w:rsid w:val="00323D5B"/>
    <w:rsid w:val="0032769D"/>
    <w:rsid w:val="00330C9F"/>
    <w:rsid w:val="003449BB"/>
    <w:rsid w:val="00350CA3"/>
    <w:rsid w:val="00351921"/>
    <w:rsid w:val="0035280A"/>
    <w:rsid w:val="00355883"/>
    <w:rsid w:val="00361782"/>
    <w:rsid w:val="003643D0"/>
    <w:rsid w:val="00364F79"/>
    <w:rsid w:val="003676A2"/>
    <w:rsid w:val="00367C7B"/>
    <w:rsid w:val="00371D00"/>
    <w:rsid w:val="003728F3"/>
    <w:rsid w:val="0037441D"/>
    <w:rsid w:val="003751F7"/>
    <w:rsid w:val="00375863"/>
    <w:rsid w:val="00381A6A"/>
    <w:rsid w:val="00381EA9"/>
    <w:rsid w:val="0038722C"/>
    <w:rsid w:val="00387629"/>
    <w:rsid w:val="00387662"/>
    <w:rsid w:val="003901C3"/>
    <w:rsid w:val="0039093A"/>
    <w:rsid w:val="00397201"/>
    <w:rsid w:val="003A0D4B"/>
    <w:rsid w:val="003A1006"/>
    <w:rsid w:val="003A1098"/>
    <w:rsid w:val="003A451F"/>
    <w:rsid w:val="003A5CEC"/>
    <w:rsid w:val="003B003F"/>
    <w:rsid w:val="003B6010"/>
    <w:rsid w:val="003C0B86"/>
    <w:rsid w:val="003C3055"/>
    <w:rsid w:val="003C3D28"/>
    <w:rsid w:val="003D4DA6"/>
    <w:rsid w:val="003D50E6"/>
    <w:rsid w:val="003D512C"/>
    <w:rsid w:val="003E01A1"/>
    <w:rsid w:val="003E3973"/>
    <w:rsid w:val="003E4BA6"/>
    <w:rsid w:val="003E7DAD"/>
    <w:rsid w:val="003F10E5"/>
    <w:rsid w:val="003F43F0"/>
    <w:rsid w:val="003F5D8A"/>
    <w:rsid w:val="003F690D"/>
    <w:rsid w:val="00401012"/>
    <w:rsid w:val="004020DD"/>
    <w:rsid w:val="004023D8"/>
    <w:rsid w:val="004028E5"/>
    <w:rsid w:val="00406436"/>
    <w:rsid w:val="004079E7"/>
    <w:rsid w:val="00407CF4"/>
    <w:rsid w:val="0041243B"/>
    <w:rsid w:val="004134F9"/>
    <w:rsid w:val="00415D3A"/>
    <w:rsid w:val="0041633A"/>
    <w:rsid w:val="00421739"/>
    <w:rsid w:val="004271E5"/>
    <w:rsid w:val="0043081D"/>
    <w:rsid w:val="00432241"/>
    <w:rsid w:val="0043658A"/>
    <w:rsid w:val="00442191"/>
    <w:rsid w:val="00446FAE"/>
    <w:rsid w:val="004527D9"/>
    <w:rsid w:val="004536CB"/>
    <w:rsid w:val="00456285"/>
    <w:rsid w:val="004604B9"/>
    <w:rsid w:val="00465DCD"/>
    <w:rsid w:val="00466030"/>
    <w:rsid w:val="004664C1"/>
    <w:rsid w:val="00467563"/>
    <w:rsid w:val="00467856"/>
    <w:rsid w:val="00471ABC"/>
    <w:rsid w:val="00473C81"/>
    <w:rsid w:val="00477151"/>
    <w:rsid w:val="00482493"/>
    <w:rsid w:val="004936D4"/>
    <w:rsid w:val="0049753A"/>
    <w:rsid w:val="004A4566"/>
    <w:rsid w:val="004B0BEF"/>
    <w:rsid w:val="004B18B0"/>
    <w:rsid w:val="004B1DE5"/>
    <w:rsid w:val="004B2FE2"/>
    <w:rsid w:val="004B513C"/>
    <w:rsid w:val="004C0104"/>
    <w:rsid w:val="004C29FD"/>
    <w:rsid w:val="004C61A6"/>
    <w:rsid w:val="004C7DE3"/>
    <w:rsid w:val="004D41B2"/>
    <w:rsid w:val="004D731C"/>
    <w:rsid w:val="004E6A1E"/>
    <w:rsid w:val="004F4BCE"/>
    <w:rsid w:val="004F4C8D"/>
    <w:rsid w:val="004F6C7E"/>
    <w:rsid w:val="005025F9"/>
    <w:rsid w:val="00505B29"/>
    <w:rsid w:val="00505B87"/>
    <w:rsid w:val="00510902"/>
    <w:rsid w:val="00511935"/>
    <w:rsid w:val="00511D11"/>
    <w:rsid w:val="005125E7"/>
    <w:rsid w:val="00514F70"/>
    <w:rsid w:val="00522D59"/>
    <w:rsid w:val="005246B1"/>
    <w:rsid w:val="00524DAF"/>
    <w:rsid w:val="00525921"/>
    <w:rsid w:val="005272EB"/>
    <w:rsid w:val="00533DDA"/>
    <w:rsid w:val="00535298"/>
    <w:rsid w:val="00537428"/>
    <w:rsid w:val="00541C7B"/>
    <w:rsid w:val="00541F85"/>
    <w:rsid w:val="00541FBD"/>
    <w:rsid w:val="00542016"/>
    <w:rsid w:val="00543658"/>
    <w:rsid w:val="00547DB7"/>
    <w:rsid w:val="00550630"/>
    <w:rsid w:val="00552117"/>
    <w:rsid w:val="00554613"/>
    <w:rsid w:val="00556CFD"/>
    <w:rsid w:val="005640D5"/>
    <w:rsid w:val="0056426F"/>
    <w:rsid w:val="0057243B"/>
    <w:rsid w:val="0058071F"/>
    <w:rsid w:val="0058074F"/>
    <w:rsid w:val="005817AD"/>
    <w:rsid w:val="00584472"/>
    <w:rsid w:val="00590A12"/>
    <w:rsid w:val="00591612"/>
    <w:rsid w:val="00592984"/>
    <w:rsid w:val="00594D5A"/>
    <w:rsid w:val="00594E82"/>
    <w:rsid w:val="005A19E9"/>
    <w:rsid w:val="005A306E"/>
    <w:rsid w:val="005A32C1"/>
    <w:rsid w:val="005A6785"/>
    <w:rsid w:val="005A77AB"/>
    <w:rsid w:val="005B26F3"/>
    <w:rsid w:val="005B2FB6"/>
    <w:rsid w:val="005B6F6A"/>
    <w:rsid w:val="005C2521"/>
    <w:rsid w:val="005C2AA0"/>
    <w:rsid w:val="005C2B46"/>
    <w:rsid w:val="005C4C2E"/>
    <w:rsid w:val="005C4CE8"/>
    <w:rsid w:val="005D0CFB"/>
    <w:rsid w:val="005D1FF6"/>
    <w:rsid w:val="005D3563"/>
    <w:rsid w:val="005D571B"/>
    <w:rsid w:val="005D5E35"/>
    <w:rsid w:val="005E05A5"/>
    <w:rsid w:val="005E251B"/>
    <w:rsid w:val="005E307A"/>
    <w:rsid w:val="005E347A"/>
    <w:rsid w:val="005E4DA0"/>
    <w:rsid w:val="005E4EFB"/>
    <w:rsid w:val="005F12DB"/>
    <w:rsid w:val="005F1435"/>
    <w:rsid w:val="005F153F"/>
    <w:rsid w:val="005F2B86"/>
    <w:rsid w:val="005F6F74"/>
    <w:rsid w:val="006006DC"/>
    <w:rsid w:val="00602B22"/>
    <w:rsid w:val="00603970"/>
    <w:rsid w:val="006075CF"/>
    <w:rsid w:val="00610960"/>
    <w:rsid w:val="00613746"/>
    <w:rsid w:val="006168F4"/>
    <w:rsid w:val="00616CBF"/>
    <w:rsid w:val="006200EA"/>
    <w:rsid w:val="006222BE"/>
    <w:rsid w:val="006264D3"/>
    <w:rsid w:val="0062770C"/>
    <w:rsid w:val="00631ADB"/>
    <w:rsid w:val="006361A2"/>
    <w:rsid w:val="006363E1"/>
    <w:rsid w:val="006413C2"/>
    <w:rsid w:val="00641623"/>
    <w:rsid w:val="006444BA"/>
    <w:rsid w:val="00645626"/>
    <w:rsid w:val="0064613C"/>
    <w:rsid w:val="00647BB8"/>
    <w:rsid w:val="00651CEC"/>
    <w:rsid w:val="00654B1C"/>
    <w:rsid w:val="006558CD"/>
    <w:rsid w:val="006569A3"/>
    <w:rsid w:val="006603B1"/>
    <w:rsid w:val="00662F11"/>
    <w:rsid w:val="00663522"/>
    <w:rsid w:val="006661BC"/>
    <w:rsid w:val="00671A81"/>
    <w:rsid w:val="006722AC"/>
    <w:rsid w:val="00673029"/>
    <w:rsid w:val="00674CDD"/>
    <w:rsid w:val="006778E7"/>
    <w:rsid w:val="00680287"/>
    <w:rsid w:val="00690C85"/>
    <w:rsid w:val="00693184"/>
    <w:rsid w:val="0069340C"/>
    <w:rsid w:val="0069679F"/>
    <w:rsid w:val="006B0BAE"/>
    <w:rsid w:val="006B127D"/>
    <w:rsid w:val="006B13D0"/>
    <w:rsid w:val="006B1B07"/>
    <w:rsid w:val="006B20E3"/>
    <w:rsid w:val="006B3066"/>
    <w:rsid w:val="006B3DE7"/>
    <w:rsid w:val="006C48B4"/>
    <w:rsid w:val="006C74D5"/>
    <w:rsid w:val="006D2294"/>
    <w:rsid w:val="006D22A5"/>
    <w:rsid w:val="006D3151"/>
    <w:rsid w:val="006E1B2C"/>
    <w:rsid w:val="006E4471"/>
    <w:rsid w:val="006F431E"/>
    <w:rsid w:val="006F48DB"/>
    <w:rsid w:val="006F749B"/>
    <w:rsid w:val="007007A7"/>
    <w:rsid w:val="007110EB"/>
    <w:rsid w:val="007139F1"/>
    <w:rsid w:val="007248B7"/>
    <w:rsid w:val="00724957"/>
    <w:rsid w:val="007273AE"/>
    <w:rsid w:val="007307A4"/>
    <w:rsid w:val="00730FBC"/>
    <w:rsid w:val="00734CB2"/>
    <w:rsid w:val="0073509A"/>
    <w:rsid w:val="00736527"/>
    <w:rsid w:val="007375C8"/>
    <w:rsid w:val="00743130"/>
    <w:rsid w:val="00746E60"/>
    <w:rsid w:val="00747A62"/>
    <w:rsid w:val="00751838"/>
    <w:rsid w:val="007555C1"/>
    <w:rsid w:val="00755CAE"/>
    <w:rsid w:val="007609BB"/>
    <w:rsid w:val="00763D4F"/>
    <w:rsid w:val="00764BF7"/>
    <w:rsid w:val="00770B5D"/>
    <w:rsid w:val="00773A92"/>
    <w:rsid w:val="007740D7"/>
    <w:rsid w:val="00775F36"/>
    <w:rsid w:val="00776B4A"/>
    <w:rsid w:val="00781290"/>
    <w:rsid w:val="00783917"/>
    <w:rsid w:val="0078544B"/>
    <w:rsid w:val="00786908"/>
    <w:rsid w:val="007919E6"/>
    <w:rsid w:val="007920F3"/>
    <w:rsid w:val="00792BC0"/>
    <w:rsid w:val="007A06D0"/>
    <w:rsid w:val="007A560E"/>
    <w:rsid w:val="007A59F0"/>
    <w:rsid w:val="007B249E"/>
    <w:rsid w:val="007C2904"/>
    <w:rsid w:val="007C35CB"/>
    <w:rsid w:val="007C3864"/>
    <w:rsid w:val="007C5AA4"/>
    <w:rsid w:val="007D5BEB"/>
    <w:rsid w:val="007E1149"/>
    <w:rsid w:val="007F068E"/>
    <w:rsid w:val="007F2AD5"/>
    <w:rsid w:val="007F4E8D"/>
    <w:rsid w:val="007F5675"/>
    <w:rsid w:val="007F78F4"/>
    <w:rsid w:val="00802410"/>
    <w:rsid w:val="00803BEA"/>
    <w:rsid w:val="00806DC7"/>
    <w:rsid w:val="00812026"/>
    <w:rsid w:val="00813B3C"/>
    <w:rsid w:val="00815B6F"/>
    <w:rsid w:val="0081635E"/>
    <w:rsid w:val="00816656"/>
    <w:rsid w:val="00817ABA"/>
    <w:rsid w:val="00821245"/>
    <w:rsid w:val="008246BA"/>
    <w:rsid w:val="00826870"/>
    <w:rsid w:val="0083169E"/>
    <w:rsid w:val="00834C74"/>
    <w:rsid w:val="00834D66"/>
    <w:rsid w:val="008354C7"/>
    <w:rsid w:val="00840F4E"/>
    <w:rsid w:val="00841F55"/>
    <w:rsid w:val="00847D9F"/>
    <w:rsid w:val="008506FD"/>
    <w:rsid w:val="0085164F"/>
    <w:rsid w:val="008603AA"/>
    <w:rsid w:val="008611DA"/>
    <w:rsid w:val="008627E3"/>
    <w:rsid w:val="008725D9"/>
    <w:rsid w:val="0087335A"/>
    <w:rsid w:val="008747AD"/>
    <w:rsid w:val="00880DB1"/>
    <w:rsid w:val="00884204"/>
    <w:rsid w:val="00886675"/>
    <w:rsid w:val="00897CD3"/>
    <w:rsid w:val="00897E5E"/>
    <w:rsid w:val="00897EBE"/>
    <w:rsid w:val="008A0311"/>
    <w:rsid w:val="008A1463"/>
    <w:rsid w:val="008A310A"/>
    <w:rsid w:val="008A4991"/>
    <w:rsid w:val="008A791C"/>
    <w:rsid w:val="008B00D3"/>
    <w:rsid w:val="008B3DC3"/>
    <w:rsid w:val="008B57C6"/>
    <w:rsid w:val="008C1550"/>
    <w:rsid w:val="008C5374"/>
    <w:rsid w:val="008C542D"/>
    <w:rsid w:val="008D7015"/>
    <w:rsid w:val="008E38EA"/>
    <w:rsid w:val="008E6BC4"/>
    <w:rsid w:val="008E7E2D"/>
    <w:rsid w:val="008F2CF2"/>
    <w:rsid w:val="008F3479"/>
    <w:rsid w:val="008F3850"/>
    <w:rsid w:val="008F3934"/>
    <w:rsid w:val="008F73B3"/>
    <w:rsid w:val="008F7551"/>
    <w:rsid w:val="008F7E5E"/>
    <w:rsid w:val="009000F2"/>
    <w:rsid w:val="0090139D"/>
    <w:rsid w:val="00901811"/>
    <w:rsid w:val="00903679"/>
    <w:rsid w:val="00905940"/>
    <w:rsid w:val="00907C9D"/>
    <w:rsid w:val="00907D17"/>
    <w:rsid w:val="0091520E"/>
    <w:rsid w:val="009159C7"/>
    <w:rsid w:val="0092034F"/>
    <w:rsid w:val="00921649"/>
    <w:rsid w:val="00922ED0"/>
    <w:rsid w:val="00930369"/>
    <w:rsid w:val="009359A0"/>
    <w:rsid w:val="0093677A"/>
    <w:rsid w:val="00940E16"/>
    <w:rsid w:val="0094106B"/>
    <w:rsid w:val="00944438"/>
    <w:rsid w:val="009460C0"/>
    <w:rsid w:val="0094697A"/>
    <w:rsid w:val="00946E3E"/>
    <w:rsid w:val="0095412A"/>
    <w:rsid w:val="00957D54"/>
    <w:rsid w:val="00962FA9"/>
    <w:rsid w:val="00971DFF"/>
    <w:rsid w:val="00971F74"/>
    <w:rsid w:val="009723A9"/>
    <w:rsid w:val="009729CB"/>
    <w:rsid w:val="00973627"/>
    <w:rsid w:val="009757C3"/>
    <w:rsid w:val="0097593D"/>
    <w:rsid w:val="00981B78"/>
    <w:rsid w:val="009844B3"/>
    <w:rsid w:val="009865CB"/>
    <w:rsid w:val="0099257B"/>
    <w:rsid w:val="00992D85"/>
    <w:rsid w:val="009974D6"/>
    <w:rsid w:val="009A0C07"/>
    <w:rsid w:val="009A1DFE"/>
    <w:rsid w:val="009A5B7B"/>
    <w:rsid w:val="009A7383"/>
    <w:rsid w:val="009B0DF9"/>
    <w:rsid w:val="009B1B6E"/>
    <w:rsid w:val="009B2467"/>
    <w:rsid w:val="009B37AF"/>
    <w:rsid w:val="009B75EF"/>
    <w:rsid w:val="009B7AFD"/>
    <w:rsid w:val="009C57CD"/>
    <w:rsid w:val="009C7CA6"/>
    <w:rsid w:val="009D4C11"/>
    <w:rsid w:val="009D5865"/>
    <w:rsid w:val="009E46CA"/>
    <w:rsid w:val="009E7ACF"/>
    <w:rsid w:val="009F08D9"/>
    <w:rsid w:val="009F0D35"/>
    <w:rsid w:val="009F3CF0"/>
    <w:rsid w:val="009F41DD"/>
    <w:rsid w:val="009F5096"/>
    <w:rsid w:val="009F752D"/>
    <w:rsid w:val="00A01501"/>
    <w:rsid w:val="00A05B66"/>
    <w:rsid w:val="00A11028"/>
    <w:rsid w:val="00A113E1"/>
    <w:rsid w:val="00A137AA"/>
    <w:rsid w:val="00A15842"/>
    <w:rsid w:val="00A164DD"/>
    <w:rsid w:val="00A166B0"/>
    <w:rsid w:val="00A24708"/>
    <w:rsid w:val="00A34120"/>
    <w:rsid w:val="00A34AD4"/>
    <w:rsid w:val="00A36BC3"/>
    <w:rsid w:val="00A46342"/>
    <w:rsid w:val="00A53FD5"/>
    <w:rsid w:val="00A559EE"/>
    <w:rsid w:val="00A55EC4"/>
    <w:rsid w:val="00A65515"/>
    <w:rsid w:val="00A67FDB"/>
    <w:rsid w:val="00A73FC8"/>
    <w:rsid w:val="00A75672"/>
    <w:rsid w:val="00A85606"/>
    <w:rsid w:val="00A94DFE"/>
    <w:rsid w:val="00A950DD"/>
    <w:rsid w:val="00AB1EBF"/>
    <w:rsid w:val="00AB7EF8"/>
    <w:rsid w:val="00AB7F11"/>
    <w:rsid w:val="00AC567E"/>
    <w:rsid w:val="00AC67B9"/>
    <w:rsid w:val="00AC7862"/>
    <w:rsid w:val="00AC7B5F"/>
    <w:rsid w:val="00AC7C5F"/>
    <w:rsid w:val="00AD1B42"/>
    <w:rsid w:val="00AE230E"/>
    <w:rsid w:val="00AE26F5"/>
    <w:rsid w:val="00AE49C3"/>
    <w:rsid w:val="00AF0964"/>
    <w:rsid w:val="00AF1E98"/>
    <w:rsid w:val="00AF255A"/>
    <w:rsid w:val="00AF369B"/>
    <w:rsid w:val="00AF5B12"/>
    <w:rsid w:val="00AF5DEF"/>
    <w:rsid w:val="00B06817"/>
    <w:rsid w:val="00B119B3"/>
    <w:rsid w:val="00B168F4"/>
    <w:rsid w:val="00B24F4F"/>
    <w:rsid w:val="00B258ED"/>
    <w:rsid w:val="00B27622"/>
    <w:rsid w:val="00B32DED"/>
    <w:rsid w:val="00B3415B"/>
    <w:rsid w:val="00B36A44"/>
    <w:rsid w:val="00B461C6"/>
    <w:rsid w:val="00B46272"/>
    <w:rsid w:val="00B557DF"/>
    <w:rsid w:val="00B5591D"/>
    <w:rsid w:val="00B56963"/>
    <w:rsid w:val="00B65FDD"/>
    <w:rsid w:val="00B7070C"/>
    <w:rsid w:val="00B70B61"/>
    <w:rsid w:val="00B71B44"/>
    <w:rsid w:val="00B7245C"/>
    <w:rsid w:val="00B748DE"/>
    <w:rsid w:val="00B80E98"/>
    <w:rsid w:val="00B83BCC"/>
    <w:rsid w:val="00B845E2"/>
    <w:rsid w:val="00B84B39"/>
    <w:rsid w:val="00B9423B"/>
    <w:rsid w:val="00B94D81"/>
    <w:rsid w:val="00B97576"/>
    <w:rsid w:val="00BA0FCB"/>
    <w:rsid w:val="00BA311C"/>
    <w:rsid w:val="00BB287D"/>
    <w:rsid w:val="00BB2E9F"/>
    <w:rsid w:val="00BB37A8"/>
    <w:rsid w:val="00BB40D7"/>
    <w:rsid w:val="00BB699E"/>
    <w:rsid w:val="00BB73AD"/>
    <w:rsid w:val="00BB7E2D"/>
    <w:rsid w:val="00BC0856"/>
    <w:rsid w:val="00BC0FCB"/>
    <w:rsid w:val="00BC1278"/>
    <w:rsid w:val="00BC1F7B"/>
    <w:rsid w:val="00BC3D5F"/>
    <w:rsid w:val="00BC651E"/>
    <w:rsid w:val="00BD38A7"/>
    <w:rsid w:val="00BD654C"/>
    <w:rsid w:val="00BE0C36"/>
    <w:rsid w:val="00BE1ECB"/>
    <w:rsid w:val="00BE2F2C"/>
    <w:rsid w:val="00BE4AE3"/>
    <w:rsid w:val="00BE5732"/>
    <w:rsid w:val="00BE7E27"/>
    <w:rsid w:val="00BF2330"/>
    <w:rsid w:val="00BF3CD4"/>
    <w:rsid w:val="00BF7263"/>
    <w:rsid w:val="00C03087"/>
    <w:rsid w:val="00C06870"/>
    <w:rsid w:val="00C06CAD"/>
    <w:rsid w:val="00C10F7B"/>
    <w:rsid w:val="00C1256B"/>
    <w:rsid w:val="00C12B9A"/>
    <w:rsid w:val="00C206CE"/>
    <w:rsid w:val="00C216F2"/>
    <w:rsid w:val="00C21F48"/>
    <w:rsid w:val="00C2562B"/>
    <w:rsid w:val="00C26DB3"/>
    <w:rsid w:val="00C27B4E"/>
    <w:rsid w:val="00C311F6"/>
    <w:rsid w:val="00C3134A"/>
    <w:rsid w:val="00C35D34"/>
    <w:rsid w:val="00C36425"/>
    <w:rsid w:val="00C37458"/>
    <w:rsid w:val="00C47E76"/>
    <w:rsid w:val="00C53DA1"/>
    <w:rsid w:val="00C546A6"/>
    <w:rsid w:val="00C54960"/>
    <w:rsid w:val="00C565AE"/>
    <w:rsid w:val="00C56D4D"/>
    <w:rsid w:val="00C7335F"/>
    <w:rsid w:val="00C757FB"/>
    <w:rsid w:val="00C75C6A"/>
    <w:rsid w:val="00C767D7"/>
    <w:rsid w:val="00C80F67"/>
    <w:rsid w:val="00C87F32"/>
    <w:rsid w:val="00C93FDC"/>
    <w:rsid w:val="00C96596"/>
    <w:rsid w:val="00CA1B38"/>
    <w:rsid w:val="00CA35E2"/>
    <w:rsid w:val="00CA3BA8"/>
    <w:rsid w:val="00CA5A71"/>
    <w:rsid w:val="00CA5B6A"/>
    <w:rsid w:val="00CA7501"/>
    <w:rsid w:val="00CA7EB5"/>
    <w:rsid w:val="00CB524A"/>
    <w:rsid w:val="00CB71FE"/>
    <w:rsid w:val="00CC0C29"/>
    <w:rsid w:val="00CC51AE"/>
    <w:rsid w:val="00CC6D98"/>
    <w:rsid w:val="00CD03F0"/>
    <w:rsid w:val="00CD0AF9"/>
    <w:rsid w:val="00CD3813"/>
    <w:rsid w:val="00CD7C93"/>
    <w:rsid w:val="00CD7E1E"/>
    <w:rsid w:val="00CE018B"/>
    <w:rsid w:val="00CE360A"/>
    <w:rsid w:val="00CE5B52"/>
    <w:rsid w:val="00CF0F73"/>
    <w:rsid w:val="00CF205B"/>
    <w:rsid w:val="00CF303A"/>
    <w:rsid w:val="00CF3AE3"/>
    <w:rsid w:val="00D02166"/>
    <w:rsid w:val="00D07358"/>
    <w:rsid w:val="00D077DA"/>
    <w:rsid w:val="00D10830"/>
    <w:rsid w:val="00D11775"/>
    <w:rsid w:val="00D11F02"/>
    <w:rsid w:val="00D165E2"/>
    <w:rsid w:val="00D2179E"/>
    <w:rsid w:val="00D33005"/>
    <w:rsid w:val="00D3319D"/>
    <w:rsid w:val="00D3360F"/>
    <w:rsid w:val="00D36695"/>
    <w:rsid w:val="00D3689C"/>
    <w:rsid w:val="00D40EBA"/>
    <w:rsid w:val="00D421F5"/>
    <w:rsid w:val="00D4340E"/>
    <w:rsid w:val="00D4631F"/>
    <w:rsid w:val="00D467A1"/>
    <w:rsid w:val="00D54DB7"/>
    <w:rsid w:val="00D5624C"/>
    <w:rsid w:val="00D60E9A"/>
    <w:rsid w:val="00D61A6E"/>
    <w:rsid w:val="00D6686D"/>
    <w:rsid w:val="00D66EA5"/>
    <w:rsid w:val="00D67639"/>
    <w:rsid w:val="00D74BA7"/>
    <w:rsid w:val="00D77DF8"/>
    <w:rsid w:val="00D80A7D"/>
    <w:rsid w:val="00D84535"/>
    <w:rsid w:val="00D8477A"/>
    <w:rsid w:val="00D86FE9"/>
    <w:rsid w:val="00DA28F2"/>
    <w:rsid w:val="00DA4E1F"/>
    <w:rsid w:val="00DA5503"/>
    <w:rsid w:val="00DB0180"/>
    <w:rsid w:val="00DB5E87"/>
    <w:rsid w:val="00DB6CA4"/>
    <w:rsid w:val="00DB6E6D"/>
    <w:rsid w:val="00DC1005"/>
    <w:rsid w:val="00DC22AB"/>
    <w:rsid w:val="00DC2B38"/>
    <w:rsid w:val="00DC78CB"/>
    <w:rsid w:val="00DD06C2"/>
    <w:rsid w:val="00DD2270"/>
    <w:rsid w:val="00DD45FB"/>
    <w:rsid w:val="00DD515E"/>
    <w:rsid w:val="00DD52CF"/>
    <w:rsid w:val="00DE13A0"/>
    <w:rsid w:val="00DE34FA"/>
    <w:rsid w:val="00DF15F8"/>
    <w:rsid w:val="00DF6073"/>
    <w:rsid w:val="00DF6183"/>
    <w:rsid w:val="00DF705B"/>
    <w:rsid w:val="00E026FB"/>
    <w:rsid w:val="00E066CD"/>
    <w:rsid w:val="00E102E0"/>
    <w:rsid w:val="00E11D65"/>
    <w:rsid w:val="00E1543A"/>
    <w:rsid w:val="00E15D50"/>
    <w:rsid w:val="00E20126"/>
    <w:rsid w:val="00E22DA7"/>
    <w:rsid w:val="00E2403B"/>
    <w:rsid w:val="00E27066"/>
    <w:rsid w:val="00E30AF2"/>
    <w:rsid w:val="00E31D2C"/>
    <w:rsid w:val="00E40397"/>
    <w:rsid w:val="00E41F25"/>
    <w:rsid w:val="00E420BE"/>
    <w:rsid w:val="00E4381F"/>
    <w:rsid w:val="00E479FD"/>
    <w:rsid w:val="00E47FDA"/>
    <w:rsid w:val="00E52361"/>
    <w:rsid w:val="00E544CC"/>
    <w:rsid w:val="00E57B47"/>
    <w:rsid w:val="00E600FC"/>
    <w:rsid w:val="00E614F3"/>
    <w:rsid w:val="00E651F2"/>
    <w:rsid w:val="00E731A6"/>
    <w:rsid w:val="00E76CDD"/>
    <w:rsid w:val="00E822D1"/>
    <w:rsid w:val="00E82364"/>
    <w:rsid w:val="00E8252E"/>
    <w:rsid w:val="00E849FC"/>
    <w:rsid w:val="00E860EA"/>
    <w:rsid w:val="00E87651"/>
    <w:rsid w:val="00E908D1"/>
    <w:rsid w:val="00E91211"/>
    <w:rsid w:val="00E9385E"/>
    <w:rsid w:val="00E94176"/>
    <w:rsid w:val="00E96824"/>
    <w:rsid w:val="00E97611"/>
    <w:rsid w:val="00EA1824"/>
    <w:rsid w:val="00EA6AB7"/>
    <w:rsid w:val="00EB0CB7"/>
    <w:rsid w:val="00EB10A1"/>
    <w:rsid w:val="00EB3A05"/>
    <w:rsid w:val="00EC36E5"/>
    <w:rsid w:val="00EC5FA5"/>
    <w:rsid w:val="00ED2323"/>
    <w:rsid w:val="00ED3DC1"/>
    <w:rsid w:val="00ED778D"/>
    <w:rsid w:val="00EE2E99"/>
    <w:rsid w:val="00EE772B"/>
    <w:rsid w:val="00EF2EFE"/>
    <w:rsid w:val="00F007F9"/>
    <w:rsid w:val="00F06884"/>
    <w:rsid w:val="00F073D8"/>
    <w:rsid w:val="00F07E38"/>
    <w:rsid w:val="00F13E9C"/>
    <w:rsid w:val="00F14D4B"/>
    <w:rsid w:val="00F16F5F"/>
    <w:rsid w:val="00F1757E"/>
    <w:rsid w:val="00F256BB"/>
    <w:rsid w:val="00F30B4B"/>
    <w:rsid w:val="00F337C8"/>
    <w:rsid w:val="00F34183"/>
    <w:rsid w:val="00F40042"/>
    <w:rsid w:val="00F40749"/>
    <w:rsid w:val="00F40848"/>
    <w:rsid w:val="00F4410E"/>
    <w:rsid w:val="00F444F7"/>
    <w:rsid w:val="00F4599C"/>
    <w:rsid w:val="00F475E7"/>
    <w:rsid w:val="00F506C5"/>
    <w:rsid w:val="00F53FC5"/>
    <w:rsid w:val="00F54B1F"/>
    <w:rsid w:val="00F54D39"/>
    <w:rsid w:val="00F7053F"/>
    <w:rsid w:val="00F766FE"/>
    <w:rsid w:val="00F80412"/>
    <w:rsid w:val="00F8253D"/>
    <w:rsid w:val="00F87B84"/>
    <w:rsid w:val="00F9359D"/>
    <w:rsid w:val="00F944DD"/>
    <w:rsid w:val="00F952D4"/>
    <w:rsid w:val="00F9584B"/>
    <w:rsid w:val="00FA7C17"/>
    <w:rsid w:val="00FB2BC1"/>
    <w:rsid w:val="00FC2AE1"/>
    <w:rsid w:val="00FC4547"/>
    <w:rsid w:val="00FC50B9"/>
    <w:rsid w:val="00FD08A3"/>
    <w:rsid w:val="00FD52CE"/>
    <w:rsid w:val="00FD68DF"/>
    <w:rsid w:val="00FD6966"/>
    <w:rsid w:val="00FD71F5"/>
    <w:rsid w:val="00FE2718"/>
    <w:rsid w:val="00FE319C"/>
    <w:rsid w:val="00FF5DED"/>
    <w:rsid w:val="00FF7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816BA"/>
  <w15:chartTrackingRefBased/>
  <w15:docId w15:val="{064F8858-FA90-644D-B889-4316C948F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7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7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7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7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79E"/>
    <w:rPr>
      <w:rFonts w:eastAsiaTheme="majorEastAsia" w:cstheme="majorBidi"/>
      <w:color w:val="272727" w:themeColor="text1" w:themeTint="D8"/>
    </w:rPr>
  </w:style>
  <w:style w:type="paragraph" w:styleId="Title">
    <w:name w:val="Title"/>
    <w:basedOn w:val="Normal"/>
    <w:next w:val="Normal"/>
    <w:link w:val="TitleChar"/>
    <w:uiPriority w:val="10"/>
    <w:qFormat/>
    <w:rsid w:val="00D217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7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7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179E"/>
    <w:rPr>
      <w:i/>
      <w:iCs/>
      <w:color w:val="404040" w:themeColor="text1" w:themeTint="BF"/>
    </w:rPr>
  </w:style>
  <w:style w:type="paragraph" w:styleId="ListParagraph">
    <w:name w:val="List Paragraph"/>
    <w:basedOn w:val="Normal"/>
    <w:uiPriority w:val="34"/>
    <w:qFormat/>
    <w:rsid w:val="00D2179E"/>
    <w:pPr>
      <w:ind w:left="720"/>
      <w:contextualSpacing/>
    </w:pPr>
  </w:style>
  <w:style w:type="character" w:styleId="IntenseEmphasis">
    <w:name w:val="Intense Emphasis"/>
    <w:basedOn w:val="DefaultParagraphFont"/>
    <w:uiPriority w:val="21"/>
    <w:qFormat/>
    <w:rsid w:val="00D2179E"/>
    <w:rPr>
      <w:i/>
      <w:iCs/>
      <w:color w:val="0F4761" w:themeColor="accent1" w:themeShade="BF"/>
    </w:rPr>
  </w:style>
  <w:style w:type="paragraph" w:styleId="IntenseQuote">
    <w:name w:val="Intense Quote"/>
    <w:basedOn w:val="Normal"/>
    <w:next w:val="Normal"/>
    <w:link w:val="IntenseQuoteChar"/>
    <w:uiPriority w:val="30"/>
    <w:qFormat/>
    <w:rsid w:val="00D21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79E"/>
    <w:rPr>
      <w:i/>
      <w:iCs/>
      <w:color w:val="0F4761" w:themeColor="accent1" w:themeShade="BF"/>
    </w:rPr>
  </w:style>
  <w:style w:type="character" w:styleId="IntenseReference">
    <w:name w:val="Intense Reference"/>
    <w:basedOn w:val="DefaultParagraphFont"/>
    <w:uiPriority w:val="32"/>
    <w:qFormat/>
    <w:rsid w:val="00D2179E"/>
    <w:rPr>
      <w:b/>
      <w:bCs/>
      <w:smallCaps/>
      <w:color w:val="0F4761" w:themeColor="accent1" w:themeShade="BF"/>
      <w:spacing w:val="5"/>
    </w:rPr>
  </w:style>
  <w:style w:type="table" w:styleId="TableGrid">
    <w:name w:val="Table Grid"/>
    <w:basedOn w:val="TableNormal"/>
    <w:uiPriority w:val="39"/>
    <w:rsid w:val="00CE01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5FDD"/>
    <w:rPr>
      <w:color w:val="467886" w:themeColor="hyperlink"/>
      <w:u w:val="single"/>
    </w:rPr>
  </w:style>
  <w:style w:type="character" w:styleId="UnresolvedMention">
    <w:name w:val="Unresolved Mention"/>
    <w:basedOn w:val="DefaultParagraphFont"/>
    <w:uiPriority w:val="99"/>
    <w:semiHidden/>
    <w:unhideWhenUsed/>
    <w:rsid w:val="00B65FDD"/>
    <w:rPr>
      <w:color w:val="605E5C"/>
      <w:shd w:val="clear" w:color="auto" w:fill="E1DFDD"/>
    </w:rPr>
  </w:style>
  <w:style w:type="character" w:styleId="LineNumber">
    <w:name w:val="line number"/>
    <w:basedOn w:val="DefaultParagraphFont"/>
    <w:uiPriority w:val="99"/>
    <w:unhideWhenUsed/>
    <w:rsid w:val="00641623"/>
  </w:style>
  <w:style w:type="paragraph" w:customStyle="1" w:styleId="paragraph">
    <w:name w:val="paragraph"/>
    <w:basedOn w:val="Normal"/>
    <w:rsid w:val="00641623"/>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641623"/>
  </w:style>
  <w:style w:type="character" w:customStyle="1" w:styleId="eop">
    <w:name w:val="eop"/>
    <w:basedOn w:val="DefaultParagraphFont"/>
    <w:rsid w:val="00641623"/>
  </w:style>
  <w:style w:type="character" w:styleId="PlaceholderText">
    <w:name w:val="Placeholder Text"/>
    <w:basedOn w:val="DefaultParagraphFont"/>
    <w:uiPriority w:val="99"/>
    <w:semiHidden/>
    <w:rsid w:val="006558CD"/>
    <w:rPr>
      <w:color w:val="666666"/>
    </w:rPr>
  </w:style>
  <w:style w:type="character" w:styleId="CommentReference">
    <w:name w:val="annotation reference"/>
    <w:basedOn w:val="DefaultParagraphFont"/>
    <w:uiPriority w:val="99"/>
    <w:semiHidden/>
    <w:unhideWhenUsed/>
    <w:rsid w:val="00BC1F7B"/>
    <w:rPr>
      <w:sz w:val="16"/>
      <w:szCs w:val="16"/>
    </w:rPr>
  </w:style>
  <w:style w:type="paragraph" w:styleId="CommentText">
    <w:name w:val="annotation text"/>
    <w:basedOn w:val="Normal"/>
    <w:link w:val="CommentTextChar"/>
    <w:uiPriority w:val="99"/>
    <w:semiHidden/>
    <w:unhideWhenUsed/>
    <w:rsid w:val="00BC1F7B"/>
    <w:rPr>
      <w:sz w:val="20"/>
      <w:szCs w:val="20"/>
    </w:rPr>
  </w:style>
  <w:style w:type="character" w:customStyle="1" w:styleId="CommentTextChar">
    <w:name w:val="Comment Text Char"/>
    <w:basedOn w:val="DefaultParagraphFont"/>
    <w:link w:val="CommentText"/>
    <w:uiPriority w:val="99"/>
    <w:semiHidden/>
    <w:rsid w:val="00BC1F7B"/>
    <w:rPr>
      <w:sz w:val="20"/>
      <w:szCs w:val="20"/>
    </w:rPr>
  </w:style>
  <w:style w:type="paragraph" w:styleId="CommentSubject">
    <w:name w:val="annotation subject"/>
    <w:basedOn w:val="CommentText"/>
    <w:next w:val="CommentText"/>
    <w:link w:val="CommentSubjectChar"/>
    <w:uiPriority w:val="99"/>
    <w:semiHidden/>
    <w:unhideWhenUsed/>
    <w:rsid w:val="00BC1F7B"/>
    <w:rPr>
      <w:b/>
      <w:bCs/>
    </w:rPr>
  </w:style>
  <w:style w:type="character" w:customStyle="1" w:styleId="CommentSubjectChar">
    <w:name w:val="Comment Subject Char"/>
    <w:basedOn w:val="CommentTextChar"/>
    <w:link w:val="CommentSubject"/>
    <w:uiPriority w:val="99"/>
    <w:semiHidden/>
    <w:rsid w:val="00BC1F7B"/>
    <w:rPr>
      <w:b/>
      <w:bCs/>
      <w:sz w:val="20"/>
      <w:szCs w:val="20"/>
    </w:rPr>
  </w:style>
  <w:style w:type="paragraph" w:styleId="Revision">
    <w:name w:val="Revision"/>
    <w:hidden/>
    <w:uiPriority w:val="99"/>
    <w:semiHidden/>
    <w:rsid w:val="006661BC"/>
  </w:style>
  <w:style w:type="paragraph" w:styleId="Header">
    <w:name w:val="header"/>
    <w:basedOn w:val="Normal"/>
    <w:link w:val="HeaderChar"/>
    <w:uiPriority w:val="99"/>
    <w:unhideWhenUsed/>
    <w:rsid w:val="00AF255A"/>
    <w:pPr>
      <w:tabs>
        <w:tab w:val="center" w:pos="4680"/>
        <w:tab w:val="right" w:pos="9360"/>
      </w:tabs>
    </w:pPr>
  </w:style>
  <w:style w:type="character" w:customStyle="1" w:styleId="HeaderChar">
    <w:name w:val="Header Char"/>
    <w:basedOn w:val="DefaultParagraphFont"/>
    <w:link w:val="Header"/>
    <w:uiPriority w:val="99"/>
    <w:rsid w:val="00AF255A"/>
  </w:style>
  <w:style w:type="paragraph" w:styleId="Footer">
    <w:name w:val="footer"/>
    <w:basedOn w:val="Normal"/>
    <w:link w:val="FooterChar"/>
    <w:uiPriority w:val="99"/>
    <w:unhideWhenUsed/>
    <w:rsid w:val="00AF255A"/>
    <w:pPr>
      <w:tabs>
        <w:tab w:val="center" w:pos="4680"/>
        <w:tab w:val="right" w:pos="9360"/>
      </w:tabs>
    </w:pPr>
  </w:style>
  <w:style w:type="character" w:customStyle="1" w:styleId="FooterChar">
    <w:name w:val="Footer Char"/>
    <w:basedOn w:val="DefaultParagraphFont"/>
    <w:link w:val="Footer"/>
    <w:uiPriority w:val="99"/>
    <w:rsid w:val="00AF2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644">
      <w:marLeft w:val="0"/>
      <w:marRight w:val="0"/>
      <w:marTop w:val="0"/>
      <w:marBottom w:val="0"/>
      <w:divBdr>
        <w:top w:val="none" w:sz="0" w:space="0" w:color="auto"/>
        <w:left w:val="none" w:sz="0" w:space="0" w:color="auto"/>
        <w:bottom w:val="none" w:sz="0" w:space="0" w:color="auto"/>
        <w:right w:val="none" w:sz="0" w:space="0" w:color="auto"/>
      </w:divBdr>
    </w:div>
    <w:div w:id="10881922">
      <w:bodyDiv w:val="1"/>
      <w:marLeft w:val="0"/>
      <w:marRight w:val="0"/>
      <w:marTop w:val="0"/>
      <w:marBottom w:val="0"/>
      <w:divBdr>
        <w:top w:val="none" w:sz="0" w:space="0" w:color="auto"/>
        <w:left w:val="none" w:sz="0" w:space="0" w:color="auto"/>
        <w:bottom w:val="none" w:sz="0" w:space="0" w:color="auto"/>
        <w:right w:val="none" w:sz="0" w:space="0" w:color="auto"/>
      </w:divBdr>
      <w:divsChild>
        <w:div w:id="1296837171">
          <w:marLeft w:val="640"/>
          <w:marRight w:val="0"/>
          <w:marTop w:val="0"/>
          <w:marBottom w:val="0"/>
          <w:divBdr>
            <w:top w:val="none" w:sz="0" w:space="0" w:color="auto"/>
            <w:left w:val="none" w:sz="0" w:space="0" w:color="auto"/>
            <w:bottom w:val="none" w:sz="0" w:space="0" w:color="auto"/>
            <w:right w:val="none" w:sz="0" w:space="0" w:color="auto"/>
          </w:divBdr>
        </w:div>
        <w:div w:id="417946102">
          <w:marLeft w:val="640"/>
          <w:marRight w:val="0"/>
          <w:marTop w:val="0"/>
          <w:marBottom w:val="0"/>
          <w:divBdr>
            <w:top w:val="none" w:sz="0" w:space="0" w:color="auto"/>
            <w:left w:val="none" w:sz="0" w:space="0" w:color="auto"/>
            <w:bottom w:val="none" w:sz="0" w:space="0" w:color="auto"/>
            <w:right w:val="none" w:sz="0" w:space="0" w:color="auto"/>
          </w:divBdr>
        </w:div>
        <w:div w:id="1553038832">
          <w:marLeft w:val="640"/>
          <w:marRight w:val="0"/>
          <w:marTop w:val="0"/>
          <w:marBottom w:val="0"/>
          <w:divBdr>
            <w:top w:val="none" w:sz="0" w:space="0" w:color="auto"/>
            <w:left w:val="none" w:sz="0" w:space="0" w:color="auto"/>
            <w:bottom w:val="none" w:sz="0" w:space="0" w:color="auto"/>
            <w:right w:val="none" w:sz="0" w:space="0" w:color="auto"/>
          </w:divBdr>
        </w:div>
        <w:div w:id="116997791">
          <w:marLeft w:val="640"/>
          <w:marRight w:val="0"/>
          <w:marTop w:val="0"/>
          <w:marBottom w:val="0"/>
          <w:divBdr>
            <w:top w:val="none" w:sz="0" w:space="0" w:color="auto"/>
            <w:left w:val="none" w:sz="0" w:space="0" w:color="auto"/>
            <w:bottom w:val="none" w:sz="0" w:space="0" w:color="auto"/>
            <w:right w:val="none" w:sz="0" w:space="0" w:color="auto"/>
          </w:divBdr>
        </w:div>
        <w:div w:id="976179390">
          <w:marLeft w:val="640"/>
          <w:marRight w:val="0"/>
          <w:marTop w:val="0"/>
          <w:marBottom w:val="0"/>
          <w:divBdr>
            <w:top w:val="none" w:sz="0" w:space="0" w:color="auto"/>
            <w:left w:val="none" w:sz="0" w:space="0" w:color="auto"/>
            <w:bottom w:val="none" w:sz="0" w:space="0" w:color="auto"/>
            <w:right w:val="none" w:sz="0" w:space="0" w:color="auto"/>
          </w:divBdr>
        </w:div>
        <w:div w:id="598606983">
          <w:marLeft w:val="640"/>
          <w:marRight w:val="0"/>
          <w:marTop w:val="0"/>
          <w:marBottom w:val="0"/>
          <w:divBdr>
            <w:top w:val="none" w:sz="0" w:space="0" w:color="auto"/>
            <w:left w:val="none" w:sz="0" w:space="0" w:color="auto"/>
            <w:bottom w:val="none" w:sz="0" w:space="0" w:color="auto"/>
            <w:right w:val="none" w:sz="0" w:space="0" w:color="auto"/>
          </w:divBdr>
        </w:div>
        <w:div w:id="335114490">
          <w:marLeft w:val="640"/>
          <w:marRight w:val="0"/>
          <w:marTop w:val="0"/>
          <w:marBottom w:val="0"/>
          <w:divBdr>
            <w:top w:val="none" w:sz="0" w:space="0" w:color="auto"/>
            <w:left w:val="none" w:sz="0" w:space="0" w:color="auto"/>
            <w:bottom w:val="none" w:sz="0" w:space="0" w:color="auto"/>
            <w:right w:val="none" w:sz="0" w:space="0" w:color="auto"/>
          </w:divBdr>
        </w:div>
        <w:div w:id="828056216">
          <w:marLeft w:val="640"/>
          <w:marRight w:val="0"/>
          <w:marTop w:val="0"/>
          <w:marBottom w:val="0"/>
          <w:divBdr>
            <w:top w:val="none" w:sz="0" w:space="0" w:color="auto"/>
            <w:left w:val="none" w:sz="0" w:space="0" w:color="auto"/>
            <w:bottom w:val="none" w:sz="0" w:space="0" w:color="auto"/>
            <w:right w:val="none" w:sz="0" w:space="0" w:color="auto"/>
          </w:divBdr>
        </w:div>
        <w:div w:id="1372536501">
          <w:marLeft w:val="640"/>
          <w:marRight w:val="0"/>
          <w:marTop w:val="0"/>
          <w:marBottom w:val="0"/>
          <w:divBdr>
            <w:top w:val="none" w:sz="0" w:space="0" w:color="auto"/>
            <w:left w:val="none" w:sz="0" w:space="0" w:color="auto"/>
            <w:bottom w:val="none" w:sz="0" w:space="0" w:color="auto"/>
            <w:right w:val="none" w:sz="0" w:space="0" w:color="auto"/>
          </w:divBdr>
        </w:div>
        <w:div w:id="633558692">
          <w:marLeft w:val="640"/>
          <w:marRight w:val="0"/>
          <w:marTop w:val="0"/>
          <w:marBottom w:val="0"/>
          <w:divBdr>
            <w:top w:val="none" w:sz="0" w:space="0" w:color="auto"/>
            <w:left w:val="none" w:sz="0" w:space="0" w:color="auto"/>
            <w:bottom w:val="none" w:sz="0" w:space="0" w:color="auto"/>
            <w:right w:val="none" w:sz="0" w:space="0" w:color="auto"/>
          </w:divBdr>
        </w:div>
        <w:div w:id="660349537">
          <w:marLeft w:val="640"/>
          <w:marRight w:val="0"/>
          <w:marTop w:val="0"/>
          <w:marBottom w:val="0"/>
          <w:divBdr>
            <w:top w:val="none" w:sz="0" w:space="0" w:color="auto"/>
            <w:left w:val="none" w:sz="0" w:space="0" w:color="auto"/>
            <w:bottom w:val="none" w:sz="0" w:space="0" w:color="auto"/>
            <w:right w:val="none" w:sz="0" w:space="0" w:color="auto"/>
          </w:divBdr>
        </w:div>
        <w:div w:id="1657564954">
          <w:marLeft w:val="640"/>
          <w:marRight w:val="0"/>
          <w:marTop w:val="0"/>
          <w:marBottom w:val="0"/>
          <w:divBdr>
            <w:top w:val="none" w:sz="0" w:space="0" w:color="auto"/>
            <w:left w:val="none" w:sz="0" w:space="0" w:color="auto"/>
            <w:bottom w:val="none" w:sz="0" w:space="0" w:color="auto"/>
            <w:right w:val="none" w:sz="0" w:space="0" w:color="auto"/>
          </w:divBdr>
        </w:div>
        <w:div w:id="1105491686">
          <w:marLeft w:val="640"/>
          <w:marRight w:val="0"/>
          <w:marTop w:val="0"/>
          <w:marBottom w:val="0"/>
          <w:divBdr>
            <w:top w:val="none" w:sz="0" w:space="0" w:color="auto"/>
            <w:left w:val="none" w:sz="0" w:space="0" w:color="auto"/>
            <w:bottom w:val="none" w:sz="0" w:space="0" w:color="auto"/>
            <w:right w:val="none" w:sz="0" w:space="0" w:color="auto"/>
          </w:divBdr>
        </w:div>
        <w:div w:id="87388888">
          <w:marLeft w:val="640"/>
          <w:marRight w:val="0"/>
          <w:marTop w:val="0"/>
          <w:marBottom w:val="0"/>
          <w:divBdr>
            <w:top w:val="none" w:sz="0" w:space="0" w:color="auto"/>
            <w:left w:val="none" w:sz="0" w:space="0" w:color="auto"/>
            <w:bottom w:val="none" w:sz="0" w:space="0" w:color="auto"/>
            <w:right w:val="none" w:sz="0" w:space="0" w:color="auto"/>
          </w:divBdr>
        </w:div>
        <w:div w:id="1399551686">
          <w:marLeft w:val="640"/>
          <w:marRight w:val="0"/>
          <w:marTop w:val="0"/>
          <w:marBottom w:val="0"/>
          <w:divBdr>
            <w:top w:val="none" w:sz="0" w:space="0" w:color="auto"/>
            <w:left w:val="none" w:sz="0" w:space="0" w:color="auto"/>
            <w:bottom w:val="none" w:sz="0" w:space="0" w:color="auto"/>
            <w:right w:val="none" w:sz="0" w:space="0" w:color="auto"/>
          </w:divBdr>
        </w:div>
        <w:div w:id="1783303308">
          <w:marLeft w:val="640"/>
          <w:marRight w:val="0"/>
          <w:marTop w:val="0"/>
          <w:marBottom w:val="0"/>
          <w:divBdr>
            <w:top w:val="none" w:sz="0" w:space="0" w:color="auto"/>
            <w:left w:val="none" w:sz="0" w:space="0" w:color="auto"/>
            <w:bottom w:val="none" w:sz="0" w:space="0" w:color="auto"/>
            <w:right w:val="none" w:sz="0" w:space="0" w:color="auto"/>
          </w:divBdr>
        </w:div>
        <w:div w:id="1028022627">
          <w:marLeft w:val="640"/>
          <w:marRight w:val="0"/>
          <w:marTop w:val="0"/>
          <w:marBottom w:val="0"/>
          <w:divBdr>
            <w:top w:val="none" w:sz="0" w:space="0" w:color="auto"/>
            <w:left w:val="none" w:sz="0" w:space="0" w:color="auto"/>
            <w:bottom w:val="none" w:sz="0" w:space="0" w:color="auto"/>
            <w:right w:val="none" w:sz="0" w:space="0" w:color="auto"/>
          </w:divBdr>
        </w:div>
        <w:div w:id="1206410885">
          <w:marLeft w:val="640"/>
          <w:marRight w:val="0"/>
          <w:marTop w:val="0"/>
          <w:marBottom w:val="0"/>
          <w:divBdr>
            <w:top w:val="none" w:sz="0" w:space="0" w:color="auto"/>
            <w:left w:val="none" w:sz="0" w:space="0" w:color="auto"/>
            <w:bottom w:val="none" w:sz="0" w:space="0" w:color="auto"/>
            <w:right w:val="none" w:sz="0" w:space="0" w:color="auto"/>
          </w:divBdr>
        </w:div>
        <w:div w:id="1193110414">
          <w:marLeft w:val="640"/>
          <w:marRight w:val="0"/>
          <w:marTop w:val="0"/>
          <w:marBottom w:val="0"/>
          <w:divBdr>
            <w:top w:val="none" w:sz="0" w:space="0" w:color="auto"/>
            <w:left w:val="none" w:sz="0" w:space="0" w:color="auto"/>
            <w:bottom w:val="none" w:sz="0" w:space="0" w:color="auto"/>
            <w:right w:val="none" w:sz="0" w:space="0" w:color="auto"/>
          </w:divBdr>
        </w:div>
        <w:div w:id="1167600569">
          <w:marLeft w:val="640"/>
          <w:marRight w:val="0"/>
          <w:marTop w:val="0"/>
          <w:marBottom w:val="0"/>
          <w:divBdr>
            <w:top w:val="none" w:sz="0" w:space="0" w:color="auto"/>
            <w:left w:val="none" w:sz="0" w:space="0" w:color="auto"/>
            <w:bottom w:val="none" w:sz="0" w:space="0" w:color="auto"/>
            <w:right w:val="none" w:sz="0" w:space="0" w:color="auto"/>
          </w:divBdr>
        </w:div>
        <w:div w:id="1800757341">
          <w:marLeft w:val="640"/>
          <w:marRight w:val="0"/>
          <w:marTop w:val="0"/>
          <w:marBottom w:val="0"/>
          <w:divBdr>
            <w:top w:val="none" w:sz="0" w:space="0" w:color="auto"/>
            <w:left w:val="none" w:sz="0" w:space="0" w:color="auto"/>
            <w:bottom w:val="none" w:sz="0" w:space="0" w:color="auto"/>
            <w:right w:val="none" w:sz="0" w:space="0" w:color="auto"/>
          </w:divBdr>
        </w:div>
        <w:div w:id="1125194447">
          <w:marLeft w:val="640"/>
          <w:marRight w:val="0"/>
          <w:marTop w:val="0"/>
          <w:marBottom w:val="0"/>
          <w:divBdr>
            <w:top w:val="none" w:sz="0" w:space="0" w:color="auto"/>
            <w:left w:val="none" w:sz="0" w:space="0" w:color="auto"/>
            <w:bottom w:val="none" w:sz="0" w:space="0" w:color="auto"/>
            <w:right w:val="none" w:sz="0" w:space="0" w:color="auto"/>
          </w:divBdr>
        </w:div>
        <w:div w:id="482434918">
          <w:marLeft w:val="640"/>
          <w:marRight w:val="0"/>
          <w:marTop w:val="0"/>
          <w:marBottom w:val="0"/>
          <w:divBdr>
            <w:top w:val="none" w:sz="0" w:space="0" w:color="auto"/>
            <w:left w:val="none" w:sz="0" w:space="0" w:color="auto"/>
            <w:bottom w:val="none" w:sz="0" w:space="0" w:color="auto"/>
            <w:right w:val="none" w:sz="0" w:space="0" w:color="auto"/>
          </w:divBdr>
        </w:div>
        <w:div w:id="247084315">
          <w:marLeft w:val="640"/>
          <w:marRight w:val="0"/>
          <w:marTop w:val="0"/>
          <w:marBottom w:val="0"/>
          <w:divBdr>
            <w:top w:val="none" w:sz="0" w:space="0" w:color="auto"/>
            <w:left w:val="none" w:sz="0" w:space="0" w:color="auto"/>
            <w:bottom w:val="none" w:sz="0" w:space="0" w:color="auto"/>
            <w:right w:val="none" w:sz="0" w:space="0" w:color="auto"/>
          </w:divBdr>
        </w:div>
        <w:div w:id="292322700">
          <w:marLeft w:val="640"/>
          <w:marRight w:val="0"/>
          <w:marTop w:val="0"/>
          <w:marBottom w:val="0"/>
          <w:divBdr>
            <w:top w:val="none" w:sz="0" w:space="0" w:color="auto"/>
            <w:left w:val="none" w:sz="0" w:space="0" w:color="auto"/>
            <w:bottom w:val="none" w:sz="0" w:space="0" w:color="auto"/>
            <w:right w:val="none" w:sz="0" w:space="0" w:color="auto"/>
          </w:divBdr>
        </w:div>
        <w:div w:id="332682223">
          <w:marLeft w:val="640"/>
          <w:marRight w:val="0"/>
          <w:marTop w:val="0"/>
          <w:marBottom w:val="0"/>
          <w:divBdr>
            <w:top w:val="none" w:sz="0" w:space="0" w:color="auto"/>
            <w:left w:val="none" w:sz="0" w:space="0" w:color="auto"/>
            <w:bottom w:val="none" w:sz="0" w:space="0" w:color="auto"/>
            <w:right w:val="none" w:sz="0" w:space="0" w:color="auto"/>
          </w:divBdr>
        </w:div>
        <w:div w:id="211188476">
          <w:marLeft w:val="640"/>
          <w:marRight w:val="0"/>
          <w:marTop w:val="0"/>
          <w:marBottom w:val="0"/>
          <w:divBdr>
            <w:top w:val="none" w:sz="0" w:space="0" w:color="auto"/>
            <w:left w:val="none" w:sz="0" w:space="0" w:color="auto"/>
            <w:bottom w:val="none" w:sz="0" w:space="0" w:color="auto"/>
            <w:right w:val="none" w:sz="0" w:space="0" w:color="auto"/>
          </w:divBdr>
        </w:div>
        <w:div w:id="1179271160">
          <w:marLeft w:val="640"/>
          <w:marRight w:val="0"/>
          <w:marTop w:val="0"/>
          <w:marBottom w:val="0"/>
          <w:divBdr>
            <w:top w:val="none" w:sz="0" w:space="0" w:color="auto"/>
            <w:left w:val="none" w:sz="0" w:space="0" w:color="auto"/>
            <w:bottom w:val="none" w:sz="0" w:space="0" w:color="auto"/>
            <w:right w:val="none" w:sz="0" w:space="0" w:color="auto"/>
          </w:divBdr>
        </w:div>
        <w:div w:id="1298877724">
          <w:marLeft w:val="640"/>
          <w:marRight w:val="0"/>
          <w:marTop w:val="0"/>
          <w:marBottom w:val="0"/>
          <w:divBdr>
            <w:top w:val="none" w:sz="0" w:space="0" w:color="auto"/>
            <w:left w:val="none" w:sz="0" w:space="0" w:color="auto"/>
            <w:bottom w:val="none" w:sz="0" w:space="0" w:color="auto"/>
            <w:right w:val="none" w:sz="0" w:space="0" w:color="auto"/>
          </w:divBdr>
        </w:div>
        <w:div w:id="1076977718">
          <w:marLeft w:val="640"/>
          <w:marRight w:val="0"/>
          <w:marTop w:val="0"/>
          <w:marBottom w:val="0"/>
          <w:divBdr>
            <w:top w:val="none" w:sz="0" w:space="0" w:color="auto"/>
            <w:left w:val="none" w:sz="0" w:space="0" w:color="auto"/>
            <w:bottom w:val="none" w:sz="0" w:space="0" w:color="auto"/>
            <w:right w:val="none" w:sz="0" w:space="0" w:color="auto"/>
          </w:divBdr>
        </w:div>
        <w:div w:id="1707826337">
          <w:marLeft w:val="640"/>
          <w:marRight w:val="0"/>
          <w:marTop w:val="0"/>
          <w:marBottom w:val="0"/>
          <w:divBdr>
            <w:top w:val="none" w:sz="0" w:space="0" w:color="auto"/>
            <w:left w:val="none" w:sz="0" w:space="0" w:color="auto"/>
            <w:bottom w:val="none" w:sz="0" w:space="0" w:color="auto"/>
            <w:right w:val="none" w:sz="0" w:space="0" w:color="auto"/>
          </w:divBdr>
        </w:div>
        <w:div w:id="218445388">
          <w:marLeft w:val="640"/>
          <w:marRight w:val="0"/>
          <w:marTop w:val="0"/>
          <w:marBottom w:val="0"/>
          <w:divBdr>
            <w:top w:val="none" w:sz="0" w:space="0" w:color="auto"/>
            <w:left w:val="none" w:sz="0" w:space="0" w:color="auto"/>
            <w:bottom w:val="none" w:sz="0" w:space="0" w:color="auto"/>
            <w:right w:val="none" w:sz="0" w:space="0" w:color="auto"/>
          </w:divBdr>
        </w:div>
        <w:div w:id="788201542">
          <w:marLeft w:val="640"/>
          <w:marRight w:val="0"/>
          <w:marTop w:val="0"/>
          <w:marBottom w:val="0"/>
          <w:divBdr>
            <w:top w:val="none" w:sz="0" w:space="0" w:color="auto"/>
            <w:left w:val="none" w:sz="0" w:space="0" w:color="auto"/>
            <w:bottom w:val="none" w:sz="0" w:space="0" w:color="auto"/>
            <w:right w:val="none" w:sz="0" w:space="0" w:color="auto"/>
          </w:divBdr>
        </w:div>
        <w:div w:id="1192184758">
          <w:marLeft w:val="640"/>
          <w:marRight w:val="0"/>
          <w:marTop w:val="0"/>
          <w:marBottom w:val="0"/>
          <w:divBdr>
            <w:top w:val="none" w:sz="0" w:space="0" w:color="auto"/>
            <w:left w:val="none" w:sz="0" w:space="0" w:color="auto"/>
            <w:bottom w:val="none" w:sz="0" w:space="0" w:color="auto"/>
            <w:right w:val="none" w:sz="0" w:space="0" w:color="auto"/>
          </w:divBdr>
        </w:div>
        <w:div w:id="160583862">
          <w:marLeft w:val="640"/>
          <w:marRight w:val="0"/>
          <w:marTop w:val="0"/>
          <w:marBottom w:val="0"/>
          <w:divBdr>
            <w:top w:val="none" w:sz="0" w:space="0" w:color="auto"/>
            <w:left w:val="none" w:sz="0" w:space="0" w:color="auto"/>
            <w:bottom w:val="none" w:sz="0" w:space="0" w:color="auto"/>
            <w:right w:val="none" w:sz="0" w:space="0" w:color="auto"/>
          </w:divBdr>
        </w:div>
        <w:div w:id="1170221521">
          <w:marLeft w:val="640"/>
          <w:marRight w:val="0"/>
          <w:marTop w:val="0"/>
          <w:marBottom w:val="0"/>
          <w:divBdr>
            <w:top w:val="none" w:sz="0" w:space="0" w:color="auto"/>
            <w:left w:val="none" w:sz="0" w:space="0" w:color="auto"/>
            <w:bottom w:val="none" w:sz="0" w:space="0" w:color="auto"/>
            <w:right w:val="none" w:sz="0" w:space="0" w:color="auto"/>
          </w:divBdr>
        </w:div>
        <w:div w:id="1374159972">
          <w:marLeft w:val="640"/>
          <w:marRight w:val="0"/>
          <w:marTop w:val="0"/>
          <w:marBottom w:val="0"/>
          <w:divBdr>
            <w:top w:val="none" w:sz="0" w:space="0" w:color="auto"/>
            <w:left w:val="none" w:sz="0" w:space="0" w:color="auto"/>
            <w:bottom w:val="none" w:sz="0" w:space="0" w:color="auto"/>
            <w:right w:val="none" w:sz="0" w:space="0" w:color="auto"/>
          </w:divBdr>
        </w:div>
        <w:div w:id="953293287">
          <w:marLeft w:val="640"/>
          <w:marRight w:val="0"/>
          <w:marTop w:val="0"/>
          <w:marBottom w:val="0"/>
          <w:divBdr>
            <w:top w:val="none" w:sz="0" w:space="0" w:color="auto"/>
            <w:left w:val="none" w:sz="0" w:space="0" w:color="auto"/>
            <w:bottom w:val="none" w:sz="0" w:space="0" w:color="auto"/>
            <w:right w:val="none" w:sz="0" w:space="0" w:color="auto"/>
          </w:divBdr>
        </w:div>
        <w:div w:id="99841709">
          <w:marLeft w:val="640"/>
          <w:marRight w:val="0"/>
          <w:marTop w:val="0"/>
          <w:marBottom w:val="0"/>
          <w:divBdr>
            <w:top w:val="none" w:sz="0" w:space="0" w:color="auto"/>
            <w:left w:val="none" w:sz="0" w:space="0" w:color="auto"/>
            <w:bottom w:val="none" w:sz="0" w:space="0" w:color="auto"/>
            <w:right w:val="none" w:sz="0" w:space="0" w:color="auto"/>
          </w:divBdr>
        </w:div>
        <w:div w:id="1975062692">
          <w:marLeft w:val="640"/>
          <w:marRight w:val="0"/>
          <w:marTop w:val="0"/>
          <w:marBottom w:val="0"/>
          <w:divBdr>
            <w:top w:val="none" w:sz="0" w:space="0" w:color="auto"/>
            <w:left w:val="none" w:sz="0" w:space="0" w:color="auto"/>
            <w:bottom w:val="none" w:sz="0" w:space="0" w:color="auto"/>
            <w:right w:val="none" w:sz="0" w:space="0" w:color="auto"/>
          </w:divBdr>
        </w:div>
        <w:div w:id="607079094">
          <w:marLeft w:val="640"/>
          <w:marRight w:val="0"/>
          <w:marTop w:val="0"/>
          <w:marBottom w:val="0"/>
          <w:divBdr>
            <w:top w:val="none" w:sz="0" w:space="0" w:color="auto"/>
            <w:left w:val="none" w:sz="0" w:space="0" w:color="auto"/>
            <w:bottom w:val="none" w:sz="0" w:space="0" w:color="auto"/>
            <w:right w:val="none" w:sz="0" w:space="0" w:color="auto"/>
          </w:divBdr>
        </w:div>
        <w:div w:id="1064261017">
          <w:marLeft w:val="640"/>
          <w:marRight w:val="0"/>
          <w:marTop w:val="0"/>
          <w:marBottom w:val="0"/>
          <w:divBdr>
            <w:top w:val="none" w:sz="0" w:space="0" w:color="auto"/>
            <w:left w:val="none" w:sz="0" w:space="0" w:color="auto"/>
            <w:bottom w:val="none" w:sz="0" w:space="0" w:color="auto"/>
            <w:right w:val="none" w:sz="0" w:space="0" w:color="auto"/>
          </w:divBdr>
        </w:div>
        <w:div w:id="365985352">
          <w:marLeft w:val="640"/>
          <w:marRight w:val="0"/>
          <w:marTop w:val="0"/>
          <w:marBottom w:val="0"/>
          <w:divBdr>
            <w:top w:val="none" w:sz="0" w:space="0" w:color="auto"/>
            <w:left w:val="none" w:sz="0" w:space="0" w:color="auto"/>
            <w:bottom w:val="none" w:sz="0" w:space="0" w:color="auto"/>
            <w:right w:val="none" w:sz="0" w:space="0" w:color="auto"/>
          </w:divBdr>
        </w:div>
        <w:div w:id="1379357950">
          <w:marLeft w:val="640"/>
          <w:marRight w:val="0"/>
          <w:marTop w:val="0"/>
          <w:marBottom w:val="0"/>
          <w:divBdr>
            <w:top w:val="none" w:sz="0" w:space="0" w:color="auto"/>
            <w:left w:val="none" w:sz="0" w:space="0" w:color="auto"/>
            <w:bottom w:val="none" w:sz="0" w:space="0" w:color="auto"/>
            <w:right w:val="none" w:sz="0" w:space="0" w:color="auto"/>
          </w:divBdr>
        </w:div>
        <w:div w:id="1602951128">
          <w:marLeft w:val="640"/>
          <w:marRight w:val="0"/>
          <w:marTop w:val="0"/>
          <w:marBottom w:val="0"/>
          <w:divBdr>
            <w:top w:val="none" w:sz="0" w:space="0" w:color="auto"/>
            <w:left w:val="none" w:sz="0" w:space="0" w:color="auto"/>
            <w:bottom w:val="none" w:sz="0" w:space="0" w:color="auto"/>
            <w:right w:val="none" w:sz="0" w:space="0" w:color="auto"/>
          </w:divBdr>
        </w:div>
        <w:div w:id="900215818">
          <w:marLeft w:val="640"/>
          <w:marRight w:val="0"/>
          <w:marTop w:val="0"/>
          <w:marBottom w:val="0"/>
          <w:divBdr>
            <w:top w:val="none" w:sz="0" w:space="0" w:color="auto"/>
            <w:left w:val="none" w:sz="0" w:space="0" w:color="auto"/>
            <w:bottom w:val="none" w:sz="0" w:space="0" w:color="auto"/>
            <w:right w:val="none" w:sz="0" w:space="0" w:color="auto"/>
          </w:divBdr>
        </w:div>
        <w:div w:id="318123421">
          <w:marLeft w:val="640"/>
          <w:marRight w:val="0"/>
          <w:marTop w:val="0"/>
          <w:marBottom w:val="0"/>
          <w:divBdr>
            <w:top w:val="none" w:sz="0" w:space="0" w:color="auto"/>
            <w:left w:val="none" w:sz="0" w:space="0" w:color="auto"/>
            <w:bottom w:val="none" w:sz="0" w:space="0" w:color="auto"/>
            <w:right w:val="none" w:sz="0" w:space="0" w:color="auto"/>
          </w:divBdr>
        </w:div>
        <w:div w:id="1001394046">
          <w:marLeft w:val="640"/>
          <w:marRight w:val="0"/>
          <w:marTop w:val="0"/>
          <w:marBottom w:val="0"/>
          <w:divBdr>
            <w:top w:val="none" w:sz="0" w:space="0" w:color="auto"/>
            <w:left w:val="none" w:sz="0" w:space="0" w:color="auto"/>
            <w:bottom w:val="none" w:sz="0" w:space="0" w:color="auto"/>
            <w:right w:val="none" w:sz="0" w:space="0" w:color="auto"/>
          </w:divBdr>
        </w:div>
        <w:div w:id="1517302205">
          <w:marLeft w:val="640"/>
          <w:marRight w:val="0"/>
          <w:marTop w:val="0"/>
          <w:marBottom w:val="0"/>
          <w:divBdr>
            <w:top w:val="none" w:sz="0" w:space="0" w:color="auto"/>
            <w:left w:val="none" w:sz="0" w:space="0" w:color="auto"/>
            <w:bottom w:val="none" w:sz="0" w:space="0" w:color="auto"/>
            <w:right w:val="none" w:sz="0" w:space="0" w:color="auto"/>
          </w:divBdr>
        </w:div>
        <w:div w:id="1422292639">
          <w:marLeft w:val="640"/>
          <w:marRight w:val="0"/>
          <w:marTop w:val="0"/>
          <w:marBottom w:val="0"/>
          <w:divBdr>
            <w:top w:val="none" w:sz="0" w:space="0" w:color="auto"/>
            <w:left w:val="none" w:sz="0" w:space="0" w:color="auto"/>
            <w:bottom w:val="none" w:sz="0" w:space="0" w:color="auto"/>
            <w:right w:val="none" w:sz="0" w:space="0" w:color="auto"/>
          </w:divBdr>
        </w:div>
        <w:div w:id="736976587">
          <w:marLeft w:val="640"/>
          <w:marRight w:val="0"/>
          <w:marTop w:val="0"/>
          <w:marBottom w:val="0"/>
          <w:divBdr>
            <w:top w:val="none" w:sz="0" w:space="0" w:color="auto"/>
            <w:left w:val="none" w:sz="0" w:space="0" w:color="auto"/>
            <w:bottom w:val="none" w:sz="0" w:space="0" w:color="auto"/>
            <w:right w:val="none" w:sz="0" w:space="0" w:color="auto"/>
          </w:divBdr>
        </w:div>
      </w:divsChild>
    </w:div>
    <w:div w:id="12877443">
      <w:bodyDiv w:val="1"/>
      <w:marLeft w:val="0"/>
      <w:marRight w:val="0"/>
      <w:marTop w:val="0"/>
      <w:marBottom w:val="0"/>
      <w:divBdr>
        <w:top w:val="none" w:sz="0" w:space="0" w:color="auto"/>
        <w:left w:val="none" w:sz="0" w:space="0" w:color="auto"/>
        <w:bottom w:val="none" w:sz="0" w:space="0" w:color="auto"/>
        <w:right w:val="none" w:sz="0" w:space="0" w:color="auto"/>
      </w:divBdr>
    </w:div>
    <w:div w:id="12926379">
      <w:marLeft w:val="0"/>
      <w:marRight w:val="0"/>
      <w:marTop w:val="0"/>
      <w:marBottom w:val="0"/>
      <w:divBdr>
        <w:top w:val="none" w:sz="0" w:space="0" w:color="auto"/>
        <w:left w:val="none" w:sz="0" w:space="0" w:color="auto"/>
        <w:bottom w:val="none" w:sz="0" w:space="0" w:color="auto"/>
        <w:right w:val="none" w:sz="0" w:space="0" w:color="auto"/>
      </w:divBdr>
    </w:div>
    <w:div w:id="15037400">
      <w:bodyDiv w:val="1"/>
      <w:marLeft w:val="0"/>
      <w:marRight w:val="0"/>
      <w:marTop w:val="0"/>
      <w:marBottom w:val="0"/>
      <w:divBdr>
        <w:top w:val="none" w:sz="0" w:space="0" w:color="auto"/>
        <w:left w:val="none" w:sz="0" w:space="0" w:color="auto"/>
        <w:bottom w:val="none" w:sz="0" w:space="0" w:color="auto"/>
        <w:right w:val="none" w:sz="0" w:space="0" w:color="auto"/>
      </w:divBdr>
      <w:divsChild>
        <w:div w:id="570965511">
          <w:marLeft w:val="640"/>
          <w:marRight w:val="0"/>
          <w:marTop w:val="0"/>
          <w:marBottom w:val="0"/>
          <w:divBdr>
            <w:top w:val="none" w:sz="0" w:space="0" w:color="auto"/>
            <w:left w:val="none" w:sz="0" w:space="0" w:color="auto"/>
            <w:bottom w:val="none" w:sz="0" w:space="0" w:color="auto"/>
            <w:right w:val="none" w:sz="0" w:space="0" w:color="auto"/>
          </w:divBdr>
        </w:div>
        <w:div w:id="1973095056">
          <w:marLeft w:val="640"/>
          <w:marRight w:val="0"/>
          <w:marTop w:val="0"/>
          <w:marBottom w:val="0"/>
          <w:divBdr>
            <w:top w:val="none" w:sz="0" w:space="0" w:color="auto"/>
            <w:left w:val="none" w:sz="0" w:space="0" w:color="auto"/>
            <w:bottom w:val="none" w:sz="0" w:space="0" w:color="auto"/>
            <w:right w:val="none" w:sz="0" w:space="0" w:color="auto"/>
          </w:divBdr>
        </w:div>
        <w:div w:id="1612013712">
          <w:marLeft w:val="640"/>
          <w:marRight w:val="0"/>
          <w:marTop w:val="0"/>
          <w:marBottom w:val="0"/>
          <w:divBdr>
            <w:top w:val="none" w:sz="0" w:space="0" w:color="auto"/>
            <w:left w:val="none" w:sz="0" w:space="0" w:color="auto"/>
            <w:bottom w:val="none" w:sz="0" w:space="0" w:color="auto"/>
            <w:right w:val="none" w:sz="0" w:space="0" w:color="auto"/>
          </w:divBdr>
        </w:div>
        <w:div w:id="1011184261">
          <w:marLeft w:val="640"/>
          <w:marRight w:val="0"/>
          <w:marTop w:val="0"/>
          <w:marBottom w:val="0"/>
          <w:divBdr>
            <w:top w:val="none" w:sz="0" w:space="0" w:color="auto"/>
            <w:left w:val="none" w:sz="0" w:space="0" w:color="auto"/>
            <w:bottom w:val="none" w:sz="0" w:space="0" w:color="auto"/>
            <w:right w:val="none" w:sz="0" w:space="0" w:color="auto"/>
          </w:divBdr>
        </w:div>
        <w:div w:id="1350260253">
          <w:marLeft w:val="640"/>
          <w:marRight w:val="0"/>
          <w:marTop w:val="0"/>
          <w:marBottom w:val="0"/>
          <w:divBdr>
            <w:top w:val="none" w:sz="0" w:space="0" w:color="auto"/>
            <w:left w:val="none" w:sz="0" w:space="0" w:color="auto"/>
            <w:bottom w:val="none" w:sz="0" w:space="0" w:color="auto"/>
            <w:right w:val="none" w:sz="0" w:space="0" w:color="auto"/>
          </w:divBdr>
        </w:div>
        <w:div w:id="1061559751">
          <w:marLeft w:val="640"/>
          <w:marRight w:val="0"/>
          <w:marTop w:val="0"/>
          <w:marBottom w:val="0"/>
          <w:divBdr>
            <w:top w:val="none" w:sz="0" w:space="0" w:color="auto"/>
            <w:left w:val="none" w:sz="0" w:space="0" w:color="auto"/>
            <w:bottom w:val="none" w:sz="0" w:space="0" w:color="auto"/>
            <w:right w:val="none" w:sz="0" w:space="0" w:color="auto"/>
          </w:divBdr>
        </w:div>
        <w:div w:id="1815023761">
          <w:marLeft w:val="640"/>
          <w:marRight w:val="0"/>
          <w:marTop w:val="0"/>
          <w:marBottom w:val="0"/>
          <w:divBdr>
            <w:top w:val="none" w:sz="0" w:space="0" w:color="auto"/>
            <w:left w:val="none" w:sz="0" w:space="0" w:color="auto"/>
            <w:bottom w:val="none" w:sz="0" w:space="0" w:color="auto"/>
            <w:right w:val="none" w:sz="0" w:space="0" w:color="auto"/>
          </w:divBdr>
        </w:div>
        <w:div w:id="675041254">
          <w:marLeft w:val="640"/>
          <w:marRight w:val="0"/>
          <w:marTop w:val="0"/>
          <w:marBottom w:val="0"/>
          <w:divBdr>
            <w:top w:val="none" w:sz="0" w:space="0" w:color="auto"/>
            <w:left w:val="none" w:sz="0" w:space="0" w:color="auto"/>
            <w:bottom w:val="none" w:sz="0" w:space="0" w:color="auto"/>
            <w:right w:val="none" w:sz="0" w:space="0" w:color="auto"/>
          </w:divBdr>
        </w:div>
        <w:div w:id="1084034315">
          <w:marLeft w:val="640"/>
          <w:marRight w:val="0"/>
          <w:marTop w:val="0"/>
          <w:marBottom w:val="0"/>
          <w:divBdr>
            <w:top w:val="none" w:sz="0" w:space="0" w:color="auto"/>
            <w:left w:val="none" w:sz="0" w:space="0" w:color="auto"/>
            <w:bottom w:val="none" w:sz="0" w:space="0" w:color="auto"/>
            <w:right w:val="none" w:sz="0" w:space="0" w:color="auto"/>
          </w:divBdr>
        </w:div>
        <w:div w:id="1417481370">
          <w:marLeft w:val="640"/>
          <w:marRight w:val="0"/>
          <w:marTop w:val="0"/>
          <w:marBottom w:val="0"/>
          <w:divBdr>
            <w:top w:val="none" w:sz="0" w:space="0" w:color="auto"/>
            <w:left w:val="none" w:sz="0" w:space="0" w:color="auto"/>
            <w:bottom w:val="none" w:sz="0" w:space="0" w:color="auto"/>
            <w:right w:val="none" w:sz="0" w:space="0" w:color="auto"/>
          </w:divBdr>
        </w:div>
        <w:div w:id="1073817345">
          <w:marLeft w:val="640"/>
          <w:marRight w:val="0"/>
          <w:marTop w:val="0"/>
          <w:marBottom w:val="0"/>
          <w:divBdr>
            <w:top w:val="none" w:sz="0" w:space="0" w:color="auto"/>
            <w:left w:val="none" w:sz="0" w:space="0" w:color="auto"/>
            <w:bottom w:val="none" w:sz="0" w:space="0" w:color="auto"/>
            <w:right w:val="none" w:sz="0" w:space="0" w:color="auto"/>
          </w:divBdr>
        </w:div>
        <w:div w:id="306934046">
          <w:marLeft w:val="640"/>
          <w:marRight w:val="0"/>
          <w:marTop w:val="0"/>
          <w:marBottom w:val="0"/>
          <w:divBdr>
            <w:top w:val="none" w:sz="0" w:space="0" w:color="auto"/>
            <w:left w:val="none" w:sz="0" w:space="0" w:color="auto"/>
            <w:bottom w:val="none" w:sz="0" w:space="0" w:color="auto"/>
            <w:right w:val="none" w:sz="0" w:space="0" w:color="auto"/>
          </w:divBdr>
        </w:div>
        <w:div w:id="1763912641">
          <w:marLeft w:val="640"/>
          <w:marRight w:val="0"/>
          <w:marTop w:val="0"/>
          <w:marBottom w:val="0"/>
          <w:divBdr>
            <w:top w:val="none" w:sz="0" w:space="0" w:color="auto"/>
            <w:left w:val="none" w:sz="0" w:space="0" w:color="auto"/>
            <w:bottom w:val="none" w:sz="0" w:space="0" w:color="auto"/>
            <w:right w:val="none" w:sz="0" w:space="0" w:color="auto"/>
          </w:divBdr>
        </w:div>
        <w:div w:id="303433463">
          <w:marLeft w:val="640"/>
          <w:marRight w:val="0"/>
          <w:marTop w:val="0"/>
          <w:marBottom w:val="0"/>
          <w:divBdr>
            <w:top w:val="none" w:sz="0" w:space="0" w:color="auto"/>
            <w:left w:val="none" w:sz="0" w:space="0" w:color="auto"/>
            <w:bottom w:val="none" w:sz="0" w:space="0" w:color="auto"/>
            <w:right w:val="none" w:sz="0" w:space="0" w:color="auto"/>
          </w:divBdr>
        </w:div>
        <w:div w:id="689070910">
          <w:marLeft w:val="640"/>
          <w:marRight w:val="0"/>
          <w:marTop w:val="0"/>
          <w:marBottom w:val="0"/>
          <w:divBdr>
            <w:top w:val="none" w:sz="0" w:space="0" w:color="auto"/>
            <w:left w:val="none" w:sz="0" w:space="0" w:color="auto"/>
            <w:bottom w:val="none" w:sz="0" w:space="0" w:color="auto"/>
            <w:right w:val="none" w:sz="0" w:space="0" w:color="auto"/>
          </w:divBdr>
        </w:div>
        <w:div w:id="54427294">
          <w:marLeft w:val="640"/>
          <w:marRight w:val="0"/>
          <w:marTop w:val="0"/>
          <w:marBottom w:val="0"/>
          <w:divBdr>
            <w:top w:val="none" w:sz="0" w:space="0" w:color="auto"/>
            <w:left w:val="none" w:sz="0" w:space="0" w:color="auto"/>
            <w:bottom w:val="none" w:sz="0" w:space="0" w:color="auto"/>
            <w:right w:val="none" w:sz="0" w:space="0" w:color="auto"/>
          </w:divBdr>
        </w:div>
        <w:div w:id="1847213167">
          <w:marLeft w:val="640"/>
          <w:marRight w:val="0"/>
          <w:marTop w:val="0"/>
          <w:marBottom w:val="0"/>
          <w:divBdr>
            <w:top w:val="none" w:sz="0" w:space="0" w:color="auto"/>
            <w:left w:val="none" w:sz="0" w:space="0" w:color="auto"/>
            <w:bottom w:val="none" w:sz="0" w:space="0" w:color="auto"/>
            <w:right w:val="none" w:sz="0" w:space="0" w:color="auto"/>
          </w:divBdr>
        </w:div>
        <w:div w:id="1194877692">
          <w:marLeft w:val="640"/>
          <w:marRight w:val="0"/>
          <w:marTop w:val="0"/>
          <w:marBottom w:val="0"/>
          <w:divBdr>
            <w:top w:val="none" w:sz="0" w:space="0" w:color="auto"/>
            <w:left w:val="none" w:sz="0" w:space="0" w:color="auto"/>
            <w:bottom w:val="none" w:sz="0" w:space="0" w:color="auto"/>
            <w:right w:val="none" w:sz="0" w:space="0" w:color="auto"/>
          </w:divBdr>
        </w:div>
        <w:div w:id="114909574">
          <w:marLeft w:val="640"/>
          <w:marRight w:val="0"/>
          <w:marTop w:val="0"/>
          <w:marBottom w:val="0"/>
          <w:divBdr>
            <w:top w:val="none" w:sz="0" w:space="0" w:color="auto"/>
            <w:left w:val="none" w:sz="0" w:space="0" w:color="auto"/>
            <w:bottom w:val="none" w:sz="0" w:space="0" w:color="auto"/>
            <w:right w:val="none" w:sz="0" w:space="0" w:color="auto"/>
          </w:divBdr>
        </w:div>
        <w:div w:id="1727948550">
          <w:marLeft w:val="640"/>
          <w:marRight w:val="0"/>
          <w:marTop w:val="0"/>
          <w:marBottom w:val="0"/>
          <w:divBdr>
            <w:top w:val="none" w:sz="0" w:space="0" w:color="auto"/>
            <w:left w:val="none" w:sz="0" w:space="0" w:color="auto"/>
            <w:bottom w:val="none" w:sz="0" w:space="0" w:color="auto"/>
            <w:right w:val="none" w:sz="0" w:space="0" w:color="auto"/>
          </w:divBdr>
        </w:div>
        <w:div w:id="166796807">
          <w:marLeft w:val="640"/>
          <w:marRight w:val="0"/>
          <w:marTop w:val="0"/>
          <w:marBottom w:val="0"/>
          <w:divBdr>
            <w:top w:val="none" w:sz="0" w:space="0" w:color="auto"/>
            <w:left w:val="none" w:sz="0" w:space="0" w:color="auto"/>
            <w:bottom w:val="none" w:sz="0" w:space="0" w:color="auto"/>
            <w:right w:val="none" w:sz="0" w:space="0" w:color="auto"/>
          </w:divBdr>
        </w:div>
        <w:div w:id="174612282">
          <w:marLeft w:val="640"/>
          <w:marRight w:val="0"/>
          <w:marTop w:val="0"/>
          <w:marBottom w:val="0"/>
          <w:divBdr>
            <w:top w:val="none" w:sz="0" w:space="0" w:color="auto"/>
            <w:left w:val="none" w:sz="0" w:space="0" w:color="auto"/>
            <w:bottom w:val="none" w:sz="0" w:space="0" w:color="auto"/>
            <w:right w:val="none" w:sz="0" w:space="0" w:color="auto"/>
          </w:divBdr>
        </w:div>
        <w:div w:id="1818565641">
          <w:marLeft w:val="640"/>
          <w:marRight w:val="0"/>
          <w:marTop w:val="0"/>
          <w:marBottom w:val="0"/>
          <w:divBdr>
            <w:top w:val="none" w:sz="0" w:space="0" w:color="auto"/>
            <w:left w:val="none" w:sz="0" w:space="0" w:color="auto"/>
            <w:bottom w:val="none" w:sz="0" w:space="0" w:color="auto"/>
            <w:right w:val="none" w:sz="0" w:space="0" w:color="auto"/>
          </w:divBdr>
        </w:div>
        <w:div w:id="90859024">
          <w:marLeft w:val="640"/>
          <w:marRight w:val="0"/>
          <w:marTop w:val="0"/>
          <w:marBottom w:val="0"/>
          <w:divBdr>
            <w:top w:val="none" w:sz="0" w:space="0" w:color="auto"/>
            <w:left w:val="none" w:sz="0" w:space="0" w:color="auto"/>
            <w:bottom w:val="none" w:sz="0" w:space="0" w:color="auto"/>
            <w:right w:val="none" w:sz="0" w:space="0" w:color="auto"/>
          </w:divBdr>
        </w:div>
        <w:div w:id="2129659050">
          <w:marLeft w:val="640"/>
          <w:marRight w:val="0"/>
          <w:marTop w:val="0"/>
          <w:marBottom w:val="0"/>
          <w:divBdr>
            <w:top w:val="none" w:sz="0" w:space="0" w:color="auto"/>
            <w:left w:val="none" w:sz="0" w:space="0" w:color="auto"/>
            <w:bottom w:val="none" w:sz="0" w:space="0" w:color="auto"/>
            <w:right w:val="none" w:sz="0" w:space="0" w:color="auto"/>
          </w:divBdr>
        </w:div>
        <w:div w:id="1217157606">
          <w:marLeft w:val="640"/>
          <w:marRight w:val="0"/>
          <w:marTop w:val="0"/>
          <w:marBottom w:val="0"/>
          <w:divBdr>
            <w:top w:val="none" w:sz="0" w:space="0" w:color="auto"/>
            <w:left w:val="none" w:sz="0" w:space="0" w:color="auto"/>
            <w:bottom w:val="none" w:sz="0" w:space="0" w:color="auto"/>
            <w:right w:val="none" w:sz="0" w:space="0" w:color="auto"/>
          </w:divBdr>
        </w:div>
        <w:div w:id="1097169121">
          <w:marLeft w:val="640"/>
          <w:marRight w:val="0"/>
          <w:marTop w:val="0"/>
          <w:marBottom w:val="0"/>
          <w:divBdr>
            <w:top w:val="none" w:sz="0" w:space="0" w:color="auto"/>
            <w:left w:val="none" w:sz="0" w:space="0" w:color="auto"/>
            <w:bottom w:val="none" w:sz="0" w:space="0" w:color="auto"/>
            <w:right w:val="none" w:sz="0" w:space="0" w:color="auto"/>
          </w:divBdr>
        </w:div>
        <w:div w:id="466968542">
          <w:marLeft w:val="640"/>
          <w:marRight w:val="0"/>
          <w:marTop w:val="0"/>
          <w:marBottom w:val="0"/>
          <w:divBdr>
            <w:top w:val="none" w:sz="0" w:space="0" w:color="auto"/>
            <w:left w:val="none" w:sz="0" w:space="0" w:color="auto"/>
            <w:bottom w:val="none" w:sz="0" w:space="0" w:color="auto"/>
            <w:right w:val="none" w:sz="0" w:space="0" w:color="auto"/>
          </w:divBdr>
        </w:div>
        <w:div w:id="1066731604">
          <w:marLeft w:val="640"/>
          <w:marRight w:val="0"/>
          <w:marTop w:val="0"/>
          <w:marBottom w:val="0"/>
          <w:divBdr>
            <w:top w:val="none" w:sz="0" w:space="0" w:color="auto"/>
            <w:left w:val="none" w:sz="0" w:space="0" w:color="auto"/>
            <w:bottom w:val="none" w:sz="0" w:space="0" w:color="auto"/>
            <w:right w:val="none" w:sz="0" w:space="0" w:color="auto"/>
          </w:divBdr>
        </w:div>
        <w:div w:id="379206119">
          <w:marLeft w:val="640"/>
          <w:marRight w:val="0"/>
          <w:marTop w:val="0"/>
          <w:marBottom w:val="0"/>
          <w:divBdr>
            <w:top w:val="none" w:sz="0" w:space="0" w:color="auto"/>
            <w:left w:val="none" w:sz="0" w:space="0" w:color="auto"/>
            <w:bottom w:val="none" w:sz="0" w:space="0" w:color="auto"/>
            <w:right w:val="none" w:sz="0" w:space="0" w:color="auto"/>
          </w:divBdr>
        </w:div>
        <w:div w:id="429355108">
          <w:marLeft w:val="640"/>
          <w:marRight w:val="0"/>
          <w:marTop w:val="0"/>
          <w:marBottom w:val="0"/>
          <w:divBdr>
            <w:top w:val="none" w:sz="0" w:space="0" w:color="auto"/>
            <w:left w:val="none" w:sz="0" w:space="0" w:color="auto"/>
            <w:bottom w:val="none" w:sz="0" w:space="0" w:color="auto"/>
            <w:right w:val="none" w:sz="0" w:space="0" w:color="auto"/>
          </w:divBdr>
        </w:div>
        <w:div w:id="1698963457">
          <w:marLeft w:val="640"/>
          <w:marRight w:val="0"/>
          <w:marTop w:val="0"/>
          <w:marBottom w:val="0"/>
          <w:divBdr>
            <w:top w:val="none" w:sz="0" w:space="0" w:color="auto"/>
            <w:left w:val="none" w:sz="0" w:space="0" w:color="auto"/>
            <w:bottom w:val="none" w:sz="0" w:space="0" w:color="auto"/>
            <w:right w:val="none" w:sz="0" w:space="0" w:color="auto"/>
          </w:divBdr>
        </w:div>
        <w:div w:id="2136367189">
          <w:marLeft w:val="640"/>
          <w:marRight w:val="0"/>
          <w:marTop w:val="0"/>
          <w:marBottom w:val="0"/>
          <w:divBdr>
            <w:top w:val="none" w:sz="0" w:space="0" w:color="auto"/>
            <w:left w:val="none" w:sz="0" w:space="0" w:color="auto"/>
            <w:bottom w:val="none" w:sz="0" w:space="0" w:color="auto"/>
            <w:right w:val="none" w:sz="0" w:space="0" w:color="auto"/>
          </w:divBdr>
        </w:div>
        <w:div w:id="1091195953">
          <w:marLeft w:val="640"/>
          <w:marRight w:val="0"/>
          <w:marTop w:val="0"/>
          <w:marBottom w:val="0"/>
          <w:divBdr>
            <w:top w:val="none" w:sz="0" w:space="0" w:color="auto"/>
            <w:left w:val="none" w:sz="0" w:space="0" w:color="auto"/>
            <w:bottom w:val="none" w:sz="0" w:space="0" w:color="auto"/>
            <w:right w:val="none" w:sz="0" w:space="0" w:color="auto"/>
          </w:divBdr>
        </w:div>
        <w:div w:id="308678344">
          <w:marLeft w:val="640"/>
          <w:marRight w:val="0"/>
          <w:marTop w:val="0"/>
          <w:marBottom w:val="0"/>
          <w:divBdr>
            <w:top w:val="none" w:sz="0" w:space="0" w:color="auto"/>
            <w:left w:val="none" w:sz="0" w:space="0" w:color="auto"/>
            <w:bottom w:val="none" w:sz="0" w:space="0" w:color="auto"/>
            <w:right w:val="none" w:sz="0" w:space="0" w:color="auto"/>
          </w:divBdr>
        </w:div>
        <w:div w:id="376588310">
          <w:marLeft w:val="640"/>
          <w:marRight w:val="0"/>
          <w:marTop w:val="0"/>
          <w:marBottom w:val="0"/>
          <w:divBdr>
            <w:top w:val="none" w:sz="0" w:space="0" w:color="auto"/>
            <w:left w:val="none" w:sz="0" w:space="0" w:color="auto"/>
            <w:bottom w:val="none" w:sz="0" w:space="0" w:color="auto"/>
            <w:right w:val="none" w:sz="0" w:space="0" w:color="auto"/>
          </w:divBdr>
        </w:div>
        <w:div w:id="417411045">
          <w:marLeft w:val="640"/>
          <w:marRight w:val="0"/>
          <w:marTop w:val="0"/>
          <w:marBottom w:val="0"/>
          <w:divBdr>
            <w:top w:val="none" w:sz="0" w:space="0" w:color="auto"/>
            <w:left w:val="none" w:sz="0" w:space="0" w:color="auto"/>
            <w:bottom w:val="none" w:sz="0" w:space="0" w:color="auto"/>
            <w:right w:val="none" w:sz="0" w:space="0" w:color="auto"/>
          </w:divBdr>
        </w:div>
        <w:div w:id="871839195">
          <w:marLeft w:val="640"/>
          <w:marRight w:val="0"/>
          <w:marTop w:val="0"/>
          <w:marBottom w:val="0"/>
          <w:divBdr>
            <w:top w:val="none" w:sz="0" w:space="0" w:color="auto"/>
            <w:left w:val="none" w:sz="0" w:space="0" w:color="auto"/>
            <w:bottom w:val="none" w:sz="0" w:space="0" w:color="auto"/>
            <w:right w:val="none" w:sz="0" w:space="0" w:color="auto"/>
          </w:divBdr>
        </w:div>
        <w:div w:id="2017222971">
          <w:marLeft w:val="640"/>
          <w:marRight w:val="0"/>
          <w:marTop w:val="0"/>
          <w:marBottom w:val="0"/>
          <w:divBdr>
            <w:top w:val="none" w:sz="0" w:space="0" w:color="auto"/>
            <w:left w:val="none" w:sz="0" w:space="0" w:color="auto"/>
            <w:bottom w:val="none" w:sz="0" w:space="0" w:color="auto"/>
            <w:right w:val="none" w:sz="0" w:space="0" w:color="auto"/>
          </w:divBdr>
        </w:div>
        <w:div w:id="1557425847">
          <w:marLeft w:val="640"/>
          <w:marRight w:val="0"/>
          <w:marTop w:val="0"/>
          <w:marBottom w:val="0"/>
          <w:divBdr>
            <w:top w:val="none" w:sz="0" w:space="0" w:color="auto"/>
            <w:left w:val="none" w:sz="0" w:space="0" w:color="auto"/>
            <w:bottom w:val="none" w:sz="0" w:space="0" w:color="auto"/>
            <w:right w:val="none" w:sz="0" w:space="0" w:color="auto"/>
          </w:divBdr>
        </w:div>
        <w:div w:id="1892694815">
          <w:marLeft w:val="640"/>
          <w:marRight w:val="0"/>
          <w:marTop w:val="0"/>
          <w:marBottom w:val="0"/>
          <w:divBdr>
            <w:top w:val="none" w:sz="0" w:space="0" w:color="auto"/>
            <w:left w:val="none" w:sz="0" w:space="0" w:color="auto"/>
            <w:bottom w:val="none" w:sz="0" w:space="0" w:color="auto"/>
            <w:right w:val="none" w:sz="0" w:space="0" w:color="auto"/>
          </w:divBdr>
        </w:div>
        <w:div w:id="254561753">
          <w:marLeft w:val="640"/>
          <w:marRight w:val="0"/>
          <w:marTop w:val="0"/>
          <w:marBottom w:val="0"/>
          <w:divBdr>
            <w:top w:val="none" w:sz="0" w:space="0" w:color="auto"/>
            <w:left w:val="none" w:sz="0" w:space="0" w:color="auto"/>
            <w:bottom w:val="none" w:sz="0" w:space="0" w:color="auto"/>
            <w:right w:val="none" w:sz="0" w:space="0" w:color="auto"/>
          </w:divBdr>
        </w:div>
        <w:div w:id="1628585066">
          <w:marLeft w:val="640"/>
          <w:marRight w:val="0"/>
          <w:marTop w:val="0"/>
          <w:marBottom w:val="0"/>
          <w:divBdr>
            <w:top w:val="none" w:sz="0" w:space="0" w:color="auto"/>
            <w:left w:val="none" w:sz="0" w:space="0" w:color="auto"/>
            <w:bottom w:val="none" w:sz="0" w:space="0" w:color="auto"/>
            <w:right w:val="none" w:sz="0" w:space="0" w:color="auto"/>
          </w:divBdr>
        </w:div>
        <w:div w:id="482892787">
          <w:marLeft w:val="640"/>
          <w:marRight w:val="0"/>
          <w:marTop w:val="0"/>
          <w:marBottom w:val="0"/>
          <w:divBdr>
            <w:top w:val="none" w:sz="0" w:space="0" w:color="auto"/>
            <w:left w:val="none" w:sz="0" w:space="0" w:color="auto"/>
            <w:bottom w:val="none" w:sz="0" w:space="0" w:color="auto"/>
            <w:right w:val="none" w:sz="0" w:space="0" w:color="auto"/>
          </w:divBdr>
        </w:div>
        <w:div w:id="210382450">
          <w:marLeft w:val="640"/>
          <w:marRight w:val="0"/>
          <w:marTop w:val="0"/>
          <w:marBottom w:val="0"/>
          <w:divBdr>
            <w:top w:val="none" w:sz="0" w:space="0" w:color="auto"/>
            <w:left w:val="none" w:sz="0" w:space="0" w:color="auto"/>
            <w:bottom w:val="none" w:sz="0" w:space="0" w:color="auto"/>
            <w:right w:val="none" w:sz="0" w:space="0" w:color="auto"/>
          </w:divBdr>
        </w:div>
        <w:div w:id="1634945606">
          <w:marLeft w:val="640"/>
          <w:marRight w:val="0"/>
          <w:marTop w:val="0"/>
          <w:marBottom w:val="0"/>
          <w:divBdr>
            <w:top w:val="none" w:sz="0" w:space="0" w:color="auto"/>
            <w:left w:val="none" w:sz="0" w:space="0" w:color="auto"/>
            <w:bottom w:val="none" w:sz="0" w:space="0" w:color="auto"/>
            <w:right w:val="none" w:sz="0" w:space="0" w:color="auto"/>
          </w:divBdr>
        </w:div>
        <w:div w:id="837354262">
          <w:marLeft w:val="640"/>
          <w:marRight w:val="0"/>
          <w:marTop w:val="0"/>
          <w:marBottom w:val="0"/>
          <w:divBdr>
            <w:top w:val="none" w:sz="0" w:space="0" w:color="auto"/>
            <w:left w:val="none" w:sz="0" w:space="0" w:color="auto"/>
            <w:bottom w:val="none" w:sz="0" w:space="0" w:color="auto"/>
            <w:right w:val="none" w:sz="0" w:space="0" w:color="auto"/>
          </w:divBdr>
        </w:div>
        <w:div w:id="1596547361">
          <w:marLeft w:val="640"/>
          <w:marRight w:val="0"/>
          <w:marTop w:val="0"/>
          <w:marBottom w:val="0"/>
          <w:divBdr>
            <w:top w:val="none" w:sz="0" w:space="0" w:color="auto"/>
            <w:left w:val="none" w:sz="0" w:space="0" w:color="auto"/>
            <w:bottom w:val="none" w:sz="0" w:space="0" w:color="auto"/>
            <w:right w:val="none" w:sz="0" w:space="0" w:color="auto"/>
          </w:divBdr>
        </w:div>
      </w:divsChild>
    </w:div>
    <w:div w:id="17707725">
      <w:marLeft w:val="0"/>
      <w:marRight w:val="0"/>
      <w:marTop w:val="0"/>
      <w:marBottom w:val="0"/>
      <w:divBdr>
        <w:top w:val="none" w:sz="0" w:space="0" w:color="auto"/>
        <w:left w:val="none" w:sz="0" w:space="0" w:color="auto"/>
        <w:bottom w:val="none" w:sz="0" w:space="0" w:color="auto"/>
        <w:right w:val="none" w:sz="0" w:space="0" w:color="auto"/>
      </w:divBdr>
    </w:div>
    <w:div w:id="22755137">
      <w:bodyDiv w:val="1"/>
      <w:marLeft w:val="0"/>
      <w:marRight w:val="0"/>
      <w:marTop w:val="0"/>
      <w:marBottom w:val="0"/>
      <w:divBdr>
        <w:top w:val="none" w:sz="0" w:space="0" w:color="auto"/>
        <w:left w:val="none" w:sz="0" w:space="0" w:color="auto"/>
        <w:bottom w:val="none" w:sz="0" w:space="0" w:color="auto"/>
        <w:right w:val="none" w:sz="0" w:space="0" w:color="auto"/>
      </w:divBdr>
      <w:divsChild>
        <w:div w:id="1042753887">
          <w:marLeft w:val="640"/>
          <w:marRight w:val="0"/>
          <w:marTop w:val="0"/>
          <w:marBottom w:val="0"/>
          <w:divBdr>
            <w:top w:val="none" w:sz="0" w:space="0" w:color="auto"/>
            <w:left w:val="none" w:sz="0" w:space="0" w:color="auto"/>
            <w:bottom w:val="none" w:sz="0" w:space="0" w:color="auto"/>
            <w:right w:val="none" w:sz="0" w:space="0" w:color="auto"/>
          </w:divBdr>
        </w:div>
        <w:div w:id="1963147078">
          <w:marLeft w:val="640"/>
          <w:marRight w:val="0"/>
          <w:marTop w:val="0"/>
          <w:marBottom w:val="0"/>
          <w:divBdr>
            <w:top w:val="none" w:sz="0" w:space="0" w:color="auto"/>
            <w:left w:val="none" w:sz="0" w:space="0" w:color="auto"/>
            <w:bottom w:val="none" w:sz="0" w:space="0" w:color="auto"/>
            <w:right w:val="none" w:sz="0" w:space="0" w:color="auto"/>
          </w:divBdr>
        </w:div>
        <w:div w:id="1589773852">
          <w:marLeft w:val="640"/>
          <w:marRight w:val="0"/>
          <w:marTop w:val="0"/>
          <w:marBottom w:val="0"/>
          <w:divBdr>
            <w:top w:val="none" w:sz="0" w:space="0" w:color="auto"/>
            <w:left w:val="none" w:sz="0" w:space="0" w:color="auto"/>
            <w:bottom w:val="none" w:sz="0" w:space="0" w:color="auto"/>
            <w:right w:val="none" w:sz="0" w:space="0" w:color="auto"/>
          </w:divBdr>
        </w:div>
        <w:div w:id="512499865">
          <w:marLeft w:val="640"/>
          <w:marRight w:val="0"/>
          <w:marTop w:val="0"/>
          <w:marBottom w:val="0"/>
          <w:divBdr>
            <w:top w:val="none" w:sz="0" w:space="0" w:color="auto"/>
            <w:left w:val="none" w:sz="0" w:space="0" w:color="auto"/>
            <w:bottom w:val="none" w:sz="0" w:space="0" w:color="auto"/>
            <w:right w:val="none" w:sz="0" w:space="0" w:color="auto"/>
          </w:divBdr>
        </w:div>
        <w:div w:id="111367454">
          <w:marLeft w:val="640"/>
          <w:marRight w:val="0"/>
          <w:marTop w:val="0"/>
          <w:marBottom w:val="0"/>
          <w:divBdr>
            <w:top w:val="none" w:sz="0" w:space="0" w:color="auto"/>
            <w:left w:val="none" w:sz="0" w:space="0" w:color="auto"/>
            <w:bottom w:val="none" w:sz="0" w:space="0" w:color="auto"/>
            <w:right w:val="none" w:sz="0" w:space="0" w:color="auto"/>
          </w:divBdr>
        </w:div>
        <w:div w:id="848301281">
          <w:marLeft w:val="640"/>
          <w:marRight w:val="0"/>
          <w:marTop w:val="0"/>
          <w:marBottom w:val="0"/>
          <w:divBdr>
            <w:top w:val="none" w:sz="0" w:space="0" w:color="auto"/>
            <w:left w:val="none" w:sz="0" w:space="0" w:color="auto"/>
            <w:bottom w:val="none" w:sz="0" w:space="0" w:color="auto"/>
            <w:right w:val="none" w:sz="0" w:space="0" w:color="auto"/>
          </w:divBdr>
        </w:div>
        <w:div w:id="1964455246">
          <w:marLeft w:val="640"/>
          <w:marRight w:val="0"/>
          <w:marTop w:val="0"/>
          <w:marBottom w:val="0"/>
          <w:divBdr>
            <w:top w:val="none" w:sz="0" w:space="0" w:color="auto"/>
            <w:left w:val="none" w:sz="0" w:space="0" w:color="auto"/>
            <w:bottom w:val="none" w:sz="0" w:space="0" w:color="auto"/>
            <w:right w:val="none" w:sz="0" w:space="0" w:color="auto"/>
          </w:divBdr>
        </w:div>
        <w:div w:id="1316951943">
          <w:marLeft w:val="640"/>
          <w:marRight w:val="0"/>
          <w:marTop w:val="0"/>
          <w:marBottom w:val="0"/>
          <w:divBdr>
            <w:top w:val="none" w:sz="0" w:space="0" w:color="auto"/>
            <w:left w:val="none" w:sz="0" w:space="0" w:color="auto"/>
            <w:bottom w:val="none" w:sz="0" w:space="0" w:color="auto"/>
            <w:right w:val="none" w:sz="0" w:space="0" w:color="auto"/>
          </w:divBdr>
        </w:div>
        <w:div w:id="2142765359">
          <w:marLeft w:val="640"/>
          <w:marRight w:val="0"/>
          <w:marTop w:val="0"/>
          <w:marBottom w:val="0"/>
          <w:divBdr>
            <w:top w:val="none" w:sz="0" w:space="0" w:color="auto"/>
            <w:left w:val="none" w:sz="0" w:space="0" w:color="auto"/>
            <w:bottom w:val="none" w:sz="0" w:space="0" w:color="auto"/>
            <w:right w:val="none" w:sz="0" w:space="0" w:color="auto"/>
          </w:divBdr>
        </w:div>
        <w:div w:id="1879199902">
          <w:marLeft w:val="640"/>
          <w:marRight w:val="0"/>
          <w:marTop w:val="0"/>
          <w:marBottom w:val="0"/>
          <w:divBdr>
            <w:top w:val="none" w:sz="0" w:space="0" w:color="auto"/>
            <w:left w:val="none" w:sz="0" w:space="0" w:color="auto"/>
            <w:bottom w:val="none" w:sz="0" w:space="0" w:color="auto"/>
            <w:right w:val="none" w:sz="0" w:space="0" w:color="auto"/>
          </w:divBdr>
        </w:div>
        <w:div w:id="1968853322">
          <w:marLeft w:val="640"/>
          <w:marRight w:val="0"/>
          <w:marTop w:val="0"/>
          <w:marBottom w:val="0"/>
          <w:divBdr>
            <w:top w:val="none" w:sz="0" w:space="0" w:color="auto"/>
            <w:left w:val="none" w:sz="0" w:space="0" w:color="auto"/>
            <w:bottom w:val="none" w:sz="0" w:space="0" w:color="auto"/>
            <w:right w:val="none" w:sz="0" w:space="0" w:color="auto"/>
          </w:divBdr>
        </w:div>
        <w:div w:id="121775684">
          <w:marLeft w:val="640"/>
          <w:marRight w:val="0"/>
          <w:marTop w:val="0"/>
          <w:marBottom w:val="0"/>
          <w:divBdr>
            <w:top w:val="none" w:sz="0" w:space="0" w:color="auto"/>
            <w:left w:val="none" w:sz="0" w:space="0" w:color="auto"/>
            <w:bottom w:val="none" w:sz="0" w:space="0" w:color="auto"/>
            <w:right w:val="none" w:sz="0" w:space="0" w:color="auto"/>
          </w:divBdr>
        </w:div>
        <w:div w:id="555363514">
          <w:marLeft w:val="640"/>
          <w:marRight w:val="0"/>
          <w:marTop w:val="0"/>
          <w:marBottom w:val="0"/>
          <w:divBdr>
            <w:top w:val="none" w:sz="0" w:space="0" w:color="auto"/>
            <w:left w:val="none" w:sz="0" w:space="0" w:color="auto"/>
            <w:bottom w:val="none" w:sz="0" w:space="0" w:color="auto"/>
            <w:right w:val="none" w:sz="0" w:space="0" w:color="auto"/>
          </w:divBdr>
        </w:div>
        <w:div w:id="1854294336">
          <w:marLeft w:val="640"/>
          <w:marRight w:val="0"/>
          <w:marTop w:val="0"/>
          <w:marBottom w:val="0"/>
          <w:divBdr>
            <w:top w:val="none" w:sz="0" w:space="0" w:color="auto"/>
            <w:left w:val="none" w:sz="0" w:space="0" w:color="auto"/>
            <w:bottom w:val="none" w:sz="0" w:space="0" w:color="auto"/>
            <w:right w:val="none" w:sz="0" w:space="0" w:color="auto"/>
          </w:divBdr>
        </w:div>
        <w:div w:id="1877304522">
          <w:marLeft w:val="640"/>
          <w:marRight w:val="0"/>
          <w:marTop w:val="0"/>
          <w:marBottom w:val="0"/>
          <w:divBdr>
            <w:top w:val="none" w:sz="0" w:space="0" w:color="auto"/>
            <w:left w:val="none" w:sz="0" w:space="0" w:color="auto"/>
            <w:bottom w:val="none" w:sz="0" w:space="0" w:color="auto"/>
            <w:right w:val="none" w:sz="0" w:space="0" w:color="auto"/>
          </w:divBdr>
        </w:div>
        <w:div w:id="1079057937">
          <w:marLeft w:val="640"/>
          <w:marRight w:val="0"/>
          <w:marTop w:val="0"/>
          <w:marBottom w:val="0"/>
          <w:divBdr>
            <w:top w:val="none" w:sz="0" w:space="0" w:color="auto"/>
            <w:left w:val="none" w:sz="0" w:space="0" w:color="auto"/>
            <w:bottom w:val="none" w:sz="0" w:space="0" w:color="auto"/>
            <w:right w:val="none" w:sz="0" w:space="0" w:color="auto"/>
          </w:divBdr>
        </w:div>
        <w:div w:id="163866244">
          <w:marLeft w:val="640"/>
          <w:marRight w:val="0"/>
          <w:marTop w:val="0"/>
          <w:marBottom w:val="0"/>
          <w:divBdr>
            <w:top w:val="none" w:sz="0" w:space="0" w:color="auto"/>
            <w:left w:val="none" w:sz="0" w:space="0" w:color="auto"/>
            <w:bottom w:val="none" w:sz="0" w:space="0" w:color="auto"/>
            <w:right w:val="none" w:sz="0" w:space="0" w:color="auto"/>
          </w:divBdr>
        </w:div>
        <w:div w:id="1365906690">
          <w:marLeft w:val="640"/>
          <w:marRight w:val="0"/>
          <w:marTop w:val="0"/>
          <w:marBottom w:val="0"/>
          <w:divBdr>
            <w:top w:val="none" w:sz="0" w:space="0" w:color="auto"/>
            <w:left w:val="none" w:sz="0" w:space="0" w:color="auto"/>
            <w:bottom w:val="none" w:sz="0" w:space="0" w:color="auto"/>
            <w:right w:val="none" w:sz="0" w:space="0" w:color="auto"/>
          </w:divBdr>
        </w:div>
        <w:div w:id="894855539">
          <w:marLeft w:val="640"/>
          <w:marRight w:val="0"/>
          <w:marTop w:val="0"/>
          <w:marBottom w:val="0"/>
          <w:divBdr>
            <w:top w:val="none" w:sz="0" w:space="0" w:color="auto"/>
            <w:left w:val="none" w:sz="0" w:space="0" w:color="auto"/>
            <w:bottom w:val="none" w:sz="0" w:space="0" w:color="auto"/>
            <w:right w:val="none" w:sz="0" w:space="0" w:color="auto"/>
          </w:divBdr>
        </w:div>
        <w:div w:id="807473115">
          <w:marLeft w:val="640"/>
          <w:marRight w:val="0"/>
          <w:marTop w:val="0"/>
          <w:marBottom w:val="0"/>
          <w:divBdr>
            <w:top w:val="none" w:sz="0" w:space="0" w:color="auto"/>
            <w:left w:val="none" w:sz="0" w:space="0" w:color="auto"/>
            <w:bottom w:val="none" w:sz="0" w:space="0" w:color="auto"/>
            <w:right w:val="none" w:sz="0" w:space="0" w:color="auto"/>
          </w:divBdr>
        </w:div>
        <w:div w:id="314528752">
          <w:marLeft w:val="640"/>
          <w:marRight w:val="0"/>
          <w:marTop w:val="0"/>
          <w:marBottom w:val="0"/>
          <w:divBdr>
            <w:top w:val="none" w:sz="0" w:space="0" w:color="auto"/>
            <w:left w:val="none" w:sz="0" w:space="0" w:color="auto"/>
            <w:bottom w:val="none" w:sz="0" w:space="0" w:color="auto"/>
            <w:right w:val="none" w:sz="0" w:space="0" w:color="auto"/>
          </w:divBdr>
        </w:div>
        <w:div w:id="937835954">
          <w:marLeft w:val="640"/>
          <w:marRight w:val="0"/>
          <w:marTop w:val="0"/>
          <w:marBottom w:val="0"/>
          <w:divBdr>
            <w:top w:val="none" w:sz="0" w:space="0" w:color="auto"/>
            <w:left w:val="none" w:sz="0" w:space="0" w:color="auto"/>
            <w:bottom w:val="none" w:sz="0" w:space="0" w:color="auto"/>
            <w:right w:val="none" w:sz="0" w:space="0" w:color="auto"/>
          </w:divBdr>
        </w:div>
        <w:div w:id="614169703">
          <w:marLeft w:val="640"/>
          <w:marRight w:val="0"/>
          <w:marTop w:val="0"/>
          <w:marBottom w:val="0"/>
          <w:divBdr>
            <w:top w:val="none" w:sz="0" w:space="0" w:color="auto"/>
            <w:left w:val="none" w:sz="0" w:space="0" w:color="auto"/>
            <w:bottom w:val="none" w:sz="0" w:space="0" w:color="auto"/>
            <w:right w:val="none" w:sz="0" w:space="0" w:color="auto"/>
          </w:divBdr>
        </w:div>
        <w:div w:id="736905100">
          <w:marLeft w:val="640"/>
          <w:marRight w:val="0"/>
          <w:marTop w:val="0"/>
          <w:marBottom w:val="0"/>
          <w:divBdr>
            <w:top w:val="none" w:sz="0" w:space="0" w:color="auto"/>
            <w:left w:val="none" w:sz="0" w:space="0" w:color="auto"/>
            <w:bottom w:val="none" w:sz="0" w:space="0" w:color="auto"/>
            <w:right w:val="none" w:sz="0" w:space="0" w:color="auto"/>
          </w:divBdr>
        </w:div>
        <w:div w:id="294413058">
          <w:marLeft w:val="640"/>
          <w:marRight w:val="0"/>
          <w:marTop w:val="0"/>
          <w:marBottom w:val="0"/>
          <w:divBdr>
            <w:top w:val="none" w:sz="0" w:space="0" w:color="auto"/>
            <w:left w:val="none" w:sz="0" w:space="0" w:color="auto"/>
            <w:bottom w:val="none" w:sz="0" w:space="0" w:color="auto"/>
            <w:right w:val="none" w:sz="0" w:space="0" w:color="auto"/>
          </w:divBdr>
        </w:div>
        <w:div w:id="996616155">
          <w:marLeft w:val="640"/>
          <w:marRight w:val="0"/>
          <w:marTop w:val="0"/>
          <w:marBottom w:val="0"/>
          <w:divBdr>
            <w:top w:val="none" w:sz="0" w:space="0" w:color="auto"/>
            <w:left w:val="none" w:sz="0" w:space="0" w:color="auto"/>
            <w:bottom w:val="none" w:sz="0" w:space="0" w:color="auto"/>
            <w:right w:val="none" w:sz="0" w:space="0" w:color="auto"/>
          </w:divBdr>
        </w:div>
        <w:div w:id="884290178">
          <w:marLeft w:val="640"/>
          <w:marRight w:val="0"/>
          <w:marTop w:val="0"/>
          <w:marBottom w:val="0"/>
          <w:divBdr>
            <w:top w:val="none" w:sz="0" w:space="0" w:color="auto"/>
            <w:left w:val="none" w:sz="0" w:space="0" w:color="auto"/>
            <w:bottom w:val="none" w:sz="0" w:space="0" w:color="auto"/>
            <w:right w:val="none" w:sz="0" w:space="0" w:color="auto"/>
          </w:divBdr>
        </w:div>
        <w:div w:id="2010985740">
          <w:marLeft w:val="640"/>
          <w:marRight w:val="0"/>
          <w:marTop w:val="0"/>
          <w:marBottom w:val="0"/>
          <w:divBdr>
            <w:top w:val="none" w:sz="0" w:space="0" w:color="auto"/>
            <w:left w:val="none" w:sz="0" w:space="0" w:color="auto"/>
            <w:bottom w:val="none" w:sz="0" w:space="0" w:color="auto"/>
            <w:right w:val="none" w:sz="0" w:space="0" w:color="auto"/>
          </w:divBdr>
        </w:div>
        <w:div w:id="1051152080">
          <w:marLeft w:val="640"/>
          <w:marRight w:val="0"/>
          <w:marTop w:val="0"/>
          <w:marBottom w:val="0"/>
          <w:divBdr>
            <w:top w:val="none" w:sz="0" w:space="0" w:color="auto"/>
            <w:left w:val="none" w:sz="0" w:space="0" w:color="auto"/>
            <w:bottom w:val="none" w:sz="0" w:space="0" w:color="auto"/>
            <w:right w:val="none" w:sz="0" w:space="0" w:color="auto"/>
          </w:divBdr>
        </w:div>
        <w:div w:id="700665498">
          <w:marLeft w:val="640"/>
          <w:marRight w:val="0"/>
          <w:marTop w:val="0"/>
          <w:marBottom w:val="0"/>
          <w:divBdr>
            <w:top w:val="none" w:sz="0" w:space="0" w:color="auto"/>
            <w:left w:val="none" w:sz="0" w:space="0" w:color="auto"/>
            <w:bottom w:val="none" w:sz="0" w:space="0" w:color="auto"/>
            <w:right w:val="none" w:sz="0" w:space="0" w:color="auto"/>
          </w:divBdr>
        </w:div>
        <w:div w:id="1444764003">
          <w:marLeft w:val="640"/>
          <w:marRight w:val="0"/>
          <w:marTop w:val="0"/>
          <w:marBottom w:val="0"/>
          <w:divBdr>
            <w:top w:val="none" w:sz="0" w:space="0" w:color="auto"/>
            <w:left w:val="none" w:sz="0" w:space="0" w:color="auto"/>
            <w:bottom w:val="none" w:sz="0" w:space="0" w:color="auto"/>
            <w:right w:val="none" w:sz="0" w:space="0" w:color="auto"/>
          </w:divBdr>
        </w:div>
        <w:div w:id="215363630">
          <w:marLeft w:val="640"/>
          <w:marRight w:val="0"/>
          <w:marTop w:val="0"/>
          <w:marBottom w:val="0"/>
          <w:divBdr>
            <w:top w:val="none" w:sz="0" w:space="0" w:color="auto"/>
            <w:left w:val="none" w:sz="0" w:space="0" w:color="auto"/>
            <w:bottom w:val="none" w:sz="0" w:space="0" w:color="auto"/>
            <w:right w:val="none" w:sz="0" w:space="0" w:color="auto"/>
          </w:divBdr>
        </w:div>
        <w:div w:id="1461730705">
          <w:marLeft w:val="640"/>
          <w:marRight w:val="0"/>
          <w:marTop w:val="0"/>
          <w:marBottom w:val="0"/>
          <w:divBdr>
            <w:top w:val="none" w:sz="0" w:space="0" w:color="auto"/>
            <w:left w:val="none" w:sz="0" w:space="0" w:color="auto"/>
            <w:bottom w:val="none" w:sz="0" w:space="0" w:color="auto"/>
            <w:right w:val="none" w:sz="0" w:space="0" w:color="auto"/>
          </w:divBdr>
        </w:div>
        <w:div w:id="2061856703">
          <w:marLeft w:val="640"/>
          <w:marRight w:val="0"/>
          <w:marTop w:val="0"/>
          <w:marBottom w:val="0"/>
          <w:divBdr>
            <w:top w:val="none" w:sz="0" w:space="0" w:color="auto"/>
            <w:left w:val="none" w:sz="0" w:space="0" w:color="auto"/>
            <w:bottom w:val="none" w:sz="0" w:space="0" w:color="auto"/>
            <w:right w:val="none" w:sz="0" w:space="0" w:color="auto"/>
          </w:divBdr>
        </w:div>
        <w:div w:id="10037275">
          <w:marLeft w:val="640"/>
          <w:marRight w:val="0"/>
          <w:marTop w:val="0"/>
          <w:marBottom w:val="0"/>
          <w:divBdr>
            <w:top w:val="none" w:sz="0" w:space="0" w:color="auto"/>
            <w:left w:val="none" w:sz="0" w:space="0" w:color="auto"/>
            <w:bottom w:val="none" w:sz="0" w:space="0" w:color="auto"/>
            <w:right w:val="none" w:sz="0" w:space="0" w:color="auto"/>
          </w:divBdr>
        </w:div>
        <w:div w:id="479149878">
          <w:marLeft w:val="640"/>
          <w:marRight w:val="0"/>
          <w:marTop w:val="0"/>
          <w:marBottom w:val="0"/>
          <w:divBdr>
            <w:top w:val="none" w:sz="0" w:space="0" w:color="auto"/>
            <w:left w:val="none" w:sz="0" w:space="0" w:color="auto"/>
            <w:bottom w:val="none" w:sz="0" w:space="0" w:color="auto"/>
            <w:right w:val="none" w:sz="0" w:space="0" w:color="auto"/>
          </w:divBdr>
        </w:div>
        <w:div w:id="577446289">
          <w:marLeft w:val="640"/>
          <w:marRight w:val="0"/>
          <w:marTop w:val="0"/>
          <w:marBottom w:val="0"/>
          <w:divBdr>
            <w:top w:val="none" w:sz="0" w:space="0" w:color="auto"/>
            <w:left w:val="none" w:sz="0" w:space="0" w:color="auto"/>
            <w:bottom w:val="none" w:sz="0" w:space="0" w:color="auto"/>
            <w:right w:val="none" w:sz="0" w:space="0" w:color="auto"/>
          </w:divBdr>
        </w:div>
        <w:div w:id="1293025931">
          <w:marLeft w:val="640"/>
          <w:marRight w:val="0"/>
          <w:marTop w:val="0"/>
          <w:marBottom w:val="0"/>
          <w:divBdr>
            <w:top w:val="none" w:sz="0" w:space="0" w:color="auto"/>
            <w:left w:val="none" w:sz="0" w:space="0" w:color="auto"/>
            <w:bottom w:val="none" w:sz="0" w:space="0" w:color="auto"/>
            <w:right w:val="none" w:sz="0" w:space="0" w:color="auto"/>
          </w:divBdr>
        </w:div>
        <w:div w:id="1473476557">
          <w:marLeft w:val="640"/>
          <w:marRight w:val="0"/>
          <w:marTop w:val="0"/>
          <w:marBottom w:val="0"/>
          <w:divBdr>
            <w:top w:val="none" w:sz="0" w:space="0" w:color="auto"/>
            <w:left w:val="none" w:sz="0" w:space="0" w:color="auto"/>
            <w:bottom w:val="none" w:sz="0" w:space="0" w:color="auto"/>
            <w:right w:val="none" w:sz="0" w:space="0" w:color="auto"/>
          </w:divBdr>
        </w:div>
        <w:div w:id="1358310219">
          <w:marLeft w:val="640"/>
          <w:marRight w:val="0"/>
          <w:marTop w:val="0"/>
          <w:marBottom w:val="0"/>
          <w:divBdr>
            <w:top w:val="none" w:sz="0" w:space="0" w:color="auto"/>
            <w:left w:val="none" w:sz="0" w:space="0" w:color="auto"/>
            <w:bottom w:val="none" w:sz="0" w:space="0" w:color="auto"/>
            <w:right w:val="none" w:sz="0" w:space="0" w:color="auto"/>
          </w:divBdr>
        </w:div>
        <w:div w:id="477843223">
          <w:marLeft w:val="640"/>
          <w:marRight w:val="0"/>
          <w:marTop w:val="0"/>
          <w:marBottom w:val="0"/>
          <w:divBdr>
            <w:top w:val="none" w:sz="0" w:space="0" w:color="auto"/>
            <w:left w:val="none" w:sz="0" w:space="0" w:color="auto"/>
            <w:bottom w:val="none" w:sz="0" w:space="0" w:color="auto"/>
            <w:right w:val="none" w:sz="0" w:space="0" w:color="auto"/>
          </w:divBdr>
        </w:div>
        <w:div w:id="1059942809">
          <w:marLeft w:val="640"/>
          <w:marRight w:val="0"/>
          <w:marTop w:val="0"/>
          <w:marBottom w:val="0"/>
          <w:divBdr>
            <w:top w:val="none" w:sz="0" w:space="0" w:color="auto"/>
            <w:left w:val="none" w:sz="0" w:space="0" w:color="auto"/>
            <w:bottom w:val="none" w:sz="0" w:space="0" w:color="auto"/>
            <w:right w:val="none" w:sz="0" w:space="0" w:color="auto"/>
          </w:divBdr>
        </w:div>
        <w:div w:id="1156725356">
          <w:marLeft w:val="640"/>
          <w:marRight w:val="0"/>
          <w:marTop w:val="0"/>
          <w:marBottom w:val="0"/>
          <w:divBdr>
            <w:top w:val="none" w:sz="0" w:space="0" w:color="auto"/>
            <w:left w:val="none" w:sz="0" w:space="0" w:color="auto"/>
            <w:bottom w:val="none" w:sz="0" w:space="0" w:color="auto"/>
            <w:right w:val="none" w:sz="0" w:space="0" w:color="auto"/>
          </w:divBdr>
        </w:div>
        <w:div w:id="14425270">
          <w:marLeft w:val="640"/>
          <w:marRight w:val="0"/>
          <w:marTop w:val="0"/>
          <w:marBottom w:val="0"/>
          <w:divBdr>
            <w:top w:val="none" w:sz="0" w:space="0" w:color="auto"/>
            <w:left w:val="none" w:sz="0" w:space="0" w:color="auto"/>
            <w:bottom w:val="none" w:sz="0" w:space="0" w:color="auto"/>
            <w:right w:val="none" w:sz="0" w:space="0" w:color="auto"/>
          </w:divBdr>
        </w:div>
        <w:div w:id="2056391933">
          <w:marLeft w:val="640"/>
          <w:marRight w:val="0"/>
          <w:marTop w:val="0"/>
          <w:marBottom w:val="0"/>
          <w:divBdr>
            <w:top w:val="none" w:sz="0" w:space="0" w:color="auto"/>
            <w:left w:val="none" w:sz="0" w:space="0" w:color="auto"/>
            <w:bottom w:val="none" w:sz="0" w:space="0" w:color="auto"/>
            <w:right w:val="none" w:sz="0" w:space="0" w:color="auto"/>
          </w:divBdr>
        </w:div>
        <w:div w:id="88354154">
          <w:marLeft w:val="640"/>
          <w:marRight w:val="0"/>
          <w:marTop w:val="0"/>
          <w:marBottom w:val="0"/>
          <w:divBdr>
            <w:top w:val="none" w:sz="0" w:space="0" w:color="auto"/>
            <w:left w:val="none" w:sz="0" w:space="0" w:color="auto"/>
            <w:bottom w:val="none" w:sz="0" w:space="0" w:color="auto"/>
            <w:right w:val="none" w:sz="0" w:space="0" w:color="auto"/>
          </w:divBdr>
        </w:div>
        <w:div w:id="1757440177">
          <w:marLeft w:val="640"/>
          <w:marRight w:val="0"/>
          <w:marTop w:val="0"/>
          <w:marBottom w:val="0"/>
          <w:divBdr>
            <w:top w:val="none" w:sz="0" w:space="0" w:color="auto"/>
            <w:left w:val="none" w:sz="0" w:space="0" w:color="auto"/>
            <w:bottom w:val="none" w:sz="0" w:space="0" w:color="auto"/>
            <w:right w:val="none" w:sz="0" w:space="0" w:color="auto"/>
          </w:divBdr>
        </w:div>
        <w:div w:id="511258141">
          <w:marLeft w:val="640"/>
          <w:marRight w:val="0"/>
          <w:marTop w:val="0"/>
          <w:marBottom w:val="0"/>
          <w:divBdr>
            <w:top w:val="none" w:sz="0" w:space="0" w:color="auto"/>
            <w:left w:val="none" w:sz="0" w:space="0" w:color="auto"/>
            <w:bottom w:val="none" w:sz="0" w:space="0" w:color="auto"/>
            <w:right w:val="none" w:sz="0" w:space="0" w:color="auto"/>
          </w:divBdr>
        </w:div>
        <w:div w:id="261650240">
          <w:marLeft w:val="640"/>
          <w:marRight w:val="0"/>
          <w:marTop w:val="0"/>
          <w:marBottom w:val="0"/>
          <w:divBdr>
            <w:top w:val="none" w:sz="0" w:space="0" w:color="auto"/>
            <w:left w:val="none" w:sz="0" w:space="0" w:color="auto"/>
            <w:bottom w:val="none" w:sz="0" w:space="0" w:color="auto"/>
            <w:right w:val="none" w:sz="0" w:space="0" w:color="auto"/>
          </w:divBdr>
        </w:div>
        <w:div w:id="1918200641">
          <w:marLeft w:val="640"/>
          <w:marRight w:val="0"/>
          <w:marTop w:val="0"/>
          <w:marBottom w:val="0"/>
          <w:divBdr>
            <w:top w:val="none" w:sz="0" w:space="0" w:color="auto"/>
            <w:left w:val="none" w:sz="0" w:space="0" w:color="auto"/>
            <w:bottom w:val="none" w:sz="0" w:space="0" w:color="auto"/>
            <w:right w:val="none" w:sz="0" w:space="0" w:color="auto"/>
          </w:divBdr>
        </w:div>
        <w:div w:id="502821015">
          <w:marLeft w:val="640"/>
          <w:marRight w:val="0"/>
          <w:marTop w:val="0"/>
          <w:marBottom w:val="0"/>
          <w:divBdr>
            <w:top w:val="none" w:sz="0" w:space="0" w:color="auto"/>
            <w:left w:val="none" w:sz="0" w:space="0" w:color="auto"/>
            <w:bottom w:val="none" w:sz="0" w:space="0" w:color="auto"/>
            <w:right w:val="none" w:sz="0" w:space="0" w:color="auto"/>
          </w:divBdr>
        </w:div>
      </w:divsChild>
    </w:div>
    <w:div w:id="24185189">
      <w:marLeft w:val="0"/>
      <w:marRight w:val="0"/>
      <w:marTop w:val="0"/>
      <w:marBottom w:val="0"/>
      <w:divBdr>
        <w:top w:val="none" w:sz="0" w:space="0" w:color="auto"/>
        <w:left w:val="none" w:sz="0" w:space="0" w:color="auto"/>
        <w:bottom w:val="none" w:sz="0" w:space="0" w:color="auto"/>
        <w:right w:val="none" w:sz="0" w:space="0" w:color="auto"/>
      </w:divBdr>
    </w:div>
    <w:div w:id="24840649">
      <w:marLeft w:val="0"/>
      <w:marRight w:val="0"/>
      <w:marTop w:val="0"/>
      <w:marBottom w:val="0"/>
      <w:divBdr>
        <w:top w:val="none" w:sz="0" w:space="0" w:color="auto"/>
        <w:left w:val="none" w:sz="0" w:space="0" w:color="auto"/>
        <w:bottom w:val="none" w:sz="0" w:space="0" w:color="auto"/>
        <w:right w:val="none" w:sz="0" w:space="0" w:color="auto"/>
      </w:divBdr>
    </w:div>
    <w:div w:id="28846437">
      <w:bodyDiv w:val="1"/>
      <w:marLeft w:val="0"/>
      <w:marRight w:val="0"/>
      <w:marTop w:val="0"/>
      <w:marBottom w:val="0"/>
      <w:divBdr>
        <w:top w:val="none" w:sz="0" w:space="0" w:color="auto"/>
        <w:left w:val="none" w:sz="0" w:space="0" w:color="auto"/>
        <w:bottom w:val="none" w:sz="0" w:space="0" w:color="auto"/>
        <w:right w:val="none" w:sz="0" w:space="0" w:color="auto"/>
      </w:divBdr>
    </w:div>
    <w:div w:id="29692970">
      <w:bodyDiv w:val="1"/>
      <w:marLeft w:val="0"/>
      <w:marRight w:val="0"/>
      <w:marTop w:val="0"/>
      <w:marBottom w:val="0"/>
      <w:divBdr>
        <w:top w:val="none" w:sz="0" w:space="0" w:color="auto"/>
        <w:left w:val="none" w:sz="0" w:space="0" w:color="auto"/>
        <w:bottom w:val="none" w:sz="0" w:space="0" w:color="auto"/>
        <w:right w:val="none" w:sz="0" w:space="0" w:color="auto"/>
      </w:divBdr>
      <w:divsChild>
        <w:div w:id="38284709">
          <w:marLeft w:val="640"/>
          <w:marRight w:val="0"/>
          <w:marTop w:val="0"/>
          <w:marBottom w:val="0"/>
          <w:divBdr>
            <w:top w:val="none" w:sz="0" w:space="0" w:color="auto"/>
            <w:left w:val="none" w:sz="0" w:space="0" w:color="auto"/>
            <w:bottom w:val="none" w:sz="0" w:space="0" w:color="auto"/>
            <w:right w:val="none" w:sz="0" w:space="0" w:color="auto"/>
          </w:divBdr>
        </w:div>
        <w:div w:id="69931042">
          <w:marLeft w:val="640"/>
          <w:marRight w:val="0"/>
          <w:marTop w:val="0"/>
          <w:marBottom w:val="0"/>
          <w:divBdr>
            <w:top w:val="none" w:sz="0" w:space="0" w:color="auto"/>
            <w:left w:val="none" w:sz="0" w:space="0" w:color="auto"/>
            <w:bottom w:val="none" w:sz="0" w:space="0" w:color="auto"/>
            <w:right w:val="none" w:sz="0" w:space="0" w:color="auto"/>
          </w:divBdr>
        </w:div>
        <w:div w:id="120272700">
          <w:marLeft w:val="640"/>
          <w:marRight w:val="0"/>
          <w:marTop w:val="0"/>
          <w:marBottom w:val="0"/>
          <w:divBdr>
            <w:top w:val="none" w:sz="0" w:space="0" w:color="auto"/>
            <w:left w:val="none" w:sz="0" w:space="0" w:color="auto"/>
            <w:bottom w:val="none" w:sz="0" w:space="0" w:color="auto"/>
            <w:right w:val="none" w:sz="0" w:space="0" w:color="auto"/>
          </w:divBdr>
        </w:div>
        <w:div w:id="121772337">
          <w:marLeft w:val="640"/>
          <w:marRight w:val="0"/>
          <w:marTop w:val="0"/>
          <w:marBottom w:val="0"/>
          <w:divBdr>
            <w:top w:val="none" w:sz="0" w:space="0" w:color="auto"/>
            <w:left w:val="none" w:sz="0" w:space="0" w:color="auto"/>
            <w:bottom w:val="none" w:sz="0" w:space="0" w:color="auto"/>
            <w:right w:val="none" w:sz="0" w:space="0" w:color="auto"/>
          </w:divBdr>
        </w:div>
        <w:div w:id="145826876">
          <w:marLeft w:val="640"/>
          <w:marRight w:val="0"/>
          <w:marTop w:val="0"/>
          <w:marBottom w:val="0"/>
          <w:divBdr>
            <w:top w:val="none" w:sz="0" w:space="0" w:color="auto"/>
            <w:left w:val="none" w:sz="0" w:space="0" w:color="auto"/>
            <w:bottom w:val="none" w:sz="0" w:space="0" w:color="auto"/>
            <w:right w:val="none" w:sz="0" w:space="0" w:color="auto"/>
          </w:divBdr>
        </w:div>
        <w:div w:id="202986143">
          <w:marLeft w:val="640"/>
          <w:marRight w:val="0"/>
          <w:marTop w:val="0"/>
          <w:marBottom w:val="0"/>
          <w:divBdr>
            <w:top w:val="none" w:sz="0" w:space="0" w:color="auto"/>
            <w:left w:val="none" w:sz="0" w:space="0" w:color="auto"/>
            <w:bottom w:val="none" w:sz="0" w:space="0" w:color="auto"/>
            <w:right w:val="none" w:sz="0" w:space="0" w:color="auto"/>
          </w:divBdr>
        </w:div>
        <w:div w:id="213738944">
          <w:marLeft w:val="640"/>
          <w:marRight w:val="0"/>
          <w:marTop w:val="0"/>
          <w:marBottom w:val="0"/>
          <w:divBdr>
            <w:top w:val="none" w:sz="0" w:space="0" w:color="auto"/>
            <w:left w:val="none" w:sz="0" w:space="0" w:color="auto"/>
            <w:bottom w:val="none" w:sz="0" w:space="0" w:color="auto"/>
            <w:right w:val="none" w:sz="0" w:space="0" w:color="auto"/>
          </w:divBdr>
        </w:div>
        <w:div w:id="231351690">
          <w:marLeft w:val="640"/>
          <w:marRight w:val="0"/>
          <w:marTop w:val="0"/>
          <w:marBottom w:val="0"/>
          <w:divBdr>
            <w:top w:val="none" w:sz="0" w:space="0" w:color="auto"/>
            <w:left w:val="none" w:sz="0" w:space="0" w:color="auto"/>
            <w:bottom w:val="none" w:sz="0" w:space="0" w:color="auto"/>
            <w:right w:val="none" w:sz="0" w:space="0" w:color="auto"/>
          </w:divBdr>
        </w:div>
        <w:div w:id="243344018">
          <w:marLeft w:val="640"/>
          <w:marRight w:val="0"/>
          <w:marTop w:val="0"/>
          <w:marBottom w:val="0"/>
          <w:divBdr>
            <w:top w:val="none" w:sz="0" w:space="0" w:color="auto"/>
            <w:left w:val="none" w:sz="0" w:space="0" w:color="auto"/>
            <w:bottom w:val="none" w:sz="0" w:space="0" w:color="auto"/>
            <w:right w:val="none" w:sz="0" w:space="0" w:color="auto"/>
          </w:divBdr>
        </w:div>
        <w:div w:id="261764586">
          <w:marLeft w:val="640"/>
          <w:marRight w:val="0"/>
          <w:marTop w:val="0"/>
          <w:marBottom w:val="0"/>
          <w:divBdr>
            <w:top w:val="none" w:sz="0" w:space="0" w:color="auto"/>
            <w:left w:val="none" w:sz="0" w:space="0" w:color="auto"/>
            <w:bottom w:val="none" w:sz="0" w:space="0" w:color="auto"/>
            <w:right w:val="none" w:sz="0" w:space="0" w:color="auto"/>
          </w:divBdr>
        </w:div>
        <w:div w:id="284965976">
          <w:marLeft w:val="640"/>
          <w:marRight w:val="0"/>
          <w:marTop w:val="0"/>
          <w:marBottom w:val="0"/>
          <w:divBdr>
            <w:top w:val="none" w:sz="0" w:space="0" w:color="auto"/>
            <w:left w:val="none" w:sz="0" w:space="0" w:color="auto"/>
            <w:bottom w:val="none" w:sz="0" w:space="0" w:color="auto"/>
            <w:right w:val="none" w:sz="0" w:space="0" w:color="auto"/>
          </w:divBdr>
        </w:div>
        <w:div w:id="293948139">
          <w:marLeft w:val="640"/>
          <w:marRight w:val="0"/>
          <w:marTop w:val="0"/>
          <w:marBottom w:val="0"/>
          <w:divBdr>
            <w:top w:val="none" w:sz="0" w:space="0" w:color="auto"/>
            <w:left w:val="none" w:sz="0" w:space="0" w:color="auto"/>
            <w:bottom w:val="none" w:sz="0" w:space="0" w:color="auto"/>
            <w:right w:val="none" w:sz="0" w:space="0" w:color="auto"/>
          </w:divBdr>
        </w:div>
        <w:div w:id="324935190">
          <w:marLeft w:val="640"/>
          <w:marRight w:val="0"/>
          <w:marTop w:val="0"/>
          <w:marBottom w:val="0"/>
          <w:divBdr>
            <w:top w:val="none" w:sz="0" w:space="0" w:color="auto"/>
            <w:left w:val="none" w:sz="0" w:space="0" w:color="auto"/>
            <w:bottom w:val="none" w:sz="0" w:space="0" w:color="auto"/>
            <w:right w:val="none" w:sz="0" w:space="0" w:color="auto"/>
          </w:divBdr>
        </w:div>
        <w:div w:id="383800745">
          <w:marLeft w:val="640"/>
          <w:marRight w:val="0"/>
          <w:marTop w:val="0"/>
          <w:marBottom w:val="0"/>
          <w:divBdr>
            <w:top w:val="none" w:sz="0" w:space="0" w:color="auto"/>
            <w:left w:val="none" w:sz="0" w:space="0" w:color="auto"/>
            <w:bottom w:val="none" w:sz="0" w:space="0" w:color="auto"/>
            <w:right w:val="none" w:sz="0" w:space="0" w:color="auto"/>
          </w:divBdr>
        </w:div>
        <w:div w:id="384528156">
          <w:marLeft w:val="640"/>
          <w:marRight w:val="0"/>
          <w:marTop w:val="0"/>
          <w:marBottom w:val="0"/>
          <w:divBdr>
            <w:top w:val="none" w:sz="0" w:space="0" w:color="auto"/>
            <w:left w:val="none" w:sz="0" w:space="0" w:color="auto"/>
            <w:bottom w:val="none" w:sz="0" w:space="0" w:color="auto"/>
            <w:right w:val="none" w:sz="0" w:space="0" w:color="auto"/>
          </w:divBdr>
        </w:div>
        <w:div w:id="477185632">
          <w:marLeft w:val="640"/>
          <w:marRight w:val="0"/>
          <w:marTop w:val="0"/>
          <w:marBottom w:val="0"/>
          <w:divBdr>
            <w:top w:val="none" w:sz="0" w:space="0" w:color="auto"/>
            <w:left w:val="none" w:sz="0" w:space="0" w:color="auto"/>
            <w:bottom w:val="none" w:sz="0" w:space="0" w:color="auto"/>
            <w:right w:val="none" w:sz="0" w:space="0" w:color="auto"/>
          </w:divBdr>
        </w:div>
        <w:div w:id="503715469">
          <w:marLeft w:val="640"/>
          <w:marRight w:val="0"/>
          <w:marTop w:val="0"/>
          <w:marBottom w:val="0"/>
          <w:divBdr>
            <w:top w:val="none" w:sz="0" w:space="0" w:color="auto"/>
            <w:left w:val="none" w:sz="0" w:space="0" w:color="auto"/>
            <w:bottom w:val="none" w:sz="0" w:space="0" w:color="auto"/>
            <w:right w:val="none" w:sz="0" w:space="0" w:color="auto"/>
          </w:divBdr>
        </w:div>
        <w:div w:id="509762850">
          <w:marLeft w:val="640"/>
          <w:marRight w:val="0"/>
          <w:marTop w:val="0"/>
          <w:marBottom w:val="0"/>
          <w:divBdr>
            <w:top w:val="none" w:sz="0" w:space="0" w:color="auto"/>
            <w:left w:val="none" w:sz="0" w:space="0" w:color="auto"/>
            <w:bottom w:val="none" w:sz="0" w:space="0" w:color="auto"/>
            <w:right w:val="none" w:sz="0" w:space="0" w:color="auto"/>
          </w:divBdr>
        </w:div>
        <w:div w:id="584344263">
          <w:marLeft w:val="640"/>
          <w:marRight w:val="0"/>
          <w:marTop w:val="0"/>
          <w:marBottom w:val="0"/>
          <w:divBdr>
            <w:top w:val="none" w:sz="0" w:space="0" w:color="auto"/>
            <w:left w:val="none" w:sz="0" w:space="0" w:color="auto"/>
            <w:bottom w:val="none" w:sz="0" w:space="0" w:color="auto"/>
            <w:right w:val="none" w:sz="0" w:space="0" w:color="auto"/>
          </w:divBdr>
        </w:div>
        <w:div w:id="587424667">
          <w:marLeft w:val="640"/>
          <w:marRight w:val="0"/>
          <w:marTop w:val="0"/>
          <w:marBottom w:val="0"/>
          <w:divBdr>
            <w:top w:val="none" w:sz="0" w:space="0" w:color="auto"/>
            <w:left w:val="none" w:sz="0" w:space="0" w:color="auto"/>
            <w:bottom w:val="none" w:sz="0" w:space="0" w:color="auto"/>
            <w:right w:val="none" w:sz="0" w:space="0" w:color="auto"/>
          </w:divBdr>
        </w:div>
        <w:div w:id="588201387">
          <w:marLeft w:val="640"/>
          <w:marRight w:val="0"/>
          <w:marTop w:val="0"/>
          <w:marBottom w:val="0"/>
          <w:divBdr>
            <w:top w:val="none" w:sz="0" w:space="0" w:color="auto"/>
            <w:left w:val="none" w:sz="0" w:space="0" w:color="auto"/>
            <w:bottom w:val="none" w:sz="0" w:space="0" w:color="auto"/>
            <w:right w:val="none" w:sz="0" w:space="0" w:color="auto"/>
          </w:divBdr>
        </w:div>
        <w:div w:id="590159293">
          <w:marLeft w:val="640"/>
          <w:marRight w:val="0"/>
          <w:marTop w:val="0"/>
          <w:marBottom w:val="0"/>
          <w:divBdr>
            <w:top w:val="none" w:sz="0" w:space="0" w:color="auto"/>
            <w:left w:val="none" w:sz="0" w:space="0" w:color="auto"/>
            <w:bottom w:val="none" w:sz="0" w:space="0" w:color="auto"/>
            <w:right w:val="none" w:sz="0" w:space="0" w:color="auto"/>
          </w:divBdr>
        </w:div>
        <w:div w:id="595329471">
          <w:marLeft w:val="640"/>
          <w:marRight w:val="0"/>
          <w:marTop w:val="0"/>
          <w:marBottom w:val="0"/>
          <w:divBdr>
            <w:top w:val="none" w:sz="0" w:space="0" w:color="auto"/>
            <w:left w:val="none" w:sz="0" w:space="0" w:color="auto"/>
            <w:bottom w:val="none" w:sz="0" w:space="0" w:color="auto"/>
            <w:right w:val="none" w:sz="0" w:space="0" w:color="auto"/>
          </w:divBdr>
        </w:div>
        <w:div w:id="664864543">
          <w:marLeft w:val="640"/>
          <w:marRight w:val="0"/>
          <w:marTop w:val="0"/>
          <w:marBottom w:val="0"/>
          <w:divBdr>
            <w:top w:val="none" w:sz="0" w:space="0" w:color="auto"/>
            <w:left w:val="none" w:sz="0" w:space="0" w:color="auto"/>
            <w:bottom w:val="none" w:sz="0" w:space="0" w:color="auto"/>
            <w:right w:val="none" w:sz="0" w:space="0" w:color="auto"/>
          </w:divBdr>
        </w:div>
        <w:div w:id="694310242">
          <w:marLeft w:val="640"/>
          <w:marRight w:val="0"/>
          <w:marTop w:val="0"/>
          <w:marBottom w:val="0"/>
          <w:divBdr>
            <w:top w:val="none" w:sz="0" w:space="0" w:color="auto"/>
            <w:left w:val="none" w:sz="0" w:space="0" w:color="auto"/>
            <w:bottom w:val="none" w:sz="0" w:space="0" w:color="auto"/>
            <w:right w:val="none" w:sz="0" w:space="0" w:color="auto"/>
          </w:divBdr>
        </w:div>
        <w:div w:id="731121465">
          <w:marLeft w:val="640"/>
          <w:marRight w:val="0"/>
          <w:marTop w:val="0"/>
          <w:marBottom w:val="0"/>
          <w:divBdr>
            <w:top w:val="none" w:sz="0" w:space="0" w:color="auto"/>
            <w:left w:val="none" w:sz="0" w:space="0" w:color="auto"/>
            <w:bottom w:val="none" w:sz="0" w:space="0" w:color="auto"/>
            <w:right w:val="none" w:sz="0" w:space="0" w:color="auto"/>
          </w:divBdr>
        </w:div>
        <w:div w:id="735320291">
          <w:marLeft w:val="640"/>
          <w:marRight w:val="0"/>
          <w:marTop w:val="0"/>
          <w:marBottom w:val="0"/>
          <w:divBdr>
            <w:top w:val="none" w:sz="0" w:space="0" w:color="auto"/>
            <w:left w:val="none" w:sz="0" w:space="0" w:color="auto"/>
            <w:bottom w:val="none" w:sz="0" w:space="0" w:color="auto"/>
            <w:right w:val="none" w:sz="0" w:space="0" w:color="auto"/>
          </w:divBdr>
        </w:div>
        <w:div w:id="750348713">
          <w:marLeft w:val="640"/>
          <w:marRight w:val="0"/>
          <w:marTop w:val="0"/>
          <w:marBottom w:val="0"/>
          <w:divBdr>
            <w:top w:val="none" w:sz="0" w:space="0" w:color="auto"/>
            <w:left w:val="none" w:sz="0" w:space="0" w:color="auto"/>
            <w:bottom w:val="none" w:sz="0" w:space="0" w:color="auto"/>
            <w:right w:val="none" w:sz="0" w:space="0" w:color="auto"/>
          </w:divBdr>
        </w:div>
        <w:div w:id="771514697">
          <w:marLeft w:val="640"/>
          <w:marRight w:val="0"/>
          <w:marTop w:val="0"/>
          <w:marBottom w:val="0"/>
          <w:divBdr>
            <w:top w:val="none" w:sz="0" w:space="0" w:color="auto"/>
            <w:left w:val="none" w:sz="0" w:space="0" w:color="auto"/>
            <w:bottom w:val="none" w:sz="0" w:space="0" w:color="auto"/>
            <w:right w:val="none" w:sz="0" w:space="0" w:color="auto"/>
          </w:divBdr>
        </w:div>
        <w:div w:id="806237371">
          <w:marLeft w:val="640"/>
          <w:marRight w:val="0"/>
          <w:marTop w:val="0"/>
          <w:marBottom w:val="0"/>
          <w:divBdr>
            <w:top w:val="none" w:sz="0" w:space="0" w:color="auto"/>
            <w:left w:val="none" w:sz="0" w:space="0" w:color="auto"/>
            <w:bottom w:val="none" w:sz="0" w:space="0" w:color="auto"/>
            <w:right w:val="none" w:sz="0" w:space="0" w:color="auto"/>
          </w:divBdr>
        </w:div>
        <w:div w:id="821308773">
          <w:marLeft w:val="640"/>
          <w:marRight w:val="0"/>
          <w:marTop w:val="0"/>
          <w:marBottom w:val="0"/>
          <w:divBdr>
            <w:top w:val="none" w:sz="0" w:space="0" w:color="auto"/>
            <w:left w:val="none" w:sz="0" w:space="0" w:color="auto"/>
            <w:bottom w:val="none" w:sz="0" w:space="0" w:color="auto"/>
            <w:right w:val="none" w:sz="0" w:space="0" w:color="auto"/>
          </w:divBdr>
        </w:div>
        <w:div w:id="841286095">
          <w:marLeft w:val="640"/>
          <w:marRight w:val="0"/>
          <w:marTop w:val="0"/>
          <w:marBottom w:val="0"/>
          <w:divBdr>
            <w:top w:val="none" w:sz="0" w:space="0" w:color="auto"/>
            <w:left w:val="none" w:sz="0" w:space="0" w:color="auto"/>
            <w:bottom w:val="none" w:sz="0" w:space="0" w:color="auto"/>
            <w:right w:val="none" w:sz="0" w:space="0" w:color="auto"/>
          </w:divBdr>
        </w:div>
        <w:div w:id="848372956">
          <w:marLeft w:val="640"/>
          <w:marRight w:val="0"/>
          <w:marTop w:val="0"/>
          <w:marBottom w:val="0"/>
          <w:divBdr>
            <w:top w:val="none" w:sz="0" w:space="0" w:color="auto"/>
            <w:left w:val="none" w:sz="0" w:space="0" w:color="auto"/>
            <w:bottom w:val="none" w:sz="0" w:space="0" w:color="auto"/>
            <w:right w:val="none" w:sz="0" w:space="0" w:color="auto"/>
          </w:divBdr>
        </w:div>
        <w:div w:id="851650319">
          <w:marLeft w:val="640"/>
          <w:marRight w:val="0"/>
          <w:marTop w:val="0"/>
          <w:marBottom w:val="0"/>
          <w:divBdr>
            <w:top w:val="none" w:sz="0" w:space="0" w:color="auto"/>
            <w:left w:val="none" w:sz="0" w:space="0" w:color="auto"/>
            <w:bottom w:val="none" w:sz="0" w:space="0" w:color="auto"/>
            <w:right w:val="none" w:sz="0" w:space="0" w:color="auto"/>
          </w:divBdr>
        </w:div>
        <w:div w:id="883445121">
          <w:marLeft w:val="640"/>
          <w:marRight w:val="0"/>
          <w:marTop w:val="0"/>
          <w:marBottom w:val="0"/>
          <w:divBdr>
            <w:top w:val="none" w:sz="0" w:space="0" w:color="auto"/>
            <w:left w:val="none" w:sz="0" w:space="0" w:color="auto"/>
            <w:bottom w:val="none" w:sz="0" w:space="0" w:color="auto"/>
            <w:right w:val="none" w:sz="0" w:space="0" w:color="auto"/>
          </w:divBdr>
        </w:div>
        <w:div w:id="947468976">
          <w:marLeft w:val="640"/>
          <w:marRight w:val="0"/>
          <w:marTop w:val="0"/>
          <w:marBottom w:val="0"/>
          <w:divBdr>
            <w:top w:val="none" w:sz="0" w:space="0" w:color="auto"/>
            <w:left w:val="none" w:sz="0" w:space="0" w:color="auto"/>
            <w:bottom w:val="none" w:sz="0" w:space="0" w:color="auto"/>
            <w:right w:val="none" w:sz="0" w:space="0" w:color="auto"/>
          </w:divBdr>
        </w:div>
        <w:div w:id="1046299412">
          <w:marLeft w:val="640"/>
          <w:marRight w:val="0"/>
          <w:marTop w:val="0"/>
          <w:marBottom w:val="0"/>
          <w:divBdr>
            <w:top w:val="none" w:sz="0" w:space="0" w:color="auto"/>
            <w:left w:val="none" w:sz="0" w:space="0" w:color="auto"/>
            <w:bottom w:val="none" w:sz="0" w:space="0" w:color="auto"/>
            <w:right w:val="none" w:sz="0" w:space="0" w:color="auto"/>
          </w:divBdr>
        </w:div>
        <w:div w:id="1053506139">
          <w:marLeft w:val="640"/>
          <w:marRight w:val="0"/>
          <w:marTop w:val="0"/>
          <w:marBottom w:val="0"/>
          <w:divBdr>
            <w:top w:val="none" w:sz="0" w:space="0" w:color="auto"/>
            <w:left w:val="none" w:sz="0" w:space="0" w:color="auto"/>
            <w:bottom w:val="none" w:sz="0" w:space="0" w:color="auto"/>
            <w:right w:val="none" w:sz="0" w:space="0" w:color="auto"/>
          </w:divBdr>
        </w:div>
        <w:div w:id="1119563741">
          <w:marLeft w:val="640"/>
          <w:marRight w:val="0"/>
          <w:marTop w:val="0"/>
          <w:marBottom w:val="0"/>
          <w:divBdr>
            <w:top w:val="none" w:sz="0" w:space="0" w:color="auto"/>
            <w:left w:val="none" w:sz="0" w:space="0" w:color="auto"/>
            <w:bottom w:val="none" w:sz="0" w:space="0" w:color="auto"/>
            <w:right w:val="none" w:sz="0" w:space="0" w:color="auto"/>
          </w:divBdr>
        </w:div>
        <w:div w:id="1162161244">
          <w:marLeft w:val="640"/>
          <w:marRight w:val="0"/>
          <w:marTop w:val="0"/>
          <w:marBottom w:val="0"/>
          <w:divBdr>
            <w:top w:val="none" w:sz="0" w:space="0" w:color="auto"/>
            <w:left w:val="none" w:sz="0" w:space="0" w:color="auto"/>
            <w:bottom w:val="none" w:sz="0" w:space="0" w:color="auto"/>
            <w:right w:val="none" w:sz="0" w:space="0" w:color="auto"/>
          </w:divBdr>
        </w:div>
        <w:div w:id="1387142658">
          <w:marLeft w:val="640"/>
          <w:marRight w:val="0"/>
          <w:marTop w:val="0"/>
          <w:marBottom w:val="0"/>
          <w:divBdr>
            <w:top w:val="none" w:sz="0" w:space="0" w:color="auto"/>
            <w:left w:val="none" w:sz="0" w:space="0" w:color="auto"/>
            <w:bottom w:val="none" w:sz="0" w:space="0" w:color="auto"/>
            <w:right w:val="none" w:sz="0" w:space="0" w:color="auto"/>
          </w:divBdr>
        </w:div>
        <w:div w:id="1429808548">
          <w:marLeft w:val="640"/>
          <w:marRight w:val="0"/>
          <w:marTop w:val="0"/>
          <w:marBottom w:val="0"/>
          <w:divBdr>
            <w:top w:val="none" w:sz="0" w:space="0" w:color="auto"/>
            <w:left w:val="none" w:sz="0" w:space="0" w:color="auto"/>
            <w:bottom w:val="none" w:sz="0" w:space="0" w:color="auto"/>
            <w:right w:val="none" w:sz="0" w:space="0" w:color="auto"/>
          </w:divBdr>
        </w:div>
        <w:div w:id="1434931955">
          <w:marLeft w:val="640"/>
          <w:marRight w:val="0"/>
          <w:marTop w:val="0"/>
          <w:marBottom w:val="0"/>
          <w:divBdr>
            <w:top w:val="none" w:sz="0" w:space="0" w:color="auto"/>
            <w:left w:val="none" w:sz="0" w:space="0" w:color="auto"/>
            <w:bottom w:val="none" w:sz="0" w:space="0" w:color="auto"/>
            <w:right w:val="none" w:sz="0" w:space="0" w:color="auto"/>
          </w:divBdr>
        </w:div>
        <w:div w:id="1693342972">
          <w:marLeft w:val="640"/>
          <w:marRight w:val="0"/>
          <w:marTop w:val="0"/>
          <w:marBottom w:val="0"/>
          <w:divBdr>
            <w:top w:val="none" w:sz="0" w:space="0" w:color="auto"/>
            <w:left w:val="none" w:sz="0" w:space="0" w:color="auto"/>
            <w:bottom w:val="none" w:sz="0" w:space="0" w:color="auto"/>
            <w:right w:val="none" w:sz="0" w:space="0" w:color="auto"/>
          </w:divBdr>
        </w:div>
        <w:div w:id="1739547421">
          <w:marLeft w:val="640"/>
          <w:marRight w:val="0"/>
          <w:marTop w:val="0"/>
          <w:marBottom w:val="0"/>
          <w:divBdr>
            <w:top w:val="none" w:sz="0" w:space="0" w:color="auto"/>
            <w:left w:val="none" w:sz="0" w:space="0" w:color="auto"/>
            <w:bottom w:val="none" w:sz="0" w:space="0" w:color="auto"/>
            <w:right w:val="none" w:sz="0" w:space="0" w:color="auto"/>
          </w:divBdr>
        </w:div>
        <w:div w:id="1761872979">
          <w:marLeft w:val="640"/>
          <w:marRight w:val="0"/>
          <w:marTop w:val="0"/>
          <w:marBottom w:val="0"/>
          <w:divBdr>
            <w:top w:val="none" w:sz="0" w:space="0" w:color="auto"/>
            <w:left w:val="none" w:sz="0" w:space="0" w:color="auto"/>
            <w:bottom w:val="none" w:sz="0" w:space="0" w:color="auto"/>
            <w:right w:val="none" w:sz="0" w:space="0" w:color="auto"/>
          </w:divBdr>
        </w:div>
        <w:div w:id="1830050813">
          <w:marLeft w:val="640"/>
          <w:marRight w:val="0"/>
          <w:marTop w:val="0"/>
          <w:marBottom w:val="0"/>
          <w:divBdr>
            <w:top w:val="none" w:sz="0" w:space="0" w:color="auto"/>
            <w:left w:val="none" w:sz="0" w:space="0" w:color="auto"/>
            <w:bottom w:val="none" w:sz="0" w:space="0" w:color="auto"/>
            <w:right w:val="none" w:sz="0" w:space="0" w:color="auto"/>
          </w:divBdr>
        </w:div>
        <w:div w:id="1845827450">
          <w:marLeft w:val="640"/>
          <w:marRight w:val="0"/>
          <w:marTop w:val="0"/>
          <w:marBottom w:val="0"/>
          <w:divBdr>
            <w:top w:val="none" w:sz="0" w:space="0" w:color="auto"/>
            <w:left w:val="none" w:sz="0" w:space="0" w:color="auto"/>
            <w:bottom w:val="none" w:sz="0" w:space="0" w:color="auto"/>
            <w:right w:val="none" w:sz="0" w:space="0" w:color="auto"/>
          </w:divBdr>
        </w:div>
        <w:div w:id="1847136697">
          <w:marLeft w:val="640"/>
          <w:marRight w:val="0"/>
          <w:marTop w:val="0"/>
          <w:marBottom w:val="0"/>
          <w:divBdr>
            <w:top w:val="none" w:sz="0" w:space="0" w:color="auto"/>
            <w:left w:val="none" w:sz="0" w:space="0" w:color="auto"/>
            <w:bottom w:val="none" w:sz="0" w:space="0" w:color="auto"/>
            <w:right w:val="none" w:sz="0" w:space="0" w:color="auto"/>
          </w:divBdr>
        </w:div>
        <w:div w:id="1883981181">
          <w:marLeft w:val="640"/>
          <w:marRight w:val="0"/>
          <w:marTop w:val="0"/>
          <w:marBottom w:val="0"/>
          <w:divBdr>
            <w:top w:val="none" w:sz="0" w:space="0" w:color="auto"/>
            <w:left w:val="none" w:sz="0" w:space="0" w:color="auto"/>
            <w:bottom w:val="none" w:sz="0" w:space="0" w:color="auto"/>
            <w:right w:val="none" w:sz="0" w:space="0" w:color="auto"/>
          </w:divBdr>
        </w:div>
        <w:div w:id="1890409686">
          <w:marLeft w:val="640"/>
          <w:marRight w:val="0"/>
          <w:marTop w:val="0"/>
          <w:marBottom w:val="0"/>
          <w:divBdr>
            <w:top w:val="none" w:sz="0" w:space="0" w:color="auto"/>
            <w:left w:val="none" w:sz="0" w:space="0" w:color="auto"/>
            <w:bottom w:val="none" w:sz="0" w:space="0" w:color="auto"/>
            <w:right w:val="none" w:sz="0" w:space="0" w:color="auto"/>
          </w:divBdr>
        </w:div>
        <w:div w:id="2009600522">
          <w:marLeft w:val="640"/>
          <w:marRight w:val="0"/>
          <w:marTop w:val="0"/>
          <w:marBottom w:val="0"/>
          <w:divBdr>
            <w:top w:val="none" w:sz="0" w:space="0" w:color="auto"/>
            <w:left w:val="none" w:sz="0" w:space="0" w:color="auto"/>
            <w:bottom w:val="none" w:sz="0" w:space="0" w:color="auto"/>
            <w:right w:val="none" w:sz="0" w:space="0" w:color="auto"/>
          </w:divBdr>
        </w:div>
      </w:divsChild>
    </w:div>
    <w:div w:id="39482413">
      <w:marLeft w:val="0"/>
      <w:marRight w:val="0"/>
      <w:marTop w:val="0"/>
      <w:marBottom w:val="0"/>
      <w:divBdr>
        <w:top w:val="none" w:sz="0" w:space="0" w:color="auto"/>
        <w:left w:val="none" w:sz="0" w:space="0" w:color="auto"/>
        <w:bottom w:val="none" w:sz="0" w:space="0" w:color="auto"/>
        <w:right w:val="none" w:sz="0" w:space="0" w:color="auto"/>
      </w:divBdr>
    </w:div>
    <w:div w:id="41445815">
      <w:marLeft w:val="0"/>
      <w:marRight w:val="0"/>
      <w:marTop w:val="0"/>
      <w:marBottom w:val="0"/>
      <w:divBdr>
        <w:top w:val="none" w:sz="0" w:space="0" w:color="auto"/>
        <w:left w:val="none" w:sz="0" w:space="0" w:color="auto"/>
        <w:bottom w:val="none" w:sz="0" w:space="0" w:color="auto"/>
        <w:right w:val="none" w:sz="0" w:space="0" w:color="auto"/>
      </w:divBdr>
    </w:div>
    <w:div w:id="48039070">
      <w:marLeft w:val="0"/>
      <w:marRight w:val="0"/>
      <w:marTop w:val="0"/>
      <w:marBottom w:val="0"/>
      <w:divBdr>
        <w:top w:val="none" w:sz="0" w:space="0" w:color="auto"/>
        <w:left w:val="none" w:sz="0" w:space="0" w:color="auto"/>
        <w:bottom w:val="none" w:sz="0" w:space="0" w:color="auto"/>
        <w:right w:val="none" w:sz="0" w:space="0" w:color="auto"/>
      </w:divBdr>
    </w:div>
    <w:div w:id="48504460">
      <w:marLeft w:val="0"/>
      <w:marRight w:val="0"/>
      <w:marTop w:val="0"/>
      <w:marBottom w:val="0"/>
      <w:divBdr>
        <w:top w:val="none" w:sz="0" w:space="0" w:color="auto"/>
        <w:left w:val="none" w:sz="0" w:space="0" w:color="auto"/>
        <w:bottom w:val="none" w:sz="0" w:space="0" w:color="auto"/>
        <w:right w:val="none" w:sz="0" w:space="0" w:color="auto"/>
      </w:divBdr>
    </w:div>
    <w:div w:id="56587079">
      <w:marLeft w:val="0"/>
      <w:marRight w:val="0"/>
      <w:marTop w:val="0"/>
      <w:marBottom w:val="0"/>
      <w:divBdr>
        <w:top w:val="none" w:sz="0" w:space="0" w:color="auto"/>
        <w:left w:val="none" w:sz="0" w:space="0" w:color="auto"/>
        <w:bottom w:val="none" w:sz="0" w:space="0" w:color="auto"/>
        <w:right w:val="none" w:sz="0" w:space="0" w:color="auto"/>
      </w:divBdr>
    </w:div>
    <w:div w:id="57290997">
      <w:bodyDiv w:val="1"/>
      <w:marLeft w:val="0"/>
      <w:marRight w:val="0"/>
      <w:marTop w:val="0"/>
      <w:marBottom w:val="0"/>
      <w:divBdr>
        <w:top w:val="none" w:sz="0" w:space="0" w:color="auto"/>
        <w:left w:val="none" w:sz="0" w:space="0" w:color="auto"/>
        <w:bottom w:val="none" w:sz="0" w:space="0" w:color="auto"/>
        <w:right w:val="none" w:sz="0" w:space="0" w:color="auto"/>
      </w:divBdr>
      <w:divsChild>
        <w:div w:id="1645697763">
          <w:marLeft w:val="640"/>
          <w:marRight w:val="0"/>
          <w:marTop w:val="0"/>
          <w:marBottom w:val="0"/>
          <w:divBdr>
            <w:top w:val="none" w:sz="0" w:space="0" w:color="auto"/>
            <w:left w:val="none" w:sz="0" w:space="0" w:color="auto"/>
            <w:bottom w:val="none" w:sz="0" w:space="0" w:color="auto"/>
            <w:right w:val="none" w:sz="0" w:space="0" w:color="auto"/>
          </w:divBdr>
        </w:div>
        <w:div w:id="1637956113">
          <w:marLeft w:val="640"/>
          <w:marRight w:val="0"/>
          <w:marTop w:val="0"/>
          <w:marBottom w:val="0"/>
          <w:divBdr>
            <w:top w:val="none" w:sz="0" w:space="0" w:color="auto"/>
            <w:left w:val="none" w:sz="0" w:space="0" w:color="auto"/>
            <w:bottom w:val="none" w:sz="0" w:space="0" w:color="auto"/>
            <w:right w:val="none" w:sz="0" w:space="0" w:color="auto"/>
          </w:divBdr>
        </w:div>
        <w:div w:id="1709333789">
          <w:marLeft w:val="640"/>
          <w:marRight w:val="0"/>
          <w:marTop w:val="0"/>
          <w:marBottom w:val="0"/>
          <w:divBdr>
            <w:top w:val="none" w:sz="0" w:space="0" w:color="auto"/>
            <w:left w:val="none" w:sz="0" w:space="0" w:color="auto"/>
            <w:bottom w:val="none" w:sz="0" w:space="0" w:color="auto"/>
            <w:right w:val="none" w:sz="0" w:space="0" w:color="auto"/>
          </w:divBdr>
        </w:div>
        <w:div w:id="195435699">
          <w:marLeft w:val="640"/>
          <w:marRight w:val="0"/>
          <w:marTop w:val="0"/>
          <w:marBottom w:val="0"/>
          <w:divBdr>
            <w:top w:val="none" w:sz="0" w:space="0" w:color="auto"/>
            <w:left w:val="none" w:sz="0" w:space="0" w:color="auto"/>
            <w:bottom w:val="none" w:sz="0" w:space="0" w:color="auto"/>
            <w:right w:val="none" w:sz="0" w:space="0" w:color="auto"/>
          </w:divBdr>
        </w:div>
        <w:div w:id="1434785086">
          <w:marLeft w:val="640"/>
          <w:marRight w:val="0"/>
          <w:marTop w:val="0"/>
          <w:marBottom w:val="0"/>
          <w:divBdr>
            <w:top w:val="none" w:sz="0" w:space="0" w:color="auto"/>
            <w:left w:val="none" w:sz="0" w:space="0" w:color="auto"/>
            <w:bottom w:val="none" w:sz="0" w:space="0" w:color="auto"/>
            <w:right w:val="none" w:sz="0" w:space="0" w:color="auto"/>
          </w:divBdr>
        </w:div>
        <w:div w:id="1439326131">
          <w:marLeft w:val="640"/>
          <w:marRight w:val="0"/>
          <w:marTop w:val="0"/>
          <w:marBottom w:val="0"/>
          <w:divBdr>
            <w:top w:val="none" w:sz="0" w:space="0" w:color="auto"/>
            <w:left w:val="none" w:sz="0" w:space="0" w:color="auto"/>
            <w:bottom w:val="none" w:sz="0" w:space="0" w:color="auto"/>
            <w:right w:val="none" w:sz="0" w:space="0" w:color="auto"/>
          </w:divBdr>
        </w:div>
        <w:div w:id="134763347">
          <w:marLeft w:val="640"/>
          <w:marRight w:val="0"/>
          <w:marTop w:val="0"/>
          <w:marBottom w:val="0"/>
          <w:divBdr>
            <w:top w:val="none" w:sz="0" w:space="0" w:color="auto"/>
            <w:left w:val="none" w:sz="0" w:space="0" w:color="auto"/>
            <w:bottom w:val="none" w:sz="0" w:space="0" w:color="auto"/>
            <w:right w:val="none" w:sz="0" w:space="0" w:color="auto"/>
          </w:divBdr>
        </w:div>
        <w:div w:id="1039862677">
          <w:marLeft w:val="640"/>
          <w:marRight w:val="0"/>
          <w:marTop w:val="0"/>
          <w:marBottom w:val="0"/>
          <w:divBdr>
            <w:top w:val="none" w:sz="0" w:space="0" w:color="auto"/>
            <w:left w:val="none" w:sz="0" w:space="0" w:color="auto"/>
            <w:bottom w:val="none" w:sz="0" w:space="0" w:color="auto"/>
            <w:right w:val="none" w:sz="0" w:space="0" w:color="auto"/>
          </w:divBdr>
        </w:div>
        <w:div w:id="1566408627">
          <w:marLeft w:val="640"/>
          <w:marRight w:val="0"/>
          <w:marTop w:val="0"/>
          <w:marBottom w:val="0"/>
          <w:divBdr>
            <w:top w:val="none" w:sz="0" w:space="0" w:color="auto"/>
            <w:left w:val="none" w:sz="0" w:space="0" w:color="auto"/>
            <w:bottom w:val="none" w:sz="0" w:space="0" w:color="auto"/>
            <w:right w:val="none" w:sz="0" w:space="0" w:color="auto"/>
          </w:divBdr>
        </w:div>
        <w:div w:id="1903517733">
          <w:marLeft w:val="640"/>
          <w:marRight w:val="0"/>
          <w:marTop w:val="0"/>
          <w:marBottom w:val="0"/>
          <w:divBdr>
            <w:top w:val="none" w:sz="0" w:space="0" w:color="auto"/>
            <w:left w:val="none" w:sz="0" w:space="0" w:color="auto"/>
            <w:bottom w:val="none" w:sz="0" w:space="0" w:color="auto"/>
            <w:right w:val="none" w:sz="0" w:space="0" w:color="auto"/>
          </w:divBdr>
        </w:div>
        <w:div w:id="427697979">
          <w:marLeft w:val="640"/>
          <w:marRight w:val="0"/>
          <w:marTop w:val="0"/>
          <w:marBottom w:val="0"/>
          <w:divBdr>
            <w:top w:val="none" w:sz="0" w:space="0" w:color="auto"/>
            <w:left w:val="none" w:sz="0" w:space="0" w:color="auto"/>
            <w:bottom w:val="none" w:sz="0" w:space="0" w:color="auto"/>
            <w:right w:val="none" w:sz="0" w:space="0" w:color="auto"/>
          </w:divBdr>
        </w:div>
        <w:div w:id="1093160058">
          <w:marLeft w:val="640"/>
          <w:marRight w:val="0"/>
          <w:marTop w:val="0"/>
          <w:marBottom w:val="0"/>
          <w:divBdr>
            <w:top w:val="none" w:sz="0" w:space="0" w:color="auto"/>
            <w:left w:val="none" w:sz="0" w:space="0" w:color="auto"/>
            <w:bottom w:val="none" w:sz="0" w:space="0" w:color="auto"/>
            <w:right w:val="none" w:sz="0" w:space="0" w:color="auto"/>
          </w:divBdr>
        </w:div>
        <w:div w:id="1506363740">
          <w:marLeft w:val="640"/>
          <w:marRight w:val="0"/>
          <w:marTop w:val="0"/>
          <w:marBottom w:val="0"/>
          <w:divBdr>
            <w:top w:val="none" w:sz="0" w:space="0" w:color="auto"/>
            <w:left w:val="none" w:sz="0" w:space="0" w:color="auto"/>
            <w:bottom w:val="none" w:sz="0" w:space="0" w:color="auto"/>
            <w:right w:val="none" w:sz="0" w:space="0" w:color="auto"/>
          </w:divBdr>
        </w:div>
        <w:div w:id="760100777">
          <w:marLeft w:val="640"/>
          <w:marRight w:val="0"/>
          <w:marTop w:val="0"/>
          <w:marBottom w:val="0"/>
          <w:divBdr>
            <w:top w:val="none" w:sz="0" w:space="0" w:color="auto"/>
            <w:left w:val="none" w:sz="0" w:space="0" w:color="auto"/>
            <w:bottom w:val="none" w:sz="0" w:space="0" w:color="auto"/>
            <w:right w:val="none" w:sz="0" w:space="0" w:color="auto"/>
          </w:divBdr>
        </w:div>
        <w:div w:id="1075468098">
          <w:marLeft w:val="640"/>
          <w:marRight w:val="0"/>
          <w:marTop w:val="0"/>
          <w:marBottom w:val="0"/>
          <w:divBdr>
            <w:top w:val="none" w:sz="0" w:space="0" w:color="auto"/>
            <w:left w:val="none" w:sz="0" w:space="0" w:color="auto"/>
            <w:bottom w:val="none" w:sz="0" w:space="0" w:color="auto"/>
            <w:right w:val="none" w:sz="0" w:space="0" w:color="auto"/>
          </w:divBdr>
        </w:div>
        <w:div w:id="353388049">
          <w:marLeft w:val="640"/>
          <w:marRight w:val="0"/>
          <w:marTop w:val="0"/>
          <w:marBottom w:val="0"/>
          <w:divBdr>
            <w:top w:val="none" w:sz="0" w:space="0" w:color="auto"/>
            <w:left w:val="none" w:sz="0" w:space="0" w:color="auto"/>
            <w:bottom w:val="none" w:sz="0" w:space="0" w:color="auto"/>
            <w:right w:val="none" w:sz="0" w:space="0" w:color="auto"/>
          </w:divBdr>
        </w:div>
        <w:div w:id="820269942">
          <w:marLeft w:val="640"/>
          <w:marRight w:val="0"/>
          <w:marTop w:val="0"/>
          <w:marBottom w:val="0"/>
          <w:divBdr>
            <w:top w:val="none" w:sz="0" w:space="0" w:color="auto"/>
            <w:left w:val="none" w:sz="0" w:space="0" w:color="auto"/>
            <w:bottom w:val="none" w:sz="0" w:space="0" w:color="auto"/>
            <w:right w:val="none" w:sz="0" w:space="0" w:color="auto"/>
          </w:divBdr>
        </w:div>
        <w:div w:id="896282996">
          <w:marLeft w:val="640"/>
          <w:marRight w:val="0"/>
          <w:marTop w:val="0"/>
          <w:marBottom w:val="0"/>
          <w:divBdr>
            <w:top w:val="none" w:sz="0" w:space="0" w:color="auto"/>
            <w:left w:val="none" w:sz="0" w:space="0" w:color="auto"/>
            <w:bottom w:val="none" w:sz="0" w:space="0" w:color="auto"/>
            <w:right w:val="none" w:sz="0" w:space="0" w:color="auto"/>
          </w:divBdr>
        </w:div>
        <w:div w:id="1921061752">
          <w:marLeft w:val="640"/>
          <w:marRight w:val="0"/>
          <w:marTop w:val="0"/>
          <w:marBottom w:val="0"/>
          <w:divBdr>
            <w:top w:val="none" w:sz="0" w:space="0" w:color="auto"/>
            <w:left w:val="none" w:sz="0" w:space="0" w:color="auto"/>
            <w:bottom w:val="none" w:sz="0" w:space="0" w:color="auto"/>
            <w:right w:val="none" w:sz="0" w:space="0" w:color="auto"/>
          </w:divBdr>
        </w:div>
        <w:div w:id="828208194">
          <w:marLeft w:val="640"/>
          <w:marRight w:val="0"/>
          <w:marTop w:val="0"/>
          <w:marBottom w:val="0"/>
          <w:divBdr>
            <w:top w:val="none" w:sz="0" w:space="0" w:color="auto"/>
            <w:left w:val="none" w:sz="0" w:space="0" w:color="auto"/>
            <w:bottom w:val="none" w:sz="0" w:space="0" w:color="auto"/>
            <w:right w:val="none" w:sz="0" w:space="0" w:color="auto"/>
          </w:divBdr>
        </w:div>
        <w:div w:id="2108040791">
          <w:marLeft w:val="640"/>
          <w:marRight w:val="0"/>
          <w:marTop w:val="0"/>
          <w:marBottom w:val="0"/>
          <w:divBdr>
            <w:top w:val="none" w:sz="0" w:space="0" w:color="auto"/>
            <w:left w:val="none" w:sz="0" w:space="0" w:color="auto"/>
            <w:bottom w:val="none" w:sz="0" w:space="0" w:color="auto"/>
            <w:right w:val="none" w:sz="0" w:space="0" w:color="auto"/>
          </w:divBdr>
        </w:div>
        <w:div w:id="778989730">
          <w:marLeft w:val="640"/>
          <w:marRight w:val="0"/>
          <w:marTop w:val="0"/>
          <w:marBottom w:val="0"/>
          <w:divBdr>
            <w:top w:val="none" w:sz="0" w:space="0" w:color="auto"/>
            <w:left w:val="none" w:sz="0" w:space="0" w:color="auto"/>
            <w:bottom w:val="none" w:sz="0" w:space="0" w:color="auto"/>
            <w:right w:val="none" w:sz="0" w:space="0" w:color="auto"/>
          </w:divBdr>
        </w:div>
        <w:div w:id="1871533494">
          <w:marLeft w:val="640"/>
          <w:marRight w:val="0"/>
          <w:marTop w:val="0"/>
          <w:marBottom w:val="0"/>
          <w:divBdr>
            <w:top w:val="none" w:sz="0" w:space="0" w:color="auto"/>
            <w:left w:val="none" w:sz="0" w:space="0" w:color="auto"/>
            <w:bottom w:val="none" w:sz="0" w:space="0" w:color="auto"/>
            <w:right w:val="none" w:sz="0" w:space="0" w:color="auto"/>
          </w:divBdr>
        </w:div>
        <w:div w:id="80565703">
          <w:marLeft w:val="640"/>
          <w:marRight w:val="0"/>
          <w:marTop w:val="0"/>
          <w:marBottom w:val="0"/>
          <w:divBdr>
            <w:top w:val="none" w:sz="0" w:space="0" w:color="auto"/>
            <w:left w:val="none" w:sz="0" w:space="0" w:color="auto"/>
            <w:bottom w:val="none" w:sz="0" w:space="0" w:color="auto"/>
            <w:right w:val="none" w:sz="0" w:space="0" w:color="auto"/>
          </w:divBdr>
        </w:div>
        <w:div w:id="1128670405">
          <w:marLeft w:val="640"/>
          <w:marRight w:val="0"/>
          <w:marTop w:val="0"/>
          <w:marBottom w:val="0"/>
          <w:divBdr>
            <w:top w:val="none" w:sz="0" w:space="0" w:color="auto"/>
            <w:left w:val="none" w:sz="0" w:space="0" w:color="auto"/>
            <w:bottom w:val="none" w:sz="0" w:space="0" w:color="auto"/>
            <w:right w:val="none" w:sz="0" w:space="0" w:color="auto"/>
          </w:divBdr>
        </w:div>
        <w:div w:id="609313831">
          <w:marLeft w:val="640"/>
          <w:marRight w:val="0"/>
          <w:marTop w:val="0"/>
          <w:marBottom w:val="0"/>
          <w:divBdr>
            <w:top w:val="none" w:sz="0" w:space="0" w:color="auto"/>
            <w:left w:val="none" w:sz="0" w:space="0" w:color="auto"/>
            <w:bottom w:val="none" w:sz="0" w:space="0" w:color="auto"/>
            <w:right w:val="none" w:sz="0" w:space="0" w:color="auto"/>
          </w:divBdr>
        </w:div>
        <w:div w:id="916672274">
          <w:marLeft w:val="640"/>
          <w:marRight w:val="0"/>
          <w:marTop w:val="0"/>
          <w:marBottom w:val="0"/>
          <w:divBdr>
            <w:top w:val="none" w:sz="0" w:space="0" w:color="auto"/>
            <w:left w:val="none" w:sz="0" w:space="0" w:color="auto"/>
            <w:bottom w:val="none" w:sz="0" w:space="0" w:color="auto"/>
            <w:right w:val="none" w:sz="0" w:space="0" w:color="auto"/>
          </w:divBdr>
        </w:div>
        <w:div w:id="422386442">
          <w:marLeft w:val="640"/>
          <w:marRight w:val="0"/>
          <w:marTop w:val="0"/>
          <w:marBottom w:val="0"/>
          <w:divBdr>
            <w:top w:val="none" w:sz="0" w:space="0" w:color="auto"/>
            <w:left w:val="none" w:sz="0" w:space="0" w:color="auto"/>
            <w:bottom w:val="none" w:sz="0" w:space="0" w:color="auto"/>
            <w:right w:val="none" w:sz="0" w:space="0" w:color="auto"/>
          </w:divBdr>
        </w:div>
        <w:div w:id="1722365015">
          <w:marLeft w:val="640"/>
          <w:marRight w:val="0"/>
          <w:marTop w:val="0"/>
          <w:marBottom w:val="0"/>
          <w:divBdr>
            <w:top w:val="none" w:sz="0" w:space="0" w:color="auto"/>
            <w:left w:val="none" w:sz="0" w:space="0" w:color="auto"/>
            <w:bottom w:val="none" w:sz="0" w:space="0" w:color="auto"/>
            <w:right w:val="none" w:sz="0" w:space="0" w:color="auto"/>
          </w:divBdr>
        </w:div>
        <w:div w:id="1008366439">
          <w:marLeft w:val="640"/>
          <w:marRight w:val="0"/>
          <w:marTop w:val="0"/>
          <w:marBottom w:val="0"/>
          <w:divBdr>
            <w:top w:val="none" w:sz="0" w:space="0" w:color="auto"/>
            <w:left w:val="none" w:sz="0" w:space="0" w:color="auto"/>
            <w:bottom w:val="none" w:sz="0" w:space="0" w:color="auto"/>
            <w:right w:val="none" w:sz="0" w:space="0" w:color="auto"/>
          </w:divBdr>
        </w:div>
        <w:div w:id="887952971">
          <w:marLeft w:val="640"/>
          <w:marRight w:val="0"/>
          <w:marTop w:val="0"/>
          <w:marBottom w:val="0"/>
          <w:divBdr>
            <w:top w:val="none" w:sz="0" w:space="0" w:color="auto"/>
            <w:left w:val="none" w:sz="0" w:space="0" w:color="auto"/>
            <w:bottom w:val="none" w:sz="0" w:space="0" w:color="auto"/>
            <w:right w:val="none" w:sz="0" w:space="0" w:color="auto"/>
          </w:divBdr>
        </w:div>
        <w:div w:id="427507344">
          <w:marLeft w:val="640"/>
          <w:marRight w:val="0"/>
          <w:marTop w:val="0"/>
          <w:marBottom w:val="0"/>
          <w:divBdr>
            <w:top w:val="none" w:sz="0" w:space="0" w:color="auto"/>
            <w:left w:val="none" w:sz="0" w:space="0" w:color="auto"/>
            <w:bottom w:val="none" w:sz="0" w:space="0" w:color="auto"/>
            <w:right w:val="none" w:sz="0" w:space="0" w:color="auto"/>
          </w:divBdr>
        </w:div>
        <w:div w:id="768622575">
          <w:marLeft w:val="640"/>
          <w:marRight w:val="0"/>
          <w:marTop w:val="0"/>
          <w:marBottom w:val="0"/>
          <w:divBdr>
            <w:top w:val="none" w:sz="0" w:space="0" w:color="auto"/>
            <w:left w:val="none" w:sz="0" w:space="0" w:color="auto"/>
            <w:bottom w:val="none" w:sz="0" w:space="0" w:color="auto"/>
            <w:right w:val="none" w:sz="0" w:space="0" w:color="auto"/>
          </w:divBdr>
        </w:div>
        <w:div w:id="406809452">
          <w:marLeft w:val="640"/>
          <w:marRight w:val="0"/>
          <w:marTop w:val="0"/>
          <w:marBottom w:val="0"/>
          <w:divBdr>
            <w:top w:val="none" w:sz="0" w:space="0" w:color="auto"/>
            <w:left w:val="none" w:sz="0" w:space="0" w:color="auto"/>
            <w:bottom w:val="none" w:sz="0" w:space="0" w:color="auto"/>
            <w:right w:val="none" w:sz="0" w:space="0" w:color="auto"/>
          </w:divBdr>
        </w:div>
        <w:div w:id="143551495">
          <w:marLeft w:val="640"/>
          <w:marRight w:val="0"/>
          <w:marTop w:val="0"/>
          <w:marBottom w:val="0"/>
          <w:divBdr>
            <w:top w:val="none" w:sz="0" w:space="0" w:color="auto"/>
            <w:left w:val="none" w:sz="0" w:space="0" w:color="auto"/>
            <w:bottom w:val="none" w:sz="0" w:space="0" w:color="auto"/>
            <w:right w:val="none" w:sz="0" w:space="0" w:color="auto"/>
          </w:divBdr>
        </w:div>
        <w:div w:id="1199852753">
          <w:marLeft w:val="640"/>
          <w:marRight w:val="0"/>
          <w:marTop w:val="0"/>
          <w:marBottom w:val="0"/>
          <w:divBdr>
            <w:top w:val="none" w:sz="0" w:space="0" w:color="auto"/>
            <w:left w:val="none" w:sz="0" w:space="0" w:color="auto"/>
            <w:bottom w:val="none" w:sz="0" w:space="0" w:color="auto"/>
            <w:right w:val="none" w:sz="0" w:space="0" w:color="auto"/>
          </w:divBdr>
        </w:div>
        <w:div w:id="1228494059">
          <w:marLeft w:val="640"/>
          <w:marRight w:val="0"/>
          <w:marTop w:val="0"/>
          <w:marBottom w:val="0"/>
          <w:divBdr>
            <w:top w:val="none" w:sz="0" w:space="0" w:color="auto"/>
            <w:left w:val="none" w:sz="0" w:space="0" w:color="auto"/>
            <w:bottom w:val="none" w:sz="0" w:space="0" w:color="auto"/>
            <w:right w:val="none" w:sz="0" w:space="0" w:color="auto"/>
          </w:divBdr>
        </w:div>
        <w:div w:id="1717385748">
          <w:marLeft w:val="640"/>
          <w:marRight w:val="0"/>
          <w:marTop w:val="0"/>
          <w:marBottom w:val="0"/>
          <w:divBdr>
            <w:top w:val="none" w:sz="0" w:space="0" w:color="auto"/>
            <w:left w:val="none" w:sz="0" w:space="0" w:color="auto"/>
            <w:bottom w:val="none" w:sz="0" w:space="0" w:color="auto"/>
            <w:right w:val="none" w:sz="0" w:space="0" w:color="auto"/>
          </w:divBdr>
        </w:div>
        <w:div w:id="831683369">
          <w:marLeft w:val="640"/>
          <w:marRight w:val="0"/>
          <w:marTop w:val="0"/>
          <w:marBottom w:val="0"/>
          <w:divBdr>
            <w:top w:val="none" w:sz="0" w:space="0" w:color="auto"/>
            <w:left w:val="none" w:sz="0" w:space="0" w:color="auto"/>
            <w:bottom w:val="none" w:sz="0" w:space="0" w:color="auto"/>
            <w:right w:val="none" w:sz="0" w:space="0" w:color="auto"/>
          </w:divBdr>
        </w:div>
        <w:div w:id="1052195159">
          <w:marLeft w:val="640"/>
          <w:marRight w:val="0"/>
          <w:marTop w:val="0"/>
          <w:marBottom w:val="0"/>
          <w:divBdr>
            <w:top w:val="none" w:sz="0" w:space="0" w:color="auto"/>
            <w:left w:val="none" w:sz="0" w:space="0" w:color="auto"/>
            <w:bottom w:val="none" w:sz="0" w:space="0" w:color="auto"/>
            <w:right w:val="none" w:sz="0" w:space="0" w:color="auto"/>
          </w:divBdr>
        </w:div>
        <w:div w:id="289475493">
          <w:marLeft w:val="640"/>
          <w:marRight w:val="0"/>
          <w:marTop w:val="0"/>
          <w:marBottom w:val="0"/>
          <w:divBdr>
            <w:top w:val="none" w:sz="0" w:space="0" w:color="auto"/>
            <w:left w:val="none" w:sz="0" w:space="0" w:color="auto"/>
            <w:bottom w:val="none" w:sz="0" w:space="0" w:color="auto"/>
            <w:right w:val="none" w:sz="0" w:space="0" w:color="auto"/>
          </w:divBdr>
        </w:div>
        <w:div w:id="568808199">
          <w:marLeft w:val="640"/>
          <w:marRight w:val="0"/>
          <w:marTop w:val="0"/>
          <w:marBottom w:val="0"/>
          <w:divBdr>
            <w:top w:val="none" w:sz="0" w:space="0" w:color="auto"/>
            <w:left w:val="none" w:sz="0" w:space="0" w:color="auto"/>
            <w:bottom w:val="none" w:sz="0" w:space="0" w:color="auto"/>
            <w:right w:val="none" w:sz="0" w:space="0" w:color="auto"/>
          </w:divBdr>
        </w:div>
        <w:div w:id="1150638050">
          <w:marLeft w:val="640"/>
          <w:marRight w:val="0"/>
          <w:marTop w:val="0"/>
          <w:marBottom w:val="0"/>
          <w:divBdr>
            <w:top w:val="none" w:sz="0" w:space="0" w:color="auto"/>
            <w:left w:val="none" w:sz="0" w:space="0" w:color="auto"/>
            <w:bottom w:val="none" w:sz="0" w:space="0" w:color="auto"/>
            <w:right w:val="none" w:sz="0" w:space="0" w:color="auto"/>
          </w:divBdr>
        </w:div>
        <w:div w:id="314846166">
          <w:marLeft w:val="640"/>
          <w:marRight w:val="0"/>
          <w:marTop w:val="0"/>
          <w:marBottom w:val="0"/>
          <w:divBdr>
            <w:top w:val="none" w:sz="0" w:space="0" w:color="auto"/>
            <w:left w:val="none" w:sz="0" w:space="0" w:color="auto"/>
            <w:bottom w:val="none" w:sz="0" w:space="0" w:color="auto"/>
            <w:right w:val="none" w:sz="0" w:space="0" w:color="auto"/>
          </w:divBdr>
        </w:div>
        <w:div w:id="1810050222">
          <w:marLeft w:val="640"/>
          <w:marRight w:val="0"/>
          <w:marTop w:val="0"/>
          <w:marBottom w:val="0"/>
          <w:divBdr>
            <w:top w:val="none" w:sz="0" w:space="0" w:color="auto"/>
            <w:left w:val="none" w:sz="0" w:space="0" w:color="auto"/>
            <w:bottom w:val="none" w:sz="0" w:space="0" w:color="auto"/>
            <w:right w:val="none" w:sz="0" w:space="0" w:color="auto"/>
          </w:divBdr>
        </w:div>
        <w:div w:id="1824619296">
          <w:marLeft w:val="640"/>
          <w:marRight w:val="0"/>
          <w:marTop w:val="0"/>
          <w:marBottom w:val="0"/>
          <w:divBdr>
            <w:top w:val="none" w:sz="0" w:space="0" w:color="auto"/>
            <w:left w:val="none" w:sz="0" w:space="0" w:color="auto"/>
            <w:bottom w:val="none" w:sz="0" w:space="0" w:color="auto"/>
            <w:right w:val="none" w:sz="0" w:space="0" w:color="auto"/>
          </w:divBdr>
        </w:div>
        <w:div w:id="1173950901">
          <w:marLeft w:val="640"/>
          <w:marRight w:val="0"/>
          <w:marTop w:val="0"/>
          <w:marBottom w:val="0"/>
          <w:divBdr>
            <w:top w:val="none" w:sz="0" w:space="0" w:color="auto"/>
            <w:left w:val="none" w:sz="0" w:space="0" w:color="auto"/>
            <w:bottom w:val="none" w:sz="0" w:space="0" w:color="auto"/>
            <w:right w:val="none" w:sz="0" w:space="0" w:color="auto"/>
          </w:divBdr>
        </w:div>
        <w:div w:id="309603910">
          <w:marLeft w:val="640"/>
          <w:marRight w:val="0"/>
          <w:marTop w:val="0"/>
          <w:marBottom w:val="0"/>
          <w:divBdr>
            <w:top w:val="none" w:sz="0" w:space="0" w:color="auto"/>
            <w:left w:val="none" w:sz="0" w:space="0" w:color="auto"/>
            <w:bottom w:val="none" w:sz="0" w:space="0" w:color="auto"/>
            <w:right w:val="none" w:sz="0" w:space="0" w:color="auto"/>
          </w:divBdr>
        </w:div>
        <w:div w:id="1280458050">
          <w:marLeft w:val="640"/>
          <w:marRight w:val="0"/>
          <w:marTop w:val="0"/>
          <w:marBottom w:val="0"/>
          <w:divBdr>
            <w:top w:val="none" w:sz="0" w:space="0" w:color="auto"/>
            <w:left w:val="none" w:sz="0" w:space="0" w:color="auto"/>
            <w:bottom w:val="none" w:sz="0" w:space="0" w:color="auto"/>
            <w:right w:val="none" w:sz="0" w:space="0" w:color="auto"/>
          </w:divBdr>
        </w:div>
        <w:div w:id="2122066777">
          <w:marLeft w:val="640"/>
          <w:marRight w:val="0"/>
          <w:marTop w:val="0"/>
          <w:marBottom w:val="0"/>
          <w:divBdr>
            <w:top w:val="none" w:sz="0" w:space="0" w:color="auto"/>
            <w:left w:val="none" w:sz="0" w:space="0" w:color="auto"/>
            <w:bottom w:val="none" w:sz="0" w:space="0" w:color="auto"/>
            <w:right w:val="none" w:sz="0" w:space="0" w:color="auto"/>
          </w:divBdr>
        </w:div>
        <w:div w:id="1986934575">
          <w:marLeft w:val="640"/>
          <w:marRight w:val="0"/>
          <w:marTop w:val="0"/>
          <w:marBottom w:val="0"/>
          <w:divBdr>
            <w:top w:val="none" w:sz="0" w:space="0" w:color="auto"/>
            <w:left w:val="none" w:sz="0" w:space="0" w:color="auto"/>
            <w:bottom w:val="none" w:sz="0" w:space="0" w:color="auto"/>
            <w:right w:val="none" w:sz="0" w:space="0" w:color="auto"/>
          </w:divBdr>
        </w:div>
      </w:divsChild>
    </w:div>
    <w:div w:id="60059253">
      <w:bodyDiv w:val="1"/>
      <w:marLeft w:val="0"/>
      <w:marRight w:val="0"/>
      <w:marTop w:val="0"/>
      <w:marBottom w:val="0"/>
      <w:divBdr>
        <w:top w:val="none" w:sz="0" w:space="0" w:color="auto"/>
        <w:left w:val="none" w:sz="0" w:space="0" w:color="auto"/>
        <w:bottom w:val="none" w:sz="0" w:space="0" w:color="auto"/>
        <w:right w:val="none" w:sz="0" w:space="0" w:color="auto"/>
      </w:divBdr>
      <w:divsChild>
        <w:div w:id="1595943950">
          <w:marLeft w:val="640"/>
          <w:marRight w:val="0"/>
          <w:marTop w:val="0"/>
          <w:marBottom w:val="0"/>
          <w:divBdr>
            <w:top w:val="none" w:sz="0" w:space="0" w:color="auto"/>
            <w:left w:val="none" w:sz="0" w:space="0" w:color="auto"/>
            <w:bottom w:val="none" w:sz="0" w:space="0" w:color="auto"/>
            <w:right w:val="none" w:sz="0" w:space="0" w:color="auto"/>
          </w:divBdr>
        </w:div>
        <w:div w:id="472673514">
          <w:marLeft w:val="640"/>
          <w:marRight w:val="0"/>
          <w:marTop w:val="0"/>
          <w:marBottom w:val="0"/>
          <w:divBdr>
            <w:top w:val="none" w:sz="0" w:space="0" w:color="auto"/>
            <w:left w:val="none" w:sz="0" w:space="0" w:color="auto"/>
            <w:bottom w:val="none" w:sz="0" w:space="0" w:color="auto"/>
            <w:right w:val="none" w:sz="0" w:space="0" w:color="auto"/>
          </w:divBdr>
        </w:div>
        <w:div w:id="255098620">
          <w:marLeft w:val="640"/>
          <w:marRight w:val="0"/>
          <w:marTop w:val="0"/>
          <w:marBottom w:val="0"/>
          <w:divBdr>
            <w:top w:val="none" w:sz="0" w:space="0" w:color="auto"/>
            <w:left w:val="none" w:sz="0" w:space="0" w:color="auto"/>
            <w:bottom w:val="none" w:sz="0" w:space="0" w:color="auto"/>
            <w:right w:val="none" w:sz="0" w:space="0" w:color="auto"/>
          </w:divBdr>
        </w:div>
        <w:div w:id="1978603262">
          <w:marLeft w:val="640"/>
          <w:marRight w:val="0"/>
          <w:marTop w:val="0"/>
          <w:marBottom w:val="0"/>
          <w:divBdr>
            <w:top w:val="none" w:sz="0" w:space="0" w:color="auto"/>
            <w:left w:val="none" w:sz="0" w:space="0" w:color="auto"/>
            <w:bottom w:val="none" w:sz="0" w:space="0" w:color="auto"/>
            <w:right w:val="none" w:sz="0" w:space="0" w:color="auto"/>
          </w:divBdr>
        </w:div>
        <w:div w:id="925958883">
          <w:marLeft w:val="640"/>
          <w:marRight w:val="0"/>
          <w:marTop w:val="0"/>
          <w:marBottom w:val="0"/>
          <w:divBdr>
            <w:top w:val="none" w:sz="0" w:space="0" w:color="auto"/>
            <w:left w:val="none" w:sz="0" w:space="0" w:color="auto"/>
            <w:bottom w:val="none" w:sz="0" w:space="0" w:color="auto"/>
            <w:right w:val="none" w:sz="0" w:space="0" w:color="auto"/>
          </w:divBdr>
        </w:div>
        <w:div w:id="359624768">
          <w:marLeft w:val="640"/>
          <w:marRight w:val="0"/>
          <w:marTop w:val="0"/>
          <w:marBottom w:val="0"/>
          <w:divBdr>
            <w:top w:val="none" w:sz="0" w:space="0" w:color="auto"/>
            <w:left w:val="none" w:sz="0" w:space="0" w:color="auto"/>
            <w:bottom w:val="none" w:sz="0" w:space="0" w:color="auto"/>
            <w:right w:val="none" w:sz="0" w:space="0" w:color="auto"/>
          </w:divBdr>
        </w:div>
        <w:div w:id="244924105">
          <w:marLeft w:val="640"/>
          <w:marRight w:val="0"/>
          <w:marTop w:val="0"/>
          <w:marBottom w:val="0"/>
          <w:divBdr>
            <w:top w:val="none" w:sz="0" w:space="0" w:color="auto"/>
            <w:left w:val="none" w:sz="0" w:space="0" w:color="auto"/>
            <w:bottom w:val="none" w:sz="0" w:space="0" w:color="auto"/>
            <w:right w:val="none" w:sz="0" w:space="0" w:color="auto"/>
          </w:divBdr>
        </w:div>
        <w:div w:id="1571774048">
          <w:marLeft w:val="640"/>
          <w:marRight w:val="0"/>
          <w:marTop w:val="0"/>
          <w:marBottom w:val="0"/>
          <w:divBdr>
            <w:top w:val="none" w:sz="0" w:space="0" w:color="auto"/>
            <w:left w:val="none" w:sz="0" w:space="0" w:color="auto"/>
            <w:bottom w:val="none" w:sz="0" w:space="0" w:color="auto"/>
            <w:right w:val="none" w:sz="0" w:space="0" w:color="auto"/>
          </w:divBdr>
        </w:div>
        <w:div w:id="1050492746">
          <w:marLeft w:val="640"/>
          <w:marRight w:val="0"/>
          <w:marTop w:val="0"/>
          <w:marBottom w:val="0"/>
          <w:divBdr>
            <w:top w:val="none" w:sz="0" w:space="0" w:color="auto"/>
            <w:left w:val="none" w:sz="0" w:space="0" w:color="auto"/>
            <w:bottom w:val="none" w:sz="0" w:space="0" w:color="auto"/>
            <w:right w:val="none" w:sz="0" w:space="0" w:color="auto"/>
          </w:divBdr>
        </w:div>
        <w:div w:id="1320579169">
          <w:marLeft w:val="640"/>
          <w:marRight w:val="0"/>
          <w:marTop w:val="0"/>
          <w:marBottom w:val="0"/>
          <w:divBdr>
            <w:top w:val="none" w:sz="0" w:space="0" w:color="auto"/>
            <w:left w:val="none" w:sz="0" w:space="0" w:color="auto"/>
            <w:bottom w:val="none" w:sz="0" w:space="0" w:color="auto"/>
            <w:right w:val="none" w:sz="0" w:space="0" w:color="auto"/>
          </w:divBdr>
        </w:div>
        <w:div w:id="620574852">
          <w:marLeft w:val="640"/>
          <w:marRight w:val="0"/>
          <w:marTop w:val="0"/>
          <w:marBottom w:val="0"/>
          <w:divBdr>
            <w:top w:val="none" w:sz="0" w:space="0" w:color="auto"/>
            <w:left w:val="none" w:sz="0" w:space="0" w:color="auto"/>
            <w:bottom w:val="none" w:sz="0" w:space="0" w:color="auto"/>
            <w:right w:val="none" w:sz="0" w:space="0" w:color="auto"/>
          </w:divBdr>
        </w:div>
        <w:div w:id="1976061177">
          <w:marLeft w:val="640"/>
          <w:marRight w:val="0"/>
          <w:marTop w:val="0"/>
          <w:marBottom w:val="0"/>
          <w:divBdr>
            <w:top w:val="none" w:sz="0" w:space="0" w:color="auto"/>
            <w:left w:val="none" w:sz="0" w:space="0" w:color="auto"/>
            <w:bottom w:val="none" w:sz="0" w:space="0" w:color="auto"/>
            <w:right w:val="none" w:sz="0" w:space="0" w:color="auto"/>
          </w:divBdr>
        </w:div>
        <w:div w:id="731733079">
          <w:marLeft w:val="640"/>
          <w:marRight w:val="0"/>
          <w:marTop w:val="0"/>
          <w:marBottom w:val="0"/>
          <w:divBdr>
            <w:top w:val="none" w:sz="0" w:space="0" w:color="auto"/>
            <w:left w:val="none" w:sz="0" w:space="0" w:color="auto"/>
            <w:bottom w:val="none" w:sz="0" w:space="0" w:color="auto"/>
            <w:right w:val="none" w:sz="0" w:space="0" w:color="auto"/>
          </w:divBdr>
        </w:div>
        <w:div w:id="495415513">
          <w:marLeft w:val="640"/>
          <w:marRight w:val="0"/>
          <w:marTop w:val="0"/>
          <w:marBottom w:val="0"/>
          <w:divBdr>
            <w:top w:val="none" w:sz="0" w:space="0" w:color="auto"/>
            <w:left w:val="none" w:sz="0" w:space="0" w:color="auto"/>
            <w:bottom w:val="none" w:sz="0" w:space="0" w:color="auto"/>
            <w:right w:val="none" w:sz="0" w:space="0" w:color="auto"/>
          </w:divBdr>
        </w:div>
        <w:div w:id="2057466930">
          <w:marLeft w:val="640"/>
          <w:marRight w:val="0"/>
          <w:marTop w:val="0"/>
          <w:marBottom w:val="0"/>
          <w:divBdr>
            <w:top w:val="none" w:sz="0" w:space="0" w:color="auto"/>
            <w:left w:val="none" w:sz="0" w:space="0" w:color="auto"/>
            <w:bottom w:val="none" w:sz="0" w:space="0" w:color="auto"/>
            <w:right w:val="none" w:sz="0" w:space="0" w:color="auto"/>
          </w:divBdr>
        </w:div>
        <w:div w:id="2044864369">
          <w:marLeft w:val="640"/>
          <w:marRight w:val="0"/>
          <w:marTop w:val="0"/>
          <w:marBottom w:val="0"/>
          <w:divBdr>
            <w:top w:val="none" w:sz="0" w:space="0" w:color="auto"/>
            <w:left w:val="none" w:sz="0" w:space="0" w:color="auto"/>
            <w:bottom w:val="none" w:sz="0" w:space="0" w:color="auto"/>
            <w:right w:val="none" w:sz="0" w:space="0" w:color="auto"/>
          </w:divBdr>
        </w:div>
        <w:div w:id="1371883872">
          <w:marLeft w:val="640"/>
          <w:marRight w:val="0"/>
          <w:marTop w:val="0"/>
          <w:marBottom w:val="0"/>
          <w:divBdr>
            <w:top w:val="none" w:sz="0" w:space="0" w:color="auto"/>
            <w:left w:val="none" w:sz="0" w:space="0" w:color="auto"/>
            <w:bottom w:val="none" w:sz="0" w:space="0" w:color="auto"/>
            <w:right w:val="none" w:sz="0" w:space="0" w:color="auto"/>
          </w:divBdr>
        </w:div>
        <w:div w:id="1304698366">
          <w:marLeft w:val="640"/>
          <w:marRight w:val="0"/>
          <w:marTop w:val="0"/>
          <w:marBottom w:val="0"/>
          <w:divBdr>
            <w:top w:val="none" w:sz="0" w:space="0" w:color="auto"/>
            <w:left w:val="none" w:sz="0" w:space="0" w:color="auto"/>
            <w:bottom w:val="none" w:sz="0" w:space="0" w:color="auto"/>
            <w:right w:val="none" w:sz="0" w:space="0" w:color="auto"/>
          </w:divBdr>
        </w:div>
        <w:div w:id="1811482600">
          <w:marLeft w:val="640"/>
          <w:marRight w:val="0"/>
          <w:marTop w:val="0"/>
          <w:marBottom w:val="0"/>
          <w:divBdr>
            <w:top w:val="none" w:sz="0" w:space="0" w:color="auto"/>
            <w:left w:val="none" w:sz="0" w:space="0" w:color="auto"/>
            <w:bottom w:val="none" w:sz="0" w:space="0" w:color="auto"/>
            <w:right w:val="none" w:sz="0" w:space="0" w:color="auto"/>
          </w:divBdr>
        </w:div>
        <w:div w:id="706030168">
          <w:marLeft w:val="640"/>
          <w:marRight w:val="0"/>
          <w:marTop w:val="0"/>
          <w:marBottom w:val="0"/>
          <w:divBdr>
            <w:top w:val="none" w:sz="0" w:space="0" w:color="auto"/>
            <w:left w:val="none" w:sz="0" w:space="0" w:color="auto"/>
            <w:bottom w:val="none" w:sz="0" w:space="0" w:color="auto"/>
            <w:right w:val="none" w:sz="0" w:space="0" w:color="auto"/>
          </w:divBdr>
        </w:div>
        <w:div w:id="1584755558">
          <w:marLeft w:val="640"/>
          <w:marRight w:val="0"/>
          <w:marTop w:val="0"/>
          <w:marBottom w:val="0"/>
          <w:divBdr>
            <w:top w:val="none" w:sz="0" w:space="0" w:color="auto"/>
            <w:left w:val="none" w:sz="0" w:space="0" w:color="auto"/>
            <w:bottom w:val="none" w:sz="0" w:space="0" w:color="auto"/>
            <w:right w:val="none" w:sz="0" w:space="0" w:color="auto"/>
          </w:divBdr>
        </w:div>
        <w:div w:id="435947269">
          <w:marLeft w:val="640"/>
          <w:marRight w:val="0"/>
          <w:marTop w:val="0"/>
          <w:marBottom w:val="0"/>
          <w:divBdr>
            <w:top w:val="none" w:sz="0" w:space="0" w:color="auto"/>
            <w:left w:val="none" w:sz="0" w:space="0" w:color="auto"/>
            <w:bottom w:val="none" w:sz="0" w:space="0" w:color="auto"/>
            <w:right w:val="none" w:sz="0" w:space="0" w:color="auto"/>
          </w:divBdr>
        </w:div>
        <w:div w:id="1376658106">
          <w:marLeft w:val="640"/>
          <w:marRight w:val="0"/>
          <w:marTop w:val="0"/>
          <w:marBottom w:val="0"/>
          <w:divBdr>
            <w:top w:val="none" w:sz="0" w:space="0" w:color="auto"/>
            <w:left w:val="none" w:sz="0" w:space="0" w:color="auto"/>
            <w:bottom w:val="none" w:sz="0" w:space="0" w:color="auto"/>
            <w:right w:val="none" w:sz="0" w:space="0" w:color="auto"/>
          </w:divBdr>
        </w:div>
        <w:div w:id="195234958">
          <w:marLeft w:val="640"/>
          <w:marRight w:val="0"/>
          <w:marTop w:val="0"/>
          <w:marBottom w:val="0"/>
          <w:divBdr>
            <w:top w:val="none" w:sz="0" w:space="0" w:color="auto"/>
            <w:left w:val="none" w:sz="0" w:space="0" w:color="auto"/>
            <w:bottom w:val="none" w:sz="0" w:space="0" w:color="auto"/>
            <w:right w:val="none" w:sz="0" w:space="0" w:color="auto"/>
          </w:divBdr>
        </w:div>
        <w:div w:id="710610667">
          <w:marLeft w:val="640"/>
          <w:marRight w:val="0"/>
          <w:marTop w:val="0"/>
          <w:marBottom w:val="0"/>
          <w:divBdr>
            <w:top w:val="none" w:sz="0" w:space="0" w:color="auto"/>
            <w:left w:val="none" w:sz="0" w:space="0" w:color="auto"/>
            <w:bottom w:val="none" w:sz="0" w:space="0" w:color="auto"/>
            <w:right w:val="none" w:sz="0" w:space="0" w:color="auto"/>
          </w:divBdr>
        </w:div>
        <w:div w:id="23603180">
          <w:marLeft w:val="640"/>
          <w:marRight w:val="0"/>
          <w:marTop w:val="0"/>
          <w:marBottom w:val="0"/>
          <w:divBdr>
            <w:top w:val="none" w:sz="0" w:space="0" w:color="auto"/>
            <w:left w:val="none" w:sz="0" w:space="0" w:color="auto"/>
            <w:bottom w:val="none" w:sz="0" w:space="0" w:color="auto"/>
            <w:right w:val="none" w:sz="0" w:space="0" w:color="auto"/>
          </w:divBdr>
        </w:div>
        <w:div w:id="2005275407">
          <w:marLeft w:val="640"/>
          <w:marRight w:val="0"/>
          <w:marTop w:val="0"/>
          <w:marBottom w:val="0"/>
          <w:divBdr>
            <w:top w:val="none" w:sz="0" w:space="0" w:color="auto"/>
            <w:left w:val="none" w:sz="0" w:space="0" w:color="auto"/>
            <w:bottom w:val="none" w:sz="0" w:space="0" w:color="auto"/>
            <w:right w:val="none" w:sz="0" w:space="0" w:color="auto"/>
          </w:divBdr>
        </w:div>
        <w:div w:id="665743728">
          <w:marLeft w:val="640"/>
          <w:marRight w:val="0"/>
          <w:marTop w:val="0"/>
          <w:marBottom w:val="0"/>
          <w:divBdr>
            <w:top w:val="none" w:sz="0" w:space="0" w:color="auto"/>
            <w:left w:val="none" w:sz="0" w:space="0" w:color="auto"/>
            <w:bottom w:val="none" w:sz="0" w:space="0" w:color="auto"/>
            <w:right w:val="none" w:sz="0" w:space="0" w:color="auto"/>
          </w:divBdr>
        </w:div>
        <w:div w:id="2057469544">
          <w:marLeft w:val="640"/>
          <w:marRight w:val="0"/>
          <w:marTop w:val="0"/>
          <w:marBottom w:val="0"/>
          <w:divBdr>
            <w:top w:val="none" w:sz="0" w:space="0" w:color="auto"/>
            <w:left w:val="none" w:sz="0" w:space="0" w:color="auto"/>
            <w:bottom w:val="none" w:sz="0" w:space="0" w:color="auto"/>
            <w:right w:val="none" w:sz="0" w:space="0" w:color="auto"/>
          </w:divBdr>
        </w:div>
        <w:div w:id="1581793901">
          <w:marLeft w:val="640"/>
          <w:marRight w:val="0"/>
          <w:marTop w:val="0"/>
          <w:marBottom w:val="0"/>
          <w:divBdr>
            <w:top w:val="none" w:sz="0" w:space="0" w:color="auto"/>
            <w:left w:val="none" w:sz="0" w:space="0" w:color="auto"/>
            <w:bottom w:val="none" w:sz="0" w:space="0" w:color="auto"/>
            <w:right w:val="none" w:sz="0" w:space="0" w:color="auto"/>
          </w:divBdr>
        </w:div>
        <w:div w:id="596572">
          <w:marLeft w:val="640"/>
          <w:marRight w:val="0"/>
          <w:marTop w:val="0"/>
          <w:marBottom w:val="0"/>
          <w:divBdr>
            <w:top w:val="none" w:sz="0" w:space="0" w:color="auto"/>
            <w:left w:val="none" w:sz="0" w:space="0" w:color="auto"/>
            <w:bottom w:val="none" w:sz="0" w:space="0" w:color="auto"/>
            <w:right w:val="none" w:sz="0" w:space="0" w:color="auto"/>
          </w:divBdr>
        </w:div>
        <w:div w:id="425421583">
          <w:marLeft w:val="640"/>
          <w:marRight w:val="0"/>
          <w:marTop w:val="0"/>
          <w:marBottom w:val="0"/>
          <w:divBdr>
            <w:top w:val="none" w:sz="0" w:space="0" w:color="auto"/>
            <w:left w:val="none" w:sz="0" w:space="0" w:color="auto"/>
            <w:bottom w:val="none" w:sz="0" w:space="0" w:color="auto"/>
            <w:right w:val="none" w:sz="0" w:space="0" w:color="auto"/>
          </w:divBdr>
        </w:div>
        <w:div w:id="1960531843">
          <w:marLeft w:val="640"/>
          <w:marRight w:val="0"/>
          <w:marTop w:val="0"/>
          <w:marBottom w:val="0"/>
          <w:divBdr>
            <w:top w:val="none" w:sz="0" w:space="0" w:color="auto"/>
            <w:left w:val="none" w:sz="0" w:space="0" w:color="auto"/>
            <w:bottom w:val="none" w:sz="0" w:space="0" w:color="auto"/>
            <w:right w:val="none" w:sz="0" w:space="0" w:color="auto"/>
          </w:divBdr>
        </w:div>
        <w:div w:id="1533614839">
          <w:marLeft w:val="640"/>
          <w:marRight w:val="0"/>
          <w:marTop w:val="0"/>
          <w:marBottom w:val="0"/>
          <w:divBdr>
            <w:top w:val="none" w:sz="0" w:space="0" w:color="auto"/>
            <w:left w:val="none" w:sz="0" w:space="0" w:color="auto"/>
            <w:bottom w:val="none" w:sz="0" w:space="0" w:color="auto"/>
            <w:right w:val="none" w:sz="0" w:space="0" w:color="auto"/>
          </w:divBdr>
        </w:div>
        <w:div w:id="1016924755">
          <w:marLeft w:val="640"/>
          <w:marRight w:val="0"/>
          <w:marTop w:val="0"/>
          <w:marBottom w:val="0"/>
          <w:divBdr>
            <w:top w:val="none" w:sz="0" w:space="0" w:color="auto"/>
            <w:left w:val="none" w:sz="0" w:space="0" w:color="auto"/>
            <w:bottom w:val="none" w:sz="0" w:space="0" w:color="auto"/>
            <w:right w:val="none" w:sz="0" w:space="0" w:color="auto"/>
          </w:divBdr>
        </w:div>
        <w:div w:id="2091123725">
          <w:marLeft w:val="640"/>
          <w:marRight w:val="0"/>
          <w:marTop w:val="0"/>
          <w:marBottom w:val="0"/>
          <w:divBdr>
            <w:top w:val="none" w:sz="0" w:space="0" w:color="auto"/>
            <w:left w:val="none" w:sz="0" w:space="0" w:color="auto"/>
            <w:bottom w:val="none" w:sz="0" w:space="0" w:color="auto"/>
            <w:right w:val="none" w:sz="0" w:space="0" w:color="auto"/>
          </w:divBdr>
        </w:div>
        <w:div w:id="506790276">
          <w:marLeft w:val="640"/>
          <w:marRight w:val="0"/>
          <w:marTop w:val="0"/>
          <w:marBottom w:val="0"/>
          <w:divBdr>
            <w:top w:val="none" w:sz="0" w:space="0" w:color="auto"/>
            <w:left w:val="none" w:sz="0" w:space="0" w:color="auto"/>
            <w:bottom w:val="none" w:sz="0" w:space="0" w:color="auto"/>
            <w:right w:val="none" w:sz="0" w:space="0" w:color="auto"/>
          </w:divBdr>
        </w:div>
        <w:div w:id="652373416">
          <w:marLeft w:val="640"/>
          <w:marRight w:val="0"/>
          <w:marTop w:val="0"/>
          <w:marBottom w:val="0"/>
          <w:divBdr>
            <w:top w:val="none" w:sz="0" w:space="0" w:color="auto"/>
            <w:left w:val="none" w:sz="0" w:space="0" w:color="auto"/>
            <w:bottom w:val="none" w:sz="0" w:space="0" w:color="auto"/>
            <w:right w:val="none" w:sz="0" w:space="0" w:color="auto"/>
          </w:divBdr>
        </w:div>
        <w:div w:id="1479956423">
          <w:marLeft w:val="640"/>
          <w:marRight w:val="0"/>
          <w:marTop w:val="0"/>
          <w:marBottom w:val="0"/>
          <w:divBdr>
            <w:top w:val="none" w:sz="0" w:space="0" w:color="auto"/>
            <w:left w:val="none" w:sz="0" w:space="0" w:color="auto"/>
            <w:bottom w:val="none" w:sz="0" w:space="0" w:color="auto"/>
            <w:right w:val="none" w:sz="0" w:space="0" w:color="auto"/>
          </w:divBdr>
        </w:div>
        <w:div w:id="1148865888">
          <w:marLeft w:val="640"/>
          <w:marRight w:val="0"/>
          <w:marTop w:val="0"/>
          <w:marBottom w:val="0"/>
          <w:divBdr>
            <w:top w:val="none" w:sz="0" w:space="0" w:color="auto"/>
            <w:left w:val="none" w:sz="0" w:space="0" w:color="auto"/>
            <w:bottom w:val="none" w:sz="0" w:space="0" w:color="auto"/>
            <w:right w:val="none" w:sz="0" w:space="0" w:color="auto"/>
          </w:divBdr>
        </w:div>
        <w:div w:id="1850753058">
          <w:marLeft w:val="640"/>
          <w:marRight w:val="0"/>
          <w:marTop w:val="0"/>
          <w:marBottom w:val="0"/>
          <w:divBdr>
            <w:top w:val="none" w:sz="0" w:space="0" w:color="auto"/>
            <w:left w:val="none" w:sz="0" w:space="0" w:color="auto"/>
            <w:bottom w:val="none" w:sz="0" w:space="0" w:color="auto"/>
            <w:right w:val="none" w:sz="0" w:space="0" w:color="auto"/>
          </w:divBdr>
        </w:div>
        <w:div w:id="1299141403">
          <w:marLeft w:val="640"/>
          <w:marRight w:val="0"/>
          <w:marTop w:val="0"/>
          <w:marBottom w:val="0"/>
          <w:divBdr>
            <w:top w:val="none" w:sz="0" w:space="0" w:color="auto"/>
            <w:left w:val="none" w:sz="0" w:space="0" w:color="auto"/>
            <w:bottom w:val="none" w:sz="0" w:space="0" w:color="auto"/>
            <w:right w:val="none" w:sz="0" w:space="0" w:color="auto"/>
          </w:divBdr>
        </w:div>
        <w:div w:id="372194808">
          <w:marLeft w:val="640"/>
          <w:marRight w:val="0"/>
          <w:marTop w:val="0"/>
          <w:marBottom w:val="0"/>
          <w:divBdr>
            <w:top w:val="none" w:sz="0" w:space="0" w:color="auto"/>
            <w:left w:val="none" w:sz="0" w:space="0" w:color="auto"/>
            <w:bottom w:val="none" w:sz="0" w:space="0" w:color="auto"/>
            <w:right w:val="none" w:sz="0" w:space="0" w:color="auto"/>
          </w:divBdr>
        </w:div>
        <w:div w:id="521742590">
          <w:marLeft w:val="640"/>
          <w:marRight w:val="0"/>
          <w:marTop w:val="0"/>
          <w:marBottom w:val="0"/>
          <w:divBdr>
            <w:top w:val="none" w:sz="0" w:space="0" w:color="auto"/>
            <w:left w:val="none" w:sz="0" w:space="0" w:color="auto"/>
            <w:bottom w:val="none" w:sz="0" w:space="0" w:color="auto"/>
            <w:right w:val="none" w:sz="0" w:space="0" w:color="auto"/>
          </w:divBdr>
        </w:div>
        <w:div w:id="310868022">
          <w:marLeft w:val="640"/>
          <w:marRight w:val="0"/>
          <w:marTop w:val="0"/>
          <w:marBottom w:val="0"/>
          <w:divBdr>
            <w:top w:val="none" w:sz="0" w:space="0" w:color="auto"/>
            <w:left w:val="none" w:sz="0" w:space="0" w:color="auto"/>
            <w:bottom w:val="none" w:sz="0" w:space="0" w:color="auto"/>
            <w:right w:val="none" w:sz="0" w:space="0" w:color="auto"/>
          </w:divBdr>
        </w:div>
        <w:div w:id="1714965023">
          <w:marLeft w:val="640"/>
          <w:marRight w:val="0"/>
          <w:marTop w:val="0"/>
          <w:marBottom w:val="0"/>
          <w:divBdr>
            <w:top w:val="none" w:sz="0" w:space="0" w:color="auto"/>
            <w:left w:val="none" w:sz="0" w:space="0" w:color="auto"/>
            <w:bottom w:val="none" w:sz="0" w:space="0" w:color="auto"/>
            <w:right w:val="none" w:sz="0" w:space="0" w:color="auto"/>
          </w:divBdr>
        </w:div>
        <w:div w:id="1067343031">
          <w:marLeft w:val="640"/>
          <w:marRight w:val="0"/>
          <w:marTop w:val="0"/>
          <w:marBottom w:val="0"/>
          <w:divBdr>
            <w:top w:val="none" w:sz="0" w:space="0" w:color="auto"/>
            <w:left w:val="none" w:sz="0" w:space="0" w:color="auto"/>
            <w:bottom w:val="none" w:sz="0" w:space="0" w:color="auto"/>
            <w:right w:val="none" w:sz="0" w:space="0" w:color="auto"/>
          </w:divBdr>
        </w:div>
        <w:div w:id="2101900604">
          <w:marLeft w:val="640"/>
          <w:marRight w:val="0"/>
          <w:marTop w:val="0"/>
          <w:marBottom w:val="0"/>
          <w:divBdr>
            <w:top w:val="none" w:sz="0" w:space="0" w:color="auto"/>
            <w:left w:val="none" w:sz="0" w:space="0" w:color="auto"/>
            <w:bottom w:val="none" w:sz="0" w:space="0" w:color="auto"/>
            <w:right w:val="none" w:sz="0" w:space="0" w:color="auto"/>
          </w:divBdr>
        </w:div>
        <w:div w:id="69694378">
          <w:marLeft w:val="640"/>
          <w:marRight w:val="0"/>
          <w:marTop w:val="0"/>
          <w:marBottom w:val="0"/>
          <w:divBdr>
            <w:top w:val="none" w:sz="0" w:space="0" w:color="auto"/>
            <w:left w:val="none" w:sz="0" w:space="0" w:color="auto"/>
            <w:bottom w:val="none" w:sz="0" w:space="0" w:color="auto"/>
            <w:right w:val="none" w:sz="0" w:space="0" w:color="auto"/>
          </w:divBdr>
        </w:div>
        <w:div w:id="1378746750">
          <w:marLeft w:val="640"/>
          <w:marRight w:val="0"/>
          <w:marTop w:val="0"/>
          <w:marBottom w:val="0"/>
          <w:divBdr>
            <w:top w:val="none" w:sz="0" w:space="0" w:color="auto"/>
            <w:left w:val="none" w:sz="0" w:space="0" w:color="auto"/>
            <w:bottom w:val="none" w:sz="0" w:space="0" w:color="auto"/>
            <w:right w:val="none" w:sz="0" w:space="0" w:color="auto"/>
          </w:divBdr>
        </w:div>
        <w:div w:id="269432729">
          <w:marLeft w:val="640"/>
          <w:marRight w:val="0"/>
          <w:marTop w:val="0"/>
          <w:marBottom w:val="0"/>
          <w:divBdr>
            <w:top w:val="none" w:sz="0" w:space="0" w:color="auto"/>
            <w:left w:val="none" w:sz="0" w:space="0" w:color="auto"/>
            <w:bottom w:val="none" w:sz="0" w:space="0" w:color="auto"/>
            <w:right w:val="none" w:sz="0" w:space="0" w:color="auto"/>
          </w:divBdr>
        </w:div>
      </w:divsChild>
    </w:div>
    <w:div w:id="64687755">
      <w:marLeft w:val="0"/>
      <w:marRight w:val="0"/>
      <w:marTop w:val="0"/>
      <w:marBottom w:val="0"/>
      <w:divBdr>
        <w:top w:val="none" w:sz="0" w:space="0" w:color="auto"/>
        <w:left w:val="none" w:sz="0" w:space="0" w:color="auto"/>
        <w:bottom w:val="none" w:sz="0" w:space="0" w:color="auto"/>
        <w:right w:val="none" w:sz="0" w:space="0" w:color="auto"/>
      </w:divBdr>
    </w:div>
    <w:div w:id="66925678">
      <w:bodyDiv w:val="1"/>
      <w:marLeft w:val="0"/>
      <w:marRight w:val="0"/>
      <w:marTop w:val="0"/>
      <w:marBottom w:val="0"/>
      <w:divBdr>
        <w:top w:val="none" w:sz="0" w:space="0" w:color="auto"/>
        <w:left w:val="none" w:sz="0" w:space="0" w:color="auto"/>
        <w:bottom w:val="none" w:sz="0" w:space="0" w:color="auto"/>
        <w:right w:val="none" w:sz="0" w:space="0" w:color="auto"/>
      </w:divBdr>
      <w:divsChild>
        <w:div w:id="258488776">
          <w:marLeft w:val="640"/>
          <w:marRight w:val="0"/>
          <w:marTop w:val="0"/>
          <w:marBottom w:val="0"/>
          <w:divBdr>
            <w:top w:val="none" w:sz="0" w:space="0" w:color="auto"/>
            <w:left w:val="none" w:sz="0" w:space="0" w:color="auto"/>
            <w:bottom w:val="none" w:sz="0" w:space="0" w:color="auto"/>
            <w:right w:val="none" w:sz="0" w:space="0" w:color="auto"/>
          </w:divBdr>
        </w:div>
        <w:div w:id="1294404266">
          <w:marLeft w:val="640"/>
          <w:marRight w:val="0"/>
          <w:marTop w:val="0"/>
          <w:marBottom w:val="0"/>
          <w:divBdr>
            <w:top w:val="none" w:sz="0" w:space="0" w:color="auto"/>
            <w:left w:val="none" w:sz="0" w:space="0" w:color="auto"/>
            <w:bottom w:val="none" w:sz="0" w:space="0" w:color="auto"/>
            <w:right w:val="none" w:sz="0" w:space="0" w:color="auto"/>
          </w:divBdr>
        </w:div>
        <w:div w:id="1188178266">
          <w:marLeft w:val="640"/>
          <w:marRight w:val="0"/>
          <w:marTop w:val="0"/>
          <w:marBottom w:val="0"/>
          <w:divBdr>
            <w:top w:val="none" w:sz="0" w:space="0" w:color="auto"/>
            <w:left w:val="none" w:sz="0" w:space="0" w:color="auto"/>
            <w:bottom w:val="none" w:sz="0" w:space="0" w:color="auto"/>
            <w:right w:val="none" w:sz="0" w:space="0" w:color="auto"/>
          </w:divBdr>
        </w:div>
        <w:div w:id="1947620270">
          <w:marLeft w:val="640"/>
          <w:marRight w:val="0"/>
          <w:marTop w:val="0"/>
          <w:marBottom w:val="0"/>
          <w:divBdr>
            <w:top w:val="none" w:sz="0" w:space="0" w:color="auto"/>
            <w:left w:val="none" w:sz="0" w:space="0" w:color="auto"/>
            <w:bottom w:val="none" w:sz="0" w:space="0" w:color="auto"/>
            <w:right w:val="none" w:sz="0" w:space="0" w:color="auto"/>
          </w:divBdr>
        </w:div>
        <w:div w:id="245380850">
          <w:marLeft w:val="640"/>
          <w:marRight w:val="0"/>
          <w:marTop w:val="0"/>
          <w:marBottom w:val="0"/>
          <w:divBdr>
            <w:top w:val="none" w:sz="0" w:space="0" w:color="auto"/>
            <w:left w:val="none" w:sz="0" w:space="0" w:color="auto"/>
            <w:bottom w:val="none" w:sz="0" w:space="0" w:color="auto"/>
            <w:right w:val="none" w:sz="0" w:space="0" w:color="auto"/>
          </w:divBdr>
        </w:div>
        <w:div w:id="790318578">
          <w:marLeft w:val="640"/>
          <w:marRight w:val="0"/>
          <w:marTop w:val="0"/>
          <w:marBottom w:val="0"/>
          <w:divBdr>
            <w:top w:val="none" w:sz="0" w:space="0" w:color="auto"/>
            <w:left w:val="none" w:sz="0" w:space="0" w:color="auto"/>
            <w:bottom w:val="none" w:sz="0" w:space="0" w:color="auto"/>
            <w:right w:val="none" w:sz="0" w:space="0" w:color="auto"/>
          </w:divBdr>
        </w:div>
        <w:div w:id="312835771">
          <w:marLeft w:val="640"/>
          <w:marRight w:val="0"/>
          <w:marTop w:val="0"/>
          <w:marBottom w:val="0"/>
          <w:divBdr>
            <w:top w:val="none" w:sz="0" w:space="0" w:color="auto"/>
            <w:left w:val="none" w:sz="0" w:space="0" w:color="auto"/>
            <w:bottom w:val="none" w:sz="0" w:space="0" w:color="auto"/>
            <w:right w:val="none" w:sz="0" w:space="0" w:color="auto"/>
          </w:divBdr>
        </w:div>
        <w:div w:id="658583629">
          <w:marLeft w:val="640"/>
          <w:marRight w:val="0"/>
          <w:marTop w:val="0"/>
          <w:marBottom w:val="0"/>
          <w:divBdr>
            <w:top w:val="none" w:sz="0" w:space="0" w:color="auto"/>
            <w:left w:val="none" w:sz="0" w:space="0" w:color="auto"/>
            <w:bottom w:val="none" w:sz="0" w:space="0" w:color="auto"/>
            <w:right w:val="none" w:sz="0" w:space="0" w:color="auto"/>
          </w:divBdr>
        </w:div>
        <w:div w:id="452871227">
          <w:marLeft w:val="640"/>
          <w:marRight w:val="0"/>
          <w:marTop w:val="0"/>
          <w:marBottom w:val="0"/>
          <w:divBdr>
            <w:top w:val="none" w:sz="0" w:space="0" w:color="auto"/>
            <w:left w:val="none" w:sz="0" w:space="0" w:color="auto"/>
            <w:bottom w:val="none" w:sz="0" w:space="0" w:color="auto"/>
            <w:right w:val="none" w:sz="0" w:space="0" w:color="auto"/>
          </w:divBdr>
        </w:div>
        <w:div w:id="1807551261">
          <w:marLeft w:val="640"/>
          <w:marRight w:val="0"/>
          <w:marTop w:val="0"/>
          <w:marBottom w:val="0"/>
          <w:divBdr>
            <w:top w:val="none" w:sz="0" w:space="0" w:color="auto"/>
            <w:left w:val="none" w:sz="0" w:space="0" w:color="auto"/>
            <w:bottom w:val="none" w:sz="0" w:space="0" w:color="auto"/>
            <w:right w:val="none" w:sz="0" w:space="0" w:color="auto"/>
          </w:divBdr>
        </w:div>
        <w:div w:id="972714568">
          <w:marLeft w:val="640"/>
          <w:marRight w:val="0"/>
          <w:marTop w:val="0"/>
          <w:marBottom w:val="0"/>
          <w:divBdr>
            <w:top w:val="none" w:sz="0" w:space="0" w:color="auto"/>
            <w:left w:val="none" w:sz="0" w:space="0" w:color="auto"/>
            <w:bottom w:val="none" w:sz="0" w:space="0" w:color="auto"/>
            <w:right w:val="none" w:sz="0" w:space="0" w:color="auto"/>
          </w:divBdr>
        </w:div>
        <w:div w:id="2071996769">
          <w:marLeft w:val="640"/>
          <w:marRight w:val="0"/>
          <w:marTop w:val="0"/>
          <w:marBottom w:val="0"/>
          <w:divBdr>
            <w:top w:val="none" w:sz="0" w:space="0" w:color="auto"/>
            <w:left w:val="none" w:sz="0" w:space="0" w:color="auto"/>
            <w:bottom w:val="none" w:sz="0" w:space="0" w:color="auto"/>
            <w:right w:val="none" w:sz="0" w:space="0" w:color="auto"/>
          </w:divBdr>
        </w:div>
        <w:div w:id="1876041675">
          <w:marLeft w:val="640"/>
          <w:marRight w:val="0"/>
          <w:marTop w:val="0"/>
          <w:marBottom w:val="0"/>
          <w:divBdr>
            <w:top w:val="none" w:sz="0" w:space="0" w:color="auto"/>
            <w:left w:val="none" w:sz="0" w:space="0" w:color="auto"/>
            <w:bottom w:val="none" w:sz="0" w:space="0" w:color="auto"/>
            <w:right w:val="none" w:sz="0" w:space="0" w:color="auto"/>
          </w:divBdr>
        </w:div>
        <w:div w:id="1079865361">
          <w:marLeft w:val="640"/>
          <w:marRight w:val="0"/>
          <w:marTop w:val="0"/>
          <w:marBottom w:val="0"/>
          <w:divBdr>
            <w:top w:val="none" w:sz="0" w:space="0" w:color="auto"/>
            <w:left w:val="none" w:sz="0" w:space="0" w:color="auto"/>
            <w:bottom w:val="none" w:sz="0" w:space="0" w:color="auto"/>
            <w:right w:val="none" w:sz="0" w:space="0" w:color="auto"/>
          </w:divBdr>
        </w:div>
        <w:div w:id="1726445922">
          <w:marLeft w:val="640"/>
          <w:marRight w:val="0"/>
          <w:marTop w:val="0"/>
          <w:marBottom w:val="0"/>
          <w:divBdr>
            <w:top w:val="none" w:sz="0" w:space="0" w:color="auto"/>
            <w:left w:val="none" w:sz="0" w:space="0" w:color="auto"/>
            <w:bottom w:val="none" w:sz="0" w:space="0" w:color="auto"/>
            <w:right w:val="none" w:sz="0" w:space="0" w:color="auto"/>
          </w:divBdr>
        </w:div>
        <w:div w:id="215775116">
          <w:marLeft w:val="640"/>
          <w:marRight w:val="0"/>
          <w:marTop w:val="0"/>
          <w:marBottom w:val="0"/>
          <w:divBdr>
            <w:top w:val="none" w:sz="0" w:space="0" w:color="auto"/>
            <w:left w:val="none" w:sz="0" w:space="0" w:color="auto"/>
            <w:bottom w:val="none" w:sz="0" w:space="0" w:color="auto"/>
            <w:right w:val="none" w:sz="0" w:space="0" w:color="auto"/>
          </w:divBdr>
        </w:div>
        <w:div w:id="1617105694">
          <w:marLeft w:val="640"/>
          <w:marRight w:val="0"/>
          <w:marTop w:val="0"/>
          <w:marBottom w:val="0"/>
          <w:divBdr>
            <w:top w:val="none" w:sz="0" w:space="0" w:color="auto"/>
            <w:left w:val="none" w:sz="0" w:space="0" w:color="auto"/>
            <w:bottom w:val="none" w:sz="0" w:space="0" w:color="auto"/>
            <w:right w:val="none" w:sz="0" w:space="0" w:color="auto"/>
          </w:divBdr>
        </w:div>
        <w:div w:id="379864374">
          <w:marLeft w:val="640"/>
          <w:marRight w:val="0"/>
          <w:marTop w:val="0"/>
          <w:marBottom w:val="0"/>
          <w:divBdr>
            <w:top w:val="none" w:sz="0" w:space="0" w:color="auto"/>
            <w:left w:val="none" w:sz="0" w:space="0" w:color="auto"/>
            <w:bottom w:val="none" w:sz="0" w:space="0" w:color="auto"/>
            <w:right w:val="none" w:sz="0" w:space="0" w:color="auto"/>
          </w:divBdr>
        </w:div>
        <w:div w:id="314921786">
          <w:marLeft w:val="640"/>
          <w:marRight w:val="0"/>
          <w:marTop w:val="0"/>
          <w:marBottom w:val="0"/>
          <w:divBdr>
            <w:top w:val="none" w:sz="0" w:space="0" w:color="auto"/>
            <w:left w:val="none" w:sz="0" w:space="0" w:color="auto"/>
            <w:bottom w:val="none" w:sz="0" w:space="0" w:color="auto"/>
            <w:right w:val="none" w:sz="0" w:space="0" w:color="auto"/>
          </w:divBdr>
        </w:div>
        <w:div w:id="584610187">
          <w:marLeft w:val="640"/>
          <w:marRight w:val="0"/>
          <w:marTop w:val="0"/>
          <w:marBottom w:val="0"/>
          <w:divBdr>
            <w:top w:val="none" w:sz="0" w:space="0" w:color="auto"/>
            <w:left w:val="none" w:sz="0" w:space="0" w:color="auto"/>
            <w:bottom w:val="none" w:sz="0" w:space="0" w:color="auto"/>
            <w:right w:val="none" w:sz="0" w:space="0" w:color="auto"/>
          </w:divBdr>
        </w:div>
        <w:div w:id="319700890">
          <w:marLeft w:val="640"/>
          <w:marRight w:val="0"/>
          <w:marTop w:val="0"/>
          <w:marBottom w:val="0"/>
          <w:divBdr>
            <w:top w:val="none" w:sz="0" w:space="0" w:color="auto"/>
            <w:left w:val="none" w:sz="0" w:space="0" w:color="auto"/>
            <w:bottom w:val="none" w:sz="0" w:space="0" w:color="auto"/>
            <w:right w:val="none" w:sz="0" w:space="0" w:color="auto"/>
          </w:divBdr>
        </w:div>
        <w:div w:id="1303266576">
          <w:marLeft w:val="640"/>
          <w:marRight w:val="0"/>
          <w:marTop w:val="0"/>
          <w:marBottom w:val="0"/>
          <w:divBdr>
            <w:top w:val="none" w:sz="0" w:space="0" w:color="auto"/>
            <w:left w:val="none" w:sz="0" w:space="0" w:color="auto"/>
            <w:bottom w:val="none" w:sz="0" w:space="0" w:color="auto"/>
            <w:right w:val="none" w:sz="0" w:space="0" w:color="auto"/>
          </w:divBdr>
        </w:div>
        <w:div w:id="929239317">
          <w:marLeft w:val="640"/>
          <w:marRight w:val="0"/>
          <w:marTop w:val="0"/>
          <w:marBottom w:val="0"/>
          <w:divBdr>
            <w:top w:val="none" w:sz="0" w:space="0" w:color="auto"/>
            <w:left w:val="none" w:sz="0" w:space="0" w:color="auto"/>
            <w:bottom w:val="none" w:sz="0" w:space="0" w:color="auto"/>
            <w:right w:val="none" w:sz="0" w:space="0" w:color="auto"/>
          </w:divBdr>
        </w:div>
        <w:div w:id="478039724">
          <w:marLeft w:val="640"/>
          <w:marRight w:val="0"/>
          <w:marTop w:val="0"/>
          <w:marBottom w:val="0"/>
          <w:divBdr>
            <w:top w:val="none" w:sz="0" w:space="0" w:color="auto"/>
            <w:left w:val="none" w:sz="0" w:space="0" w:color="auto"/>
            <w:bottom w:val="none" w:sz="0" w:space="0" w:color="auto"/>
            <w:right w:val="none" w:sz="0" w:space="0" w:color="auto"/>
          </w:divBdr>
        </w:div>
        <w:div w:id="1221283497">
          <w:marLeft w:val="640"/>
          <w:marRight w:val="0"/>
          <w:marTop w:val="0"/>
          <w:marBottom w:val="0"/>
          <w:divBdr>
            <w:top w:val="none" w:sz="0" w:space="0" w:color="auto"/>
            <w:left w:val="none" w:sz="0" w:space="0" w:color="auto"/>
            <w:bottom w:val="none" w:sz="0" w:space="0" w:color="auto"/>
            <w:right w:val="none" w:sz="0" w:space="0" w:color="auto"/>
          </w:divBdr>
        </w:div>
        <w:div w:id="1527281776">
          <w:marLeft w:val="640"/>
          <w:marRight w:val="0"/>
          <w:marTop w:val="0"/>
          <w:marBottom w:val="0"/>
          <w:divBdr>
            <w:top w:val="none" w:sz="0" w:space="0" w:color="auto"/>
            <w:left w:val="none" w:sz="0" w:space="0" w:color="auto"/>
            <w:bottom w:val="none" w:sz="0" w:space="0" w:color="auto"/>
            <w:right w:val="none" w:sz="0" w:space="0" w:color="auto"/>
          </w:divBdr>
        </w:div>
        <w:div w:id="2117870230">
          <w:marLeft w:val="640"/>
          <w:marRight w:val="0"/>
          <w:marTop w:val="0"/>
          <w:marBottom w:val="0"/>
          <w:divBdr>
            <w:top w:val="none" w:sz="0" w:space="0" w:color="auto"/>
            <w:left w:val="none" w:sz="0" w:space="0" w:color="auto"/>
            <w:bottom w:val="none" w:sz="0" w:space="0" w:color="auto"/>
            <w:right w:val="none" w:sz="0" w:space="0" w:color="auto"/>
          </w:divBdr>
        </w:div>
        <w:div w:id="108090399">
          <w:marLeft w:val="640"/>
          <w:marRight w:val="0"/>
          <w:marTop w:val="0"/>
          <w:marBottom w:val="0"/>
          <w:divBdr>
            <w:top w:val="none" w:sz="0" w:space="0" w:color="auto"/>
            <w:left w:val="none" w:sz="0" w:space="0" w:color="auto"/>
            <w:bottom w:val="none" w:sz="0" w:space="0" w:color="auto"/>
            <w:right w:val="none" w:sz="0" w:space="0" w:color="auto"/>
          </w:divBdr>
        </w:div>
        <w:div w:id="755052415">
          <w:marLeft w:val="640"/>
          <w:marRight w:val="0"/>
          <w:marTop w:val="0"/>
          <w:marBottom w:val="0"/>
          <w:divBdr>
            <w:top w:val="none" w:sz="0" w:space="0" w:color="auto"/>
            <w:left w:val="none" w:sz="0" w:space="0" w:color="auto"/>
            <w:bottom w:val="none" w:sz="0" w:space="0" w:color="auto"/>
            <w:right w:val="none" w:sz="0" w:space="0" w:color="auto"/>
          </w:divBdr>
        </w:div>
        <w:div w:id="2115053830">
          <w:marLeft w:val="640"/>
          <w:marRight w:val="0"/>
          <w:marTop w:val="0"/>
          <w:marBottom w:val="0"/>
          <w:divBdr>
            <w:top w:val="none" w:sz="0" w:space="0" w:color="auto"/>
            <w:left w:val="none" w:sz="0" w:space="0" w:color="auto"/>
            <w:bottom w:val="none" w:sz="0" w:space="0" w:color="auto"/>
            <w:right w:val="none" w:sz="0" w:space="0" w:color="auto"/>
          </w:divBdr>
        </w:div>
        <w:div w:id="2101829698">
          <w:marLeft w:val="640"/>
          <w:marRight w:val="0"/>
          <w:marTop w:val="0"/>
          <w:marBottom w:val="0"/>
          <w:divBdr>
            <w:top w:val="none" w:sz="0" w:space="0" w:color="auto"/>
            <w:left w:val="none" w:sz="0" w:space="0" w:color="auto"/>
            <w:bottom w:val="none" w:sz="0" w:space="0" w:color="auto"/>
            <w:right w:val="none" w:sz="0" w:space="0" w:color="auto"/>
          </w:divBdr>
        </w:div>
        <w:div w:id="329531016">
          <w:marLeft w:val="640"/>
          <w:marRight w:val="0"/>
          <w:marTop w:val="0"/>
          <w:marBottom w:val="0"/>
          <w:divBdr>
            <w:top w:val="none" w:sz="0" w:space="0" w:color="auto"/>
            <w:left w:val="none" w:sz="0" w:space="0" w:color="auto"/>
            <w:bottom w:val="none" w:sz="0" w:space="0" w:color="auto"/>
            <w:right w:val="none" w:sz="0" w:space="0" w:color="auto"/>
          </w:divBdr>
        </w:div>
        <w:div w:id="1284651361">
          <w:marLeft w:val="640"/>
          <w:marRight w:val="0"/>
          <w:marTop w:val="0"/>
          <w:marBottom w:val="0"/>
          <w:divBdr>
            <w:top w:val="none" w:sz="0" w:space="0" w:color="auto"/>
            <w:left w:val="none" w:sz="0" w:space="0" w:color="auto"/>
            <w:bottom w:val="none" w:sz="0" w:space="0" w:color="auto"/>
            <w:right w:val="none" w:sz="0" w:space="0" w:color="auto"/>
          </w:divBdr>
        </w:div>
        <w:div w:id="1248877835">
          <w:marLeft w:val="640"/>
          <w:marRight w:val="0"/>
          <w:marTop w:val="0"/>
          <w:marBottom w:val="0"/>
          <w:divBdr>
            <w:top w:val="none" w:sz="0" w:space="0" w:color="auto"/>
            <w:left w:val="none" w:sz="0" w:space="0" w:color="auto"/>
            <w:bottom w:val="none" w:sz="0" w:space="0" w:color="auto"/>
            <w:right w:val="none" w:sz="0" w:space="0" w:color="auto"/>
          </w:divBdr>
        </w:div>
        <w:div w:id="735280576">
          <w:marLeft w:val="640"/>
          <w:marRight w:val="0"/>
          <w:marTop w:val="0"/>
          <w:marBottom w:val="0"/>
          <w:divBdr>
            <w:top w:val="none" w:sz="0" w:space="0" w:color="auto"/>
            <w:left w:val="none" w:sz="0" w:space="0" w:color="auto"/>
            <w:bottom w:val="none" w:sz="0" w:space="0" w:color="auto"/>
            <w:right w:val="none" w:sz="0" w:space="0" w:color="auto"/>
          </w:divBdr>
        </w:div>
        <w:div w:id="1998683560">
          <w:marLeft w:val="640"/>
          <w:marRight w:val="0"/>
          <w:marTop w:val="0"/>
          <w:marBottom w:val="0"/>
          <w:divBdr>
            <w:top w:val="none" w:sz="0" w:space="0" w:color="auto"/>
            <w:left w:val="none" w:sz="0" w:space="0" w:color="auto"/>
            <w:bottom w:val="none" w:sz="0" w:space="0" w:color="auto"/>
            <w:right w:val="none" w:sz="0" w:space="0" w:color="auto"/>
          </w:divBdr>
        </w:div>
        <w:div w:id="402947952">
          <w:marLeft w:val="640"/>
          <w:marRight w:val="0"/>
          <w:marTop w:val="0"/>
          <w:marBottom w:val="0"/>
          <w:divBdr>
            <w:top w:val="none" w:sz="0" w:space="0" w:color="auto"/>
            <w:left w:val="none" w:sz="0" w:space="0" w:color="auto"/>
            <w:bottom w:val="none" w:sz="0" w:space="0" w:color="auto"/>
            <w:right w:val="none" w:sz="0" w:space="0" w:color="auto"/>
          </w:divBdr>
        </w:div>
        <w:div w:id="1121457173">
          <w:marLeft w:val="640"/>
          <w:marRight w:val="0"/>
          <w:marTop w:val="0"/>
          <w:marBottom w:val="0"/>
          <w:divBdr>
            <w:top w:val="none" w:sz="0" w:space="0" w:color="auto"/>
            <w:left w:val="none" w:sz="0" w:space="0" w:color="auto"/>
            <w:bottom w:val="none" w:sz="0" w:space="0" w:color="auto"/>
            <w:right w:val="none" w:sz="0" w:space="0" w:color="auto"/>
          </w:divBdr>
        </w:div>
        <w:div w:id="63065830">
          <w:marLeft w:val="640"/>
          <w:marRight w:val="0"/>
          <w:marTop w:val="0"/>
          <w:marBottom w:val="0"/>
          <w:divBdr>
            <w:top w:val="none" w:sz="0" w:space="0" w:color="auto"/>
            <w:left w:val="none" w:sz="0" w:space="0" w:color="auto"/>
            <w:bottom w:val="none" w:sz="0" w:space="0" w:color="auto"/>
            <w:right w:val="none" w:sz="0" w:space="0" w:color="auto"/>
          </w:divBdr>
        </w:div>
        <w:div w:id="337081049">
          <w:marLeft w:val="640"/>
          <w:marRight w:val="0"/>
          <w:marTop w:val="0"/>
          <w:marBottom w:val="0"/>
          <w:divBdr>
            <w:top w:val="none" w:sz="0" w:space="0" w:color="auto"/>
            <w:left w:val="none" w:sz="0" w:space="0" w:color="auto"/>
            <w:bottom w:val="none" w:sz="0" w:space="0" w:color="auto"/>
            <w:right w:val="none" w:sz="0" w:space="0" w:color="auto"/>
          </w:divBdr>
        </w:div>
        <w:div w:id="619846924">
          <w:marLeft w:val="640"/>
          <w:marRight w:val="0"/>
          <w:marTop w:val="0"/>
          <w:marBottom w:val="0"/>
          <w:divBdr>
            <w:top w:val="none" w:sz="0" w:space="0" w:color="auto"/>
            <w:left w:val="none" w:sz="0" w:space="0" w:color="auto"/>
            <w:bottom w:val="none" w:sz="0" w:space="0" w:color="auto"/>
            <w:right w:val="none" w:sz="0" w:space="0" w:color="auto"/>
          </w:divBdr>
        </w:div>
        <w:div w:id="1753621010">
          <w:marLeft w:val="640"/>
          <w:marRight w:val="0"/>
          <w:marTop w:val="0"/>
          <w:marBottom w:val="0"/>
          <w:divBdr>
            <w:top w:val="none" w:sz="0" w:space="0" w:color="auto"/>
            <w:left w:val="none" w:sz="0" w:space="0" w:color="auto"/>
            <w:bottom w:val="none" w:sz="0" w:space="0" w:color="auto"/>
            <w:right w:val="none" w:sz="0" w:space="0" w:color="auto"/>
          </w:divBdr>
        </w:div>
        <w:div w:id="1743671534">
          <w:marLeft w:val="640"/>
          <w:marRight w:val="0"/>
          <w:marTop w:val="0"/>
          <w:marBottom w:val="0"/>
          <w:divBdr>
            <w:top w:val="none" w:sz="0" w:space="0" w:color="auto"/>
            <w:left w:val="none" w:sz="0" w:space="0" w:color="auto"/>
            <w:bottom w:val="none" w:sz="0" w:space="0" w:color="auto"/>
            <w:right w:val="none" w:sz="0" w:space="0" w:color="auto"/>
          </w:divBdr>
        </w:div>
        <w:div w:id="1056203663">
          <w:marLeft w:val="640"/>
          <w:marRight w:val="0"/>
          <w:marTop w:val="0"/>
          <w:marBottom w:val="0"/>
          <w:divBdr>
            <w:top w:val="none" w:sz="0" w:space="0" w:color="auto"/>
            <w:left w:val="none" w:sz="0" w:space="0" w:color="auto"/>
            <w:bottom w:val="none" w:sz="0" w:space="0" w:color="auto"/>
            <w:right w:val="none" w:sz="0" w:space="0" w:color="auto"/>
          </w:divBdr>
        </w:div>
        <w:div w:id="392431373">
          <w:marLeft w:val="640"/>
          <w:marRight w:val="0"/>
          <w:marTop w:val="0"/>
          <w:marBottom w:val="0"/>
          <w:divBdr>
            <w:top w:val="none" w:sz="0" w:space="0" w:color="auto"/>
            <w:left w:val="none" w:sz="0" w:space="0" w:color="auto"/>
            <w:bottom w:val="none" w:sz="0" w:space="0" w:color="auto"/>
            <w:right w:val="none" w:sz="0" w:space="0" w:color="auto"/>
          </w:divBdr>
        </w:div>
        <w:div w:id="460995726">
          <w:marLeft w:val="640"/>
          <w:marRight w:val="0"/>
          <w:marTop w:val="0"/>
          <w:marBottom w:val="0"/>
          <w:divBdr>
            <w:top w:val="none" w:sz="0" w:space="0" w:color="auto"/>
            <w:left w:val="none" w:sz="0" w:space="0" w:color="auto"/>
            <w:bottom w:val="none" w:sz="0" w:space="0" w:color="auto"/>
            <w:right w:val="none" w:sz="0" w:space="0" w:color="auto"/>
          </w:divBdr>
        </w:div>
        <w:div w:id="1496145976">
          <w:marLeft w:val="640"/>
          <w:marRight w:val="0"/>
          <w:marTop w:val="0"/>
          <w:marBottom w:val="0"/>
          <w:divBdr>
            <w:top w:val="none" w:sz="0" w:space="0" w:color="auto"/>
            <w:left w:val="none" w:sz="0" w:space="0" w:color="auto"/>
            <w:bottom w:val="none" w:sz="0" w:space="0" w:color="auto"/>
            <w:right w:val="none" w:sz="0" w:space="0" w:color="auto"/>
          </w:divBdr>
        </w:div>
        <w:div w:id="1337732418">
          <w:marLeft w:val="640"/>
          <w:marRight w:val="0"/>
          <w:marTop w:val="0"/>
          <w:marBottom w:val="0"/>
          <w:divBdr>
            <w:top w:val="none" w:sz="0" w:space="0" w:color="auto"/>
            <w:left w:val="none" w:sz="0" w:space="0" w:color="auto"/>
            <w:bottom w:val="none" w:sz="0" w:space="0" w:color="auto"/>
            <w:right w:val="none" w:sz="0" w:space="0" w:color="auto"/>
          </w:divBdr>
        </w:div>
        <w:div w:id="679695211">
          <w:marLeft w:val="640"/>
          <w:marRight w:val="0"/>
          <w:marTop w:val="0"/>
          <w:marBottom w:val="0"/>
          <w:divBdr>
            <w:top w:val="none" w:sz="0" w:space="0" w:color="auto"/>
            <w:left w:val="none" w:sz="0" w:space="0" w:color="auto"/>
            <w:bottom w:val="none" w:sz="0" w:space="0" w:color="auto"/>
            <w:right w:val="none" w:sz="0" w:space="0" w:color="auto"/>
          </w:divBdr>
        </w:div>
        <w:div w:id="957832155">
          <w:marLeft w:val="640"/>
          <w:marRight w:val="0"/>
          <w:marTop w:val="0"/>
          <w:marBottom w:val="0"/>
          <w:divBdr>
            <w:top w:val="none" w:sz="0" w:space="0" w:color="auto"/>
            <w:left w:val="none" w:sz="0" w:space="0" w:color="auto"/>
            <w:bottom w:val="none" w:sz="0" w:space="0" w:color="auto"/>
            <w:right w:val="none" w:sz="0" w:space="0" w:color="auto"/>
          </w:divBdr>
        </w:div>
        <w:div w:id="1300649191">
          <w:marLeft w:val="640"/>
          <w:marRight w:val="0"/>
          <w:marTop w:val="0"/>
          <w:marBottom w:val="0"/>
          <w:divBdr>
            <w:top w:val="none" w:sz="0" w:space="0" w:color="auto"/>
            <w:left w:val="none" w:sz="0" w:space="0" w:color="auto"/>
            <w:bottom w:val="none" w:sz="0" w:space="0" w:color="auto"/>
            <w:right w:val="none" w:sz="0" w:space="0" w:color="auto"/>
          </w:divBdr>
        </w:div>
      </w:divsChild>
    </w:div>
    <w:div w:id="69622673">
      <w:marLeft w:val="0"/>
      <w:marRight w:val="0"/>
      <w:marTop w:val="0"/>
      <w:marBottom w:val="0"/>
      <w:divBdr>
        <w:top w:val="none" w:sz="0" w:space="0" w:color="auto"/>
        <w:left w:val="none" w:sz="0" w:space="0" w:color="auto"/>
        <w:bottom w:val="none" w:sz="0" w:space="0" w:color="auto"/>
        <w:right w:val="none" w:sz="0" w:space="0" w:color="auto"/>
      </w:divBdr>
    </w:div>
    <w:div w:id="78068202">
      <w:bodyDiv w:val="1"/>
      <w:marLeft w:val="0"/>
      <w:marRight w:val="0"/>
      <w:marTop w:val="0"/>
      <w:marBottom w:val="0"/>
      <w:divBdr>
        <w:top w:val="none" w:sz="0" w:space="0" w:color="auto"/>
        <w:left w:val="none" w:sz="0" w:space="0" w:color="auto"/>
        <w:bottom w:val="none" w:sz="0" w:space="0" w:color="auto"/>
        <w:right w:val="none" w:sz="0" w:space="0" w:color="auto"/>
      </w:divBdr>
      <w:divsChild>
        <w:div w:id="45421286">
          <w:marLeft w:val="640"/>
          <w:marRight w:val="0"/>
          <w:marTop w:val="0"/>
          <w:marBottom w:val="0"/>
          <w:divBdr>
            <w:top w:val="none" w:sz="0" w:space="0" w:color="auto"/>
            <w:left w:val="none" w:sz="0" w:space="0" w:color="auto"/>
            <w:bottom w:val="none" w:sz="0" w:space="0" w:color="auto"/>
            <w:right w:val="none" w:sz="0" w:space="0" w:color="auto"/>
          </w:divBdr>
        </w:div>
        <w:div w:id="52509924">
          <w:marLeft w:val="640"/>
          <w:marRight w:val="0"/>
          <w:marTop w:val="0"/>
          <w:marBottom w:val="0"/>
          <w:divBdr>
            <w:top w:val="none" w:sz="0" w:space="0" w:color="auto"/>
            <w:left w:val="none" w:sz="0" w:space="0" w:color="auto"/>
            <w:bottom w:val="none" w:sz="0" w:space="0" w:color="auto"/>
            <w:right w:val="none" w:sz="0" w:space="0" w:color="auto"/>
          </w:divBdr>
        </w:div>
        <w:div w:id="54010900">
          <w:marLeft w:val="640"/>
          <w:marRight w:val="0"/>
          <w:marTop w:val="0"/>
          <w:marBottom w:val="0"/>
          <w:divBdr>
            <w:top w:val="none" w:sz="0" w:space="0" w:color="auto"/>
            <w:left w:val="none" w:sz="0" w:space="0" w:color="auto"/>
            <w:bottom w:val="none" w:sz="0" w:space="0" w:color="auto"/>
            <w:right w:val="none" w:sz="0" w:space="0" w:color="auto"/>
          </w:divBdr>
        </w:div>
        <w:div w:id="157962845">
          <w:marLeft w:val="640"/>
          <w:marRight w:val="0"/>
          <w:marTop w:val="0"/>
          <w:marBottom w:val="0"/>
          <w:divBdr>
            <w:top w:val="none" w:sz="0" w:space="0" w:color="auto"/>
            <w:left w:val="none" w:sz="0" w:space="0" w:color="auto"/>
            <w:bottom w:val="none" w:sz="0" w:space="0" w:color="auto"/>
            <w:right w:val="none" w:sz="0" w:space="0" w:color="auto"/>
          </w:divBdr>
        </w:div>
        <w:div w:id="209809393">
          <w:marLeft w:val="640"/>
          <w:marRight w:val="0"/>
          <w:marTop w:val="0"/>
          <w:marBottom w:val="0"/>
          <w:divBdr>
            <w:top w:val="none" w:sz="0" w:space="0" w:color="auto"/>
            <w:left w:val="none" w:sz="0" w:space="0" w:color="auto"/>
            <w:bottom w:val="none" w:sz="0" w:space="0" w:color="auto"/>
            <w:right w:val="none" w:sz="0" w:space="0" w:color="auto"/>
          </w:divBdr>
        </w:div>
        <w:div w:id="269975098">
          <w:marLeft w:val="640"/>
          <w:marRight w:val="0"/>
          <w:marTop w:val="0"/>
          <w:marBottom w:val="0"/>
          <w:divBdr>
            <w:top w:val="none" w:sz="0" w:space="0" w:color="auto"/>
            <w:left w:val="none" w:sz="0" w:space="0" w:color="auto"/>
            <w:bottom w:val="none" w:sz="0" w:space="0" w:color="auto"/>
            <w:right w:val="none" w:sz="0" w:space="0" w:color="auto"/>
          </w:divBdr>
        </w:div>
        <w:div w:id="351761372">
          <w:marLeft w:val="640"/>
          <w:marRight w:val="0"/>
          <w:marTop w:val="0"/>
          <w:marBottom w:val="0"/>
          <w:divBdr>
            <w:top w:val="none" w:sz="0" w:space="0" w:color="auto"/>
            <w:left w:val="none" w:sz="0" w:space="0" w:color="auto"/>
            <w:bottom w:val="none" w:sz="0" w:space="0" w:color="auto"/>
            <w:right w:val="none" w:sz="0" w:space="0" w:color="auto"/>
          </w:divBdr>
        </w:div>
        <w:div w:id="591665007">
          <w:marLeft w:val="640"/>
          <w:marRight w:val="0"/>
          <w:marTop w:val="0"/>
          <w:marBottom w:val="0"/>
          <w:divBdr>
            <w:top w:val="none" w:sz="0" w:space="0" w:color="auto"/>
            <w:left w:val="none" w:sz="0" w:space="0" w:color="auto"/>
            <w:bottom w:val="none" w:sz="0" w:space="0" w:color="auto"/>
            <w:right w:val="none" w:sz="0" w:space="0" w:color="auto"/>
          </w:divBdr>
        </w:div>
        <w:div w:id="784739629">
          <w:marLeft w:val="640"/>
          <w:marRight w:val="0"/>
          <w:marTop w:val="0"/>
          <w:marBottom w:val="0"/>
          <w:divBdr>
            <w:top w:val="none" w:sz="0" w:space="0" w:color="auto"/>
            <w:left w:val="none" w:sz="0" w:space="0" w:color="auto"/>
            <w:bottom w:val="none" w:sz="0" w:space="0" w:color="auto"/>
            <w:right w:val="none" w:sz="0" w:space="0" w:color="auto"/>
          </w:divBdr>
        </w:div>
        <w:div w:id="800001398">
          <w:marLeft w:val="640"/>
          <w:marRight w:val="0"/>
          <w:marTop w:val="0"/>
          <w:marBottom w:val="0"/>
          <w:divBdr>
            <w:top w:val="none" w:sz="0" w:space="0" w:color="auto"/>
            <w:left w:val="none" w:sz="0" w:space="0" w:color="auto"/>
            <w:bottom w:val="none" w:sz="0" w:space="0" w:color="auto"/>
            <w:right w:val="none" w:sz="0" w:space="0" w:color="auto"/>
          </w:divBdr>
        </w:div>
        <w:div w:id="871305244">
          <w:marLeft w:val="640"/>
          <w:marRight w:val="0"/>
          <w:marTop w:val="0"/>
          <w:marBottom w:val="0"/>
          <w:divBdr>
            <w:top w:val="none" w:sz="0" w:space="0" w:color="auto"/>
            <w:left w:val="none" w:sz="0" w:space="0" w:color="auto"/>
            <w:bottom w:val="none" w:sz="0" w:space="0" w:color="auto"/>
            <w:right w:val="none" w:sz="0" w:space="0" w:color="auto"/>
          </w:divBdr>
        </w:div>
        <w:div w:id="912162224">
          <w:marLeft w:val="640"/>
          <w:marRight w:val="0"/>
          <w:marTop w:val="0"/>
          <w:marBottom w:val="0"/>
          <w:divBdr>
            <w:top w:val="none" w:sz="0" w:space="0" w:color="auto"/>
            <w:left w:val="none" w:sz="0" w:space="0" w:color="auto"/>
            <w:bottom w:val="none" w:sz="0" w:space="0" w:color="auto"/>
            <w:right w:val="none" w:sz="0" w:space="0" w:color="auto"/>
          </w:divBdr>
        </w:div>
        <w:div w:id="994335881">
          <w:marLeft w:val="640"/>
          <w:marRight w:val="0"/>
          <w:marTop w:val="0"/>
          <w:marBottom w:val="0"/>
          <w:divBdr>
            <w:top w:val="none" w:sz="0" w:space="0" w:color="auto"/>
            <w:left w:val="none" w:sz="0" w:space="0" w:color="auto"/>
            <w:bottom w:val="none" w:sz="0" w:space="0" w:color="auto"/>
            <w:right w:val="none" w:sz="0" w:space="0" w:color="auto"/>
          </w:divBdr>
        </w:div>
        <w:div w:id="1034959866">
          <w:marLeft w:val="640"/>
          <w:marRight w:val="0"/>
          <w:marTop w:val="0"/>
          <w:marBottom w:val="0"/>
          <w:divBdr>
            <w:top w:val="none" w:sz="0" w:space="0" w:color="auto"/>
            <w:left w:val="none" w:sz="0" w:space="0" w:color="auto"/>
            <w:bottom w:val="none" w:sz="0" w:space="0" w:color="auto"/>
            <w:right w:val="none" w:sz="0" w:space="0" w:color="auto"/>
          </w:divBdr>
        </w:div>
        <w:div w:id="1129205205">
          <w:marLeft w:val="640"/>
          <w:marRight w:val="0"/>
          <w:marTop w:val="0"/>
          <w:marBottom w:val="0"/>
          <w:divBdr>
            <w:top w:val="none" w:sz="0" w:space="0" w:color="auto"/>
            <w:left w:val="none" w:sz="0" w:space="0" w:color="auto"/>
            <w:bottom w:val="none" w:sz="0" w:space="0" w:color="auto"/>
            <w:right w:val="none" w:sz="0" w:space="0" w:color="auto"/>
          </w:divBdr>
        </w:div>
        <w:div w:id="1177428871">
          <w:marLeft w:val="640"/>
          <w:marRight w:val="0"/>
          <w:marTop w:val="0"/>
          <w:marBottom w:val="0"/>
          <w:divBdr>
            <w:top w:val="none" w:sz="0" w:space="0" w:color="auto"/>
            <w:left w:val="none" w:sz="0" w:space="0" w:color="auto"/>
            <w:bottom w:val="none" w:sz="0" w:space="0" w:color="auto"/>
            <w:right w:val="none" w:sz="0" w:space="0" w:color="auto"/>
          </w:divBdr>
        </w:div>
        <w:div w:id="1194344505">
          <w:marLeft w:val="640"/>
          <w:marRight w:val="0"/>
          <w:marTop w:val="0"/>
          <w:marBottom w:val="0"/>
          <w:divBdr>
            <w:top w:val="none" w:sz="0" w:space="0" w:color="auto"/>
            <w:left w:val="none" w:sz="0" w:space="0" w:color="auto"/>
            <w:bottom w:val="none" w:sz="0" w:space="0" w:color="auto"/>
            <w:right w:val="none" w:sz="0" w:space="0" w:color="auto"/>
          </w:divBdr>
        </w:div>
        <w:div w:id="1244343026">
          <w:marLeft w:val="640"/>
          <w:marRight w:val="0"/>
          <w:marTop w:val="0"/>
          <w:marBottom w:val="0"/>
          <w:divBdr>
            <w:top w:val="none" w:sz="0" w:space="0" w:color="auto"/>
            <w:left w:val="none" w:sz="0" w:space="0" w:color="auto"/>
            <w:bottom w:val="none" w:sz="0" w:space="0" w:color="auto"/>
            <w:right w:val="none" w:sz="0" w:space="0" w:color="auto"/>
          </w:divBdr>
        </w:div>
        <w:div w:id="1246576701">
          <w:marLeft w:val="640"/>
          <w:marRight w:val="0"/>
          <w:marTop w:val="0"/>
          <w:marBottom w:val="0"/>
          <w:divBdr>
            <w:top w:val="none" w:sz="0" w:space="0" w:color="auto"/>
            <w:left w:val="none" w:sz="0" w:space="0" w:color="auto"/>
            <w:bottom w:val="none" w:sz="0" w:space="0" w:color="auto"/>
            <w:right w:val="none" w:sz="0" w:space="0" w:color="auto"/>
          </w:divBdr>
        </w:div>
        <w:div w:id="1300763174">
          <w:marLeft w:val="640"/>
          <w:marRight w:val="0"/>
          <w:marTop w:val="0"/>
          <w:marBottom w:val="0"/>
          <w:divBdr>
            <w:top w:val="none" w:sz="0" w:space="0" w:color="auto"/>
            <w:left w:val="none" w:sz="0" w:space="0" w:color="auto"/>
            <w:bottom w:val="none" w:sz="0" w:space="0" w:color="auto"/>
            <w:right w:val="none" w:sz="0" w:space="0" w:color="auto"/>
          </w:divBdr>
        </w:div>
        <w:div w:id="1314793439">
          <w:marLeft w:val="640"/>
          <w:marRight w:val="0"/>
          <w:marTop w:val="0"/>
          <w:marBottom w:val="0"/>
          <w:divBdr>
            <w:top w:val="none" w:sz="0" w:space="0" w:color="auto"/>
            <w:left w:val="none" w:sz="0" w:space="0" w:color="auto"/>
            <w:bottom w:val="none" w:sz="0" w:space="0" w:color="auto"/>
            <w:right w:val="none" w:sz="0" w:space="0" w:color="auto"/>
          </w:divBdr>
        </w:div>
        <w:div w:id="1315112078">
          <w:marLeft w:val="640"/>
          <w:marRight w:val="0"/>
          <w:marTop w:val="0"/>
          <w:marBottom w:val="0"/>
          <w:divBdr>
            <w:top w:val="none" w:sz="0" w:space="0" w:color="auto"/>
            <w:left w:val="none" w:sz="0" w:space="0" w:color="auto"/>
            <w:bottom w:val="none" w:sz="0" w:space="0" w:color="auto"/>
            <w:right w:val="none" w:sz="0" w:space="0" w:color="auto"/>
          </w:divBdr>
        </w:div>
        <w:div w:id="1317152701">
          <w:marLeft w:val="640"/>
          <w:marRight w:val="0"/>
          <w:marTop w:val="0"/>
          <w:marBottom w:val="0"/>
          <w:divBdr>
            <w:top w:val="none" w:sz="0" w:space="0" w:color="auto"/>
            <w:left w:val="none" w:sz="0" w:space="0" w:color="auto"/>
            <w:bottom w:val="none" w:sz="0" w:space="0" w:color="auto"/>
            <w:right w:val="none" w:sz="0" w:space="0" w:color="auto"/>
          </w:divBdr>
        </w:div>
        <w:div w:id="1368293312">
          <w:marLeft w:val="640"/>
          <w:marRight w:val="0"/>
          <w:marTop w:val="0"/>
          <w:marBottom w:val="0"/>
          <w:divBdr>
            <w:top w:val="none" w:sz="0" w:space="0" w:color="auto"/>
            <w:left w:val="none" w:sz="0" w:space="0" w:color="auto"/>
            <w:bottom w:val="none" w:sz="0" w:space="0" w:color="auto"/>
            <w:right w:val="none" w:sz="0" w:space="0" w:color="auto"/>
          </w:divBdr>
        </w:div>
        <w:div w:id="1378161005">
          <w:marLeft w:val="640"/>
          <w:marRight w:val="0"/>
          <w:marTop w:val="0"/>
          <w:marBottom w:val="0"/>
          <w:divBdr>
            <w:top w:val="none" w:sz="0" w:space="0" w:color="auto"/>
            <w:left w:val="none" w:sz="0" w:space="0" w:color="auto"/>
            <w:bottom w:val="none" w:sz="0" w:space="0" w:color="auto"/>
            <w:right w:val="none" w:sz="0" w:space="0" w:color="auto"/>
          </w:divBdr>
        </w:div>
        <w:div w:id="1394430922">
          <w:marLeft w:val="640"/>
          <w:marRight w:val="0"/>
          <w:marTop w:val="0"/>
          <w:marBottom w:val="0"/>
          <w:divBdr>
            <w:top w:val="none" w:sz="0" w:space="0" w:color="auto"/>
            <w:left w:val="none" w:sz="0" w:space="0" w:color="auto"/>
            <w:bottom w:val="none" w:sz="0" w:space="0" w:color="auto"/>
            <w:right w:val="none" w:sz="0" w:space="0" w:color="auto"/>
          </w:divBdr>
        </w:div>
        <w:div w:id="1560557344">
          <w:marLeft w:val="640"/>
          <w:marRight w:val="0"/>
          <w:marTop w:val="0"/>
          <w:marBottom w:val="0"/>
          <w:divBdr>
            <w:top w:val="none" w:sz="0" w:space="0" w:color="auto"/>
            <w:left w:val="none" w:sz="0" w:space="0" w:color="auto"/>
            <w:bottom w:val="none" w:sz="0" w:space="0" w:color="auto"/>
            <w:right w:val="none" w:sz="0" w:space="0" w:color="auto"/>
          </w:divBdr>
        </w:div>
        <w:div w:id="1565606761">
          <w:marLeft w:val="640"/>
          <w:marRight w:val="0"/>
          <w:marTop w:val="0"/>
          <w:marBottom w:val="0"/>
          <w:divBdr>
            <w:top w:val="none" w:sz="0" w:space="0" w:color="auto"/>
            <w:left w:val="none" w:sz="0" w:space="0" w:color="auto"/>
            <w:bottom w:val="none" w:sz="0" w:space="0" w:color="auto"/>
            <w:right w:val="none" w:sz="0" w:space="0" w:color="auto"/>
          </w:divBdr>
        </w:div>
        <w:div w:id="1570967406">
          <w:marLeft w:val="640"/>
          <w:marRight w:val="0"/>
          <w:marTop w:val="0"/>
          <w:marBottom w:val="0"/>
          <w:divBdr>
            <w:top w:val="none" w:sz="0" w:space="0" w:color="auto"/>
            <w:left w:val="none" w:sz="0" w:space="0" w:color="auto"/>
            <w:bottom w:val="none" w:sz="0" w:space="0" w:color="auto"/>
            <w:right w:val="none" w:sz="0" w:space="0" w:color="auto"/>
          </w:divBdr>
        </w:div>
        <w:div w:id="1586838889">
          <w:marLeft w:val="640"/>
          <w:marRight w:val="0"/>
          <w:marTop w:val="0"/>
          <w:marBottom w:val="0"/>
          <w:divBdr>
            <w:top w:val="none" w:sz="0" w:space="0" w:color="auto"/>
            <w:left w:val="none" w:sz="0" w:space="0" w:color="auto"/>
            <w:bottom w:val="none" w:sz="0" w:space="0" w:color="auto"/>
            <w:right w:val="none" w:sz="0" w:space="0" w:color="auto"/>
          </w:divBdr>
        </w:div>
        <w:div w:id="1608538364">
          <w:marLeft w:val="640"/>
          <w:marRight w:val="0"/>
          <w:marTop w:val="0"/>
          <w:marBottom w:val="0"/>
          <w:divBdr>
            <w:top w:val="none" w:sz="0" w:space="0" w:color="auto"/>
            <w:left w:val="none" w:sz="0" w:space="0" w:color="auto"/>
            <w:bottom w:val="none" w:sz="0" w:space="0" w:color="auto"/>
            <w:right w:val="none" w:sz="0" w:space="0" w:color="auto"/>
          </w:divBdr>
        </w:div>
        <w:div w:id="1611157676">
          <w:marLeft w:val="640"/>
          <w:marRight w:val="0"/>
          <w:marTop w:val="0"/>
          <w:marBottom w:val="0"/>
          <w:divBdr>
            <w:top w:val="none" w:sz="0" w:space="0" w:color="auto"/>
            <w:left w:val="none" w:sz="0" w:space="0" w:color="auto"/>
            <w:bottom w:val="none" w:sz="0" w:space="0" w:color="auto"/>
            <w:right w:val="none" w:sz="0" w:space="0" w:color="auto"/>
          </w:divBdr>
        </w:div>
        <w:div w:id="1674797338">
          <w:marLeft w:val="640"/>
          <w:marRight w:val="0"/>
          <w:marTop w:val="0"/>
          <w:marBottom w:val="0"/>
          <w:divBdr>
            <w:top w:val="none" w:sz="0" w:space="0" w:color="auto"/>
            <w:left w:val="none" w:sz="0" w:space="0" w:color="auto"/>
            <w:bottom w:val="none" w:sz="0" w:space="0" w:color="auto"/>
            <w:right w:val="none" w:sz="0" w:space="0" w:color="auto"/>
          </w:divBdr>
        </w:div>
        <w:div w:id="1719472877">
          <w:marLeft w:val="640"/>
          <w:marRight w:val="0"/>
          <w:marTop w:val="0"/>
          <w:marBottom w:val="0"/>
          <w:divBdr>
            <w:top w:val="none" w:sz="0" w:space="0" w:color="auto"/>
            <w:left w:val="none" w:sz="0" w:space="0" w:color="auto"/>
            <w:bottom w:val="none" w:sz="0" w:space="0" w:color="auto"/>
            <w:right w:val="none" w:sz="0" w:space="0" w:color="auto"/>
          </w:divBdr>
        </w:div>
        <w:div w:id="1731614163">
          <w:marLeft w:val="640"/>
          <w:marRight w:val="0"/>
          <w:marTop w:val="0"/>
          <w:marBottom w:val="0"/>
          <w:divBdr>
            <w:top w:val="none" w:sz="0" w:space="0" w:color="auto"/>
            <w:left w:val="none" w:sz="0" w:space="0" w:color="auto"/>
            <w:bottom w:val="none" w:sz="0" w:space="0" w:color="auto"/>
            <w:right w:val="none" w:sz="0" w:space="0" w:color="auto"/>
          </w:divBdr>
        </w:div>
        <w:div w:id="1758793943">
          <w:marLeft w:val="640"/>
          <w:marRight w:val="0"/>
          <w:marTop w:val="0"/>
          <w:marBottom w:val="0"/>
          <w:divBdr>
            <w:top w:val="none" w:sz="0" w:space="0" w:color="auto"/>
            <w:left w:val="none" w:sz="0" w:space="0" w:color="auto"/>
            <w:bottom w:val="none" w:sz="0" w:space="0" w:color="auto"/>
            <w:right w:val="none" w:sz="0" w:space="0" w:color="auto"/>
          </w:divBdr>
        </w:div>
        <w:div w:id="1789280490">
          <w:marLeft w:val="640"/>
          <w:marRight w:val="0"/>
          <w:marTop w:val="0"/>
          <w:marBottom w:val="0"/>
          <w:divBdr>
            <w:top w:val="none" w:sz="0" w:space="0" w:color="auto"/>
            <w:left w:val="none" w:sz="0" w:space="0" w:color="auto"/>
            <w:bottom w:val="none" w:sz="0" w:space="0" w:color="auto"/>
            <w:right w:val="none" w:sz="0" w:space="0" w:color="auto"/>
          </w:divBdr>
        </w:div>
        <w:div w:id="1807698398">
          <w:marLeft w:val="640"/>
          <w:marRight w:val="0"/>
          <w:marTop w:val="0"/>
          <w:marBottom w:val="0"/>
          <w:divBdr>
            <w:top w:val="none" w:sz="0" w:space="0" w:color="auto"/>
            <w:left w:val="none" w:sz="0" w:space="0" w:color="auto"/>
            <w:bottom w:val="none" w:sz="0" w:space="0" w:color="auto"/>
            <w:right w:val="none" w:sz="0" w:space="0" w:color="auto"/>
          </w:divBdr>
        </w:div>
        <w:div w:id="1833909594">
          <w:marLeft w:val="640"/>
          <w:marRight w:val="0"/>
          <w:marTop w:val="0"/>
          <w:marBottom w:val="0"/>
          <w:divBdr>
            <w:top w:val="none" w:sz="0" w:space="0" w:color="auto"/>
            <w:left w:val="none" w:sz="0" w:space="0" w:color="auto"/>
            <w:bottom w:val="none" w:sz="0" w:space="0" w:color="auto"/>
            <w:right w:val="none" w:sz="0" w:space="0" w:color="auto"/>
          </w:divBdr>
        </w:div>
        <w:div w:id="1955550712">
          <w:marLeft w:val="640"/>
          <w:marRight w:val="0"/>
          <w:marTop w:val="0"/>
          <w:marBottom w:val="0"/>
          <w:divBdr>
            <w:top w:val="none" w:sz="0" w:space="0" w:color="auto"/>
            <w:left w:val="none" w:sz="0" w:space="0" w:color="auto"/>
            <w:bottom w:val="none" w:sz="0" w:space="0" w:color="auto"/>
            <w:right w:val="none" w:sz="0" w:space="0" w:color="auto"/>
          </w:divBdr>
        </w:div>
        <w:div w:id="2015187455">
          <w:marLeft w:val="640"/>
          <w:marRight w:val="0"/>
          <w:marTop w:val="0"/>
          <w:marBottom w:val="0"/>
          <w:divBdr>
            <w:top w:val="none" w:sz="0" w:space="0" w:color="auto"/>
            <w:left w:val="none" w:sz="0" w:space="0" w:color="auto"/>
            <w:bottom w:val="none" w:sz="0" w:space="0" w:color="auto"/>
            <w:right w:val="none" w:sz="0" w:space="0" w:color="auto"/>
          </w:divBdr>
        </w:div>
        <w:div w:id="2017073049">
          <w:marLeft w:val="640"/>
          <w:marRight w:val="0"/>
          <w:marTop w:val="0"/>
          <w:marBottom w:val="0"/>
          <w:divBdr>
            <w:top w:val="none" w:sz="0" w:space="0" w:color="auto"/>
            <w:left w:val="none" w:sz="0" w:space="0" w:color="auto"/>
            <w:bottom w:val="none" w:sz="0" w:space="0" w:color="auto"/>
            <w:right w:val="none" w:sz="0" w:space="0" w:color="auto"/>
          </w:divBdr>
        </w:div>
        <w:div w:id="2118211506">
          <w:marLeft w:val="640"/>
          <w:marRight w:val="0"/>
          <w:marTop w:val="0"/>
          <w:marBottom w:val="0"/>
          <w:divBdr>
            <w:top w:val="none" w:sz="0" w:space="0" w:color="auto"/>
            <w:left w:val="none" w:sz="0" w:space="0" w:color="auto"/>
            <w:bottom w:val="none" w:sz="0" w:space="0" w:color="auto"/>
            <w:right w:val="none" w:sz="0" w:space="0" w:color="auto"/>
          </w:divBdr>
        </w:div>
      </w:divsChild>
    </w:div>
    <w:div w:id="79521979">
      <w:bodyDiv w:val="1"/>
      <w:marLeft w:val="0"/>
      <w:marRight w:val="0"/>
      <w:marTop w:val="0"/>
      <w:marBottom w:val="0"/>
      <w:divBdr>
        <w:top w:val="none" w:sz="0" w:space="0" w:color="auto"/>
        <w:left w:val="none" w:sz="0" w:space="0" w:color="auto"/>
        <w:bottom w:val="none" w:sz="0" w:space="0" w:color="auto"/>
        <w:right w:val="none" w:sz="0" w:space="0" w:color="auto"/>
      </w:divBdr>
      <w:divsChild>
        <w:div w:id="44918487">
          <w:marLeft w:val="640"/>
          <w:marRight w:val="0"/>
          <w:marTop w:val="0"/>
          <w:marBottom w:val="0"/>
          <w:divBdr>
            <w:top w:val="none" w:sz="0" w:space="0" w:color="auto"/>
            <w:left w:val="none" w:sz="0" w:space="0" w:color="auto"/>
            <w:bottom w:val="none" w:sz="0" w:space="0" w:color="auto"/>
            <w:right w:val="none" w:sz="0" w:space="0" w:color="auto"/>
          </w:divBdr>
        </w:div>
        <w:div w:id="97531064">
          <w:marLeft w:val="640"/>
          <w:marRight w:val="0"/>
          <w:marTop w:val="0"/>
          <w:marBottom w:val="0"/>
          <w:divBdr>
            <w:top w:val="none" w:sz="0" w:space="0" w:color="auto"/>
            <w:left w:val="none" w:sz="0" w:space="0" w:color="auto"/>
            <w:bottom w:val="none" w:sz="0" w:space="0" w:color="auto"/>
            <w:right w:val="none" w:sz="0" w:space="0" w:color="auto"/>
          </w:divBdr>
        </w:div>
        <w:div w:id="135340607">
          <w:marLeft w:val="640"/>
          <w:marRight w:val="0"/>
          <w:marTop w:val="0"/>
          <w:marBottom w:val="0"/>
          <w:divBdr>
            <w:top w:val="none" w:sz="0" w:space="0" w:color="auto"/>
            <w:left w:val="none" w:sz="0" w:space="0" w:color="auto"/>
            <w:bottom w:val="none" w:sz="0" w:space="0" w:color="auto"/>
            <w:right w:val="none" w:sz="0" w:space="0" w:color="auto"/>
          </w:divBdr>
        </w:div>
        <w:div w:id="173618917">
          <w:marLeft w:val="640"/>
          <w:marRight w:val="0"/>
          <w:marTop w:val="0"/>
          <w:marBottom w:val="0"/>
          <w:divBdr>
            <w:top w:val="none" w:sz="0" w:space="0" w:color="auto"/>
            <w:left w:val="none" w:sz="0" w:space="0" w:color="auto"/>
            <w:bottom w:val="none" w:sz="0" w:space="0" w:color="auto"/>
            <w:right w:val="none" w:sz="0" w:space="0" w:color="auto"/>
          </w:divBdr>
        </w:div>
        <w:div w:id="242571520">
          <w:marLeft w:val="640"/>
          <w:marRight w:val="0"/>
          <w:marTop w:val="0"/>
          <w:marBottom w:val="0"/>
          <w:divBdr>
            <w:top w:val="none" w:sz="0" w:space="0" w:color="auto"/>
            <w:left w:val="none" w:sz="0" w:space="0" w:color="auto"/>
            <w:bottom w:val="none" w:sz="0" w:space="0" w:color="auto"/>
            <w:right w:val="none" w:sz="0" w:space="0" w:color="auto"/>
          </w:divBdr>
        </w:div>
        <w:div w:id="299237748">
          <w:marLeft w:val="640"/>
          <w:marRight w:val="0"/>
          <w:marTop w:val="0"/>
          <w:marBottom w:val="0"/>
          <w:divBdr>
            <w:top w:val="none" w:sz="0" w:space="0" w:color="auto"/>
            <w:left w:val="none" w:sz="0" w:space="0" w:color="auto"/>
            <w:bottom w:val="none" w:sz="0" w:space="0" w:color="auto"/>
            <w:right w:val="none" w:sz="0" w:space="0" w:color="auto"/>
          </w:divBdr>
        </w:div>
        <w:div w:id="311064317">
          <w:marLeft w:val="640"/>
          <w:marRight w:val="0"/>
          <w:marTop w:val="0"/>
          <w:marBottom w:val="0"/>
          <w:divBdr>
            <w:top w:val="none" w:sz="0" w:space="0" w:color="auto"/>
            <w:left w:val="none" w:sz="0" w:space="0" w:color="auto"/>
            <w:bottom w:val="none" w:sz="0" w:space="0" w:color="auto"/>
            <w:right w:val="none" w:sz="0" w:space="0" w:color="auto"/>
          </w:divBdr>
        </w:div>
        <w:div w:id="315382034">
          <w:marLeft w:val="640"/>
          <w:marRight w:val="0"/>
          <w:marTop w:val="0"/>
          <w:marBottom w:val="0"/>
          <w:divBdr>
            <w:top w:val="none" w:sz="0" w:space="0" w:color="auto"/>
            <w:left w:val="none" w:sz="0" w:space="0" w:color="auto"/>
            <w:bottom w:val="none" w:sz="0" w:space="0" w:color="auto"/>
            <w:right w:val="none" w:sz="0" w:space="0" w:color="auto"/>
          </w:divBdr>
        </w:div>
        <w:div w:id="334039302">
          <w:marLeft w:val="640"/>
          <w:marRight w:val="0"/>
          <w:marTop w:val="0"/>
          <w:marBottom w:val="0"/>
          <w:divBdr>
            <w:top w:val="none" w:sz="0" w:space="0" w:color="auto"/>
            <w:left w:val="none" w:sz="0" w:space="0" w:color="auto"/>
            <w:bottom w:val="none" w:sz="0" w:space="0" w:color="auto"/>
            <w:right w:val="none" w:sz="0" w:space="0" w:color="auto"/>
          </w:divBdr>
        </w:div>
        <w:div w:id="357776098">
          <w:marLeft w:val="640"/>
          <w:marRight w:val="0"/>
          <w:marTop w:val="0"/>
          <w:marBottom w:val="0"/>
          <w:divBdr>
            <w:top w:val="none" w:sz="0" w:space="0" w:color="auto"/>
            <w:left w:val="none" w:sz="0" w:space="0" w:color="auto"/>
            <w:bottom w:val="none" w:sz="0" w:space="0" w:color="auto"/>
            <w:right w:val="none" w:sz="0" w:space="0" w:color="auto"/>
          </w:divBdr>
        </w:div>
        <w:div w:id="429358418">
          <w:marLeft w:val="640"/>
          <w:marRight w:val="0"/>
          <w:marTop w:val="0"/>
          <w:marBottom w:val="0"/>
          <w:divBdr>
            <w:top w:val="none" w:sz="0" w:space="0" w:color="auto"/>
            <w:left w:val="none" w:sz="0" w:space="0" w:color="auto"/>
            <w:bottom w:val="none" w:sz="0" w:space="0" w:color="auto"/>
            <w:right w:val="none" w:sz="0" w:space="0" w:color="auto"/>
          </w:divBdr>
        </w:div>
        <w:div w:id="445276262">
          <w:marLeft w:val="640"/>
          <w:marRight w:val="0"/>
          <w:marTop w:val="0"/>
          <w:marBottom w:val="0"/>
          <w:divBdr>
            <w:top w:val="none" w:sz="0" w:space="0" w:color="auto"/>
            <w:left w:val="none" w:sz="0" w:space="0" w:color="auto"/>
            <w:bottom w:val="none" w:sz="0" w:space="0" w:color="auto"/>
            <w:right w:val="none" w:sz="0" w:space="0" w:color="auto"/>
          </w:divBdr>
        </w:div>
        <w:div w:id="448865058">
          <w:marLeft w:val="640"/>
          <w:marRight w:val="0"/>
          <w:marTop w:val="0"/>
          <w:marBottom w:val="0"/>
          <w:divBdr>
            <w:top w:val="none" w:sz="0" w:space="0" w:color="auto"/>
            <w:left w:val="none" w:sz="0" w:space="0" w:color="auto"/>
            <w:bottom w:val="none" w:sz="0" w:space="0" w:color="auto"/>
            <w:right w:val="none" w:sz="0" w:space="0" w:color="auto"/>
          </w:divBdr>
        </w:div>
        <w:div w:id="531920003">
          <w:marLeft w:val="640"/>
          <w:marRight w:val="0"/>
          <w:marTop w:val="0"/>
          <w:marBottom w:val="0"/>
          <w:divBdr>
            <w:top w:val="none" w:sz="0" w:space="0" w:color="auto"/>
            <w:left w:val="none" w:sz="0" w:space="0" w:color="auto"/>
            <w:bottom w:val="none" w:sz="0" w:space="0" w:color="auto"/>
            <w:right w:val="none" w:sz="0" w:space="0" w:color="auto"/>
          </w:divBdr>
        </w:div>
        <w:div w:id="557471454">
          <w:marLeft w:val="640"/>
          <w:marRight w:val="0"/>
          <w:marTop w:val="0"/>
          <w:marBottom w:val="0"/>
          <w:divBdr>
            <w:top w:val="none" w:sz="0" w:space="0" w:color="auto"/>
            <w:left w:val="none" w:sz="0" w:space="0" w:color="auto"/>
            <w:bottom w:val="none" w:sz="0" w:space="0" w:color="auto"/>
            <w:right w:val="none" w:sz="0" w:space="0" w:color="auto"/>
          </w:divBdr>
        </w:div>
        <w:div w:id="562181098">
          <w:marLeft w:val="640"/>
          <w:marRight w:val="0"/>
          <w:marTop w:val="0"/>
          <w:marBottom w:val="0"/>
          <w:divBdr>
            <w:top w:val="none" w:sz="0" w:space="0" w:color="auto"/>
            <w:left w:val="none" w:sz="0" w:space="0" w:color="auto"/>
            <w:bottom w:val="none" w:sz="0" w:space="0" w:color="auto"/>
            <w:right w:val="none" w:sz="0" w:space="0" w:color="auto"/>
          </w:divBdr>
        </w:div>
        <w:div w:id="562568889">
          <w:marLeft w:val="640"/>
          <w:marRight w:val="0"/>
          <w:marTop w:val="0"/>
          <w:marBottom w:val="0"/>
          <w:divBdr>
            <w:top w:val="none" w:sz="0" w:space="0" w:color="auto"/>
            <w:left w:val="none" w:sz="0" w:space="0" w:color="auto"/>
            <w:bottom w:val="none" w:sz="0" w:space="0" w:color="auto"/>
            <w:right w:val="none" w:sz="0" w:space="0" w:color="auto"/>
          </w:divBdr>
        </w:div>
        <w:div w:id="596449679">
          <w:marLeft w:val="640"/>
          <w:marRight w:val="0"/>
          <w:marTop w:val="0"/>
          <w:marBottom w:val="0"/>
          <w:divBdr>
            <w:top w:val="none" w:sz="0" w:space="0" w:color="auto"/>
            <w:left w:val="none" w:sz="0" w:space="0" w:color="auto"/>
            <w:bottom w:val="none" w:sz="0" w:space="0" w:color="auto"/>
            <w:right w:val="none" w:sz="0" w:space="0" w:color="auto"/>
          </w:divBdr>
        </w:div>
        <w:div w:id="696585680">
          <w:marLeft w:val="640"/>
          <w:marRight w:val="0"/>
          <w:marTop w:val="0"/>
          <w:marBottom w:val="0"/>
          <w:divBdr>
            <w:top w:val="none" w:sz="0" w:space="0" w:color="auto"/>
            <w:left w:val="none" w:sz="0" w:space="0" w:color="auto"/>
            <w:bottom w:val="none" w:sz="0" w:space="0" w:color="auto"/>
            <w:right w:val="none" w:sz="0" w:space="0" w:color="auto"/>
          </w:divBdr>
        </w:div>
        <w:div w:id="785003893">
          <w:marLeft w:val="640"/>
          <w:marRight w:val="0"/>
          <w:marTop w:val="0"/>
          <w:marBottom w:val="0"/>
          <w:divBdr>
            <w:top w:val="none" w:sz="0" w:space="0" w:color="auto"/>
            <w:left w:val="none" w:sz="0" w:space="0" w:color="auto"/>
            <w:bottom w:val="none" w:sz="0" w:space="0" w:color="auto"/>
            <w:right w:val="none" w:sz="0" w:space="0" w:color="auto"/>
          </w:divBdr>
        </w:div>
        <w:div w:id="814569581">
          <w:marLeft w:val="640"/>
          <w:marRight w:val="0"/>
          <w:marTop w:val="0"/>
          <w:marBottom w:val="0"/>
          <w:divBdr>
            <w:top w:val="none" w:sz="0" w:space="0" w:color="auto"/>
            <w:left w:val="none" w:sz="0" w:space="0" w:color="auto"/>
            <w:bottom w:val="none" w:sz="0" w:space="0" w:color="auto"/>
            <w:right w:val="none" w:sz="0" w:space="0" w:color="auto"/>
          </w:divBdr>
        </w:div>
        <w:div w:id="868448593">
          <w:marLeft w:val="640"/>
          <w:marRight w:val="0"/>
          <w:marTop w:val="0"/>
          <w:marBottom w:val="0"/>
          <w:divBdr>
            <w:top w:val="none" w:sz="0" w:space="0" w:color="auto"/>
            <w:left w:val="none" w:sz="0" w:space="0" w:color="auto"/>
            <w:bottom w:val="none" w:sz="0" w:space="0" w:color="auto"/>
            <w:right w:val="none" w:sz="0" w:space="0" w:color="auto"/>
          </w:divBdr>
        </w:div>
        <w:div w:id="901793711">
          <w:marLeft w:val="640"/>
          <w:marRight w:val="0"/>
          <w:marTop w:val="0"/>
          <w:marBottom w:val="0"/>
          <w:divBdr>
            <w:top w:val="none" w:sz="0" w:space="0" w:color="auto"/>
            <w:left w:val="none" w:sz="0" w:space="0" w:color="auto"/>
            <w:bottom w:val="none" w:sz="0" w:space="0" w:color="auto"/>
            <w:right w:val="none" w:sz="0" w:space="0" w:color="auto"/>
          </w:divBdr>
        </w:div>
        <w:div w:id="912737859">
          <w:marLeft w:val="640"/>
          <w:marRight w:val="0"/>
          <w:marTop w:val="0"/>
          <w:marBottom w:val="0"/>
          <w:divBdr>
            <w:top w:val="none" w:sz="0" w:space="0" w:color="auto"/>
            <w:left w:val="none" w:sz="0" w:space="0" w:color="auto"/>
            <w:bottom w:val="none" w:sz="0" w:space="0" w:color="auto"/>
            <w:right w:val="none" w:sz="0" w:space="0" w:color="auto"/>
          </w:divBdr>
        </w:div>
        <w:div w:id="939608429">
          <w:marLeft w:val="640"/>
          <w:marRight w:val="0"/>
          <w:marTop w:val="0"/>
          <w:marBottom w:val="0"/>
          <w:divBdr>
            <w:top w:val="none" w:sz="0" w:space="0" w:color="auto"/>
            <w:left w:val="none" w:sz="0" w:space="0" w:color="auto"/>
            <w:bottom w:val="none" w:sz="0" w:space="0" w:color="auto"/>
            <w:right w:val="none" w:sz="0" w:space="0" w:color="auto"/>
          </w:divBdr>
        </w:div>
        <w:div w:id="986855258">
          <w:marLeft w:val="640"/>
          <w:marRight w:val="0"/>
          <w:marTop w:val="0"/>
          <w:marBottom w:val="0"/>
          <w:divBdr>
            <w:top w:val="none" w:sz="0" w:space="0" w:color="auto"/>
            <w:left w:val="none" w:sz="0" w:space="0" w:color="auto"/>
            <w:bottom w:val="none" w:sz="0" w:space="0" w:color="auto"/>
            <w:right w:val="none" w:sz="0" w:space="0" w:color="auto"/>
          </w:divBdr>
        </w:div>
        <w:div w:id="1047027525">
          <w:marLeft w:val="640"/>
          <w:marRight w:val="0"/>
          <w:marTop w:val="0"/>
          <w:marBottom w:val="0"/>
          <w:divBdr>
            <w:top w:val="none" w:sz="0" w:space="0" w:color="auto"/>
            <w:left w:val="none" w:sz="0" w:space="0" w:color="auto"/>
            <w:bottom w:val="none" w:sz="0" w:space="0" w:color="auto"/>
            <w:right w:val="none" w:sz="0" w:space="0" w:color="auto"/>
          </w:divBdr>
        </w:div>
        <w:div w:id="1236092480">
          <w:marLeft w:val="640"/>
          <w:marRight w:val="0"/>
          <w:marTop w:val="0"/>
          <w:marBottom w:val="0"/>
          <w:divBdr>
            <w:top w:val="none" w:sz="0" w:space="0" w:color="auto"/>
            <w:left w:val="none" w:sz="0" w:space="0" w:color="auto"/>
            <w:bottom w:val="none" w:sz="0" w:space="0" w:color="auto"/>
            <w:right w:val="none" w:sz="0" w:space="0" w:color="auto"/>
          </w:divBdr>
        </w:div>
        <w:div w:id="1246454888">
          <w:marLeft w:val="640"/>
          <w:marRight w:val="0"/>
          <w:marTop w:val="0"/>
          <w:marBottom w:val="0"/>
          <w:divBdr>
            <w:top w:val="none" w:sz="0" w:space="0" w:color="auto"/>
            <w:left w:val="none" w:sz="0" w:space="0" w:color="auto"/>
            <w:bottom w:val="none" w:sz="0" w:space="0" w:color="auto"/>
            <w:right w:val="none" w:sz="0" w:space="0" w:color="auto"/>
          </w:divBdr>
        </w:div>
        <w:div w:id="1251038241">
          <w:marLeft w:val="640"/>
          <w:marRight w:val="0"/>
          <w:marTop w:val="0"/>
          <w:marBottom w:val="0"/>
          <w:divBdr>
            <w:top w:val="none" w:sz="0" w:space="0" w:color="auto"/>
            <w:left w:val="none" w:sz="0" w:space="0" w:color="auto"/>
            <w:bottom w:val="none" w:sz="0" w:space="0" w:color="auto"/>
            <w:right w:val="none" w:sz="0" w:space="0" w:color="auto"/>
          </w:divBdr>
        </w:div>
        <w:div w:id="1263883040">
          <w:marLeft w:val="640"/>
          <w:marRight w:val="0"/>
          <w:marTop w:val="0"/>
          <w:marBottom w:val="0"/>
          <w:divBdr>
            <w:top w:val="none" w:sz="0" w:space="0" w:color="auto"/>
            <w:left w:val="none" w:sz="0" w:space="0" w:color="auto"/>
            <w:bottom w:val="none" w:sz="0" w:space="0" w:color="auto"/>
            <w:right w:val="none" w:sz="0" w:space="0" w:color="auto"/>
          </w:divBdr>
        </w:div>
        <w:div w:id="1307274365">
          <w:marLeft w:val="640"/>
          <w:marRight w:val="0"/>
          <w:marTop w:val="0"/>
          <w:marBottom w:val="0"/>
          <w:divBdr>
            <w:top w:val="none" w:sz="0" w:space="0" w:color="auto"/>
            <w:left w:val="none" w:sz="0" w:space="0" w:color="auto"/>
            <w:bottom w:val="none" w:sz="0" w:space="0" w:color="auto"/>
            <w:right w:val="none" w:sz="0" w:space="0" w:color="auto"/>
          </w:divBdr>
        </w:div>
        <w:div w:id="1308785481">
          <w:marLeft w:val="640"/>
          <w:marRight w:val="0"/>
          <w:marTop w:val="0"/>
          <w:marBottom w:val="0"/>
          <w:divBdr>
            <w:top w:val="none" w:sz="0" w:space="0" w:color="auto"/>
            <w:left w:val="none" w:sz="0" w:space="0" w:color="auto"/>
            <w:bottom w:val="none" w:sz="0" w:space="0" w:color="auto"/>
            <w:right w:val="none" w:sz="0" w:space="0" w:color="auto"/>
          </w:divBdr>
        </w:div>
        <w:div w:id="1447970064">
          <w:marLeft w:val="640"/>
          <w:marRight w:val="0"/>
          <w:marTop w:val="0"/>
          <w:marBottom w:val="0"/>
          <w:divBdr>
            <w:top w:val="none" w:sz="0" w:space="0" w:color="auto"/>
            <w:left w:val="none" w:sz="0" w:space="0" w:color="auto"/>
            <w:bottom w:val="none" w:sz="0" w:space="0" w:color="auto"/>
            <w:right w:val="none" w:sz="0" w:space="0" w:color="auto"/>
          </w:divBdr>
        </w:div>
        <w:div w:id="1479110555">
          <w:marLeft w:val="640"/>
          <w:marRight w:val="0"/>
          <w:marTop w:val="0"/>
          <w:marBottom w:val="0"/>
          <w:divBdr>
            <w:top w:val="none" w:sz="0" w:space="0" w:color="auto"/>
            <w:left w:val="none" w:sz="0" w:space="0" w:color="auto"/>
            <w:bottom w:val="none" w:sz="0" w:space="0" w:color="auto"/>
            <w:right w:val="none" w:sz="0" w:space="0" w:color="auto"/>
          </w:divBdr>
        </w:div>
        <w:div w:id="1660844687">
          <w:marLeft w:val="640"/>
          <w:marRight w:val="0"/>
          <w:marTop w:val="0"/>
          <w:marBottom w:val="0"/>
          <w:divBdr>
            <w:top w:val="none" w:sz="0" w:space="0" w:color="auto"/>
            <w:left w:val="none" w:sz="0" w:space="0" w:color="auto"/>
            <w:bottom w:val="none" w:sz="0" w:space="0" w:color="auto"/>
            <w:right w:val="none" w:sz="0" w:space="0" w:color="auto"/>
          </w:divBdr>
        </w:div>
        <w:div w:id="1831628994">
          <w:marLeft w:val="640"/>
          <w:marRight w:val="0"/>
          <w:marTop w:val="0"/>
          <w:marBottom w:val="0"/>
          <w:divBdr>
            <w:top w:val="none" w:sz="0" w:space="0" w:color="auto"/>
            <w:left w:val="none" w:sz="0" w:space="0" w:color="auto"/>
            <w:bottom w:val="none" w:sz="0" w:space="0" w:color="auto"/>
            <w:right w:val="none" w:sz="0" w:space="0" w:color="auto"/>
          </w:divBdr>
        </w:div>
        <w:div w:id="1842356121">
          <w:marLeft w:val="640"/>
          <w:marRight w:val="0"/>
          <w:marTop w:val="0"/>
          <w:marBottom w:val="0"/>
          <w:divBdr>
            <w:top w:val="none" w:sz="0" w:space="0" w:color="auto"/>
            <w:left w:val="none" w:sz="0" w:space="0" w:color="auto"/>
            <w:bottom w:val="none" w:sz="0" w:space="0" w:color="auto"/>
            <w:right w:val="none" w:sz="0" w:space="0" w:color="auto"/>
          </w:divBdr>
        </w:div>
        <w:div w:id="1854805218">
          <w:marLeft w:val="640"/>
          <w:marRight w:val="0"/>
          <w:marTop w:val="0"/>
          <w:marBottom w:val="0"/>
          <w:divBdr>
            <w:top w:val="none" w:sz="0" w:space="0" w:color="auto"/>
            <w:left w:val="none" w:sz="0" w:space="0" w:color="auto"/>
            <w:bottom w:val="none" w:sz="0" w:space="0" w:color="auto"/>
            <w:right w:val="none" w:sz="0" w:space="0" w:color="auto"/>
          </w:divBdr>
        </w:div>
        <w:div w:id="1856849017">
          <w:marLeft w:val="640"/>
          <w:marRight w:val="0"/>
          <w:marTop w:val="0"/>
          <w:marBottom w:val="0"/>
          <w:divBdr>
            <w:top w:val="none" w:sz="0" w:space="0" w:color="auto"/>
            <w:left w:val="none" w:sz="0" w:space="0" w:color="auto"/>
            <w:bottom w:val="none" w:sz="0" w:space="0" w:color="auto"/>
            <w:right w:val="none" w:sz="0" w:space="0" w:color="auto"/>
          </w:divBdr>
        </w:div>
        <w:div w:id="1946764130">
          <w:marLeft w:val="640"/>
          <w:marRight w:val="0"/>
          <w:marTop w:val="0"/>
          <w:marBottom w:val="0"/>
          <w:divBdr>
            <w:top w:val="none" w:sz="0" w:space="0" w:color="auto"/>
            <w:left w:val="none" w:sz="0" w:space="0" w:color="auto"/>
            <w:bottom w:val="none" w:sz="0" w:space="0" w:color="auto"/>
            <w:right w:val="none" w:sz="0" w:space="0" w:color="auto"/>
          </w:divBdr>
        </w:div>
        <w:div w:id="2000576188">
          <w:marLeft w:val="640"/>
          <w:marRight w:val="0"/>
          <w:marTop w:val="0"/>
          <w:marBottom w:val="0"/>
          <w:divBdr>
            <w:top w:val="none" w:sz="0" w:space="0" w:color="auto"/>
            <w:left w:val="none" w:sz="0" w:space="0" w:color="auto"/>
            <w:bottom w:val="none" w:sz="0" w:space="0" w:color="auto"/>
            <w:right w:val="none" w:sz="0" w:space="0" w:color="auto"/>
          </w:divBdr>
        </w:div>
        <w:div w:id="2098165498">
          <w:marLeft w:val="640"/>
          <w:marRight w:val="0"/>
          <w:marTop w:val="0"/>
          <w:marBottom w:val="0"/>
          <w:divBdr>
            <w:top w:val="none" w:sz="0" w:space="0" w:color="auto"/>
            <w:left w:val="none" w:sz="0" w:space="0" w:color="auto"/>
            <w:bottom w:val="none" w:sz="0" w:space="0" w:color="auto"/>
            <w:right w:val="none" w:sz="0" w:space="0" w:color="auto"/>
          </w:divBdr>
        </w:div>
      </w:divsChild>
    </w:div>
    <w:div w:id="80490015">
      <w:marLeft w:val="0"/>
      <w:marRight w:val="0"/>
      <w:marTop w:val="0"/>
      <w:marBottom w:val="0"/>
      <w:divBdr>
        <w:top w:val="none" w:sz="0" w:space="0" w:color="auto"/>
        <w:left w:val="none" w:sz="0" w:space="0" w:color="auto"/>
        <w:bottom w:val="none" w:sz="0" w:space="0" w:color="auto"/>
        <w:right w:val="none" w:sz="0" w:space="0" w:color="auto"/>
      </w:divBdr>
    </w:div>
    <w:div w:id="81143089">
      <w:bodyDiv w:val="1"/>
      <w:marLeft w:val="0"/>
      <w:marRight w:val="0"/>
      <w:marTop w:val="0"/>
      <w:marBottom w:val="0"/>
      <w:divBdr>
        <w:top w:val="none" w:sz="0" w:space="0" w:color="auto"/>
        <w:left w:val="none" w:sz="0" w:space="0" w:color="auto"/>
        <w:bottom w:val="none" w:sz="0" w:space="0" w:color="auto"/>
        <w:right w:val="none" w:sz="0" w:space="0" w:color="auto"/>
      </w:divBdr>
      <w:divsChild>
        <w:div w:id="66264845">
          <w:marLeft w:val="640"/>
          <w:marRight w:val="0"/>
          <w:marTop w:val="0"/>
          <w:marBottom w:val="0"/>
          <w:divBdr>
            <w:top w:val="none" w:sz="0" w:space="0" w:color="auto"/>
            <w:left w:val="none" w:sz="0" w:space="0" w:color="auto"/>
            <w:bottom w:val="none" w:sz="0" w:space="0" w:color="auto"/>
            <w:right w:val="none" w:sz="0" w:space="0" w:color="auto"/>
          </w:divBdr>
        </w:div>
        <w:div w:id="130296143">
          <w:marLeft w:val="640"/>
          <w:marRight w:val="0"/>
          <w:marTop w:val="0"/>
          <w:marBottom w:val="0"/>
          <w:divBdr>
            <w:top w:val="none" w:sz="0" w:space="0" w:color="auto"/>
            <w:left w:val="none" w:sz="0" w:space="0" w:color="auto"/>
            <w:bottom w:val="none" w:sz="0" w:space="0" w:color="auto"/>
            <w:right w:val="none" w:sz="0" w:space="0" w:color="auto"/>
          </w:divBdr>
        </w:div>
        <w:div w:id="131408857">
          <w:marLeft w:val="640"/>
          <w:marRight w:val="0"/>
          <w:marTop w:val="0"/>
          <w:marBottom w:val="0"/>
          <w:divBdr>
            <w:top w:val="none" w:sz="0" w:space="0" w:color="auto"/>
            <w:left w:val="none" w:sz="0" w:space="0" w:color="auto"/>
            <w:bottom w:val="none" w:sz="0" w:space="0" w:color="auto"/>
            <w:right w:val="none" w:sz="0" w:space="0" w:color="auto"/>
          </w:divBdr>
        </w:div>
        <w:div w:id="222494819">
          <w:marLeft w:val="640"/>
          <w:marRight w:val="0"/>
          <w:marTop w:val="0"/>
          <w:marBottom w:val="0"/>
          <w:divBdr>
            <w:top w:val="none" w:sz="0" w:space="0" w:color="auto"/>
            <w:left w:val="none" w:sz="0" w:space="0" w:color="auto"/>
            <w:bottom w:val="none" w:sz="0" w:space="0" w:color="auto"/>
            <w:right w:val="none" w:sz="0" w:space="0" w:color="auto"/>
          </w:divBdr>
        </w:div>
        <w:div w:id="263880594">
          <w:marLeft w:val="640"/>
          <w:marRight w:val="0"/>
          <w:marTop w:val="0"/>
          <w:marBottom w:val="0"/>
          <w:divBdr>
            <w:top w:val="none" w:sz="0" w:space="0" w:color="auto"/>
            <w:left w:val="none" w:sz="0" w:space="0" w:color="auto"/>
            <w:bottom w:val="none" w:sz="0" w:space="0" w:color="auto"/>
            <w:right w:val="none" w:sz="0" w:space="0" w:color="auto"/>
          </w:divBdr>
        </w:div>
        <w:div w:id="295843024">
          <w:marLeft w:val="640"/>
          <w:marRight w:val="0"/>
          <w:marTop w:val="0"/>
          <w:marBottom w:val="0"/>
          <w:divBdr>
            <w:top w:val="none" w:sz="0" w:space="0" w:color="auto"/>
            <w:left w:val="none" w:sz="0" w:space="0" w:color="auto"/>
            <w:bottom w:val="none" w:sz="0" w:space="0" w:color="auto"/>
            <w:right w:val="none" w:sz="0" w:space="0" w:color="auto"/>
          </w:divBdr>
        </w:div>
        <w:div w:id="307325889">
          <w:marLeft w:val="640"/>
          <w:marRight w:val="0"/>
          <w:marTop w:val="0"/>
          <w:marBottom w:val="0"/>
          <w:divBdr>
            <w:top w:val="none" w:sz="0" w:space="0" w:color="auto"/>
            <w:left w:val="none" w:sz="0" w:space="0" w:color="auto"/>
            <w:bottom w:val="none" w:sz="0" w:space="0" w:color="auto"/>
            <w:right w:val="none" w:sz="0" w:space="0" w:color="auto"/>
          </w:divBdr>
        </w:div>
        <w:div w:id="331031639">
          <w:marLeft w:val="640"/>
          <w:marRight w:val="0"/>
          <w:marTop w:val="0"/>
          <w:marBottom w:val="0"/>
          <w:divBdr>
            <w:top w:val="none" w:sz="0" w:space="0" w:color="auto"/>
            <w:left w:val="none" w:sz="0" w:space="0" w:color="auto"/>
            <w:bottom w:val="none" w:sz="0" w:space="0" w:color="auto"/>
            <w:right w:val="none" w:sz="0" w:space="0" w:color="auto"/>
          </w:divBdr>
        </w:div>
        <w:div w:id="415248061">
          <w:marLeft w:val="640"/>
          <w:marRight w:val="0"/>
          <w:marTop w:val="0"/>
          <w:marBottom w:val="0"/>
          <w:divBdr>
            <w:top w:val="none" w:sz="0" w:space="0" w:color="auto"/>
            <w:left w:val="none" w:sz="0" w:space="0" w:color="auto"/>
            <w:bottom w:val="none" w:sz="0" w:space="0" w:color="auto"/>
            <w:right w:val="none" w:sz="0" w:space="0" w:color="auto"/>
          </w:divBdr>
        </w:div>
        <w:div w:id="606474164">
          <w:marLeft w:val="640"/>
          <w:marRight w:val="0"/>
          <w:marTop w:val="0"/>
          <w:marBottom w:val="0"/>
          <w:divBdr>
            <w:top w:val="none" w:sz="0" w:space="0" w:color="auto"/>
            <w:left w:val="none" w:sz="0" w:space="0" w:color="auto"/>
            <w:bottom w:val="none" w:sz="0" w:space="0" w:color="auto"/>
            <w:right w:val="none" w:sz="0" w:space="0" w:color="auto"/>
          </w:divBdr>
        </w:div>
        <w:div w:id="616302867">
          <w:marLeft w:val="640"/>
          <w:marRight w:val="0"/>
          <w:marTop w:val="0"/>
          <w:marBottom w:val="0"/>
          <w:divBdr>
            <w:top w:val="none" w:sz="0" w:space="0" w:color="auto"/>
            <w:left w:val="none" w:sz="0" w:space="0" w:color="auto"/>
            <w:bottom w:val="none" w:sz="0" w:space="0" w:color="auto"/>
            <w:right w:val="none" w:sz="0" w:space="0" w:color="auto"/>
          </w:divBdr>
        </w:div>
        <w:div w:id="618874616">
          <w:marLeft w:val="640"/>
          <w:marRight w:val="0"/>
          <w:marTop w:val="0"/>
          <w:marBottom w:val="0"/>
          <w:divBdr>
            <w:top w:val="none" w:sz="0" w:space="0" w:color="auto"/>
            <w:left w:val="none" w:sz="0" w:space="0" w:color="auto"/>
            <w:bottom w:val="none" w:sz="0" w:space="0" w:color="auto"/>
            <w:right w:val="none" w:sz="0" w:space="0" w:color="auto"/>
          </w:divBdr>
        </w:div>
        <w:div w:id="649480688">
          <w:marLeft w:val="640"/>
          <w:marRight w:val="0"/>
          <w:marTop w:val="0"/>
          <w:marBottom w:val="0"/>
          <w:divBdr>
            <w:top w:val="none" w:sz="0" w:space="0" w:color="auto"/>
            <w:left w:val="none" w:sz="0" w:space="0" w:color="auto"/>
            <w:bottom w:val="none" w:sz="0" w:space="0" w:color="auto"/>
            <w:right w:val="none" w:sz="0" w:space="0" w:color="auto"/>
          </w:divBdr>
        </w:div>
        <w:div w:id="707487766">
          <w:marLeft w:val="640"/>
          <w:marRight w:val="0"/>
          <w:marTop w:val="0"/>
          <w:marBottom w:val="0"/>
          <w:divBdr>
            <w:top w:val="none" w:sz="0" w:space="0" w:color="auto"/>
            <w:left w:val="none" w:sz="0" w:space="0" w:color="auto"/>
            <w:bottom w:val="none" w:sz="0" w:space="0" w:color="auto"/>
            <w:right w:val="none" w:sz="0" w:space="0" w:color="auto"/>
          </w:divBdr>
        </w:div>
        <w:div w:id="736974418">
          <w:marLeft w:val="640"/>
          <w:marRight w:val="0"/>
          <w:marTop w:val="0"/>
          <w:marBottom w:val="0"/>
          <w:divBdr>
            <w:top w:val="none" w:sz="0" w:space="0" w:color="auto"/>
            <w:left w:val="none" w:sz="0" w:space="0" w:color="auto"/>
            <w:bottom w:val="none" w:sz="0" w:space="0" w:color="auto"/>
            <w:right w:val="none" w:sz="0" w:space="0" w:color="auto"/>
          </w:divBdr>
        </w:div>
        <w:div w:id="751124776">
          <w:marLeft w:val="640"/>
          <w:marRight w:val="0"/>
          <w:marTop w:val="0"/>
          <w:marBottom w:val="0"/>
          <w:divBdr>
            <w:top w:val="none" w:sz="0" w:space="0" w:color="auto"/>
            <w:left w:val="none" w:sz="0" w:space="0" w:color="auto"/>
            <w:bottom w:val="none" w:sz="0" w:space="0" w:color="auto"/>
            <w:right w:val="none" w:sz="0" w:space="0" w:color="auto"/>
          </w:divBdr>
        </w:div>
        <w:div w:id="771243759">
          <w:marLeft w:val="640"/>
          <w:marRight w:val="0"/>
          <w:marTop w:val="0"/>
          <w:marBottom w:val="0"/>
          <w:divBdr>
            <w:top w:val="none" w:sz="0" w:space="0" w:color="auto"/>
            <w:left w:val="none" w:sz="0" w:space="0" w:color="auto"/>
            <w:bottom w:val="none" w:sz="0" w:space="0" w:color="auto"/>
            <w:right w:val="none" w:sz="0" w:space="0" w:color="auto"/>
          </w:divBdr>
        </w:div>
        <w:div w:id="786048472">
          <w:marLeft w:val="640"/>
          <w:marRight w:val="0"/>
          <w:marTop w:val="0"/>
          <w:marBottom w:val="0"/>
          <w:divBdr>
            <w:top w:val="none" w:sz="0" w:space="0" w:color="auto"/>
            <w:left w:val="none" w:sz="0" w:space="0" w:color="auto"/>
            <w:bottom w:val="none" w:sz="0" w:space="0" w:color="auto"/>
            <w:right w:val="none" w:sz="0" w:space="0" w:color="auto"/>
          </w:divBdr>
        </w:div>
        <w:div w:id="837382016">
          <w:marLeft w:val="640"/>
          <w:marRight w:val="0"/>
          <w:marTop w:val="0"/>
          <w:marBottom w:val="0"/>
          <w:divBdr>
            <w:top w:val="none" w:sz="0" w:space="0" w:color="auto"/>
            <w:left w:val="none" w:sz="0" w:space="0" w:color="auto"/>
            <w:bottom w:val="none" w:sz="0" w:space="0" w:color="auto"/>
            <w:right w:val="none" w:sz="0" w:space="0" w:color="auto"/>
          </w:divBdr>
        </w:div>
        <w:div w:id="845093902">
          <w:marLeft w:val="640"/>
          <w:marRight w:val="0"/>
          <w:marTop w:val="0"/>
          <w:marBottom w:val="0"/>
          <w:divBdr>
            <w:top w:val="none" w:sz="0" w:space="0" w:color="auto"/>
            <w:left w:val="none" w:sz="0" w:space="0" w:color="auto"/>
            <w:bottom w:val="none" w:sz="0" w:space="0" w:color="auto"/>
            <w:right w:val="none" w:sz="0" w:space="0" w:color="auto"/>
          </w:divBdr>
        </w:div>
        <w:div w:id="877738630">
          <w:marLeft w:val="640"/>
          <w:marRight w:val="0"/>
          <w:marTop w:val="0"/>
          <w:marBottom w:val="0"/>
          <w:divBdr>
            <w:top w:val="none" w:sz="0" w:space="0" w:color="auto"/>
            <w:left w:val="none" w:sz="0" w:space="0" w:color="auto"/>
            <w:bottom w:val="none" w:sz="0" w:space="0" w:color="auto"/>
            <w:right w:val="none" w:sz="0" w:space="0" w:color="auto"/>
          </w:divBdr>
        </w:div>
        <w:div w:id="919631214">
          <w:marLeft w:val="640"/>
          <w:marRight w:val="0"/>
          <w:marTop w:val="0"/>
          <w:marBottom w:val="0"/>
          <w:divBdr>
            <w:top w:val="none" w:sz="0" w:space="0" w:color="auto"/>
            <w:left w:val="none" w:sz="0" w:space="0" w:color="auto"/>
            <w:bottom w:val="none" w:sz="0" w:space="0" w:color="auto"/>
            <w:right w:val="none" w:sz="0" w:space="0" w:color="auto"/>
          </w:divBdr>
        </w:div>
        <w:div w:id="1142119851">
          <w:marLeft w:val="640"/>
          <w:marRight w:val="0"/>
          <w:marTop w:val="0"/>
          <w:marBottom w:val="0"/>
          <w:divBdr>
            <w:top w:val="none" w:sz="0" w:space="0" w:color="auto"/>
            <w:left w:val="none" w:sz="0" w:space="0" w:color="auto"/>
            <w:bottom w:val="none" w:sz="0" w:space="0" w:color="auto"/>
            <w:right w:val="none" w:sz="0" w:space="0" w:color="auto"/>
          </w:divBdr>
        </w:div>
        <w:div w:id="1144736338">
          <w:marLeft w:val="640"/>
          <w:marRight w:val="0"/>
          <w:marTop w:val="0"/>
          <w:marBottom w:val="0"/>
          <w:divBdr>
            <w:top w:val="none" w:sz="0" w:space="0" w:color="auto"/>
            <w:left w:val="none" w:sz="0" w:space="0" w:color="auto"/>
            <w:bottom w:val="none" w:sz="0" w:space="0" w:color="auto"/>
            <w:right w:val="none" w:sz="0" w:space="0" w:color="auto"/>
          </w:divBdr>
        </w:div>
        <w:div w:id="1175073735">
          <w:marLeft w:val="640"/>
          <w:marRight w:val="0"/>
          <w:marTop w:val="0"/>
          <w:marBottom w:val="0"/>
          <w:divBdr>
            <w:top w:val="none" w:sz="0" w:space="0" w:color="auto"/>
            <w:left w:val="none" w:sz="0" w:space="0" w:color="auto"/>
            <w:bottom w:val="none" w:sz="0" w:space="0" w:color="auto"/>
            <w:right w:val="none" w:sz="0" w:space="0" w:color="auto"/>
          </w:divBdr>
        </w:div>
        <w:div w:id="1360204036">
          <w:marLeft w:val="640"/>
          <w:marRight w:val="0"/>
          <w:marTop w:val="0"/>
          <w:marBottom w:val="0"/>
          <w:divBdr>
            <w:top w:val="none" w:sz="0" w:space="0" w:color="auto"/>
            <w:left w:val="none" w:sz="0" w:space="0" w:color="auto"/>
            <w:bottom w:val="none" w:sz="0" w:space="0" w:color="auto"/>
            <w:right w:val="none" w:sz="0" w:space="0" w:color="auto"/>
          </w:divBdr>
        </w:div>
        <w:div w:id="1391922043">
          <w:marLeft w:val="640"/>
          <w:marRight w:val="0"/>
          <w:marTop w:val="0"/>
          <w:marBottom w:val="0"/>
          <w:divBdr>
            <w:top w:val="none" w:sz="0" w:space="0" w:color="auto"/>
            <w:left w:val="none" w:sz="0" w:space="0" w:color="auto"/>
            <w:bottom w:val="none" w:sz="0" w:space="0" w:color="auto"/>
            <w:right w:val="none" w:sz="0" w:space="0" w:color="auto"/>
          </w:divBdr>
        </w:div>
        <w:div w:id="1465658599">
          <w:marLeft w:val="640"/>
          <w:marRight w:val="0"/>
          <w:marTop w:val="0"/>
          <w:marBottom w:val="0"/>
          <w:divBdr>
            <w:top w:val="none" w:sz="0" w:space="0" w:color="auto"/>
            <w:left w:val="none" w:sz="0" w:space="0" w:color="auto"/>
            <w:bottom w:val="none" w:sz="0" w:space="0" w:color="auto"/>
            <w:right w:val="none" w:sz="0" w:space="0" w:color="auto"/>
          </w:divBdr>
        </w:div>
        <w:div w:id="1472595708">
          <w:marLeft w:val="640"/>
          <w:marRight w:val="0"/>
          <w:marTop w:val="0"/>
          <w:marBottom w:val="0"/>
          <w:divBdr>
            <w:top w:val="none" w:sz="0" w:space="0" w:color="auto"/>
            <w:left w:val="none" w:sz="0" w:space="0" w:color="auto"/>
            <w:bottom w:val="none" w:sz="0" w:space="0" w:color="auto"/>
            <w:right w:val="none" w:sz="0" w:space="0" w:color="auto"/>
          </w:divBdr>
        </w:div>
        <w:div w:id="1563105084">
          <w:marLeft w:val="640"/>
          <w:marRight w:val="0"/>
          <w:marTop w:val="0"/>
          <w:marBottom w:val="0"/>
          <w:divBdr>
            <w:top w:val="none" w:sz="0" w:space="0" w:color="auto"/>
            <w:left w:val="none" w:sz="0" w:space="0" w:color="auto"/>
            <w:bottom w:val="none" w:sz="0" w:space="0" w:color="auto"/>
            <w:right w:val="none" w:sz="0" w:space="0" w:color="auto"/>
          </w:divBdr>
        </w:div>
        <w:div w:id="1563254181">
          <w:marLeft w:val="640"/>
          <w:marRight w:val="0"/>
          <w:marTop w:val="0"/>
          <w:marBottom w:val="0"/>
          <w:divBdr>
            <w:top w:val="none" w:sz="0" w:space="0" w:color="auto"/>
            <w:left w:val="none" w:sz="0" w:space="0" w:color="auto"/>
            <w:bottom w:val="none" w:sz="0" w:space="0" w:color="auto"/>
            <w:right w:val="none" w:sz="0" w:space="0" w:color="auto"/>
          </w:divBdr>
        </w:div>
        <w:div w:id="1571690240">
          <w:marLeft w:val="640"/>
          <w:marRight w:val="0"/>
          <w:marTop w:val="0"/>
          <w:marBottom w:val="0"/>
          <w:divBdr>
            <w:top w:val="none" w:sz="0" w:space="0" w:color="auto"/>
            <w:left w:val="none" w:sz="0" w:space="0" w:color="auto"/>
            <w:bottom w:val="none" w:sz="0" w:space="0" w:color="auto"/>
            <w:right w:val="none" w:sz="0" w:space="0" w:color="auto"/>
          </w:divBdr>
        </w:div>
        <w:div w:id="1628387074">
          <w:marLeft w:val="640"/>
          <w:marRight w:val="0"/>
          <w:marTop w:val="0"/>
          <w:marBottom w:val="0"/>
          <w:divBdr>
            <w:top w:val="none" w:sz="0" w:space="0" w:color="auto"/>
            <w:left w:val="none" w:sz="0" w:space="0" w:color="auto"/>
            <w:bottom w:val="none" w:sz="0" w:space="0" w:color="auto"/>
            <w:right w:val="none" w:sz="0" w:space="0" w:color="auto"/>
          </w:divBdr>
        </w:div>
        <w:div w:id="1676882918">
          <w:marLeft w:val="640"/>
          <w:marRight w:val="0"/>
          <w:marTop w:val="0"/>
          <w:marBottom w:val="0"/>
          <w:divBdr>
            <w:top w:val="none" w:sz="0" w:space="0" w:color="auto"/>
            <w:left w:val="none" w:sz="0" w:space="0" w:color="auto"/>
            <w:bottom w:val="none" w:sz="0" w:space="0" w:color="auto"/>
            <w:right w:val="none" w:sz="0" w:space="0" w:color="auto"/>
          </w:divBdr>
        </w:div>
        <w:div w:id="1706910051">
          <w:marLeft w:val="640"/>
          <w:marRight w:val="0"/>
          <w:marTop w:val="0"/>
          <w:marBottom w:val="0"/>
          <w:divBdr>
            <w:top w:val="none" w:sz="0" w:space="0" w:color="auto"/>
            <w:left w:val="none" w:sz="0" w:space="0" w:color="auto"/>
            <w:bottom w:val="none" w:sz="0" w:space="0" w:color="auto"/>
            <w:right w:val="none" w:sz="0" w:space="0" w:color="auto"/>
          </w:divBdr>
        </w:div>
        <w:div w:id="1741631723">
          <w:marLeft w:val="640"/>
          <w:marRight w:val="0"/>
          <w:marTop w:val="0"/>
          <w:marBottom w:val="0"/>
          <w:divBdr>
            <w:top w:val="none" w:sz="0" w:space="0" w:color="auto"/>
            <w:left w:val="none" w:sz="0" w:space="0" w:color="auto"/>
            <w:bottom w:val="none" w:sz="0" w:space="0" w:color="auto"/>
            <w:right w:val="none" w:sz="0" w:space="0" w:color="auto"/>
          </w:divBdr>
        </w:div>
        <w:div w:id="1744522388">
          <w:marLeft w:val="640"/>
          <w:marRight w:val="0"/>
          <w:marTop w:val="0"/>
          <w:marBottom w:val="0"/>
          <w:divBdr>
            <w:top w:val="none" w:sz="0" w:space="0" w:color="auto"/>
            <w:left w:val="none" w:sz="0" w:space="0" w:color="auto"/>
            <w:bottom w:val="none" w:sz="0" w:space="0" w:color="auto"/>
            <w:right w:val="none" w:sz="0" w:space="0" w:color="auto"/>
          </w:divBdr>
        </w:div>
        <w:div w:id="1949119360">
          <w:marLeft w:val="640"/>
          <w:marRight w:val="0"/>
          <w:marTop w:val="0"/>
          <w:marBottom w:val="0"/>
          <w:divBdr>
            <w:top w:val="none" w:sz="0" w:space="0" w:color="auto"/>
            <w:left w:val="none" w:sz="0" w:space="0" w:color="auto"/>
            <w:bottom w:val="none" w:sz="0" w:space="0" w:color="auto"/>
            <w:right w:val="none" w:sz="0" w:space="0" w:color="auto"/>
          </w:divBdr>
        </w:div>
        <w:div w:id="2015643308">
          <w:marLeft w:val="640"/>
          <w:marRight w:val="0"/>
          <w:marTop w:val="0"/>
          <w:marBottom w:val="0"/>
          <w:divBdr>
            <w:top w:val="none" w:sz="0" w:space="0" w:color="auto"/>
            <w:left w:val="none" w:sz="0" w:space="0" w:color="auto"/>
            <w:bottom w:val="none" w:sz="0" w:space="0" w:color="auto"/>
            <w:right w:val="none" w:sz="0" w:space="0" w:color="auto"/>
          </w:divBdr>
        </w:div>
        <w:div w:id="2109884965">
          <w:marLeft w:val="640"/>
          <w:marRight w:val="0"/>
          <w:marTop w:val="0"/>
          <w:marBottom w:val="0"/>
          <w:divBdr>
            <w:top w:val="none" w:sz="0" w:space="0" w:color="auto"/>
            <w:left w:val="none" w:sz="0" w:space="0" w:color="auto"/>
            <w:bottom w:val="none" w:sz="0" w:space="0" w:color="auto"/>
            <w:right w:val="none" w:sz="0" w:space="0" w:color="auto"/>
          </w:divBdr>
        </w:div>
      </w:divsChild>
    </w:div>
    <w:div w:id="82533256">
      <w:bodyDiv w:val="1"/>
      <w:marLeft w:val="0"/>
      <w:marRight w:val="0"/>
      <w:marTop w:val="0"/>
      <w:marBottom w:val="0"/>
      <w:divBdr>
        <w:top w:val="none" w:sz="0" w:space="0" w:color="auto"/>
        <w:left w:val="none" w:sz="0" w:space="0" w:color="auto"/>
        <w:bottom w:val="none" w:sz="0" w:space="0" w:color="auto"/>
        <w:right w:val="none" w:sz="0" w:space="0" w:color="auto"/>
      </w:divBdr>
      <w:divsChild>
        <w:div w:id="601495355">
          <w:marLeft w:val="640"/>
          <w:marRight w:val="0"/>
          <w:marTop w:val="0"/>
          <w:marBottom w:val="0"/>
          <w:divBdr>
            <w:top w:val="none" w:sz="0" w:space="0" w:color="auto"/>
            <w:left w:val="none" w:sz="0" w:space="0" w:color="auto"/>
            <w:bottom w:val="none" w:sz="0" w:space="0" w:color="auto"/>
            <w:right w:val="none" w:sz="0" w:space="0" w:color="auto"/>
          </w:divBdr>
        </w:div>
        <w:div w:id="385569637">
          <w:marLeft w:val="640"/>
          <w:marRight w:val="0"/>
          <w:marTop w:val="0"/>
          <w:marBottom w:val="0"/>
          <w:divBdr>
            <w:top w:val="none" w:sz="0" w:space="0" w:color="auto"/>
            <w:left w:val="none" w:sz="0" w:space="0" w:color="auto"/>
            <w:bottom w:val="none" w:sz="0" w:space="0" w:color="auto"/>
            <w:right w:val="none" w:sz="0" w:space="0" w:color="auto"/>
          </w:divBdr>
        </w:div>
        <w:div w:id="2073890036">
          <w:marLeft w:val="640"/>
          <w:marRight w:val="0"/>
          <w:marTop w:val="0"/>
          <w:marBottom w:val="0"/>
          <w:divBdr>
            <w:top w:val="none" w:sz="0" w:space="0" w:color="auto"/>
            <w:left w:val="none" w:sz="0" w:space="0" w:color="auto"/>
            <w:bottom w:val="none" w:sz="0" w:space="0" w:color="auto"/>
            <w:right w:val="none" w:sz="0" w:space="0" w:color="auto"/>
          </w:divBdr>
        </w:div>
        <w:div w:id="1507360323">
          <w:marLeft w:val="640"/>
          <w:marRight w:val="0"/>
          <w:marTop w:val="0"/>
          <w:marBottom w:val="0"/>
          <w:divBdr>
            <w:top w:val="none" w:sz="0" w:space="0" w:color="auto"/>
            <w:left w:val="none" w:sz="0" w:space="0" w:color="auto"/>
            <w:bottom w:val="none" w:sz="0" w:space="0" w:color="auto"/>
            <w:right w:val="none" w:sz="0" w:space="0" w:color="auto"/>
          </w:divBdr>
        </w:div>
        <w:div w:id="1285112423">
          <w:marLeft w:val="640"/>
          <w:marRight w:val="0"/>
          <w:marTop w:val="0"/>
          <w:marBottom w:val="0"/>
          <w:divBdr>
            <w:top w:val="none" w:sz="0" w:space="0" w:color="auto"/>
            <w:left w:val="none" w:sz="0" w:space="0" w:color="auto"/>
            <w:bottom w:val="none" w:sz="0" w:space="0" w:color="auto"/>
            <w:right w:val="none" w:sz="0" w:space="0" w:color="auto"/>
          </w:divBdr>
        </w:div>
        <w:div w:id="462816836">
          <w:marLeft w:val="640"/>
          <w:marRight w:val="0"/>
          <w:marTop w:val="0"/>
          <w:marBottom w:val="0"/>
          <w:divBdr>
            <w:top w:val="none" w:sz="0" w:space="0" w:color="auto"/>
            <w:left w:val="none" w:sz="0" w:space="0" w:color="auto"/>
            <w:bottom w:val="none" w:sz="0" w:space="0" w:color="auto"/>
            <w:right w:val="none" w:sz="0" w:space="0" w:color="auto"/>
          </w:divBdr>
        </w:div>
        <w:div w:id="1591891834">
          <w:marLeft w:val="640"/>
          <w:marRight w:val="0"/>
          <w:marTop w:val="0"/>
          <w:marBottom w:val="0"/>
          <w:divBdr>
            <w:top w:val="none" w:sz="0" w:space="0" w:color="auto"/>
            <w:left w:val="none" w:sz="0" w:space="0" w:color="auto"/>
            <w:bottom w:val="none" w:sz="0" w:space="0" w:color="auto"/>
            <w:right w:val="none" w:sz="0" w:space="0" w:color="auto"/>
          </w:divBdr>
        </w:div>
        <w:div w:id="346178844">
          <w:marLeft w:val="640"/>
          <w:marRight w:val="0"/>
          <w:marTop w:val="0"/>
          <w:marBottom w:val="0"/>
          <w:divBdr>
            <w:top w:val="none" w:sz="0" w:space="0" w:color="auto"/>
            <w:left w:val="none" w:sz="0" w:space="0" w:color="auto"/>
            <w:bottom w:val="none" w:sz="0" w:space="0" w:color="auto"/>
            <w:right w:val="none" w:sz="0" w:space="0" w:color="auto"/>
          </w:divBdr>
        </w:div>
        <w:div w:id="500393872">
          <w:marLeft w:val="640"/>
          <w:marRight w:val="0"/>
          <w:marTop w:val="0"/>
          <w:marBottom w:val="0"/>
          <w:divBdr>
            <w:top w:val="none" w:sz="0" w:space="0" w:color="auto"/>
            <w:left w:val="none" w:sz="0" w:space="0" w:color="auto"/>
            <w:bottom w:val="none" w:sz="0" w:space="0" w:color="auto"/>
            <w:right w:val="none" w:sz="0" w:space="0" w:color="auto"/>
          </w:divBdr>
        </w:div>
        <w:div w:id="1869298350">
          <w:marLeft w:val="640"/>
          <w:marRight w:val="0"/>
          <w:marTop w:val="0"/>
          <w:marBottom w:val="0"/>
          <w:divBdr>
            <w:top w:val="none" w:sz="0" w:space="0" w:color="auto"/>
            <w:left w:val="none" w:sz="0" w:space="0" w:color="auto"/>
            <w:bottom w:val="none" w:sz="0" w:space="0" w:color="auto"/>
            <w:right w:val="none" w:sz="0" w:space="0" w:color="auto"/>
          </w:divBdr>
        </w:div>
        <w:div w:id="2131195655">
          <w:marLeft w:val="640"/>
          <w:marRight w:val="0"/>
          <w:marTop w:val="0"/>
          <w:marBottom w:val="0"/>
          <w:divBdr>
            <w:top w:val="none" w:sz="0" w:space="0" w:color="auto"/>
            <w:left w:val="none" w:sz="0" w:space="0" w:color="auto"/>
            <w:bottom w:val="none" w:sz="0" w:space="0" w:color="auto"/>
            <w:right w:val="none" w:sz="0" w:space="0" w:color="auto"/>
          </w:divBdr>
        </w:div>
        <w:div w:id="1831170117">
          <w:marLeft w:val="640"/>
          <w:marRight w:val="0"/>
          <w:marTop w:val="0"/>
          <w:marBottom w:val="0"/>
          <w:divBdr>
            <w:top w:val="none" w:sz="0" w:space="0" w:color="auto"/>
            <w:left w:val="none" w:sz="0" w:space="0" w:color="auto"/>
            <w:bottom w:val="none" w:sz="0" w:space="0" w:color="auto"/>
            <w:right w:val="none" w:sz="0" w:space="0" w:color="auto"/>
          </w:divBdr>
        </w:div>
        <w:div w:id="1537236436">
          <w:marLeft w:val="640"/>
          <w:marRight w:val="0"/>
          <w:marTop w:val="0"/>
          <w:marBottom w:val="0"/>
          <w:divBdr>
            <w:top w:val="none" w:sz="0" w:space="0" w:color="auto"/>
            <w:left w:val="none" w:sz="0" w:space="0" w:color="auto"/>
            <w:bottom w:val="none" w:sz="0" w:space="0" w:color="auto"/>
            <w:right w:val="none" w:sz="0" w:space="0" w:color="auto"/>
          </w:divBdr>
        </w:div>
        <w:div w:id="1961065308">
          <w:marLeft w:val="640"/>
          <w:marRight w:val="0"/>
          <w:marTop w:val="0"/>
          <w:marBottom w:val="0"/>
          <w:divBdr>
            <w:top w:val="none" w:sz="0" w:space="0" w:color="auto"/>
            <w:left w:val="none" w:sz="0" w:space="0" w:color="auto"/>
            <w:bottom w:val="none" w:sz="0" w:space="0" w:color="auto"/>
            <w:right w:val="none" w:sz="0" w:space="0" w:color="auto"/>
          </w:divBdr>
        </w:div>
        <w:div w:id="252399748">
          <w:marLeft w:val="640"/>
          <w:marRight w:val="0"/>
          <w:marTop w:val="0"/>
          <w:marBottom w:val="0"/>
          <w:divBdr>
            <w:top w:val="none" w:sz="0" w:space="0" w:color="auto"/>
            <w:left w:val="none" w:sz="0" w:space="0" w:color="auto"/>
            <w:bottom w:val="none" w:sz="0" w:space="0" w:color="auto"/>
            <w:right w:val="none" w:sz="0" w:space="0" w:color="auto"/>
          </w:divBdr>
        </w:div>
        <w:div w:id="1393848770">
          <w:marLeft w:val="640"/>
          <w:marRight w:val="0"/>
          <w:marTop w:val="0"/>
          <w:marBottom w:val="0"/>
          <w:divBdr>
            <w:top w:val="none" w:sz="0" w:space="0" w:color="auto"/>
            <w:left w:val="none" w:sz="0" w:space="0" w:color="auto"/>
            <w:bottom w:val="none" w:sz="0" w:space="0" w:color="auto"/>
            <w:right w:val="none" w:sz="0" w:space="0" w:color="auto"/>
          </w:divBdr>
        </w:div>
        <w:div w:id="2077123151">
          <w:marLeft w:val="640"/>
          <w:marRight w:val="0"/>
          <w:marTop w:val="0"/>
          <w:marBottom w:val="0"/>
          <w:divBdr>
            <w:top w:val="none" w:sz="0" w:space="0" w:color="auto"/>
            <w:left w:val="none" w:sz="0" w:space="0" w:color="auto"/>
            <w:bottom w:val="none" w:sz="0" w:space="0" w:color="auto"/>
            <w:right w:val="none" w:sz="0" w:space="0" w:color="auto"/>
          </w:divBdr>
        </w:div>
        <w:div w:id="2071270334">
          <w:marLeft w:val="640"/>
          <w:marRight w:val="0"/>
          <w:marTop w:val="0"/>
          <w:marBottom w:val="0"/>
          <w:divBdr>
            <w:top w:val="none" w:sz="0" w:space="0" w:color="auto"/>
            <w:left w:val="none" w:sz="0" w:space="0" w:color="auto"/>
            <w:bottom w:val="none" w:sz="0" w:space="0" w:color="auto"/>
            <w:right w:val="none" w:sz="0" w:space="0" w:color="auto"/>
          </w:divBdr>
        </w:div>
        <w:div w:id="173612356">
          <w:marLeft w:val="640"/>
          <w:marRight w:val="0"/>
          <w:marTop w:val="0"/>
          <w:marBottom w:val="0"/>
          <w:divBdr>
            <w:top w:val="none" w:sz="0" w:space="0" w:color="auto"/>
            <w:left w:val="none" w:sz="0" w:space="0" w:color="auto"/>
            <w:bottom w:val="none" w:sz="0" w:space="0" w:color="auto"/>
            <w:right w:val="none" w:sz="0" w:space="0" w:color="auto"/>
          </w:divBdr>
        </w:div>
        <w:div w:id="1420444765">
          <w:marLeft w:val="640"/>
          <w:marRight w:val="0"/>
          <w:marTop w:val="0"/>
          <w:marBottom w:val="0"/>
          <w:divBdr>
            <w:top w:val="none" w:sz="0" w:space="0" w:color="auto"/>
            <w:left w:val="none" w:sz="0" w:space="0" w:color="auto"/>
            <w:bottom w:val="none" w:sz="0" w:space="0" w:color="auto"/>
            <w:right w:val="none" w:sz="0" w:space="0" w:color="auto"/>
          </w:divBdr>
        </w:div>
        <w:div w:id="1456946534">
          <w:marLeft w:val="640"/>
          <w:marRight w:val="0"/>
          <w:marTop w:val="0"/>
          <w:marBottom w:val="0"/>
          <w:divBdr>
            <w:top w:val="none" w:sz="0" w:space="0" w:color="auto"/>
            <w:left w:val="none" w:sz="0" w:space="0" w:color="auto"/>
            <w:bottom w:val="none" w:sz="0" w:space="0" w:color="auto"/>
            <w:right w:val="none" w:sz="0" w:space="0" w:color="auto"/>
          </w:divBdr>
        </w:div>
        <w:div w:id="1226144474">
          <w:marLeft w:val="640"/>
          <w:marRight w:val="0"/>
          <w:marTop w:val="0"/>
          <w:marBottom w:val="0"/>
          <w:divBdr>
            <w:top w:val="none" w:sz="0" w:space="0" w:color="auto"/>
            <w:left w:val="none" w:sz="0" w:space="0" w:color="auto"/>
            <w:bottom w:val="none" w:sz="0" w:space="0" w:color="auto"/>
            <w:right w:val="none" w:sz="0" w:space="0" w:color="auto"/>
          </w:divBdr>
        </w:div>
        <w:div w:id="2025160016">
          <w:marLeft w:val="640"/>
          <w:marRight w:val="0"/>
          <w:marTop w:val="0"/>
          <w:marBottom w:val="0"/>
          <w:divBdr>
            <w:top w:val="none" w:sz="0" w:space="0" w:color="auto"/>
            <w:left w:val="none" w:sz="0" w:space="0" w:color="auto"/>
            <w:bottom w:val="none" w:sz="0" w:space="0" w:color="auto"/>
            <w:right w:val="none" w:sz="0" w:space="0" w:color="auto"/>
          </w:divBdr>
        </w:div>
        <w:div w:id="1862164351">
          <w:marLeft w:val="640"/>
          <w:marRight w:val="0"/>
          <w:marTop w:val="0"/>
          <w:marBottom w:val="0"/>
          <w:divBdr>
            <w:top w:val="none" w:sz="0" w:space="0" w:color="auto"/>
            <w:left w:val="none" w:sz="0" w:space="0" w:color="auto"/>
            <w:bottom w:val="none" w:sz="0" w:space="0" w:color="auto"/>
            <w:right w:val="none" w:sz="0" w:space="0" w:color="auto"/>
          </w:divBdr>
        </w:div>
        <w:div w:id="316153703">
          <w:marLeft w:val="640"/>
          <w:marRight w:val="0"/>
          <w:marTop w:val="0"/>
          <w:marBottom w:val="0"/>
          <w:divBdr>
            <w:top w:val="none" w:sz="0" w:space="0" w:color="auto"/>
            <w:left w:val="none" w:sz="0" w:space="0" w:color="auto"/>
            <w:bottom w:val="none" w:sz="0" w:space="0" w:color="auto"/>
            <w:right w:val="none" w:sz="0" w:space="0" w:color="auto"/>
          </w:divBdr>
        </w:div>
        <w:div w:id="666597407">
          <w:marLeft w:val="640"/>
          <w:marRight w:val="0"/>
          <w:marTop w:val="0"/>
          <w:marBottom w:val="0"/>
          <w:divBdr>
            <w:top w:val="none" w:sz="0" w:space="0" w:color="auto"/>
            <w:left w:val="none" w:sz="0" w:space="0" w:color="auto"/>
            <w:bottom w:val="none" w:sz="0" w:space="0" w:color="auto"/>
            <w:right w:val="none" w:sz="0" w:space="0" w:color="auto"/>
          </w:divBdr>
        </w:div>
        <w:div w:id="914244864">
          <w:marLeft w:val="640"/>
          <w:marRight w:val="0"/>
          <w:marTop w:val="0"/>
          <w:marBottom w:val="0"/>
          <w:divBdr>
            <w:top w:val="none" w:sz="0" w:space="0" w:color="auto"/>
            <w:left w:val="none" w:sz="0" w:space="0" w:color="auto"/>
            <w:bottom w:val="none" w:sz="0" w:space="0" w:color="auto"/>
            <w:right w:val="none" w:sz="0" w:space="0" w:color="auto"/>
          </w:divBdr>
        </w:div>
        <w:div w:id="846363776">
          <w:marLeft w:val="640"/>
          <w:marRight w:val="0"/>
          <w:marTop w:val="0"/>
          <w:marBottom w:val="0"/>
          <w:divBdr>
            <w:top w:val="none" w:sz="0" w:space="0" w:color="auto"/>
            <w:left w:val="none" w:sz="0" w:space="0" w:color="auto"/>
            <w:bottom w:val="none" w:sz="0" w:space="0" w:color="auto"/>
            <w:right w:val="none" w:sz="0" w:space="0" w:color="auto"/>
          </w:divBdr>
        </w:div>
        <w:div w:id="1978486418">
          <w:marLeft w:val="640"/>
          <w:marRight w:val="0"/>
          <w:marTop w:val="0"/>
          <w:marBottom w:val="0"/>
          <w:divBdr>
            <w:top w:val="none" w:sz="0" w:space="0" w:color="auto"/>
            <w:left w:val="none" w:sz="0" w:space="0" w:color="auto"/>
            <w:bottom w:val="none" w:sz="0" w:space="0" w:color="auto"/>
            <w:right w:val="none" w:sz="0" w:space="0" w:color="auto"/>
          </w:divBdr>
        </w:div>
        <w:div w:id="1450901823">
          <w:marLeft w:val="640"/>
          <w:marRight w:val="0"/>
          <w:marTop w:val="0"/>
          <w:marBottom w:val="0"/>
          <w:divBdr>
            <w:top w:val="none" w:sz="0" w:space="0" w:color="auto"/>
            <w:left w:val="none" w:sz="0" w:space="0" w:color="auto"/>
            <w:bottom w:val="none" w:sz="0" w:space="0" w:color="auto"/>
            <w:right w:val="none" w:sz="0" w:space="0" w:color="auto"/>
          </w:divBdr>
        </w:div>
        <w:div w:id="603804582">
          <w:marLeft w:val="640"/>
          <w:marRight w:val="0"/>
          <w:marTop w:val="0"/>
          <w:marBottom w:val="0"/>
          <w:divBdr>
            <w:top w:val="none" w:sz="0" w:space="0" w:color="auto"/>
            <w:left w:val="none" w:sz="0" w:space="0" w:color="auto"/>
            <w:bottom w:val="none" w:sz="0" w:space="0" w:color="auto"/>
            <w:right w:val="none" w:sz="0" w:space="0" w:color="auto"/>
          </w:divBdr>
        </w:div>
        <w:div w:id="184444739">
          <w:marLeft w:val="640"/>
          <w:marRight w:val="0"/>
          <w:marTop w:val="0"/>
          <w:marBottom w:val="0"/>
          <w:divBdr>
            <w:top w:val="none" w:sz="0" w:space="0" w:color="auto"/>
            <w:left w:val="none" w:sz="0" w:space="0" w:color="auto"/>
            <w:bottom w:val="none" w:sz="0" w:space="0" w:color="auto"/>
            <w:right w:val="none" w:sz="0" w:space="0" w:color="auto"/>
          </w:divBdr>
        </w:div>
        <w:div w:id="589002909">
          <w:marLeft w:val="640"/>
          <w:marRight w:val="0"/>
          <w:marTop w:val="0"/>
          <w:marBottom w:val="0"/>
          <w:divBdr>
            <w:top w:val="none" w:sz="0" w:space="0" w:color="auto"/>
            <w:left w:val="none" w:sz="0" w:space="0" w:color="auto"/>
            <w:bottom w:val="none" w:sz="0" w:space="0" w:color="auto"/>
            <w:right w:val="none" w:sz="0" w:space="0" w:color="auto"/>
          </w:divBdr>
        </w:div>
        <w:div w:id="660351419">
          <w:marLeft w:val="640"/>
          <w:marRight w:val="0"/>
          <w:marTop w:val="0"/>
          <w:marBottom w:val="0"/>
          <w:divBdr>
            <w:top w:val="none" w:sz="0" w:space="0" w:color="auto"/>
            <w:left w:val="none" w:sz="0" w:space="0" w:color="auto"/>
            <w:bottom w:val="none" w:sz="0" w:space="0" w:color="auto"/>
            <w:right w:val="none" w:sz="0" w:space="0" w:color="auto"/>
          </w:divBdr>
        </w:div>
        <w:div w:id="1462764598">
          <w:marLeft w:val="640"/>
          <w:marRight w:val="0"/>
          <w:marTop w:val="0"/>
          <w:marBottom w:val="0"/>
          <w:divBdr>
            <w:top w:val="none" w:sz="0" w:space="0" w:color="auto"/>
            <w:left w:val="none" w:sz="0" w:space="0" w:color="auto"/>
            <w:bottom w:val="none" w:sz="0" w:space="0" w:color="auto"/>
            <w:right w:val="none" w:sz="0" w:space="0" w:color="auto"/>
          </w:divBdr>
        </w:div>
        <w:div w:id="1785492995">
          <w:marLeft w:val="640"/>
          <w:marRight w:val="0"/>
          <w:marTop w:val="0"/>
          <w:marBottom w:val="0"/>
          <w:divBdr>
            <w:top w:val="none" w:sz="0" w:space="0" w:color="auto"/>
            <w:left w:val="none" w:sz="0" w:space="0" w:color="auto"/>
            <w:bottom w:val="none" w:sz="0" w:space="0" w:color="auto"/>
            <w:right w:val="none" w:sz="0" w:space="0" w:color="auto"/>
          </w:divBdr>
        </w:div>
        <w:div w:id="1167403859">
          <w:marLeft w:val="640"/>
          <w:marRight w:val="0"/>
          <w:marTop w:val="0"/>
          <w:marBottom w:val="0"/>
          <w:divBdr>
            <w:top w:val="none" w:sz="0" w:space="0" w:color="auto"/>
            <w:left w:val="none" w:sz="0" w:space="0" w:color="auto"/>
            <w:bottom w:val="none" w:sz="0" w:space="0" w:color="auto"/>
            <w:right w:val="none" w:sz="0" w:space="0" w:color="auto"/>
          </w:divBdr>
        </w:div>
        <w:div w:id="1568884572">
          <w:marLeft w:val="640"/>
          <w:marRight w:val="0"/>
          <w:marTop w:val="0"/>
          <w:marBottom w:val="0"/>
          <w:divBdr>
            <w:top w:val="none" w:sz="0" w:space="0" w:color="auto"/>
            <w:left w:val="none" w:sz="0" w:space="0" w:color="auto"/>
            <w:bottom w:val="none" w:sz="0" w:space="0" w:color="auto"/>
            <w:right w:val="none" w:sz="0" w:space="0" w:color="auto"/>
          </w:divBdr>
        </w:div>
        <w:div w:id="1141578159">
          <w:marLeft w:val="640"/>
          <w:marRight w:val="0"/>
          <w:marTop w:val="0"/>
          <w:marBottom w:val="0"/>
          <w:divBdr>
            <w:top w:val="none" w:sz="0" w:space="0" w:color="auto"/>
            <w:left w:val="none" w:sz="0" w:space="0" w:color="auto"/>
            <w:bottom w:val="none" w:sz="0" w:space="0" w:color="auto"/>
            <w:right w:val="none" w:sz="0" w:space="0" w:color="auto"/>
          </w:divBdr>
        </w:div>
        <w:div w:id="1681545072">
          <w:marLeft w:val="640"/>
          <w:marRight w:val="0"/>
          <w:marTop w:val="0"/>
          <w:marBottom w:val="0"/>
          <w:divBdr>
            <w:top w:val="none" w:sz="0" w:space="0" w:color="auto"/>
            <w:left w:val="none" w:sz="0" w:space="0" w:color="auto"/>
            <w:bottom w:val="none" w:sz="0" w:space="0" w:color="auto"/>
            <w:right w:val="none" w:sz="0" w:space="0" w:color="auto"/>
          </w:divBdr>
        </w:div>
        <w:div w:id="288047730">
          <w:marLeft w:val="640"/>
          <w:marRight w:val="0"/>
          <w:marTop w:val="0"/>
          <w:marBottom w:val="0"/>
          <w:divBdr>
            <w:top w:val="none" w:sz="0" w:space="0" w:color="auto"/>
            <w:left w:val="none" w:sz="0" w:space="0" w:color="auto"/>
            <w:bottom w:val="none" w:sz="0" w:space="0" w:color="auto"/>
            <w:right w:val="none" w:sz="0" w:space="0" w:color="auto"/>
          </w:divBdr>
        </w:div>
        <w:div w:id="99418406">
          <w:marLeft w:val="640"/>
          <w:marRight w:val="0"/>
          <w:marTop w:val="0"/>
          <w:marBottom w:val="0"/>
          <w:divBdr>
            <w:top w:val="none" w:sz="0" w:space="0" w:color="auto"/>
            <w:left w:val="none" w:sz="0" w:space="0" w:color="auto"/>
            <w:bottom w:val="none" w:sz="0" w:space="0" w:color="auto"/>
            <w:right w:val="none" w:sz="0" w:space="0" w:color="auto"/>
          </w:divBdr>
        </w:div>
        <w:div w:id="1263494666">
          <w:marLeft w:val="640"/>
          <w:marRight w:val="0"/>
          <w:marTop w:val="0"/>
          <w:marBottom w:val="0"/>
          <w:divBdr>
            <w:top w:val="none" w:sz="0" w:space="0" w:color="auto"/>
            <w:left w:val="none" w:sz="0" w:space="0" w:color="auto"/>
            <w:bottom w:val="none" w:sz="0" w:space="0" w:color="auto"/>
            <w:right w:val="none" w:sz="0" w:space="0" w:color="auto"/>
          </w:divBdr>
        </w:div>
        <w:div w:id="1555458542">
          <w:marLeft w:val="640"/>
          <w:marRight w:val="0"/>
          <w:marTop w:val="0"/>
          <w:marBottom w:val="0"/>
          <w:divBdr>
            <w:top w:val="none" w:sz="0" w:space="0" w:color="auto"/>
            <w:left w:val="none" w:sz="0" w:space="0" w:color="auto"/>
            <w:bottom w:val="none" w:sz="0" w:space="0" w:color="auto"/>
            <w:right w:val="none" w:sz="0" w:space="0" w:color="auto"/>
          </w:divBdr>
        </w:div>
        <w:div w:id="1471746508">
          <w:marLeft w:val="640"/>
          <w:marRight w:val="0"/>
          <w:marTop w:val="0"/>
          <w:marBottom w:val="0"/>
          <w:divBdr>
            <w:top w:val="none" w:sz="0" w:space="0" w:color="auto"/>
            <w:left w:val="none" w:sz="0" w:space="0" w:color="auto"/>
            <w:bottom w:val="none" w:sz="0" w:space="0" w:color="auto"/>
            <w:right w:val="none" w:sz="0" w:space="0" w:color="auto"/>
          </w:divBdr>
        </w:div>
        <w:div w:id="432095087">
          <w:marLeft w:val="640"/>
          <w:marRight w:val="0"/>
          <w:marTop w:val="0"/>
          <w:marBottom w:val="0"/>
          <w:divBdr>
            <w:top w:val="none" w:sz="0" w:space="0" w:color="auto"/>
            <w:left w:val="none" w:sz="0" w:space="0" w:color="auto"/>
            <w:bottom w:val="none" w:sz="0" w:space="0" w:color="auto"/>
            <w:right w:val="none" w:sz="0" w:space="0" w:color="auto"/>
          </w:divBdr>
        </w:div>
        <w:div w:id="671417752">
          <w:marLeft w:val="640"/>
          <w:marRight w:val="0"/>
          <w:marTop w:val="0"/>
          <w:marBottom w:val="0"/>
          <w:divBdr>
            <w:top w:val="none" w:sz="0" w:space="0" w:color="auto"/>
            <w:left w:val="none" w:sz="0" w:space="0" w:color="auto"/>
            <w:bottom w:val="none" w:sz="0" w:space="0" w:color="auto"/>
            <w:right w:val="none" w:sz="0" w:space="0" w:color="auto"/>
          </w:divBdr>
        </w:div>
        <w:div w:id="209735483">
          <w:marLeft w:val="640"/>
          <w:marRight w:val="0"/>
          <w:marTop w:val="0"/>
          <w:marBottom w:val="0"/>
          <w:divBdr>
            <w:top w:val="none" w:sz="0" w:space="0" w:color="auto"/>
            <w:left w:val="none" w:sz="0" w:space="0" w:color="auto"/>
            <w:bottom w:val="none" w:sz="0" w:space="0" w:color="auto"/>
            <w:right w:val="none" w:sz="0" w:space="0" w:color="auto"/>
          </w:divBdr>
        </w:div>
        <w:div w:id="1916738902">
          <w:marLeft w:val="640"/>
          <w:marRight w:val="0"/>
          <w:marTop w:val="0"/>
          <w:marBottom w:val="0"/>
          <w:divBdr>
            <w:top w:val="none" w:sz="0" w:space="0" w:color="auto"/>
            <w:left w:val="none" w:sz="0" w:space="0" w:color="auto"/>
            <w:bottom w:val="none" w:sz="0" w:space="0" w:color="auto"/>
            <w:right w:val="none" w:sz="0" w:space="0" w:color="auto"/>
          </w:divBdr>
        </w:div>
        <w:div w:id="949314474">
          <w:marLeft w:val="640"/>
          <w:marRight w:val="0"/>
          <w:marTop w:val="0"/>
          <w:marBottom w:val="0"/>
          <w:divBdr>
            <w:top w:val="none" w:sz="0" w:space="0" w:color="auto"/>
            <w:left w:val="none" w:sz="0" w:space="0" w:color="auto"/>
            <w:bottom w:val="none" w:sz="0" w:space="0" w:color="auto"/>
            <w:right w:val="none" w:sz="0" w:space="0" w:color="auto"/>
          </w:divBdr>
        </w:div>
      </w:divsChild>
    </w:div>
    <w:div w:id="83576270">
      <w:marLeft w:val="0"/>
      <w:marRight w:val="0"/>
      <w:marTop w:val="0"/>
      <w:marBottom w:val="0"/>
      <w:divBdr>
        <w:top w:val="none" w:sz="0" w:space="0" w:color="auto"/>
        <w:left w:val="none" w:sz="0" w:space="0" w:color="auto"/>
        <w:bottom w:val="none" w:sz="0" w:space="0" w:color="auto"/>
        <w:right w:val="none" w:sz="0" w:space="0" w:color="auto"/>
      </w:divBdr>
    </w:div>
    <w:div w:id="83889059">
      <w:marLeft w:val="0"/>
      <w:marRight w:val="0"/>
      <w:marTop w:val="0"/>
      <w:marBottom w:val="0"/>
      <w:divBdr>
        <w:top w:val="none" w:sz="0" w:space="0" w:color="auto"/>
        <w:left w:val="none" w:sz="0" w:space="0" w:color="auto"/>
        <w:bottom w:val="none" w:sz="0" w:space="0" w:color="auto"/>
        <w:right w:val="none" w:sz="0" w:space="0" w:color="auto"/>
      </w:divBdr>
    </w:div>
    <w:div w:id="83917009">
      <w:marLeft w:val="0"/>
      <w:marRight w:val="0"/>
      <w:marTop w:val="0"/>
      <w:marBottom w:val="0"/>
      <w:divBdr>
        <w:top w:val="none" w:sz="0" w:space="0" w:color="auto"/>
        <w:left w:val="none" w:sz="0" w:space="0" w:color="auto"/>
        <w:bottom w:val="none" w:sz="0" w:space="0" w:color="auto"/>
        <w:right w:val="none" w:sz="0" w:space="0" w:color="auto"/>
      </w:divBdr>
    </w:div>
    <w:div w:id="84427390">
      <w:marLeft w:val="0"/>
      <w:marRight w:val="0"/>
      <w:marTop w:val="0"/>
      <w:marBottom w:val="0"/>
      <w:divBdr>
        <w:top w:val="none" w:sz="0" w:space="0" w:color="auto"/>
        <w:left w:val="none" w:sz="0" w:space="0" w:color="auto"/>
        <w:bottom w:val="none" w:sz="0" w:space="0" w:color="auto"/>
        <w:right w:val="none" w:sz="0" w:space="0" w:color="auto"/>
      </w:divBdr>
    </w:div>
    <w:div w:id="102187043">
      <w:marLeft w:val="0"/>
      <w:marRight w:val="0"/>
      <w:marTop w:val="0"/>
      <w:marBottom w:val="0"/>
      <w:divBdr>
        <w:top w:val="none" w:sz="0" w:space="0" w:color="auto"/>
        <w:left w:val="none" w:sz="0" w:space="0" w:color="auto"/>
        <w:bottom w:val="none" w:sz="0" w:space="0" w:color="auto"/>
        <w:right w:val="none" w:sz="0" w:space="0" w:color="auto"/>
      </w:divBdr>
    </w:div>
    <w:div w:id="103112253">
      <w:bodyDiv w:val="1"/>
      <w:marLeft w:val="0"/>
      <w:marRight w:val="0"/>
      <w:marTop w:val="0"/>
      <w:marBottom w:val="0"/>
      <w:divBdr>
        <w:top w:val="none" w:sz="0" w:space="0" w:color="auto"/>
        <w:left w:val="none" w:sz="0" w:space="0" w:color="auto"/>
        <w:bottom w:val="none" w:sz="0" w:space="0" w:color="auto"/>
        <w:right w:val="none" w:sz="0" w:space="0" w:color="auto"/>
      </w:divBdr>
      <w:divsChild>
        <w:div w:id="348410537">
          <w:marLeft w:val="640"/>
          <w:marRight w:val="0"/>
          <w:marTop w:val="0"/>
          <w:marBottom w:val="0"/>
          <w:divBdr>
            <w:top w:val="none" w:sz="0" w:space="0" w:color="auto"/>
            <w:left w:val="none" w:sz="0" w:space="0" w:color="auto"/>
            <w:bottom w:val="none" w:sz="0" w:space="0" w:color="auto"/>
            <w:right w:val="none" w:sz="0" w:space="0" w:color="auto"/>
          </w:divBdr>
        </w:div>
        <w:div w:id="1426654974">
          <w:marLeft w:val="640"/>
          <w:marRight w:val="0"/>
          <w:marTop w:val="0"/>
          <w:marBottom w:val="0"/>
          <w:divBdr>
            <w:top w:val="none" w:sz="0" w:space="0" w:color="auto"/>
            <w:left w:val="none" w:sz="0" w:space="0" w:color="auto"/>
            <w:bottom w:val="none" w:sz="0" w:space="0" w:color="auto"/>
            <w:right w:val="none" w:sz="0" w:space="0" w:color="auto"/>
          </w:divBdr>
        </w:div>
        <w:div w:id="1849708803">
          <w:marLeft w:val="640"/>
          <w:marRight w:val="0"/>
          <w:marTop w:val="0"/>
          <w:marBottom w:val="0"/>
          <w:divBdr>
            <w:top w:val="none" w:sz="0" w:space="0" w:color="auto"/>
            <w:left w:val="none" w:sz="0" w:space="0" w:color="auto"/>
            <w:bottom w:val="none" w:sz="0" w:space="0" w:color="auto"/>
            <w:right w:val="none" w:sz="0" w:space="0" w:color="auto"/>
          </w:divBdr>
        </w:div>
        <w:div w:id="1592087032">
          <w:marLeft w:val="640"/>
          <w:marRight w:val="0"/>
          <w:marTop w:val="0"/>
          <w:marBottom w:val="0"/>
          <w:divBdr>
            <w:top w:val="none" w:sz="0" w:space="0" w:color="auto"/>
            <w:left w:val="none" w:sz="0" w:space="0" w:color="auto"/>
            <w:bottom w:val="none" w:sz="0" w:space="0" w:color="auto"/>
            <w:right w:val="none" w:sz="0" w:space="0" w:color="auto"/>
          </w:divBdr>
        </w:div>
        <w:div w:id="514999694">
          <w:marLeft w:val="640"/>
          <w:marRight w:val="0"/>
          <w:marTop w:val="0"/>
          <w:marBottom w:val="0"/>
          <w:divBdr>
            <w:top w:val="none" w:sz="0" w:space="0" w:color="auto"/>
            <w:left w:val="none" w:sz="0" w:space="0" w:color="auto"/>
            <w:bottom w:val="none" w:sz="0" w:space="0" w:color="auto"/>
            <w:right w:val="none" w:sz="0" w:space="0" w:color="auto"/>
          </w:divBdr>
        </w:div>
        <w:div w:id="853497189">
          <w:marLeft w:val="640"/>
          <w:marRight w:val="0"/>
          <w:marTop w:val="0"/>
          <w:marBottom w:val="0"/>
          <w:divBdr>
            <w:top w:val="none" w:sz="0" w:space="0" w:color="auto"/>
            <w:left w:val="none" w:sz="0" w:space="0" w:color="auto"/>
            <w:bottom w:val="none" w:sz="0" w:space="0" w:color="auto"/>
            <w:right w:val="none" w:sz="0" w:space="0" w:color="auto"/>
          </w:divBdr>
        </w:div>
        <w:div w:id="2034263690">
          <w:marLeft w:val="640"/>
          <w:marRight w:val="0"/>
          <w:marTop w:val="0"/>
          <w:marBottom w:val="0"/>
          <w:divBdr>
            <w:top w:val="none" w:sz="0" w:space="0" w:color="auto"/>
            <w:left w:val="none" w:sz="0" w:space="0" w:color="auto"/>
            <w:bottom w:val="none" w:sz="0" w:space="0" w:color="auto"/>
            <w:right w:val="none" w:sz="0" w:space="0" w:color="auto"/>
          </w:divBdr>
        </w:div>
        <w:div w:id="1541742142">
          <w:marLeft w:val="640"/>
          <w:marRight w:val="0"/>
          <w:marTop w:val="0"/>
          <w:marBottom w:val="0"/>
          <w:divBdr>
            <w:top w:val="none" w:sz="0" w:space="0" w:color="auto"/>
            <w:left w:val="none" w:sz="0" w:space="0" w:color="auto"/>
            <w:bottom w:val="none" w:sz="0" w:space="0" w:color="auto"/>
            <w:right w:val="none" w:sz="0" w:space="0" w:color="auto"/>
          </w:divBdr>
        </w:div>
        <w:div w:id="1926066749">
          <w:marLeft w:val="640"/>
          <w:marRight w:val="0"/>
          <w:marTop w:val="0"/>
          <w:marBottom w:val="0"/>
          <w:divBdr>
            <w:top w:val="none" w:sz="0" w:space="0" w:color="auto"/>
            <w:left w:val="none" w:sz="0" w:space="0" w:color="auto"/>
            <w:bottom w:val="none" w:sz="0" w:space="0" w:color="auto"/>
            <w:right w:val="none" w:sz="0" w:space="0" w:color="auto"/>
          </w:divBdr>
        </w:div>
        <w:div w:id="829710073">
          <w:marLeft w:val="640"/>
          <w:marRight w:val="0"/>
          <w:marTop w:val="0"/>
          <w:marBottom w:val="0"/>
          <w:divBdr>
            <w:top w:val="none" w:sz="0" w:space="0" w:color="auto"/>
            <w:left w:val="none" w:sz="0" w:space="0" w:color="auto"/>
            <w:bottom w:val="none" w:sz="0" w:space="0" w:color="auto"/>
            <w:right w:val="none" w:sz="0" w:space="0" w:color="auto"/>
          </w:divBdr>
        </w:div>
        <w:div w:id="2025550251">
          <w:marLeft w:val="640"/>
          <w:marRight w:val="0"/>
          <w:marTop w:val="0"/>
          <w:marBottom w:val="0"/>
          <w:divBdr>
            <w:top w:val="none" w:sz="0" w:space="0" w:color="auto"/>
            <w:left w:val="none" w:sz="0" w:space="0" w:color="auto"/>
            <w:bottom w:val="none" w:sz="0" w:space="0" w:color="auto"/>
            <w:right w:val="none" w:sz="0" w:space="0" w:color="auto"/>
          </w:divBdr>
        </w:div>
        <w:div w:id="763182710">
          <w:marLeft w:val="640"/>
          <w:marRight w:val="0"/>
          <w:marTop w:val="0"/>
          <w:marBottom w:val="0"/>
          <w:divBdr>
            <w:top w:val="none" w:sz="0" w:space="0" w:color="auto"/>
            <w:left w:val="none" w:sz="0" w:space="0" w:color="auto"/>
            <w:bottom w:val="none" w:sz="0" w:space="0" w:color="auto"/>
            <w:right w:val="none" w:sz="0" w:space="0" w:color="auto"/>
          </w:divBdr>
        </w:div>
        <w:div w:id="1523780019">
          <w:marLeft w:val="640"/>
          <w:marRight w:val="0"/>
          <w:marTop w:val="0"/>
          <w:marBottom w:val="0"/>
          <w:divBdr>
            <w:top w:val="none" w:sz="0" w:space="0" w:color="auto"/>
            <w:left w:val="none" w:sz="0" w:space="0" w:color="auto"/>
            <w:bottom w:val="none" w:sz="0" w:space="0" w:color="auto"/>
            <w:right w:val="none" w:sz="0" w:space="0" w:color="auto"/>
          </w:divBdr>
        </w:div>
        <w:div w:id="1637030014">
          <w:marLeft w:val="640"/>
          <w:marRight w:val="0"/>
          <w:marTop w:val="0"/>
          <w:marBottom w:val="0"/>
          <w:divBdr>
            <w:top w:val="none" w:sz="0" w:space="0" w:color="auto"/>
            <w:left w:val="none" w:sz="0" w:space="0" w:color="auto"/>
            <w:bottom w:val="none" w:sz="0" w:space="0" w:color="auto"/>
            <w:right w:val="none" w:sz="0" w:space="0" w:color="auto"/>
          </w:divBdr>
        </w:div>
        <w:div w:id="1037008522">
          <w:marLeft w:val="640"/>
          <w:marRight w:val="0"/>
          <w:marTop w:val="0"/>
          <w:marBottom w:val="0"/>
          <w:divBdr>
            <w:top w:val="none" w:sz="0" w:space="0" w:color="auto"/>
            <w:left w:val="none" w:sz="0" w:space="0" w:color="auto"/>
            <w:bottom w:val="none" w:sz="0" w:space="0" w:color="auto"/>
            <w:right w:val="none" w:sz="0" w:space="0" w:color="auto"/>
          </w:divBdr>
        </w:div>
        <w:div w:id="265038036">
          <w:marLeft w:val="640"/>
          <w:marRight w:val="0"/>
          <w:marTop w:val="0"/>
          <w:marBottom w:val="0"/>
          <w:divBdr>
            <w:top w:val="none" w:sz="0" w:space="0" w:color="auto"/>
            <w:left w:val="none" w:sz="0" w:space="0" w:color="auto"/>
            <w:bottom w:val="none" w:sz="0" w:space="0" w:color="auto"/>
            <w:right w:val="none" w:sz="0" w:space="0" w:color="auto"/>
          </w:divBdr>
        </w:div>
        <w:div w:id="1116482485">
          <w:marLeft w:val="640"/>
          <w:marRight w:val="0"/>
          <w:marTop w:val="0"/>
          <w:marBottom w:val="0"/>
          <w:divBdr>
            <w:top w:val="none" w:sz="0" w:space="0" w:color="auto"/>
            <w:left w:val="none" w:sz="0" w:space="0" w:color="auto"/>
            <w:bottom w:val="none" w:sz="0" w:space="0" w:color="auto"/>
            <w:right w:val="none" w:sz="0" w:space="0" w:color="auto"/>
          </w:divBdr>
        </w:div>
        <w:div w:id="1790665954">
          <w:marLeft w:val="640"/>
          <w:marRight w:val="0"/>
          <w:marTop w:val="0"/>
          <w:marBottom w:val="0"/>
          <w:divBdr>
            <w:top w:val="none" w:sz="0" w:space="0" w:color="auto"/>
            <w:left w:val="none" w:sz="0" w:space="0" w:color="auto"/>
            <w:bottom w:val="none" w:sz="0" w:space="0" w:color="auto"/>
            <w:right w:val="none" w:sz="0" w:space="0" w:color="auto"/>
          </w:divBdr>
        </w:div>
        <w:div w:id="1691755848">
          <w:marLeft w:val="640"/>
          <w:marRight w:val="0"/>
          <w:marTop w:val="0"/>
          <w:marBottom w:val="0"/>
          <w:divBdr>
            <w:top w:val="none" w:sz="0" w:space="0" w:color="auto"/>
            <w:left w:val="none" w:sz="0" w:space="0" w:color="auto"/>
            <w:bottom w:val="none" w:sz="0" w:space="0" w:color="auto"/>
            <w:right w:val="none" w:sz="0" w:space="0" w:color="auto"/>
          </w:divBdr>
        </w:div>
        <w:div w:id="590626493">
          <w:marLeft w:val="640"/>
          <w:marRight w:val="0"/>
          <w:marTop w:val="0"/>
          <w:marBottom w:val="0"/>
          <w:divBdr>
            <w:top w:val="none" w:sz="0" w:space="0" w:color="auto"/>
            <w:left w:val="none" w:sz="0" w:space="0" w:color="auto"/>
            <w:bottom w:val="none" w:sz="0" w:space="0" w:color="auto"/>
            <w:right w:val="none" w:sz="0" w:space="0" w:color="auto"/>
          </w:divBdr>
        </w:div>
        <w:div w:id="1456292287">
          <w:marLeft w:val="640"/>
          <w:marRight w:val="0"/>
          <w:marTop w:val="0"/>
          <w:marBottom w:val="0"/>
          <w:divBdr>
            <w:top w:val="none" w:sz="0" w:space="0" w:color="auto"/>
            <w:left w:val="none" w:sz="0" w:space="0" w:color="auto"/>
            <w:bottom w:val="none" w:sz="0" w:space="0" w:color="auto"/>
            <w:right w:val="none" w:sz="0" w:space="0" w:color="auto"/>
          </w:divBdr>
        </w:div>
        <w:div w:id="389159672">
          <w:marLeft w:val="640"/>
          <w:marRight w:val="0"/>
          <w:marTop w:val="0"/>
          <w:marBottom w:val="0"/>
          <w:divBdr>
            <w:top w:val="none" w:sz="0" w:space="0" w:color="auto"/>
            <w:left w:val="none" w:sz="0" w:space="0" w:color="auto"/>
            <w:bottom w:val="none" w:sz="0" w:space="0" w:color="auto"/>
            <w:right w:val="none" w:sz="0" w:space="0" w:color="auto"/>
          </w:divBdr>
        </w:div>
        <w:div w:id="1001276930">
          <w:marLeft w:val="640"/>
          <w:marRight w:val="0"/>
          <w:marTop w:val="0"/>
          <w:marBottom w:val="0"/>
          <w:divBdr>
            <w:top w:val="none" w:sz="0" w:space="0" w:color="auto"/>
            <w:left w:val="none" w:sz="0" w:space="0" w:color="auto"/>
            <w:bottom w:val="none" w:sz="0" w:space="0" w:color="auto"/>
            <w:right w:val="none" w:sz="0" w:space="0" w:color="auto"/>
          </w:divBdr>
        </w:div>
        <w:div w:id="996610266">
          <w:marLeft w:val="640"/>
          <w:marRight w:val="0"/>
          <w:marTop w:val="0"/>
          <w:marBottom w:val="0"/>
          <w:divBdr>
            <w:top w:val="none" w:sz="0" w:space="0" w:color="auto"/>
            <w:left w:val="none" w:sz="0" w:space="0" w:color="auto"/>
            <w:bottom w:val="none" w:sz="0" w:space="0" w:color="auto"/>
            <w:right w:val="none" w:sz="0" w:space="0" w:color="auto"/>
          </w:divBdr>
        </w:div>
        <w:div w:id="1143238199">
          <w:marLeft w:val="640"/>
          <w:marRight w:val="0"/>
          <w:marTop w:val="0"/>
          <w:marBottom w:val="0"/>
          <w:divBdr>
            <w:top w:val="none" w:sz="0" w:space="0" w:color="auto"/>
            <w:left w:val="none" w:sz="0" w:space="0" w:color="auto"/>
            <w:bottom w:val="none" w:sz="0" w:space="0" w:color="auto"/>
            <w:right w:val="none" w:sz="0" w:space="0" w:color="auto"/>
          </w:divBdr>
        </w:div>
        <w:div w:id="414401155">
          <w:marLeft w:val="640"/>
          <w:marRight w:val="0"/>
          <w:marTop w:val="0"/>
          <w:marBottom w:val="0"/>
          <w:divBdr>
            <w:top w:val="none" w:sz="0" w:space="0" w:color="auto"/>
            <w:left w:val="none" w:sz="0" w:space="0" w:color="auto"/>
            <w:bottom w:val="none" w:sz="0" w:space="0" w:color="auto"/>
            <w:right w:val="none" w:sz="0" w:space="0" w:color="auto"/>
          </w:divBdr>
        </w:div>
        <w:div w:id="1871794061">
          <w:marLeft w:val="640"/>
          <w:marRight w:val="0"/>
          <w:marTop w:val="0"/>
          <w:marBottom w:val="0"/>
          <w:divBdr>
            <w:top w:val="none" w:sz="0" w:space="0" w:color="auto"/>
            <w:left w:val="none" w:sz="0" w:space="0" w:color="auto"/>
            <w:bottom w:val="none" w:sz="0" w:space="0" w:color="auto"/>
            <w:right w:val="none" w:sz="0" w:space="0" w:color="auto"/>
          </w:divBdr>
        </w:div>
        <w:div w:id="1986399122">
          <w:marLeft w:val="640"/>
          <w:marRight w:val="0"/>
          <w:marTop w:val="0"/>
          <w:marBottom w:val="0"/>
          <w:divBdr>
            <w:top w:val="none" w:sz="0" w:space="0" w:color="auto"/>
            <w:left w:val="none" w:sz="0" w:space="0" w:color="auto"/>
            <w:bottom w:val="none" w:sz="0" w:space="0" w:color="auto"/>
            <w:right w:val="none" w:sz="0" w:space="0" w:color="auto"/>
          </w:divBdr>
        </w:div>
        <w:div w:id="1922106323">
          <w:marLeft w:val="640"/>
          <w:marRight w:val="0"/>
          <w:marTop w:val="0"/>
          <w:marBottom w:val="0"/>
          <w:divBdr>
            <w:top w:val="none" w:sz="0" w:space="0" w:color="auto"/>
            <w:left w:val="none" w:sz="0" w:space="0" w:color="auto"/>
            <w:bottom w:val="none" w:sz="0" w:space="0" w:color="auto"/>
            <w:right w:val="none" w:sz="0" w:space="0" w:color="auto"/>
          </w:divBdr>
        </w:div>
        <w:div w:id="1634486946">
          <w:marLeft w:val="640"/>
          <w:marRight w:val="0"/>
          <w:marTop w:val="0"/>
          <w:marBottom w:val="0"/>
          <w:divBdr>
            <w:top w:val="none" w:sz="0" w:space="0" w:color="auto"/>
            <w:left w:val="none" w:sz="0" w:space="0" w:color="auto"/>
            <w:bottom w:val="none" w:sz="0" w:space="0" w:color="auto"/>
            <w:right w:val="none" w:sz="0" w:space="0" w:color="auto"/>
          </w:divBdr>
        </w:div>
        <w:div w:id="905607701">
          <w:marLeft w:val="640"/>
          <w:marRight w:val="0"/>
          <w:marTop w:val="0"/>
          <w:marBottom w:val="0"/>
          <w:divBdr>
            <w:top w:val="none" w:sz="0" w:space="0" w:color="auto"/>
            <w:left w:val="none" w:sz="0" w:space="0" w:color="auto"/>
            <w:bottom w:val="none" w:sz="0" w:space="0" w:color="auto"/>
            <w:right w:val="none" w:sz="0" w:space="0" w:color="auto"/>
          </w:divBdr>
        </w:div>
        <w:div w:id="1759525217">
          <w:marLeft w:val="640"/>
          <w:marRight w:val="0"/>
          <w:marTop w:val="0"/>
          <w:marBottom w:val="0"/>
          <w:divBdr>
            <w:top w:val="none" w:sz="0" w:space="0" w:color="auto"/>
            <w:left w:val="none" w:sz="0" w:space="0" w:color="auto"/>
            <w:bottom w:val="none" w:sz="0" w:space="0" w:color="auto"/>
            <w:right w:val="none" w:sz="0" w:space="0" w:color="auto"/>
          </w:divBdr>
        </w:div>
        <w:div w:id="338629377">
          <w:marLeft w:val="640"/>
          <w:marRight w:val="0"/>
          <w:marTop w:val="0"/>
          <w:marBottom w:val="0"/>
          <w:divBdr>
            <w:top w:val="none" w:sz="0" w:space="0" w:color="auto"/>
            <w:left w:val="none" w:sz="0" w:space="0" w:color="auto"/>
            <w:bottom w:val="none" w:sz="0" w:space="0" w:color="auto"/>
            <w:right w:val="none" w:sz="0" w:space="0" w:color="auto"/>
          </w:divBdr>
        </w:div>
        <w:div w:id="942423095">
          <w:marLeft w:val="640"/>
          <w:marRight w:val="0"/>
          <w:marTop w:val="0"/>
          <w:marBottom w:val="0"/>
          <w:divBdr>
            <w:top w:val="none" w:sz="0" w:space="0" w:color="auto"/>
            <w:left w:val="none" w:sz="0" w:space="0" w:color="auto"/>
            <w:bottom w:val="none" w:sz="0" w:space="0" w:color="auto"/>
            <w:right w:val="none" w:sz="0" w:space="0" w:color="auto"/>
          </w:divBdr>
        </w:div>
        <w:div w:id="350648049">
          <w:marLeft w:val="640"/>
          <w:marRight w:val="0"/>
          <w:marTop w:val="0"/>
          <w:marBottom w:val="0"/>
          <w:divBdr>
            <w:top w:val="none" w:sz="0" w:space="0" w:color="auto"/>
            <w:left w:val="none" w:sz="0" w:space="0" w:color="auto"/>
            <w:bottom w:val="none" w:sz="0" w:space="0" w:color="auto"/>
            <w:right w:val="none" w:sz="0" w:space="0" w:color="auto"/>
          </w:divBdr>
        </w:div>
        <w:div w:id="1365325507">
          <w:marLeft w:val="640"/>
          <w:marRight w:val="0"/>
          <w:marTop w:val="0"/>
          <w:marBottom w:val="0"/>
          <w:divBdr>
            <w:top w:val="none" w:sz="0" w:space="0" w:color="auto"/>
            <w:left w:val="none" w:sz="0" w:space="0" w:color="auto"/>
            <w:bottom w:val="none" w:sz="0" w:space="0" w:color="auto"/>
            <w:right w:val="none" w:sz="0" w:space="0" w:color="auto"/>
          </w:divBdr>
        </w:div>
        <w:div w:id="219945171">
          <w:marLeft w:val="640"/>
          <w:marRight w:val="0"/>
          <w:marTop w:val="0"/>
          <w:marBottom w:val="0"/>
          <w:divBdr>
            <w:top w:val="none" w:sz="0" w:space="0" w:color="auto"/>
            <w:left w:val="none" w:sz="0" w:space="0" w:color="auto"/>
            <w:bottom w:val="none" w:sz="0" w:space="0" w:color="auto"/>
            <w:right w:val="none" w:sz="0" w:space="0" w:color="auto"/>
          </w:divBdr>
        </w:div>
        <w:div w:id="1243178162">
          <w:marLeft w:val="640"/>
          <w:marRight w:val="0"/>
          <w:marTop w:val="0"/>
          <w:marBottom w:val="0"/>
          <w:divBdr>
            <w:top w:val="none" w:sz="0" w:space="0" w:color="auto"/>
            <w:left w:val="none" w:sz="0" w:space="0" w:color="auto"/>
            <w:bottom w:val="none" w:sz="0" w:space="0" w:color="auto"/>
            <w:right w:val="none" w:sz="0" w:space="0" w:color="auto"/>
          </w:divBdr>
        </w:div>
        <w:div w:id="202596220">
          <w:marLeft w:val="640"/>
          <w:marRight w:val="0"/>
          <w:marTop w:val="0"/>
          <w:marBottom w:val="0"/>
          <w:divBdr>
            <w:top w:val="none" w:sz="0" w:space="0" w:color="auto"/>
            <w:left w:val="none" w:sz="0" w:space="0" w:color="auto"/>
            <w:bottom w:val="none" w:sz="0" w:space="0" w:color="auto"/>
            <w:right w:val="none" w:sz="0" w:space="0" w:color="auto"/>
          </w:divBdr>
        </w:div>
        <w:div w:id="2065792136">
          <w:marLeft w:val="640"/>
          <w:marRight w:val="0"/>
          <w:marTop w:val="0"/>
          <w:marBottom w:val="0"/>
          <w:divBdr>
            <w:top w:val="none" w:sz="0" w:space="0" w:color="auto"/>
            <w:left w:val="none" w:sz="0" w:space="0" w:color="auto"/>
            <w:bottom w:val="none" w:sz="0" w:space="0" w:color="auto"/>
            <w:right w:val="none" w:sz="0" w:space="0" w:color="auto"/>
          </w:divBdr>
        </w:div>
        <w:div w:id="1578706753">
          <w:marLeft w:val="640"/>
          <w:marRight w:val="0"/>
          <w:marTop w:val="0"/>
          <w:marBottom w:val="0"/>
          <w:divBdr>
            <w:top w:val="none" w:sz="0" w:space="0" w:color="auto"/>
            <w:left w:val="none" w:sz="0" w:space="0" w:color="auto"/>
            <w:bottom w:val="none" w:sz="0" w:space="0" w:color="auto"/>
            <w:right w:val="none" w:sz="0" w:space="0" w:color="auto"/>
          </w:divBdr>
        </w:div>
        <w:div w:id="843861758">
          <w:marLeft w:val="640"/>
          <w:marRight w:val="0"/>
          <w:marTop w:val="0"/>
          <w:marBottom w:val="0"/>
          <w:divBdr>
            <w:top w:val="none" w:sz="0" w:space="0" w:color="auto"/>
            <w:left w:val="none" w:sz="0" w:space="0" w:color="auto"/>
            <w:bottom w:val="none" w:sz="0" w:space="0" w:color="auto"/>
            <w:right w:val="none" w:sz="0" w:space="0" w:color="auto"/>
          </w:divBdr>
        </w:div>
        <w:div w:id="848560727">
          <w:marLeft w:val="640"/>
          <w:marRight w:val="0"/>
          <w:marTop w:val="0"/>
          <w:marBottom w:val="0"/>
          <w:divBdr>
            <w:top w:val="none" w:sz="0" w:space="0" w:color="auto"/>
            <w:left w:val="none" w:sz="0" w:space="0" w:color="auto"/>
            <w:bottom w:val="none" w:sz="0" w:space="0" w:color="auto"/>
            <w:right w:val="none" w:sz="0" w:space="0" w:color="auto"/>
          </w:divBdr>
        </w:div>
        <w:div w:id="1409307094">
          <w:marLeft w:val="640"/>
          <w:marRight w:val="0"/>
          <w:marTop w:val="0"/>
          <w:marBottom w:val="0"/>
          <w:divBdr>
            <w:top w:val="none" w:sz="0" w:space="0" w:color="auto"/>
            <w:left w:val="none" w:sz="0" w:space="0" w:color="auto"/>
            <w:bottom w:val="none" w:sz="0" w:space="0" w:color="auto"/>
            <w:right w:val="none" w:sz="0" w:space="0" w:color="auto"/>
          </w:divBdr>
        </w:div>
        <w:div w:id="1166356973">
          <w:marLeft w:val="640"/>
          <w:marRight w:val="0"/>
          <w:marTop w:val="0"/>
          <w:marBottom w:val="0"/>
          <w:divBdr>
            <w:top w:val="none" w:sz="0" w:space="0" w:color="auto"/>
            <w:left w:val="none" w:sz="0" w:space="0" w:color="auto"/>
            <w:bottom w:val="none" w:sz="0" w:space="0" w:color="auto"/>
            <w:right w:val="none" w:sz="0" w:space="0" w:color="auto"/>
          </w:divBdr>
        </w:div>
        <w:div w:id="510798308">
          <w:marLeft w:val="640"/>
          <w:marRight w:val="0"/>
          <w:marTop w:val="0"/>
          <w:marBottom w:val="0"/>
          <w:divBdr>
            <w:top w:val="none" w:sz="0" w:space="0" w:color="auto"/>
            <w:left w:val="none" w:sz="0" w:space="0" w:color="auto"/>
            <w:bottom w:val="none" w:sz="0" w:space="0" w:color="auto"/>
            <w:right w:val="none" w:sz="0" w:space="0" w:color="auto"/>
          </w:divBdr>
        </w:div>
        <w:div w:id="238953037">
          <w:marLeft w:val="640"/>
          <w:marRight w:val="0"/>
          <w:marTop w:val="0"/>
          <w:marBottom w:val="0"/>
          <w:divBdr>
            <w:top w:val="none" w:sz="0" w:space="0" w:color="auto"/>
            <w:left w:val="none" w:sz="0" w:space="0" w:color="auto"/>
            <w:bottom w:val="none" w:sz="0" w:space="0" w:color="auto"/>
            <w:right w:val="none" w:sz="0" w:space="0" w:color="auto"/>
          </w:divBdr>
        </w:div>
        <w:div w:id="1288851411">
          <w:marLeft w:val="640"/>
          <w:marRight w:val="0"/>
          <w:marTop w:val="0"/>
          <w:marBottom w:val="0"/>
          <w:divBdr>
            <w:top w:val="none" w:sz="0" w:space="0" w:color="auto"/>
            <w:left w:val="none" w:sz="0" w:space="0" w:color="auto"/>
            <w:bottom w:val="none" w:sz="0" w:space="0" w:color="auto"/>
            <w:right w:val="none" w:sz="0" w:space="0" w:color="auto"/>
          </w:divBdr>
        </w:div>
        <w:div w:id="1370108932">
          <w:marLeft w:val="640"/>
          <w:marRight w:val="0"/>
          <w:marTop w:val="0"/>
          <w:marBottom w:val="0"/>
          <w:divBdr>
            <w:top w:val="none" w:sz="0" w:space="0" w:color="auto"/>
            <w:left w:val="none" w:sz="0" w:space="0" w:color="auto"/>
            <w:bottom w:val="none" w:sz="0" w:space="0" w:color="auto"/>
            <w:right w:val="none" w:sz="0" w:space="0" w:color="auto"/>
          </w:divBdr>
        </w:div>
        <w:div w:id="938369234">
          <w:marLeft w:val="640"/>
          <w:marRight w:val="0"/>
          <w:marTop w:val="0"/>
          <w:marBottom w:val="0"/>
          <w:divBdr>
            <w:top w:val="none" w:sz="0" w:space="0" w:color="auto"/>
            <w:left w:val="none" w:sz="0" w:space="0" w:color="auto"/>
            <w:bottom w:val="none" w:sz="0" w:space="0" w:color="auto"/>
            <w:right w:val="none" w:sz="0" w:space="0" w:color="auto"/>
          </w:divBdr>
        </w:div>
      </w:divsChild>
    </w:div>
    <w:div w:id="115176062">
      <w:bodyDiv w:val="1"/>
      <w:marLeft w:val="0"/>
      <w:marRight w:val="0"/>
      <w:marTop w:val="0"/>
      <w:marBottom w:val="0"/>
      <w:divBdr>
        <w:top w:val="none" w:sz="0" w:space="0" w:color="auto"/>
        <w:left w:val="none" w:sz="0" w:space="0" w:color="auto"/>
        <w:bottom w:val="none" w:sz="0" w:space="0" w:color="auto"/>
        <w:right w:val="none" w:sz="0" w:space="0" w:color="auto"/>
      </w:divBdr>
      <w:divsChild>
        <w:div w:id="303512013">
          <w:marLeft w:val="640"/>
          <w:marRight w:val="0"/>
          <w:marTop w:val="0"/>
          <w:marBottom w:val="0"/>
          <w:divBdr>
            <w:top w:val="none" w:sz="0" w:space="0" w:color="auto"/>
            <w:left w:val="none" w:sz="0" w:space="0" w:color="auto"/>
            <w:bottom w:val="none" w:sz="0" w:space="0" w:color="auto"/>
            <w:right w:val="none" w:sz="0" w:space="0" w:color="auto"/>
          </w:divBdr>
        </w:div>
        <w:div w:id="1557856560">
          <w:marLeft w:val="640"/>
          <w:marRight w:val="0"/>
          <w:marTop w:val="0"/>
          <w:marBottom w:val="0"/>
          <w:divBdr>
            <w:top w:val="none" w:sz="0" w:space="0" w:color="auto"/>
            <w:left w:val="none" w:sz="0" w:space="0" w:color="auto"/>
            <w:bottom w:val="none" w:sz="0" w:space="0" w:color="auto"/>
            <w:right w:val="none" w:sz="0" w:space="0" w:color="auto"/>
          </w:divBdr>
        </w:div>
        <w:div w:id="765805265">
          <w:marLeft w:val="640"/>
          <w:marRight w:val="0"/>
          <w:marTop w:val="0"/>
          <w:marBottom w:val="0"/>
          <w:divBdr>
            <w:top w:val="none" w:sz="0" w:space="0" w:color="auto"/>
            <w:left w:val="none" w:sz="0" w:space="0" w:color="auto"/>
            <w:bottom w:val="none" w:sz="0" w:space="0" w:color="auto"/>
            <w:right w:val="none" w:sz="0" w:space="0" w:color="auto"/>
          </w:divBdr>
        </w:div>
        <w:div w:id="296223682">
          <w:marLeft w:val="640"/>
          <w:marRight w:val="0"/>
          <w:marTop w:val="0"/>
          <w:marBottom w:val="0"/>
          <w:divBdr>
            <w:top w:val="none" w:sz="0" w:space="0" w:color="auto"/>
            <w:left w:val="none" w:sz="0" w:space="0" w:color="auto"/>
            <w:bottom w:val="none" w:sz="0" w:space="0" w:color="auto"/>
            <w:right w:val="none" w:sz="0" w:space="0" w:color="auto"/>
          </w:divBdr>
        </w:div>
        <w:div w:id="109975602">
          <w:marLeft w:val="640"/>
          <w:marRight w:val="0"/>
          <w:marTop w:val="0"/>
          <w:marBottom w:val="0"/>
          <w:divBdr>
            <w:top w:val="none" w:sz="0" w:space="0" w:color="auto"/>
            <w:left w:val="none" w:sz="0" w:space="0" w:color="auto"/>
            <w:bottom w:val="none" w:sz="0" w:space="0" w:color="auto"/>
            <w:right w:val="none" w:sz="0" w:space="0" w:color="auto"/>
          </w:divBdr>
        </w:div>
        <w:div w:id="93091878">
          <w:marLeft w:val="640"/>
          <w:marRight w:val="0"/>
          <w:marTop w:val="0"/>
          <w:marBottom w:val="0"/>
          <w:divBdr>
            <w:top w:val="none" w:sz="0" w:space="0" w:color="auto"/>
            <w:left w:val="none" w:sz="0" w:space="0" w:color="auto"/>
            <w:bottom w:val="none" w:sz="0" w:space="0" w:color="auto"/>
            <w:right w:val="none" w:sz="0" w:space="0" w:color="auto"/>
          </w:divBdr>
        </w:div>
        <w:div w:id="687563613">
          <w:marLeft w:val="640"/>
          <w:marRight w:val="0"/>
          <w:marTop w:val="0"/>
          <w:marBottom w:val="0"/>
          <w:divBdr>
            <w:top w:val="none" w:sz="0" w:space="0" w:color="auto"/>
            <w:left w:val="none" w:sz="0" w:space="0" w:color="auto"/>
            <w:bottom w:val="none" w:sz="0" w:space="0" w:color="auto"/>
            <w:right w:val="none" w:sz="0" w:space="0" w:color="auto"/>
          </w:divBdr>
        </w:div>
        <w:div w:id="1307930515">
          <w:marLeft w:val="640"/>
          <w:marRight w:val="0"/>
          <w:marTop w:val="0"/>
          <w:marBottom w:val="0"/>
          <w:divBdr>
            <w:top w:val="none" w:sz="0" w:space="0" w:color="auto"/>
            <w:left w:val="none" w:sz="0" w:space="0" w:color="auto"/>
            <w:bottom w:val="none" w:sz="0" w:space="0" w:color="auto"/>
            <w:right w:val="none" w:sz="0" w:space="0" w:color="auto"/>
          </w:divBdr>
        </w:div>
        <w:div w:id="1702709455">
          <w:marLeft w:val="640"/>
          <w:marRight w:val="0"/>
          <w:marTop w:val="0"/>
          <w:marBottom w:val="0"/>
          <w:divBdr>
            <w:top w:val="none" w:sz="0" w:space="0" w:color="auto"/>
            <w:left w:val="none" w:sz="0" w:space="0" w:color="auto"/>
            <w:bottom w:val="none" w:sz="0" w:space="0" w:color="auto"/>
            <w:right w:val="none" w:sz="0" w:space="0" w:color="auto"/>
          </w:divBdr>
        </w:div>
        <w:div w:id="211616633">
          <w:marLeft w:val="640"/>
          <w:marRight w:val="0"/>
          <w:marTop w:val="0"/>
          <w:marBottom w:val="0"/>
          <w:divBdr>
            <w:top w:val="none" w:sz="0" w:space="0" w:color="auto"/>
            <w:left w:val="none" w:sz="0" w:space="0" w:color="auto"/>
            <w:bottom w:val="none" w:sz="0" w:space="0" w:color="auto"/>
            <w:right w:val="none" w:sz="0" w:space="0" w:color="auto"/>
          </w:divBdr>
        </w:div>
        <w:div w:id="1161310016">
          <w:marLeft w:val="640"/>
          <w:marRight w:val="0"/>
          <w:marTop w:val="0"/>
          <w:marBottom w:val="0"/>
          <w:divBdr>
            <w:top w:val="none" w:sz="0" w:space="0" w:color="auto"/>
            <w:left w:val="none" w:sz="0" w:space="0" w:color="auto"/>
            <w:bottom w:val="none" w:sz="0" w:space="0" w:color="auto"/>
            <w:right w:val="none" w:sz="0" w:space="0" w:color="auto"/>
          </w:divBdr>
        </w:div>
        <w:div w:id="2093157205">
          <w:marLeft w:val="640"/>
          <w:marRight w:val="0"/>
          <w:marTop w:val="0"/>
          <w:marBottom w:val="0"/>
          <w:divBdr>
            <w:top w:val="none" w:sz="0" w:space="0" w:color="auto"/>
            <w:left w:val="none" w:sz="0" w:space="0" w:color="auto"/>
            <w:bottom w:val="none" w:sz="0" w:space="0" w:color="auto"/>
            <w:right w:val="none" w:sz="0" w:space="0" w:color="auto"/>
          </w:divBdr>
        </w:div>
        <w:div w:id="2014599159">
          <w:marLeft w:val="640"/>
          <w:marRight w:val="0"/>
          <w:marTop w:val="0"/>
          <w:marBottom w:val="0"/>
          <w:divBdr>
            <w:top w:val="none" w:sz="0" w:space="0" w:color="auto"/>
            <w:left w:val="none" w:sz="0" w:space="0" w:color="auto"/>
            <w:bottom w:val="none" w:sz="0" w:space="0" w:color="auto"/>
            <w:right w:val="none" w:sz="0" w:space="0" w:color="auto"/>
          </w:divBdr>
        </w:div>
        <w:div w:id="1895121669">
          <w:marLeft w:val="640"/>
          <w:marRight w:val="0"/>
          <w:marTop w:val="0"/>
          <w:marBottom w:val="0"/>
          <w:divBdr>
            <w:top w:val="none" w:sz="0" w:space="0" w:color="auto"/>
            <w:left w:val="none" w:sz="0" w:space="0" w:color="auto"/>
            <w:bottom w:val="none" w:sz="0" w:space="0" w:color="auto"/>
            <w:right w:val="none" w:sz="0" w:space="0" w:color="auto"/>
          </w:divBdr>
        </w:div>
        <w:div w:id="1907642627">
          <w:marLeft w:val="640"/>
          <w:marRight w:val="0"/>
          <w:marTop w:val="0"/>
          <w:marBottom w:val="0"/>
          <w:divBdr>
            <w:top w:val="none" w:sz="0" w:space="0" w:color="auto"/>
            <w:left w:val="none" w:sz="0" w:space="0" w:color="auto"/>
            <w:bottom w:val="none" w:sz="0" w:space="0" w:color="auto"/>
            <w:right w:val="none" w:sz="0" w:space="0" w:color="auto"/>
          </w:divBdr>
        </w:div>
        <w:div w:id="400181319">
          <w:marLeft w:val="640"/>
          <w:marRight w:val="0"/>
          <w:marTop w:val="0"/>
          <w:marBottom w:val="0"/>
          <w:divBdr>
            <w:top w:val="none" w:sz="0" w:space="0" w:color="auto"/>
            <w:left w:val="none" w:sz="0" w:space="0" w:color="auto"/>
            <w:bottom w:val="none" w:sz="0" w:space="0" w:color="auto"/>
            <w:right w:val="none" w:sz="0" w:space="0" w:color="auto"/>
          </w:divBdr>
        </w:div>
        <w:div w:id="930622294">
          <w:marLeft w:val="640"/>
          <w:marRight w:val="0"/>
          <w:marTop w:val="0"/>
          <w:marBottom w:val="0"/>
          <w:divBdr>
            <w:top w:val="none" w:sz="0" w:space="0" w:color="auto"/>
            <w:left w:val="none" w:sz="0" w:space="0" w:color="auto"/>
            <w:bottom w:val="none" w:sz="0" w:space="0" w:color="auto"/>
            <w:right w:val="none" w:sz="0" w:space="0" w:color="auto"/>
          </w:divBdr>
        </w:div>
        <w:div w:id="32389961">
          <w:marLeft w:val="640"/>
          <w:marRight w:val="0"/>
          <w:marTop w:val="0"/>
          <w:marBottom w:val="0"/>
          <w:divBdr>
            <w:top w:val="none" w:sz="0" w:space="0" w:color="auto"/>
            <w:left w:val="none" w:sz="0" w:space="0" w:color="auto"/>
            <w:bottom w:val="none" w:sz="0" w:space="0" w:color="auto"/>
            <w:right w:val="none" w:sz="0" w:space="0" w:color="auto"/>
          </w:divBdr>
        </w:div>
        <w:div w:id="1937710902">
          <w:marLeft w:val="640"/>
          <w:marRight w:val="0"/>
          <w:marTop w:val="0"/>
          <w:marBottom w:val="0"/>
          <w:divBdr>
            <w:top w:val="none" w:sz="0" w:space="0" w:color="auto"/>
            <w:left w:val="none" w:sz="0" w:space="0" w:color="auto"/>
            <w:bottom w:val="none" w:sz="0" w:space="0" w:color="auto"/>
            <w:right w:val="none" w:sz="0" w:space="0" w:color="auto"/>
          </w:divBdr>
        </w:div>
        <w:div w:id="291180928">
          <w:marLeft w:val="640"/>
          <w:marRight w:val="0"/>
          <w:marTop w:val="0"/>
          <w:marBottom w:val="0"/>
          <w:divBdr>
            <w:top w:val="none" w:sz="0" w:space="0" w:color="auto"/>
            <w:left w:val="none" w:sz="0" w:space="0" w:color="auto"/>
            <w:bottom w:val="none" w:sz="0" w:space="0" w:color="auto"/>
            <w:right w:val="none" w:sz="0" w:space="0" w:color="auto"/>
          </w:divBdr>
        </w:div>
        <w:div w:id="477233229">
          <w:marLeft w:val="640"/>
          <w:marRight w:val="0"/>
          <w:marTop w:val="0"/>
          <w:marBottom w:val="0"/>
          <w:divBdr>
            <w:top w:val="none" w:sz="0" w:space="0" w:color="auto"/>
            <w:left w:val="none" w:sz="0" w:space="0" w:color="auto"/>
            <w:bottom w:val="none" w:sz="0" w:space="0" w:color="auto"/>
            <w:right w:val="none" w:sz="0" w:space="0" w:color="auto"/>
          </w:divBdr>
        </w:div>
        <w:div w:id="163208503">
          <w:marLeft w:val="640"/>
          <w:marRight w:val="0"/>
          <w:marTop w:val="0"/>
          <w:marBottom w:val="0"/>
          <w:divBdr>
            <w:top w:val="none" w:sz="0" w:space="0" w:color="auto"/>
            <w:left w:val="none" w:sz="0" w:space="0" w:color="auto"/>
            <w:bottom w:val="none" w:sz="0" w:space="0" w:color="auto"/>
            <w:right w:val="none" w:sz="0" w:space="0" w:color="auto"/>
          </w:divBdr>
        </w:div>
        <w:div w:id="1515341916">
          <w:marLeft w:val="640"/>
          <w:marRight w:val="0"/>
          <w:marTop w:val="0"/>
          <w:marBottom w:val="0"/>
          <w:divBdr>
            <w:top w:val="none" w:sz="0" w:space="0" w:color="auto"/>
            <w:left w:val="none" w:sz="0" w:space="0" w:color="auto"/>
            <w:bottom w:val="none" w:sz="0" w:space="0" w:color="auto"/>
            <w:right w:val="none" w:sz="0" w:space="0" w:color="auto"/>
          </w:divBdr>
        </w:div>
        <w:div w:id="1069303939">
          <w:marLeft w:val="640"/>
          <w:marRight w:val="0"/>
          <w:marTop w:val="0"/>
          <w:marBottom w:val="0"/>
          <w:divBdr>
            <w:top w:val="none" w:sz="0" w:space="0" w:color="auto"/>
            <w:left w:val="none" w:sz="0" w:space="0" w:color="auto"/>
            <w:bottom w:val="none" w:sz="0" w:space="0" w:color="auto"/>
            <w:right w:val="none" w:sz="0" w:space="0" w:color="auto"/>
          </w:divBdr>
        </w:div>
        <w:div w:id="1460303336">
          <w:marLeft w:val="640"/>
          <w:marRight w:val="0"/>
          <w:marTop w:val="0"/>
          <w:marBottom w:val="0"/>
          <w:divBdr>
            <w:top w:val="none" w:sz="0" w:space="0" w:color="auto"/>
            <w:left w:val="none" w:sz="0" w:space="0" w:color="auto"/>
            <w:bottom w:val="none" w:sz="0" w:space="0" w:color="auto"/>
            <w:right w:val="none" w:sz="0" w:space="0" w:color="auto"/>
          </w:divBdr>
        </w:div>
        <w:div w:id="399525036">
          <w:marLeft w:val="640"/>
          <w:marRight w:val="0"/>
          <w:marTop w:val="0"/>
          <w:marBottom w:val="0"/>
          <w:divBdr>
            <w:top w:val="none" w:sz="0" w:space="0" w:color="auto"/>
            <w:left w:val="none" w:sz="0" w:space="0" w:color="auto"/>
            <w:bottom w:val="none" w:sz="0" w:space="0" w:color="auto"/>
            <w:right w:val="none" w:sz="0" w:space="0" w:color="auto"/>
          </w:divBdr>
        </w:div>
        <w:div w:id="430853937">
          <w:marLeft w:val="640"/>
          <w:marRight w:val="0"/>
          <w:marTop w:val="0"/>
          <w:marBottom w:val="0"/>
          <w:divBdr>
            <w:top w:val="none" w:sz="0" w:space="0" w:color="auto"/>
            <w:left w:val="none" w:sz="0" w:space="0" w:color="auto"/>
            <w:bottom w:val="none" w:sz="0" w:space="0" w:color="auto"/>
            <w:right w:val="none" w:sz="0" w:space="0" w:color="auto"/>
          </w:divBdr>
        </w:div>
        <w:div w:id="1556043718">
          <w:marLeft w:val="640"/>
          <w:marRight w:val="0"/>
          <w:marTop w:val="0"/>
          <w:marBottom w:val="0"/>
          <w:divBdr>
            <w:top w:val="none" w:sz="0" w:space="0" w:color="auto"/>
            <w:left w:val="none" w:sz="0" w:space="0" w:color="auto"/>
            <w:bottom w:val="none" w:sz="0" w:space="0" w:color="auto"/>
            <w:right w:val="none" w:sz="0" w:space="0" w:color="auto"/>
          </w:divBdr>
        </w:div>
        <w:div w:id="1689520597">
          <w:marLeft w:val="640"/>
          <w:marRight w:val="0"/>
          <w:marTop w:val="0"/>
          <w:marBottom w:val="0"/>
          <w:divBdr>
            <w:top w:val="none" w:sz="0" w:space="0" w:color="auto"/>
            <w:left w:val="none" w:sz="0" w:space="0" w:color="auto"/>
            <w:bottom w:val="none" w:sz="0" w:space="0" w:color="auto"/>
            <w:right w:val="none" w:sz="0" w:space="0" w:color="auto"/>
          </w:divBdr>
        </w:div>
        <w:div w:id="702051651">
          <w:marLeft w:val="640"/>
          <w:marRight w:val="0"/>
          <w:marTop w:val="0"/>
          <w:marBottom w:val="0"/>
          <w:divBdr>
            <w:top w:val="none" w:sz="0" w:space="0" w:color="auto"/>
            <w:left w:val="none" w:sz="0" w:space="0" w:color="auto"/>
            <w:bottom w:val="none" w:sz="0" w:space="0" w:color="auto"/>
            <w:right w:val="none" w:sz="0" w:space="0" w:color="auto"/>
          </w:divBdr>
        </w:div>
        <w:div w:id="551044288">
          <w:marLeft w:val="640"/>
          <w:marRight w:val="0"/>
          <w:marTop w:val="0"/>
          <w:marBottom w:val="0"/>
          <w:divBdr>
            <w:top w:val="none" w:sz="0" w:space="0" w:color="auto"/>
            <w:left w:val="none" w:sz="0" w:space="0" w:color="auto"/>
            <w:bottom w:val="none" w:sz="0" w:space="0" w:color="auto"/>
            <w:right w:val="none" w:sz="0" w:space="0" w:color="auto"/>
          </w:divBdr>
        </w:div>
        <w:div w:id="940064821">
          <w:marLeft w:val="640"/>
          <w:marRight w:val="0"/>
          <w:marTop w:val="0"/>
          <w:marBottom w:val="0"/>
          <w:divBdr>
            <w:top w:val="none" w:sz="0" w:space="0" w:color="auto"/>
            <w:left w:val="none" w:sz="0" w:space="0" w:color="auto"/>
            <w:bottom w:val="none" w:sz="0" w:space="0" w:color="auto"/>
            <w:right w:val="none" w:sz="0" w:space="0" w:color="auto"/>
          </w:divBdr>
        </w:div>
        <w:div w:id="2038776005">
          <w:marLeft w:val="640"/>
          <w:marRight w:val="0"/>
          <w:marTop w:val="0"/>
          <w:marBottom w:val="0"/>
          <w:divBdr>
            <w:top w:val="none" w:sz="0" w:space="0" w:color="auto"/>
            <w:left w:val="none" w:sz="0" w:space="0" w:color="auto"/>
            <w:bottom w:val="none" w:sz="0" w:space="0" w:color="auto"/>
            <w:right w:val="none" w:sz="0" w:space="0" w:color="auto"/>
          </w:divBdr>
        </w:div>
        <w:div w:id="295644163">
          <w:marLeft w:val="640"/>
          <w:marRight w:val="0"/>
          <w:marTop w:val="0"/>
          <w:marBottom w:val="0"/>
          <w:divBdr>
            <w:top w:val="none" w:sz="0" w:space="0" w:color="auto"/>
            <w:left w:val="none" w:sz="0" w:space="0" w:color="auto"/>
            <w:bottom w:val="none" w:sz="0" w:space="0" w:color="auto"/>
            <w:right w:val="none" w:sz="0" w:space="0" w:color="auto"/>
          </w:divBdr>
        </w:div>
        <w:div w:id="1943679066">
          <w:marLeft w:val="640"/>
          <w:marRight w:val="0"/>
          <w:marTop w:val="0"/>
          <w:marBottom w:val="0"/>
          <w:divBdr>
            <w:top w:val="none" w:sz="0" w:space="0" w:color="auto"/>
            <w:left w:val="none" w:sz="0" w:space="0" w:color="auto"/>
            <w:bottom w:val="none" w:sz="0" w:space="0" w:color="auto"/>
            <w:right w:val="none" w:sz="0" w:space="0" w:color="auto"/>
          </w:divBdr>
        </w:div>
        <w:div w:id="800613302">
          <w:marLeft w:val="640"/>
          <w:marRight w:val="0"/>
          <w:marTop w:val="0"/>
          <w:marBottom w:val="0"/>
          <w:divBdr>
            <w:top w:val="none" w:sz="0" w:space="0" w:color="auto"/>
            <w:left w:val="none" w:sz="0" w:space="0" w:color="auto"/>
            <w:bottom w:val="none" w:sz="0" w:space="0" w:color="auto"/>
            <w:right w:val="none" w:sz="0" w:space="0" w:color="auto"/>
          </w:divBdr>
        </w:div>
        <w:div w:id="2122996011">
          <w:marLeft w:val="640"/>
          <w:marRight w:val="0"/>
          <w:marTop w:val="0"/>
          <w:marBottom w:val="0"/>
          <w:divBdr>
            <w:top w:val="none" w:sz="0" w:space="0" w:color="auto"/>
            <w:left w:val="none" w:sz="0" w:space="0" w:color="auto"/>
            <w:bottom w:val="none" w:sz="0" w:space="0" w:color="auto"/>
            <w:right w:val="none" w:sz="0" w:space="0" w:color="auto"/>
          </w:divBdr>
        </w:div>
        <w:div w:id="1137145109">
          <w:marLeft w:val="640"/>
          <w:marRight w:val="0"/>
          <w:marTop w:val="0"/>
          <w:marBottom w:val="0"/>
          <w:divBdr>
            <w:top w:val="none" w:sz="0" w:space="0" w:color="auto"/>
            <w:left w:val="none" w:sz="0" w:space="0" w:color="auto"/>
            <w:bottom w:val="none" w:sz="0" w:space="0" w:color="auto"/>
            <w:right w:val="none" w:sz="0" w:space="0" w:color="auto"/>
          </w:divBdr>
        </w:div>
        <w:div w:id="690571781">
          <w:marLeft w:val="640"/>
          <w:marRight w:val="0"/>
          <w:marTop w:val="0"/>
          <w:marBottom w:val="0"/>
          <w:divBdr>
            <w:top w:val="none" w:sz="0" w:space="0" w:color="auto"/>
            <w:left w:val="none" w:sz="0" w:space="0" w:color="auto"/>
            <w:bottom w:val="none" w:sz="0" w:space="0" w:color="auto"/>
            <w:right w:val="none" w:sz="0" w:space="0" w:color="auto"/>
          </w:divBdr>
        </w:div>
        <w:div w:id="1575162350">
          <w:marLeft w:val="640"/>
          <w:marRight w:val="0"/>
          <w:marTop w:val="0"/>
          <w:marBottom w:val="0"/>
          <w:divBdr>
            <w:top w:val="none" w:sz="0" w:space="0" w:color="auto"/>
            <w:left w:val="none" w:sz="0" w:space="0" w:color="auto"/>
            <w:bottom w:val="none" w:sz="0" w:space="0" w:color="auto"/>
            <w:right w:val="none" w:sz="0" w:space="0" w:color="auto"/>
          </w:divBdr>
        </w:div>
        <w:div w:id="55016610">
          <w:marLeft w:val="640"/>
          <w:marRight w:val="0"/>
          <w:marTop w:val="0"/>
          <w:marBottom w:val="0"/>
          <w:divBdr>
            <w:top w:val="none" w:sz="0" w:space="0" w:color="auto"/>
            <w:left w:val="none" w:sz="0" w:space="0" w:color="auto"/>
            <w:bottom w:val="none" w:sz="0" w:space="0" w:color="auto"/>
            <w:right w:val="none" w:sz="0" w:space="0" w:color="auto"/>
          </w:divBdr>
        </w:div>
        <w:div w:id="1704204928">
          <w:marLeft w:val="640"/>
          <w:marRight w:val="0"/>
          <w:marTop w:val="0"/>
          <w:marBottom w:val="0"/>
          <w:divBdr>
            <w:top w:val="none" w:sz="0" w:space="0" w:color="auto"/>
            <w:left w:val="none" w:sz="0" w:space="0" w:color="auto"/>
            <w:bottom w:val="none" w:sz="0" w:space="0" w:color="auto"/>
            <w:right w:val="none" w:sz="0" w:space="0" w:color="auto"/>
          </w:divBdr>
        </w:div>
        <w:div w:id="802237673">
          <w:marLeft w:val="640"/>
          <w:marRight w:val="0"/>
          <w:marTop w:val="0"/>
          <w:marBottom w:val="0"/>
          <w:divBdr>
            <w:top w:val="none" w:sz="0" w:space="0" w:color="auto"/>
            <w:left w:val="none" w:sz="0" w:space="0" w:color="auto"/>
            <w:bottom w:val="none" w:sz="0" w:space="0" w:color="auto"/>
            <w:right w:val="none" w:sz="0" w:space="0" w:color="auto"/>
          </w:divBdr>
        </w:div>
        <w:div w:id="85349489">
          <w:marLeft w:val="640"/>
          <w:marRight w:val="0"/>
          <w:marTop w:val="0"/>
          <w:marBottom w:val="0"/>
          <w:divBdr>
            <w:top w:val="none" w:sz="0" w:space="0" w:color="auto"/>
            <w:left w:val="none" w:sz="0" w:space="0" w:color="auto"/>
            <w:bottom w:val="none" w:sz="0" w:space="0" w:color="auto"/>
            <w:right w:val="none" w:sz="0" w:space="0" w:color="auto"/>
          </w:divBdr>
        </w:div>
        <w:div w:id="820343314">
          <w:marLeft w:val="640"/>
          <w:marRight w:val="0"/>
          <w:marTop w:val="0"/>
          <w:marBottom w:val="0"/>
          <w:divBdr>
            <w:top w:val="none" w:sz="0" w:space="0" w:color="auto"/>
            <w:left w:val="none" w:sz="0" w:space="0" w:color="auto"/>
            <w:bottom w:val="none" w:sz="0" w:space="0" w:color="auto"/>
            <w:right w:val="none" w:sz="0" w:space="0" w:color="auto"/>
          </w:divBdr>
        </w:div>
        <w:div w:id="11417039">
          <w:marLeft w:val="640"/>
          <w:marRight w:val="0"/>
          <w:marTop w:val="0"/>
          <w:marBottom w:val="0"/>
          <w:divBdr>
            <w:top w:val="none" w:sz="0" w:space="0" w:color="auto"/>
            <w:left w:val="none" w:sz="0" w:space="0" w:color="auto"/>
            <w:bottom w:val="none" w:sz="0" w:space="0" w:color="auto"/>
            <w:right w:val="none" w:sz="0" w:space="0" w:color="auto"/>
          </w:divBdr>
        </w:div>
        <w:div w:id="2083135867">
          <w:marLeft w:val="640"/>
          <w:marRight w:val="0"/>
          <w:marTop w:val="0"/>
          <w:marBottom w:val="0"/>
          <w:divBdr>
            <w:top w:val="none" w:sz="0" w:space="0" w:color="auto"/>
            <w:left w:val="none" w:sz="0" w:space="0" w:color="auto"/>
            <w:bottom w:val="none" w:sz="0" w:space="0" w:color="auto"/>
            <w:right w:val="none" w:sz="0" w:space="0" w:color="auto"/>
          </w:divBdr>
        </w:div>
        <w:div w:id="288128381">
          <w:marLeft w:val="640"/>
          <w:marRight w:val="0"/>
          <w:marTop w:val="0"/>
          <w:marBottom w:val="0"/>
          <w:divBdr>
            <w:top w:val="none" w:sz="0" w:space="0" w:color="auto"/>
            <w:left w:val="none" w:sz="0" w:space="0" w:color="auto"/>
            <w:bottom w:val="none" w:sz="0" w:space="0" w:color="auto"/>
            <w:right w:val="none" w:sz="0" w:space="0" w:color="auto"/>
          </w:divBdr>
        </w:div>
        <w:div w:id="313342173">
          <w:marLeft w:val="640"/>
          <w:marRight w:val="0"/>
          <w:marTop w:val="0"/>
          <w:marBottom w:val="0"/>
          <w:divBdr>
            <w:top w:val="none" w:sz="0" w:space="0" w:color="auto"/>
            <w:left w:val="none" w:sz="0" w:space="0" w:color="auto"/>
            <w:bottom w:val="none" w:sz="0" w:space="0" w:color="auto"/>
            <w:right w:val="none" w:sz="0" w:space="0" w:color="auto"/>
          </w:divBdr>
        </w:div>
        <w:div w:id="163596133">
          <w:marLeft w:val="640"/>
          <w:marRight w:val="0"/>
          <w:marTop w:val="0"/>
          <w:marBottom w:val="0"/>
          <w:divBdr>
            <w:top w:val="none" w:sz="0" w:space="0" w:color="auto"/>
            <w:left w:val="none" w:sz="0" w:space="0" w:color="auto"/>
            <w:bottom w:val="none" w:sz="0" w:space="0" w:color="auto"/>
            <w:right w:val="none" w:sz="0" w:space="0" w:color="auto"/>
          </w:divBdr>
        </w:div>
        <w:div w:id="913584002">
          <w:marLeft w:val="640"/>
          <w:marRight w:val="0"/>
          <w:marTop w:val="0"/>
          <w:marBottom w:val="0"/>
          <w:divBdr>
            <w:top w:val="none" w:sz="0" w:space="0" w:color="auto"/>
            <w:left w:val="none" w:sz="0" w:space="0" w:color="auto"/>
            <w:bottom w:val="none" w:sz="0" w:space="0" w:color="auto"/>
            <w:right w:val="none" w:sz="0" w:space="0" w:color="auto"/>
          </w:divBdr>
        </w:div>
      </w:divsChild>
    </w:div>
    <w:div w:id="115410491">
      <w:bodyDiv w:val="1"/>
      <w:marLeft w:val="0"/>
      <w:marRight w:val="0"/>
      <w:marTop w:val="0"/>
      <w:marBottom w:val="0"/>
      <w:divBdr>
        <w:top w:val="none" w:sz="0" w:space="0" w:color="auto"/>
        <w:left w:val="none" w:sz="0" w:space="0" w:color="auto"/>
        <w:bottom w:val="none" w:sz="0" w:space="0" w:color="auto"/>
        <w:right w:val="none" w:sz="0" w:space="0" w:color="auto"/>
      </w:divBdr>
      <w:divsChild>
        <w:div w:id="148257686">
          <w:marLeft w:val="640"/>
          <w:marRight w:val="0"/>
          <w:marTop w:val="0"/>
          <w:marBottom w:val="0"/>
          <w:divBdr>
            <w:top w:val="none" w:sz="0" w:space="0" w:color="auto"/>
            <w:left w:val="none" w:sz="0" w:space="0" w:color="auto"/>
            <w:bottom w:val="none" w:sz="0" w:space="0" w:color="auto"/>
            <w:right w:val="none" w:sz="0" w:space="0" w:color="auto"/>
          </w:divBdr>
        </w:div>
        <w:div w:id="424112959">
          <w:marLeft w:val="640"/>
          <w:marRight w:val="0"/>
          <w:marTop w:val="0"/>
          <w:marBottom w:val="0"/>
          <w:divBdr>
            <w:top w:val="none" w:sz="0" w:space="0" w:color="auto"/>
            <w:left w:val="none" w:sz="0" w:space="0" w:color="auto"/>
            <w:bottom w:val="none" w:sz="0" w:space="0" w:color="auto"/>
            <w:right w:val="none" w:sz="0" w:space="0" w:color="auto"/>
          </w:divBdr>
        </w:div>
        <w:div w:id="546381099">
          <w:marLeft w:val="640"/>
          <w:marRight w:val="0"/>
          <w:marTop w:val="0"/>
          <w:marBottom w:val="0"/>
          <w:divBdr>
            <w:top w:val="none" w:sz="0" w:space="0" w:color="auto"/>
            <w:left w:val="none" w:sz="0" w:space="0" w:color="auto"/>
            <w:bottom w:val="none" w:sz="0" w:space="0" w:color="auto"/>
            <w:right w:val="none" w:sz="0" w:space="0" w:color="auto"/>
          </w:divBdr>
        </w:div>
        <w:div w:id="551769278">
          <w:marLeft w:val="640"/>
          <w:marRight w:val="0"/>
          <w:marTop w:val="0"/>
          <w:marBottom w:val="0"/>
          <w:divBdr>
            <w:top w:val="none" w:sz="0" w:space="0" w:color="auto"/>
            <w:left w:val="none" w:sz="0" w:space="0" w:color="auto"/>
            <w:bottom w:val="none" w:sz="0" w:space="0" w:color="auto"/>
            <w:right w:val="none" w:sz="0" w:space="0" w:color="auto"/>
          </w:divBdr>
        </w:div>
        <w:div w:id="553390639">
          <w:marLeft w:val="640"/>
          <w:marRight w:val="0"/>
          <w:marTop w:val="0"/>
          <w:marBottom w:val="0"/>
          <w:divBdr>
            <w:top w:val="none" w:sz="0" w:space="0" w:color="auto"/>
            <w:left w:val="none" w:sz="0" w:space="0" w:color="auto"/>
            <w:bottom w:val="none" w:sz="0" w:space="0" w:color="auto"/>
            <w:right w:val="none" w:sz="0" w:space="0" w:color="auto"/>
          </w:divBdr>
        </w:div>
        <w:div w:id="655181326">
          <w:marLeft w:val="640"/>
          <w:marRight w:val="0"/>
          <w:marTop w:val="0"/>
          <w:marBottom w:val="0"/>
          <w:divBdr>
            <w:top w:val="none" w:sz="0" w:space="0" w:color="auto"/>
            <w:left w:val="none" w:sz="0" w:space="0" w:color="auto"/>
            <w:bottom w:val="none" w:sz="0" w:space="0" w:color="auto"/>
            <w:right w:val="none" w:sz="0" w:space="0" w:color="auto"/>
          </w:divBdr>
        </w:div>
        <w:div w:id="672487107">
          <w:marLeft w:val="640"/>
          <w:marRight w:val="0"/>
          <w:marTop w:val="0"/>
          <w:marBottom w:val="0"/>
          <w:divBdr>
            <w:top w:val="none" w:sz="0" w:space="0" w:color="auto"/>
            <w:left w:val="none" w:sz="0" w:space="0" w:color="auto"/>
            <w:bottom w:val="none" w:sz="0" w:space="0" w:color="auto"/>
            <w:right w:val="none" w:sz="0" w:space="0" w:color="auto"/>
          </w:divBdr>
        </w:div>
        <w:div w:id="681055200">
          <w:marLeft w:val="640"/>
          <w:marRight w:val="0"/>
          <w:marTop w:val="0"/>
          <w:marBottom w:val="0"/>
          <w:divBdr>
            <w:top w:val="none" w:sz="0" w:space="0" w:color="auto"/>
            <w:left w:val="none" w:sz="0" w:space="0" w:color="auto"/>
            <w:bottom w:val="none" w:sz="0" w:space="0" w:color="auto"/>
            <w:right w:val="none" w:sz="0" w:space="0" w:color="auto"/>
          </w:divBdr>
        </w:div>
        <w:div w:id="815685988">
          <w:marLeft w:val="640"/>
          <w:marRight w:val="0"/>
          <w:marTop w:val="0"/>
          <w:marBottom w:val="0"/>
          <w:divBdr>
            <w:top w:val="none" w:sz="0" w:space="0" w:color="auto"/>
            <w:left w:val="none" w:sz="0" w:space="0" w:color="auto"/>
            <w:bottom w:val="none" w:sz="0" w:space="0" w:color="auto"/>
            <w:right w:val="none" w:sz="0" w:space="0" w:color="auto"/>
          </w:divBdr>
        </w:div>
        <w:div w:id="833685499">
          <w:marLeft w:val="640"/>
          <w:marRight w:val="0"/>
          <w:marTop w:val="0"/>
          <w:marBottom w:val="0"/>
          <w:divBdr>
            <w:top w:val="none" w:sz="0" w:space="0" w:color="auto"/>
            <w:left w:val="none" w:sz="0" w:space="0" w:color="auto"/>
            <w:bottom w:val="none" w:sz="0" w:space="0" w:color="auto"/>
            <w:right w:val="none" w:sz="0" w:space="0" w:color="auto"/>
          </w:divBdr>
        </w:div>
        <w:div w:id="924996607">
          <w:marLeft w:val="640"/>
          <w:marRight w:val="0"/>
          <w:marTop w:val="0"/>
          <w:marBottom w:val="0"/>
          <w:divBdr>
            <w:top w:val="none" w:sz="0" w:space="0" w:color="auto"/>
            <w:left w:val="none" w:sz="0" w:space="0" w:color="auto"/>
            <w:bottom w:val="none" w:sz="0" w:space="0" w:color="auto"/>
            <w:right w:val="none" w:sz="0" w:space="0" w:color="auto"/>
          </w:divBdr>
        </w:div>
        <w:div w:id="996304783">
          <w:marLeft w:val="640"/>
          <w:marRight w:val="0"/>
          <w:marTop w:val="0"/>
          <w:marBottom w:val="0"/>
          <w:divBdr>
            <w:top w:val="none" w:sz="0" w:space="0" w:color="auto"/>
            <w:left w:val="none" w:sz="0" w:space="0" w:color="auto"/>
            <w:bottom w:val="none" w:sz="0" w:space="0" w:color="auto"/>
            <w:right w:val="none" w:sz="0" w:space="0" w:color="auto"/>
          </w:divBdr>
        </w:div>
        <w:div w:id="1079206771">
          <w:marLeft w:val="640"/>
          <w:marRight w:val="0"/>
          <w:marTop w:val="0"/>
          <w:marBottom w:val="0"/>
          <w:divBdr>
            <w:top w:val="none" w:sz="0" w:space="0" w:color="auto"/>
            <w:left w:val="none" w:sz="0" w:space="0" w:color="auto"/>
            <w:bottom w:val="none" w:sz="0" w:space="0" w:color="auto"/>
            <w:right w:val="none" w:sz="0" w:space="0" w:color="auto"/>
          </w:divBdr>
        </w:div>
        <w:div w:id="1112945079">
          <w:marLeft w:val="640"/>
          <w:marRight w:val="0"/>
          <w:marTop w:val="0"/>
          <w:marBottom w:val="0"/>
          <w:divBdr>
            <w:top w:val="none" w:sz="0" w:space="0" w:color="auto"/>
            <w:left w:val="none" w:sz="0" w:space="0" w:color="auto"/>
            <w:bottom w:val="none" w:sz="0" w:space="0" w:color="auto"/>
            <w:right w:val="none" w:sz="0" w:space="0" w:color="auto"/>
          </w:divBdr>
        </w:div>
        <w:div w:id="1157456669">
          <w:marLeft w:val="640"/>
          <w:marRight w:val="0"/>
          <w:marTop w:val="0"/>
          <w:marBottom w:val="0"/>
          <w:divBdr>
            <w:top w:val="none" w:sz="0" w:space="0" w:color="auto"/>
            <w:left w:val="none" w:sz="0" w:space="0" w:color="auto"/>
            <w:bottom w:val="none" w:sz="0" w:space="0" w:color="auto"/>
            <w:right w:val="none" w:sz="0" w:space="0" w:color="auto"/>
          </w:divBdr>
        </w:div>
        <w:div w:id="1281837101">
          <w:marLeft w:val="640"/>
          <w:marRight w:val="0"/>
          <w:marTop w:val="0"/>
          <w:marBottom w:val="0"/>
          <w:divBdr>
            <w:top w:val="none" w:sz="0" w:space="0" w:color="auto"/>
            <w:left w:val="none" w:sz="0" w:space="0" w:color="auto"/>
            <w:bottom w:val="none" w:sz="0" w:space="0" w:color="auto"/>
            <w:right w:val="none" w:sz="0" w:space="0" w:color="auto"/>
          </w:divBdr>
        </w:div>
        <w:div w:id="1317801191">
          <w:marLeft w:val="640"/>
          <w:marRight w:val="0"/>
          <w:marTop w:val="0"/>
          <w:marBottom w:val="0"/>
          <w:divBdr>
            <w:top w:val="none" w:sz="0" w:space="0" w:color="auto"/>
            <w:left w:val="none" w:sz="0" w:space="0" w:color="auto"/>
            <w:bottom w:val="none" w:sz="0" w:space="0" w:color="auto"/>
            <w:right w:val="none" w:sz="0" w:space="0" w:color="auto"/>
          </w:divBdr>
        </w:div>
        <w:div w:id="1339381324">
          <w:marLeft w:val="640"/>
          <w:marRight w:val="0"/>
          <w:marTop w:val="0"/>
          <w:marBottom w:val="0"/>
          <w:divBdr>
            <w:top w:val="none" w:sz="0" w:space="0" w:color="auto"/>
            <w:left w:val="none" w:sz="0" w:space="0" w:color="auto"/>
            <w:bottom w:val="none" w:sz="0" w:space="0" w:color="auto"/>
            <w:right w:val="none" w:sz="0" w:space="0" w:color="auto"/>
          </w:divBdr>
        </w:div>
        <w:div w:id="1451314711">
          <w:marLeft w:val="640"/>
          <w:marRight w:val="0"/>
          <w:marTop w:val="0"/>
          <w:marBottom w:val="0"/>
          <w:divBdr>
            <w:top w:val="none" w:sz="0" w:space="0" w:color="auto"/>
            <w:left w:val="none" w:sz="0" w:space="0" w:color="auto"/>
            <w:bottom w:val="none" w:sz="0" w:space="0" w:color="auto"/>
            <w:right w:val="none" w:sz="0" w:space="0" w:color="auto"/>
          </w:divBdr>
        </w:div>
        <w:div w:id="1491286961">
          <w:marLeft w:val="640"/>
          <w:marRight w:val="0"/>
          <w:marTop w:val="0"/>
          <w:marBottom w:val="0"/>
          <w:divBdr>
            <w:top w:val="none" w:sz="0" w:space="0" w:color="auto"/>
            <w:left w:val="none" w:sz="0" w:space="0" w:color="auto"/>
            <w:bottom w:val="none" w:sz="0" w:space="0" w:color="auto"/>
            <w:right w:val="none" w:sz="0" w:space="0" w:color="auto"/>
          </w:divBdr>
        </w:div>
        <w:div w:id="1657566085">
          <w:marLeft w:val="640"/>
          <w:marRight w:val="0"/>
          <w:marTop w:val="0"/>
          <w:marBottom w:val="0"/>
          <w:divBdr>
            <w:top w:val="none" w:sz="0" w:space="0" w:color="auto"/>
            <w:left w:val="none" w:sz="0" w:space="0" w:color="auto"/>
            <w:bottom w:val="none" w:sz="0" w:space="0" w:color="auto"/>
            <w:right w:val="none" w:sz="0" w:space="0" w:color="auto"/>
          </w:divBdr>
        </w:div>
        <w:div w:id="1676956479">
          <w:marLeft w:val="640"/>
          <w:marRight w:val="0"/>
          <w:marTop w:val="0"/>
          <w:marBottom w:val="0"/>
          <w:divBdr>
            <w:top w:val="none" w:sz="0" w:space="0" w:color="auto"/>
            <w:left w:val="none" w:sz="0" w:space="0" w:color="auto"/>
            <w:bottom w:val="none" w:sz="0" w:space="0" w:color="auto"/>
            <w:right w:val="none" w:sz="0" w:space="0" w:color="auto"/>
          </w:divBdr>
        </w:div>
        <w:div w:id="1691642607">
          <w:marLeft w:val="640"/>
          <w:marRight w:val="0"/>
          <w:marTop w:val="0"/>
          <w:marBottom w:val="0"/>
          <w:divBdr>
            <w:top w:val="none" w:sz="0" w:space="0" w:color="auto"/>
            <w:left w:val="none" w:sz="0" w:space="0" w:color="auto"/>
            <w:bottom w:val="none" w:sz="0" w:space="0" w:color="auto"/>
            <w:right w:val="none" w:sz="0" w:space="0" w:color="auto"/>
          </w:divBdr>
        </w:div>
        <w:div w:id="1740709505">
          <w:marLeft w:val="640"/>
          <w:marRight w:val="0"/>
          <w:marTop w:val="0"/>
          <w:marBottom w:val="0"/>
          <w:divBdr>
            <w:top w:val="none" w:sz="0" w:space="0" w:color="auto"/>
            <w:left w:val="none" w:sz="0" w:space="0" w:color="auto"/>
            <w:bottom w:val="none" w:sz="0" w:space="0" w:color="auto"/>
            <w:right w:val="none" w:sz="0" w:space="0" w:color="auto"/>
          </w:divBdr>
        </w:div>
        <w:div w:id="1741488210">
          <w:marLeft w:val="640"/>
          <w:marRight w:val="0"/>
          <w:marTop w:val="0"/>
          <w:marBottom w:val="0"/>
          <w:divBdr>
            <w:top w:val="none" w:sz="0" w:space="0" w:color="auto"/>
            <w:left w:val="none" w:sz="0" w:space="0" w:color="auto"/>
            <w:bottom w:val="none" w:sz="0" w:space="0" w:color="auto"/>
            <w:right w:val="none" w:sz="0" w:space="0" w:color="auto"/>
          </w:divBdr>
        </w:div>
        <w:div w:id="1957175696">
          <w:marLeft w:val="640"/>
          <w:marRight w:val="0"/>
          <w:marTop w:val="0"/>
          <w:marBottom w:val="0"/>
          <w:divBdr>
            <w:top w:val="none" w:sz="0" w:space="0" w:color="auto"/>
            <w:left w:val="none" w:sz="0" w:space="0" w:color="auto"/>
            <w:bottom w:val="none" w:sz="0" w:space="0" w:color="auto"/>
            <w:right w:val="none" w:sz="0" w:space="0" w:color="auto"/>
          </w:divBdr>
        </w:div>
        <w:div w:id="2099328255">
          <w:marLeft w:val="640"/>
          <w:marRight w:val="0"/>
          <w:marTop w:val="0"/>
          <w:marBottom w:val="0"/>
          <w:divBdr>
            <w:top w:val="none" w:sz="0" w:space="0" w:color="auto"/>
            <w:left w:val="none" w:sz="0" w:space="0" w:color="auto"/>
            <w:bottom w:val="none" w:sz="0" w:space="0" w:color="auto"/>
            <w:right w:val="none" w:sz="0" w:space="0" w:color="auto"/>
          </w:divBdr>
        </w:div>
      </w:divsChild>
    </w:div>
    <w:div w:id="115875764">
      <w:bodyDiv w:val="1"/>
      <w:marLeft w:val="0"/>
      <w:marRight w:val="0"/>
      <w:marTop w:val="0"/>
      <w:marBottom w:val="0"/>
      <w:divBdr>
        <w:top w:val="none" w:sz="0" w:space="0" w:color="auto"/>
        <w:left w:val="none" w:sz="0" w:space="0" w:color="auto"/>
        <w:bottom w:val="none" w:sz="0" w:space="0" w:color="auto"/>
        <w:right w:val="none" w:sz="0" w:space="0" w:color="auto"/>
      </w:divBdr>
      <w:divsChild>
        <w:div w:id="30149316">
          <w:marLeft w:val="640"/>
          <w:marRight w:val="0"/>
          <w:marTop w:val="0"/>
          <w:marBottom w:val="0"/>
          <w:divBdr>
            <w:top w:val="none" w:sz="0" w:space="0" w:color="auto"/>
            <w:left w:val="none" w:sz="0" w:space="0" w:color="auto"/>
            <w:bottom w:val="none" w:sz="0" w:space="0" w:color="auto"/>
            <w:right w:val="none" w:sz="0" w:space="0" w:color="auto"/>
          </w:divBdr>
        </w:div>
        <w:div w:id="49619706">
          <w:marLeft w:val="640"/>
          <w:marRight w:val="0"/>
          <w:marTop w:val="0"/>
          <w:marBottom w:val="0"/>
          <w:divBdr>
            <w:top w:val="none" w:sz="0" w:space="0" w:color="auto"/>
            <w:left w:val="none" w:sz="0" w:space="0" w:color="auto"/>
            <w:bottom w:val="none" w:sz="0" w:space="0" w:color="auto"/>
            <w:right w:val="none" w:sz="0" w:space="0" w:color="auto"/>
          </w:divBdr>
        </w:div>
        <w:div w:id="107890701">
          <w:marLeft w:val="640"/>
          <w:marRight w:val="0"/>
          <w:marTop w:val="0"/>
          <w:marBottom w:val="0"/>
          <w:divBdr>
            <w:top w:val="none" w:sz="0" w:space="0" w:color="auto"/>
            <w:left w:val="none" w:sz="0" w:space="0" w:color="auto"/>
            <w:bottom w:val="none" w:sz="0" w:space="0" w:color="auto"/>
            <w:right w:val="none" w:sz="0" w:space="0" w:color="auto"/>
          </w:divBdr>
        </w:div>
        <w:div w:id="193422587">
          <w:marLeft w:val="640"/>
          <w:marRight w:val="0"/>
          <w:marTop w:val="0"/>
          <w:marBottom w:val="0"/>
          <w:divBdr>
            <w:top w:val="none" w:sz="0" w:space="0" w:color="auto"/>
            <w:left w:val="none" w:sz="0" w:space="0" w:color="auto"/>
            <w:bottom w:val="none" w:sz="0" w:space="0" w:color="auto"/>
            <w:right w:val="none" w:sz="0" w:space="0" w:color="auto"/>
          </w:divBdr>
        </w:div>
        <w:div w:id="218443638">
          <w:marLeft w:val="640"/>
          <w:marRight w:val="0"/>
          <w:marTop w:val="0"/>
          <w:marBottom w:val="0"/>
          <w:divBdr>
            <w:top w:val="none" w:sz="0" w:space="0" w:color="auto"/>
            <w:left w:val="none" w:sz="0" w:space="0" w:color="auto"/>
            <w:bottom w:val="none" w:sz="0" w:space="0" w:color="auto"/>
            <w:right w:val="none" w:sz="0" w:space="0" w:color="auto"/>
          </w:divBdr>
        </w:div>
        <w:div w:id="325868395">
          <w:marLeft w:val="640"/>
          <w:marRight w:val="0"/>
          <w:marTop w:val="0"/>
          <w:marBottom w:val="0"/>
          <w:divBdr>
            <w:top w:val="none" w:sz="0" w:space="0" w:color="auto"/>
            <w:left w:val="none" w:sz="0" w:space="0" w:color="auto"/>
            <w:bottom w:val="none" w:sz="0" w:space="0" w:color="auto"/>
            <w:right w:val="none" w:sz="0" w:space="0" w:color="auto"/>
          </w:divBdr>
        </w:div>
        <w:div w:id="438914572">
          <w:marLeft w:val="640"/>
          <w:marRight w:val="0"/>
          <w:marTop w:val="0"/>
          <w:marBottom w:val="0"/>
          <w:divBdr>
            <w:top w:val="none" w:sz="0" w:space="0" w:color="auto"/>
            <w:left w:val="none" w:sz="0" w:space="0" w:color="auto"/>
            <w:bottom w:val="none" w:sz="0" w:space="0" w:color="auto"/>
            <w:right w:val="none" w:sz="0" w:space="0" w:color="auto"/>
          </w:divBdr>
        </w:div>
        <w:div w:id="449589044">
          <w:marLeft w:val="640"/>
          <w:marRight w:val="0"/>
          <w:marTop w:val="0"/>
          <w:marBottom w:val="0"/>
          <w:divBdr>
            <w:top w:val="none" w:sz="0" w:space="0" w:color="auto"/>
            <w:left w:val="none" w:sz="0" w:space="0" w:color="auto"/>
            <w:bottom w:val="none" w:sz="0" w:space="0" w:color="auto"/>
            <w:right w:val="none" w:sz="0" w:space="0" w:color="auto"/>
          </w:divBdr>
        </w:div>
        <w:div w:id="604701550">
          <w:marLeft w:val="640"/>
          <w:marRight w:val="0"/>
          <w:marTop w:val="0"/>
          <w:marBottom w:val="0"/>
          <w:divBdr>
            <w:top w:val="none" w:sz="0" w:space="0" w:color="auto"/>
            <w:left w:val="none" w:sz="0" w:space="0" w:color="auto"/>
            <w:bottom w:val="none" w:sz="0" w:space="0" w:color="auto"/>
            <w:right w:val="none" w:sz="0" w:space="0" w:color="auto"/>
          </w:divBdr>
        </w:div>
        <w:div w:id="657539522">
          <w:marLeft w:val="640"/>
          <w:marRight w:val="0"/>
          <w:marTop w:val="0"/>
          <w:marBottom w:val="0"/>
          <w:divBdr>
            <w:top w:val="none" w:sz="0" w:space="0" w:color="auto"/>
            <w:left w:val="none" w:sz="0" w:space="0" w:color="auto"/>
            <w:bottom w:val="none" w:sz="0" w:space="0" w:color="auto"/>
            <w:right w:val="none" w:sz="0" w:space="0" w:color="auto"/>
          </w:divBdr>
        </w:div>
        <w:div w:id="668679126">
          <w:marLeft w:val="640"/>
          <w:marRight w:val="0"/>
          <w:marTop w:val="0"/>
          <w:marBottom w:val="0"/>
          <w:divBdr>
            <w:top w:val="none" w:sz="0" w:space="0" w:color="auto"/>
            <w:left w:val="none" w:sz="0" w:space="0" w:color="auto"/>
            <w:bottom w:val="none" w:sz="0" w:space="0" w:color="auto"/>
            <w:right w:val="none" w:sz="0" w:space="0" w:color="auto"/>
          </w:divBdr>
        </w:div>
        <w:div w:id="696007416">
          <w:marLeft w:val="640"/>
          <w:marRight w:val="0"/>
          <w:marTop w:val="0"/>
          <w:marBottom w:val="0"/>
          <w:divBdr>
            <w:top w:val="none" w:sz="0" w:space="0" w:color="auto"/>
            <w:left w:val="none" w:sz="0" w:space="0" w:color="auto"/>
            <w:bottom w:val="none" w:sz="0" w:space="0" w:color="auto"/>
            <w:right w:val="none" w:sz="0" w:space="0" w:color="auto"/>
          </w:divBdr>
        </w:div>
        <w:div w:id="698357290">
          <w:marLeft w:val="640"/>
          <w:marRight w:val="0"/>
          <w:marTop w:val="0"/>
          <w:marBottom w:val="0"/>
          <w:divBdr>
            <w:top w:val="none" w:sz="0" w:space="0" w:color="auto"/>
            <w:left w:val="none" w:sz="0" w:space="0" w:color="auto"/>
            <w:bottom w:val="none" w:sz="0" w:space="0" w:color="auto"/>
            <w:right w:val="none" w:sz="0" w:space="0" w:color="auto"/>
          </w:divBdr>
        </w:div>
        <w:div w:id="813067949">
          <w:marLeft w:val="640"/>
          <w:marRight w:val="0"/>
          <w:marTop w:val="0"/>
          <w:marBottom w:val="0"/>
          <w:divBdr>
            <w:top w:val="none" w:sz="0" w:space="0" w:color="auto"/>
            <w:left w:val="none" w:sz="0" w:space="0" w:color="auto"/>
            <w:bottom w:val="none" w:sz="0" w:space="0" w:color="auto"/>
            <w:right w:val="none" w:sz="0" w:space="0" w:color="auto"/>
          </w:divBdr>
        </w:div>
        <w:div w:id="816843137">
          <w:marLeft w:val="640"/>
          <w:marRight w:val="0"/>
          <w:marTop w:val="0"/>
          <w:marBottom w:val="0"/>
          <w:divBdr>
            <w:top w:val="none" w:sz="0" w:space="0" w:color="auto"/>
            <w:left w:val="none" w:sz="0" w:space="0" w:color="auto"/>
            <w:bottom w:val="none" w:sz="0" w:space="0" w:color="auto"/>
            <w:right w:val="none" w:sz="0" w:space="0" w:color="auto"/>
          </w:divBdr>
        </w:div>
        <w:div w:id="857894289">
          <w:marLeft w:val="640"/>
          <w:marRight w:val="0"/>
          <w:marTop w:val="0"/>
          <w:marBottom w:val="0"/>
          <w:divBdr>
            <w:top w:val="none" w:sz="0" w:space="0" w:color="auto"/>
            <w:left w:val="none" w:sz="0" w:space="0" w:color="auto"/>
            <w:bottom w:val="none" w:sz="0" w:space="0" w:color="auto"/>
            <w:right w:val="none" w:sz="0" w:space="0" w:color="auto"/>
          </w:divBdr>
        </w:div>
        <w:div w:id="912668635">
          <w:marLeft w:val="640"/>
          <w:marRight w:val="0"/>
          <w:marTop w:val="0"/>
          <w:marBottom w:val="0"/>
          <w:divBdr>
            <w:top w:val="none" w:sz="0" w:space="0" w:color="auto"/>
            <w:left w:val="none" w:sz="0" w:space="0" w:color="auto"/>
            <w:bottom w:val="none" w:sz="0" w:space="0" w:color="auto"/>
            <w:right w:val="none" w:sz="0" w:space="0" w:color="auto"/>
          </w:divBdr>
        </w:div>
        <w:div w:id="964847871">
          <w:marLeft w:val="640"/>
          <w:marRight w:val="0"/>
          <w:marTop w:val="0"/>
          <w:marBottom w:val="0"/>
          <w:divBdr>
            <w:top w:val="none" w:sz="0" w:space="0" w:color="auto"/>
            <w:left w:val="none" w:sz="0" w:space="0" w:color="auto"/>
            <w:bottom w:val="none" w:sz="0" w:space="0" w:color="auto"/>
            <w:right w:val="none" w:sz="0" w:space="0" w:color="auto"/>
          </w:divBdr>
        </w:div>
        <w:div w:id="985352911">
          <w:marLeft w:val="640"/>
          <w:marRight w:val="0"/>
          <w:marTop w:val="0"/>
          <w:marBottom w:val="0"/>
          <w:divBdr>
            <w:top w:val="none" w:sz="0" w:space="0" w:color="auto"/>
            <w:left w:val="none" w:sz="0" w:space="0" w:color="auto"/>
            <w:bottom w:val="none" w:sz="0" w:space="0" w:color="auto"/>
            <w:right w:val="none" w:sz="0" w:space="0" w:color="auto"/>
          </w:divBdr>
        </w:div>
        <w:div w:id="1052465602">
          <w:marLeft w:val="640"/>
          <w:marRight w:val="0"/>
          <w:marTop w:val="0"/>
          <w:marBottom w:val="0"/>
          <w:divBdr>
            <w:top w:val="none" w:sz="0" w:space="0" w:color="auto"/>
            <w:left w:val="none" w:sz="0" w:space="0" w:color="auto"/>
            <w:bottom w:val="none" w:sz="0" w:space="0" w:color="auto"/>
            <w:right w:val="none" w:sz="0" w:space="0" w:color="auto"/>
          </w:divBdr>
        </w:div>
        <w:div w:id="1068191166">
          <w:marLeft w:val="640"/>
          <w:marRight w:val="0"/>
          <w:marTop w:val="0"/>
          <w:marBottom w:val="0"/>
          <w:divBdr>
            <w:top w:val="none" w:sz="0" w:space="0" w:color="auto"/>
            <w:left w:val="none" w:sz="0" w:space="0" w:color="auto"/>
            <w:bottom w:val="none" w:sz="0" w:space="0" w:color="auto"/>
            <w:right w:val="none" w:sz="0" w:space="0" w:color="auto"/>
          </w:divBdr>
        </w:div>
        <w:div w:id="1134106961">
          <w:marLeft w:val="640"/>
          <w:marRight w:val="0"/>
          <w:marTop w:val="0"/>
          <w:marBottom w:val="0"/>
          <w:divBdr>
            <w:top w:val="none" w:sz="0" w:space="0" w:color="auto"/>
            <w:left w:val="none" w:sz="0" w:space="0" w:color="auto"/>
            <w:bottom w:val="none" w:sz="0" w:space="0" w:color="auto"/>
            <w:right w:val="none" w:sz="0" w:space="0" w:color="auto"/>
          </w:divBdr>
        </w:div>
        <w:div w:id="1135609709">
          <w:marLeft w:val="640"/>
          <w:marRight w:val="0"/>
          <w:marTop w:val="0"/>
          <w:marBottom w:val="0"/>
          <w:divBdr>
            <w:top w:val="none" w:sz="0" w:space="0" w:color="auto"/>
            <w:left w:val="none" w:sz="0" w:space="0" w:color="auto"/>
            <w:bottom w:val="none" w:sz="0" w:space="0" w:color="auto"/>
            <w:right w:val="none" w:sz="0" w:space="0" w:color="auto"/>
          </w:divBdr>
        </w:div>
        <w:div w:id="1254047178">
          <w:marLeft w:val="640"/>
          <w:marRight w:val="0"/>
          <w:marTop w:val="0"/>
          <w:marBottom w:val="0"/>
          <w:divBdr>
            <w:top w:val="none" w:sz="0" w:space="0" w:color="auto"/>
            <w:left w:val="none" w:sz="0" w:space="0" w:color="auto"/>
            <w:bottom w:val="none" w:sz="0" w:space="0" w:color="auto"/>
            <w:right w:val="none" w:sz="0" w:space="0" w:color="auto"/>
          </w:divBdr>
        </w:div>
        <w:div w:id="1262372337">
          <w:marLeft w:val="640"/>
          <w:marRight w:val="0"/>
          <w:marTop w:val="0"/>
          <w:marBottom w:val="0"/>
          <w:divBdr>
            <w:top w:val="none" w:sz="0" w:space="0" w:color="auto"/>
            <w:left w:val="none" w:sz="0" w:space="0" w:color="auto"/>
            <w:bottom w:val="none" w:sz="0" w:space="0" w:color="auto"/>
            <w:right w:val="none" w:sz="0" w:space="0" w:color="auto"/>
          </w:divBdr>
        </w:div>
        <w:div w:id="1286890961">
          <w:marLeft w:val="640"/>
          <w:marRight w:val="0"/>
          <w:marTop w:val="0"/>
          <w:marBottom w:val="0"/>
          <w:divBdr>
            <w:top w:val="none" w:sz="0" w:space="0" w:color="auto"/>
            <w:left w:val="none" w:sz="0" w:space="0" w:color="auto"/>
            <w:bottom w:val="none" w:sz="0" w:space="0" w:color="auto"/>
            <w:right w:val="none" w:sz="0" w:space="0" w:color="auto"/>
          </w:divBdr>
        </w:div>
        <w:div w:id="1336805561">
          <w:marLeft w:val="640"/>
          <w:marRight w:val="0"/>
          <w:marTop w:val="0"/>
          <w:marBottom w:val="0"/>
          <w:divBdr>
            <w:top w:val="none" w:sz="0" w:space="0" w:color="auto"/>
            <w:left w:val="none" w:sz="0" w:space="0" w:color="auto"/>
            <w:bottom w:val="none" w:sz="0" w:space="0" w:color="auto"/>
            <w:right w:val="none" w:sz="0" w:space="0" w:color="auto"/>
          </w:divBdr>
        </w:div>
        <w:div w:id="1359624134">
          <w:marLeft w:val="640"/>
          <w:marRight w:val="0"/>
          <w:marTop w:val="0"/>
          <w:marBottom w:val="0"/>
          <w:divBdr>
            <w:top w:val="none" w:sz="0" w:space="0" w:color="auto"/>
            <w:left w:val="none" w:sz="0" w:space="0" w:color="auto"/>
            <w:bottom w:val="none" w:sz="0" w:space="0" w:color="auto"/>
            <w:right w:val="none" w:sz="0" w:space="0" w:color="auto"/>
          </w:divBdr>
        </w:div>
        <w:div w:id="1532375865">
          <w:marLeft w:val="640"/>
          <w:marRight w:val="0"/>
          <w:marTop w:val="0"/>
          <w:marBottom w:val="0"/>
          <w:divBdr>
            <w:top w:val="none" w:sz="0" w:space="0" w:color="auto"/>
            <w:left w:val="none" w:sz="0" w:space="0" w:color="auto"/>
            <w:bottom w:val="none" w:sz="0" w:space="0" w:color="auto"/>
            <w:right w:val="none" w:sz="0" w:space="0" w:color="auto"/>
          </w:divBdr>
        </w:div>
        <w:div w:id="1567689583">
          <w:marLeft w:val="640"/>
          <w:marRight w:val="0"/>
          <w:marTop w:val="0"/>
          <w:marBottom w:val="0"/>
          <w:divBdr>
            <w:top w:val="none" w:sz="0" w:space="0" w:color="auto"/>
            <w:left w:val="none" w:sz="0" w:space="0" w:color="auto"/>
            <w:bottom w:val="none" w:sz="0" w:space="0" w:color="auto"/>
            <w:right w:val="none" w:sz="0" w:space="0" w:color="auto"/>
          </w:divBdr>
        </w:div>
        <w:div w:id="1602420879">
          <w:marLeft w:val="640"/>
          <w:marRight w:val="0"/>
          <w:marTop w:val="0"/>
          <w:marBottom w:val="0"/>
          <w:divBdr>
            <w:top w:val="none" w:sz="0" w:space="0" w:color="auto"/>
            <w:left w:val="none" w:sz="0" w:space="0" w:color="auto"/>
            <w:bottom w:val="none" w:sz="0" w:space="0" w:color="auto"/>
            <w:right w:val="none" w:sz="0" w:space="0" w:color="auto"/>
          </w:divBdr>
        </w:div>
        <w:div w:id="1655059305">
          <w:marLeft w:val="640"/>
          <w:marRight w:val="0"/>
          <w:marTop w:val="0"/>
          <w:marBottom w:val="0"/>
          <w:divBdr>
            <w:top w:val="none" w:sz="0" w:space="0" w:color="auto"/>
            <w:left w:val="none" w:sz="0" w:space="0" w:color="auto"/>
            <w:bottom w:val="none" w:sz="0" w:space="0" w:color="auto"/>
            <w:right w:val="none" w:sz="0" w:space="0" w:color="auto"/>
          </w:divBdr>
        </w:div>
        <w:div w:id="1673799095">
          <w:marLeft w:val="640"/>
          <w:marRight w:val="0"/>
          <w:marTop w:val="0"/>
          <w:marBottom w:val="0"/>
          <w:divBdr>
            <w:top w:val="none" w:sz="0" w:space="0" w:color="auto"/>
            <w:left w:val="none" w:sz="0" w:space="0" w:color="auto"/>
            <w:bottom w:val="none" w:sz="0" w:space="0" w:color="auto"/>
            <w:right w:val="none" w:sz="0" w:space="0" w:color="auto"/>
          </w:divBdr>
        </w:div>
        <w:div w:id="1675113131">
          <w:marLeft w:val="640"/>
          <w:marRight w:val="0"/>
          <w:marTop w:val="0"/>
          <w:marBottom w:val="0"/>
          <w:divBdr>
            <w:top w:val="none" w:sz="0" w:space="0" w:color="auto"/>
            <w:left w:val="none" w:sz="0" w:space="0" w:color="auto"/>
            <w:bottom w:val="none" w:sz="0" w:space="0" w:color="auto"/>
            <w:right w:val="none" w:sz="0" w:space="0" w:color="auto"/>
          </w:divBdr>
        </w:div>
        <w:div w:id="1677145947">
          <w:marLeft w:val="640"/>
          <w:marRight w:val="0"/>
          <w:marTop w:val="0"/>
          <w:marBottom w:val="0"/>
          <w:divBdr>
            <w:top w:val="none" w:sz="0" w:space="0" w:color="auto"/>
            <w:left w:val="none" w:sz="0" w:space="0" w:color="auto"/>
            <w:bottom w:val="none" w:sz="0" w:space="0" w:color="auto"/>
            <w:right w:val="none" w:sz="0" w:space="0" w:color="auto"/>
          </w:divBdr>
        </w:div>
        <w:div w:id="1693800549">
          <w:marLeft w:val="640"/>
          <w:marRight w:val="0"/>
          <w:marTop w:val="0"/>
          <w:marBottom w:val="0"/>
          <w:divBdr>
            <w:top w:val="none" w:sz="0" w:space="0" w:color="auto"/>
            <w:left w:val="none" w:sz="0" w:space="0" w:color="auto"/>
            <w:bottom w:val="none" w:sz="0" w:space="0" w:color="auto"/>
            <w:right w:val="none" w:sz="0" w:space="0" w:color="auto"/>
          </w:divBdr>
        </w:div>
        <w:div w:id="1698310578">
          <w:marLeft w:val="640"/>
          <w:marRight w:val="0"/>
          <w:marTop w:val="0"/>
          <w:marBottom w:val="0"/>
          <w:divBdr>
            <w:top w:val="none" w:sz="0" w:space="0" w:color="auto"/>
            <w:left w:val="none" w:sz="0" w:space="0" w:color="auto"/>
            <w:bottom w:val="none" w:sz="0" w:space="0" w:color="auto"/>
            <w:right w:val="none" w:sz="0" w:space="0" w:color="auto"/>
          </w:divBdr>
        </w:div>
        <w:div w:id="1720595678">
          <w:marLeft w:val="640"/>
          <w:marRight w:val="0"/>
          <w:marTop w:val="0"/>
          <w:marBottom w:val="0"/>
          <w:divBdr>
            <w:top w:val="none" w:sz="0" w:space="0" w:color="auto"/>
            <w:left w:val="none" w:sz="0" w:space="0" w:color="auto"/>
            <w:bottom w:val="none" w:sz="0" w:space="0" w:color="auto"/>
            <w:right w:val="none" w:sz="0" w:space="0" w:color="auto"/>
          </w:divBdr>
        </w:div>
        <w:div w:id="1803501309">
          <w:marLeft w:val="640"/>
          <w:marRight w:val="0"/>
          <w:marTop w:val="0"/>
          <w:marBottom w:val="0"/>
          <w:divBdr>
            <w:top w:val="none" w:sz="0" w:space="0" w:color="auto"/>
            <w:left w:val="none" w:sz="0" w:space="0" w:color="auto"/>
            <w:bottom w:val="none" w:sz="0" w:space="0" w:color="auto"/>
            <w:right w:val="none" w:sz="0" w:space="0" w:color="auto"/>
          </w:divBdr>
        </w:div>
        <w:div w:id="1850287315">
          <w:marLeft w:val="640"/>
          <w:marRight w:val="0"/>
          <w:marTop w:val="0"/>
          <w:marBottom w:val="0"/>
          <w:divBdr>
            <w:top w:val="none" w:sz="0" w:space="0" w:color="auto"/>
            <w:left w:val="none" w:sz="0" w:space="0" w:color="auto"/>
            <w:bottom w:val="none" w:sz="0" w:space="0" w:color="auto"/>
            <w:right w:val="none" w:sz="0" w:space="0" w:color="auto"/>
          </w:divBdr>
        </w:div>
        <w:div w:id="2094862043">
          <w:marLeft w:val="640"/>
          <w:marRight w:val="0"/>
          <w:marTop w:val="0"/>
          <w:marBottom w:val="0"/>
          <w:divBdr>
            <w:top w:val="none" w:sz="0" w:space="0" w:color="auto"/>
            <w:left w:val="none" w:sz="0" w:space="0" w:color="auto"/>
            <w:bottom w:val="none" w:sz="0" w:space="0" w:color="auto"/>
            <w:right w:val="none" w:sz="0" w:space="0" w:color="auto"/>
          </w:divBdr>
        </w:div>
        <w:div w:id="2118941617">
          <w:marLeft w:val="640"/>
          <w:marRight w:val="0"/>
          <w:marTop w:val="0"/>
          <w:marBottom w:val="0"/>
          <w:divBdr>
            <w:top w:val="none" w:sz="0" w:space="0" w:color="auto"/>
            <w:left w:val="none" w:sz="0" w:space="0" w:color="auto"/>
            <w:bottom w:val="none" w:sz="0" w:space="0" w:color="auto"/>
            <w:right w:val="none" w:sz="0" w:space="0" w:color="auto"/>
          </w:divBdr>
        </w:div>
        <w:div w:id="2122069785">
          <w:marLeft w:val="640"/>
          <w:marRight w:val="0"/>
          <w:marTop w:val="0"/>
          <w:marBottom w:val="0"/>
          <w:divBdr>
            <w:top w:val="none" w:sz="0" w:space="0" w:color="auto"/>
            <w:left w:val="none" w:sz="0" w:space="0" w:color="auto"/>
            <w:bottom w:val="none" w:sz="0" w:space="0" w:color="auto"/>
            <w:right w:val="none" w:sz="0" w:space="0" w:color="auto"/>
          </w:divBdr>
        </w:div>
      </w:divsChild>
    </w:div>
    <w:div w:id="115878238">
      <w:marLeft w:val="0"/>
      <w:marRight w:val="0"/>
      <w:marTop w:val="0"/>
      <w:marBottom w:val="0"/>
      <w:divBdr>
        <w:top w:val="none" w:sz="0" w:space="0" w:color="auto"/>
        <w:left w:val="none" w:sz="0" w:space="0" w:color="auto"/>
        <w:bottom w:val="none" w:sz="0" w:space="0" w:color="auto"/>
        <w:right w:val="none" w:sz="0" w:space="0" w:color="auto"/>
      </w:divBdr>
    </w:div>
    <w:div w:id="119300715">
      <w:bodyDiv w:val="1"/>
      <w:marLeft w:val="0"/>
      <w:marRight w:val="0"/>
      <w:marTop w:val="0"/>
      <w:marBottom w:val="0"/>
      <w:divBdr>
        <w:top w:val="none" w:sz="0" w:space="0" w:color="auto"/>
        <w:left w:val="none" w:sz="0" w:space="0" w:color="auto"/>
        <w:bottom w:val="none" w:sz="0" w:space="0" w:color="auto"/>
        <w:right w:val="none" w:sz="0" w:space="0" w:color="auto"/>
      </w:divBdr>
      <w:divsChild>
        <w:div w:id="1897349738">
          <w:marLeft w:val="640"/>
          <w:marRight w:val="0"/>
          <w:marTop w:val="0"/>
          <w:marBottom w:val="0"/>
          <w:divBdr>
            <w:top w:val="none" w:sz="0" w:space="0" w:color="auto"/>
            <w:left w:val="none" w:sz="0" w:space="0" w:color="auto"/>
            <w:bottom w:val="none" w:sz="0" w:space="0" w:color="auto"/>
            <w:right w:val="none" w:sz="0" w:space="0" w:color="auto"/>
          </w:divBdr>
        </w:div>
        <w:div w:id="2017539440">
          <w:marLeft w:val="640"/>
          <w:marRight w:val="0"/>
          <w:marTop w:val="0"/>
          <w:marBottom w:val="0"/>
          <w:divBdr>
            <w:top w:val="none" w:sz="0" w:space="0" w:color="auto"/>
            <w:left w:val="none" w:sz="0" w:space="0" w:color="auto"/>
            <w:bottom w:val="none" w:sz="0" w:space="0" w:color="auto"/>
            <w:right w:val="none" w:sz="0" w:space="0" w:color="auto"/>
          </w:divBdr>
        </w:div>
        <w:div w:id="729382727">
          <w:marLeft w:val="640"/>
          <w:marRight w:val="0"/>
          <w:marTop w:val="0"/>
          <w:marBottom w:val="0"/>
          <w:divBdr>
            <w:top w:val="none" w:sz="0" w:space="0" w:color="auto"/>
            <w:left w:val="none" w:sz="0" w:space="0" w:color="auto"/>
            <w:bottom w:val="none" w:sz="0" w:space="0" w:color="auto"/>
            <w:right w:val="none" w:sz="0" w:space="0" w:color="auto"/>
          </w:divBdr>
        </w:div>
        <w:div w:id="527565200">
          <w:marLeft w:val="640"/>
          <w:marRight w:val="0"/>
          <w:marTop w:val="0"/>
          <w:marBottom w:val="0"/>
          <w:divBdr>
            <w:top w:val="none" w:sz="0" w:space="0" w:color="auto"/>
            <w:left w:val="none" w:sz="0" w:space="0" w:color="auto"/>
            <w:bottom w:val="none" w:sz="0" w:space="0" w:color="auto"/>
            <w:right w:val="none" w:sz="0" w:space="0" w:color="auto"/>
          </w:divBdr>
        </w:div>
        <w:div w:id="1840466573">
          <w:marLeft w:val="640"/>
          <w:marRight w:val="0"/>
          <w:marTop w:val="0"/>
          <w:marBottom w:val="0"/>
          <w:divBdr>
            <w:top w:val="none" w:sz="0" w:space="0" w:color="auto"/>
            <w:left w:val="none" w:sz="0" w:space="0" w:color="auto"/>
            <w:bottom w:val="none" w:sz="0" w:space="0" w:color="auto"/>
            <w:right w:val="none" w:sz="0" w:space="0" w:color="auto"/>
          </w:divBdr>
        </w:div>
        <w:div w:id="1244871035">
          <w:marLeft w:val="640"/>
          <w:marRight w:val="0"/>
          <w:marTop w:val="0"/>
          <w:marBottom w:val="0"/>
          <w:divBdr>
            <w:top w:val="none" w:sz="0" w:space="0" w:color="auto"/>
            <w:left w:val="none" w:sz="0" w:space="0" w:color="auto"/>
            <w:bottom w:val="none" w:sz="0" w:space="0" w:color="auto"/>
            <w:right w:val="none" w:sz="0" w:space="0" w:color="auto"/>
          </w:divBdr>
        </w:div>
        <w:div w:id="222521336">
          <w:marLeft w:val="640"/>
          <w:marRight w:val="0"/>
          <w:marTop w:val="0"/>
          <w:marBottom w:val="0"/>
          <w:divBdr>
            <w:top w:val="none" w:sz="0" w:space="0" w:color="auto"/>
            <w:left w:val="none" w:sz="0" w:space="0" w:color="auto"/>
            <w:bottom w:val="none" w:sz="0" w:space="0" w:color="auto"/>
            <w:right w:val="none" w:sz="0" w:space="0" w:color="auto"/>
          </w:divBdr>
        </w:div>
        <w:div w:id="1683432914">
          <w:marLeft w:val="640"/>
          <w:marRight w:val="0"/>
          <w:marTop w:val="0"/>
          <w:marBottom w:val="0"/>
          <w:divBdr>
            <w:top w:val="none" w:sz="0" w:space="0" w:color="auto"/>
            <w:left w:val="none" w:sz="0" w:space="0" w:color="auto"/>
            <w:bottom w:val="none" w:sz="0" w:space="0" w:color="auto"/>
            <w:right w:val="none" w:sz="0" w:space="0" w:color="auto"/>
          </w:divBdr>
        </w:div>
        <w:div w:id="1849976073">
          <w:marLeft w:val="640"/>
          <w:marRight w:val="0"/>
          <w:marTop w:val="0"/>
          <w:marBottom w:val="0"/>
          <w:divBdr>
            <w:top w:val="none" w:sz="0" w:space="0" w:color="auto"/>
            <w:left w:val="none" w:sz="0" w:space="0" w:color="auto"/>
            <w:bottom w:val="none" w:sz="0" w:space="0" w:color="auto"/>
            <w:right w:val="none" w:sz="0" w:space="0" w:color="auto"/>
          </w:divBdr>
        </w:div>
        <w:div w:id="418328643">
          <w:marLeft w:val="640"/>
          <w:marRight w:val="0"/>
          <w:marTop w:val="0"/>
          <w:marBottom w:val="0"/>
          <w:divBdr>
            <w:top w:val="none" w:sz="0" w:space="0" w:color="auto"/>
            <w:left w:val="none" w:sz="0" w:space="0" w:color="auto"/>
            <w:bottom w:val="none" w:sz="0" w:space="0" w:color="auto"/>
            <w:right w:val="none" w:sz="0" w:space="0" w:color="auto"/>
          </w:divBdr>
        </w:div>
        <w:div w:id="964699636">
          <w:marLeft w:val="640"/>
          <w:marRight w:val="0"/>
          <w:marTop w:val="0"/>
          <w:marBottom w:val="0"/>
          <w:divBdr>
            <w:top w:val="none" w:sz="0" w:space="0" w:color="auto"/>
            <w:left w:val="none" w:sz="0" w:space="0" w:color="auto"/>
            <w:bottom w:val="none" w:sz="0" w:space="0" w:color="auto"/>
            <w:right w:val="none" w:sz="0" w:space="0" w:color="auto"/>
          </w:divBdr>
        </w:div>
        <w:div w:id="1121455692">
          <w:marLeft w:val="640"/>
          <w:marRight w:val="0"/>
          <w:marTop w:val="0"/>
          <w:marBottom w:val="0"/>
          <w:divBdr>
            <w:top w:val="none" w:sz="0" w:space="0" w:color="auto"/>
            <w:left w:val="none" w:sz="0" w:space="0" w:color="auto"/>
            <w:bottom w:val="none" w:sz="0" w:space="0" w:color="auto"/>
            <w:right w:val="none" w:sz="0" w:space="0" w:color="auto"/>
          </w:divBdr>
        </w:div>
        <w:div w:id="983393867">
          <w:marLeft w:val="640"/>
          <w:marRight w:val="0"/>
          <w:marTop w:val="0"/>
          <w:marBottom w:val="0"/>
          <w:divBdr>
            <w:top w:val="none" w:sz="0" w:space="0" w:color="auto"/>
            <w:left w:val="none" w:sz="0" w:space="0" w:color="auto"/>
            <w:bottom w:val="none" w:sz="0" w:space="0" w:color="auto"/>
            <w:right w:val="none" w:sz="0" w:space="0" w:color="auto"/>
          </w:divBdr>
        </w:div>
        <w:div w:id="1243224468">
          <w:marLeft w:val="640"/>
          <w:marRight w:val="0"/>
          <w:marTop w:val="0"/>
          <w:marBottom w:val="0"/>
          <w:divBdr>
            <w:top w:val="none" w:sz="0" w:space="0" w:color="auto"/>
            <w:left w:val="none" w:sz="0" w:space="0" w:color="auto"/>
            <w:bottom w:val="none" w:sz="0" w:space="0" w:color="auto"/>
            <w:right w:val="none" w:sz="0" w:space="0" w:color="auto"/>
          </w:divBdr>
        </w:div>
        <w:div w:id="1090195373">
          <w:marLeft w:val="640"/>
          <w:marRight w:val="0"/>
          <w:marTop w:val="0"/>
          <w:marBottom w:val="0"/>
          <w:divBdr>
            <w:top w:val="none" w:sz="0" w:space="0" w:color="auto"/>
            <w:left w:val="none" w:sz="0" w:space="0" w:color="auto"/>
            <w:bottom w:val="none" w:sz="0" w:space="0" w:color="auto"/>
            <w:right w:val="none" w:sz="0" w:space="0" w:color="auto"/>
          </w:divBdr>
        </w:div>
        <w:div w:id="1350330209">
          <w:marLeft w:val="640"/>
          <w:marRight w:val="0"/>
          <w:marTop w:val="0"/>
          <w:marBottom w:val="0"/>
          <w:divBdr>
            <w:top w:val="none" w:sz="0" w:space="0" w:color="auto"/>
            <w:left w:val="none" w:sz="0" w:space="0" w:color="auto"/>
            <w:bottom w:val="none" w:sz="0" w:space="0" w:color="auto"/>
            <w:right w:val="none" w:sz="0" w:space="0" w:color="auto"/>
          </w:divBdr>
        </w:div>
        <w:div w:id="2091465907">
          <w:marLeft w:val="640"/>
          <w:marRight w:val="0"/>
          <w:marTop w:val="0"/>
          <w:marBottom w:val="0"/>
          <w:divBdr>
            <w:top w:val="none" w:sz="0" w:space="0" w:color="auto"/>
            <w:left w:val="none" w:sz="0" w:space="0" w:color="auto"/>
            <w:bottom w:val="none" w:sz="0" w:space="0" w:color="auto"/>
            <w:right w:val="none" w:sz="0" w:space="0" w:color="auto"/>
          </w:divBdr>
        </w:div>
        <w:div w:id="2020809832">
          <w:marLeft w:val="640"/>
          <w:marRight w:val="0"/>
          <w:marTop w:val="0"/>
          <w:marBottom w:val="0"/>
          <w:divBdr>
            <w:top w:val="none" w:sz="0" w:space="0" w:color="auto"/>
            <w:left w:val="none" w:sz="0" w:space="0" w:color="auto"/>
            <w:bottom w:val="none" w:sz="0" w:space="0" w:color="auto"/>
            <w:right w:val="none" w:sz="0" w:space="0" w:color="auto"/>
          </w:divBdr>
        </w:div>
        <w:div w:id="988828872">
          <w:marLeft w:val="640"/>
          <w:marRight w:val="0"/>
          <w:marTop w:val="0"/>
          <w:marBottom w:val="0"/>
          <w:divBdr>
            <w:top w:val="none" w:sz="0" w:space="0" w:color="auto"/>
            <w:left w:val="none" w:sz="0" w:space="0" w:color="auto"/>
            <w:bottom w:val="none" w:sz="0" w:space="0" w:color="auto"/>
            <w:right w:val="none" w:sz="0" w:space="0" w:color="auto"/>
          </w:divBdr>
        </w:div>
        <w:div w:id="1618095631">
          <w:marLeft w:val="640"/>
          <w:marRight w:val="0"/>
          <w:marTop w:val="0"/>
          <w:marBottom w:val="0"/>
          <w:divBdr>
            <w:top w:val="none" w:sz="0" w:space="0" w:color="auto"/>
            <w:left w:val="none" w:sz="0" w:space="0" w:color="auto"/>
            <w:bottom w:val="none" w:sz="0" w:space="0" w:color="auto"/>
            <w:right w:val="none" w:sz="0" w:space="0" w:color="auto"/>
          </w:divBdr>
        </w:div>
        <w:div w:id="227572417">
          <w:marLeft w:val="640"/>
          <w:marRight w:val="0"/>
          <w:marTop w:val="0"/>
          <w:marBottom w:val="0"/>
          <w:divBdr>
            <w:top w:val="none" w:sz="0" w:space="0" w:color="auto"/>
            <w:left w:val="none" w:sz="0" w:space="0" w:color="auto"/>
            <w:bottom w:val="none" w:sz="0" w:space="0" w:color="auto"/>
            <w:right w:val="none" w:sz="0" w:space="0" w:color="auto"/>
          </w:divBdr>
        </w:div>
        <w:div w:id="737440904">
          <w:marLeft w:val="640"/>
          <w:marRight w:val="0"/>
          <w:marTop w:val="0"/>
          <w:marBottom w:val="0"/>
          <w:divBdr>
            <w:top w:val="none" w:sz="0" w:space="0" w:color="auto"/>
            <w:left w:val="none" w:sz="0" w:space="0" w:color="auto"/>
            <w:bottom w:val="none" w:sz="0" w:space="0" w:color="auto"/>
            <w:right w:val="none" w:sz="0" w:space="0" w:color="auto"/>
          </w:divBdr>
        </w:div>
        <w:div w:id="1591550088">
          <w:marLeft w:val="640"/>
          <w:marRight w:val="0"/>
          <w:marTop w:val="0"/>
          <w:marBottom w:val="0"/>
          <w:divBdr>
            <w:top w:val="none" w:sz="0" w:space="0" w:color="auto"/>
            <w:left w:val="none" w:sz="0" w:space="0" w:color="auto"/>
            <w:bottom w:val="none" w:sz="0" w:space="0" w:color="auto"/>
            <w:right w:val="none" w:sz="0" w:space="0" w:color="auto"/>
          </w:divBdr>
        </w:div>
        <w:div w:id="1529295690">
          <w:marLeft w:val="640"/>
          <w:marRight w:val="0"/>
          <w:marTop w:val="0"/>
          <w:marBottom w:val="0"/>
          <w:divBdr>
            <w:top w:val="none" w:sz="0" w:space="0" w:color="auto"/>
            <w:left w:val="none" w:sz="0" w:space="0" w:color="auto"/>
            <w:bottom w:val="none" w:sz="0" w:space="0" w:color="auto"/>
            <w:right w:val="none" w:sz="0" w:space="0" w:color="auto"/>
          </w:divBdr>
        </w:div>
        <w:div w:id="1146244640">
          <w:marLeft w:val="640"/>
          <w:marRight w:val="0"/>
          <w:marTop w:val="0"/>
          <w:marBottom w:val="0"/>
          <w:divBdr>
            <w:top w:val="none" w:sz="0" w:space="0" w:color="auto"/>
            <w:left w:val="none" w:sz="0" w:space="0" w:color="auto"/>
            <w:bottom w:val="none" w:sz="0" w:space="0" w:color="auto"/>
            <w:right w:val="none" w:sz="0" w:space="0" w:color="auto"/>
          </w:divBdr>
        </w:div>
        <w:div w:id="4671226">
          <w:marLeft w:val="640"/>
          <w:marRight w:val="0"/>
          <w:marTop w:val="0"/>
          <w:marBottom w:val="0"/>
          <w:divBdr>
            <w:top w:val="none" w:sz="0" w:space="0" w:color="auto"/>
            <w:left w:val="none" w:sz="0" w:space="0" w:color="auto"/>
            <w:bottom w:val="none" w:sz="0" w:space="0" w:color="auto"/>
            <w:right w:val="none" w:sz="0" w:space="0" w:color="auto"/>
          </w:divBdr>
        </w:div>
        <w:div w:id="963389828">
          <w:marLeft w:val="640"/>
          <w:marRight w:val="0"/>
          <w:marTop w:val="0"/>
          <w:marBottom w:val="0"/>
          <w:divBdr>
            <w:top w:val="none" w:sz="0" w:space="0" w:color="auto"/>
            <w:left w:val="none" w:sz="0" w:space="0" w:color="auto"/>
            <w:bottom w:val="none" w:sz="0" w:space="0" w:color="auto"/>
            <w:right w:val="none" w:sz="0" w:space="0" w:color="auto"/>
          </w:divBdr>
        </w:div>
        <w:div w:id="1196893453">
          <w:marLeft w:val="640"/>
          <w:marRight w:val="0"/>
          <w:marTop w:val="0"/>
          <w:marBottom w:val="0"/>
          <w:divBdr>
            <w:top w:val="none" w:sz="0" w:space="0" w:color="auto"/>
            <w:left w:val="none" w:sz="0" w:space="0" w:color="auto"/>
            <w:bottom w:val="none" w:sz="0" w:space="0" w:color="auto"/>
            <w:right w:val="none" w:sz="0" w:space="0" w:color="auto"/>
          </w:divBdr>
        </w:div>
        <w:div w:id="1967856373">
          <w:marLeft w:val="640"/>
          <w:marRight w:val="0"/>
          <w:marTop w:val="0"/>
          <w:marBottom w:val="0"/>
          <w:divBdr>
            <w:top w:val="none" w:sz="0" w:space="0" w:color="auto"/>
            <w:left w:val="none" w:sz="0" w:space="0" w:color="auto"/>
            <w:bottom w:val="none" w:sz="0" w:space="0" w:color="auto"/>
            <w:right w:val="none" w:sz="0" w:space="0" w:color="auto"/>
          </w:divBdr>
        </w:div>
        <w:div w:id="1019426084">
          <w:marLeft w:val="640"/>
          <w:marRight w:val="0"/>
          <w:marTop w:val="0"/>
          <w:marBottom w:val="0"/>
          <w:divBdr>
            <w:top w:val="none" w:sz="0" w:space="0" w:color="auto"/>
            <w:left w:val="none" w:sz="0" w:space="0" w:color="auto"/>
            <w:bottom w:val="none" w:sz="0" w:space="0" w:color="auto"/>
            <w:right w:val="none" w:sz="0" w:space="0" w:color="auto"/>
          </w:divBdr>
        </w:div>
        <w:div w:id="1720324856">
          <w:marLeft w:val="640"/>
          <w:marRight w:val="0"/>
          <w:marTop w:val="0"/>
          <w:marBottom w:val="0"/>
          <w:divBdr>
            <w:top w:val="none" w:sz="0" w:space="0" w:color="auto"/>
            <w:left w:val="none" w:sz="0" w:space="0" w:color="auto"/>
            <w:bottom w:val="none" w:sz="0" w:space="0" w:color="auto"/>
            <w:right w:val="none" w:sz="0" w:space="0" w:color="auto"/>
          </w:divBdr>
        </w:div>
        <w:div w:id="81681114">
          <w:marLeft w:val="640"/>
          <w:marRight w:val="0"/>
          <w:marTop w:val="0"/>
          <w:marBottom w:val="0"/>
          <w:divBdr>
            <w:top w:val="none" w:sz="0" w:space="0" w:color="auto"/>
            <w:left w:val="none" w:sz="0" w:space="0" w:color="auto"/>
            <w:bottom w:val="none" w:sz="0" w:space="0" w:color="auto"/>
            <w:right w:val="none" w:sz="0" w:space="0" w:color="auto"/>
          </w:divBdr>
        </w:div>
        <w:div w:id="2015304019">
          <w:marLeft w:val="640"/>
          <w:marRight w:val="0"/>
          <w:marTop w:val="0"/>
          <w:marBottom w:val="0"/>
          <w:divBdr>
            <w:top w:val="none" w:sz="0" w:space="0" w:color="auto"/>
            <w:left w:val="none" w:sz="0" w:space="0" w:color="auto"/>
            <w:bottom w:val="none" w:sz="0" w:space="0" w:color="auto"/>
            <w:right w:val="none" w:sz="0" w:space="0" w:color="auto"/>
          </w:divBdr>
        </w:div>
        <w:div w:id="259027609">
          <w:marLeft w:val="640"/>
          <w:marRight w:val="0"/>
          <w:marTop w:val="0"/>
          <w:marBottom w:val="0"/>
          <w:divBdr>
            <w:top w:val="none" w:sz="0" w:space="0" w:color="auto"/>
            <w:left w:val="none" w:sz="0" w:space="0" w:color="auto"/>
            <w:bottom w:val="none" w:sz="0" w:space="0" w:color="auto"/>
            <w:right w:val="none" w:sz="0" w:space="0" w:color="auto"/>
          </w:divBdr>
        </w:div>
        <w:div w:id="709064657">
          <w:marLeft w:val="640"/>
          <w:marRight w:val="0"/>
          <w:marTop w:val="0"/>
          <w:marBottom w:val="0"/>
          <w:divBdr>
            <w:top w:val="none" w:sz="0" w:space="0" w:color="auto"/>
            <w:left w:val="none" w:sz="0" w:space="0" w:color="auto"/>
            <w:bottom w:val="none" w:sz="0" w:space="0" w:color="auto"/>
            <w:right w:val="none" w:sz="0" w:space="0" w:color="auto"/>
          </w:divBdr>
        </w:div>
        <w:div w:id="1034620345">
          <w:marLeft w:val="640"/>
          <w:marRight w:val="0"/>
          <w:marTop w:val="0"/>
          <w:marBottom w:val="0"/>
          <w:divBdr>
            <w:top w:val="none" w:sz="0" w:space="0" w:color="auto"/>
            <w:left w:val="none" w:sz="0" w:space="0" w:color="auto"/>
            <w:bottom w:val="none" w:sz="0" w:space="0" w:color="auto"/>
            <w:right w:val="none" w:sz="0" w:space="0" w:color="auto"/>
          </w:divBdr>
        </w:div>
        <w:div w:id="684668516">
          <w:marLeft w:val="640"/>
          <w:marRight w:val="0"/>
          <w:marTop w:val="0"/>
          <w:marBottom w:val="0"/>
          <w:divBdr>
            <w:top w:val="none" w:sz="0" w:space="0" w:color="auto"/>
            <w:left w:val="none" w:sz="0" w:space="0" w:color="auto"/>
            <w:bottom w:val="none" w:sz="0" w:space="0" w:color="auto"/>
            <w:right w:val="none" w:sz="0" w:space="0" w:color="auto"/>
          </w:divBdr>
        </w:div>
        <w:div w:id="1138961828">
          <w:marLeft w:val="640"/>
          <w:marRight w:val="0"/>
          <w:marTop w:val="0"/>
          <w:marBottom w:val="0"/>
          <w:divBdr>
            <w:top w:val="none" w:sz="0" w:space="0" w:color="auto"/>
            <w:left w:val="none" w:sz="0" w:space="0" w:color="auto"/>
            <w:bottom w:val="none" w:sz="0" w:space="0" w:color="auto"/>
            <w:right w:val="none" w:sz="0" w:space="0" w:color="auto"/>
          </w:divBdr>
        </w:div>
        <w:div w:id="600380632">
          <w:marLeft w:val="640"/>
          <w:marRight w:val="0"/>
          <w:marTop w:val="0"/>
          <w:marBottom w:val="0"/>
          <w:divBdr>
            <w:top w:val="none" w:sz="0" w:space="0" w:color="auto"/>
            <w:left w:val="none" w:sz="0" w:space="0" w:color="auto"/>
            <w:bottom w:val="none" w:sz="0" w:space="0" w:color="auto"/>
            <w:right w:val="none" w:sz="0" w:space="0" w:color="auto"/>
          </w:divBdr>
        </w:div>
        <w:div w:id="74910284">
          <w:marLeft w:val="640"/>
          <w:marRight w:val="0"/>
          <w:marTop w:val="0"/>
          <w:marBottom w:val="0"/>
          <w:divBdr>
            <w:top w:val="none" w:sz="0" w:space="0" w:color="auto"/>
            <w:left w:val="none" w:sz="0" w:space="0" w:color="auto"/>
            <w:bottom w:val="none" w:sz="0" w:space="0" w:color="auto"/>
            <w:right w:val="none" w:sz="0" w:space="0" w:color="auto"/>
          </w:divBdr>
        </w:div>
        <w:div w:id="2068723820">
          <w:marLeft w:val="640"/>
          <w:marRight w:val="0"/>
          <w:marTop w:val="0"/>
          <w:marBottom w:val="0"/>
          <w:divBdr>
            <w:top w:val="none" w:sz="0" w:space="0" w:color="auto"/>
            <w:left w:val="none" w:sz="0" w:space="0" w:color="auto"/>
            <w:bottom w:val="none" w:sz="0" w:space="0" w:color="auto"/>
            <w:right w:val="none" w:sz="0" w:space="0" w:color="auto"/>
          </w:divBdr>
        </w:div>
        <w:div w:id="1443567834">
          <w:marLeft w:val="640"/>
          <w:marRight w:val="0"/>
          <w:marTop w:val="0"/>
          <w:marBottom w:val="0"/>
          <w:divBdr>
            <w:top w:val="none" w:sz="0" w:space="0" w:color="auto"/>
            <w:left w:val="none" w:sz="0" w:space="0" w:color="auto"/>
            <w:bottom w:val="none" w:sz="0" w:space="0" w:color="auto"/>
            <w:right w:val="none" w:sz="0" w:space="0" w:color="auto"/>
          </w:divBdr>
        </w:div>
        <w:div w:id="592278036">
          <w:marLeft w:val="640"/>
          <w:marRight w:val="0"/>
          <w:marTop w:val="0"/>
          <w:marBottom w:val="0"/>
          <w:divBdr>
            <w:top w:val="none" w:sz="0" w:space="0" w:color="auto"/>
            <w:left w:val="none" w:sz="0" w:space="0" w:color="auto"/>
            <w:bottom w:val="none" w:sz="0" w:space="0" w:color="auto"/>
            <w:right w:val="none" w:sz="0" w:space="0" w:color="auto"/>
          </w:divBdr>
        </w:div>
        <w:div w:id="442041650">
          <w:marLeft w:val="640"/>
          <w:marRight w:val="0"/>
          <w:marTop w:val="0"/>
          <w:marBottom w:val="0"/>
          <w:divBdr>
            <w:top w:val="none" w:sz="0" w:space="0" w:color="auto"/>
            <w:left w:val="none" w:sz="0" w:space="0" w:color="auto"/>
            <w:bottom w:val="none" w:sz="0" w:space="0" w:color="auto"/>
            <w:right w:val="none" w:sz="0" w:space="0" w:color="auto"/>
          </w:divBdr>
        </w:div>
        <w:div w:id="1811827015">
          <w:marLeft w:val="640"/>
          <w:marRight w:val="0"/>
          <w:marTop w:val="0"/>
          <w:marBottom w:val="0"/>
          <w:divBdr>
            <w:top w:val="none" w:sz="0" w:space="0" w:color="auto"/>
            <w:left w:val="none" w:sz="0" w:space="0" w:color="auto"/>
            <w:bottom w:val="none" w:sz="0" w:space="0" w:color="auto"/>
            <w:right w:val="none" w:sz="0" w:space="0" w:color="auto"/>
          </w:divBdr>
        </w:div>
        <w:div w:id="1425607704">
          <w:marLeft w:val="640"/>
          <w:marRight w:val="0"/>
          <w:marTop w:val="0"/>
          <w:marBottom w:val="0"/>
          <w:divBdr>
            <w:top w:val="none" w:sz="0" w:space="0" w:color="auto"/>
            <w:left w:val="none" w:sz="0" w:space="0" w:color="auto"/>
            <w:bottom w:val="none" w:sz="0" w:space="0" w:color="auto"/>
            <w:right w:val="none" w:sz="0" w:space="0" w:color="auto"/>
          </w:divBdr>
        </w:div>
        <w:div w:id="466122212">
          <w:marLeft w:val="640"/>
          <w:marRight w:val="0"/>
          <w:marTop w:val="0"/>
          <w:marBottom w:val="0"/>
          <w:divBdr>
            <w:top w:val="none" w:sz="0" w:space="0" w:color="auto"/>
            <w:left w:val="none" w:sz="0" w:space="0" w:color="auto"/>
            <w:bottom w:val="none" w:sz="0" w:space="0" w:color="auto"/>
            <w:right w:val="none" w:sz="0" w:space="0" w:color="auto"/>
          </w:divBdr>
        </w:div>
        <w:div w:id="291978729">
          <w:marLeft w:val="640"/>
          <w:marRight w:val="0"/>
          <w:marTop w:val="0"/>
          <w:marBottom w:val="0"/>
          <w:divBdr>
            <w:top w:val="none" w:sz="0" w:space="0" w:color="auto"/>
            <w:left w:val="none" w:sz="0" w:space="0" w:color="auto"/>
            <w:bottom w:val="none" w:sz="0" w:space="0" w:color="auto"/>
            <w:right w:val="none" w:sz="0" w:space="0" w:color="auto"/>
          </w:divBdr>
        </w:div>
      </w:divsChild>
    </w:div>
    <w:div w:id="122844965">
      <w:marLeft w:val="0"/>
      <w:marRight w:val="0"/>
      <w:marTop w:val="0"/>
      <w:marBottom w:val="0"/>
      <w:divBdr>
        <w:top w:val="none" w:sz="0" w:space="0" w:color="auto"/>
        <w:left w:val="none" w:sz="0" w:space="0" w:color="auto"/>
        <w:bottom w:val="none" w:sz="0" w:space="0" w:color="auto"/>
        <w:right w:val="none" w:sz="0" w:space="0" w:color="auto"/>
      </w:divBdr>
    </w:div>
    <w:div w:id="133068035">
      <w:marLeft w:val="0"/>
      <w:marRight w:val="0"/>
      <w:marTop w:val="0"/>
      <w:marBottom w:val="0"/>
      <w:divBdr>
        <w:top w:val="none" w:sz="0" w:space="0" w:color="auto"/>
        <w:left w:val="none" w:sz="0" w:space="0" w:color="auto"/>
        <w:bottom w:val="none" w:sz="0" w:space="0" w:color="auto"/>
        <w:right w:val="none" w:sz="0" w:space="0" w:color="auto"/>
      </w:divBdr>
    </w:div>
    <w:div w:id="134567339">
      <w:marLeft w:val="0"/>
      <w:marRight w:val="0"/>
      <w:marTop w:val="0"/>
      <w:marBottom w:val="0"/>
      <w:divBdr>
        <w:top w:val="none" w:sz="0" w:space="0" w:color="auto"/>
        <w:left w:val="none" w:sz="0" w:space="0" w:color="auto"/>
        <w:bottom w:val="none" w:sz="0" w:space="0" w:color="auto"/>
        <w:right w:val="none" w:sz="0" w:space="0" w:color="auto"/>
      </w:divBdr>
    </w:div>
    <w:div w:id="141505436">
      <w:marLeft w:val="0"/>
      <w:marRight w:val="0"/>
      <w:marTop w:val="0"/>
      <w:marBottom w:val="0"/>
      <w:divBdr>
        <w:top w:val="none" w:sz="0" w:space="0" w:color="auto"/>
        <w:left w:val="none" w:sz="0" w:space="0" w:color="auto"/>
        <w:bottom w:val="none" w:sz="0" w:space="0" w:color="auto"/>
        <w:right w:val="none" w:sz="0" w:space="0" w:color="auto"/>
      </w:divBdr>
    </w:div>
    <w:div w:id="143088527">
      <w:marLeft w:val="0"/>
      <w:marRight w:val="0"/>
      <w:marTop w:val="0"/>
      <w:marBottom w:val="0"/>
      <w:divBdr>
        <w:top w:val="none" w:sz="0" w:space="0" w:color="auto"/>
        <w:left w:val="none" w:sz="0" w:space="0" w:color="auto"/>
        <w:bottom w:val="none" w:sz="0" w:space="0" w:color="auto"/>
        <w:right w:val="none" w:sz="0" w:space="0" w:color="auto"/>
      </w:divBdr>
    </w:div>
    <w:div w:id="145903075">
      <w:bodyDiv w:val="1"/>
      <w:marLeft w:val="0"/>
      <w:marRight w:val="0"/>
      <w:marTop w:val="0"/>
      <w:marBottom w:val="0"/>
      <w:divBdr>
        <w:top w:val="none" w:sz="0" w:space="0" w:color="auto"/>
        <w:left w:val="none" w:sz="0" w:space="0" w:color="auto"/>
        <w:bottom w:val="none" w:sz="0" w:space="0" w:color="auto"/>
        <w:right w:val="none" w:sz="0" w:space="0" w:color="auto"/>
      </w:divBdr>
      <w:divsChild>
        <w:div w:id="25915965">
          <w:marLeft w:val="640"/>
          <w:marRight w:val="0"/>
          <w:marTop w:val="0"/>
          <w:marBottom w:val="0"/>
          <w:divBdr>
            <w:top w:val="none" w:sz="0" w:space="0" w:color="auto"/>
            <w:left w:val="none" w:sz="0" w:space="0" w:color="auto"/>
            <w:bottom w:val="none" w:sz="0" w:space="0" w:color="auto"/>
            <w:right w:val="none" w:sz="0" w:space="0" w:color="auto"/>
          </w:divBdr>
        </w:div>
        <w:div w:id="38819506">
          <w:marLeft w:val="640"/>
          <w:marRight w:val="0"/>
          <w:marTop w:val="0"/>
          <w:marBottom w:val="0"/>
          <w:divBdr>
            <w:top w:val="none" w:sz="0" w:space="0" w:color="auto"/>
            <w:left w:val="none" w:sz="0" w:space="0" w:color="auto"/>
            <w:bottom w:val="none" w:sz="0" w:space="0" w:color="auto"/>
            <w:right w:val="none" w:sz="0" w:space="0" w:color="auto"/>
          </w:divBdr>
        </w:div>
        <w:div w:id="40372025">
          <w:marLeft w:val="640"/>
          <w:marRight w:val="0"/>
          <w:marTop w:val="0"/>
          <w:marBottom w:val="0"/>
          <w:divBdr>
            <w:top w:val="none" w:sz="0" w:space="0" w:color="auto"/>
            <w:left w:val="none" w:sz="0" w:space="0" w:color="auto"/>
            <w:bottom w:val="none" w:sz="0" w:space="0" w:color="auto"/>
            <w:right w:val="none" w:sz="0" w:space="0" w:color="auto"/>
          </w:divBdr>
        </w:div>
        <w:div w:id="111634357">
          <w:marLeft w:val="640"/>
          <w:marRight w:val="0"/>
          <w:marTop w:val="0"/>
          <w:marBottom w:val="0"/>
          <w:divBdr>
            <w:top w:val="none" w:sz="0" w:space="0" w:color="auto"/>
            <w:left w:val="none" w:sz="0" w:space="0" w:color="auto"/>
            <w:bottom w:val="none" w:sz="0" w:space="0" w:color="auto"/>
            <w:right w:val="none" w:sz="0" w:space="0" w:color="auto"/>
          </w:divBdr>
        </w:div>
        <w:div w:id="123744201">
          <w:marLeft w:val="640"/>
          <w:marRight w:val="0"/>
          <w:marTop w:val="0"/>
          <w:marBottom w:val="0"/>
          <w:divBdr>
            <w:top w:val="none" w:sz="0" w:space="0" w:color="auto"/>
            <w:left w:val="none" w:sz="0" w:space="0" w:color="auto"/>
            <w:bottom w:val="none" w:sz="0" w:space="0" w:color="auto"/>
            <w:right w:val="none" w:sz="0" w:space="0" w:color="auto"/>
          </w:divBdr>
        </w:div>
        <w:div w:id="225840409">
          <w:marLeft w:val="640"/>
          <w:marRight w:val="0"/>
          <w:marTop w:val="0"/>
          <w:marBottom w:val="0"/>
          <w:divBdr>
            <w:top w:val="none" w:sz="0" w:space="0" w:color="auto"/>
            <w:left w:val="none" w:sz="0" w:space="0" w:color="auto"/>
            <w:bottom w:val="none" w:sz="0" w:space="0" w:color="auto"/>
            <w:right w:val="none" w:sz="0" w:space="0" w:color="auto"/>
          </w:divBdr>
        </w:div>
        <w:div w:id="248466943">
          <w:marLeft w:val="640"/>
          <w:marRight w:val="0"/>
          <w:marTop w:val="0"/>
          <w:marBottom w:val="0"/>
          <w:divBdr>
            <w:top w:val="none" w:sz="0" w:space="0" w:color="auto"/>
            <w:left w:val="none" w:sz="0" w:space="0" w:color="auto"/>
            <w:bottom w:val="none" w:sz="0" w:space="0" w:color="auto"/>
            <w:right w:val="none" w:sz="0" w:space="0" w:color="auto"/>
          </w:divBdr>
        </w:div>
        <w:div w:id="471606560">
          <w:marLeft w:val="640"/>
          <w:marRight w:val="0"/>
          <w:marTop w:val="0"/>
          <w:marBottom w:val="0"/>
          <w:divBdr>
            <w:top w:val="none" w:sz="0" w:space="0" w:color="auto"/>
            <w:left w:val="none" w:sz="0" w:space="0" w:color="auto"/>
            <w:bottom w:val="none" w:sz="0" w:space="0" w:color="auto"/>
            <w:right w:val="none" w:sz="0" w:space="0" w:color="auto"/>
          </w:divBdr>
        </w:div>
        <w:div w:id="491987171">
          <w:marLeft w:val="640"/>
          <w:marRight w:val="0"/>
          <w:marTop w:val="0"/>
          <w:marBottom w:val="0"/>
          <w:divBdr>
            <w:top w:val="none" w:sz="0" w:space="0" w:color="auto"/>
            <w:left w:val="none" w:sz="0" w:space="0" w:color="auto"/>
            <w:bottom w:val="none" w:sz="0" w:space="0" w:color="auto"/>
            <w:right w:val="none" w:sz="0" w:space="0" w:color="auto"/>
          </w:divBdr>
        </w:div>
        <w:div w:id="496194214">
          <w:marLeft w:val="640"/>
          <w:marRight w:val="0"/>
          <w:marTop w:val="0"/>
          <w:marBottom w:val="0"/>
          <w:divBdr>
            <w:top w:val="none" w:sz="0" w:space="0" w:color="auto"/>
            <w:left w:val="none" w:sz="0" w:space="0" w:color="auto"/>
            <w:bottom w:val="none" w:sz="0" w:space="0" w:color="auto"/>
            <w:right w:val="none" w:sz="0" w:space="0" w:color="auto"/>
          </w:divBdr>
        </w:div>
        <w:div w:id="515577247">
          <w:marLeft w:val="640"/>
          <w:marRight w:val="0"/>
          <w:marTop w:val="0"/>
          <w:marBottom w:val="0"/>
          <w:divBdr>
            <w:top w:val="none" w:sz="0" w:space="0" w:color="auto"/>
            <w:left w:val="none" w:sz="0" w:space="0" w:color="auto"/>
            <w:bottom w:val="none" w:sz="0" w:space="0" w:color="auto"/>
            <w:right w:val="none" w:sz="0" w:space="0" w:color="auto"/>
          </w:divBdr>
        </w:div>
        <w:div w:id="515652277">
          <w:marLeft w:val="640"/>
          <w:marRight w:val="0"/>
          <w:marTop w:val="0"/>
          <w:marBottom w:val="0"/>
          <w:divBdr>
            <w:top w:val="none" w:sz="0" w:space="0" w:color="auto"/>
            <w:left w:val="none" w:sz="0" w:space="0" w:color="auto"/>
            <w:bottom w:val="none" w:sz="0" w:space="0" w:color="auto"/>
            <w:right w:val="none" w:sz="0" w:space="0" w:color="auto"/>
          </w:divBdr>
        </w:div>
        <w:div w:id="543562236">
          <w:marLeft w:val="640"/>
          <w:marRight w:val="0"/>
          <w:marTop w:val="0"/>
          <w:marBottom w:val="0"/>
          <w:divBdr>
            <w:top w:val="none" w:sz="0" w:space="0" w:color="auto"/>
            <w:left w:val="none" w:sz="0" w:space="0" w:color="auto"/>
            <w:bottom w:val="none" w:sz="0" w:space="0" w:color="auto"/>
            <w:right w:val="none" w:sz="0" w:space="0" w:color="auto"/>
          </w:divBdr>
        </w:div>
        <w:div w:id="627398049">
          <w:marLeft w:val="640"/>
          <w:marRight w:val="0"/>
          <w:marTop w:val="0"/>
          <w:marBottom w:val="0"/>
          <w:divBdr>
            <w:top w:val="none" w:sz="0" w:space="0" w:color="auto"/>
            <w:left w:val="none" w:sz="0" w:space="0" w:color="auto"/>
            <w:bottom w:val="none" w:sz="0" w:space="0" w:color="auto"/>
            <w:right w:val="none" w:sz="0" w:space="0" w:color="auto"/>
          </w:divBdr>
        </w:div>
        <w:div w:id="640622799">
          <w:marLeft w:val="640"/>
          <w:marRight w:val="0"/>
          <w:marTop w:val="0"/>
          <w:marBottom w:val="0"/>
          <w:divBdr>
            <w:top w:val="none" w:sz="0" w:space="0" w:color="auto"/>
            <w:left w:val="none" w:sz="0" w:space="0" w:color="auto"/>
            <w:bottom w:val="none" w:sz="0" w:space="0" w:color="auto"/>
            <w:right w:val="none" w:sz="0" w:space="0" w:color="auto"/>
          </w:divBdr>
        </w:div>
        <w:div w:id="704721919">
          <w:marLeft w:val="640"/>
          <w:marRight w:val="0"/>
          <w:marTop w:val="0"/>
          <w:marBottom w:val="0"/>
          <w:divBdr>
            <w:top w:val="none" w:sz="0" w:space="0" w:color="auto"/>
            <w:left w:val="none" w:sz="0" w:space="0" w:color="auto"/>
            <w:bottom w:val="none" w:sz="0" w:space="0" w:color="auto"/>
            <w:right w:val="none" w:sz="0" w:space="0" w:color="auto"/>
          </w:divBdr>
        </w:div>
        <w:div w:id="707678542">
          <w:marLeft w:val="640"/>
          <w:marRight w:val="0"/>
          <w:marTop w:val="0"/>
          <w:marBottom w:val="0"/>
          <w:divBdr>
            <w:top w:val="none" w:sz="0" w:space="0" w:color="auto"/>
            <w:left w:val="none" w:sz="0" w:space="0" w:color="auto"/>
            <w:bottom w:val="none" w:sz="0" w:space="0" w:color="auto"/>
            <w:right w:val="none" w:sz="0" w:space="0" w:color="auto"/>
          </w:divBdr>
        </w:div>
        <w:div w:id="739787186">
          <w:marLeft w:val="640"/>
          <w:marRight w:val="0"/>
          <w:marTop w:val="0"/>
          <w:marBottom w:val="0"/>
          <w:divBdr>
            <w:top w:val="none" w:sz="0" w:space="0" w:color="auto"/>
            <w:left w:val="none" w:sz="0" w:space="0" w:color="auto"/>
            <w:bottom w:val="none" w:sz="0" w:space="0" w:color="auto"/>
            <w:right w:val="none" w:sz="0" w:space="0" w:color="auto"/>
          </w:divBdr>
        </w:div>
        <w:div w:id="751858614">
          <w:marLeft w:val="640"/>
          <w:marRight w:val="0"/>
          <w:marTop w:val="0"/>
          <w:marBottom w:val="0"/>
          <w:divBdr>
            <w:top w:val="none" w:sz="0" w:space="0" w:color="auto"/>
            <w:left w:val="none" w:sz="0" w:space="0" w:color="auto"/>
            <w:bottom w:val="none" w:sz="0" w:space="0" w:color="auto"/>
            <w:right w:val="none" w:sz="0" w:space="0" w:color="auto"/>
          </w:divBdr>
        </w:div>
        <w:div w:id="789208638">
          <w:marLeft w:val="640"/>
          <w:marRight w:val="0"/>
          <w:marTop w:val="0"/>
          <w:marBottom w:val="0"/>
          <w:divBdr>
            <w:top w:val="none" w:sz="0" w:space="0" w:color="auto"/>
            <w:left w:val="none" w:sz="0" w:space="0" w:color="auto"/>
            <w:bottom w:val="none" w:sz="0" w:space="0" w:color="auto"/>
            <w:right w:val="none" w:sz="0" w:space="0" w:color="auto"/>
          </w:divBdr>
        </w:div>
        <w:div w:id="855383512">
          <w:marLeft w:val="640"/>
          <w:marRight w:val="0"/>
          <w:marTop w:val="0"/>
          <w:marBottom w:val="0"/>
          <w:divBdr>
            <w:top w:val="none" w:sz="0" w:space="0" w:color="auto"/>
            <w:left w:val="none" w:sz="0" w:space="0" w:color="auto"/>
            <w:bottom w:val="none" w:sz="0" w:space="0" w:color="auto"/>
            <w:right w:val="none" w:sz="0" w:space="0" w:color="auto"/>
          </w:divBdr>
        </w:div>
        <w:div w:id="884097996">
          <w:marLeft w:val="640"/>
          <w:marRight w:val="0"/>
          <w:marTop w:val="0"/>
          <w:marBottom w:val="0"/>
          <w:divBdr>
            <w:top w:val="none" w:sz="0" w:space="0" w:color="auto"/>
            <w:left w:val="none" w:sz="0" w:space="0" w:color="auto"/>
            <w:bottom w:val="none" w:sz="0" w:space="0" w:color="auto"/>
            <w:right w:val="none" w:sz="0" w:space="0" w:color="auto"/>
          </w:divBdr>
        </w:div>
        <w:div w:id="983197418">
          <w:marLeft w:val="640"/>
          <w:marRight w:val="0"/>
          <w:marTop w:val="0"/>
          <w:marBottom w:val="0"/>
          <w:divBdr>
            <w:top w:val="none" w:sz="0" w:space="0" w:color="auto"/>
            <w:left w:val="none" w:sz="0" w:space="0" w:color="auto"/>
            <w:bottom w:val="none" w:sz="0" w:space="0" w:color="auto"/>
            <w:right w:val="none" w:sz="0" w:space="0" w:color="auto"/>
          </w:divBdr>
        </w:div>
        <w:div w:id="1009912884">
          <w:marLeft w:val="640"/>
          <w:marRight w:val="0"/>
          <w:marTop w:val="0"/>
          <w:marBottom w:val="0"/>
          <w:divBdr>
            <w:top w:val="none" w:sz="0" w:space="0" w:color="auto"/>
            <w:left w:val="none" w:sz="0" w:space="0" w:color="auto"/>
            <w:bottom w:val="none" w:sz="0" w:space="0" w:color="auto"/>
            <w:right w:val="none" w:sz="0" w:space="0" w:color="auto"/>
          </w:divBdr>
        </w:div>
        <w:div w:id="1117532130">
          <w:marLeft w:val="640"/>
          <w:marRight w:val="0"/>
          <w:marTop w:val="0"/>
          <w:marBottom w:val="0"/>
          <w:divBdr>
            <w:top w:val="none" w:sz="0" w:space="0" w:color="auto"/>
            <w:left w:val="none" w:sz="0" w:space="0" w:color="auto"/>
            <w:bottom w:val="none" w:sz="0" w:space="0" w:color="auto"/>
            <w:right w:val="none" w:sz="0" w:space="0" w:color="auto"/>
          </w:divBdr>
        </w:div>
        <w:div w:id="1130170202">
          <w:marLeft w:val="640"/>
          <w:marRight w:val="0"/>
          <w:marTop w:val="0"/>
          <w:marBottom w:val="0"/>
          <w:divBdr>
            <w:top w:val="none" w:sz="0" w:space="0" w:color="auto"/>
            <w:left w:val="none" w:sz="0" w:space="0" w:color="auto"/>
            <w:bottom w:val="none" w:sz="0" w:space="0" w:color="auto"/>
            <w:right w:val="none" w:sz="0" w:space="0" w:color="auto"/>
          </w:divBdr>
        </w:div>
        <w:div w:id="1140999473">
          <w:marLeft w:val="640"/>
          <w:marRight w:val="0"/>
          <w:marTop w:val="0"/>
          <w:marBottom w:val="0"/>
          <w:divBdr>
            <w:top w:val="none" w:sz="0" w:space="0" w:color="auto"/>
            <w:left w:val="none" w:sz="0" w:space="0" w:color="auto"/>
            <w:bottom w:val="none" w:sz="0" w:space="0" w:color="auto"/>
            <w:right w:val="none" w:sz="0" w:space="0" w:color="auto"/>
          </w:divBdr>
        </w:div>
        <w:div w:id="1171525329">
          <w:marLeft w:val="640"/>
          <w:marRight w:val="0"/>
          <w:marTop w:val="0"/>
          <w:marBottom w:val="0"/>
          <w:divBdr>
            <w:top w:val="none" w:sz="0" w:space="0" w:color="auto"/>
            <w:left w:val="none" w:sz="0" w:space="0" w:color="auto"/>
            <w:bottom w:val="none" w:sz="0" w:space="0" w:color="auto"/>
            <w:right w:val="none" w:sz="0" w:space="0" w:color="auto"/>
          </w:divBdr>
        </w:div>
        <w:div w:id="1267695247">
          <w:marLeft w:val="640"/>
          <w:marRight w:val="0"/>
          <w:marTop w:val="0"/>
          <w:marBottom w:val="0"/>
          <w:divBdr>
            <w:top w:val="none" w:sz="0" w:space="0" w:color="auto"/>
            <w:left w:val="none" w:sz="0" w:space="0" w:color="auto"/>
            <w:bottom w:val="none" w:sz="0" w:space="0" w:color="auto"/>
            <w:right w:val="none" w:sz="0" w:space="0" w:color="auto"/>
          </w:divBdr>
        </w:div>
        <w:div w:id="1274478698">
          <w:marLeft w:val="640"/>
          <w:marRight w:val="0"/>
          <w:marTop w:val="0"/>
          <w:marBottom w:val="0"/>
          <w:divBdr>
            <w:top w:val="none" w:sz="0" w:space="0" w:color="auto"/>
            <w:left w:val="none" w:sz="0" w:space="0" w:color="auto"/>
            <w:bottom w:val="none" w:sz="0" w:space="0" w:color="auto"/>
            <w:right w:val="none" w:sz="0" w:space="0" w:color="auto"/>
          </w:divBdr>
        </w:div>
        <w:div w:id="1308626005">
          <w:marLeft w:val="640"/>
          <w:marRight w:val="0"/>
          <w:marTop w:val="0"/>
          <w:marBottom w:val="0"/>
          <w:divBdr>
            <w:top w:val="none" w:sz="0" w:space="0" w:color="auto"/>
            <w:left w:val="none" w:sz="0" w:space="0" w:color="auto"/>
            <w:bottom w:val="none" w:sz="0" w:space="0" w:color="auto"/>
            <w:right w:val="none" w:sz="0" w:space="0" w:color="auto"/>
          </w:divBdr>
        </w:div>
        <w:div w:id="1344361066">
          <w:marLeft w:val="640"/>
          <w:marRight w:val="0"/>
          <w:marTop w:val="0"/>
          <w:marBottom w:val="0"/>
          <w:divBdr>
            <w:top w:val="none" w:sz="0" w:space="0" w:color="auto"/>
            <w:left w:val="none" w:sz="0" w:space="0" w:color="auto"/>
            <w:bottom w:val="none" w:sz="0" w:space="0" w:color="auto"/>
            <w:right w:val="none" w:sz="0" w:space="0" w:color="auto"/>
          </w:divBdr>
        </w:div>
        <w:div w:id="1369718913">
          <w:marLeft w:val="640"/>
          <w:marRight w:val="0"/>
          <w:marTop w:val="0"/>
          <w:marBottom w:val="0"/>
          <w:divBdr>
            <w:top w:val="none" w:sz="0" w:space="0" w:color="auto"/>
            <w:left w:val="none" w:sz="0" w:space="0" w:color="auto"/>
            <w:bottom w:val="none" w:sz="0" w:space="0" w:color="auto"/>
            <w:right w:val="none" w:sz="0" w:space="0" w:color="auto"/>
          </w:divBdr>
        </w:div>
        <w:div w:id="1381856760">
          <w:marLeft w:val="640"/>
          <w:marRight w:val="0"/>
          <w:marTop w:val="0"/>
          <w:marBottom w:val="0"/>
          <w:divBdr>
            <w:top w:val="none" w:sz="0" w:space="0" w:color="auto"/>
            <w:left w:val="none" w:sz="0" w:space="0" w:color="auto"/>
            <w:bottom w:val="none" w:sz="0" w:space="0" w:color="auto"/>
            <w:right w:val="none" w:sz="0" w:space="0" w:color="auto"/>
          </w:divBdr>
        </w:div>
        <w:div w:id="1405493032">
          <w:marLeft w:val="640"/>
          <w:marRight w:val="0"/>
          <w:marTop w:val="0"/>
          <w:marBottom w:val="0"/>
          <w:divBdr>
            <w:top w:val="none" w:sz="0" w:space="0" w:color="auto"/>
            <w:left w:val="none" w:sz="0" w:space="0" w:color="auto"/>
            <w:bottom w:val="none" w:sz="0" w:space="0" w:color="auto"/>
            <w:right w:val="none" w:sz="0" w:space="0" w:color="auto"/>
          </w:divBdr>
        </w:div>
        <w:div w:id="1453935798">
          <w:marLeft w:val="640"/>
          <w:marRight w:val="0"/>
          <w:marTop w:val="0"/>
          <w:marBottom w:val="0"/>
          <w:divBdr>
            <w:top w:val="none" w:sz="0" w:space="0" w:color="auto"/>
            <w:left w:val="none" w:sz="0" w:space="0" w:color="auto"/>
            <w:bottom w:val="none" w:sz="0" w:space="0" w:color="auto"/>
            <w:right w:val="none" w:sz="0" w:space="0" w:color="auto"/>
          </w:divBdr>
        </w:div>
        <w:div w:id="1489055682">
          <w:marLeft w:val="640"/>
          <w:marRight w:val="0"/>
          <w:marTop w:val="0"/>
          <w:marBottom w:val="0"/>
          <w:divBdr>
            <w:top w:val="none" w:sz="0" w:space="0" w:color="auto"/>
            <w:left w:val="none" w:sz="0" w:space="0" w:color="auto"/>
            <w:bottom w:val="none" w:sz="0" w:space="0" w:color="auto"/>
            <w:right w:val="none" w:sz="0" w:space="0" w:color="auto"/>
          </w:divBdr>
        </w:div>
        <w:div w:id="1516112534">
          <w:marLeft w:val="640"/>
          <w:marRight w:val="0"/>
          <w:marTop w:val="0"/>
          <w:marBottom w:val="0"/>
          <w:divBdr>
            <w:top w:val="none" w:sz="0" w:space="0" w:color="auto"/>
            <w:left w:val="none" w:sz="0" w:space="0" w:color="auto"/>
            <w:bottom w:val="none" w:sz="0" w:space="0" w:color="auto"/>
            <w:right w:val="none" w:sz="0" w:space="0" w:color="auto"/>
          </w:divBdr>
        </w:div>
        <w:div w:id="1527982131">
          <w:marLeft w:val="640"/>
          <w:marRight w:val="0"/>
          <w:marTop w:val="0"/>
          <w:marBottom w:val="0"/>
          <w:divBdr>
            <w:top w:val="none" w:sz="0" w:space="0" w:color="auto"/>
            <w:left w:val="none" w:sz="0" w:space="0" w:color="auto"/>
            <w:bottom w:val="none" w:sz="0" w:space="0" w:color="auto"/>
            <w:right w:val="none" w:sz="0" w:space="0" w:color="auto"/>
          </w:divBdr>
        </w:div>
        <w:div w:id="1650791757">
          <w:marLeft w:val="640"/>
          <w:marRight w:val="0"/>
          <w:marTop w:val="0"/>
          <w:marBottom w:val="0"/>
          <w:divBdr>
            <w:top w:val="none" w:sz="0" w:space="0" w:color="auto"/>
            <w:left w:val="none" w:sz="0" w:space="0" w:color="auto"/>
            <w:bottom w:val="none" w:sz="0" w:space="0" w:color="auto"/>
            <w:right w:val="none" w:sz="0" w:space="0" w:color="auto"/>
          </w:divBdr>
        </w:div>
        <w:div w:id="1707409907">
          <w:marLeft w:val="640"/>
          <w:marRight w:val="0"/>
          <w:marTop w:val="0"/>
          <w:marBottom w:val="0"/>
          <w:divBdr>
            <w:top w:val="none" w:sz="0" w:space="0" w:color="auto"/>
            <w:left w:val="none" w:sz="0" w:space="0" w:color="auto"/>
            <w:bottom w:val="none" w:sz="0" w:space="0" w:color="auto"/>
            <w:right w:val="none" w:sz="0" w:space="0" w:color="auto"/>
          </w:divBdr>
        </w:div>
        <w:div w:id="1710570409">
          <w:marLeft w:val="640"/>
          <w:marRight w:val="0"/>
          <w:marTop w:val="0"/>
          <w:marBottom w:val="0"/>
          <w:divBdr>
            <w:top w:val="none" w:sz="0" w:space="0" w:color="auto"/>
            <w:left w:val="none" w:sz="0" w:space="0" w:color="auto"/>
            <w:bottom w:val="none" w:sz="0" w:space="0" w:color="auto"/>
            <w:right w:val="none" w:sz="0" w:space="0" w:color="auto"/>
          </w:divBdr>
        </w:div>
        <w:div w:id="1724135977">
          <w:marLeft w:val="640"/>
          <w:marRight w:val="0"/>
          <w:marTop w:val="0"/>
          <w:marBottom w:val="0"/>
          <w:divBdr>
            <w:top w:val="none" w:sz="0" w:space="0" w:color="auto"/>
            <w:left w:val="none" w:sz="0" w:space="0" w:color="auto"/>
            <w:bottom w:val="none" w:sz="0" w:space="0" w:color="auto"/>
            <w:right w:val="none" w:sz="0" w:space="0" w:color="auto"/>
          </w:divBdr>
        </w:div>
        <w:div w:id="1732843774">
          <w:marLeft w:val="640"/>
          <w:marRight w:val="0"/>
          <w:marTop w:val="0"/>
          <w:marBottom w:val="0"/>
          <w:divBdr>
            <w:top w:val="none" w:sz="0" w:space="0" w:color="auto"/>
            <w:left w:val="none" w:sz="0" w:space="0" w:color="auto"/>
            <w:bottom w:val="none" w:sz="0" w:space="0" w:color="auto"/>
            <w:right w:val="none" w:sz="0" w:space="0" w:color="auto"/>
          </w:divBdr>
        </w:div>
        <w:div w:id="1770657517">
          <w:marLeft w:val="640"/>
          <w:marRight w:val="0"/>
          <w:marTop w:val="0"/>
          <w:marBottom w:val="0"/>
          <w:divBdr>
            <w:top w:val="none" w:sz="0" w:space="0" w:color="auto"/>
            <w:left w:val="none" w:sz="0" w:space="0" w:color="auto"/>
            <w:bottom w:val="none" w:sz="0" w:space="0" w:color="auto"/>
            <w:right w:val="none" w:sz="0" w:space="0" w:color="auto"/>
          </w:divBdr>
        </w:div>
        <w:div w:id="1969119899">
          <w:marLeft w:val="640"/>
          <w:marRight w:val="0"/>
          <w:marTop w:val="0"/>
          <w:marBottom w:val="0"/>
          <w:divBdr>
            <w:top w:val="none" w:sz="0" w:space="0" w:color="auto"/>
            <w:left w:val="none" w:sz="0" w:space="0" w:color="auto"/>
            <w:bottom w:val="none" w:sz="0" w:space="0" w:color="auto"/>
            <w:right w:val="none" w:sz="0" w:space="0" w:color="auto"/>
          </w:divBdr>
        </w:div>
        <w:div w:id="2009360983">
          <w:marLeft w:val="640"/>
          <w:marRight w:val="0"/>
          <w:marTop w:val="0"/>
          <w:marBottom w:val="0"/>
          <w:divBdr>
            <w:top w:val="none" w:sz="0" w:space="0" w:color="auto"/>
            <w:left w:val="none" w:sz="0" w:space="0" w:color="auto"/>
            <w:bottom w:val="none" w:sz="0" w:space="0" w:color="auto"/>
            <w:right w:val="none" w:sz="0" w:space="0" w:color="auto"/>
          </w:divBdr>
        </w:div>
        <w:div w:id="2072732128">
          <w:marLeft w:val="640"/>
          <w:marRight w:val="0"/>
          <w:marTop w:val="0"/>
          <w:marBottom w:val="0"/>
          <w:divBdr>
            <w:top w:val="none" w:sz="0" w:space="0" w:color="auto"/>
            <w:left w:val="none" w:sz="0" w:space="0" w:color="auto"/>
            <w:bottom w:val="none" w:sz="0" w:space="0" w:color="auto"/>
            <w:right w:val="none" w:sz="0" w:space="0" w:color="auto"/>
          </w:divBdr>
        </w:div>
        <w:div w:id="2097550153">
          <w:marLeft w:val="640"/>
          <w:marRight w:val="0"/>
          <w:marTop w:val="0"/>
          <w:marBottom w:val="0"/>
          <w:divBdr>
            <w:top w:val="none" w:sz="0" w:space="0" w:color="auto"/>
            <w:left w:val="none" w:sz="0" w:space="0" w:color="auto"/>
            <w:bottom w:val="none" w:sz="0" w:space="0" w:color="auto"/>
            <w:right w:val="none" w:sz="0" w:space="0" w:color="auto"/>
          </w:divBdr>
        </w:div>
        <w:div w:id="2102723972">
          <w:marLeft w:val="640"/>
          <w:marRight w:val="0"/>
          <w:marTop w:val="0"/>
          <w:marBottom w:val="0"/>
          <w:divBdr>
            <w:top w:val="none" w:sz="0" w:space="0" w:color="auto"/>
            <w:left w:val="none" w:sz="0" w:space="0" w:color="auto"/>
            <w:bottom w:val="none" w:sz="0" w:space="0" w:color="auto"/>
            <w:right w:val="none" w:sz="0" w:space="0" w:color="auto"/>
          </w:divBdr>
        </w:div>
        <w:div w:id="2126079122">
          <w:marLeft w:val="640"/>
          <w:marRight w:val="0"/>
          <w:marTop w:val="0"/>
          <w:marBottom w:val="0"/>
          <w:divBdr>
            <w:top w:val="none" w:sz="0" w:space="0" w:color="auto"/>
            <w:left w:val="none" w:sz="0" w:space="0" w:color="auto"/>
            <w:bottom w:val="none" w:sz="0" w:space="0" w:color="auto"/>
            <w:right w:val="none" w:sz="0" w:space="0" w:color="auto"/>
          </w:divBdr>
        </w:div>
      </w:divsChild>
    </w:div>
    <w:div w:id="149368478">
      <w:bodyDiv w:val="1"/>
      <w:marLeft w:val="0"/>
      <w:marRight w:val="0"/>
      <w:marTop w:val="0"/>
      <w:marBottom w:val="0"/>
      <w:divBdr>
        <w:top w:val="none" w:sz="0" w:space="0" w:color="auto"/>
        <w:left w:val="none" w:sz="0" w:space="0" w:color="auto"/>
        <w:bottom w:val="none" w:sz="0" w:space="0" w:color="auto"/>
        <w:right w:val="none" w:sz="0" w:space="0" w:color="auto"/>
      </w:divBdr>
      <w:divsChild>
        <w:div w:id="1180778293">
          <w:marLeft w:val="640"/>
          <w:marRight w:val="0"/>
          <w:marTop w:val="0"/>
          <w:marBottom w:val="0"/>
          <w:divBdr>
            <w:top w:val="none" w:sz="0" w:space="0" w:color="auto"/>
            <w:left w:val="none" w:sz="0" w:space="0" w:color="auto"/>
            <w:bottom w:val="none" w:sz="0" w:space="0" w:color="auto"/>
            <w:right w:val="none" w:sz="0" w:space="0" w:color="auto"/>
          </w:divBdr>
        </w:div>
        <w:div w:id="1668359770">
          <w:marLeft w:val="640"/>
          <w:marRight w:val="0"/>
          <w:marTop w:val="0"/>
          <w:marBottom w:val="0"/>
          <w:divBdr>
            <w:top w:val="none" w:sz="0" w:space="0" w:color="auto"/>
            <w:left w:val="none" w:sz="0" w:space="0" w:color="auto"/>
            <w:bottom w:val="none" w:sz="0" w:space="0" w:color="auto"/>
            <w:right w:val="none" w:sz="0" w:space="0" w:color="auto"/>
          </w:divBdr>
        </w:div>
        <w:div w:id="1538852917">
          <w:marLeft w:val="640"/>
          <w:marRight w:val="0"/>
          <w:marTop w:val="0"/>
          <w:marBottom w:val="0"/>
          <w:divBdr>
            <w:top w:val="none" w:sz="0" w:space="0" w:color="auto"/>
            <w:left w:val="none" w:sz="0" w:space="0" w:color="auto"/>
            <w:bottom w:val="none" w:sz="0" w:space="0" w:color="auto"/>
            <w:right w:val="none" w:sz="0" w:space="0" w:color="auto"/>
          </w:divBdr>
        </w:div>
        <w:div w:id="1874924471">
          <w:marLeft w:val="640"/>
          <w:marRight w:val="0"/>
          <w:marTop w:val="0"/>
          <w:marBottom w:val="0"/>
          <w:divBdr>
            <w:top w:val="none" w:sz="0" w:space="0" w:color="auto"/>
            <w:left w:val="none" w:sz="0" w:space="0" w:color="auto"/>
            <w:bottom w:val="none" w:sz="0" w:space="0" w:color="auto"/>
            <w:right w:val="none" w:sz="0" w:space="0" w:color="auto"/>
          </w:divBdr>
        </w:div>
        <w:div w:id="2132357311">
          <w:marLeft w:val="640"/>
          <w:marRight w:val="0"/>
          <w:marTop w:val="0"/>
          <w:marBottom w:val="0"/>
          <w:divBdr>
            <w:top w:val="none" w:sz="0" w:space="0" w:color="auto"/>
            <w:left w:val="none" w:sz="0" w:space="0" w:color="auto"/>
            <w:bottom w:val="none" w:sz="0" w:space="0" w:color="auto"/>
            <w:right w:val="none" w:sz="0" w:space="0" w:color="auto"/>
          </w:divBdr>
        </w:div>
        <w:div w:id="565342986">
          <w:marLeft w:val="640"/>
          <w:marRight w:val="0"/>
          <w:marTop w:val="0"/>
          <w:marBottom w:val="0"/>
          <w:divBdr>
            <w:top w:val="none" w:sz="0" w:space="0" w:color="auto"/>
            <w:left w:val="none" w:sz="0" w:space="0" w:color="auto"/>
            <w:bottom w:val="none" w:sz="0" w:space="0" w:color="auto"/>
            <w:right w:val="none" w:sz="0" w:space="0" w:color="auto"/>
          </w:divBdr>
        </w:div>
        <w:div w:id="983117856">
          <w:marLeft w:val="640"/>
          <w:marRight w:val="0"/>
          <w:marTop w:val="0"/>
          <w:marBottom w:val="0"/>
          <w:divBdr>
            <w:top w:val="none" w:sz="0" w:space="0" w:color="auto"/>
            <w:left w:val="none" w:sz="0" w:space="0" w:color="auto"/>
            <w:bottom w:val="none" w:sz="0" w:space="0" w:color="auto"/>
            <w:right w:val="none" w:sz="0" w:space="0" w:color="auto"/>
          </w:divBdr>
        </w:div>
        <w:div w:id="790632010">
          <w:marLeft w:val="640"/>
          <w:marRight w:val="0"/>
          <w:marTop w:val="0"/>
          <w:marBottom w:val="0"/>
          <w:divBdr>
            <w:top w:val="none" w:sz="0" w:space="0" w:color="auto"/>
            <w:left w:val="none" w:sz="0" w:space="0" w:color="auto"/>
            <w:bottom w:val="none" w:sz="0" w:space="0" w:color="auto"/>
            <w:right w:val="none" w:sz="0" w:space="0" w:color="auto"/>
          </w:divBdr>
        </w:div>
        <w:div w:id="830296210">
          <w:marLeft w:val="640"/>
          <w:marRight w:val="0"/>
          <w:marTop w:val="0"/>
          <w:marBottom w:val="0"/>
          <w:divBdr>
            <w:top w:val="none" w:sz="0" w:space="0" w:color="auto"/>
            <w:left w:val="none" w:sz="0" w:space="0" w:color="auto"/>
            <w:bottom w:val="none" w:sz="0" w:space="0" w:color="auto"/>
            <w:right w:val="none" w:sz="0" w:space="0" w:color="auto"/>
          </w:divBdr>
        </w:div>
        <w:div w:id="315643812">
          <w:marLeft w:val="640"/>
          <w:marRight w:val="0"/>
          <w:marTop w:val="0"/>
          <w:marBottom w:val="0"/>
          <w:divBdr>
            <w:top w:val="none" w:sz="0" w:space="0" w:color="auto"/>
            <w:left w:val="none" w:sz="0" w:space="0" w:color="auto"/>
            <w:bottom w:val="none" w:sz="0" w:space="0" w:color="auto"/>
            <w:right w:val="none" w:sz="0" w:space="0" w:color="auto"/>
          </w:divBdr>
        </w:div>
        <w:div w:id="477572051">
          <w:marLeft w:val="640"/>
          <w:marRight w:val="0"/>
          <w:marTop w:val="0"/>
          <w:marBottom w:val="0"/>
          <w:divBdr>
            <w:top w:val="none" w:sz="0" w:space="0" w:color="auto"/>
            <w:left w:val="none" w:sz="0" w:space="0" w:color="auto"/>
            <w:bottom w:val="none" w:sz="0" w:space="0" w:color="auto"/>
            <w:right w:val="none" w:sz="0" w:space="0" w:color="auto"/>
          </w:divBdr>
        </w:div>
        <w:div w:id="2025521336">
          <w:marLeft w:val="640"/>
          <w:marRight w:val="0"/>
          <w:marTop w:val="0"/>
          <w:marBottom w:val="0"/>
          <w:divBdr>
            <w:top w:val="none" w:sz="0" w:space="0" w:color="auto"/>
            <w:left w:val="none" w:sz="0" w:space="0" w:color="auto"/>
            <w:bottom w:val="none" w:sz="0" w:space="0" w:color="auto"/>
            <w:right w:val="none" w:sz="0" w:space="0" w:color="auto"/>
          </w:divBdr>
        </w:div>
        <w:div w:id="1947496151">
          <w:marLeft w:val="640"/>
          <w:marRight w:val="0"/>
          <w:marTop w:val="0"/>
          <w:marBottom w:val="0"/>
          <w:divBdr>
            <w:top w:val="none" w:sz="0" w:space="0" w:color="auto"/>
            <w:left w:val="none" w:sz="0" w:space="0" w:color="auto"/>
            <w:bottom w:val="none" w:sz="0" w:space="0" w:color="auto"/>
            <w:right w:val="none" w:sz="0" w:space="0" w:color="auto"/>
          </w:divBdr>
        </w:div>
        <w:div w:id="181020204">
          <w:marLeft w:val="640"/>
          <w:marRight w:val="0"/>
          <w:marTop w:val="0"/>
          <w:marBottom w:val="0"/>
          <w:divBdr>
            <w:top w:val="none" w:sz="0" w:space="0" w:color="auto"/>
            <w:left w:val="none" w:sz="0" w:space="0" w:color="auto"/>
            <w:bottom w:val="none" w:sz="0" w:space="0" w:color="auto"/>
            <w:right w:val="none" w:sz="0" w:space="0" w:color="auto"/>
          </w:divBdr>
        </w:div>
        <w:div w:id="28454055">
          <w:marLeft w:val="640"/>
          <w:marRight w:val="0"/>
          <w:marTop w:val="0"/>
          <w:marBottom w:val="0"/>
          <w:divBdr>
            <w:top w:val="none" w:sz="0" w:space="0" w:color="auto"/>
            <w:left w:val="none" w:sz="0" w:space="0" w:color="auto"/>
            <w:bottom w:val="none" w:sz="0" w:space="0" w:color="auto"/>
            <w:right w:val="none" w:sz="0" w:space="0" w:color="auto"/>
          </w:divBdr>
        </w:div>
        <w:div w:id="1085110200">
          <w:marLeft w:val="640"/>
          <w:marRight w:val="0"/>
          <w:marTop w:val="0"/>
          <w:marBottom w:val="0"/>
          <w:divBdr>
            <w:top w:val="none" w:sz="0" w:space="0" w:color="auto"/>
            <w:left w:val="none" w:sz="0" w:space="0" w:color="auto"/>
            <w:bottom w:val="none" w:sz="0" w:space="0" w:color="auto"/>
            <w:right w:val="none" w:sz="0" w:space="0" w:color="auto"/>
          </w:divBdr>
        </w:div>
        <w:div w:id="192963361">
          <w:marLeft w:val="640"/>
          <w:marRight w:val="0"/>
          <w:marTop w:val="0"/>
          <w:marBottom w:val="0"/>
          <w:divBdr>
            <w:top w:val="none" w:sz="0" w:space="0" w:color="auto"/>
            <w:left w:val="none" w:sz="0" w:space="0" w:color="auto"/>
            <w:bottom w:val="none" w:sz="0" w:space="0" w:color="auto"/>
            <w:right w:val="none" w:sz="0" w:space="0" w:color="auto"/>
          </w:divBdr>
        </w:div>
        <w:div w:id="82461920">
          <w:marLeft w:val="640"/>
          <w:marRight w:val="0"/>
          <w:marTop w:val="0"/>
          <w:marBottom w:val="0"/>
          <w:divBdr>
            <w:top w:val="none" w:sz="0" w:space="0" w:color="auto"/>
            <w:left w:val="none" w:sz="0" w:space="0" w:color="auto"/>
            <w:bottom w:val="none" w:sz="0" w:space="0" w:color="auto"/>
            <w:right w:val="none" w:sz="0" w:space="0" w:color="auto"/>
          </w:divBdr>
        </w:div>
        <w:div w:id="326983519">
          <w:marLeft w:val="640"/>
          <w:marRight w:val="0"/>
          <w:marTop w:val="0"/>
          <w:marBottom w:val="0"/>
          <w:divBdr>
            <w:top w:val="none" w:sz="0" w:space="0" w:color="auto"/>
            <w:left w:val="none" w:sz="0" w:space="0" w:color="auto"/>
            <w:bottom w:val="none" w:sz="0" w:space="0" w:color="auto"/>
            <w:right w:val="none" w:sz="0" w:space="0" w:color="auto"/>
          </w:divBdr>
        </w:div>
        <w:div w:id="2082170234">
          <w:marLeft w:val="640"/>
          <w:marRight w:val="0"/>
          <w:marTop w:val="0"/>
          <w:marBottom w:val="0"/>
          <w:divBdr>
            <w:top w:val="none" w:sz="0" w:space="0" w:color="auto"/>
            <w:left w:val="none" w:sz="0" w:space="0" w:color="auto"/>
            <w:bottom w:val="none" w:sz="0" w:space="0" w:color="auto"/>
            <w:right w:val="none" w:sz="0" w:space="0" w:color="auto"/>
          </w:divBdr>
        </w:div>
        <w:div w:id="1213807826">
          <w:marLeft w:val="640"/>
          <w:marRight w:val="0"/>
          <w:marTop w:val="0"/>
          <w:marBottom w:val="0"/>
          <w:divBdr>
            <w:top w:val="none" w:sz="0" w:space="0" w:color="auto"/>
            <w:left w:val="none" w:sz="0" w:space="0" w:color="auto"/>
            <w:bottom w:val="none" w:sz="0" w:space="0" w:color="auto"/>
            <w:right w:val="none" w:sz="0" w:space="0" w:color="auto"/>
          </w:divBdr>
        </w:div>
        <w:div w:id="597173249">
          <w:marLeft w:val="640"/>
          <w:marRight w:val="0"/>
          <w:marTop w:val="0"/>
          <w:marBottom w:val="0"/>
          <w:divBdr>
            <w:top w:val="none" w:sz="0" w:space="0" w:color="auto"/>
            <w:left w:val="none" w:sz="0" w:space="0" w:color="auto"/>
            <w:bottom w:val="none" w:sz="0" w:space="0" w:color="auto"/>
            <w:right w:val="none" w:sz="0" w:space="0" w:color="auto"/>
          </w:divBdr>
        </w:div>
        <w:div w:id="1234005121">
          <w:marLeft w:val="640"/>
          <w:marRight w:val="0"/>
          <w:marTop w:val="0"/>
          <w:marBottom w:val="0"/>
          <w:divBdr>
            <w:top w:val="none" w:sz="0" w:space="0" w:color="auto"/>
            <w:left w:val="none" w:sz="0" w:space="0" w:color="auto"/>
            <w:bottom w:val="none" w:sz="0" w:space="0" w:color="auto"/>
            <w:right w:val="none" w:sz="0" w:space="0" w:color="auto"/>
          </w:divBdr>
        </w:div>
        <w:div w:id="61605082">
          <w:marLeft w:val="640"/>
          <w:marRight w:val="0"/>
          <w:marTop w:val="0"/>
          <w:marBottom w:val="0"/>
          <w:divBdr>
            <w:top w:val="none" w:sz="0" w:space="0" w:color="auto"/>
            <w:left w:val="none" w:sz="0" w:space="0" w:color="auto"/>
            <w:bottom w:val="none" w:sz="0" w:space="0" w:color="auto"/>
            <w:right w:val="none" w:sz="0" w:space="0" w:color="auto"/>
          </w:divBdr>
        </w:div>
        <w:div w:id="836850886">
          <w:marLeft w:val="640"/>
          <w:marRight w:val="0"/>
          <w:marTop w:val="0"/>
          <w:marBottom w:val="0"/>
          <w:divBdr>
            <w:top w:val="none" w:sz="0" w:space="0" w:color="auto"/>
            <w:left w:val="none" w:sz="0" w:space="0" w:color="auto"/>
            <w:bottom w:val="none" w:sz="0" w:space="0" w:color="auto"/>
            <w:right w:val="none" w:sz="0" w:space="0" w:color="auto"/>
          </w:divBdr>
        </w:div>
        <w:div w:id="1833717387">
          <w:marLeft w:val="640"/>
          <w:marRight w:val="0"/>
          <w:marTop w:val="0"/>
          <w:marBottom w:val="0"/>
          <w:divBdr>
            <w:top w:val="none" w:sz="0" w:space="0" w:color="auto"/>
            <w:left w:val="none" w:sz="0" w:space="0" w:color="auto"/>
            <w:bottom w:val="none" w:sz="0" w:space="0" w:color="auto"/>
            <w:right w:val="none" w:sz="0" w:space="0" w:color="auto"/>
          </w:divBdr>
        </w:div>
        <w:div w:id="2122994064">
          <w:marLeft w:val="640"/>
          <w:marRight w:val="0"/>
          <w:marTop w:val="0"/>
          <w:marBottom w:val="0"/>
          <w:divBdr>
            <w:top w:val="none" w:sz="0" w:space="0" w:color="auto"/>
            <w:left w:val="none" w:sz="0" w:space="0" w:color="auto"/>
            <w:bottom w:val="none" w:sz="0" w:space="0" w:color="auto"/>
            <w:right w:val="none" w:sz="0" w:space="0" w:color="auto"/>
          </w:divBdr>
        </w:div>
        <w:div w:id="245699693">
          <w:marLeft w:val="640"/>
          <w:marRight w:val="0"/>
          <w:marTop w:val="0"/>
          <w:marBottom w:val="0"/>
          <w:divBdr>
            <w:top w:val="none" w:sz="0" w:space="0" w:color="auto"/>
            <w:left w:val="none" w:sz="0" w:space="0" w:color="auto"/>
            <w:bottom w:val="none" w:sz="0" w:space="0" w:color="auto"/>
            <w:right w:val="none" w:sz="0" w:space="0" w:color="auto"/>
          </w:divBdr>
        </w:div>
        <w:div w:id="1089540338">
          <w:marLeft w:val="640"/>
          <w:marRight w:val="0"/>
          <w:marTop w:val="0"/>
          <w:marBottom w:val="0"/>
          <w:divBdr>
            <w:top w:val="none" w:sz="0" w:space="0" w:color="auto"/>
            <w:left w:val="none" w:sz="0" w:space="0" w:color="auto"/>
            <w:bottom w:val="none" w:sz="0" w:space="0" w:color="auto"/>
            <w:right w:val="none" w:sz="0" w:space="0" w:color="auto"/>
          </w:divBdr>
        </w:div>
        <w:div w:id="969286933">
          <w:marLeft w:val="640"/>
          <w:marRight w:val="0"/>
          <w:marTop w:val="0"/>
          <w:marBottom w:val="0"/>
          <w:divBdr>
            <w:top w:val="none" w:sz="0" w:space="0" w:color="auto"/>
            <w:left w:val="none" w:sz="0" w:space="0" w:color="auto"/>
            <w:bottom w:val="none" w:sz="0" w:space="0" w:color="auto"/>
            <w:right w:val="none" w:sz="0" w:space="0" w:color="auto"/>
          </w:divBdr>
        </w:div>
        <w:div w:id="944918810">
          <w:marLeft w:val="640"/>
          <w:marRight w:val="0"/>
          <w:marTop w:val="0"/>
          <w:marBottom w:val="0"/>
          <w:divBdr>
            <w:top w:val="none" w:sz="0" w:space="0" w:color="auto"/>
            <w:left w:val="none" w:sz="0" w:space="0" w:color="auto"/>
            <w:bottom w:val="none" w:sz="0" w:space="0" w:color="auto"/>
            <w:right w:val="none" w:sz="0" w:space="0" w:color="auto"/>
          </w:divBdr>
        </w:div>
        <w:div w:id="2145538523">
          <w:marLeft w:val="640"/>
          <w:marRight w:val="0"/>
          <w:marTop w:val="0"/>
          <w:marBottom w:val="0"/>
          <w:divBdr>
            <w:top w:val="none" w:sz="0" w:space="0" w:color="auto"/>
            <w:left w:val="none" w:sz="0" w:space="0" w:color="auto"/>
            <w:bottom w:val="none" w:sz="0" w:space="0" w:color="auto"/>
            <w:right w:val="none" w:sz="0" w:space="0" w:color="auto"/>
          </w:divBdr>
        </w:div>
        <w:div w:id="869152081">
          <w:marLeft w:val="640"/>
          <w:marRight w:val="0"/>
          <w:marTop w:val="0"/>
          <w:marBottom w:val="0"/>
          <w:divBdr>
            <w:top w:val="none" w:sz="0" w:space="0" w:color="auto"/>
            <w:left w:val="none" w:sz="0" w:space="0" w:color="auto"/>
            <w:bottom w:val="none" w:sz="0" w:space="0" w:color="auto"/>
            <w:right w:val="none" w:sz="0" w:space="0" w:color="auto"/>
          </w:divBdr>
        </w:div>
        <w:div w:id="1731224774">
          <w:marLeft w:val="640"/>
          <w:marRight w:val="0"/>
          <w:marTop w:val="0"/>
          <w:marBottom w:val="0"/>
          <w:divBdr>
            <w:top w:val="none" w:sz="0" w:space="0" w:color="auto"/>
            <w:left w:val="none" w:sz="0" w:space="0" w:color="auto"/>
            <w:bottom w:val="none" w:sz="0" w:space="0" w:color="auto"/>
            <w:right w:val="none" w:sz="0" w:space="0" w:color="auto"/>
          </w:divBdr>
        </w:div>
        <w:div w:id="2054231831">
          <w:marLeft w:val="640"/>
          <w:marRight w:val="0"/>
          <w:marTop w:val="0"/>
          <w:marBottom w:val="0"/>
          <w:divBdr>
            <w:top w:val="none" w:sz="0" w:space="0" w:color="auto"/>
            <w:left w:val="none" w:sz="0" w:space="0" w:color="auto"/>
            <w:bottom w:val="none" w:sz="0" w:space="0" w:color="auto"/>
            <w:right w:val="none" w:sz="0" w:space="0" w:color="auto"/>
          </w:divBdr>
        </w:div>
        <w:div w:id="535043121">
          <w:marLeft w:val="640"/>
          <w:marRight w:val="0"/>
          <w:marTop w:val="0"/>
          <w:marBottom w:val="0"/>
          <w:divBdr>
            <w:top w:val="none" w:sz="0" w:space="0" w:color="auto"/>
            <w:left w:val="none" w:sz="0" w:space="0" w:color="auto"/>
            <w:bottom w:val="none" w:sz="0" w:space="0" w:color="auto"/>
            <w:right w:val="none" w:sz="0" w:space="0" w:color="auto"/>
          </w:divBdr>
        </w:div>
        <w:div w:id="807236262">
          <w:marLeft w:val="640"/>
          <w:marRight w:val="0"/>
          <w:marTop w:val="0"/>
          <w:marBottom w:val="0"/>
          <w:divBdr>
            <w:top w:val="none" w:sz="0" w:space="0" w:color="auto"/>
            <w:left w:val="none" w:sz="0" w:space="0" w:color="auto"/>
            <w:bottom w:val="none" w:sz="0" w:space="0" w:color="auto"/>
            <w:right w:val="none" w:sz="0" w:space="0" w:color="auto"/>
          </w:divBdr>
        </w:div>
        <w:div w:id="164247555">
          <w:marLeft w:val="640"/>
          <w:marRight w:val="0"/>
          <w:marTop w:val="0"/>
          <w:marBottom w:val="0"/>
          <w:divBdr>
            <w:top w:val="none" w:sz="0" w:space="0" w:color="auto"/>
            <w:left w:val="none" w:sz="0" w:space="0" w:color="auto"/>
            <w:bottom w:val="none" w:sz="0" w:space="0" w:color="auto"/>
            <w:right w:val="none" w:sz="0" w:space="0" w:color="auto"/>
          </w:divBdr>
        </w:div>
        <w:div w:id="1787189285">
          <w:marLeft w:val="640"/>
          <w:marRight w:val="0"/>
          <w:marTop w:val="0"/>
          <w:marBottom w:val="0"/>
          <w:divBdr>
            <w:top w:val="none" w:sz="0" w:space="0" w:color="auto"/>
            <w:left w:val="none" w:sz="0" w:space="0" w:color="auto"/>
            <w:bottom w:val="none" w:sz="0" w:space="0" w:color="auto"/>
            <w:right w:val="none" w:sz="0" w:space="0" w:color="auto"/>
          </w:divBdr>
        </w:div>
        <w:div w:id="1026638559">
          <w:marLeft w:val="640"/>
          <w:marRight w:val="0"/>
          <w:marTop w:val="0"/>
          <w:marBottom w:val="0"/>
          <w:divBdr>
            <w:top w:val="none" w:sz="0" w:space="0" w:color="auto"/>
            <w:left w:val="none" w:sz="0" w:space="0" w:color="auto"/>
            <w:bottom w:val="none" w:sz="0" w:space="0" w:color="auto"/>
            <w:right w:val="none" w:sz="0" w:space="0" w:color="auto"/>
          </w:divBdr>
        </w:div>
        <w:div w:id="377630856">
          <w:marLeft w:val="640"/>
          <w:marRight w:val="0"/>
          <w:marTop w:val="0"/>
          <w:marBottom w:val="0"/>
          <w:divBdr>
            <w:top w:val="none" w:sz="0" w:space="0" w:color="auto"/>
            <w:left w:val="none" w:sz="0" w:space="0" w:color="auto"/>
            <w:bottom w:val="none" w:sz="0" w:space="0" w:color="auto"/>
            <w:right w:val="none" w:sz="0" w:space="0" w:color="auto"/>
          </w:divBdr>
        </w:div>
        <w:div w:id="851071287">
          <w:marLeft w:val="640"/>
          <w:marRight w:val="0"/>
          <w:marTop w:val="0"/>
          <w:marBottom w:val="0"/>
          <w:divBdr>
            <w:top w:val="none" w:sz="0" w:space="0" w:color="auto"/>
            <w:left w:val="none" w:sz="0" w:space="0" w:color="auto"/>
            <w:bottom w:val="none" w:sz="0" w:space="0" w:color="auto"/>
            <w:right w:val="none" w:sz="0" w:space="0" w:color="auto"/>
          </w:divBdr>
        </w:div>
        <w:div w:id="966476266">
          <w:marLeft w:val="640"/>
          <w:marRight w:val="0"/>
          <w:marTop w:val="0"/>
          <w:marBottom w:val="0"/>
          <w:divBdr>
            <w:top w:val="none" w:sz="0" w:space="0" w:color="auto"/>
            <w:left w:val="none" w:sz="0" w:space="0" w:color="auto"/>
            <w:bottom w:val="none" w:sz="0" w:space="0" w:color="auto"/>
            <w:right w:val="none" w:sz="0" w:space="0" w:color="auto"/>
          </w:divBdr>
        </w:div>
        <w:div w:id="1013848683">
          <w:marLeft w:val="640"/>
          <w:marRight w:val="0"/>
          <w:marTop w:val="0"/>
          <w:marBottom w:val="0"/>
          <w:divBdr>
            <w:top w:val="none" w:sz="0" w:space="0" w:color="auto"/>
            <w:left w:val="none" w:sz="0" w:space="0" w:color="auto"/>
            <w:bottom w:val="none" w:sz="0" w:space="0" w:color="auto"/>
            <w:right w:val="none" w:sz="0" w:space="0" w:color="auto"/>
          </w:divBdr>
        </w:div>
        <w:div w:id="1041904272">
          <w:marLeft w:val="640"/>
          <w:marRight w:val="0"/>
          <w:marTop w:val="0"/>
          <w:marBottom w:val="0"/>
          <w:divBdr>
            <w:top w:val="none" w:sz="0" w:space="0" w:color="auto"/>
            <w:left w:val="none" w:sz="0" w:space="0" w:color="auto"/>
            <w:bottom w:val="none" w:sz="0" w:space="0" w:color="auto"/>
            <w:right w:val="none" w:sz="0" w:space="0" w:color="auto"/>
          </w:divBdr>
        </w:div>
        <w:div w:id="176189370">
          <w:marLeft w:val="640"/>
          <w:marRight w:val="0"/>
          <w:marTop w:val="0"/>
          <w:marBottom w:val="0"/>
          <w:divBdr>
            <w:top w:val="none" w:sz="0" w:space="0" w:color="auto"/>
            <w:left w:val="none" w:sz="0" w:space="0" w:color="auto"/>
            <w:bottom w:val="none" w:sz="0" w:space="0" w:color="auto"/>
            <w:right w:val="none" w:sz="0" w:space="0" w:color="auto"/>
          </w:divBdr>
        </w:div>
        <w:div w:id="579943276">
          <w:marLeft w:val="640"/>
          <w:marRight w:val="0"/>
          <w:marTop w:val="0"/>
          <w:marBottom w:val="0"/>
          <w:divBdr>
            <w:top w:val="none" w:sz="0" w:space="0" w:color="auto"/>
            <w:left w:val="none" w:sz="0" w:space="0" w:color="auto"/>
            <w:bottom w:val="none" w:sz="0" w:space="0" w:color="auto"/>
            <w:right w:val="none" w:sz="0" w:space="0" w:color="auto"/>
          </w:divBdr>
        </w:div>
      </w:divsChild>
    </w:div>
    <w:div w:id="151219849">
      <w:bodyDiv w:val="1"/>
      <w:marLeft w:val="0"/>
      <w:marRight w:val="0"/>
      <w:marTop w:val="0"/>
      <w:marBottom w:val="0"/>
      <w:divBdr>
        <w:top w:val="none" w:sz="0" w:space="0" w:color="auto"/>
        <w:left w:val="none" w:sz="0" w:space="0" w:color="auto"/>
        <w:bottom w:val="none" w:sz="0" w:space="0" w:color="auto"/>
        <w:right w:val="none" w:sz="0" w:space="0" w:color="auto"/>
      </w:divBdr>
      <w:divsChild>
        <w:div w:id="6834958">
          <w:marLeft w:val="640"/>
          <w:marRight w:val="0"/>
          <w:marTop w:val="0"/>
          <w:marBottom w:val="0"/>
          <w:divBdr>
            <w:top w:val="none" w:sz="0" w:space="0" w:color="auto"/>
            <w:left w:val="none" w:sz="0" w:space="0" w:color="auto"/>
            <w:bottom w:val="none" w:sz="0" w:space="0" w:color="auto"/>
            <w:right w:val="none" w:sz="0" w:space="0" w:color="auto"/>
          </w:divBdr>
        </w:div>
        <w:div w:id="16935151">
          <w:marLeft w:val="640"/>
          <w:marRight w:val="0"/>
          <w:marTop w:val="0"/>
          <w:marBottom w:val="0"/>
          <w:divBdr>
            <w:top w:val="none" w:sz="0" w:space="0" w:color="auto"/>
            <w:left w:val="none" w:sz="0" w:space="0" w:color="auto"/>
            <w:bottom w:val="none" w:sz="0" w:space="0" w:color="auto"/>
            <w:right w:val="none" w:sz="0" w:space="0" w:color="auto"/>
          </w:divBdr>
        </w:div>
        <w:div w:id="20320513">
          <w:marLeft w:val="640"/>
          <w:marRight w:val="0"/>
          <w:marTop w:val="0"/>
          <w:marBottom w:val="0"/>
          <w:divBdr>
            <w:top w:val="none" w:sz="0" w:space="0" w:color="auto"/>
            <w:left w:val="none" w:sz="0" w:space="0" w:color="auto"/>
            <w:bottom w:val="none" w:sz="0" w:space="0" w:color="auto"/>
            <w:right w:val="none" w:sz="0" w:space="0" w:color="auto"/>
          </w:divBdr>
        </w:div>
        <w:div w:id="86275313">
          <w:marLeft w:val="640"/>
          <w:marRight w:val="0"/>
          <w:marTop w:val="0"/>
          <w:marBottom w:val="0"/>
          <w:divBdr>
            <w:top w:val="none" w:sz="0" w:space="0" w:color="auto"/>
            <w:left w:val="none" w:sz="0" w:space="0" w:color="auto"/>
            <w:bottom w:val="none" w:sz="0" w:space="0" w:color="auto"/>
            <w:right w:val="none" w:sz="0" w:space="0" w:color="auto"/>
          </w:divBdr>
        </w:div>
        <w:div w:id="124935967">
          <w:marLeft w:val="640"/>
          <w:marRight w:val="0"/>
          <w:marTop w:val="0"/>
          <w:marBottom w:val="0"/>
          <w:divBdr>
            <w:top w:val="none" w:sz="0" w:space="0" w:color="auto"/>
            <w:left w:val="none" w:sz="0" w:space="0" w:color="auto"/>
            <w:bottom w:val="none" w:sz="0" w:space="0" w:color="auto"/>
            <w:right w:val="none" w:sz="0" w:space="0" w:color="auto"/>
          </w:divBdr>
        </w:div>
        <w:div w:id="164171995">
          <w:marLeft w:val="640"/>
          <w:marRight w:val="0"/>
          <w:marTop w:val="0"/>
          <w:marBottom w:val="0"/>
          <w:divBdr>
            <w:top w:val="none" w:sz="0" w:space="0" w:color="auto"/>
            <w:left w:val="none" w:sz="0" w:space="0" w:color="auto"/>
            <w:bottom w:val="none" w:sz="0" w:space="0" w:color="auto"/>
            <w:right w:val="none" w:sz="0" w:space="0" w:color="auto"/>
          </w:divBdr>
        </w:div>
        <w:div w:id="177041844">
          <w:marLeft w:val="640"/>
          <w:marRight w:val="0"/>
          <w:marTop w:val="0"/>
          <w:marBottom w:val="0"/>
          <w:divBdr>
            <w:top w:val="none" w:sz="0" w:space="0" w:color="auto"/>
            <w:left w:val="none" w:sz="0" w:space="0" w:color="auto"/>
            <w:bottom w:val="none" w:sz="0" w:space="0" w:color="auto"/>
            <w:right w:val="none" w:sz="0" w:space="0" w:color="auto"/>
          </w:divBdr>
        </w:div>
        <w:div w:id="177164296">
          <w:marLeft w:val="640"/>
          <w:marRight w:val="0"/>
          <w:marTop w:val="0"/>
          <w:marBottom w:val="0"/>
          <w:divBdr>
            <w:top w:val="none" w:sz="0" w:space="0" w:color="auto"/>
            <w:left w:val="none" w:sz="0" w:space="0" w:color="auto"/>
            <w:bottom w:val="none" w:sz="0" w:space="0" w:color="auto"/>
            <w:right w:val="none" w:sz="0" w:space="0" w:color="auto"/>
          </w:divBdr>
        </w:div>
        <w:div w:id="193930279">
          <w:marLeft w:val="640"/>
          <w:marRight w:val="0"/>
          <w:marTop w:val="0"/>
          <w:marBottom w:val="0"/>
          <w:divBdr>
            <w:top w:val="none" w:sz="0" w:space="0" w:color="auto"/>
            <w:left w:val="none" w:sz="0" w:space="0" w:color="auto"/>
            <w:bottom w:val="none" w:sz="0" w:space="0" w:color="auto"/>
            <w:right w:val="none" w:sz="0" w:space="0" w:color="auto"/>
          </w:divBdr>
        </w:div>
        <w:div w:id="217857703">
          <w:marLeft w:val="640"/>
          <w:marRight w:val="0"/>
          <w:marTop w:val="0"/>
          <w:marBottom w:val="0"/>
          <w:divBdr>
            <w:top w:val="none" w:sz="0" w:space="0" w:color="auto"/>
            <w:left w:val="none" w:sz="0" w:space="0" w:color="auto"/>
            <w:bottom w:val="none" w:sz="0" w:space="0" w:color="auto"/>
            <w:right w:val="none" w:sz="0" w:space="0" w:color="auto"/>
          </w:divBdr>
        </w:div>
        <w:div w:id="434637622">
          <w:marLeft w:val="640"/>
          <w:marRight w:val="0"/>
          <w:marTop w:val="0"/>
          <w:marBottom w:val="0"/>
          <w:divBdr>
            <w:top w:val="none" w:sz="0" w:space="0" w:color="auto"/>
            <w:left w:val="none" w:sz="0" w:space="0" w:color="auto"/>
            <w:bottom w:val="none" w:sz="0" w:space="0" w:color="auto"/>
            <w:right w:val="none" w:sz="0" w:space="0" w:color="auto"/>
          </w:divBdr>
        </w:div>
        <w:div w:id="445779856">
          <w:marLeft w:val="640"/>
          <w:marRight w:val="0"/>
          <w:marTop w:val="0"/>
          <w:marBottom w:val="0"/>
          <w:divBdr>
            <w:top w:val="none" w:sz="0" w:space="0" w:color="auto"/>
            <w:left w:val="none" w:sz="0" w:space="0" w:color="auto"/>
            <w:bottom w:val="none" w:sz="0" w:space="0" w:color="auto"/>
            <w:right w:val="none" w:sz="0" w:space="0" w:color="auto"/>
          </w:divBdr>
        </w:div>
        <w:div w:id="477965711">
          <w:marLeft w:val="640"/>
          <w:marRight w:val="0"/>
          <w:marTop w:val="0"/>
          <w:marBottom w:val="0"/>
          <w:divBdr>
            <w:top w:val="none" w:sz="0" w:space="0" w:color="auto"/>
            <w:left w:val="none" w:sz="0" w:space="0" w:color="auto"/>
            <w:bottom w:val="none" w:sz="0" w:space="0" w:color="auto"/>
            <w:right w:val="none" w:sz="0" w:space="0" w:color="auto"/>
          </w:divBdr>
        </w:div>
        <w:div w:id="493644568">
          <w:marLeft w:val="640"/>
          <w:marRight w:val="0"/>
          <w:marTop w:val="0"/>
          <w:marBottom w:val="0"/>
          <w:divBdr>
            <w:top w:val="none" w:sz="0" w:space="0" w:color="auto"/>
            <w:left w:val="none" w:sz="0" w:space="0" w:color="auto"/>
            <w:bottom w:val="none" w:sz="0" w:space="0" w:color="auto"/>
            <w:right w:val="none" w:sz="0" w:space="0" w:color="auto"/>
          </w:divBdr>
        </w:div>
        <w:div w:id="569120323">
          <w:marLeft w:val="640"/>
          <w:marRight w:val="0"/>
          <w:marTop w:val="0"/>
          <w:marBottom w:val="0"/>
          <w:divBdr>
            <w:top w:val="none" w:sz="0" w:space="0" w:color="auto"/>
            <w:left w:val="none" w:sz="0" w:space="0" w:color="auto"/>
            <w:bottom w:val="none" w:sz="0" w:space="0" w:color="auto"/>
            <w:right w:val="none" w:sz="0" w:space="0" w:color="auto"/>
          </w:divBdr>
        </w:div>
        <w:div w:id="766585839">
          <w:marLeft w:val="640"/>
          <w:marRight w:val="0"/>
          <w:marTop w:val="0"/>
          <w:marBottom w:val="0"/>
          <w:divBdr>
            <w:top w:val="none" w:sz="0" w:space="0" w:color="auto"/>
            <w:left w:val="none" w:sz="0" w:space="0" w:color="auto"/>
            <w:bottom w:val="none" w:sz="0" w:space="0" w:color="auto"/>
            <w:right w:val="none" w:sz="0" w:space="0" w:color="auto"/>
          </w:divBdr>
        </w:div>
        <w:div w:id="810634143">
          <w:marLeft w:val="640"/>
          <w:marRight w:val="0"/>
          <w:marTop w:val="0"/>
          <w:marBottom w:val="0"/>
          <w:divBdr>
            <w:top w:val="none" w:sz="0" w:space="0" w:color="auto"/>
            <w:left w:val="none" w:sz="0" w:space="0" w:color="auto"/>
            <w:bottom w:val="none" w:sz="0" w:space="0" w:color="auto"/>
            <w:right w:val="none" w:sz="0" w:space="0" w:color="auto"/>
          </w:divBdr>
        </w:div>
        <w:div w:id="838619001">
          <w:marLeft w:val="640"/>
          <w:marRight w:val="0"/>
          <w:marTop w:val="0"/>
          <w:marBottom w:val="0"/>
          <w:divBdr>
            <w:top w:val="none" w:sz="0" w:space="0" w:color="auto"/>
            <w:left w:val="none" w:sz="0" w:space="0" w:color="auto"/>
            <w:bottom w:val="none" w:sz="0" w:space="0" w:color="auto"/>
            <w:right w:val="none" w:sz="0" w:space="0" w:color="auto"/>
          </w:divBdr>
        </w:div>
        <w:div w:id="1006053936">
          <w:marLeft w:val="640"/>
          <w:marRight w:val="0"/>
          <w:marTop w:val="0"/>
          <w:marBottom w:val="0"/>
          <w:divBdr>
            <w:top w:val="none" w:sz="0" w:space="0" w:color="auto"/>
            <w:left w:val="none" w:sz="0" w:space="0" w:color="auto"/>
            <w:bottom w:val="none" w:sz="0" w:space="0" w:color="auto"/>
            <w:right w:val="none" w:sz="0" w:space="0" w:color="auto"/>
          </w:divBdr>
        </w:div>
        <w:div w:id="1066732149">
          <w:marLeft w:val="640"/>
          <w:marRight w:val="0"/>
          <w:marTop w:val="0"/>
          <w:marBottom w:val="0"/>
          <w:divBdr>
            <w:top w:val="none" w:sz="0" w:space="0" w:color="auto"/>
            <w:left w:val="none" w:sz="0" w:space="0" w:color="auto"/>
            <w:bottom w:val="none" w:sz="0" w:space="0" w:color="auto"/>
            <w:right w:val="none" w:sz="0" w:space="0" w:color="auto"/>
          </w:divBdr>
        </w:div>
        <w:div w:id="1082869801">
          <w:marLeft w:val="640"/>
          <w:marRight w:val="0"/>
          <w:marTop w:val="0"/>
          <w:marBottom w:val="0"/>
          <w:divBdr>
            <w:top w:val="none" w:sz="0" w:space="0" w:color="auto"/>
            <w:left w:val="none" w:sz="0" w:space="0" w:color="auto"/>
            <w:bottom w:val="none" w:sz="0" w:space="0" w:color="auto"/>
            <w:right w:val="none" w:sz="0" w:space="0" w:color="auto"/>
          </w:divBdr>
        </w:div>
        <w:div w:id="1088424202">
          <w:marLeft w:val="640"/>
          <w:marRight w:val="0"/>
          <w:marTop w:val="0"/>
          <w:marBottom w:val="0"/>
          <w:divBdr>
            <w:top w:val="none" w:sz="0" w:space="0" w:color="auto"/>
            <w:left w:val="none" w:sz="0" w:space="0" w:color="auto"/>
            <w:bottom w:val="none" w:sz="0" w:space="0" w:color="auto"/>
            <w:right w:val="none" w:sz="0" w:space="0" w:color="auto"/>
          </w:divBdr>
        </w:div>
        <w:div w:id="1089424173">
          <w:marLeft w:val="640"/>
          <w:marRight w:val="0"/>
          <w:marTop w:val="0"/>
          <w:marBottom w:val="0"/>
          <w:divBdr>
            <w:top w:val="none" w:sz="0" w:space="0" w:color="auto"/>
            <w:left w:val="none" w:sz="0" w:space="0" w:color="auto"/>
            <w:bottom w:val="none" w:sz="0" w:space="0" w:color="auto"/>
            <w:right w:val="none" w:sz="0" w:space="0" w:color="auto"/>
          </w:divBdr>
        </w:div>
        <w:div w:id="1132360067">
          <w:marLeft w:val="640"/>
          <w:marRight w:val="0"/>
          <w:marTop w:val="0"/>
          <w:marBottom w:val="0"/>
          <w:divBdr>
            <w:top w:val="none" w:sz="0" w:space="0" w:color="auto"/>
            <w:left w:val="none" w:sz="0" w:space="0" w:color="auto"/>
            <w:bottom w:val="none" w:sz="0" w:space="0" w:color="auto"/>
            <w:right w:val="none" w:sz="0" w:space="0" w:color="auto"/>
          </w:divBdr>
        </w:div>
        <w:div w:id="1163859201">
          <w:marLeft w:val="640"/>
          <w:marRight w:val="0"/>
          <w:marTop w:val="0"/>
          <w:marBottom w:val="0"/>
          <w:divBdr>
            <w:top w:val="none" w:sz="0" w:space="0" w:color="auto"/>
            <w:left w:val="none" w:sz="0" w:space="0" w:color="auto"/>
            <w:bottom w:val="none" w:sz="0" w:space="0" w:color="auto"/>
            <w:right w:val="none" w:sz="0" w:space="0" w:color="auto"/>
          </w:divBdr>
        </w:div>
        <w:div w:id="1177309842">
          <w:marLeft w:val="640"/>
          <w:marRight w:val="0"/>
          <w:marTop w:val="0"/>
          <w:marBottom w:val="0"/>
          <w:divBdr>
            <w:top w:val="none" w:sz="0" w:space="0" w:color="auto"/>
            <w:left w:val="none" w:sz="0" w:space="0" w:color="auto"/>
            <w:bottom w:val="none" w:sz="0" w:space="0" w:color="auto"/>
            <w:right w:val="none" w:sz="0" w:space="0" w:color="auto"/>
          </w:divBdr>
        </w:div>
        <w:div w:id="1177814036">
          <w:marLeft w:val="640"/>
          <w:marRight w:val="0"/>
          <w:marTop w:val="0"/>
          <w:marBottom w:val="0"/>
          <w:divBdr>
            <w:top w:val="none" w:sz="0" w:space="0" w:color="auto"/>
            <w:left w:val="none" w:sz="0" w:space="0" w:color="auto"/>
            <w:bottom w:val="none" w:sz="0" w:space="0" w:color="auto"/>
            <w:right w:val="none" w:sz="0" w:space="0" w:color="auto"/>
          </w:divBdr>
        </w:div>
        <w:div w:id="1214268315">
          <w:marLeft w:val="640"/>
          <w:marRight w:val="0"/>
          <w:marTop w:val="0"/>
          <w:marBottom w:val="0"/>
          <w:divBdr>
            <w:top w:val="none" w:sz="0" w:space="0" w:color="auto"/>
            <w:left w:val="none" w:sz="0" w:space="0" w:color="auto"/>
            <w:bottom w:val="none" w:sz="0" w:space="0" w:color="auto"/>
            <w:right w:val="none" w:sz="0" w:space="0" w:color="auto"/>
          </w:divBdr>
        </w:div>
        <w:div w:id="1267228648">
          <w:marLeft w:val="640"/>
          <w:marRight w:val="0"/>
          <w:marTop w:val="0"/>
          <w:marBottom w:val="0"/>
          <w:divBdr>
            <w:top w:val="none" w:sz="0" w:space="0" w:color="auto"/>
            <w:left w:val="none" w:sz="0" w:space="0" w:color="auto"/>
            <w:bottom w:val="none" w:sz="0" w:space="0" w:color="auto"/>
            <w:right w:val="none" w:sz="0" w:space="0" w:color="auto"/>
          </w:divBdr>
        </w:div>
        <w:div w:id="1348219516">
          <w:marLeft w:val="640"/>
          <w:marRight w:val="0"/>
          <w:marTop w:val="0"/>
          <w:marBottom w:val="0"/>
          <w:divBdr>
            <w:top w:val="none" w:sz="0" w:space="0" w:color="auto"/>
            <w:left w:val="none" w:sz="0" w:space="0" w:color="auto"/>
            <w:bottom w:val="none" w:sz="0" w:space="0" w:color="auto"/>
            <w:right w:val="none" w:sz="0" w:space="0" w:color="auto"/>
          </w:divBdr>
        </w:div>
        <w:div w:id="1392116860">
          <w:marLeft w:val="640"/>
          <w:marRight w:val="0"/>
          <w:marTop w:val="0"/>
          <w:marBottom w:val="0"/>
          <w:divBdr>
            <w:top w:val="none" w:sz="0" w:space="0" w:color="auto"/>
            <w:left w:val="none" w:sz="0" w:space="0" w:color="auto"/>
            <w:bottom w:val="none" w:sz="0" w:space="0" w:color="auto"/>
            <w:right w:val="none" w:sz="0" w:space="0" w:color="auto"/>
          </w:divBdr>
        </w:div>
        <w:div w:id="1490319883">
          <w:marLeft w:val="640"/>
          <w:marRight w:val="0"/>
          <w:marTop w:val="0"/>
          <w:marBottom w:val="0"/>
          <w:divBdr>
            <w:top w:val="none" w:sz="0" w:space="0" w:color="auto"/>
            <w:left w:val="none" w:sz="0" w:space="0" w:color="auto"/>
            <w:bottom w:val="none" w:sz="0" w:space="0" w:color="auto"/>
            <w:right w:val="none" w:sz="0" w:space="0" w:color="auto"/>
          </w:divBdr>
        </w:div>
        <w:div w:id="1502503677">
          <w:marLeft w:val="640"/>
          <w:marRight w:val="0"/>
          <w:marTop w:val="0"/>
          <w:marBottom w:val="0"/>
          <w:divBdr>
            <w:top w:val="none" w:sz="0" w:space="0" w:color="auto"/>
            <w:left w:val="none" w:sz="0" w:space="0" w:color="auto"/>
            <w:bottom w:val="none" w:sz="0" w:space="0" w:color="auto"/>
            <w:right w:val="none" w:sz="0" w:space="0" w:color="auto"/>
          </w:divBdr>
        </w:div>
        <w:div w:id="1570579046">
          <w:marLeft w:val="640"/>
          <w:marRight w:val="0"/>
          <w:marTop w:val="0"/>
          <w:marBottom w:val="0"/>
          <w:divBdr>
            <w:top w:val="none" w:sz="0" w:space="0" w:color="auto"/>
            <w:left w:val="none" w:sz="0" w:space="0" w:color="auto"/>
            <w:bottom w:val="none" w:sz="0" w:space="0" w:color="auto"/>
            <w:right w:val="none" w:sz="0" w:space="0" w:color="auto"/>
          </w:divBdr>
        </w:div>
        <w:div w:id="1613635449">
          <w:marLeft w:val="640"/>
          <w:marRight w:val="0"/>
          <w:marTop w:val="0"/>
          <w:marBottom w:val="0"/>
          <w:divBdr>
            <w:top w:val="none" w:sz="0" w:space="0" w:color="auto"/>
            <w:left w:val="none" w:sz="0" w:space="0" w:color="auto"/>
            <w:bottom w:val="none" w:sz="0" w:space="0" w:color="auto"/>
            <w:right w:val="none" w:sz="0" w:space="0" w:color="auto"/>
          </w:divBdr>
        </w:div>
        <w:div w:id="1661807344">
          <w:marLeft w:val="640"/>
          <w:marRight w:val="0"/>
          <w:marTop w:val="0"/>
          <w:marBottom w:val="0"/>
          <w:divBdr>
            <w:top w:val="none" w:sz="0" w:space="0" w:color="auto"/>
            <w:left w:val="none" w:sz="0" w:space="0" w:color="auto"/>
            <w:bottom w:val="none" w:sz="0" w:space="0" w:color="auto"/>
            <w:right w:val="none" w:sz="0" w:space="0" w:color="auto"/>
          </w:divBdr>
        </w:div>
        <w:div w:id="1665274916">
          <w:marLeft w:val="640"/>
          <w:marRight w:val="0"/>
          <w:marTop w:val="0"/>
          <w:marBottom w:val="0"/>
          <w:divBdr>
            <w:top w:val="none" w:sz="0" w:space="0" w:color="auto"/>
            <w:left w:val="none" w:sz="0" w:space="0" w:color="auto"/>
            <w:bottom w:val="none" w:sz="0" w:space="0" w:color="auto"/>
            <w:right w:val="none" w:sz="0" w:space="0" w:color="auto"/>
          </w:divBdr>
        </w:div>
        <w:div w:id="1731730725">
          <w:marLeft w:val="640"/>
          <w:marRight w:val="0"/>
          <w:marTop w:val="0"/>
          <w:marBottom w:val="0"/>
          <w:divBdr>
            <w:top w:val="none" w:sz="0" w:space="0" w:color="auto"/>
            <w:left w:val="none" w:sz="0" w:space="0" w:color="auto"/>
            <w:bottom w:val="none" w:sz="0" w:space="0" w:color="auto"/>
            <w:right w:val="none" w:sz="0" w:space="0" w:color="auto"/>
          </w:divBdr>
        </w:div>
        <w:div w:id="1854105540">
          <w:marLeft w:val="640"/>
          <w:marRight w:val="0"/>
          <w:marTop w:val="0"/>
          <w:marBottom w:val="0"/>
          <w:divBdr>
            <w:top w:val="none" w:sz="0" w:space="0" w:color="auto"/>
            <w:left w:val="none" w:sz="0" w:space="0" w:color="auto"/>
            <w:bottom w:val="none" w:sz="0" w:space="0" w:color="auto"/>
            <w:right w:val="none" w:sz="0" w:space="0" w:color="auto"/>
          </w:divBdr>
        </w:div>
        <w:div w:id="1917665276">
          <w:marLeft w:val="640"/>
          <w:marRight w:val="0"/>
          <w:marTop w:val="0"/>
          <w:marBottom w:val="0"/>
          <w:divBdr>
            <w:top w:val="none" w:sz="0" w:space="0" w:color="auto"/>
            <w:left w:val="none" w:sz="0" w:space="0" w:color="auto"/>
            <w:bottom w:val="none" w:sz="0" w:space="0" w:color="auto"/>
            <w:right w:val="none" w:sz="0" w:space="0" w:color="auto"/>
          </w:divBdr>
        </w:div>
        <w:div w:id="1917863134">
          <w:marLeft w:val="640"/>
          <w:marRight w:val="0"/>
          <w:marTop w:val="0"/>
          <w:marBottom w:val="0"/>
          <w:divBdr>
            <w:top w:val="none" w:sz="0" w:space="0" w:color="auto"/>
            <w:left w:val="none" w:sz="0" w:space="0" w:color="auto"/>
            <w:bottom w:val="none" w:sz="0" w:space="0" w:color="auto"/>
            <w:right w:val="none" w:sz="0" w:space="0" w:color="auto"/>
          </w:divBdr>
        </w:div>
        <w:div w:id="1936204988">
          <w:marLeft w:val="640"/>
          <w:marRight w:val="0"/>
          <w:marTop w:val="0"/>
          <w:marBottom w:val="0"/>
          <w:divBdr>
            <w:top w:val="none" w:sz="0" w:space="0" w:color="auto"/>
            <w:left w:val="none" w:sz="0" w:space="0" w:color="auto"/>
            <w:bottom w:val="none" w:sz="0" w:space="0" w:color="auto"/>
            <w:right w:val="none" w:sz="0" w:space="0" w:color="auto"/>
          </w:divBdr>
        </w:div>
        <w:div w:id="2008823152">
          <w:marLeft w:val="640"/>
          <w:marRight w:val="0"/>
          <w:marTop w:val="0"/>
          <w:marBottom w:val="0"/>
          <w:divBdr>
            <w:top w:val="none" w:sz="0" w:space="0" w:color="auto"/>
            <w:left w:val="none" w:sz="0" w:space="0" w:color="auto"/>
            <w:bottom w:val="none" w:sz="0" w:space="0" w:color="auto"/>
            <w:right w:val="none" w:sz="0" w:space="0" w:color="auto"/>
          </w:divBdr>
        </w:div>
      </w:divsChild>
    </w:div>
    <w:div w:id="151528569">
      <w:bodyDiv w:val="1"/>
      <w:marLeft w:val="0"/>
      <w:marRight w:val="0"/>
      <w:marTop w:val="0"/>
      <w:marBottom w:val="0"/>
      <w:divBdr>
        <w:top w:val="none" w:sz="0" w:space="0" w:color="auto"/>
        <w:left w:val="none" w:sz="0" w:space="0" w:color="auto"/>
        <w:bottom w:val="none" w:sz="0" w:space="0" w:color="auto"/>
        <w:right w:val="none" w:sz="0" w:space="0" w:color="auto"/>
      </w:divBdr>
      <w:divsChild>
        <w:div w:id="480922255">
          <w:marLeft w:val="640"/>
          <w:marRight w:val="0"/>
          <w:marTop w:val="0"/>
          <w:marBottom w:val="0"/>
          <w:divBdr>
            <w:top w:val="none" w:sz="0" w:space="0" w:color="auto"/>
            <w:left w:val="none" w:sz="0" w:space="0" w:color="auto"/>
            <w:bottom w:val="none" w:sz="0" w:space="0" w:color="auto"/>
            <w:right w:val="none" w:sz="0" w:space="0" w:color="auto"/>
          </w:divBdr>
        </w:div>
        <w:div w:id="1617179101">
          <w:marLeft w:val="640"/>
          <w:marRight w:val="0"/>
          <w:marTop w:val="0"/>
          <w:marBottom w:val="0"/>
          <w:divBdr>
            <w:top w:val="none" w:sz="0" w:space="0" w:color="auto"/>
            <w:left w:val="none" w:sz="0" w:space="0" w:color="auto"/>
            <w:bottom w:val="none" w:sz="0" w:space="0" w:color="auto"/>
            <w:right w:val="none" w:sz="0" w:space="0" w:color="auto"/>
          </w:divBdr>
        </w:div>
        <w:div w:id="451095646">
          <w:marLeft w:val="640"/>
          <w:marRight w:val="0"/>
          <w:marTop w:val="0"/>
          <w:marBottom w:val="0"/>
          <w:divBdr>
            <w:top w:val="none" w:sz="0" w:space="0" w:color="auto"/>
            <w:left w:val="none" w:sz="0" w:space="0" w:color="auto"/>
            <w:bottom w:val="none" w:sz="0" w:space="0" w:color="auto"/>
            <w:right w:val="none" w:sz="0" w:space="0" w:color="auto"/>
          </w:divBdr>
        </w:div>
        <w:div w:id="43451428">
          <w:marLeft w:val="640"/>
          <w:marRight w:val="0"/>
          <w:marTop w:val="0"/>
          <w:marBottom w:val="0"/>
          <w:divBdr>
            <w:top w:val="none" w:sz="0" w:space="0" w:color="auto"/>
            <w:left w:val="none" w:sz="0" w:space="0" w:color="auto"/>
            <w:bottom w:val="none" w:sz="0" w:space="0" w:color="auto"/>
            <w:right w:val="none" w:sz="0" w:space="0" w:color="auto"/>
          </w:divBdr>
        </w:div>
        <w:div w:id="677729976">
          <w:marLeft w:val="640"/>
          <w:marRight w:val="0"/>
          <w:marTop w:val="0"/>
          <w:marBottom w:val="0"/>
          <w:divBdr>
            <w:top w:val="none" w:sz="0" w:space="0" w:color="auto"/>
            <w:left w:val="none" w:sz="0" w:space="0" w:color="auto"/>
            <w:bottom w:val="none" w:sz="0" w:space="0" w:color="auto"/>
            <w:right w:val="none" w:sz="0" w:space="0" w:color="auto"/>
          </w:divBdr>
        </w:div>
        <w:div w:id="1973248767">
          <w:marLeft w:val="640"/>
          <w:marRight w:val="0"/>
          <w:marTop w:val="0"/>
          <w:marBottom w:val="0"/>
          <w:divBdr>
            <w:top w:val="none" w:sz="0" w:space="0" w:color="auto"/>
            <w:left w:val="none" w:sz="0" w:space="0" w:color="auto"/>
            <w:bottom w:val="none" w:sz="0" w:space="0" w:color="auto"/>
            <w:right w:val="none" w:sz="0" w:space="0" w:color="auto"/>
          </w:divBdr>
        </w:div>
        <w:div w:id="1489131204">
          <w:marLeft w:val="640"/>
          <w:marRight w:val="0"/>
          <w:marTop w:val="0"/>
          <w:marBottom w:val="0"/>
          <w:divBdr>
            <w:top w:val="none" w:sz="0" w:space="0" w:color="auto"/>
            <w:left w:val="none" w:sz="0" w:space="0" w:color="auto"/>
            <w:bottom w:val="none" w:sz="0" w:space="0" w:color="auto"/>
            <w:right w:val="none" w:sz="0" w:space="0" w:color="auto"/>
          </w:divBdr>
        </w:div>
        <w:div w:id="463811265">
          <w:marLeft w:val="640"/>
          <w:marRight w:val="0"/>
          <w:marTop w:val="0"/>
          <w:marBottom w:val="0"/>
          <w:divBdr>
            <w:top w:val="none" w:sz="0" w:space="0" w:color="auto"/>
            <w:left w:val="none" w:sz="0" w:space="0" w:color="auto"/>
            <w:bottom w:val="none" w:sz="0" w:space="0" w:color="auto"/>
            <w:right w:val="none" w:sz="0" w:space="0" w:color="auto"/>
          </w:divBdr>
        </w:div>
        <w:div w:id="835537329">
          <w:marLeft w:val="640"/>
          <w:marRight w:val="0"/>
          <w:marTop w:val="0"/>
          <w:marBottom w:val="0"/>
          <w:divBdr>
            <w:top w:val="none" w:sz="0" w:space="0" w:color="auto"/>
            <w:left w:val="none" w:sz="0" w:space="0" w:color="auto"/>
            <w:bottom w:val="none" w:sz="0" w:space="0" w:color="auto"/>
            <w:right w:val="none" w:sz="0" w:space="0" w:color="auto"/>
          </w:divBdr>
        </w:div>
        <w:div w:id="1891724878">
          <w:marLeft w:val="640"/>
          <w:marRight w:val="0"/>
          <w:marTop w:val="0"/>
          <w:marBottom w:val="0"/>
          <w:divBdr>
            <w:top w:val="none" w:sz="0" w:space="0" w:color="auto"/>
            <w:left w:val="none" w:sz="0" w:space="0" w:color="auto"/>
            <w:bottom w:val="none" w:sz="0" w:space="0" w:color="auto"/>
            <w:right w:val="none" w:sz="0" w:space="0" w:color="auto"/>
          </w:divBdr>
        </w:div>
        <w:div w:id="1585382057">
          <w:marLeft w:val="640"/>
          <w:marRight w:val="0"/>
          <w:marTop w:val="0"/>
          <w:marBottom w:val="0"/>
          <w:divBdr>
            <w:top w:val="none" w:sz="0" w:space="0" w:color="auto"/>
            <w:left w:val="none" w:sz="0" w:space="0" w:color="auto"/>
            <w:bottom w:val="none" w:sz="0" w:space="0" w:color="auto"/>
            <w:right w:val="none" w:sz="0" w:space="0" w:color="auto"/>
          </w:divBdr>
        </w:div>
        <w:div w:id="1684434586">
          <w:marLeft w:val="640"/>
          <w:marRight w:val="0"/>
          <w:marTop w:val="0"/>
          <w:marBottom w:val="0"/>
          <w:divBdr>
            <w:top w:val="none" w:sz="0" w:space="0" w:color="auto"/>
            <w:left w:val="none" w:sz="0" w:space="0" w:color="auto"/>
            <w:bottom w:val="none" w:sz="0" w:space="0" w:color="auto"/>
            <w:right w:val="none" w:sz="0" w:space="0" w:color="auto"/>
          </w:divBdr>
        </w:div>
        <w:div w:id="1043403623">
          <w:marLeft w:val="640"/>
          <w:marRight w:val="0"/>
          <w:marTop w:val="0"/>
          <w:marBottom w:val="0"/>
          <w:divBdr>
            <w:top w:val="none" w:sz="0" w:space="0" w:color="auto"/>
            <w:left w:val="none" w:sz="0" w:space="0" w:color="auto"/>
            <w:bottom w:val="none" w:sz="0" w:space="0" w:color="auto"/>
            <w:right w:val="none" w:sz="0" w:space="0" w:color="auto"/>
          </w:divBdr>
        </w:div>
        <w:div w:id="1070157495">
          <w:marLeft w:val="640"/>
          <w:marRight w:val="0"/>
          <w:marTop w:val="0"/>
          <w:marBottom w:val="0"/>
          <w:divBdr>
            <w:top w:val="none" w:sz="0" w:space="0" w:color="auto"/>
            <w:left w:val="none" w:sz="0" w:space="0" w:color="auto"/>
            <w:bottom w:val="none" w:sz="0" w:space="0" w:color="auto"/>
            <w:right w:val="none" w:sz="0" w:space="0" w:color="auto"/>
          </w:divBdr>
        </w:div>
        <w:div w:id="89203618">
          <w:marLeft w:val="640"/>
          <w:marRight w:val="0"/>
          <w:marTop w:val="0"/>
          <w:marBottom w:val="0"/>
          <w:divBdr>
            <w:top w:val="none" w:sz="0" w:space="0" w:color="auto"/>
            <w:left w:val="none" w:sz="0" w:space="0" w:color="auto"/>
            <w:bottom w:val="none" w:sz="0" w:space="0" w:color="auto"/>
            <w:right w:val="none" w:sz="0" w:space="0" w:color="auto"/>
          </w:divBdr>
        </w:div>
        <w:div w:id="1640115747">
          <w:marLeft w:val="640"/>
          <w:marRight w:val="0"/>
          <w:marTop w:val="0"/>
          <w:marBottom w:val="0"/>
          <w:divBdr>
            <w:top w:val="none" w:sz="0" w:space="0" w:color="auto"/>
            <w:left w:val="none" w:sz="0" w:space="0" w:color="auto"/>
            <w:bottom w:val="none" w:sz="0" w:space="0" w:color="auto"/>
            <w:right w:val="none" w:sz="0" w:space="0" w:color="auto"/>
          </w:divBdr>
        </w:div>
        <w:div w:id="927884843">
          <w:marLeft w:val="640"/>
          <w:marRight w:val="0"/>
          <w:marTop w:val="0"/>
          <w:marBottom w:val="0"/>
          <w:divBdr>
            <w:top w:val="none" w:sz="0" w:space="0" w:color="auto"/>
            <w:left w:val="none" w:sz="0" w:space="0" w:color="auto"/>
            <w:bottom w:val="none" w:sz="0" w:space="0" w:color="auto"/>
            <w:right w:val="none" w:sz="0" w:space="0" w:color="auto"/>
          </w:divBdr>
        </w:div>
        <w:div w:id="597560167">
          <w:marLeft w:val="640"/>
          <w:marRight w:val="0"/>
          <w:marTop w:val="0"/>
          <w:marBottom w:val="0"/>
          <w:divBdr>
            <w:top w:val="none" w:sz="0" w:space="0" w:color="auto"/>
            <w:left w:val="none" w:sz="0" w:space="0" w:color="auto"/>
            <w:bottom w:val="none" w:sz="0" w:space="0" w:color="auto"/>
            <w:right w:val="none" w:sz="0" w:space="0" w:color="auto"/>
          </w:divBdr>
        </w:div>
        <w:div w:id="1204946752">
          <w:marLeft w:val="640"/>
          <w:marRight w:val="0"/>
          <w:marTop w:val="0"/>
          <w:marBottom w:val="0"/>
          <w:divBdr>
            <w:top w:val="none" w:sz="0" w:space="0" w:color="auto"/>
            <w:left w:val="none" w:sz="0" w:space="0" w:color="auto"/>
            <w:bottom w:val="none" w:sz="0" w:space="0" w:color="auto"/>
            <w:right w:val="none" w:sz="0" w:space="0" w:color="auto"/>
          </w:divBdr>
        </w:div>
        <w:div w:id="1857842150">
          <w:marLeft w:val="640"/>
          <w:marRight w:val="0"/>
          <w:marTop w:val="0"/>
          <w:marBottom w:val="0"/>
          <w:divBdr>
            <w:top w:val="none" w:sz="0" w:space="0" w:color="auto"/>
            <w:left w:val="none" w:sz="0" w:space="0" w:color="auto"/>
            <w:bottom w:val="none" w:sz="0" w:space="0" w:color="auto"/>
            <w:right w:val="none" w:sz="0" w:space="0" w:color="auto"/>
          </w:divBdr>
        </w:div>
        <w:div w:id="735476666">
          <w:marLeft w:val="640"/>
          <w:marRight w:val="0"/>
          <w:marTop w:val="0"/>
          <w:marBottom w:val="0"/>
          <w:divBdr>
            <w:top w:val="none" w:sz="0" w:space="0" w:color="auto"/>
            <w:left w:val="none" w:sz="0" w:space="0" w:color="auto"/>
            <w:bottom w:val="none" w:sz="0" w:space="0" w:color="auto"/>
            <w:right w:val="none" w:sz="0" w:space="0" w:color="auto"/>
          </w:divBdr>
        </w:div>
        <w:div w:id="1885285082">
          <w:marLeft w:val="640"/>
          <w:marRight w:val="0"/>
          <w:marTop w:val="0"/>
          <w:marBottom w:val="0"/>
          <w:divBdr>
            <w:top w:val="none" w:sz="0" w:space="0" w:color="auto"/>
            <w:left w:val="none" w:sz="0" w:space="0" w:color="auto"/>
            <w:bottom w:val="none" w:sz="0" w:space="0" w:color="auto"/>
            <w:right w:val="none" w:sz="0" w:space="0" w:color="auto"/>
          </w:divBdr>
        </w:div>
        <w:div w:id="1691224374">
          <w:marLeft w:val="640"/>
          <w:marRight w:val="0"/>
          <w:marTop w:val="0"/>
          <w:marBottom w:val="0"/>
          <w:divBdr>
            <w:top w:val="none" w:sz="0" w:space="0" w:color="auto"/>
            <w:left w:val="none" w:sz="0" w:space="0" w:color="auto"/>
            <w:bottom w:val="none" w:sz="0" w:space="0" w:color="auto"/>
            <w:right w:val="none" w:sz="0" w:space="0" w:color="auto"/>
          </w:divBdr>
        </w:div>
        <w:div w:id="1550991078">
          <w:marLeft w:val="640"/>
          <w:marRight w:val="0"/>
          <w:marTop w:val="0"/>
          <w:marBottom w:val="0"/>
          <w:divBdr>
            <w:top w:val="none" w:sz="0" w:space="0" w:color="auto"/>
            <w:left w:val="none" w:sz="0" w:space="0" w:color="auto"/>
            <w:bottom w:val="none" w:sz="0" w:space="0" w:color="auto"/>
            <w:right w:val="none" w:sz="0" w:space="0" w:color="auto"/>
          </w:divBdr>
        </w:div>
        <w:div w:id="668143064">
          <w:marLeft w:val="640"/>
          <w:marRight w:val="0"/>
          <w:marTop w:val="0"/>
          <w:marBottom w:val="0"/>
          <w:divBdr>
            <w:top w:val="none" w:sz="0" w:space="0" w:color="auto"/>
            <w:left w:val="none" w:sz="0" w:space="0" w:color="auto"/>
            <w:bottom w:val="none" w:sz="0" w:space="0" w:color="auto"/>
            <w:right w:val="none" w:sz="0" w:space="0" w:color="auto"/>
          </w:divBdr>
        </w:div>
        <w:div w:id="330328930">
          <w:marLeft w:val="640"/>
          <w:marRight w:val="0"/>
          <w:marTop w:val="0"/>
          <w:marBottom w:val="0"/>
          <w:divBdr>
            <w:top w:val="none" w:sz="0" w:space="0" w:color="auto"/>
            <w:left w:val="none" w:sz="0" w:space="0" w:color="auto"/>
            <w:bottom w:val="none" w:sz="0" w:space="0" w:color="auto"/>
            <w:right w:val="none" w:sz="0" w:space="0" w:color="auto"/>
          </w:divBdr>
        </w:div>
        <w:div w:id="1928999500">
          <w:marLeft w:val="640"/>
          <w:marRight w:val="0"/>
          <w:marTop w:val="0"/>
          <w:marBottom w:val="0"/>
          <w:divBdr>
            <w:top w:val="none" w:sz="0" w:space="0" w:color="auto"/>
            <w:left w:val="none" w:sz="0" w:space="0" w:color="auto"/>
            <w:bottom w:val="none" w:sz="0" w:space="0" w:color="auto"/>
            <w:right w:val="none" w:sz="0" w:space="0" w:color="auto"/>
          </w:divBdr>
        </w:div>
        <w:div w:id="1610235715">
          <w:marLeft w:val="640"/>
          <w:marRight w:val="0"/>
          <w:marTop w:val="0"/>
          <w:marBottom w:val="0"/>
          <w:divBdr>
            <w:top w:val="none" w:sz="0" w:space="0" w:color="auto"/>
            <w:left w:val="none" w:sz="0" w:space="0" w:color="auto"/>
            <w:bottom w:val="none" w:sz="0" w:space="0" w:color="auto"/>
            <w:right w:val="none" w:sz="0" w:space="0" w:color="auto"/>
          </w:divBdr>
        </w:div>
        <w:div w:id="1801875902">
          <w:marLeft w:val="640"/>
          <w:marRight w:val="0"/>
          <w:marTop w:val="0"/>
          <w:marBottom w:val="0"/>
          <w:divBdr>
            <w:top w:val="none" w:sz="0" w:space="0" w:color="auto"/>
            <w:left w:val="none" w:sz="0" w:space="0" w:color="auto"/>
            <w:bottom w:val="none" w:sz="0" w:space="0" w:color="auto"/>
            <w:right w:val="none" w:sz="0" w:space="0" w:color="auto"/>
          </w:divBdr>
        </w:div>
        <w:div w:id="1895577962">
          <w:marLeft w:val="640"/>
          <w:marRight w:val="0"/>
          <w:marTop w:val="0"/>
          <w:marBottom w:val="0"/>
          <w:divBdr>
            <w:top w:val="none" w:sz="0" w:space="0" w:color="auto"/>
            <w:left w:val="none" w:sz="0" w:space="0" w:color="auto"/>
            <w:bottom w:val="none" w:sz="0" w:space="0" w:color="auto"/>
            <w:right w:val="none" w:sz="0" w:space="0" w:color="auto"/>
          </w:divBdr>
        </w:div>
        <w:div w:id="425543327">
          <w:marLeft w:val="640"/>
          <w:marRight w:val="0"/>
          <w:marTop w:val="0"/>
          <w:marBottom w:val="0"/>
          <w:divBdr>
            <w:top w:val="none" w:sz="0" w:space="0" w:color="auto"/>
            <w:left w:val="none" w:sz="0" w:space="0" w:color="auto"/>
            <w:bottom w:val="none" w:sz="0" w:space="0" w:color="auto"/>
            <w:right w:val="none" w:sz="0" w:space="0" w:color="auto"/>
          </w:divBdr>
        </w:div>
        <w:div w:id="254167684">
          <w:marLeft w:val="640"/>
          <w:marRight w:val="0"/>
          <w:marTop w:val="0"/>
          <w:marBottom w:val="0"/>
          <w:divBdr>
            <w:top w:val="none" w:sz="0" w:space="0" w:color="auto"/>
            <w:left w:val="none" w:sz="0" w:space="0" w:color="auto"/>
            <w:bottom w:val="none" w:sz="0" w:space="0" w:color="auto"/>
            <w:right w:val="none" w:sz="0" w:space="0" w:color="auto"/>
          </w:divBdr>
        </w:div>
        <w:div w:id="1460682059">
          <w:marLeft w:val="640"/>
          <w:marRight w:val="0"/>
          <w:marTop w:val="0"/>
          <w:marBottom w:val="0"/>
          <w:divBdr>
            <w:top w:val="none" w:sz="0" w:space="0" w:color="auto"/>
            <w:left w:val="none" w:sz="0" w:space="0" w:color="auto"/>
            <w:bottom w:val="none" w:sz="0" w:space="0" w:color="auto"/>
            <w:right w:val="none" w:sz="0" w:space="0" w:color="auto"/>
          </w:divBdr>
        </w:div>
        <w:div w:id="369889878">
          <w:marLeft w:val="640"/>
          <w:marRight w:val="0"/>
          <w:marTop w:val="0"/>
          <w:marBottom w:val="0"/>
          <w:divBdr>
            <w:top w:val="none" w:sz="0" w:space="0" w:color="auto"/>
            <w:left w:val="none" w:sz="0" w:space="0" w:color="auto"/>
            <w:bottom w:val="none" w:sz="0" w:space="0" w:color="auto"/>
            <w:right w:val="none" w:sz="0" w:space="0" w:color="auto"/>
          </w:divBdr>
        </w:div>
        <w:div w:id="1581792316">
          <w:marLeft w:val="640"/>
          <w:marRight w:val="0"/>
          <w:marTop w:val="0"/>
          <w:marBottom w:val="0"/>
          <w:divBdr>
            <w:top w:val="none" w:sz="0" w:space="0" w:color="auto"/>
            <w:left w:val="none" w:sz="0" w:space="0" w:color="auto"/>
            <w:bottom w:val="none" w:sz="0" w:space="0" w:color="auto"/>
            <w:right w:val="none" w:sz="0" w:space="0" w:color="auto"/>
          </w:divBdr>
        </w:div>
        <w:div w:id="1350330245">
          <w:marLeft w:val="640"/>
          <w:marRight w:val="0"/>
          <w:marTop w:val="0"/>
          <w:marBottom w:val="0"/>
          <w:divBdr>
            <w:top w:val="none" w:sz="0" w:space="0" w:color="auto"/>
            <w:left w:val="none" w:sz="0" w:space="0" w:color="auto"/>
            <w:bottom w:val="none" w:sz="0" w:space="0" w:color="auto"/>
            <w:right w:val="none" w:sz="0" w:space="0" w:color="auto"/>
          </w:divBdr>
        </w:div>
        <w:div w:id="988829435">
          <w:marLeft w:val="640"/>
          <w:marRight w:val="0"/>
          <w:marTop w:val="0"/>
          <w:marBottom w:val="0"/>
          <w:divBdr>
            <w:top w:val="none" w:sz="0" w:space="0" w:color="auto"/>
            <w:left w:val="none" w:sz="0" w:space="0" w:color="auto"/>
            <w:bottom w:val="none" w:sz="0" w:space="0" w:color="auto"/>
            <w:right w:val="none" w:sz="0" w:space="0" w:color="auto"/>
          </w:divBdr>
        </w:div>
        <w:div w:id="575241834">
          <w:marLeft w:val="640"/>
          <w:marRight w:val="0"/>
          <w:marTop w:val="0"/>
          <w:marBottom w:val="0"/>
          <w:divBdr>
            <w:top w:val="none" w:sz="0" w:space="0" w:color="auto"/>
            <w:left w:val="none" w:sz="0" w:space="0" w:color="auto"/>
            <w:bottom w:val="none" w:sz="0" w:space="0" w:color="auto"/>
            <w:right w:val="none" w:sz="0" w:space="0" w:color="auto"/>
          </w:divBdr>
        </w:div>
        <w:div w:id="1334450209">
          <w:marLeft w:val="640"/>
          <w:marRight w:val="0"/>
          <w:marTop w:val="0"/>
          <w:marBottom w:val="0"/>
          <w:divBdr>
            <w:top w:val="none" w:sz="0" w:space="0" w:color="auto"/>
            <w:left w:val="none" w:sz="0" w:space="0" w:color="auto"/>
            <w:bottom w:val="none" w:sz="0" w:space="0" w:color="auto"/>
            <w:right w:val="none" w:sz="0" w:space="0" w:color="auto"/>
          </w:divBdr>
        </w:div>
        <w:div w:id="50542671">
          <w:marLeft w:val="640"/>
          <w:marRight w:val="0"/>
          <w:marTop w:val="0"/>
          <w:marBottom w:val="0"/>
          <w:divBdr>
            <w:top w:val="none" w:sz="0" w:space="0" w:color="auto"/>
            <w:left w:val="none" w:sz="0" w:space="0" w:color="auto"/>
            <w:bottom w:val="none" w:sz="0" w:space="0" w:color="auto"/>
            <w:right w:val="none" w:sz="0" w:space="0" w:color="auto"/>
          </w:divBdr>
        </w:div>
        <w:div w:id="230779182">
          <w:marLeft w:val="640"/>
          <w:marRight w:val="0"/>
          <w:marTop w:val="0"/>
          <w:marBottom w:val="0"/>
          <w:divBdr>
            <w:top w:val="none" w:sz="0" w:space="0" w:color="auto"/>
            <w:left w:val="none" w:sz="0" w:space="0" w:color="auto"/>
            <w:bottom w:val="none" w:sz="0" w:space="0" w:color="auto"/>
            <w:right w:val="none" w:sz="0" w:space="0" w:color="auto"/>
          </w:divBdr>
        </w:div>
        <w:div w:id="2142455232">
          <w:marLeft w:val="640"/>
          <w:marRight w:val="0"/>
          <w:marTop w:val="0"/>
          <w:marBottom w:val="0"/>
          <w:divBdr>
            <w:top w:val="none" w:sz="0" w:space="0" w:color="auto"/>
            <w:left w:val="none" w:sz="0" w:space="0" w:color="auto"/>
            <w:bottom w:val="none" w:sz="0" w:space="0" w:color="auto"/>
            <w:right w:val="none" w:sz="0" w:space="0" w:color="auto"/>
          </w:divBdr>
        </w:div>
        <w:div w:id="482547858">
          <w:marLeft w:val="640"/>
          <w:marRight w:val="0"/>
          <w:marTop w:val="0"/>
          <w:marBottom w:val="0"/>
          <w:divBdr>
            <w:top w:val="none" w:sz="0" w:space="0" w:color="auto"/>
            <w:left w:val="none" w:sz="0" w:space="0" w:color="auto"/>
            <w:bottom w:val="none" w:sz="0" w:space="0" w:color="auto"/>
            <w:right w:val="none" w:sz="0" w:space="0" w:color="auto"/>
          </w:divBdr>
        </w:div>
        <w:div w:id="1871727101">
          <w:marLeft w:val="640"/>
          <w:marRight w:val="0"/>
          <w:marTop w:val="0"/>
          <w:marBottom w:val="0"/>
          <w:divBdr>
            <w:top w:val="none" w:sz="0" w:space="0" w:color="auto"/>
            <w:left w:val="none" w:sz="0" w:space="0" w:color="auto"/>
            <w:bottom w:val="none" w:sz="0" w:space="0" w:color="auto"/>
            <w:right w:val="none" w:sz="0" w:space="0" w:color="auto"/>
          </w:divBdr>
        </w:div>
        <w:div w:id="464667174">
          <w:marLeft w:val="640"/>
          <w:marRight w:val="0"/>
          <w:marTop w:val="0"/>
          <w:marBottom w:val="0"/>
          <w:divBdr>
            <w:top w:val="none" w:sz="0" w:space="0" w:color="auto"/>
            <w:left w:val="none" w:sz="0" w:space="0" w:color="auto"/>
            <w:bottom w:val="none" w:sz="0" w:space="0" w:color="auto"/>
            <w:right w:val="none" w:sz="0" w:space="0" w:color="auto"/>
          </w:divBdr>
        </w:div>
        <w:div w:id="796292116">
          <w:marLeft w:val="640"/>
          <w:marRight w:val="0"/>
          <w:marTop w:val="0"/>
          <w:marBottom w:val="0"/>
          <w:divBdr>
            <w:top w:val="none" w:sz="0" w:space="0" w:color="auto"/>
            <w:left w:val="none" w:sz="0" w:space="0" w:color="auto"/>
            <w:bottom w:val="none" w:sz="0" w:space="0" w:color="auto"/>
            <w:right w:val="none" w:sz="0" w:space="0" w:color="auto"/>
          </w:divBdr>
        </w:div>
        <w:div w:id="602807245">
          <w:marLeft w:val="640"/>
          <w:marRight w:val="0"/>
          <w:marTop w:val="0"/>
          <w:marBottom w:val="0"/>
          <w:divBdr>
            <w:top w:val="none" w:sz="0" w:space="0" w:color="auto"/>
            <w:left w:val="none" w:sz="0" w:space="0" w:color="auto"/>
            <w:bottom w:val="none" w:sz="0" w:space="0" w:color="auto"/>
            <w:right w:val="none" w:sz="0" w:space="0" w:color="auto"/>
          </w:divBdr>
        </w:div>
        <w:div w:id="412288410">
          <w:marLeft w:val="640"/>
          <w:marRight w:val="0"/>
          <w:marTop w:val="0"/>
          <w:marBottom w:val="0"/>
          <w:divBdr>
            <w:top w:val="none" w:sz="0" w:space="0" w:color="auto"/>
            <w:left w:val="none" w:sz="0" w:space="0" w:color="auto"/>
            <w:bottom w:val="none" w:sz="0" w:space="0" w:color="auto"/>
            <w:right w:val="none" w:sz="0" w:space="0" w:color="auto"/>
          </w:divBdr>
        </w:div>
        <w:div w:id="1485245522">
          <w:marLeft w:val="640"/>
          <w:marRight w:val="0"/>
          <w:marTop w:val="0"/>
          <w:marBottom w:val="0"/>
          <w:divBdr>
            <w:top w:val="none" w:sz="0" w:space="0" w:color="auto"/>
            <w:left w:val="none" w:sz="0" w:space="0" w:color="auto"/>
            <w:bottom w:val="none" w:sz="0" w:space="0" w:color="auto"/>
            <w:right w:val="none" w:sz="0" w:space="0" w:color="auto"/>
          </w:divBdr>
        </w:div>
        <w:div w:id="1672830438">
          <w:marLeft w:val="640"/>
          <w:marRight w:val="0"/>
          <w:marTop w:val="0"/>
          <w:marBottom w:val="0"/>
          <w:divBdr>
            <w:top w:val="none" w:sz="0" w:space="0" w:color="auto"/>
            <w:left w:val="none" w:sz="0" w:space="0" w:color="auto"/>
            <w:bottom w:val="none" w:sz="0" w:space="0" w:color="auto"/>
            <w:right w:val="none" w:sz="0" w:space="0" w:color="auto"/>
          </w:divBdr>
        </w:div>
        <w:div w:id="823083934">
          <w:marLeft w:val="640"/>
          <w:marRight w:val="0"/>
          <w:marTop w:val="0"/>
          <w:marBottom w:val="0"/>
          <w:divBdr>
            <w:top w:val="none" w:sz="0" w:space="0" w:color="auto"/>
            <w:left w:val="none" w:sz="0" w:space="0" w:color="auto"/>
            <w:bottom w:val="none" w:sz="0" w:space="0" w:color="auto"/>
            <w:right w:val="none" w:sz="0" w:space="0" w:color="auto"/>
          </w:divBdr>
        </w:div>
      </w:divsChild>
    </w:div>
    <w:div w:id="152571971">
      <w:marLeft w:val="0"/>
      <w:marRight w:val="0"/>
      <w:marTop w:val="0"/>
      <w:marBottom w:val="0"/>
      <w:divBdr>
        <w:top w:val="none" w:sz="0" w:space="0" w:color="auto"/>
        <w:left w:val="none" w:sz="0" w:space="0" w:color="auto"/>
        <w:bottom w:val="none" w:sz="0" w:space="0" w:color="auto"/>
        <w:right w:val="none" w:sz="0" w:space="0" w:color="auto"/>
      </w:divBdr>
    </w:div>
    <w:div w:id="152575283">
      <w:bodyDiv w:val="1"/>
      <w:marLeft w:val="0"/>
      <w:marRight w:val="0"/>
      <w:marTop w:val="0"/>
      <w:marBottom w:val="0"/>
      <w:divBdr>
        <w:top w:val="none" w:sz="0" w:space="0" w:color="auto"/>
        <w:left w:val="none" w:sz="0" w:space="0" w:color="auto"/>
        <w:bottom w:val="none" w:sz="0" w:space="0" w:color="auto"/>
        <w:right w:val="none" w:sz="0" w:space="0" w:color="auto"/>
      </w:divBdr>
      <w:divsChild>
        <w:div w:id="18357192">
          <w:marLeft w:val="640"/>
          <w:marRight w:val="0"/>
          <w:marTop w:val="0"/>
          <w:marBottom w:val="0"/>
          <w:divBdr>
            <w:top w:val="none" w:sz="0" w:space="0" w:color="auto"/>
            <w:left w:val="none" w:sz="0" w:space="0" w:color="auto"/>
            <w:bottom w:val="none" w:sz="0" w:space="0" w:color="auto"/>
            <w:right w:val="none" w:sz="0" w:space="0" w:color="auto"/>
          </w:divBdr>
        </w:div>
        <w:div w:id="29846575">
          <w:marLeft w:val="640"/>
          <w:marRight w:val="0"/>
          <w:marTop w:val="0"/>
          <w:marBottom w:val="0"/>
          <w:divBdr>
            <w:top w:val="none" w:sz="0" w:space="0" w:color="auto"/>
            <w:left w:val="none" w:sz="0" w:space="0" w:color="auto"/>
            <w:bottom w:val="none" w:sz="0" w:space="0" w:color="auto"/>
            <w:right w:val="none" w:sz="0" w:space="0" w:color="auto"/>
          </w:divBdr>
        </w:div>
        <w:div w:id="74716636">
          <w:marLeft w:val="640"/>
          <w:marRight w:val="0"/>
          <w:marTop w:val="0"/>
          <w:marBottom w:val="0"/>
          <w:divBdr>
            <w:top w:val="none" w:sz="0" w:space="0" w:color="auto"/>
            <w:left w:val="none" w:sz="0" w:space="0" w:color="auto"/>
            <w:bottom w:val="none" w:sz="0" w:space="0" w:color="auto"/>
            <w:right w:val="none" w:sz="0" w:space="0" w:color="auto"/>
          </w:divBdr>
        </w:div>
        <w:div w:id="88814106">
          <w:marLeft w:val="640"/>
          <w:marRight w:val="0"/>
          <w:marTop w:val="0"/>
          <w:marBottom w:val="0"/>
          <w:divBdr>
            <w:top w:val="none" w:sz="0" w:space="0" w:color="auto"/>
            <w:left w:val="none" w:sz="0" w:space="0" w:color="auto"/>
            <w:bottom w:val="none" w:sz="0" w:space="0" w:color="auto"/>
            <w:right w:val="none" w:sz="0" w:space="0" w:color="auto"/>
          </w:divBdr>
        </w:div>
        <w:div w:id="112138431">
          <w:marLeft w:val="640"/>
          <w:marRight w:val="0"/>
          <w:marTop w:val="0"/>
          <w:marBottom w:val="0"/>
          <w:divBdr>
            <w:top w:val="none" w:sz="0" w:space="0" w:color="auto"/>
            <w:left w:val="none" w:sz="0" w:space="0" w:color="auto"/>
            <w:bottom w:val="none" w:sz="0" w:space="0" w:color="auto"/>
            <w:right w:val="none" w:sz="0" w:space="0" w:color="auto"/>
          </w:divBdr>
        </w:div>
        <w:div w:id="139032698">
          <w:marLeft w:val="640"/>
          <w:marRight w:val="0"/>
          <w:marTop w:val="0"/>
          <w:marBottom w:val="0"/>
          <w:divBdr>
            <w:top w:val="none" w:sz="0" w:space="0" w:color="auto"/>
            <w:left w:val="none" w:sz="0" w:space="0" w:color="auto"/>
            <w:bottom w:val="none" w:sz="0" w:space="0" w:color="auto"/>
            <w:right w:val="none" w:sz="0" w:space="0" w:color="auto"/>
          </w:divBdr>
        </w:div>
        <w:div w:id="146630763">
          <w:marLeft w:val="640"/>
          <w:marRight w:val="0"/>
          <w:marTop w:val="0"/>
          <w:marBottom w:val="0"/>
          <w:divBdr>
            <w:top w:val="none" w:sz="0" w:space="0" w:color="auto"/>
            <w:left w:val="none" w:sz="0" w:space="0" w:color="auto"/>
            <w:bottom w:val="none" w:sz="0" w:space="0" w:color="auto"/>
            <w:right w:val="none" w:sz="0" w:space="0" w:color="auto"/>
          </w:divBdr>
        </w:div>
        <w:div w:id="157841830">
          <w:marLeft w:val="640"/>
          <w:marRight w:val="0"/>
          <w:marTop w:val="0"/>
          <w:marBottom w:val="0"/>
          <w:divBdr>
            <w:top w:val="none" w:sz="0" w:space="0" w:color="auto"/>
            <w:left w:val="none" w:sz="0" w:space="0" w:color="auto"/>
            <w:bottom w:val="none" w:sz="0" w:space="0" w:color="auto"/>
            <w:right w:val="none" w:sz="0" w:space="0" w:color="auto"/>
          </w:divBdr>
        </w:div>
        <w:div w:id="262955015">
          <w:marLeft w:val="640"/>
          <w:marRight w:val="0"/>
          <w:marTop w:val="0"/>
          <w:marBottom w:val="0"/>
          <w:divBdr>
            <w:top w:val="none" w:sz="0" w:space="0" w:color="auto"/>
            <w:left w:val="none" w:sz="0" w:space="0" w:color="auto"/>
            <w:bottom w:val="none" w:sz="0" w:space="0" w:color="auto"/>
            <w:right w:val="none" w:sz="0" w:space="0" w:color="auto"/>
          </w:divBdr>
        </w:div>
        <w:div w:id="302662764">
          <w:marLeft w:val="640"/>
          <w:marRight w:val="0"/>
          <w:marTop w:val="0"/>
          <w:marBottom w:val="0"/>
          <w:divBdr>
            <w:top w:val="none" w:sz="0" w:space="0" w:color="auto"/>
            <w:left w:val="none" w:sz="0" w:space="0" w:color="auto"/>
            <w:bottom w:val="none" w:sz="0" w:space="0" w:color="auto"/>
            <w:right w:val="none" w:sz="0" w:space="0" w:color="auto"/>
          </w:divBdr>
        </w:div>
        <w:div w:id="303891595">
          <w:marLeft w:val="640"/>
          <w:marRight w:val="0"/>
          <w:marTop w:val="0"/>
          <w:marBottom w:val="0"/>
          <w:divBdr>
            <w:top w:val="none" w:sz="0" w:space="0" w:color="auto"/>
            <w:left w:val="none" w:sz="0" w:space="0" w:color="auto"/>
            <w:bottom w:val="none" w:sz="0" w:space="0" w:color="auto"/>
            <w:right w:val="none" w:sz="0" w:space="0" w:color="auto"/>
          </w:divBdr>
        </w:div>
        <w:div w:id="307169749">
          <w:marLeft w:val="640"/>
          <w:marRight w:val="0"/>
          <w:marTop w:val="0"/>
          <w:marBottom w:val="0"/>
          <w:divBdr>
            <w:top w:val="none" w:sz="0" w:space="0" w:color="auto"/>
            <w:left w:val="none" w:sz="0" w:space="0" w:color="auto"/>
            <w:bottom w:val="none" w:sz="0" w:space="0" w:color="auto"/>
            <w:right w:val="none" w:sz="0" w:space="0" w:color="auto"/>
          </w:divBdr>
        </w:div>
        <w:div w:id="430467171">
          <w:marLeft w:val="640"/>
          <w:marRight w:val="0"/>
          <w:marTop w:val="0"/>
          <w:marBottom w:val="0"/>
          <w:divBdr>
            <w:top w:val="none" w:sz="0" w:space="0" w:color="auto"/>
            <w:left w:val="none" w:sz="0" w:space="0" w:color="auto"/>
            <w:bottom w:val="none" w:sz="0" w:space="0" w:color="auto"/>
            <w:right w:val="none" w:sz="0" w:space="0" w:color="auto"/>
          </w:divBdr>
        </w:div>
        <w:div w:id="433595951">
          <w:marLeft w:val="640"/>
          <w:marRight w:val="0"/>
          <w:marTop w:val="0"/>
          <w:marBottom w:val="0"/>
          <w:divBdr>
            <w:top w:val="none" w:sz="0" w:space="0" w:color="auto"/>
            <w:left w:val="none" w:sz="0" w:space="0" w:color="auto"/>
            <w:bottom w:val="none" w:sz="0" w:space="0" w:color="auto"/>
            <w:right w:val="none" w:sz="0" w:space="0" w:color="auto"/>
          </w:divBdr>
        </w:div>
        <w:div w:id="458106694">
          <w:marLeft w:val="640"/>
          <w:marRight w:val="0"/>
          <w:marTop w:val="0"/>
          <w:marBottom w:val="0"/>
          <w:divBdr>
            <w:top w:val="none" w:sz="0" w:space="0" w:color="auto"/>
            <w:left w:val="none" w:sz="0" w:space="0" w:color="auto"/>
            <w:bottom w:val="none" w:sz="0" w:space="0" w:color="auto"/>
            <w:right w:val="none" w:sz="0" w:space="0" w:color="auto"/>
          </w:divBdr>
        </w:div>
        <w:div w:id="474838874">
          <w:marLeft w:val="640"/>
          <w:marRight w:val="0"/>
          <w:marTop w:val="0"/>
          <w:marBottom w:val="0"/>
          <w:divBdr>
            <w:top w:val="none" w:sz="0" w:space="0" w:color="auto"/>
            <w:left w:val="none" w:sz="0" w:space="0" w:color="auto"/>
            <w:bottom w:val="none" w:sz="0" w:space="0" w:color="auto"/>
            <w:right w:val="none" w:sz="0" w:space="0" w:color="auto"/>
          </w:divBdr>
        </w:div>
        <w:div w:id="476578925">
          <w:marLeft w:val="640"/>
          <w:marRight w:val="0"/>
          <w:marTop w:val="0"/>
          <w:marBottom w:val="0"/>
          <w:divBdr>
            <w:top w:val="none" w:sz="0" w:space="0" w:color="auto"/>
            <w:left w:val="none" w:sz="0" w:space="0" w:color="auto"/>
            <w:bottom w:val="none" w:sz="0" w:space="0" w:color="auto"/>
            <w:right w:val="none" w:sz="0" w:space="0" w:color="auto"/>
          </w:divBdr>
        </w:div>
        <w:div w:id="488136505">
          <w:marLeft w:val="640"/>
          <w:marRight w:val="0"/>
          <w:marTop w:val="0"/>
          <w:marBottom w:val="0"/>
          <w:divBdr>
            <w:top w:val="none" w:sz="0" w:space="0" w:color="auto"/>
            <w:left w:val="none" w:sz="0" w:space="0" w:color="auto"/>
            <w:bottom w:val="none" w:sz="0" w:space="0" w:color="auto"/>
            <w:right w:val="none" w:sz="0" w:space="0" w:color="auto"/>
          </w:divBdr>
        </w:div>
        <w:div w:id="559368459">
          <w:marLeft w:val="640"/>
          <w:marRight w:val="0"/>
          <w:marTop w:val="0"/>
          <w:marBottom w:val="0"/>
          <w:divBdr>
            <w:top w:val="none" w:sz="0" w:space="0" w:color="auto"/>
            <w:left w:val="none" w:sz="0" w:space="0" w:color="auto"/>
            <w:bottom w:val="none" w:sz="0" w:space="0" w:color="auto"/>
            <w:right w:val="none" w:sz="0" w:space="0" w:color="auto"/>
          </w:divBdr>
        </w:div>
        <w:div w:id="564728254">
          <w:marLeft w:val="640"/>
          <w:marRight w:val="0"/>
          <w:marTop w:val="0"/>
          <w:marBottom w:val="0"/>
          <w:divBdr>
            <w:top w:val="none" w:sz="0" w:space="0" w:color="auto"/>
            <w:left w:val="none" w:sz="0" w:space="0" w:color="auto"/>
            <w:bottom w:val="none" w:sz="0" w:space="0" w:color="auto"/>
            <w:right w:val="none" w:sz="0" w:space="0" w:color="auto"/>
          </w:divBdr>
        </w:div>
        <w:div w:id="883835973">
          <w:marLeft w:val="640"/>
          <w:marRight w:val="0"/>
          <w:marTop w:val="0"/>
          <w:marBottom w:val="0"/>
          <w:divBdr>
            <w:top w:val="none" w:sz="0" w:space="0" w:color="auto"/>
            <w:left w:val="none" w:sz="0" w:space="0" w:color="auto"/>
            <w:bottom w:val="none" w:sz="0" w:space="0" w:color="auto"/>
            <w:right w:val="none" w:sz="0" w:space="0" w:color="auto"/>
          </w:divBdr>
        </w:div>
        <w:div w:id="893081278">
          <w:marLeft w:val="640"/>
          <w:marRight w:val="0"/>
          <w:marTop w:val="0"/>
          <w:marBottom w:val="0"/>
          <w:divBdr>
            <w:top w:val="none" w:sz="0" w:space="0" w:color="auto"/>
            <w:left w:val="none" w:sz="0" w:space="0" w:color="auto"/>
            <w:bottom w:val="none" w:sz="0" w:space="0" w:color="auto"/>
            <w:right w:val="none" w:sz="0" w:space="0" w:color="auto"/>
          </w:divBdr>
        </w:div>
        <w:div w:id="957764062">
          <w:marLeft w:val="640"/>
          <w:marRight w:val="0"/>
          <w:marTop w:val="0"/>
          <w:marBottom w:val="0"/>
          <w:divBdr>
            <w:top w:val="none" w:sz="0" w:space="0" w:color="auto"/>
            <w:left w:val="none" w:sz="0" w:space="0" w:color="auto"/>
            <w:bottom w:val="none" w:sz="0" w:space="0" w:color="auto"/>
            <w:right w:val="none" w:sz="0" w:space="0" w:color="auto"/>
          </w:divBdr>
        </w:div>
        <w:div w:id="970211181">
          <w:marLeft w:val="640"/>
          <w:marRight w:val="0"/>
          <w:marTop w:val="0"/>
          <w:marBottom w:val="0"/>
          <w:divBdr>
            <w:top w:val="none" w:sz="0" w:space="0" w:color="auto"/>
            <w:left w:val="none" w:sz="0" w:space="0" w:color="auto"/>
            <w:bottom w:val="none" w:sz="0" w:space="0" w:color="auto"/>
            <w:right w:val="none" w:sz="0" w:space="0" w:color="auto"/>
          </w:divBdr>
        </w:div>
        <w:div w:id="980772419">
          <w:marLeft w:val="640"/>
          <w:marRight w:val="0"/>
          <w:marTop w:val="0"/>
          <w:marBottom w:val="0"/>
          <w:divBdr>
            <w:top w:val="none" w:sz="0" w:space="0" w:color="auto"/>
            <w:left w:val="none" w:sz="0" w:space="0" w:color="auto"/>
            <w:bottom w:val="none" w:sz="0" w:space="0" w:color="auto"/>
            <w:right w:val="none" w:sz="0" w:space="0" w:color="auto"/>
          </w:divBdr>
        </w:div>
        <w:div w:id="1007440819">
          <w:marLeft w:val="640"/>
          <w:marRight w:val="0"/>
          <w:marTop w:val="0"/>
          <w:marBottom w:val="0"/>
          <w:divBdr>
            <w:top w:val="none" w:sz="0" w:space="0" w:color="auto"/>
            <w:left w:val="none" w:sz="0" w:space="0" w:color="auto"/>
            <w:bottom w:val="none" w:sz="0" w:space="0" w:color="auto"/>
            <w:right w:val="none" w:sz="0" w:space="0" w:color="auto"/>
          </w:divBdr>
        </w:div>
        <w:div w:id="1027483242">
          <w:marLeft w:val="640"/>
          <w:marRight w:val="0"/>
          <w:marTop w:val="0"/>
          <w:marBottom w:val="0"/>
          <w:divBdr>
            <w:top w:val="none" w:sz="0" w:space="0" w:color="auto"/>
            <w:left w:val="none" w:sz="0" w:space="0" w:color="auto"/>
            <w:bottom w:val="none" w:sz="0" w:space="0" w:color="auto"/>
            <w:right w:val="none" w:sz="0" w:space="0" w:color="auto"/>
          </w:divBdr>
        </w:div>
        <w:div w:id="1106848304">
          <w:marLeft w:val="640"/>
          <w:marRight w:val="0"/>
          <w:marTop w:val="0"/>
          <w:marBottom w:val="0"/>
          <w:divBdr>
            <w:top w:val="none" w:sz="0" w:space="0" w:color="auto"/>
            <w:left w:val="none" w:sz="0" w:space="0" w:color="auto"/>
            <w:bottom w:val="none" w:sz="0" w:space="0" w:color="auto"/>
            <w:right w:val="none" w:sz="0" w:space="0" w:color="auto"/>
          </w:divBdr>
        </w:div>
        <w:div w:id="1130856014">
          <w:marLeft w:val="640"/>
          <w:marRight w:val="0"/>
          <w:marTop w:val="0"/>
          <w:marBottom w:val="0"/>
          <w:divBdr>
            <w:top w:val="none" w:sz="0" w:space="0" w:color="auto"/>
            <w:left w:val="none" w:sz="0" w:space="0" w:color="auto"/>
            <w:bottom w:val="none" w:sz="0" w:space="0" w:color="auto"/>
            <w:right w:val="none" w:sz="0" w:space="0" w:color="auto"/>
          </w:divBdr>
        </w:div>
        <w:div w:id="1216353147">
          <w:marLeft w:val="640"/>
          <w:marRight w:val="0"/>
          <w:marTop w:val="0"/>
          <w:marBottom w:val="0"/>
          <w:divBdr>
            <w:top w:val="none" w:sz="0" w:space="0" w:color="auto"/>
            <w:left w:val="none" w:sz="0" w:space="0" w:color="auto"/>
            <w:bottom w:val="none" w:sz="0" w:space="0" w:color="auto"/>
            <w:right w:val="none" w:sz="0" w:space="0" w:color="auto"/>
          </w:divBdr>
        </w:div>
        <w:div w:id="1255166351">
          <w:marLeft w:val="640"/>
          <w:marRight w:val="0"/>
          <w:marTop w:val="0"/>
          <w:marBottom w:val="0"/>
          <w:divBdr>
            <w:top w:val="none" w:sz="0" w:space="0" w:color="auto"/>
            <w:left w:val="none" w:sz="0" w:space="0" w:color="auto"/>
            <w:bottom w:val="none" w:sz="0" w:space="0" w:color="auto"/>
            <w:right w:val="none" w:sz="0" w:space="0" w:color="auto"/>
          </w:divBdr>
        </w:div>
        <w:div w:id="1313682230">
          <w:marLeft w:val="640"/>
          <w:marRight w:val="0"/>
          <w:marTop w:val="0"/>
          <w:marBottom w:val="0"/>
          <w:divBdr>
            <w:top w:val="none" w:sz="0" w:space="0" w:color="auto"/>
            <w:left w:val="none" w:sz="0" w:space="0" w:color="auto"/>
            <w:bottom w:val="none" w:sz="0" w:space="0" w:color="auto"/>
            <w:right w:val="none" w:sz="0" w:space="0" w:color="auto"/>
          </w:divBdr>
        </w:div>
        <w:div w:id="1354187648">
          <w:marLeft w:val="640"/>
          <w:marRight w:val="0"/>
          <w:marTop w:val="0"/>
          <w:marBottom w:val="0"/>
          <w:divBdr>
            <w:top w:val="none" w:sz="0" w:space="0" w:color="auto"/>
            <w:left w:val="none" w:sz="0" w:space="0" w:color="auto"/>
            <w:bottom w:val="none" w:sz="0" w:space="0" w:color="auto"/>
            <w:right w:val="none" w:sz="0" w:space="0" w:color="auto"/>
          </w:divBdr>
        </w:div>
        <w:div w:id="1373263736">
          <w:marLeft w:val="640"/>
          <w:marRight w:val="0"/>
          <w:marTop w:val="0"/>
          <w:marBottom w:val="0"/>
          <w:divBdr>
            <w:top w:val="none" w:sz="0" w:space="0" w:color="auto"/>
            <w:left w:val="none" w:sz="0" w:space="0" w:color="auto"/>
            <w:bottom w:val="none" w:sz="0" w:space="0" w:color="auto"/>
            <w:right w:val="none" w:sz="0" w:space="0" w:color="auto"/>
          </w:divBdr>
        </w:div>
        <w:div w:id="1383401500">
          <w:marLeft w:val="640"/>
          <w:marRight w:val="0"/>
          <w:marTop w:val="0"/>
          <w:marBottom w:val="0"/>
          <w:divBdr>
            <w:top w:val="none" w:sz="0" w:space="0" w:color="auto"/>
            <w:left w:val="none" w:sz="0" w:space="0" w:color="auto"/>
            <w:bottom w:val="none" w:sz="0" w:space="0" w:color="auto"/>
            <w:right w:val="none" w:sz="0" w:space="0" w:color="auto"/>
          </w:divBdr>
        </w:div>
        <w:div w:id="1549951652">
          <w:marLeft w:val="640"/>
          <w:marRight w:val="0"/>
          <w:marTop w:val="0"/>
          <w:marBottom w:val="0"/>
          <w:divBdr>
            <w:top w:val="none" w:sz="0" w:space="0" w:color="auto"/>
            <w:left w:val="none" w:sz="0" w:space="0" w:color="auto"/>
            <w:bottom w:val="none" w:sz="0" w:space="0" w:color="auto"/>
            <w:right w:val="none" w:sz="0" w:space="0" w:color="auto"/>
          </w:divBdr>
        </w:div>
        <w:div w:id="1602881269">
          <w:marLeft w:val="640"/>
          <w:marRight w:val="0"/>
          <w:marTop w:val="0"/>
          <w:marBottom w:val="0"/>
          <w:divBdr>
            <w:top w:val="none" w:sz="0" w:space="0" w:color="auto"/>
            <w:left w:val="none" w:sz="0" w:space="0" w:color="auto"/>
            <w:bottom w:val="none" w:sz="0" w:space="0" w:color="auto"/>
            <w:right w:val="none" w:sz="0" w:space="0" w:color="auto"/>
          </w:divBdr>
        </w:div>
        <w:div w:id="1639989061">
          <w:marLeft w:val="640"/>
          <w:marRight w:val="0"/>
          <w:marTop w:val="0"/>
          <w:marBottom w:val="0"/>
          <w:divBdr>
            <w:top w:val="none" w:sz="0" w:space="0" w:color="auto"/>
            <w:left w:val="none" w:sz="0" w:space="0" w:color="auto"/>
            <w:bottom w:val="none" w:sz="0" w:space="0" w:color="auto"/>
            <w:right w:val="none" w:sz="0" w:space="0" w:color="auto"/>
          </w:divBdr>
        </w:div>
        <w:div w:id="1681547492">
          <w:marLeft w:val="640"/>
          <w:marRight w:val="0"/>
          <w:marTop w:val="0"/>
          <w:marBottom w:val="0"/>
          <w:divBdr>
            <w:top w:val="none" w:sz="0" w:space="0" w:color="auto"/>
            <w:left w:val="none" w:sz="0" w:space="0" w:color="auto"/>
            <w:bottom w:val="none" w:sz="0" w:space="0" w:color="auto"/>
            <w:right w:val="none" w:sz="0" w:space="0" w:color="auto"/>
          </w:divBdr>
        </w:div>
        <w:div w:id="1683389912">
          <w:marLeft w:val="640"/>
          <w:marRight w:val="0"/>
          <w:marTop w:val="0"/>
          <w:marBottom w:val="0"/>
          <w:divBdr>
            <w:top w:val="none" w:sz="0" w:space="0" w:color="auto"/>
            <w:left w:val="none" w:sz="0" w:space="0" w:color="auto"/>
            <w:bottom w:val="none" w:sz="0" w:space="0" w:color="auto"/>
            <w:right w:val="none" w:sz="0" w:space="0" w:color="auto"/>
          </w:divBdr>
        </w:div>
        <w:div w:id="1703364181">
          <w:marLeft w:val="640"/>
          <w:marRight w:val="0"/>
          <w:marTop w:val="0"/>
          <w:marBottom w:val="0"/>
          <w:divBdr>
            <w:top w:val="none" w:sz="0" w:space="0" w:color="auto"/>
            <w:left w:val="none" w:sz="0" w:space="0" w:color="auto"/>
            <w:bottom w:val="none" w:sz="0" w:space="0" w:color="auto"/>
            <w:right w:val="none" w:sz="0" w:space="0" w:color="auto"/>
          </w:divBdr>
        </w:div>
        <w:div w:id="1795252124">
          <w:marLeft w:val="640"/>
          <w:marRight w:val="0"/>
          <w:marTop w:val="0"/>
          <w:marBottom w:val="0"/>
          <w:divBdr>
            <w:top w:val="none" w:sz="0" w:space="0" w:color="auto"/>
            <w:left w:val="none" w:sz="0" w:space="0" w:color="auto"/>
            <w:bottom w:val="none" w:sz="0" w:space="0" w:color="auto"/>
            <w:right w:val="none" w:sz="0" w:space="0" w:color="auto"/>
          </w:divBdr>
        </w:div>
        <w:div w:id="1856531917">
          <w:marLeft w:val="640"/>
          <w:marRight w:val="0"/>
          <w:marTop w:val="0"/>
          <w:marBottom w:val="0"/>
          <w:divBdr>
            <w:top w:val="none" w:sz="0" w:space="0" w:color="auto"/>
            <w:left w:val="none" w:sz="0" w:space="0" w:color="auto"/>
            <w:bottom w:val="none" w:sz="0" w:space="0" w:color="auto"/>
            <w:right w:val="none" w:sz="0" w:space="0" w:color="auto"/>
          </w:divBdr>
        </w:div>
        <w:div w:id="1863124245">
          <w:marLeft w:val="640"/>
          <w:marRight w:val="0"/>
          <w:marTop w:val="0"/>
          <w:marBottom w:val="0"/>
          <w:divBdr>
            <w:top w:val="none" w:sz="0" w:space="0" w:color="auto"/>
            <w:left w:val="none" w:sz="0" w:space="0" w:color="auto"/>
            <w:bottom w:val="none" w:sz="0" w:space="0" w:color="auto"/>
            <w:right w:val="none" w:sz="0" w:space="0" w:color="auto"/>
          </w:divBdr>
        </w:div>
        <w:div w:id="1898055661">
          <w:marLeft w:val="640"/>
          <w:marRight w:val="0"/>
          <w:marTop w:val="0"/>
          <w:marBottom w:val="0"/>
          <w:divBdr>
            <w:top w:val="none" w:sz="0" w:space="0" w:color="auto"/>
            <w:left w:val="none" w:sz="0" w:space="0" w:color="auto"/>
            <w:bottom w:val="none" w:sz="0" w:space="0" w:color="auto"/>
            <w:right w:val="none" w:sz="0" w:space="0" w:color="auto"/>
          </w:divBdr>
        </w:div>
        <w:div w:id="1908102434">
          <w:marLeft w:val="640"/>
          <w:marRight w:val="0"/>
          <w:marTop w:val="0"/>
          <w:marBottom w:val="0"/>
          <w:divBdr>
            <w:top w:val="none" w:sz="0" w:space="0" w:color="auto"/>
            <w:left w:val="none" w:sz="0" w:space="0" w:color="auto"/>
            <w:bottom w:val="none" w:sz="0" w:space="0" w:color="auto"/>
            <w:right w:val="none" w:sz="0" w:space="0" w:color="auto"/>
          </w:divBdr>
        </w:div>
        <w:div w:id="1936671571">
          <w:marLeft w:val="640"/>
          <w:marRight w:val="0"/>
          <w:marTop w:val="0"/>
          <w:marBottom w:val="0"/>
          <w:divBdr>
            <w:top w:val="none" w:sz="0" w:space="0" w:color="auto"/>
            <w:left w:val="none" w:sz="0" w:space="0" w:color="auto"/>
            <w:bottom w:val="none" w:sz="0" w:space="0" w:color="auto"/>
            <w:right w:val="none" w:sz="0" w:space="0" w:color="auto"/>
          </w:divBdr>
        </w:div>
        <w:div w:id="1943294452">
          <w:marLeft w:val="640"/>
          <w:marRight w:val="0"/>
          <w:marTop w:val="0"/>
          <w:marBottom w:val="0"/>
          <w:divBdr>
            <w:top w:val="none" w:sz="0" w:space="0" w:color="auto"/>
            <w:left w:val="none" w:sz="0" w:space="0" w:color="auto"/>
            <w:bottom w:val="none" w:sz="0" w:space="0" w:color="auto"/>
            <w:right w:val="none" w:sz="0" w:space="0" w:color="auto"/>
          </w:divBdr>
        </w:div>
        <w:div w:id="1977298738">
          <w:marLeft w:val="640"/>
          <w:marRight w:val="0"/>
          <w:marTop w:val="0"/>
          <w:marBottom w:val="0"/>
          <w:divBdr>
            <w:top w:val="none" w:sz="0" w:space="0" w:color="auto"/>
            <w:left w:val="none" w:sz="0" w:space="0" w:color="auto"/>
            <w:bottom w:val="none" w:sz="0" w:space="0" w:color="auto"/>
            <w:right w:val="none" w:sz="0" w:space="0" w:color="auto"/>
          </w:divBdr>
        </w:div>
        <w:div w:id="1996454318">
          <w:marLeft w:val="640"/>
          <w:marRight w:val="0"/>
          <w:marTop w:val="0"/>
          <w:marBottom w:val="0"/>
          <w:divBdr>
            <w:top w:val="none" w:sz="0" w:space="0" w:color="auto"/>
            <w:left w:val="none" w:sz="0" w:space="0" w:color="auto"/>
            <w:bottom w:val="none" w:sz="0" w:space="0" w:color="auto"/>
            <w:right w:val="none" w:sz="0" w:space="0" w:color="auto"/>
          </w:divBdr>
        </w:div>
        <w:div w:id="2007971548">
          <w:marLeft w:val="640"/>
          <w:marRight w:val="0"/>
          <w:marTop w:val="0"/>
          <w:marBottom w:val="0"/>
          <w:divBdr>
            <w:top w:val="none" w:sz="0" w:space="0" w:color="auto"/>
            <w:left w:val="none" w:sz="0" w:space="0" w:color="auto"/>
            <w:bottom w:val="none" w:sz="0" w:space="0" w:color="auto"/>
            <w:right w:val="none" w:sz="0" w:space="0" w:color="auto"/>
          </w:divBdr>
        </w:div>
      </w:divsChild>
    </w:div>
    <w:div w:id="155149708">
      <w:bodyDiv w:val="1"/>
      <w:marLeft w:val="0"/>
      <w:marRight w:val="0"/>
      <w:marTop w:val="0"/>
      <w:marBottom w:val="0"/>
      <w:divBdr>
        <w:top w:val="none" w:sz="0" w:space="0" w:color="auto"/>
        <w:left w:val="none" w:sz="0" w:space="0" w:color="auto"/>
        <w:bottom w:val="none" w:sz="0" w:space="0" w:color="auto"/>
        <w:right w:val="none" w:sz="0" w:space="0" w:color="auto"/>
      </w:divBdr>
      <w:divsChild>
        <w:div w:id="61872028">
          <w:marLeft w:val="640"/>
          <w:marRight w:val="0"/>
          <w:marTop w:val="0"/>
          <w:marBottom w:val="0"/>
          <w:divBdr>
            <w:top w:val="none" w:sz="0" w:space="0" w:color="auto"/>
            <w:left w:val="none" w:sz="0" w:space="0" w:color="auto"/>
            <w:bottom w:val="none" w:sz="0" w:space="0" w:color="auto"/>
            <w:right w:val="none" w:sz="0" w:space="0" w:color="auto"/>
          </w:divBdr>
        </w:div>
        <w:div w:id="153954378">
          <w:marLeft w:val="640"/>
          <w:marRight w:val="0"/>
          <w:marTop w:val="0"/>
          <w:marBottom w:val="0"/>
          <w:divBdr>
            <w:top w:val="none" w:sz="0" w:space="0" w:color="auto"/>
            <w:left w:val="none" w:sz="0" w:space="0" w:color="auto"/>
            <w:bottom w:val="none" w:sz="0" w:space="0" w:color="auto"/>
            <w:right w:val="none" w:sz="0" w:space="0" w:color="auto"/>
          </w:divBdr>
        </w:div>
        <w:div w:id="157304315">
          <w:marLeft w:val="640"/>
          <w:marRight w:val="0"/>
          <w:marTop w:val="0"/>
          <w:marBottom w:val="0"/>
          <w:divBdr>
            <w:top w:val="none" w:sz="0" w:space="0" w:color="auto"/>
            <w:left w:val="none" w:sz="0" w:space="0" w:color="auto"/>
            <w:bottom w:val="none" w:sz="0" w:space="0" w:color="auto"/>
            <w:right w:val="none" w:sz="0" w:space="0" w:color="auto"/>
          </w:divBdr>
        </w:div>
        <w:div w:id="164706876">
          <w:marLeft w:val="640"/>
          <w:marRight w:val="0"/>
          <w:marTop w:val="0"/>
          <w:marBottom w:val="0"/>
          <w:divBdr>
            <w:top w:val="none" w:sz="0" w:space="0" w:color="auto"/>
            <w:left w:val="none" w:sz="0" w:space="0" w:color="auto"/>
            <w:bottom w:val="none" w:sz="0" w:space="0" w:color="auto"/>
            <w:right w:val="none" w:sz="0" w:space="0" w:color="auto"/>
          </w:divBdr>
        </w:div>
        <w:div w:id="286477267">
          <w:marLeft w:val="640"/>
          <w:marRight w:val="0"/>
          <w:marTop w:val="0"/>
          <w:marBottom w:val="0"/>
          <w:divBdr>
            <w:top w:val="none" w:sz="0" w:space="0" w:color="auto"/>
            <w:left w:val="none" w:sz="0" w:space="0" w:color="auto"/>
            <w:bottom w:val="none" w:sz="0" w:space="0" w:color="auto"/>
            <w:right w:val="none" w:sz="0" w:space="0" w:color="auto"/>
          </w:divBdr>
        </w:div>
        <w:div w:id="382291416">
          <w:marLeft w:val="640"/>
          <w:marRight w:val="0"/>
          <w:marTop w:val="0"/>
          <w:marBottom w:val="0"/>
          <w:divBdr>
            <w:top w:val="none" w:sz="0" w:space="0" w:color="auto"/>
            <w:left w:val="none" w:sz="0" w:space="0" w:color="auto"/>
            <w:bottom w:val="none" w:sz="0" w:space="0" w:color="auto"/>
            <w:right w:val="none" w:sz="0" w:space="0" w:color="auto"/>
          </w:divBdr>
        </w:div>
        <w:div w:id="410927555">
          <w:marLeft w:val="640"/>
          <w:marRight w:val="0"/>
          <w:marTop w:val="0"/>
          <w:marBottom w:val="0"/>
          <w:divBdr>
            <w:top w:val="none" w:sz="0" w:space="0" w:color="auto"/>
            <w:left w:val="none" w:sz="0" w:space="0" w:color="auto"/>
            <w:bottom w:val="none" w:sz="0" w:space="0" w:color="auto"/>
            <w:right w:val="none" w:sz="0" w:space="0" w:color="auto"/>
          </w:divBdr>
        </w:div>
        <w:div w:id="429131784">
          <w:marLeft w:val="640"/>
          <w:marRight w:val="0"/>
          <w:marTop w:val="0"/>
          <w:marBottom w:val="0"/>
          <w:divBdr>
            <w:top w:val="none" w:sz="0" w:space="0" w:color="auto"/>
            <w:left w:val="none" w:sz="0" w:space="0" w:color="auto"/>
            <w:bottom w:val="none" w:sz="0" w:space="0" w:color="auto"/>
            <w:right w:val="none" w:sz="0" w:space="0" w:color="auto"/>
          </w:divBdr>
        </w:div>
        <w:div w:id="500196698">
          <w:marLeft w:val="640"/>
          <w:marRight w:val="0"/>
          <w:marTop w:val="0"/>
          <w:marBottom w:val="0"/>
          <w:divBdr>
            <w:top w:val="none" w:sz="0" w:space="0" w:color="auto"/>
            <w:left w:val="none" w:sz="0" w:space="0" w:color="auto"/>
            <w:bottom w:val="none" w:sz="0" w:space="0" w:color="auto"/>
            <w:right w:val="none" w:sz="0" w:space="0" w:color="auto"/>
          </w:divBdr>
        </w:div>
        <w:div w:id="505246716">
          <w:marLeft w:val="640"/>
          <w:marRight w:val="0"/>
          <w:marTop w:val="0"/>
          <w:marBottom w:val="0"/>
          <w:divBdr>
            <w:top w:val="none" w:sz="0" w:space="0" w:color="auto"/>
            <w:left w:val="none" w:sz="0" w:space="0" w:color="auto"/>
            <w:bottom w:val="none" w:sz="0" w:space="0" w:color="auto"/>
            <w:right w:val="none" w:sz="0" w:space="0" w:color="auto"/>
          </w:divBdr>
        </w:div>
        <w:div w:id="590356796">
          <w:marLeft w:val="640"/>
          <w:marRight w:val="0"/>
          <w:marTop w:val="0"/>
          <w:marBottom w:val="0"/>
          <w:divBdr>
            <w:top w:val="none" w:sz="0" w:space="0" w:color="auto"/>
            <w:left w:val="none" w:sz="0" w:space="0" w:color="auto"/>
            <w:bottom w:val="none" w:sz="0" w:space="0" w:color="auto"/>
            <w:right w:val="none" w:sz="0" w:space="0" w:color="auto"/>
          </w:divBdr>
        </w:div>
        <w:div w:id="647394428">
          <w:marLeft w:val="640"/>
          <w:marRight w:val="0"/>
          <w:marTop w:val="0"/>
          <w:marBottom w:val="0"/>
          <w:divBdr>
            <w:top w:val="none" w:sz="0" w:space="0" w:color="auto"/>
            <w:left w:val="none" w:sz="0" w:space="0" w:color="auto"/>
            <w:bottom w:val="none" w:sz="0" w:space="0" w:color="auto"/>
            <w:right w:val="none" w:sz="0" w:space="0" w:color="auto"/>
          </w:divBdr>
        </w:div>
        <w:div w:id="649021217">
          <w:marLeft w:val="640"/>
          <w:marRight w:val="0"/>
          <w:marTop w:val="0"/>
          <w:marBottom w:val="0"/>
          <w:divBdr>
            <w:top w:val="none" w:sz="0" w:space="0" w:color="auto"/>
            <w:left w:val="none" w:sz="0" w:space="0" w:color="auto"/>
            <w:bottom w:val="none" w:sz="0" w:space="0" w:color="auto"/>
            <w:right w:val="none" w:sz="0" w:space="0" w:color="auto"/>
          </w:divBdr>
        </w:div>
        <w:div w:id="694384208">
          <w:marLeft w:val="640"/>
          <w:marRight w:val="0"/>
          <w:marTop w:val="0"/>
          <w:marBottom w:val="0"/>
          <w:divBdr>
            <w:top w:val="none" w:sz="0" w:space="0" w:color="auto"/>
            <w:left w:val="none" w:sz="0" w:space="0" w:color="auto"/>
            <w:bottom w:val="none" w:sz="0" w:space="0" w:color="auto"/>
            <w:right w:val="none" w:sz="0" w:space="0" w:color="auto"/>
          </w:divBdr>
        </w:div>
        <w:div w:id="695229307">
          <w:marLeft w:val="640"/>
          <w:marRight w:val="0"/>
          <w:marTop w:val="0"/>
          <w:marBottom w:val="0"/>
          <w:divBdr>
            <w:top w:val="none" w:sz="0" w:space="0" w:color="auto"/>
            <w:left w:val="none" w:sz="0" w:space="0" w:color="auto"/>
            <w:bottom w:val="none" w:sz="0" w:space="0" w:color="auto"/>
            <w:right w:val="none" w:sz="0" w:space="0" w:color="auto"/>
          </w:divBdr>
        </w:div>
        <w:div w:id="703865438">
          <w:marLeft w:val="640"/>
          <w:marRight w:val="0"/>
          <w:marTop w:val="0"/>
          <w:marBottom w:val="0"/>
          <w:divBdr>
            <w:top w:val="none" w:sz="0" w:space="0" w:color="auto"/>
            <w:left w:val="none" w:sz="0" w:space="0" w:color="auto"/>
            <w:bottom w:val="none" w:sz="0" w:space="0" w:color="auto"/>
            <w:right w:val="none" w:sz="0" w:space="0" w:color="auto"/>
          </w:divBdr>
        </w:div>
        <w:div w:id="742071046">
          <w:marLeft w:val="640"/>
          <w:marRight w:val="0"/>
          <w:marTop w:val="0"/>
          <w:marBottom w:val="0"/>
          <w:divBdr>
            <w:top w:val="none" w:sz="0" w:space="0" w:color="auto"/>
            <w:left w:val="none" w:sz="0" w:space="0" w:color="auto"/>
            <w:bottom w:val="none" w:sz="0" w:space="0" w:color="auto"/>
            <w:right w:val="none" w:sz="0" w:space="0" w:color="auto"/>
          </w:divBdr>
        </w:div>
        <w:div w:id="771973306">
          <w:marLeft w:val="640"/>
          <w:marRight w:val="0"/>
          <w:marTop w:val="0"/>
          <w:marBottom w:val="0"/>
          <w:divBdr>
            <w:top w:val="none" w:sz="0" w:space="0" w:color="auto"/>
            <w:left w:val="none" w:sz="0" w:space="0" w:color="auto"/>
            <w:bottom w:val="none" w:sz="0" w:space="0" w:color="auto"/>
            <w:right w:val="none" w:sz="0" w:space="0" w:color="auto"/>
          </w:divBdr>
        </w:div>
        <w:div w:id="792872250">
          <w:marLeft w:val="640"/>
          <w:marRight w:val="0"/>
          <w:marTop w:val="0"/>
          <w:marBottom w:val="0"/>
          <w:divBdr>
            <w:top w:val="none" w:sz="0" w:space="0" w:color="auto"/>
            <w:left w:val="none" w:sz="0" w:space="0" w:color="auto"/>
            <w:bottom w:val="none" w:sz="0" w:space="0" w:color="auto"/>
            <w:right w:val="none" w:sz="0" w:space="0" w:color="auto"/>
          </w:divBdr>
        </w:div>
        <w:div w:id="818156131">
          <w:marLeft w:val="640"/>
          <w:marRight w:val="0"/>
          <w:marTop w:val="0"/>
          <w:marBottom w:val="0"/>
          <w:divBdr>
            <w:top w:val="none" w:sz="0" w:space="0" w:color="auto"/>
            <w:left w:val="none" w:sz="0" w:space="0" w:color="auto"/>
            <w:bottom w:val="none" w:sz="0" w:space="0" w:color="auto"/>
            <w:right w:val="none" w:sz="0" w:space="0" w:color="auto"/>
          </w:divBdr>
        </w:div>
        <w:div w:id="956638608">
          <w:marLeft w:val="640"/>
          <w:marRight w:val="0"/>
          <w:marTop w:val="0"/>
          <w:marBottom w:val="0"/>
          <w:divBdr>
            <w:top w:val="none" w:sz="0" w:space="0" w:color="auto"/>
            <w:left w:val="none" w:sz="0" w:space="0" w:color="auto"/>
            <w:bottom w:val="none" w:sz="0" w:space="0" w:color="auto"/>
            <w:right w:val="none" w:sz="0" w:space="0" w:color="auto"/>
          </w:divBdr>
        </w:div>
        <w:div w:id="1046830944">
          <w:marLeft w:val="640"/>
          <w:marRight w:val="0"/>
          <w:marTop w:val="0"/>
          <w:marBottom w:val="0"/>
          <w:divBdr>
            <w:top w:val="none" w:sz="0" w:space="0" w:color="auto"/>
            <w:left w:val="none" w:sz="0" w:space="0" w:color="auto"/>
            <w:bottom w:val="none" w:sz="0" w:space="0" w:color="auto"/>
            <w:right w:val="none" w:sz="0" w:space="0" w:color="auto"/>
          </w:divBdr>
        </w:div>
        <w:div w:id="1120564363">
          <w:marLeft w:val="640"/>
          <w:marRight w:val="0"/>
          <w:marTop w:val="0"/>
          <w:marBottom w:val="0"/>
          <w:divBdr>
            <w:top w:val="none" w:sz="0" w:space="0" w:color="auto"/>
            <w:left w:val="none" w:sz="0" w:space="0" w:color="auto"/>
            <w:bottom w:val="none" w:sz="0" w:space="0" w:color="auto"/>
            <w:right w:val="none" w:sz="0" w:space="0" w:color="auto"/>
          </w:divBdr>
        </w:div>
        <w:div w:id="1159419452">
          <w:marLeft w:val="640"/>
          <w:marRight w:val="0"/>
          <w:marTop w:val="0"/>
          <w:marBottom w:val="0"/>
          <w:divBdr>
            <w:top w:val="none" w:sz="0" w:space="0" w:color="auto"/>
            <w:left w:val="none" w:sz="0" w:space="0" w:color="auto"/>
            <w:bottom w:val="none" w:sz="0" w:space="0" w:color="auto"/>
            <w:right w:val="none" w:sz="0" w:space="0" w:color="auto"/>
          </w:divBdr>
        </w:div>
        <w:div w:id="1278485671">
          <w:marLeft w:val="640"/>
          <w:marRight w:val="0"/>
          <w:marTop w:val="0"/>
          <w:marBottom w:val="0"/>
          <w:divBdr>
            <w:top w:val="none" w:sz="0" w:space="0" w:color="auto"/>
            <w:left w:val="none" w:sz="0" w:space="0" w:color="auto"/>
            <w:bottom w:val="none" w:sz="0" w:space="0" w:color="auto"/>
            <w:right w:val="none" w:sz="0" w:space="0" w:color="auto"/>
          </w:divBdr>
        </w:div>
        <w:div w:id="1351878556">
          <w:marLeft w:val="640"/>
          <w:marRight w:val="0"/>
          <w:marTop w:val="0"/>
          <w:marBottom w:val="0"/>
          <w:divBdr>
            <w:top w:val="none" w:sz="0" w:space="0" w:color="auto"/>
            <w:left w:val="none" w:sz="0" w:space="0" w:color="auto"/>
            <w:bottom w:val="none" w:sz="0" w:space="0" w:color="auto"/>
            <w:right w:val="none" w:sz="0" w:space="0" w:color="auto"/>
          </w:divBdr>
        </w:div>
        <w:div w:id="1460369130">
          <w:marLeft w:val="640"/>
          <w:marRight w:val="0"/>
          <w:marTop w:val="0"/>
          <w:marBottom w:val="0"/>
          <w:divBdr>
            <w:top w:val="none" w:sz="0" w:space="0" w:color="auto"/>
            <w:left w:val="none" w:sz="0" w:space="0" w:color="auto"/>
            <w:bottom w:val="none" w:sz="0" w:space="0" w:color="auto"/>
            <w:right w:val="none" w:sz="0" w:space="0" w:color="auto"/>
          </w:divBdr>
        </w:div>
        <w:div w:id="1515918001">
          <w:marLeft w:val="640"/>
          <w:marRight w:val="0"/>
          <w:marTop w:val="0"/>
          <w:marBottom w:val="0"/>
          <w:divBdr>
            <w:top w:val="none" w:sz="0" w:space="0" w:color="auto"/>
            <w:left w:val="none" w:sz="0" w:space="0" w:color="auto"/>
            <w:bottom w:val="none" w:sz="0" w:space="0" w:color="auto"/>
            <w:right w:val="none" w:sz="0" w:space="0" w:color="auto"/>
          </w:divBdr>
        </w:div>
        <w:div w:id="1540701490">
          <w:marLeft w:val="640"/>
          <w:marRight w:val="0"/>
          <w:marTop w:val="0"/>
          <w:marBottom w:val="0"/>
          <w:divBdr>
            <w:top w:val="none" w:sz="0" w:space="0" w:color="auto"/>
            <w:left w:val="none" w:sz="0" w:space="0" w:color="auto"/>
            <w:bottom w:val="none" w:sz="0" w:space="0" w:color="auto"/>
            <w:right w:val="none" w:sz="0" w:space="0" w:color="auto"/>
          </w:divBdr>
        </w:div>
        <w:div w:id="1583560040">
          <w:marLeft w:val="640"/>
          <w:marRight w:val="0"/>
          <w:marTop w:val="0"/>
          <w:marBottom w:val="0"/>
          <w:divBdr>
            <w:top w:val="none" w:sz="0" w:space="0" w:color="auto"/>
            <w:left w:val="none" w:sz="0" w:space="0" w:color="auto"/>
            <w:bottom w:val="none" w:sz="0" w:space="0" w:color="auto"/>
            <w:right w:val="none" w:sz="0" w:space="0" w:color="auto"/>
          </w:divBdr>
        </w:div>
        <w:div w:id="1585918956">
          <w:marLeft w:val="640"/>
          <w:marRight w:val="0"/>
          <w:marTop w:val="0"/>
          <w:marBottom w:val="0"/>
          <w:divBdr>
            <w:top w:val="none" w:sz="0" w:space="0" w:color="auto"/>
            <w:left w:val="none" w:sz="0" w:space="0" w:color="auto"/>
            <w:bottom w:val="none" w:sz="0" w:space="0" w:color="auto"/>
            <w:right w:val="none" w:sz="0" w:space="0" w:color="auto"/>
          </w:divBdr>
        </w:div>
        <w:div w:id="1729375912">
          <w:marLeft w:val="640"/>
          <w:marRight w:val="0"/>
          <w:marTop w:val="0"/>
          <w:marBottom w:val="0"/>
          <w:divBdr>
            <w:top w:val="none" w:sz="0" w:space="0" w:color="auto"/>
            <w:left w:val="none" w:sz="0" w:space="0" w:color="auto"/>
            <w:bottom w:val="none" w:sz="0" w:space="0" w:color="auto"/>
            <w:right w:val="none" w:sz="0" w:space="0" w:color="auto"/>
          </w:divBdr>
        </w:div>
        <w:div w:id="1815441566">
          <w:marLeft w:val="640"/>
          <w:marRight w:val="0"/>
          <w:marTop w:val="0"/>
          <w:marBottom w:val="0"/>
          <w:divBdr>
            <w:top w:val="none" w:sz="0" w:space="0" w:color="auto"/>
            <w:left w:val="none" w:sz="0" w:space="0" w:color="auto"/>
            <w:bottom w:val="none" w:sz="0" w:space="0" w:color="auto"/>
            <w:right w:val="none" w:sz="0" w:space="0" w:color="auto"/>
          </w:divBdr>
        </w:div>
        <w:div w:id="1835098228">
          <w:marLeft w:val="640"/>
          <w:marRight w:val="0"/>
          <w:marTop w:val="0"/>
          <w:marBottom w:val="0"/>
          <w:divBdr>
            <w:top w:val="none" w:sz="0" w:space="0" w:color="auto"/>
            <w:left w:val="none" w:sz="0" w:space="0" w:color="auto"/>
            <w:bottom w:val="none" w:sz="0" w:space="0" w:color="auto"/>
            <w:right w:val="none" w:sz="0" w:space="0" w:color="auto"/>
          </w:divBdr>
        </w:div>
        <w:div w:id="1852916193">
          <w:marLeft w:val="640"/>
          <w:marRight w:val="0"/>
          <w:marTop w:val="0"/>
          <w:marBottom w:val="0"/>
          <w:divBdr>
            <w:top w:val="none" w:sz="0" w:space="0" w:color="auto"/>
            <w:left w:val="none" w:sz="0" w:space="0" w:color="auto"/>
            <w:bottom w:val="none" w:sz="0" w:space="0" w:color="auto"/>
            <w:right w:val="none" w:sz="0" w:space="0" w:color="auto"/>
          </w:divBdr>
        </w:div>
        <w:div w:id="1866409288">
          <w:marLeft w:val="640"/>
          <w:marRight w:val="0"/>
          <w:marTop w:val="0"/>
          <w:marBottom w:val="0"/>
          <w:divBdr>
            <w:top w:val="none" w:sz="0" w:space="0" w:color="auto"/>
            <w:left w:val="none" w:sz="0" w:space="0" w:color="auto"/>
            <w:bottom w:val="none" w:sz="0" w:space="0" w:color="auto"/>
            <w:right w:val="none" w:sz="0" w:space="0" w:color="auto"/>
          </w:divBdr>
        </w:div>
        <w:div w:id="1909533837">
          <w:marLeft w:val="640"/>
          <w:marRight w:val="0"/>
          <w:marTop w:val="0"/>
          <w:marBottom w:val="0"/>
          <w:divBdr>
            <w:top w:val="none" w:sz="0" w:space="0" w:color="auto"/>
            <w:left w:val="none" w:sz="0" w:space="0" w:color="auto"/>
            <w:bottom w:val="none" w:sz="0" w:space="0" w:color="auto"/>
            <w:right w:val="none" w:sz="0" w:space="0" w:color="auto"/>
          </w:divBdr>
        </w:div>
        <w:div w:id="1932002100">
          <w:marLeft w:val="640"/>
          <w:marRight w:val="0"/>
          <w:marTop w:val="0"/>
          <w:marBottom w:val="0"/>
          <w:divBdr>
            <w:top w:val="none" w:sz="0" w:space="0" w:color="auto"/>
            <w:left w:val="none" w:sz="0" w:space="0" w:color="auto"/>
            <w:bottom w:val="none" w:sz="0" w:space="0" w:color="auto"/>
            <w:right w:val="none" w:sz="0" w:space="0" w:color="auto"/>
          </w:divBdr>
        </w:div>
        <w:div w:id="1961834586">
          <w:marLeft w:val="640"/>
          <w:marRight w:val="0"/>
          <w:marTop w:val="0"/>
          <w:marBottom w:val="0"/>
          <w:divBdr>
            <w:top w:val="none" w:sz="0" w:space="0" w:color="auto"/>
            <w:left w:val="none" w:sz="0" w:space="0" w:color="auto"/>
            <w:bottom w:val="none" w:sz="0" w:space="0" w:color="auto"/>
            <w:right w:val="none" w:sz="0" w:space="0" w:color="auto"/>
          </w:divBdr>
        </w:div>
        <w:div w:id="2019381340">
          <w:marLeft w:val="640"/>
          <w:marRight w:val="0"/>
          <w:marTop w:val="0"/>
          <w:marBottom w:val="0"/>
          <w:divBdr>
            <w:top w:val="none" w:sz="0" w:space="0" w:color="auto"/>
            <w:left w:val="none" w:sz="0" w:space="0" w:color="auto"/>
            <w:bottom w:val="none" w:sz="0" w:space="0" w:color="auto"/>
            <w:right w:val="none" w:sz="0" w:space="0" w:color="auto"/>
          </w:divBdr>
        </w:div>
      </w:divsChild>
    </w:div>
    <w:div w:id="155459818">
      <w:bodyDiv w:val="1"/>
      <w:marLeft w:val="0"/>
      <w:marRight w:val="0"/>
      <w:marTop w:val="0"/>
      <w:marBottom w:val="0"/>
      <w:divBdr>
        <w:top w:val="none" w:sz="0" w:space="0" w:color="auto"/>
        <w:left w:val="none" w:sz="0" w:space="0" w:color="auto"/>
        <w:bottom w:val="none" w:sz="0" w:space="0" w:color="auto"/>
        <w:right w:val="none" w:sz="0" w:space="0" w:color="auto"/>
      </w:divBdr>
      <w:divsChild>
        <w:div w:id="26878113">
          <w:marLeft w:val="640"/>
          <w:marRight w:val="0"/>
          <w:marTop w:val="0"/>
          <w:marBottom w:val="0"/>
          <w:divBdr>
            <w:top w:val="none" w:sz="0" w:space="0" w:color="auto"/>
            <w:left w:val="none" w:sz="0" w:space="0" w:color="auto"/>
            <w:bottom w:val="none" w:sz="0" w:space="0" w:color="auto"/>
            <w:right w:val="none" w:sz="0" w:space="0" w:color="auto"/>
          </w:divBdr>
        </w:div>
        <w:div w:id="57286892">
          <w:marLeft w:val="640"/>
          <w:marRight w:val="0"/>
          <w:marTop w:val="0"/>
          <w:marBottom w:val="0"/>
          <w:divBdr>
            <w:top w:val="none" w:sz="0" w:space="0" w:color="auto"/>
            <w:left w:val="none" w:sz="0" w:space="0" w:color="auto"/>
            <w:bottom w:val="none" w:sz="0" w:space="0" w:color="auto"/>
            <w:right w:val="none" w:sz="0" w:space="0" w:color="auto"/>
          </w:divBdr>
        </w:div>
        <w:div w:id="95944892">
          <w:marLeft w:val="640"/>
          <w:marRight w:val="0"/>
          <w:marTop w:val="0"/>
          <w:marBottom w:val="0"/>
          <w:divBdr>
            <w:top w:val="none" w:sz="0" w:space="0" w:color="auto"/>
            <w:left w:val="none" w:sz="0" w:space="0" w:color="auto"/>
            <w:bottom w:val="none" w:sz="0" w:space="0" w:color="auto"/>
            <w:right w:val="none" w:sz="0" w:space="0" w:color="auto"/>
          </w:divBdr>
        </w:div>
        <w:div w:id="210313346">
          <w:marLeft w:val="640"/>
          <w:marRight w:val="0"/>
          <w:marTop w:val="0"/>
          <w:marBottom w:val="0"/>
          <w:divBdr>
            <w:top w:val="none" w:sz="0" w:space="0" w:color="auto"/>
            <w:left w:val="none" w:sz="0" w:space="0" w:color="auto"/>
            <w:bottom w:val="none" w:sz="0" w:space="0" w:color="auto"/>
            <w:right w:val="none" w:sz="0" w:space="0" w:color="auto"/>
          </w:divBdr>
        </w:div>
        <w:div w:id="314190962">
          <w:marLeft w:val="640"/>
          <w:marRight w:val="0"/>
          <w:marTop w:val="0"/>
          <w:marBottom w:val="0"/>
          <w:divBdr>
            <w:top w:val="none" w:sz="0" w:space="0" w:color="auto"/>
            <w:left w:val="none" w:sz="0" w:space="0" w:color="auto"/>
            <w:bottom w:val="none" w:sz="0" w:space="0" w:color="auto"/>
            <w:right w:val="none" w:sz="0" w:space="0" w:color="auto"/>
          </w:divBdr>
        </w:div>
        <w:div w:id="375391676">
          <w:marLeft w:val="640"/>
          <w:marRight w:val="0"/>
          <w:marTop w:val="0"/>
          <w:marBottom w:val="0"/>
          <w:divBdr>
            <w:top w:val="none" w:sz="0" w:space="0" w:color="auto"/>
            <w:left w:val="none" w:sz="0" w:space="0" w:color="auto"/>
            <w:bottom w:val="none" w:sz="0" w:space="0" w:color="auto"/>
            <w:right w:val="none" w:sz="0" w:space="0" w:color="auto"/>
          </w:divBdr>
        </w:div>
        <w:div w:id="455679309">
          <w:marLeft w:val="640"/>
          <w:marRight w:val="0"/>
          <w:marTop w:val="0"/>
          <w:marBottom w:val="0"/>
          <w:divBdr>
            <w:top w:val="none" w:sz="0" w:space="0" w:color="auto"/>
            <w:left w:val="none" w:sz="0" w:space="0" w:color="auto"/>
            <w:bottom w:val="none" w:sz="0" w:space="0" w:color="auto"/>
            <w:right w:val="none" w:sz="0" w:space="0" w:color="auto"/>
          </w:divBdr>
        </w:div>
        <w:div w:id="530727900">
          <w:marLeft w:val="640"/>
          <w:marRight w:val="0"/>
          <w:marTop w:val="0"/>
          <w:marBottom w:val="0"/>
          <w:divBdr>
            <w:top w:val="none" w:sz="0" w:space="0" w:color="auto"/>
            <w:left w:val="none" w:sz="0" w:space="0" w:color="auto"/>
            <w:bottom w:val="none" w:sz="0" w:space="0" w:color="auto"/>
            <w:right w:val="none" w:sz="0" w:space="0" w:color="auto"/>
          </w:divBdr>
        </w:div>
        <w:div w:id="702827045">
          <w:marLeft w:val="640"/>
          <w:marRight w:val="0"/>
          <w:marTop w:val="0"/>
          <w:marBottom w:val="0"/>
          <w:divBdr>
            <w:top w:val="none" w:sz="0" w:space="0" w:color="auto"/>
            <w:left w:val="none" w:sz="0" w:space="0" w:color="auto"/>
            <w:bottom w:val="none" w:sz="0" w:space="0" w:color="auto"/>
            <w:right w:val="none" w:sz="0" w:space="0" w:color="auto"/>
          </w:divBdr>
        </w:div>
        <w:div w:id="779032586">
          <w:marLeft w:val="640"/>
          <w:marRight w:val="0"/>
          <w:marTop w:val="0"/>
          <w:marBottom w:val="0"/>
          <w:divBdr>
            <w:top w:val="none" w:sz="0" w:space="0" w:color="auto"/>
            <w:left w:val="none" w:sz="0" w:space="0" w:color="auto"/>
            <w:bottom w:val="none" w:sz="0" w:space="0" w:color="auto"/>
            <w:right w:val="none" w:sz="0" w:space="0" w:color="auto"/>
          </w:divBdr>
        </w:div>
        <w:div w:id="839925197">
          <w:marLeft w:val="640"/>
          <w:marRight w:val="0"/>
          <w:marTop w:val="0"/>
          <w:marBottom w:val="0"/>
          <w:divBdr>
            <w:top w:val="none" w:sz="0" w:space="0" w:color="auto"/>
            <w:left w:val="none" w:sz="0" w:space="0" w:color="auto"/>
            <w:bottom w:val="none" w:sz="0" w:space="0" w:color="auto"/>
            <w:right w:val="none" w:sz="0" w:space="0" w:color="auto"/>
          </w:divBdr>
        </w:div>
        <w:div w:id="845941713">
          <w:marLeft w:val="640"/>
          <w:marRight w:val="0"/>
          <w:marTop w:val="0"/>
          <w:marBottom w:val="0"/>
          <w:divBdr>
            <w:top w:val="none" w:sz="0" w:space="0" w:color="auto"/>
            <w:left w:val="none" w:sz="0" w:space="0" w:color="auto"/>
            <w:bottom w:val="none" w:sz="0" w:space="0" w:color="auto"/>
            <w:right w:val="none" w:sz="0" w:space="0" w:color="auto"/>
          </w:divBdr>
        </w:div>
        <w:div w:id="870802064">
          <w:marLeft w:val="640"/>
          <w:marRight w:val="0"/>
          <w:marTop w:val="0"/>
          <w:marBottom w:val="0"/>
          <w:divBdr>
            <w:top w:val="none" w:sz="0" w:space="0" w:color="auto"/>
            <w:left w:val="none" w:sz="0" w:space="0" w:color="auto"/>
            <w:bottom w:val="none" w:sz="0" w:space="0" w:color="auto"/>
            <w:right w:val="none" w:sz="0" w:space="0" w:color="auto"/>
          </w:divBdr>
        </w:div>
        <w:div w:id="875701800">
          <w:marLeft w:val="640"/>
          <w:marRight w:val="0"/>
          <w:marTop w:val="0"/>
          <w:marBottom w:val="0"/>
          <w:divBdr>
            <w:top w:val="none" w:sz="0" w:space="0" w:color="auto"/>
            <w:left w:val="none" w:sz="0" w:space="0" w:color="auto"/>
            <w:bottom w:val="none" w:sz="0" w:space="0" w:color="auto"/>
            <w:right w:val="none" w:sz="0" w:space="0" w:color="auto"/>
          </w:divBdr>
        </w:div>
        <w:div w:id="1009915103">
          <w:marLeft w:val="640"/>
          <w:marRight w:val="0"/>
          <w:marTop w:val="0"/>
          <w:marBottom w:val="0"/>
          <w:divBdr>
            <w:top w:val="none" w:sz="0" w:space="0" w:color="auto"/>
            <w:left w:val="none" w:sz="0" w:space="0" w:color="auto"/>
            <w:bottom w:val="none" w:sz="0" w:space="0" w:color="auto"/>
            <w:right w:val="none" w:sz="0" w:space="0" w:color="auto"/>
          </w:divBdr>
        </w:div>
        <w:div w:id="1019937581">
          <w:marLeft w:val="640"/>
          <w:marRight w:val="0"/>
          <w:marTop w:val="0"/>
          <w:marBottom w:val="0"/>
          <w:divBdr>
            <w:top w:val="none" w:sz="0" w:space="0" w:color="auto"/>
            <w:left w:val="none" w:sz="0" w:space="0" w:color="auto"/>
            <w:bottom w:val="none" w:sz="0" w:space="0" w:color="auto"/>
            <w:right w:val="none" w:sz="0" w:space="0" w:color="auto"/>
          </w:divBdr>
        </w:div>
        <w:div w:id="1033380911">
          <w:marLeft w:val="640"/>
          <w:marRight w:val="0"/>
          <w:marTop w:val="0"/>
          <w:marBottom w:val="0"/>
          <w:divBdr>
            <w:top w:val="none" w:sz="0" w:space="0" w:color="auto"/>
            <w:left w:val="none" w:sz="0" w:space="0" w:color="auto"/>
            <w:bottom w:val="none" w:sz="0" w:space="0" w:color="auto"/>
            <w:right w:val="none" w:sz="0" w:space="0" w:color="auto"/>
          </w:divBdr>
        </w:div>
        <w:div w:id="1086684324">
          <w:marLeft w:val="640"/>
          <w:marRight w:val="0"/>
          <w:marTop w:val="0"/>
          <w:marBottom w:val="0"/>
          <w:divBdr>
            <w:top w:val="none" w:sz="0" w:space="0" w:color="auto"/>
            <w:left w:val="none" w:sz="0" w:space="0" w:color="auto"/>
            <w:bottom w:val="none" w:sz="0" w:space="0" w:color="auto"/>
            <w:right w:val="none" w:sz="0" w:space="0" w:color="auto"/>
          </w:divBdr>
        </w:div>
        <w:div w:id="1129124252">
          <w:marLeft w:val="640"/>
          <w:marRight w:val="0"/>
          <w:marTop w:val="0"/>
          <w:marBottom w:val="0"/>
          <w:divBdr>
            <w:top w:val="none" w:sz="0" w:space="0" w:color="auto"/>
            <w:left w:val="none" w:sz="0" w:space="0" w:color="auto"/>
            <w:bottom w:val="none" w:sz="0" w:space="0" w:color="auto"/>
            <w:right w:val="none" w:sz="0" w:space="0" w:color="auto"/>
          </w:divBdr>
        </w:div>
        <w:div w:id="1162239459">
          <w:marLeft w:val="640"/>
          <w:marRight w:val="0"/>
          <w:marTop w:val="0"/>
          <w:marBottom w:val="0"/>
          <w:divBdr>
            <w:top w:val="none" w:sz="0" w:space="0" w:color="auto"/>
            <w:left w:val="none" w:sz="0" w:space="0" w:color="auto"/>
            <w:bottom w:val="none" w:sz="0" w:space="0" w:color="auto"/>
            <w:right w:val="none" w:sz="0" w:space="0" w:color="auto"/>
          </w:divBdr>
        </w:div>
        <w:div w:id="1183055913">
          <w:marLeft w:val="640"/>
          <w:marRight w:val="0"/>
          <w:marTop w:val="0"/>
          <w:marBottom w:val="0"/>
          <w:divBdr>
            <w:top w:val="none" w:sz="0" w:space="0" w:color="auto"/>
            <w:left w:val="none" w:sz="0" w:space="0" w:color="auto"/>
            <w:bottom w:val="none" w:sz="0" w:space="0" w:color="auto"/>
            <w:right w:val="none" w:sz="0" w:space="0" w:color="auto"/>
          </w:divBdr>
        </w:div>
        <w:div w:id="1354844394">
          <w:marLeft w:val="640"/>
          <w:marRight w:val="0"/>
          <w:marTop w:val="0"/>
          <w:marBottom w:val="0"/>
          <w:divBdr>
            <w:top w:val="none" w:sz="0" w:space="0" w:color="auto"/>
            <w:left w:val="none" w:sz="0" w:space="0" w:color="auto"/>
            <w:bottom w:val="none" w:sz="0" w:space="0" w:color="auto"/>
            <w:right w:val="none" w:sz="0" w:space="0" w:color="auto"/>
          </w:divBdr>
        </w:div>
        <w:div w:id="1359349494">
          <w:marLeft w:val="640"/>
          <w:marRight w:val="0"/>
          <w:marTop w:val="0"/>
          <w:marBottom w:val="0"/>
          <w:divBdr>
            <w:top w:val="none" w:sz="0" w:space="0" w:color="auto"/>
            <w:left w:val="none" w:sz="0" w:space="0" w:color="auto"/>
            <w:bottom w:val="none" w:sz="0" w:space="0" w:color="auto"/>
            <w:right w:val="none" w:sz="0" w:space="0" w:color="auto"/>
          </w:divBdr>
        </w:div>
        <w:div w:id="1420373339">
          <w:marLeft w:val="640"/>
          <w:marRight w:val="0"/>
          <w:marTop w:val="0"/>
          <w:marBottom w:val="0"/>
          <w:divBdr>
            <w:top w:val="none" w:sz="0" w:space="0" w:color="auto"/>
            <w:left w:val="none" w:sz="0" w:space="0" w:color="auto"/>
            <w:bottom w:val="none" w:sz="0" w:space="0" w:color="auto"/>
            <w:right w:val="none" w:sz="0" w:space="0" w:color="auto"/>
          </w:divBdr>
        </w:div>
        <w:div w:id="1444300057">
          <w:marLeft w:val="640"/>
          <w:marRight w:val="0"/>
          <w:marTop w:val="0"/>
          <w:marBottom w:val="0"/>
          <w:divBdr>
            <w:top w:val="none" w:sz="0" w:space="0" w:color="auto"/>
            <w:left w:val="none" w:sz="0" w:space="0" w:color="auto"/>
            <w:bottom w:val="none" w:sz="0" w:space="0" w:color="auto"/>
            <w:right w:val="none" w:sz="0" w:space="0" w:color="auto"/>
          </w:divBdr>
        </w:div>
        <w:div w:id="1473403882">
          <w:marLeft w:val="640"/>
          <w:marRight w:val="0"/>
          <w:marTop w:val="0"/>
          <w:marBottom w:val="0"/>
          <w:divBdr>
            <w:top w:val="none" w:sz="0" w:space="0" w:color="auto"/>
            <w:left w:val="none" w:sz="0" w:space="0" w:color="auto"/>
            <w:bottom w:val="none" w:sz="0" w:space="0" w:color="auto"/>
            <w:right w:val="none" w:sz="0" w:space="0" w:color="auto"/>
          </w:divBdr>
        </w:div>
        <w:div w:id="1492601199">
          <w:marLeft w:val="640"/>
          <w:marRight w:val="0"/>
          <w:marTop w:val="0"/>
          <w:marBottom w:val="0"/>
          <w:divBdr>
            <w:top w:val="none" w:sz="0" w:space="0" w:color="auto"/>
            <w:left w:val="none" w:sz="0" w:space="0" w:color="auto"/>
            <w:bottom w:val="none" w:sz="0" w:space="0" w:color="auto"/>
            <w:right w:val="none" w:sz="0" w:space="0" w:color="auto"/>
          </w:divBdr>
        </w:div>
        <w:div w:id="1500004868">
          <w:marLeft w:val="640"/>
          <w:marRight w:val="0"/>
          <w:marTop w:val="0"/>
          <w:marBottom w:val="0"/>
          <w:divBdr>
            <w:top w:val="none" w:sz="0" w:space="0" w:color="auto"/>
            <w:left w:val="none" w:sz="0" w:space="0" w:color="auto"/>
            <w:bottom w:val="none" w:sz="0" w:space="0" w:color="auto"/>
            <w:right w:val="none" w:sz="0" w:space="0" w:color="auto"/>
          </w:divBdr>
        </w:div>
        <w:div w:id="1509981019">
          <w:marLeft w:val="640"/>
          <w:marRight w:val="0"/>
          <w:marTop w:val="0"/>
          <w:marBottom w:val="0"/>
          <w:divBdr>
            <w:top w:val="none" w:sz="0" w:space="0" w:color="auto"/>
            <w:left w:val="none" w:sz="0" w:space="0" w:color="auto"/>
            <w:bottom w:val="none" w:sz="0" w:space="0" w:color="auto"/>
            <w:right w:val="none" w:sz="0" w:space="0" w:color="auto"/>
          </w:divBdr>
        </w:div>
        <w:div w:id="1517428147">
          <w:marLeft w:val="640"/>
          <w:marRight w:val="0"/>
          <w:marTop w:val="0"/>
          <w:marBottom w:val="0"/>
          <w:divBdr>
            <w:top w:val="none" w:sz="0" w:space="0" w:color="auto"/>
            <w:left w:val="none" w:sz="0" w:space="0" w:color="auto"/>
            <w:bottom w:val="none" w:sz="0" w:space="0" w:color="auto"/>
            <w:right w:val="none" w:sz="0" w:space="0" w:color="auto"/>
          </w:divBdr>
        </w:div>
        <w:div w:id="1585914496">
          <w:marLeft w:val="640"/>
          <w:marRight w:val="0"/>
          <w:marTop w:val="0"/>
          <w:marBottom w:val="0"/>
          <w:divBdr>
            <w:top w:val="none" w:sz="0" w:space="0" w:color="auto"/>
            <w:left w:val="none" w:sz="0" w:space="0" w:color="auto"/>
            <w:bottom w:val="none" w:sz="0" w:space="0" w:color="auto"/>
            <w:right w:val="none" w:sz="0" w:space="0" w:color="auto"/>
          </w:divBdr>
        </w:div>
        <w:div w:id="1676495369">
          <w:marLeft w:val="640"/>
          <w:marRight w:val="0"/>
          <w:marTop w:val="0"/>
          <w:marBottom w:val="0"/>
          <w:divBdr>
            <w:top w:val="none" w:sz="0" w:space="0" w:color="auto"/>
            <w:left w:val="none" w:sz="0" w:space="0" w:color="auto"/>
            <w:bottom w:val="none" w:sz="0" w:space="0" w:color="auto"/>
            <w:right w:val="none" w:sz="0" w:space="0" w:color="auto"/>
          </w:divBdr>
        </w:div>
        <w:div w:id="1684625817">
          <w:marLeft w:val="640"/>
          <w:marRight w:val="0"/>
          <w:marTop w:val="0"/>
          <w:marBottom w:val="0"/>
          <w:divBdr>
            <w:top w:val="none" w:sz="0" w:space="0" w:color="auto"/>
            <w:left w:val="none" w:sz="0" w:space="0" w:color="auto"/>
            <w:bottom w:val="none" w:sz="0" w:space="0" w:color="auto"/>
            <w:right w:val="none" w:sz="0" w:space="0" w:color="auto"/>
          </w:divBdr>
        </w:div>
        <w:div w:id="1722711061">
          <w:marLeft w:val="640"/>
          <w:marRight w:val="0"/>
          <w:marTop w:val="0"/>
          <w:marBottom w:val="0"/>
          <w:divBdr>
            <w:top w:val="none" w:sz="0" w:space="0" w:color="auto"/>
            <w:left w:val="none" w:sz="0" w:space="0" w:color="auto"/>
            <w:bottom w:val="none" w:sz="0" w:space="0" w:color="auto"/>
            <w:right w:val="none" w:sz="0" w:space="0" w:color="auto"/>
          </w:divBdr>
        </w:div>
        <w:div w:id="1736513380">
          <w:marLeft w:val="640"/>
          <w:marRight w:val="0"/>
          <w:marTop w:val="0"/>
          <w:marBottom w:val="0"/>
          <w:divBdr>
            <w:top w:val="none" w:sz="0" w:space="0" w:color="auto"/>
            <w:left w:val="none" w:sz="0" w:space="0" w:color="auto"/>
            <w:bottom w:val="none" w:sz="0" w:space="0" w:color="auto"/>
            <w:right w:val="none" w:sz="0" w:space="0" w:color="auto"/>
          </w:divBdr>
        </w:div>
        <w:div w:id="1803578096">
          <w:marLeft w:val="640"/>
          <w:marRight w:val="0"/>
          <w:marTop w:val="0"/>
          <w:marBottom w:val="0"/>
          <w:divBdr>
            <w:top w:val="none" w:sz="0" w:space="0" w:color="auto"/>
            <w:left w:val="none" w:sz="0" w:space="0" w:color="auto"/>
            <w:bottom w:val="none" w:sz="0" w:space="0" w:color="auto"/>
            <w:right w:val="none" w:sz="0" w:space="0" w:color="auto"/>
          </w:divBdr>
        </w:div>
        <w:div w:id="1843857159">
          <w:marLeft w:val="640"/>
          <w:marRight w:val="0"/>
          <w:marTop w:val="0"/>
          <w:marBottom w:val="0"/>
          <w:divBdr>
            <w:top w:val="none" w:sz="0" w:space="0" w:color="auto"/>
            <w:left w:val="none" w:sz="0" w:space="0" w:color="auto"/>
            <w:bottom w:val="none" w:sz="0" w:space="0" w:color="auto"/>
            <w:right w:val="none" w:sz="0" w:space="0" w:color="auto"/>
          </w:divBdr>
        </w:div>
        <w:div w:id="1854683631">
          <w:marLeft w:val="640"/>
          <w:marRight w:val="0"/>
          <w:marTop w:val="0"/>
          <w:marBottom w:val="0"/>
          <w:divBdr>
            <w:top w:val="none" w:sz="0" w:space="0" w:color="auto"/>
            <w:left w:val="none" w:sz="0" w:space="0" w:color="auto"/>
            <w:bottom w:val="none" w:sz="0" w:space="0" w:color="auto"/>
            <w:right w:val="none" w:sz="0" w:space="0" w:color="auto"/>
          </w:divBdr>
        </w:div>
        <w:div w:id="1864785832">
          <w:marLeft w:val="640"/>
          <w:marRight w:val="0"/>
          <w:marTop w:val="0"/>
          <w:marBottom w:val="0"/>
          <w:divBdr>
            <w:top w:val="none" w:sz="0" w:space="0" w:color="auto"/>
            <w:left w:val="none" w:sz="0" w:space="0" w:color="auto"/>
            <w:bottom w:val="none" w:sz="0" w:space="0" w:color="auto"/>
            <w:right w:val="none" w:sz="0" w:space="0" w:color="auto"/>
          </w:divBdr>
        </w:div>
        <w:div w:id="1989477289">
          <w:marLeft w:val="640"/>
          <w:marRight w:val="0"/>
          <w:marTop w:val="0"/>
          <w:marBottom w:val="0"/>
          <w:divBdr>
            <w:top w:val="none" w:sz="0" w:space="0" w:color="auto"/>
            <w:left w:val="none" w:sz="0" w:space="0" w:color="auto"/>
            <w:bottom w:val="none" w:sz="0" w:space="0" w:color="auto"/>
            <w:right w:val="none" w:sz="0" w:space="0" w:color="auto"/>
          </w:divBdr>
        </w:div>
      </w:divsChild>
    </w:div>
    <w:div w:id="159544909">
      <w:marLeft w:val="0"/>
      <w:marRight w:val="0"/>
      <w:marTop w:val="0"/>
      <w:marBottom w:val="0"/>
      <w:divBdr>
        <w:top w:val="none" w:sz="0" w:space="0" w:color="auto"/>
        <w:left w:val="none" w:sz="0" w:space="0" w:color="auto"/>
        <w:bottom w:val="none" w:sz="0" w:space="0" w:color="auto"/>
        <w:right w:val="none" w:sz="0" w:space="0" w:color="auto"/>
      </w:divBdr>
    </w:div>
    <w:div w:id="161162907">
      <w:marLeft w:val="0"/>
      <w:marRight w:val="0"/>
      <w:marTop w:val="0"/>
      <w:marBottom w:val="0"/>
      <w:divBdr>
        <w:top w:val="none" w:sz="0" w:space="0" w:color="auto"/>
        <w:left w:val="none" w:sz="0" w:space="0" w:color="auto"/>
        <w:bottom w:val="none" w:sz="0" w:space="0" w:color="auto"/>
        <w:right w:val="none" w:sz="0" w:space="0" w:color="auto"/>
      </w:divBdr>
    </w:div>
    <w:div w:id="165750460">
      <w:marLeft w:val="0"/>
      <w:marRight w:val="0"/>
      <w:marTop w:val="0"/>
      <w:marBottom w:val="0"/>
      <w:divBdr>
        <w:top w:val="none" w:sz="0" w:space="0" w:color="auto"/>
        <w:left w:val="none" w:sz="0" w:space="0" w:color="auto"/>
        <w:bottom w:val="none" w:sz="0" w:space="0" w:color="auto"/>
        <w:right w:val="none" w:sz="0" w:space="0" w:color="auto"/>
      </w:divBdr>
    </w:div>
    <w:div w:id="168259164">
      <w:bodyDiv w:val="1"/>
      <w:marLeft w:val="0"/>
      <w:marRight w:val="0"/>
      <w:marTop w:val="0"/>
      <w:marBottom w:val="0"/>
      <w:divBdr>
        <w:top w:val="none" w:sz="0" w:space="0" w:color="auto"/>
        <w:left w:val="none" w:sz="0" w:space="0" w:color="auto"/>
        <w:bottom w:val="none" w:sz="0" w:space="0" w:color="auto"/>
        <w:right w:val="none" w:sz="0" w:space="0" w:color="auto"/>
      </w:divBdr>
      <w:divsChild>
        <w:div w:id="1499805941">
          <w:marLeft w:val="640"/>
          <w:marRight w:val="0"/>
          <w:marTop w:val="0"/>
          <w:marBottom w:val="0"/>
          <w:divBdr>
            <w:top w:val="none" w:sz="0" w:space="0" w:color="auto"/>
            <w:left w:val="none" w:sz="0" w:space="0" w:color="auto"/>
            <w:bottom w:val="none" w:sz="0" w:space="0" w:color="auto"/>
            <w:right w:val="none" w:sz="0" w:space="0" w:color="auto"/>
          </w:divBdr>
        </w:div>
        <w:div w:id="1613516725">
          <w:marLeft w:val="640"/>
          <w:marRight w:val="0"/>
          <w:marTop w:val="0"/>
          <w:marBottom w:val="0"/>
          <w:divBdr>
            <w:top w:val="none" w:sz="0" w:space="0" w:color="auto"/>
            <w:left w:val="none" w:sz="0" w:space="0" w:color="auto"/>
            <w:bottom w:val="none" w:sz="0" w:space="0" w:color="auto"/>
            <w:right w:val="none" w:sz="0" w:space="0" w:color="auto"/>
          </w:divBdr>
        </w:div>
        <w:div w:id="1347098800">
          <w:marLeft w:val="640"/>
          <w:marRight w:val="0"/>
          <w:marTop w:val="0"/>
          <w:marBottom w:val="0"/>
          <w:divBdr>
            <w:top w:val="none" w:sz="0" w:space="0" w:color="auto"/>
            <w:left w:val="none" w:sz="0" w:space="0" w:color="auto"/>
            <w:bottom w:val="none" w:sz="0" w:space="0" w:color="auto"/>
            <w:right w:val="none" w:sz="0" w:space="0" w:color="auto"/>
          </w:divBdr>
        </w:div>
        <w:div w:id="1802309391">
          <w:marLeft w:val="640"/>
          <w:marRight w:val="0"/>
          <w:marTop w:val="0"/>
          <w:marBottom w:val="0"/>
          <w:divBdr>
            <w:top w:val="none" w:sz="0" w:space="0" w:color="auto"/>
            <w:left w:val="none" w:sz="0" w:space="0" w:color="auto"/>
            <w:bottom w:val="none" w:sz="0" w:space="0" w:color="auto"/>
            <w:right w:val="none" w:sz="0" w:space="0" w:color="auto"/>
          </w:divBdr>
        </w:div>
        <w:div w:id="1198467615">
          <w:marLeft w:val="640"/>
          <w:marRight w:val="0"/>
          <w:marTop w:val="0"/>
          <w:marBottom w:val="0"/>
          <w:divBdr>
            <w:top w:val="none" w:sz="0" w:space="0" w:color="auto"/>
            <w:left w:val="none" w:sz="0" w:space="0" w:color="auto"/>
            <w:bottom w:val="none" w:sz="0" w:space="0" w:color="auto"/>
            <w:right w:val="none" w:sz="0" w:space="0" w:color="auto"/>
          </w:divBdr>
        </w:div>
        <w:div w:id="1103383030">
          <w:marLeft w:val="640"/>
          <w:marRight w:val="0"/>
          <w:marTop w:val="0"/>
          <w:marBottom w:val="0"/>
          <w:divBdr>
            <w:top w:val="none" w:sz="0" w:space="0" w:color="auto"/>
            <w:left w:val="none" w:sz="0" w:space="0" w:color="auto"/>
            <w:bottom w:val="none" w:sz="0" w:space="0" w:color="auto"/>
            <w:right w:val="none" w:sz="0" w:space="0" w:color="auto"/>
          </w:divBdr>
        </w:div>
        <w:div w:id="869033775">
          <w:marLeft w:val="640"/>
          <w:marRight w:val="0"/>
          <w:marTop w:val="0"/>
          <w:marBottom w:val="0"/>
          <w:divBdr>
            <w:top w:val="none" w:sz="0" w:space="0" w:color="auto"/>
            <w:left w:val="none" w:sz="0" w:space="0" w:color="auto"/>
            <w:bottom w:val="none" w:sz="0" w:space="0" w:color="auto"/>
            <w:right w:val="none" w:sz="0" w:space="0" w:color="auto"/>
          </w:divBdr>
        </w:div>
        <w:div w:id="345787260">
          <w:marLeft w:val="640"/>
          <w:marRight w:val="0"/>
          <w:marTop w:val="0"/>
          <w:marBottom w:val="0"/>
          <w:divBdr>
            <w:top w:val="none" w:sz="0" w:space="0" w:color="auto"/>
            <w:left w:val="none" w:sz="0" w:space="0" w:color="auto"/>
            <w:bottom w:val="none" w:sz="0" w:space="0" w:color="auto"/>
            <w:right w:val="none" w:sz="0" w:space="0" w:color="auto"/>
          </w:divBdr>
        </w:div>
        <w:div w:id="1474371093">
          <w:marLeft w:val="640"/>
          <w:marRight w:val="0"/>
          <w:marTop w:val="0"/>
          <w:marBottom w:val="0"/>
          <w:divBdr>
            <w:top w:val="none" w:sz="0" w:space="0" w:color="auto"/>
            <w:left w:val="none" w:sz="0" w:space="0" w:color="auto"/>
            <w:bottom w:val="none" w:sz="0" w:space="0" w:color="auto"/>
            <w:right w:val="none" w:sz="0" w:space="0" w:color="auto"/>
          </w:divBdr>
        </w:div>
        <w:div w:id="840003491">
          <w:marLeft w:val="640"/>
          <w:marRight w:val="0"/>
          <w:marTop w:val="0"/>
          <w:marBottom w:val="0"/>
          <w:divBdr>
            <w:top w:val="none" w:sz="0" w:space="0" w:color="auto"/>
            <w:left w:val="none" w:sz="0" w:space="0" w:color="auto"/>
            <w:bottom w:val="none" w:sz="0" w:space="0" w:color="auto"/>
            <w:right w:val="none" w:sz="0" w:space="0" w:color="auto"/>
          </w:divBdr>
        </w:div>
        <w:div w:id="1885872850">
          <w:marLeft w:val="640"/>
          <w:marRight w:val="0"/>
          <w:marTop w:val="0"/>
          <w:marBottom w:val="0"/>
          <w:divBdr>
            <w:top w:val="none" w:sz="0" w:space="0" w:color="auto"/>
            <w:left w:val="none" w:sz="0" w:space="0" w:color="auto"/>
            <w:bottom w:val="none" w:sz="0" w:space="0" w:color="auto"/>
            <w:right w:val="none" w:sz="0" w:space="0" w:color="auto"/>
          </w:divBdr>
        </w:div>
        <w:div w:id="1437020035">
          <w:marLeft w:val="640"/>
          <w:marRight w:val="0"/>
          <w:marTop w:val="0"/>
          <w:marBottom w:val="0"/>
          <w:divBdr>
            <w:top w:val="none" w:sz="0" w:space="0" w:color="auto"/>
            <w:left w:val="none" w:sz="0" w:space="0" w:color="auto"/>
            <w:bottom w:val="none" w:sz="0" w:space="0" w:color="auto"/>
            <w:right w:val="none" w:sz="0" w:space="0" w:color="auto"/>
          </w:divBdr>
        </w:div>
        <w:div w:id="609699176">
          <w:marLeft w:val="640"/>
          <w:marRight w:val="0"/>
          <w:marTop w:val="0"/>
          <w:marBottom w:val="0"/>
          <w:divBdr>
            <w:top w:val="none" w:sz="0" w:space="0" w:color="auto"/>
            <w:left w:val="none" w:sz="0" w:space="0" w:color="auto"/>
            <w:bottom w:val="none" w:sz="0" w:space="0" w:color="auto"/>
            <w:right w:val="none" w:sz="0" w:space="0" w:color="auto"/>
          </w:divBdr>
        </w:div>
        <w:div w:id="211771407">
          <w:marLeft w:val="640"/>
          <w:marRight w:val="0"/>
          <w:marTop w:val="0"/>
          <w:marBottom w:val="0"/>
          <w:divBdr>
            <w:top w:val="none" w:sz="0" w:space="0" w:color="auto"/>
            <w:left w:val="none" w:sz="0" w:space="0" w:color="auto"/>
            <w:bottom w:val="none" w:sz="0" w:space="0" w:color="auto"/>
            <w:right w:val="none" w:sz="0" w:space="0" w:color="auto"/>
          </w:divBdr>
        </w:div>
        <w:div w:id="882447488">
          <w:marLeft w:val="640"/>
          <w:marRight w:val="0"/>
          <w:marTop w:val="0"/>
          <w:marBottom w:val="0"/>
          <w:divBdr>
            <w:top w:val="none" w:sz="0" w:space="0" w:color="auto"/>
            <w:left w:val="none" w:sz="0" w:space="0" w:color="auto"/>
            <w:bottom w:val="none" w:sz="0" w:space="0" w:color="auto"/>
            <w:right w:val="none" w:sz="0" w:space="0" w:color="auto"/>
          </w:divBdr>
        </w:div>
        <w:div w:id="1638338016">
          <w:marLeft w:val="640"/>
          <w:marRight w:val="0"/>
          <w:marTop w:val="0"/>
          <w:marBottom w:val="0"/>
          <w:divBdr>
            <w:top w:val="none" w:sz="0" w:space="0" w:color="auto"/>
            <w:left w:val="none" w:sz="0" w:space="0" w:color="auto"/>
            <w:bottom w:val="none" w:sz="0" w:space="0" w:color="auto"/>
            <w:right w:val="none" w:sz="0" w:space="0" w:color="auto"/>
          </w:divBdr>
        </w:div>
        <w:div w:id="827013682">
          <w:marLeft w:val="640"/>
          <w:marRight w:val="0"/>
          <w:marTop w:val="0"/>
          <w:marBottom w:val="0"/>
          <w:divBdr>
            <w:top w:val="none" w:sz="0" w:space="0" w:color="auto"/>
            <w:left w:val="none" w:sz="0" w:space="0" w:color="auto"/>
            <w:bottom w:val="none" w:sz="0" w:space="0" w:color="auto"/>
            <w:right w:val="none" w:sz="0" w:space="0" w:color="auto"/>
          </w:divBdr>
        </w:div>
        <w:div w:id="1809277760">
          <w:marLeft w:val="640"/>
          <w:marRight w:val="0"/>
          <w:marTop w:val="0"/>
          <w:marBottom w:val="0"/>
          <w:divBdr>
            <w:top w:val="none" w:sz="0" w:space="0" w:color="auto"/>
            <w:left w:val="none" w:sz="0" w:space="0" w:color="auto"/>
            <w:bottom w:val="none" w:sz="0" w:space="0" w:color="auto"/>
            <w:right w:val="none" w:sz="0" w:space="0" w:color="auto"/>
          </w:divBdr>
        </w:div>
        <w:div w:id="214388577">
          <w:marLeft w:val="640"/>
          <w:marRight w:val="0"/>
          <w:marTop w:val="0"/>
          <w:marBottom w:val="0"/>
          <w:divBdr>
            <w:top w:val="none" w:sz="0" w:space="0" w:color="auto"/>
            <w:left w:val="none" w:sz="0" w:space="0" w:color="auto"/>
            <w:bottom w:val="none" w:sz="0" w:space="0" w:color="auto"/>
            <w:right w:val="none" w:sz="0" w:space="0" w:color="auto"/>
          </w:divBdr>
        </w:div>
        <w:div w:id="1723677272">
          <w:marLeft w:val="640"/>
          <w:marRight w:val="0"/>
          <w:marTop w:val="0"/>
          <w:marBottom w:val="0"/>
          <w:divBdr>
            <w:top w:val="none" w:sz="0" w:space="0" w:color="auto"/>
            <w:left w:val="none" w:sz="0" w:space="0" w:color="auto"/>
            <w:bottom w:val="none" w:sz="0" w:space="0" w:color="auto"/>
            <w:right w:val="none" w:sz="0" w:space="0" w:color="auto"/>
          </w:divBdr>
        </w:div>
        <w:div w:id="1994947895">
          <w:marLeft w:val="640"/>
          <w:marRight w:val="0"/>
          <w:marTop w:val="0"/>
          <w:marBottom w:val="0"/>
          <w:divBdr>
            <w:top w:val="none" w:sz="0" w:space="0" w:color="auto"/>
            <w:left w:val="none" w:sz="0" w:space="0" w:color="auto"/>
            <w:bottom w:val="none" w:sz="0" w:space="0" w:color="auto"/>
            <w:right w:val="none" w:sz="0" w:space="0" w:color="auto"/>
          </w:divBdr>
        </w:div>
        <w:div w:id="557938732">
          <w:marLeft w:val="640"/>
          <w:marRight w:val="0"/>
          <w:marTop w:val="0"/>
          <w:marBottom w:val="0"/>
          <w:divBdr>
            <w:top w:val="none" w:sz="0" w:space="0" w:color="auto"/>
            <w:left w:val="none" w:sz="0" w:space="0" w:color="auto"/>
            <w:bottom w:val="none" w:sz="0" w:space="0" w:color="auto"/>
            <w:right w:val="none" w:sz="0" w:space="0" w:color="auto"/>
          </w:divBdr>
        </w:div>
        <w:div w:id="284240261">
          <w:marLeft w:val="640"/>
          <w:marRight w:val="0"/>
          <w:marTop w:val="0"/>
          <w:marBottom w:val="0"/>
          <w:divBdr>
            <w:top w:val="none" w:sz="0" w:space="0" w:color="auto"/>
            <w:left w:val="none" w:sz="0" w:space="0" w:color="auto"/>
            <w:bottom w:val="none" w:sz="0" w:space="0" w:color="auto"/>
            <w:right w:val="none" w:sz="0" w:space="0" w:color="auto"/>
          </w:divBdr>
        </w:div>
        <w:div w:id="680394799">
          <w:marLeft w:val="640"/>
          <w:marRight w:val="0"/>
          <w:marTop w:val="0"/>
          <w:marBottom w:val="0"/>
          <w:divBdr>
            <w:top w:val="none" w:sz="0" w:space="0" w:color="auto"/>
            <w:left w:val="none" w:sz="0" w:space="0" w:color="auto"/>
            <w:bottom w:val="none" w:sz="0" w:space="0" w:color="auto"/>
            <w:right w:val="none" w:sz="0" w:space="0" w:color="auto"/>
          </w:divBdr>
        </w:div>
        <w:div w:id="1643466455">
          <w:marLeft w:val="640"/>
          <w:marRight w:val="0"/>
          <w:marTop w:val="0"/>
          <w:marBottom w:val="0"/>
          <w:divBdr>
            <w:top w:val="none" w:sz="0" w:space="0" w:color="auto"/>
            <w:left w:val="none" w:sz="0" w:space="0" w:color="auto"/>
            <w:bottom w:val="none" w:sz="0" w:space="0" w:color="auto"/>
            <w:right w:val="none" w:sz="0" w:space="0" w:color="auto"/>
          </w:divBdr>
        </w:div>
        <w:div w:id="1611088553">
          <w:marLeft w:val="640"/>
          <w:marRight w:val="0"/>
          <w:marTop w:val="0"/>
          <w:marBottom w:val="0"/>
          <w:divBdr>
            <w:top w:val="none" w:sz="0" w:space="0" w:color="auto"/>
            <w:left w:val="none" w:sz="0" w:space="0" w:color="auto"/>
            <w:bottom w:val="none" w:sz="0" w:space="0" w:color="auto"/>
            <w:right w:val="none" w:sz="0" w:space="0" w:color="auto"/>
          </w:divBdr>
        </w:div>
        <w:div w:id="2145341365">
          <w:marLeft w:val="640"/>
          <w:marRight w:val="0"/>
          <w:marTop w:val="0"/>
          <w:marBottom w:val="0"/>
          <w:divBdr>
            <w:top w:val="none" w:sz="0" w:space="0" w:color="auto"/>
            <w:left w:val="none" w:sz="0" w:space="0" w:color="auto"/>
            <w:bottom w:val="none" w:sz="0" w:space="0" w:color="auto"/>
            <w:right w:val="none" w:sz="0" w:space="0" w:color="auto"/>
          </w:divBdr>
        </w:div>
        <w:div w:id="1905143203">
          <w:marLeft w:val="640"/>
          <w:marRight w:val="0"/>
          <w:marTop w:val="0"/>
          <w:marBottom w:val="0"/>
          <w:divBdr>
            <w:top w:val="none" w:sz="0" w:space="0" w:color="auto"/>
            <w:left w:val="none" w:sz="0" w:space="0" w:color="auto"/>
            <w:bottom w:val="none" w:sz="0" w:space="0" w:color="auto"/>
            <w:right w:val="none" w:sz="0" w:space="0" w:color="auto"/>
          </w:divBdr>
        </w:div>
        <w:div w:id="1189639730">
          <w:marLeft w:val="640"/>
          <w:marRight w:val="0"/>
          <w:marTop w:val="0"/>
          <w:marBottom w:val="0"/>
          <w:divBdr>
            <w:top w:val="none" w:sz="0" w:space="0" w:color="auto"/>
            <w:left w:val="none" w:sz="0" w:space="0" w:color="auto"/>
            <w:bottom w:val="none" w:sz="0" w:space="0" w:color="auto"/>
            <w:right w:val="none" w:sz="0" w:space="0" w:color="auto"/>
          </w:divBdr>
        </w:div>
        <w:div w:id="772281531">
          <w:marLeft w:val="640"/>
          <w:marRight w:val="0"/>
          <w:marTop w:val="0"/>
          <w:marBottom w:val="0"/>
          <w:divBdr>
            <w:top w:val="none" w:sz="0" w:space="0" w:color="auto"/>
            <w:left w:val="none" w:sz="0" w:space="0" w:color="auto"/>
            <w:bottom w:val="none" w:sz="0" w:space="0" w:color="auto"/>
            <w:right w:val="none" w:sz="0" w:space="0" w:color="auto"/>
          </w:divBdr>
        </w:div>
        <w:div w:id="1398242498">
          <w:marLeft w:val="640"/>
          <w:marRight w:val="0"/>
          <w:marTop w:val="0"/>
          <w:marBottom w:val="0"/>
          <w:divBdr>
            <w:top w:val="none" w:sz="0" w:space="0" w:color="auto"/>
            <w:left w:val="none" w:sz="0" w:space="0" w:color="auto"/>
            <w:bottom w:val="none" w:sz="0" w:space="0" w:color="auto"/>
            <w:right w:val="none" w:sz="0" w:space="0" w:color="auto"/>
          </w:divBdr>
        </w:div>
        <w:div w:id="203642538">
          <w:marLeft w:val="640"/>
          <w:marRight w:val="0"/>
          <w:marTop w:val="0"/>
          <w:marBottom w:val="0"/>
          <w:divBdr>
            <w:top w:val="none" w:sz="0" w:space="0" w:color="auto"/>
            <w:left w:val="none" w:sz="0" w:space="0" w:color="auto"/>
            <w:bottom w:val="none" w:sz="0" w:space="0" w:color="auto"/>
            <w:right w:val="none" w:sz="0" w:space="0" w:color="auto"/>
          </w:divBdr>
        </w:div>
        <w:div w:id="995836192">
          <w:marLeft w:val="640"/>
          <w:marRight w:val="0"/>
          <w:marTop w:val="0"/>
          <w:marBottom w:val="0"/>
          <w:divBdr>
            <w:top w:val="none" w:sz="0" w:space="0" w:color="auto"/>
            <w:left w:val="none" w:sz="0" w:space="0" w:color="auto"/>
            <w:bottom w:val="none" w:sz="0" w:space="0" w:color="auto"/>
            <w:right w:val="none" w:sz="0" w:space="0" w:color="auto"/>
          </w:divBdr>
        </w:div>
        <w:div w:id="1049913274">
          <w:marLeft w:val="640"/>
          <w:marRight w:val="0"/>
          <w:marTop w:val="0"/>
          <w:marBottom w:val="0"/>
          <w:divBdr>
            <w:top w:val="none" w:sz="0" w:space="0" w:color="auto"/>
            <w:left w:val="none" w:sz="0" w:space="0" w:color="auto"/>
            <w:bottom w:val="none" w:sz="0" w:space="0" w:color="auto"/>
            <w:right w:val="none" w:sz="0" w:space="0" w:color="auto"/>
          </w:divBdr>
        </w:div>
        <w:div w:id="703868061">
          <w:marLeft w:val="640"/>
          <w:marRight w:val="0"/>
          <w:marTop w:val="0"/>
          <w:marBottom w:val="0"/>
          <w:divBdr>
            <w:top w:val="none" w:sz="0" w:space="0" w:color="auto"/>
            <w:left w:val="none" w:sz="0" w:space="0" w:color="auto"/>
            <w:bottom w:val="none" w:sz="0" w:space="0" w:color="auto"/>
            <w:right w:val="none" w:sz="0" w:space="0" w:color="auto"/>
          </w:divBdr>
        </w:div>
        <w:div w:id="191579021">
          <w:marLeft w:val="640"/>
          <w:marRight w:val="0"/>
          <w:marTop w:val="0"/>
          <w:marBottom w:val="0"/>
          <w:divBdr>
            <w:top w:val="none" w:sz="0" w:space="0" w:color="auto"/>
            <w:left w:val="none" w:sz="0" w:space="0" w:color="auto"/>
            <w:bottom w:val="none" w:sz="0" w:space="0" w:color="auto"/>
            <w:right w:val="none" w:sz="0" w:space="0" w:color="auto"/>
          </w:divBdr>
        </w:div>
        <w:div w:id="1429037001">
          <w:marLeft w:val="640"/>
          <w:marRight w:val="0"/>
          <w:marTop w:val="0"/>
          <w:marBottom w:val="0"/>
          <w:divBdr>
            <w:top w:val="none" w:sz="0" w:space="0" w:color="auto"/>
            <w:left w:val="none" w:sz="0" w:space="0" w:color="auto"/>
            <w:bottom w:val="none" w:sz="0" w:space="0" w:color="auto"/>
            <w:right w:val="none" w:sz="0" w:space="0" w:color="auto"/>
          </w:divBdr>
        </w:div>
        <w:div w:id="190802230">
          <w:marLeft w:val="640"/>
          <w:marRight w:val="0"/>
          <w:marTop w:val="0"/>
          <w:marBottom w:val="0"/>
          <w:divBdr>
            <w:top w:val="none" w:sz="0" w:space="0" w:color="auto"/>
            <w:left w:val="none" w:sz="0" w:space="0" w:color="auto"/>
            <w:bottom w:val="none" w:sz="0" w:space="0" w:color="auto"/>
            <w:right w:val="none" w:sz="0" w:space="0" w:color="auto"/>
          </w:divBdr>
        </w:div>
        <w:div w:id="286088877">
          <w:marLeft w:val="640"/>
          <w:marRight w:val="0"/>
          <w:marTop w:val="0"/>
          <w:marBottom w:val="0"/>
          <w:divBdr>
            <w:top w:val="none" w:sz="0" w:space="0" w:color="auto"/>
            <w:left w:val="none" w:sz="0" w:space="0" w:color="auto"/>
            <w:bottom w:val="none" w:sz="0" w:space="0" w:color="auto"/>
            <w:right w:val="none" w:sz="0" w:space="0" w:color="auto"/>
          </w:divBdr>
        </w:div>
        <w:div w:id="1082606155">
          <w:marLeft w:val="640"/>
          <w:marRight w:val="0"/>
          <w:marTop w:val="0"/>
          <w:marBottom w:val="0"/>
          <w:divBdr>
            <w:top w:val="none" w:sz="0" w:space="0" w:color="auto"/>
            <w:left w:val="none" w:sz="0" w:space="0" w:color="auto"/>
            <w:bottom w:val="none" w:sz="0" w:space="0" w:color="auto"/>
            <w:right w:val="none" w:sz="0" w:space="0" w:color="auto"/>
          </w:divBdr>
        </w:div>
        <w:div w:id="178783922">
          <w:marLeft w:val="640"/>
          <w:marRight w:val="0"/>
          <w:marTop w:val="0"/>
          <w:marBottom w:val="0"/>
          <w:divBdr>
            <w:top w:val="none" w:sz="0" w:space="0" w:color="auto"/>
            <w:left w:val="none" w:sz="0" w:space="0" w:color="auto"/>
            <w:bottom w:val="none" w:sz="0" w:space="0" w:color="auto"/>
            <w:right w:val="none" w:sz="0" w:space="0" w:color="auto"/>
          </w:divBdr>
        </w:div>
        <w:div w:id="1049652405">
          <w:marLeft w:val="640"/>
          <w:marRight w:val="0"/>
          <w:marTop w:val="0"/>
          <w:marBottom w:val="0"/>
          <w:divBdr>
            <w:top w:val="none" w:sz="0" w:space="0" w:color="auto"/>
            <w:left w:val="none" w:sz="0" w:space="0" w:color="auto"/>
            <w:bottom w:val="none" w:sz="0" w:space="0" w:color="auto"/>
            <w:right w:val="none" w:sz="0" w:space="0" w:color="auto"/>
          </w:divBdr>
        </w:div>
        <w:div w:id="573513070">
          <w:marLeft w:val="640"/>
          <w:marRight w:val="0"/>
          <w:marTop w:val="0"/>
          <w:marBottom w:val="0"/>
          <w:divBdr>
            <w:top w:val="none" w:sz="0" w:space="0" w:color="auto"/>
            <w:left w:val="none" w:sz="0" w:space="0" w:color="auto"/>
            <w:bottom w:val="none" w:sz="0" w:space="0" w:color="auto"/>
            <w:right w:val="none" w:sz="0" w:space="0" w:color="auto"/>
          </w:divBdr>
        </w:div>
        <w:div w:id="600843659">
          <w:marLeft w:val="640"/>
          <w:marRight w:val="0"/>
          <w:marTop w:val="0"/>
          <w:marBottom w:val="0"/>
          <w:divBdr>
            <w:top w:val="none" w:sz="0" w:space="0" w:color="auto"/>
            <w:left w:val="none" w:sz="0" w:space="0" w:color="auto"/>
            <w:bottom w:val="none" w:sz="0" w:space="0" w:color="auto"/>
            <w:right w:val="none" w:sz="0" w:space="0" w:color="auto"/>
          </w:divBdr>
        </w:div>
        <w:div w:id="1946189353">
          <w:marLeft w:val="640"/>
          <w:marRight w:val="0"/>
          <w:marTop w:val="0"/>
          <w:marBottom w:val="0"/>
          <w:divBdr>
            <w:top w:val="none" w:sz="0" w:space="0" w:color="auto"/>
            <w:left w:val="none" w:sz="0" w:space="0" w:color="auto"/>
            <w:bottom w:val="none" w:sz="0" w:space="0" w:color="auto"/>
            <w:right w:val="none" w:sz="0" w:space="0" w:color="auto"/>
          </w:divBdr>
        </w:div>
        <w:div w:id="868490431">
          <w:marLeft w:val="640"/>
          <w:marRight w:val="0"/>
          <w:marTop w:val="0"/>
          <w:marBottom w:val="0"/>
          <w:divBdr>
            <w:top w:val="none" w:sz="0" w:space="0" w:color="auto"/>
            <w:left w:val="none" w:sz="0" w:space="0" w:color="auto"/>
            <w:bottom w:val="none" w:sz="0" w:space="0" w:color="auto"/>
            <w:right w:val="none" w:sz="0" w:space="0" w:color="auto"/>
          </w:divBdr>
        </w:div>
        <w:div w:id="1444232554">
          <w:marLeft w:val="640"/>
          <w:marRight w:val="0"/>
          <w:marTop w:val="0"/>
          <w:marBottom w:val="0"/>
          <w:divBdr>
            <w:top w:val="none" w:sz="0" w:space="0" w:color="auto"/>
            <w:left w:val="none" w:sz="0" w:space="0" w:color="auto"/>
            <w:bottom w:val="none" w:sz="0" w:space="0" w:color="auto"/>
            <w:right w:val="none" w:sz="0" w:space="0" w:color="auto"/>
          </w:divBdr>
        </w:div>
        <w:div w:id="860241325">
          <w:marLeft w:val="640"/>
          <w:marRight w:val="0"/>
          <w:marTop w:val="0"/>
          <w:marBottom w:val="0"/>
          <w:divBdr>
            <w:top w:val="none" w:sz="0" w:space="0" w:color="auto"/>
            <w:left w:val="none" w:sz="0" w:space="0" w:color="auto"/>
            <w:bottom w:val="none" w:sz="0" w:space="0" w:color="auto"/>
            <w:right w:val="none" w:sz="0" w:space="0" w:color="auto"/>
          </w:divBdr>
        </w:div>
        <w:div w:id="1683820405">
          <w:marLeft w:val="640"/>
          <w:marRight w:val="0"/>
          <w:marTop w:val="0"/>
          <w:marBottom w:val="0"/>
          <w:divBdr>
            <w:top w:val="none" w:sz="0" w:space="0" w:color="auto"/>
            <w:left w:val="none" w:sz="0" w:space="0" w:color="auto"/>
            <w:bottom w:val="none" w:sz="0" w:space="0" w:color="auto"/>
            <w:right w:val="none" w:sz="0" w:space="0" w:color="auto"/>
          </w:divBdr>
        </w:div>
        <w:div w:id="539630840">
          <w:marLeft w:val="640"/>
          <w:marRight w:val="0"/>
          <w:marTop w:val="0"/>
          <w:marBottom w:val="0"/>
          <w:divBdr>
            <w:top w:val="none" w:sz="0" w:space="0" w:color="auto"/>
            <w:left w:val="none" w:sz="0" w:space="0" w:color="auto"/>
            <w:bottom w:val="none" w:sz="0" w:space="0" w:color="auto"/>
            <w:right w:val="none" w:sz="0" w:space="0" w:color="auto"/>
          </w:divBdr>
        </w:div>
        <w:div w:id="1438910763">
          <w:marLeft w:val="640"/>
          <w:marRight w:val="0"/>
          <w:marTop w:val="0"/>
          <w:marBottom w:val="0"/>
          <w:divBdr>
            <w:top w:val="none" w:sz="0" w:space="0" w:color="auto"/>
            <w:left w:val="none" w:sz="0" w:space="0" w:color="auto"/>
            <w:bottom w:val="none" w:sz="0" w:space="0" w:color="auto"/>
            <w:right w:val="none" w:sz="0" w:space="0" w:color="auto"/>
          </w:divBdr>
        </w:div>
      </w:divsChild>
    </w:div>
    <w:div w:id="176387226">
      <w:bodyDiv w:val="1"/>
      <w:marLeft w:val="0"/>
      <w:marRight w:val="0"/>
      <w:marTop w:val="0"/>
      <w:marBottom w:val="0"/>
      <w:divBdr>
        <w:top w:val="none" w:sz="0" w:space="0" w:color="auto"/>
        <w:left w:val="none" w:sz="0" w:space="0" w:color="auto"/>
        <w:bottom w:val="none" w:sz="0" w:space="0" w:color="auto"/>
        <w:right w:val="none" w:sz="0" w:space="0" w:color="auto"/>
      </w:divBdr>
      <w:divsChild>
        <w:div w:id="1015228773">
          <w:marLeft w:val="640"/>
          <w:marRight w:val="0"/>
          <w:marTop w:val="0"/>
          <w:marBottom w:val="0"/>
          <w:divBdr>
            <w:top w:val="none" w:sz="0" w:space="0" w:color="auto"/>
            <w:left w:val="none" w:sz="0" w:space="0" w:color="auto"/>
            <w:bottom w:val="none" w:sz="0" w:space="0" w:color="auto"/>
            <w:right w:val="none" w:sz="0" w:space="0" w:color="auto"/>
          </w:divBdr>
        </w:div>
        <w:div w:id="279843830">
          <w:marLeft w:val="640"/>
          <w:marRight w:val="0"/>
          <w:marTop w:val="0"/>
          <w:marBottom w:val="0"/>
          <w:divBdr>
            <w:top w:val="none" w:sz="0" w:space="0" w:color="auto"/>
            <w:left w:val="none" w:sz="0" w:space="0" w:color="auto"/>
            <w:bottom w:val="none" w:sz="0" w:space="0" w:color="auto"/>
            <w:right w:val="none" w:sz="0" w:space="0" w:color="auto"/>
          </w:divBdr>
        </w:div>
        <w:div w:id="970281241">
          <w:marLeft w:val="640"/>
          <w:marRight w:val="0"/>
          <w:marTop w:val="0"/>
          <w:marBottom w:val="0"/>
          <w:divBdr>
            <w:top w:val="none" w:sz="0" w:space="0" w:color="auto"/>
            <w:left w:val="none" w:sz="0" w:space="0" w:color="auto"/>
            <w:bottom w:val="none" w:sz="0" w:space="0" w:color="auto"/>
            <w:right w:val="none" w:sz="0" w:space="0" w:color="auto"/>
          </w:divBdr>
        </w:div>
        <w:div w:id="1993749012">
          <w:marLeft w:val="640"/>
          <w:marRight w:val="0"/>
          <w:marTop w:val="0"/>
          <w:marBottom w:val="0"/>
          <w:divBdr>
            <w:top w:val="none" w:sz="0" w:space="0" w:color="auto"/>
            <w:left w:val="none" w:sz="0" w:space="0" w:color="auto"/>
            <w:bottom w:val="none" w:sz="0" w:space="0" w:color="auto"/>
            <w:right w:val="none" w:sz="0" w:space="0" w:color="auto"/>
          </w:divBdr>
        </w:div>
        <w:div w:id="1931621490">
          <w:marLeft w:val="640"/>
          <w:marRight w:val="0"/>
          <w:marTop w:val="0"/>
          <w:marBottom w:val="0"/>
          <w:divBdr>
            <w:top w:val="none" w:sz="0" w:space="0" w:color="auto"/>
            <w:left w:val="none" w:sz="0" w:space="0" w:color="auto"/>
            <w:bottom w:val="none" w:sz="0" w:space="0" w:color="auto"/>
            <w:right w:val="none" w:sz="0" w:space="0" w:color="auto"/>
          </w:divBdr>
        </w:div>
        <w:div w:id="1721127822">
          <w:marLeft w:val="640"/>
          <w:marRight w:val="0"/>
          <w:marTop w:val="0"/>
          <w:marBottom w:val="0"/>
          <w:divBdr>
            <w:top w:val="none" w:sz="0" w:space="0" w:color="auto"/>
            <w:left w:val="none" w:sz="0" w:space="0" w:color="auto"/>
            <w:bottom w:val="none" w:sz="0" w:space="0" w:color="auto"/>
            <w:right w:val="none" w:sz="0" w:space="0" w:color="auto"/>
          </w:divBdr>
        </w:div>
        <w:div w:id="1420323698">
          <w:marLeft w:val="640"/>
          <w:marRight w:val="0"/>
          <w:marTop w:val="0"/>
          <w:marBottom w:val="0"/>
          <w:divBdr>
            <w:top w:val="none" w:sz="0" w:space="0" w:color="auto"/>
            <w:left w:val="none" w:sz="0" w:space="0" w:color="auto"/>
            <w:bottom w:val="none" w:sz="0" w:space="0" w:color="auto"/>
            <w:right w:val="none" w:sz="0" w:space="0" w:color="auto"/>
          </w:divBdr>
        </w:div>
        <w:div w:id="609051042">
          <w:marLeft w:val="640"/>
          <w:marRight w:val="0"/>
          <w:marTop w:val="0"/>
          <w:marBottom w:val="0"/>
          <w:divBdr>
            <w:top w:val="none" w:sz="0" w:space="0" w:color="auto"/>
            <w:left w:val="none" w:sz="0" w:space="0" w:color="auto"/>
            <w:bottom w:val="none" w:sz="0" w:space="0" w:color="auto"/>
            <w:right w:val="none" w:sz="0" w:space="0" w:color="auto"/>
          </w:divBdr>
        </w:div>
        <w:div w:id="1548637892">
          <w:marLeft w:val="640"/>
          <w:marRight w:val="0"/>
          <w:marTop w:val="0"/>
          <w:marBottom w:val="0"/>
          <w:divBdr>
            <w:top w:val="none" w:sz="0" w:space="0" w:color="auto"/>
            <w:left w:val="none" w:sz="0" w:space="0" w:color="auto"/>
            <w:bottom w:val="none" w:sz="0" w:space="0" w:color="auto"/>
            <w:right w:val="none" w:sz="0" w:space="0" w:color="auto"/>
          </w:divBdr>
        </w:div>
        <w:div w:id="1304970257">
          <w:marLeft w:val="640"/>
          <w:marRight w:val="0"/>
          <w:marTop w:val="0"/>
          <w:marBottom w:val="0"/>
          <w:divBdr>
            <w:top w:val="none" w:sz="0" w:space="0" w:color="auto"/>
            <w:left w:val="none" w:sz="0" w:space="0" w:color="auto"/>
            <w:bottom w:val="none" w:sz="0" w:space="0" w:color="auto"/>
            <w:right w:val="none" w:sz="0" w:space="0" w:color="auto"/>
          </w:divBdr>
        </w:div>
        <w:div w:id="1578705381">
          <w:marLeft w:val="640"/>
          <w:marRight w:val="0"/>
          <w:marTop w:val="0"/>
          <w:marBottom w:val="0"/>
          <w:divBdr>
            <w:top w:val="none" w:sz="0" w:space="0" w:color="auto"/>
            <w:left w:val="none" w:sz="0" w:space="0" w:color="auto"/>
            <w:bottom w:val="none" w:sz="0" w:space="0" w:color="auto"/>
            <w:right w:val="none" w:sz="0" w:space="0" w:color="auto"/>
          </w:divBdr>
        </w:div>
        <w:div w:id="635111360">
          <w:marLeft w:val="640"/>
          <w:marRight w:val="0"/>
          <w:marTop w:val="0"/>
          <w:marBottom w:val="0"/>
          <w:divBdr>
            <w:top w:val="none" w:sz="0" w:space="0" w:color="auto"/>
            <w:left w:val="none" w:sz="0" w:space="0" w:color="auto"/>
            <w:bottom w:val="none" w:sz="0" w:space="0" w:color="auto"/>
            <w:right w:val="none" w:sz="0" w:space="0" w:color="auto"/>
          </w:divBdr>
        </w:div>
        <w:div w:id="669911413">
          <w:marLeft w:val="640"/>
          <w:marRight w:val="0"/>
          <w:marTop w:val="0"/>
          <w:marBottom w:val="0"/>
          <w:divBdr>
            <w:top w:val="none" w:sz="0" w:space="0" w:color="auto"/>
            <w:left w:val="none" w:sz="0" w:space="0" w:color="auto"/>
            <w:bottom w:val="none" w:sz="0" w:space="0" w:color="auto"/>
            <w:right w:val="none" w:sz="0" w:space="0" w:color="auto"/>
          </w:divBdr>
        </w:div>
        <w:div w:id="818617065">
          <w:marLeft w:val="640"/>
          <w:marRight w:val="0"/>
          <w:marTop w:val="0"/>
          <w:marBottom w:val="0"/>
          <w:divBdr>
            <w:top w:val="none" w:sz="0" w:space="0" w:color="auto"/>
            <w:left w:val="none" w:sz="0" w:space="0" w:color="auto"/>
            <w:bottom w:val="none" w:sz="0" w:space="0" w:color="auto"/>
            <w:right w:val="none" w:sz="0" w:space="0" w:color="auto"/>
          </w:divBdr>
        </w:div>
        <w:div w:id="262079483">
          <w:marLeft w:val="640"/>
          <w:marRight w:val="0"/>
          <w:marTop w:val="0"/>
          <w:marBottom w:val="0"/>
          <w:divBdr>
            <w:top w:val="none" w:sz="0" w:space="0" w:color="auto"/>
            <w:left w:val="none" w:sz="0" w:space="0" w:color="auto"/>
            <w:bottom w:val="none" w:sz="0" w:space="0" w:color="auto"/>
            <w:right w:val="none" w:sz="0" w:space="0" w:color="auto"/>
          </w:divBdr>
        </w:div>
        <w:div w:id="1347516612">
          <w:marLeft w:val="640"/>
          <w:marRight w:val="0"/>
          <w:marTop w:val="0"/>
          <w:marBottom w:val="0"/>
          <w:divBdr>
            <w:top w:val="none" w:sz="0" w:space="0" w:color="auto"/>
            <w:left w:val="none" w:sz="0" w:space="0" w:color="auto"/>
            <w:bottom w:val="none" w:sz="0" w:space="0" w:color="auto"/>
            <w:right w:val="none" w:sz="0" w:space="0" w:color="auto"/>
          </w:divBdr>
        </w:div>
        <w:div w:id="2134401120">
          <w:marLeft w:val="640"/>
          <w:marRight w:val="0"/>
          <w:marTop w:val="0"/>
          <w:marBottom w:val="0"/>
          <w:divBdr>
            <w:top w:val="none" w:sz="0" w:space="0" w:color="auto"/>
            <w:left w:val="none" w:sz="0" w:space="0" w:color="auto"/>
            <w:bottom w:val="none" w:sz="0" w:space="0" w:color="auto"/>
            <w:right w:val="none" w:sz="0" w:space="0" w:color="auto"/>
          </w:divBdr>
        </w:div>
        <w:div w:id="1622686730">
          <w:marLeft w:val="640"/>
          <w:marRight w:val="0"/>
          <w:marTop w:val="0"/>
          <w:marBottom w:val="0"/>
          <w:divBdr>
            <w:top w:val="none" w:sz="0" w:space="0" w:color="auto"/>
            <w:left w:val="none" w:sz="0" w:space="0" w:color="auto"/>
            <w:bottom w:val="none" w:sz="0" w:space="0" w:color="auto"/>
            <w:right w:val="none" w:sz="0" w:space="0" w:color="auto"/>
          </w:divBdr>
        </w:div>
        <w:div w:id="788859536">
          <w:marLeft w:val="640"/>
          <w:marRight w:val="0"/>
          <w:marTop w:val="0"/>
          <w:marBottom w:val="0"/>
          <w:divBdr>
            <w:top w:val="none" w:sz="0" w:space="0" w:color="auto"/>
            <w:left w:val="none" w:sz="0" w:space="0" w:color="auto"/>
            <w:bottom w:val="none" w:sz="0" w:space="0" w:color="auto"/>
            <w:right w:val="none" w:sz="0" w:space="0" w:color="auto"/>
          </w:divBdr>
        </w:div>
        <w:div w:id="1065908071">
          <w:marLeft w:val="640"/>
          <w:marRight w:val="0"/>
          <w:marTop w:val="0"/>
          <w:marBottom w:val="0"/>
          <w:divBdr>
            <w:top w:val="none" w:sz="0" w:space="0" w:color="auto"/>
            <w:left w:val="none" w:sz="0" w:space="0" w:color="auto"/>
            <w:bottom w:val="none" w:sz="0" w:space="0" w:color="auto"/>
            <w:right w:val="none" w:sz="0" w:space="0" w:color="auto"/>
          </w:divBdr>
        </w:div>
        <w:div w:id="1249776232">
          <w:marLeft w:val="640"/>
          <w:marRight w:val="0"/>
          <w:marTop w:val="0"/>
          <w:marBottom w:val="0"/>
          <w:divBdr>
            <w:top w:val="none" w:sz="0" w:space="0" w:color="auto"/>
            <w:left w:val="none" w:sz="0" w:space="0" w:color="auto"/>
            <w:bottom w:val="none" w:sz="0" w:space="0" w:color="auto"/>
            <w:right w:val="none" w:sz="0" w:space="0" w:color="auto"/>
          </w:divBdr>
        </w:div>
        <w:div w:id="179509191">
          <w:marLeft w:val="640"/>
          <w:marRight w:val="0"/>
          <w:marTop w:val="0"/>
          <w:marBottom w:val="0"/>
          <w:divBdr>
            <w:top w:val="none" w:sz="0" w:space="0" w:color="auto"/>
            <w:left w:val="none" w:sz="0" w:space="0" w:color="auto"/>
            <w:bottom w:val="none" w:sz="0" w:space="0" w:color="auto"/>
            <w:right w:val="none" w:sz="0" w:space="0" w:color="auto"/>
          </w:divBdr>
        </w:div>
        <w:div w:id="1051228394">
          <w:marLeft w:val="640"/>
          <w:marRight w:val="0"/>
          <w:marTop w:val="0"/>
          <w:marBottom w:val="0"/>
          <w:divBdr>
            <w:top w:val="none" w:sz="0" w:space="0" w:color="auto"/>
            <w:left w:val="none" w:sz="0" w:space="0" w:color="auto"/>
            <w:bottom w:val="none" w:sz="0" w:space="0" w:color="auto"/>
            <w:right w:val="none" w:sz="0" w:space="0" w:color="auto"/>
          </w:divBdr>
        </w:div>
        <w:div w:id="1282371883">
          <w:marLeft w:val="640"/>
          <w:marRight w:val="0"/>
          <w:marTop w:val="0"/>
          <w:marBottom w:val="0"/>
          <w:divBdr>
            <w:top w:val="none" w:sz="0" w:space="0" w:color="auto"/>
            <w:left w:val="none" w:sz="0" w:space="0" w:color="auto"/>
            <w:bottom w:val="none" w:sz="0" w:space="0" w:color="auto"/>
            <w:right w:val="none" w:sz="0" w:space="0" w:color="auto"/>
          </w:divBdr>
        </w:div>
        <w:div w:id="124471530">
          <w:marLeft w:val="640"/>
          <w:marRight w:val="0"/>
          <w:marTop w:val="0"/>
          <w:marBottom w:val="0"/>
          <w:divBdr>
            <w:top w:val="none" w:sz="0" w:space="0" w:color="auto"/>
            <w:left w:val="none" w:sz="0" w:space="0" w:color="auto"/>
            <w:bottom w:val="none" w:sz="0" w:space="0" w:color="auto"/>
            <w:right w:val="none" w:sz="0" w:space="0" w:color="auto"/>
          </w:divBdr>
        </w:div>
        <w:div w:id="1674645477">
          <w:marLeft w:val="640"/>
          <w:marRight w:val="0"/>
          <w:marTop w:val="0"/>
          <w:marBottom w:val="0"/>
          <w:divBdr>
            <w:top w:val="none" w:sz="0" w:space="0" w:color="auto"/>
            <w:left w:val="none" w:sz="0" w:space="0" w:color="auto"/>
            <w:bottom w:val="none" w:sz="0" w:space="0" w:color="auto"/>
            <w:right w:val="none" w:sz="0" w:space="0" w:color="auto"/>
          </w:divBdr>
        </w:div>
        <w:div w:id="223444867">
          <w:marLeft w:val="640"/>
          <w:marRight w:val="0"/>
          <w:marTop w:val="0"/>
          <w:marBottom w:val="0"/>
          <w:divBdr>
            <w:top w:val="none" w:sz="0" w:space="0" w:color="auto"/>
            <w:left w:val="none" w:sz="0" w:space="0" w:color="auto"/>
            <w:bottom w:val="none" w:sz="0" w:space="0" w:color="auto"/>
            <w:right w:val="none" w:sz="0" w:space="0" w:color="auto"/>
          </w:divBdr>
        </w:div>
        <w:div w:id="689575528">
          <w:marLeft w:val="640"/>
          <w:marRight w:val="0"/>
          <w:marTop w:val="0"/>
          <w:marBottom w:val="0"/>
          <w:divBdr>
            <w:top w:val="none" w:sz="0" w:space="0" w:color="auto"/>
            <w:left w:val="none" w:sz="0" w:space="0" w:color="auto"/>
            <w:bottom w:val="none" w:sz="0" w:space="0" w:color="auto"/>
            <w:right w:val="none" w:sz="0" w:space="0" w:color="auto"/>
          </w:divBdr>
        </w:div>
        <w:div w:id="379594298">
          <w:marLeft w:val="640"/>
          <w:marRight w:val="0"/>
          <w:marTop w:val="0"/>
          <w:marBottom w:val="0"/>
          <w:divBdr>
            <w:top w:val="none" w:sz="0" w:space="0" w:color="auto"/>
            <w:left w:val="none" w:sz="0" w:space="0" w:color="auto"/>
            <w:bottom w:val="none" w:sz="0" w:space="0" w:color="auto"/>
            <w:right w:val="none" w:sz="0" w:space="0" w:color="auto"/>
          </w:divBdr>
        </w:div>
        <w:div w:id="859468271">
          <w:marLeft w:val="640"/>
          <w:marRight w:val="0"/>
          <w:marTop w:val="0"/>
          <w:marBottom w:val="0"/>
          <w:divBdr>
            <w:top w:val="none" w:sz="0" w:space="0" w:color="auto"/>
            <w:left w:val="none" w:sz="0" w:space="0" w:color="auto"/>
            <w:bottom w:val="none" w:sz="0" w:space="0" w:color="auto"/>
            <w:right w:val="none" w:sz="0" w:space="0" w:color="auto"/>
          </w:divBdr>
        </w:div>
        <w:div w:id="79761045">
          <w:marLeft w:val="640"/>
          <w:marRight w:val="0"/>
          <w:marTop w:val="0"/>
          <w:marBottom w:val="0"/>
          <w:divBdr>
            <w:top w:val="none" w:sz="0" w:space="0" w:color="auto"/>
            <w:left w:val="none" w:sz="0" w:space="0" w:color="auto"/>
            <w:bottom w:val="none" w:sz="0" w:space="0" w:color="auto"/>
            <w:right w:val="none" w:sz="0" w:space="0" w:color="auto"/>
          </w:divBdr>
        </w:div>
        <w:div w:id="2085294160">
          <w:marLeft w:val="640"/>
          <w:marRight w:val="0"/>
          <w:marTop w:val="0"/>
          <w:marBottom w:val="0"/>
          <w:divBdr>
            <w:top w:val="none" w:sz="0" w:space="0" w:color="auto"/>
            <w:left w:val="none" w:sz="0" w:space="0" w:color="auto"/>
            <w:bottom w:val="none" w:sz="0" w:space="0" w:color="auto"/>
            <w:right w:val="none" w:sz="0" w:space="0" w:color="auto"/>
          </w:divBdr>
        </w:div>
        <w:div w:id="29382454">
          <w:marLeft w:val="640"/>
          <w:marRight w:val="0"/>
          <w:marTop w:val="0"/>
          <w:marBottom w:val="0"/>
          <w:divBdr>
            <w:top w:val="none" w:sz="0" w:space="0" w:color="auto"/>
            <w:left w:val="none" w:sz="0" w:space="0" w:color="auto"/>
            <w:bottom w:val="none" w:sz="0" w:space="0" w:color="auto"/>
            <w:right w:val="none" w:sz="0" w:space="0" w:color="auto"/>
          </w:divBdr>
        </w:div>
        <w:div w:id="248660879">
          <w:marLeft w:val="640"/>
          <w:marRight w:val="0"/>
          <w:marTop w:val="0"/>
          <w:marBottom w:val="0"/>
          <w:divBdr>
            <w:top w:val="none" w:sz="0" w:space="0" w:color="auto"/>
            <w:left w:val="none" w:sz="0" w:space="0" w:color="auto"/>
            <w:bottom w:val="none" w:sz="0" w:space="0" w:color="auto"/>
            <w:right w:val="none" w:sz="0" w:space="0" w:color="auto"/>
          </w:divBdr>
        </w:div>
        <w:div w:id="1628201585">
          <w:marLeft w:val="640"/>
          <w:marRight w:val="0"/>
          <w:marTop w:val="0"/>
          <w:marBottom w:val="0"/>
          <w:divBdr>
            <w:top w:val="none" w:sz="0" w:space="0" w:color="auto"/>
            <w:left w:val="none" w:sz="0" w:space="0" w:color="auto"/>
            <w:bottom w:val="none" w:sz="0" w:space="0" w:color="auto"/>
            <w:right w:val="none" w:sz="0" w:space="0" w:color="auto"/>
          </w:divBdr>
        </w:div>
        <w:div w:id="796027457">
          <w:marLeft w:val="640"/>
          <w:marRight w:val="0"/>
          <w:marTop w:val="0"/>
          <w:marBottom w:val="0"/>
          <w:divBdr>
            <w:top w:val="none" w:sz="0" w:space="0" w:color="auto"/>
            <w:left w:val="none" w:sz="0" w:space="0" w:color="auto"/>
            <w:bottom w:val="none" w:sz="0" w:space="0" w:color="auto"/>
            <w:right w:val="none" w:sz="0" w:space="0" w:color="auto"/>
          </w:divBdr>
        </w:div>
        <w:div w:id="975573379">
          <w:marLeft w:val="640"/>
          <w:marRight w:val="0"/>
          <w:marTop w:val="0"/>
          <w:marBottom w:val="0"/>
          <w:divBdr>
            <w:top w:val="none" w:sz="0" w:space="0" w:color="auto"/>
            <w:left w:val="none" w:sz="0" w:space="0" w:color="auto"/>
            <w:bottom w:val="none" w:sz="0" w:space="0" w:color="auto"/>
            <w:right w:val="none" w:sz="0" w:space="0" w:color="auto"/>
          </w:divBdr>
        </w:div>
        <w:div w:id="1383821024">
          <w:marLeft w:val="640"/>
          <w:marRight w:val="0"/>
          <w:marTop w:val="0"/>
          <w:marBottom w:val="0"/>
          <w:divBdr>
            <w:top w:val="none" w:sz="0" w:space="0" w:color="auto"/>
            <w:left w:val="none" w:sz="0" w:space="0" w:color="auto"/>
            <w:bottom w:val="none" w:sz="0" w:space="0" w:color="auto"/>
            <w:right w:val="none" w:sz="0" w:space="0" w:color="auto"/>
          </w:divBdr>
        </w:div>
        <w:div w:id="1948392402">
          <w:marLeft w:val="640"/>
          <w:marRight w:val="0"/>
          <w:marTop w:val="0"/>
          <w:marBottom w:val="0"/>
          <w:divBdr>
            <w:top w:val="none" w:sz="0" w:space="0" w:color="auto"/>
            <w:left w:val="none" w:sz="0" w:space="0" w:color="auto"/>
            <w:bottom w:val="none" w:sz="0" w:space="0" w:color="auto"/>
            <w:right w:val="none" w:sz="0" w:space="0" w:color="auto"/>
          </w:divBdr>
        </w:div>
        <w:div w:id="562714218">
          <w:marLeft w:val="640"/>
          <w:marRight w:val="0"/>
          <w:marTop w:val="0"/>
          <w:marBottom w:val="0"/>
          <w:divBdr>
            <w:top w:val="none" w:sz="0" w:space="0" w:color="auto"/>
            <w:left w:val="none" w:sz="0" w:space="0" w:color="auto"/>
            <w:bottom w:val="none" w:sz="0" w:space="0" w:color="auto"/>
            <w:right w:val="none" w:sz="0" w:space="0" w:color="auto"/>
          </w:divBdr>
        </w:div>
        <w:div w:id="2038579430">
          <w:marLeft w:val="640"/>
          <w:marRight w:val="0"/>
          <w:marTop w:val="0"/>
          <w:marBottom w:val="0"/>
          <w:divBdr>
            <w:top w:val="none" w:sz="0" w:space="0" w:color="auto"/>
            <w:left w:val="none" w:sz="0" w:space="0" w:color="auto"/>
            <w:bottom w:val="none" w:sz="0" w:space="0" w:color="auto"/>
            <w:right w:val="none" w:sz="0" w:space="0" w:color="auto"/>
          </w:divBdr>
        </w:div>
        <w:div w:id="1356997132">
          <w:marLeft w:val="640"/>
          <w:marRight w:val="0"/>
          <w:marTop w:val="0"/>
          <w:marBottom w:val="0"/>
          <w:divBdr>
            <w:top w:val="none" w:sz="0" w:space="0" w:color="auto"/>
            <w:left w:val="none" w:sz="0" w:space="0" w:color="auto"/>
            <w:bottom w:val="none" w:sz="0" w:space="0" w:color="auto"/>
            <w:right w:val="none" w:sz="0" w:space="0" w:color="auto"/>
          </w:divBdr>
        </w:div>
        <w:div w:id="1204832129">
          <w:marLeft w:val="640"/>
          <w:marRight w:val="0"/>
          <w:marTop w:val="0"/>
          <w:marBottom w:val="0"/>
          <w:divBdr>
            <w:top w:val="none" w:sz="0" w:space="0" w:color="auto"/>
            <w:left w:val="none" w:sz="0" w:space="0" w:color="auto"/>
            <w:bottom w:val="none" w:sz="0" w:space="0" w:color="auto"/>
            <w:right w:val="none" w:sz="0" w:space="0" w:color="auto"/>
          </w:divBdr>
        </w:div>
        <w:div w:id="416707917">
          <w:marLeft w:val="640"/>
          <w:marRight w:val="0"/>
          <w:marTop w:val="0"/>
          <w:marBottom w:val="0"/>
          <w:divBdr>
            <w:top w:val="none" w:sz="0" w:space="0" w:color="auto"/>
            <w:left w:val="none" w:sz="0" w:space="0" w:color="auto"/>
            <w:bottom w:val="none" w:sz="0" w:space="0" w:color="auto"/>
            <w:right w:val="none" w:sz="0" w:space="0" w:color="auto"/>
          </w:divBdr>
        </w:div>
        <w:div w:id="467015795">
          <w:marLeft w:val="640"/>
          <w:marRight w:val="0"/>
          <w:marTop w:val="0"/>
          <w:marBottom w:val="0"/>
          <w:divBdr>
            <w:top w:val="none" w:sz="0" w:space="0" w:color="auto"/>
            <w:left w:val="none" w:sz="0" w:space="0" w:color="auto"/>
            <w:bottom w:val="none" w:sz="0" w:space="0" w:color="auto"/>
            <w:right w:val="none" w:sz="0" w:space="0" w:color="auto"/>
          </w:divBdr>
        </w:div>
        <w:div w:id="563563412">
          <w:marLeft w:val="640"/>
          <w:marRight w:val="0"/>
          <w:marTop w:val="0"/>
          <w:marBottom w:val="0"/>
          <w:divBdr>
            <w:top w:val="none" w:sz="0" w:space="0" w:color="auto"/>
            <w:left w:val="none" w:sz="0" w:space="0" w:color="auto"/>
            <w:bottom w:val="none" w:sz="0" w:space="0" w:color="auto"/>
            <w:right w:val="none" w:sz="0" w:space="0" w:color="auto"/>
          </w:divBdr>
        </w:div>
        <w:div w:id="941376342">
          <w:marLeft w:val="640"/>
          <w:marRight w:val="0"/>
          <w:marTop w:val="0"/>
          <w:marBottom w:val="0"/>
          <w:divBdr>
            <w:top w:val="none" w:sz="0" w:space="0" w:color="auto"/>
            <w:left w:val="none" w:sz="0" w:space="0" w:color="auto"/>
            <w:bottom w:val="none" w:sz="0" w:space="0" w:color="auto"/>
            <w:right w:val="none" w:sz="0" w:space="0" w:color="auto"/>
          </w:divBdr>
        </w:div>
        <w:div w:id="2141680356">
          <w:marLeft w:val="640"/>
          <w:marRight w:val="0"/>
          <w:marTop w:val="0"/>
          <w:marBottom w:val="0"/>
          <w:divBdr>
            <w:top w:val="none" w:sz="0" w:space="0" w:color="auto"/>
            <w:left w:val="none" w:sz="0" w:space="0" w:color="auto"/>
            <w:bottom w:val="none" w:sz="0" w:space="0" w:color="auto"/>
            <w:right w:val="none" w:sz="0" w:space="0" w:color="auto"/>
          </w:divBdr>
        </w:div>
        <w:div w:id="1456874725">
          <w:marLeft w:val="640"/>
          <w:marRight w:val="0"/>
          <w:marTop w:val="0"/>
          <w:marBottom w:val="0"/>
          <w:divBdr>
            <w:top w:val="none" w:sz="0" w:space="0" w:color="auto"/>
            <w:left w:val="none" w:sz="0" w:space="0" w:color="auto"/>
            <w:bottom w:val="none" w:sz="0" w:space="0" w:color="auto"/>
            <w:right w:val="none" w:sz="0" w:space="0" w:color="auto"/>
          </w:divBdr>
        </w:div>
        <w:div w:id="616370760">
          <w:marLeft w:val="640"/>
          <w:marRight w:val="0"/>
          <w:marTop w:val="0"/>
          <w:marBottom w:val="0"/>
          <w:divBdr>
            <w:top w:val="none" w:sz="0" w:space="0" w:color="auto"/>
            <w:left w:val="none" w:sz="0" w:space="0" w:color="auto"/>
            <w:bottom w:val="none" w:sz="0" w:space="0" w:color="auto"/>
            <w:right w:val="none" w:sz="0" w:space="0" w:color="auto"/>
          </w:divBdr>
        </w:div>
      </w:divsChild>
    </w:div>
    <w:div w:id="178743040">
      <w:bodyDiv w:val="1"/>
      <w:marLeft w:val="0"/>
      <w:marRight w:val="0"/>
      <w:marTop w:val="0"/>
      <w:marBottom w:val="0"/>
      <w:divBdr>
        <w:top w:val="none" w:sz="0" w:space="0" w:color="auto"/>
        <w:left w:val="none" w:sz="0" w:space="0" w:color="auto"/>
        <w:bottom w:val="none" w:sz="0" w:space="0" w:color="auto"/>
        <w:right w:val="none" w:sz="0" w:space="0" w:color="auto"/>
      </w:divBdr>
      <w:divsChild>
        <w:div w:id="35859650">
          <w:marLeft w:val="640"/>
          <w:marRight w:val="0"/>
          <w:marTop w:val="0"/>
          <w:marBottom w:val="0"/>
          <w:divBdr>
            <w:top w:val="none" w:sz="0" w:space="0" w:color="auto"/>
            <w:left w:val="none" w:sz="0" w:space="0" w:color="auto"/>
            <w:bottom w:val="none" w:sz="0" w:space="0" w:color="auto"/>
            <w:right w:val="none" w:sz="0" w:space="0" w:color="auto"/>
          </w:divBdr>
        </w:div>
        <w:div w:id="212469869">
          <w:marLeft w:val="640"/>
          <w:marRight w:val="0"/>
          <w:marTop w:val="0"/>
          <w:marBottom w:val="0"/>
          <w:divBdr>
            <w:top w:val="none" w:sz="0" w:space="0" w:color="auto"/>
            <w:left w:val="none" w:sz="0" w:space="0" w:color="auto"/>
            <w:bottom w:val="none" w:sz="0" w:space="0" w:color="auto"/>
            <w:right w:val="none" w:sz="0" w:space="0" w:color="auto"/>
          </w:divBdr>
        </w:div>
        <w:div w:id="303849020">
          <w:marLeft w:val="640"/>
          <w:marRight w:val="0"/>
          <w:marTop w:val="0"/>
          <w:marBottom w:val="0"/>
          <w:divBdr>
            <w:top w:val="none" w:sz="0" w:space="0" w:color="auto"/>
            <w:left w:val="none" w:sz="0" w:space="0" w:color="auto"/>
            <w:bottom w:val="none" w:sz="0" w:space="0" w:color="auto"/>
            <w:right w:val="none" w:sz="0" w:space="0" w:color="auto"/>
          </w:divBdr>
        </w:div>
        <w:div w:id="305669949">
          <w:marLeft w:val="640"/>
          <w:marRight w:val="0"/>
          <w:marTop w:val="0"/>
          <w:marBottom w:val="0"/>
          <w:divBdr>
            <w:top w:val="none" w:sz="0" w:space="0" w:color="auto"/>
            <w:left w:val="none" w:sz="0" w:space="0" w:color="auto"/>
            <w:bottom w:val="none" w:sz="0" w:space="0" w:color="auto"/>
            <w:right w:val="none" w:sz="0" w:space="0" w:color="auto"/>
          </w:divBdr>
        </w:div>
        <w:div w:id="321786346">
          <w:marLeft w:val="640"/>
          <w:marRight w:val="0"/>
          <w:marTop w:val="0"/>
          <w:marBottom w:val="0"/>
          <w:divBdr>
            <w:top w:val="none" w:sz="0" w:space="0" w:color="auto"/>
            <w:left w:val="none" w:sz="0" w:space="0" w:color="auto"/>
            <w:bottom w:val="none" w:sz="0" w:space="0" w:color="auto"/>
            <w:right w:val="none" w:sz="0" w:space="0" w:color="auto"/>
          </w:divBdr>
        </w:div>
        <w:div w:id="380789337">
          <w:marLeft w:val="640"/>
          <w:marRight w:val="0"/>
          <w:marTop w:val="0"/>
          <w:marBottom w:val="0"/>
          <w:divBdr>
            <w:top w:val="none" w:sz="0" w:space="0" w:color="auto"/>
            <w:left w:val="none" w:sz="0" w:space="0" w:color="auto"/>
            <w:bottom w:val="none" w:sz="0" w:space="0" w:color="auto"/>
            <w:right w:val="none" w:sz="0" w:space="0" w:color="auto"/>
          </w:divBdr>
        </w:div>
        <w:div w:id="462576129">
          <w:marLeft w:val="640"/>
          <w:marRight w:val="0"/>
          <w:marTop w:val="0"/>
          <w:marBottom w:val="0"/>
          <w:divBdr>
            <w:top w:val="none" w:sz="0" w:space="0" w:color="auto"/>
            <w:left w:val="none" w:sz="0" w:space="0" w:color="auto"/>
            <w:bottom w:val="none" w:sz="0" w:space="0" w:color="auto"/>
            <w:right w:val="none" w:sz="0" w:space="0" w:color="auto"/>
          </w:divBdr>
        </w:div>
        <w:div w:id="484511427">
          <w:marLeft w:val="640"/>
          <w:marRight w:val="0"/>
          <w:marTop w:val="0"/>
          <w:marBottom w:val="0"/>
          <w:divBdr>
            <w:top w:val="none" w:sz="0" w:space="0" w:color="auto"/>
            <w:left w:val="none" w:sz="0" w:space="0" w:color="auto"/>
            <w:bottom w:val="none" w:sz="0" w:space="0" w:color="auto"/>
            <w:right w:val="none" w:sz="0" w:space="0" w:color="auto"/>
          </w:divBdr>
        </w:div>
        <w:div w:id="516773632">
          <w:marLeft w:val="640"/>
          <w:marRight w:val="0"/>
          <w:marTop w:val="0"/>
          <w:marBottom w:val="0"/>
          <w:divBdr>
            <w:top w:val="none" w:sz="0" w:space="0" w:color="auto"/>
            <w:left w:val="none" w:sz="0" w:space="0" w:color="auto"/>
            <w:bottom w:val="none" w:sz="0" w:space="0" w:color="auto"/>
            <w:right w:val="none" w:sz="0" w:space="0" w:color="auto"/>
          </w:divBdr>
        </w:div>
        <w:div w:id="529033095">
          <w:marLeft w:val="640"/>
          <w:marRight w:val="0"/>
          <w:marTop w:val="0"/>
          <w:marBottom w:val="0"/>
          <w:divBdr>
            <w:top w:val="none" w:sz="0" w:space="0" w:color="auto"/>
            <w:left w:val="none" w:sz="0" w:space="0" w:color="auto"/>
            <w:bottom w:val="none" w:sz="0" w:space="0" w:color="auto"/>
            <w:right w:val="none" w:sz="0" w:space="0" w:color="auto"/>
          </w:divBdr>
        </w:div>
        <w:div w:id="536964261">
          <w:marLeft w:val="640"/>
          <w:marRight w:val="0"/>
          <w:marTop w:val="0"/>
          <w:marBottom w:val="0"/>
          <w:divBdr>
            <w:top w:val="none" w:sz="0" w:space="0" w:color="auto"/>
            <w:left w:val="none" w:sz="0" w:space="0" w:color="auto"/>
            <w:bottom w:val="none" w:sz="0" w:space="0" w:color="auto"/>
            <w:right w:val="none" w:sz="0" w:space="0" w:color="auto"/>
          </w:divBdr>
        </w:div>
        <w:div w:id="537862732">
          <w:marLeft w:val="640"/>
          <w:marRight w:val="0"/>
          <w:marTop w:val="0"/>
          <w:marBottom w:val="0"/>
          <w:divBdr>
            <w:top w:val="none" w:sz="0" w:space="0" w:color="auto"/>
            <w:left w:val="none" w:sz="0" w:space="0" w:color="auto"/>
            <w:bottom w:val="none" w:sz="0" w:space="0" w:color="auto"/>
            <w:right w:val="none" w:sz="0" w:space="0" w:color="auto"/>
          </w:divBdr>
        </w:div>
        <w:div w:id="618143555">
          <w:marLeft w:val="640"/>
          <w:marRight w:val="0"/>
          <w:marTop w:val="0"/>
          <w:marBottom w:val="0"/>
          <w:divBdr>
            <w:top w:val="none" w:sz="0" w:space="0" w:color="auto"/>
            <w:left w:val="none" w:sz="0" w:space="0" w:color="auto"/>
            <w:bottom w:val="none" w:sz="0" w:space="0" w:color="auto"/>
            <w:right w:val="none" w:sz="0" w:space="0" w:color="auto"/>
          </w:divBdr>
        </w:div>
        <w:div w:id="649749763">
          <w:marLeft w:val="640"/>
          <w:marRight w:val="0"/>
          <w:marTop w:val="0"/>
          <w:marBottom w:val="0"/>
          <w:divBdr>
            <w:top w:val="none" w:sz="0" w:space="0" w:color="auto"/>
            <w:left w:val="none" w:sz="0" w:space="0" w:color="auto"/>
            <w:bottom w:val="none" w:sz="0" w:space="0" w:color="auto"/>
            <w:right w:val="none" w:sz="0" w:space="0" w:color="auto"/>
          </w:divBdr>
        </w:div>
        <w:div w:id="660305339">
          <w:marLeft w:val="640"/>
          <w:marRight w:val="0"/>
          <w:marTop w:val="0"/>
          <w:marBottom w:val="0"/>
          <w:divBdr>
            <w:top w:val="none" w:sz="0" w:space="0" w:color="auto"/>
            <w:left w:val="none" w:sz="0" w:space="0" w:color="auto"/>
            <w:bottom w:val="none" w:sz="0" w:space="0" w:color="auto"/>
            <w:right w:val="none" w:sz="0" w:space="0" w:color="auto"/>
          </w:divBdr>
        </w:div>
        <w:div w:id="720788935">
          <w:marLeft w:val="640"/>
          <w:marRight w:val="0"/>
          <w:marTop w:val="0"/>
          <w:marBottom w:val="0"/>
          <w:divBdr>
            <w:top w:val="none" w:sz="0" w:space="0" w:color="auto"/>
            <w:left w:val="none" w:sz="0" w:space="0" w:color="auto"/>
            <w:bottom w:val="none" w:sz="0" w:space="0" w:color="auto"/>
            <w:right w:val="none" w:sz="0" w:space="0" w:color="auto"/>
          </w:divBdr>
        </w:div>
        <w:div w:id="775365931">
          <w:marLeft w:val="640"/>
          <w:marRight w:val="0"/>
          <w:marTop w:val="0"/>
          <w:marBottom w:val="0"/>
          <w:divBdr>
            <w:top w:val="none" w:sz="0" w:space="0" w:color="auto"/>
            <w:left w:val="none" w:sz="0" w:space="0" w:color="auto"/>
            <w:bottom w:val="none" w:sz="0" w:space="0" w:color="auto"/>
            <w:right w:val="none" w:sz="0" w:space="0" w:color="auto"/>
          </w:divBdr>
        </w:div>
        <w:div w:id="778373500">
          <w:marLeft w:val="640"/>
          <w:marRight w:val="0"/>
          <w:marTop w:val="0"/>
          <w:marBottom w:val="0"/>
          <w:divBdr>
            <w:top w:val="none" w:sz="0" w:space="0" w:color="auto"/>
            <w:left w:val="none" w:sz="0" w:space="0" w:color="auto"/>
            <w:bottom w:val="none" w:sz="0" w:space="0" w:color="auto"/>
            <w:right w:val="none" w:sz="0" w:space="0" w:color="auto"/>
          </w:divBdr>
        </w:div>
        <w:div w:id="789203111">
          <w:marLeft w:val="640"/>
          <w:marRight w:val="0"/>
          <w:marTop w:val="0"/>
          <w:marBottom w:val="0"/>
          <w:divBdr>
            <w:top w:val="none" w:sz="0" w:space="0" w:color="auto"/>
            <w:left w:val="none" w:sz="0" w:space="0" w:color="auto"/>
            <w:bottom w:val="none" w:sz="0" w:space="0" w:color="auto"/>
            <w:right w:val="none" w:sz="0" w:space="0" w:color="auto"/>
          </w:divBdr>
        </w:div>
        <w:div w:id="804078776">
          <w:marLeft w:val="640"/>
          <w:marRight w:val="0"/>
          <w:marTop w:val="0"/>
          <w:marBottom w:val="0"/>
          <w:divBdr>
            <w:top w:val="none" w:sz="0" w:space="0" w:color="auto"/>
            <w:left w:val="none" w:sz="0" w:space="0" w:color="auto"/>
            <w:bottom w:val="none" w:sz="0" w:space="0" w:color="auto"/>
            <w:right w:val="none" w:sz="0" w:space="0" w:color="auto"/>
          </w:divBdr>
        </w:div>
        <w:div w:id="835194818">
          <w:marLeft w:val="640"/>
          <w:marRight w:val="0"/>
          <w:marTop w:val="0"/>
          <w:marBottom w:val="0"/>
          <w:divBdr>
            <w:top w:val="none" w:sz="0" w:space="0" w:color="auto"/>
            <w:left w:val="none" w:sz="0" w:space="0" w:color="auto"/>
            <w:bottom w:val="none" w:sz="0" w:space="0" w:color="auto"/>
            <w:right w:val="none" w:sz="0" w:space="0" w:color="auto"/>
          </w:divBdr>
        </w:div>
        <w:div w:id="911233290">
          <w:marLeft w:val="640"/>
          <w:marRight w:val="0"/>
          <w:marTop w:val="0"/>
          <w:marBottom w:val="0"/>
          <w:divBdr>
            <w:top w:val="none" w:sz="0" w:space="0" w:color="auto"/>
            <w:left w:val="none" w:sz="0" w:space="0" w:color="auto"/>
            <w:bottom w:val="none" w:sz="0" w:space="0" w:color="auto"/>
            <w:right w:val="none" w:sz="0" w:space="0" w:color="auto"/>
          </w:divBdr>
        </w:div>
        <w:div w:id="1040321408">
          <w:marLeft w:val="640"/>
          <w:marRight w:val="0"/>
          <w:marTop w:val="0"/>
          <w:marBottom w:val="0"/>
          <w:divBdr>
            <w:top w:val="none" w:sz="0" w:space="0" w:color="auto"/>
            <w:left w:val="none" w:sz="0" w:space="0" w:color="auto"/>
            <w:bottom w:val="none" w:sz="0" w:space="0" w:color="auto"/>
            <w:right w:val="none" w:sz="0" w:space="0" w:color="auto"/>
          </w:divBdr>
        </w:div>
        <w:div w:id="1105417894">
          <w:marLeft w:val="640"/>
          <w:marRight w:val="0"/>
          <w:marTop w:val="0"/>
          <w:marBottom w:val="0"/>
          <w:divBdr>
            <w:top w:val="none" w:sz="0" w:space="0" w:color="auto"/>
            <w:left w:val="none" w:sz="0" w:space="0" w:color="auto"/>
            <w:bottom w:val="none" w:sz="0" w:space="0" w:color="auto"/>
            <w:right w:val="none" w:sz="0" w:space="0" w:color="auto"/>
          </w:divBdr>
        </w:div>
        <w:div w:id="1258174356">
          <w:marLeft w:val="640"/>
          <w:marRight w:val="0"/>
          <w:marTop w:val="0"/>
          <w:marBottom w:val="0"/>
          <w:divBdr>
            <w:top w:val="none" w:sz="0" w:space="0" w:color="auto"/>
            <w:left w:val="none" w:sz="0" w:space="0" w:color="auto"/>
            <w:bottom w:val="none" w:sz="0" w:space="0" w:color="auto"/>
            <w:right w:val="none" w:sz="0" w:space="0" w:color="auto"/>
          </w:divBdr>
        </w:div>
        <w:div w:id="1313679119">
          <w:marLeft w:val="640"/>
          <w:marRight w:val="0"/>
          <w:marTop w:val="0"/>
          <w:marBottom w:val="0"/>
          <w:divBdr>
            <w:top w:val="none" w:sz="0" w:space="0" w:color="auto"/>
            <w:left w:val="none" w:sz="0" w:space="0" w:color="auto"/>
            <w:bottom w:val="none" w:sz="0" w:space="0" w:color="auto"/>
            <w:right w:val="none" w:sz="0" w:space="0" w:color="auto"/>
          </w:divBdr>
        </w:div>
        <w:div w:id="1316101901">
          <w:marLeft w:val="640"/>
          <w:marRight w:val="0"/>
          <w:marTop w:val="0"/>
          <w:marBottom w:val="0"/>
          <w:divBdr>
            <w:top w:val="none" w:sz="0" w:space="0" w:color="auto"/>
            <w:left w:val="none" w:sz="0" w:space="0" w:color="auto"/>
            <w:bottom w:val="none" w:sz="0" w:space="0" w:color="auto"/>
            <w:right w:val="none" w:sz="0" w:space="0" w:color="auto"/>
          </w:divBdr>
        </w:div>
        <w:div w:id="1341739764">
          <w:marLeft w:val="640"/>
          <w:marRight w:val="0"/>
          <w:marTop w:val="0"/>
          <w:marBottom w:val="0"/>
          <w:divBdr>
            <w:top w:val="none" w:sz="0" w:space="0" w:color="auto"/>
            <w:left w:val="none" w:sz="0" w:space="0" w:color="auto"/>
            <w:bottom w:val="none" w:sz="0" w:space="0" w:color="auto"/>
            <w:right w:val="none" w:sz="0" w:space="0" w:color="auto"/>
          </w:divBdr>
        </w:div>
        <w:div w:id="1357271612">
          <w:marLeft w:val="640"/>
          <w:marRight w:val="0"/>
          <w:marTop w:val="0"/>
          <w:marBottom w:val="0"/>
          <w:divBdr>
            <w:top w:val="none" w:sz="0" w:space="0" w:color="auto"/>
            <w:left w:val="none" w:sz="0" w:space="0" w:color="auto"/>
            <w:bottom w:val="none" w:sz="0" w:space="0" w:color="auto"/>
            <w:right w:val="none" w:sz="0" w:space="0" w:color="auto"/>
          </w:divBdr>
        </w:div>
        <w:div w:id="1474715158">
          <w:marLeft w:val="640"/>
          <w:marRight w:val="0"/>
          <w:marTop w:val="0"/>
          <w:marBottom w:val="0"/>
          <w:divBdr>
            <w:top w:val="none" w:sz="0" w:space="0" w:color="auto"/>
            <w:left w:val="none" w:sz="0" w:space="0" w:color="auto"/>
            <w:bottom w:val="none" w:sz="0" w:space="0" w:color="auto"/>
            <w:right w:val="none" w:sz="0" w:space="0" w:color="auto"/>
          </w:divBdr>
        </w:div>
        <w:div w:id="1507088319">
          <w:marLeft w:val="640"/>
          <w:marRight w:val="0"/>
          <w:marTop w:val="0"/>
          <w:marBottom w:val="0"/>
          <w:divBdr>
            <w:top w:val="none" w:sz="0" w:space="0" w:color="auto"/>
            <w:left w:val="none" w:sz="0" w:space="0" w:color="auto"/>
            <w:bottom w:val="none" w:sz="0" w:space="0" w:color="auto"/>
            <w:right w:val="none" w:sz="0" w:space="0" w:color="auto"/>
          </w:divBdr>
        </w:div>
        <w:div w:id="1554852951">
          <w:marLeft w:val="640"/>
          <w:marRight w:val="0"/>
          <w:marTop w:val="0"/>
          <w:marBottom w:val="0"/>
          <w:divBdr>
            <w:top w:val="none" w:sz="0" w:space="0" w:color="auto"/>
            <w:left w:val="none" w:sz="0" w:space="0" w:color="auto"/>
            <w:bottom w:val="none" w:sz="0" w:space="0" w:color="auto"/>
            <w:right w:val="none" w:sz="0" w:space="0" w:color="auto"/>
          </w:divBdr>
        </w:div>
        <w:div w:id="1572345756">
          <w:marLeft w:val="640"/>
          <w:marRight w:val="0"/>
          <w:marTop w:val="0"/>
          <w:marBottom w:val="0"/>
          <w:divBdr>
            <w:top w:val="none" w:sz="0" w:space="0" w:color="auto"/>
            <w:left w:val="none" w:sz="0" w:space="0" w:color="auto"/>
            <w:bottom w:val="none" w:sz="0" w:space="0" w:color="auto"/>
            <w:right w:val="none" w:sz="0" w:space="0" w:color="auto"/>
          </w:divBdr>
        </w:div>
        <w:div w:id="1574121707">
          <w:marLeft w:val="640"/>
          <w:marRight w:val="0"/>
          <w:marTop w:val="0"/>
          <w:marBottom w:val="0"/>
          <w:divBdr>
            <w:top w:val="none" w:sz="0" w:space="0" w:color="auto"/>
            <w:left w:val="none" w:sz="0" w:space="0" w:color="auto"/>
            <w:bottom w:val="none" w:sz="0" w:space="0" w:color="auto"/>
            <w:right w:val="none" w:sz="0" w:space="0" w:color="auto"/>
          </w:divBdr>
        </w:div>
        <w:div w:id="1649940034">
          <w:marLeft w:val="640"/>
          <w:marRight w:val="0"/>
          <w:marTop w:val="0"/>
          <w:marBottom w:val="0"/>
          <w:divBdr>
            <w:top w:val="none" w:sz="0" w:space="0" w:color="auto"/>
            <w:left w:val="none" w:sz="0" w:space="0" w:color="auto"/>
            <w:bottom w:val="none" w:sz="0" w:space="0" w:color="auto"/>
            <w:right w:val="none" w:sz="0" w:space="0" w:color="auto"/>
          </w:divBdr>
        </w:div>
        <w:div w:id="1851024562">
          <w:marLeft w:val="640"/>
          <w:marRight w:val="0"/>
          <w:marTop w:val="0"/>
          <w:marBottom w:val="0"/>
          <w:divBdr>
            <w:top w:val="none" w:sz="0" w:space="0" w:color="auto"/>
            <w:left w:val="none" w:sz="0" w:space="0" w:color="auto"/>
            <w:bottom w:val="none" w:sz="0" w:space="0" w:color="auto"/>
            <w:right w:val="none" w:sz="0" w:space="0" w:color="auto"/>
          </w:divBdr>
        </w:div>
        <w:div w:id="1851944829">
          <w:marLeft w:val="640"/>
          <w:marRight w:val="0"/>
          <w:marTop w:val="0"/>
          <w:marBottom w:val="0"/>
          <w:divBdr>
            <w:top w:val="none" w:sz="0" w:space="0" w:color="auto"/>
            <w:left w:val="none" w:sz="0" w:space="0" w:color="auto"/>
            <w:bottom w:val="none" w:sz="0" w:space="0" w:color="auto"/>
            <w:right w:val="none" w:sz="0" w:space="0" w:color="auto"/>
          </w:divBdr>
        </w:div>
        <w:div w:id="1886482684">
          <w:marLeft w:val="640"/>
          <w:marRight w:val="0"/>
          <w:marTop w:val="0"/>
          <w:marBottom w:val="0"/>
          <w:divBdr>
            <w:top w:val="none" w:sz="0" w:space="0" w:color="auto"/>
            <w:left w:val="none" w:sz="0" w:space="0" w:color="auto"/>
            <w:bottom w:val="none" w:sz="0" w:space="0" w:color="auto"/>
            <w:right w:val="none" w:sz="0" w:space="0" w:color="auto"/>
          </w:divBdr>
        </w:div>
        <w:div w:id="1945261110">
          <w:marLeft w:val="640"/>
          <w:marRight w:val="0"/>
          <w:marTop w:val="0"/>
          <w:marBottom w:val="0"/>
          <w:divBdr>
            <w:top w:val="none" w:sz="0" w:space="0" w:color="auto"/>
            <w:left w:val="none" w:sz="0" w:space="0" w:color="auto"/>
            <w:bottom w:val="none" w:sz="0" w:space="0" w:color="auto"/>
            <w:right w:val="none" w:sz="0" w:space="0" w:color="auto"/>
          </w:divBdr>
        </w:div>
        <w:div w:id="1961304370">
          <w:marLeft w:val="640"/>
          <w:marRight w:val="0"/>
          <w:marTop w:val="0"/>
          <w:marBottom w:val="0"/>
          <w:divBdr>
            <w:top w:val="none" w:sz="0" w:space="0" w:color="auto"/>
            <w:left w:val="none" w:sz="0" w:space="0" w:color="auto"/>
            <w:bottom w:val="none" w:sz="0" w:space="0" w:color="auto"/>
            <w:right w:val="none" w:sz="0" w:space="0" w:color="auto"/>
          </w:divBdr>
        </w:div>
        <w:div w:id="1988048655">
          <w:marLeft w:val="640"/>
          <w:marRight w:val="0"/>
          <w:marTop w:val="0"/>
          <w:marBottom w:val="0"/>
          <w:divBdr>
            <w:top w:val="none" w:sz="0" w:space="0" w:color="auto"/>
            <w:left w:val="none" w:sz="0" w:space="0" w:color="auto"/>
            <w:bottom w:val="none" w:sz="0" w:space="0" w:color="auto"/>
            <w:right w:val="none" w:sz="0" w:space="0" w:color="auto"/>
          </w:divBdr>
        </w:div>
        <w:div w:id="2008823971">
          <w:marLeft w:val="640"/>
          <w:marRight w:val="0"/>
          <w:marTop w:val="0"/>
          <w:marBottom w:val="0"/>
          <w:divBdr>
            <w:top w:val="none" w:sz="0" w:space="0" w:color="auto"/>
            <w:left w:val="none" w:sz="0" w:space="0" w:color="auto"/>
            <w:bottom w:val="none" w:sz="0" w:space="0" w:color="auto"/>
            <w:right w:val="none" w:sz="0" w:space="0" w:color="auto"/>
          </w:divBdr>
        </w:div>
        <w:div w:id="2031687550">
          <w:marLeft w:val="640"/>
          <w:marRight w:val="0"/>
          <w:marTop w:val="0"/>
          <w:marBottom w:val="0"/>
          <w:divBdr>
            <w:top w:val="none" w:sz="0" w:space="0" w:color="auto"/>
            <w:left w:val="none" w:sz="0" w:space="0" w:color="auto"/>
            <w:bottom w:val="none" w:sz="0" w:space="0" w:color="auto"/>
            <w:right w:val="none" w:sz="0" w:space="0" w:color="auto"/>
          </w:divBdr>
        </w:div>
        <w:div w:id="2082287876">
          <w:marLeft w:val="640"/>
          <w:marRight w:val="0"/>
          <w:marTop w:val="0"/>
          <w:marBottom w:val="0"/>
          <w:divBdr>
            <w:top w:val="none" w:sz="0" w:space="0" w:color="auto"/>
            <w:left w:val="none" w:sz="0" w:space="0" w:color="auto"/>
            <w:bottom w:val="none" w:sz="0" w:space="0" w:color="auto"/>
            <w:right w:val="none" w:sz="0" w:space="0" w:color="auto"/>
          </w:divBdr>
        </w:div>
      </w:divsChild>
    </w:div>
    <w:div w:id="181750623">
      <w:bodyDiv w:val="1"/>
      <w:marLeft w:val="0"/>
      <w:marRight w:val="0"/>
      <w:marTop w:val="0"/>
      <w:marBottom w:val="0"/>
      <w:divBdr>
        <w:top w:val="none" w:sz="0" w:space="0" w:color="auto"/>
        <w:left w:val="none" w:sz="0" w:space="0" w:color="auto"/>
        <w:bottom w:val="none" w:sz="0" w:space="0" w:color="auto"/>
        <w:right w:val="none" w:sz="0" w:space="0" w:color="auto"/>
      </w:divBdr>
      <w:divsChild>
        <w:div w:id="1113593455">
          <w:marLeft w:val="640"/>
          <w:marRight w:val="0"/>
          <w:marTop w:val="0"/>
          <w:marBottom w:val="0"/>
          <w:divBdr>
            <w:top w:val="none" w:sz="0" w:space="0" w:color="auto"/>
            <w:left w:val="none" w:sz="0" w:space="0" w:color="auto"/>
            <w:bottom w:val="none" w:sz="0" w:space="0" w:color="auto"/>
            <w:right w:val="none" w:sz="0" w:space="0" w:color="auto"/>
          </w:divBdr>
        </w:div>
        <w:div w:id="787746588">
          <w:marLeft w:val="640"/>
          <w:marRight w:val="0"/>
          <w:marTop w:val="0"/>
          <w:marBottom w:val="0"/>
          <w:divBdr>
            <w:top w:val="none" w:sz="0" w:space="0" w:color="auto"/>
            <w:left w:val="none" w:sz="0" w:space="0" w:color="auto"/>
            <w:bottom w:val="none" w:sz="0" w:space="0" w:color="auto"/>
            <w:right w:val="none" w:sz="0" w:space="0" w:color="auto"/>
          </w:divBdr>
        </w:div>
        <w:div w:id="2019310689">
          <w:marLeft w:val="640"/>
          <w:marRight w:val="0"/>
          <w:marTop w:val="0"/>
          <w:marBottom w:val="0"/>
          <w:divBdr>
            <w:top w:val="none" w:sz="0" w:space="0" w:color="auto"/>
            <w:left w:val="none" w:sz="0" w:space="0" w:color="auto"/>
            <w:bottom w:val="none" w:sz="0" w:space="0" w:color="auto"/>
            <w:right w:val="none" w:sz="0" w:space="0" w:color="auto"/>
          </w:divBdr>
        </w:div>
        <w:div w:id="1872573599">
          <w:marLeft w:val="640"/>
          <w:marRight w:val="0"/>
          <w:marTop w:val="0"/>
          <w:marBottom w:val="0"/>
          <w:divBdr>
            <w:top w:val="none" w:sz="0" w:space="0" w:color="auto"/>
            <w:left w:val="none" w:sz="0" w:space="0" w:color="auto"/>
            <w:bottom w:val="none" w:sz="0" w:space="0" w:color="auto"/>
            <w:right w:val="none" w:sz="0" w:space="0" w:color="auto"/>
          </w:divBdr>
        </w:div>
        <w:div w:id="788820575">
          <w:marLeft w:val="640"/>
          <w:marRight w:val="0"/>
          <w:marTop w:val="0"/>
          <w:marBottom w:val="0"/>
          <w:divBdr>
            <w:top w:val="none" w:sz="0" w:space="0" w:color="auto"/>
            <w:left w:val="none" w:sz="0" w:space="0" w:color="auto"/>
            <w:bottom w:val="none" w:sz="0" w:space="0" w:color="auto"/>
            <w:right w:val="none" w:sz="0" w:space="0" w:color="auto"/>
          </w:divBdr>
        </w:div>
        <w:div w:id="1920942900">
          <w:marLeft w:val="640"/>
          <w:marRight w:val="0"/>
          <w:marTop w:val="0"/>
          <w:marBottom w:val="0"/>
          <w:divBdr>
            <w:top w:val="none" w:sz="0" w:space="0" w:color="auto"/>
            <w:left w:val="none" w:sz="0" w:space="0" w:color="auto"/>
            <w:bottom w:val="none" w:sz="0" w:space="0" w:color="auto"/>
            <w:right w:val="none" w:sz="0" w:space="0" w:color="auto"/>
          </w:divBdr>
        </w:div>
        <w:div w:id="2031910071">
          <w:marLeft w:val="640"/>
          <w:marRight w:val="0"/>
          <w:marTop w:val="0"/>
          <w:marBottom w:val="0"/>
          <w:divBdr>
            <w:top w:val="none" w:sz="0" w:space="0" w:color="auto"/>
            <w:left w:val="none" w:sz="0" w:space="0" w:color="auto"/>
            <w:bottom w:val="none" w:sz="0" w:space="0" w:color="auto"/>
            <w:right w:val="none" w:sz="0" w:space="0" w:color="auto"/>
          </w:divBdr>
        </w:div>
        <w:div w:id="2102677190">
          <w:marLeft w:val="640"/>
          <w:marRight w:val="0"/>
          <w:marTop w:val="0"/>
          <w:marBottom w:val="0"/>
          <w:divBdr>
            <w:top w:val="none" w:sz="0" w:space="0" w:color="auto"/>
            <w:left w:val="none" w:sz="0" w:space="0" w:color="auto"/>
            <w:bottom w:val="none" w:sz="0" w:space="0" w:color="auto"/>
            <w:right w:val="none" w:sz="0" w:space="0" w:color="auto"/>
          </w:divBdr>
        </w:div>
        <w:div w:id="472449423">
          <w:marLeft w:val="640"/>
          <w:marRight w:val="0"/>
          <w:marTop w:val="0"/>
          <w:marBottom w:val="0"/>
          <w:divBdr>
            <w:top w:val="none" w:sz="0" w:space="0" w:color="auto"/>
            <w:left w:val="none" w:sz="0" w:space="0" w:color="auto"/>
            <w:bottom w:val="none" w:sz="0" w:space="0" w:color="auto"/>
            <w:right w:val="none" w:sz="0" w:space="0" w:color="auto"/>
          </w:divBdr>
        </w:div>
        <w:div w:id="213740239">
          <w:marLeft w:val="640"/>
          <w:marRight w:val="0"/>
          <w:marTop w:val="0"/>
          <w:marBottom w:val="0"/>
          <w:divBdr>
            <w:top w:val="none" w:sz="0" w:space="0" w:color="auto"/>
            <w:left w:val="none" w:sz="0" w:space="0" w:color="auto"/>
            <w:bottom w:val="none" w:sz="0" w:space="0" w:color="auto"/>
            <w:right w:val="none" w:sz="0" w:space="0" w:color="auto"/>
          </w:divBdr>
        </w:div>
        <w:div w:id="751203803">
          <w:marLeft w:val="640"/>
          <w:marRight w:val="0"/>
          <w:marTop w:val="0"/>
          <w:marBottom w:val="0"/>
          <w:divBdr>
            <w:top w:val="none" w:sz="0" w:space="0" w:color="auto"/>
            <w:left w:val="none" w:sz="0" w:space="0" w:color="auto"/>
            <w:bottom w:val="none" w:sz="0" w:space="0" w:color="auto"/>
            <w:right w:val="none" w:sz="0" w:space="0" w:color="auto"/>
          </w:divBdr>
        </w:div>
        <w:div w:id="1393655299">
          <w:marLeft w:val="640"/>
          <w:marRight w:val="0"/>
          <w:marTop w:val="0"/>
          <w:marBottom w:val="0"/>
          <w:divBdr>
            <w:top w:val="none" w:sz="0" w:space="0" w:color="auto"/>
            <w:left w:val="none" w:sz="0" w:space="0" w:color="auto"/>
            <w:bottom w:val="none" w:sz="0" w:space="0" w:color="auto"/>
            <w:right w:val="none" w:sz="0" w:space="0" w:color="auto"/>
          </w:divBdr>
        </w:div>
        <w:div w:id="659580093">
          <w:marLeft w:val="640"/>
          <w:marRight w:val="0"/>
          <w:marTop w:val="0"/>
          <w:marBottom w:val="0"/>
          <w:divBdr>
            <w:top w:val="none" w:sz="0" w:space="0" w:color="auto"/>
            <w:left w:val="none" w:sz="0" w:space="0" w:color="auto"/>
            <w:bottom w:val="none" w:sz="0" w:space="0" w:color="auto"/>
            <w:right w:val="none" w:sz="0" w:space="0" w:color="auto"/>
          </w:divBdr>
        </w:div>
        <w:div w:id="877738402">
          <w:marLeft w:val="640"/>
          <w:marRight w:val="0"/>
          <w:marTop w:val="0"/>
          <w:marBottom w:val="0"/>
          <w:divBdr>
            <w:top w:val="none" w:sz="0" w:space="0" w:color="auto"/>
            <w:left w:val="none" w:sz="0" w:space="0" w:color="auto"/>
            <w:bottom w:val="none" w:sz="0" w:space="0" w:color="auto"/>
            <w:right w:val="none" w:sz="0" w:space="0" w:color="auto"/>
          </w:divBdr>
        </w:div>
        <w:div w:id="866135365">
          <w:marLeft w:val="640"/>
          <w:marRight w:val="0"/>
          <w:marTop w:val="0"/>
          <w:marBottom w:val="0"/>
          <w:divBdr>
            <w:top w:val="none" w:sz="0" w:space="0" w:color="auto"/>
            <w:left w:val="none" w:sz="0" w:space="0" w:color="auto"/>
            <w:bottom w:val="none" w:sz="0" w:space="0" w:color="auto"/>
            <w:right w:val="none" w:sz="0" w:space="0" w:color="auto"/>
          </w:divBdr>
        </w:div>
        <w:div w:id="1730180051">
          <w:marLeft w:val="640"/>
          <w:marRight w:val="0"/>
          <w:marTop w:val="0"/>
          <w:marBottom w:val="0"/>
          <w:divBdr>
            <w:top w:val="none" w:sz="0" w:space="0" w:color="auto"/>
            <w:left w:val="none" w:sz="0" w:space="0" w:color="auto"/>
            <w:bottom w:val="none" w:sz="0" w:space="0" w:color="auto"/>
            <w:right w:val="none" w:sz="0" w:space="0" w:color="auto"/>
          </w:divBdr>
        </w:div>
        <w:div w:id="52123823">
          <w:marLeft w:val="640"/>
          <w:marRight w:val="0"/>
          <w:marTop w:val="0"/>
          <w:marBottom w:val="0"/>
          <w:divBdr>
            <w:top w:val="none" w:sz="0" w:space="0" w:color="auto"/>
            <w:left w:val="none" w:sz="0" w:space="0" w:color="auto"/>
            <w:bottom w:val="none" w:sz="0" w:space="0" w:color="auto"/>
            <w:right w:val="none" w:sz="0" w:space="0" w:color="auto"/>
          </w:divBdr>
        </w:div>
        <w:div w:id="638150195">
          <w:marLeft w:val="640"/>
          <w:marRight w:val="0"/>
          <w:marTop w:val="0"/>
          <w:marBottom w:val="0"/>
          <w:divBdr>
            <w:top w:val="none" w:sz="0" w:space="0" w:color="auto"/>
            <w:left w:val="none" w:sz="0" w:space="0" w:color="auto"/>
            <w:bottom w:val="none" w:sz="0" w:space="0" w:color="auto"/>
            <w:right w:val="none" w:sz="0" w:space="0" w:color="auto"/>
          </w:divBdr>
        </w:div>
        <w:div w:id="1028605252">
          <w:marLeft w:val="640"/>
          <w:marRight w:val="0"/>
          <w:marTop w:val="0"/>
          <w:marBottom w:val="0"/>
          <w:divBdr>
            <w:top w:val="none" w:sz="0" w:space="0" w:color="auto"/>
            <w:left w:val="none" w:sz="0" w:space="0" w:color="auto"/>
            <w:bottom w:val="none" w:sz="0" w:space="0" w:color="auto"/>
            <w:right w:val="none" w:sz="0" w:space="0" w:color="auto"/>
          </w:divBdr>
        </w:div>
        <w:div w:id="681471622">
          <w:marLeft w:val="640"/>
          <w:marRight w:val="0"/>
          <w:marTop w:val="0"/>
          <w:marBottom w:val="0"/>
          <w:divBdr>
            <w:top w:val="none" w:sz="0" w:space="0" w:color="auto"/>
            <w:left w:val="none" w:sz="0" w:space="0" w:color="auto"/>
            <w:bottom w:val="none" w:sz="0" w:space="0" w:color="auto"/>
            <w:right w:val="none" w:sz="0" w:space="0" w:color="auto"/>
          </w:divBdr>
        </w:div>
        <w:div w:id="1201238578">
          <w:marLeft w:val="640"/>
          <w:marRight w:val="0"/>
          <w:marTop w:val="0"/>
          <w:marBottom w:val="0"/>
          <w:divBdr>
            <w:top w:val="none" w:sz="0" w:space="0" w:color="auto"/>
            <w:left w:val="none" w:sz="0" w:space="0" w:color="auto"/>
            <w:bottom w:val="none" w:sz="0" w:space="0" w:color="auto"/>
            <w:right w:val="none" w:sz="0" w:space="0" w:color="auto"/>
          </w:divBdr>
        </w:div>
        <w:div w:id="2109235059">
          <w:marLeft w:val="640"/>
          <w:marRight w:val="0"/>
          <w:marTop w:val="0"/>
          <w:marBottom w:val="0"/>
          <w:divBdr>
            <w:top w:val="none" w:sz="0" w:space="0" w:color="auto"/>
            <w:left w:val="none" w:sz="0" w:space="0" w:color="auto"/>
            <w:bottom w:val="none" w:sz="0" w:space="0" w:color="auto"/>
            <w:right w:val="none" w:sz="0" w:space="0" w:color="auto"/>
          </w:divBdr>
        </w:div>
        <w:div w:id="1445806959">
          <w:marLeft w:val="640"/>
          <w:marRight w:val="0"/>
          <w:marTop w:val="0"/>
          <w:marBottom w:val="0"/>
          <w:divBdr>
            <w:top w:val="none" w:sz="0" w:space="0" w:color="auto"/>
            <w:left w:val="none" w:sz="0" w:space="0" w:color="auto"/>
            <w:bottom w:val="none" w:sz="0" w:space="0" w:color="auto"/>
            <w:right w:val="none" w:sz="0" w:space="0" w:color="auto"/>
          </w:divBdr>
        </w:div>
        <w:div w:id="2099593410">
          <w:marLeft w:val="640"/>
          <w:marRight w:val="0"/>
          <w:marTop w:val="0"/>
          <w:marBottom w:val="0"/>
          <w:divBdr>
            <w:top w:val="none" w:sz="0" w:space="0" w:color="auto"/>
            <w:left w:val="none" w:sz="0" w:space="0" w:color="auto"/>
            <w:bottom w:val="none" w:sz="0" w:space="0" w:color="auto"/>
            <w:right w:val="none" w:sz="0" w:space="0" w:color="auto"/>
          </w:divBdr>
        </w:div>
        <w:div w:id="1008095873">
          <w:marLeft w:val="640"/>
          <w:marRight w:val="0"/>
          <w:marTop w:val="0"/>
          <w:marBottom w:val="0"/>
          <w:divBdr>
            <w:top w:val="none" w:sz="0" w:space="0" w:color="auto"/>
            <w:left w:val="none" w:sz="0" w:space="0" w:color="auto"/>
            <w:bottom w:val="none" w:sz="0" w:space="0" w:color="auto"/>
            <w:right w:val="none" w:sz="0" w:space="0" w:color="auto"/>
          </w:divBdr>
        </w:div>
        <w:div w:id="357243247">
          <w:marLeft w:val="640"/>
          <w:marRight w:val="0"/>
          <w:marTop w:val="0"/>
          <w:marBottom w:val="0"/>
          <w:divBdr>
            <w:top w:val="none" w:sz="0" w:space="0" w:color="auto"/>
            <w:left w:val="none" w:sz="0" w:space="0" w:color="auto"/>
            <w:bottom w:val="none" w:sz="0" w:space="0" w:color="auto"/>
            <w:right w:val="none" w:sz="0" w:space="0" w:color="auto"/>
          </w:divBdr>
        </w:div>
        <w:div w:id="1536768303">
          <w:marLeft w:val="640"/>
          <w:marRight w:val="0"/>
          <w:marTop w:val="0"/>
          <w:marBottom w:val="0"/>
          <w:divBdr>
            <w:top w:val="none" w:sz="0" w:space="0" w:color="auto"/>
            <w:left w:val="none" w:sz="0" w:space="0" w:color="auto"/>
            <w:bottom w:val="none" w:sz="0" w:space="0" w:color="auto"/>
            <w:right w:val="none" w:sz="0" w:space="0" w:color="auto"/>
          </w:divBdr>
        </w:div>
        <w:div w:id="706216738">
          <w:marLeft w:val="640"/>
          <w:marRight w:val="0"/>
          <w:marTop w:val="0"/>
          <w:marBottom w:val="0"/>
          <w:divBdr>
            <w:top w:val="none" w:sz="0" w:space="0" w:color="auto"/>
            <w:left w:val="none" w:sz="0" w:space="0" w:color="auto"/>
            <w:bottom w:val="none" w:sz="0" w:space="0" w:color="auto"/>
            <w:right w:val="none" w:sz="0" w:space="0" w:color="auto"/>
          </w:divBdr>
        </w:div>
        <w:div w:id="1213232558">
          <w:marLeft w:val="640"/>
          <w:marRight w:val="0"/>
          <w:marTop w:val="0"/>
          <w:marBottom w:val="0"/>
          <w:divBdr>
            <w:top w:val="none" w:sz="0" w:space="0" w:color="auto"/>
            <w:left w:val="none" w:sz="0" w:space="0" w:color="auto"/>
            <w:bottom w:val="none" w:sz="0" w:space="0" w:color="auto"/>
            <w:right w:val="none" w:sz="0" w:space="0" w:color="auto"/>
          </w:divBdr>
        </w:div>
        <w:div w:id="750473225">
          <w:marLeft w:val="640"/>
          <w:marRight w:val="0"/>
          <w:marTop w:val="0"/>
          <w:marBottom w:val="0"/>
          <w:divBdr>
            <w:top w:val="none" w:sz="0" w:space="0" w:color="auto"/>
            <w:left w:val="none" w:sz="0" w:space="0" w:color="auto"/>
            <w:bottom w:val="none" w:sz="0" w:space="0" w:color="auto"/>
            <w:right w:val="none" w:sz="0" w:space="0" w:color="auto"/>
          </w:divBdr>
        </w:div>
        <w:div w:id="1318463544">
          <w:marLeft w:val="640"/>
          <w:marRight w:val="0"/>
          <w:marTop w:val="0"/>
          <w:marBottom w:val="0"/>
          <w:divBdr>
            <w:top w:val="none" w:sz="0" w:space="0" w:color="auto"/>
            <w:left w:val="none" w:sz="0" w:space="0" w:color="auto"/>
            <w:bottom w:val="none" w:sz="0" w:space="0" w:color="auto"/>
            <w:right w:val="none" w:sz="0" w:space="0" w:color="auto"/>
          </w:divBdr>
        </w:div>
        <w:div w:id="1797983299">
          <w:marLeft w:val="640"/>
          <w:marRight w:val="0"/>
          <w:marTop w:val="0"/>
          <w:marBottom w:val="0"/>
          <w:divBdr>
            <w:top w:val="none" w:sz="0" w:space="0" w:color="auto"/>
            <w:left w:val="none" w:sz="0" w:space="0" w:color="auto"/>
            <w:bottom w:val="none" w:sz="0" w:space="0" w:color="auto"/>
            <w:right w:val="none" w:sz="0" w:space="0" w:color="auto"/>
          </w:divBdr>
        </w:div>
        <w:div w:id="1670055860">
          <w:marLeft w:val="640"/>
          <w:marRight w:val="0"/>
          <w:marTop w:val="0"/>
          <w:marBottom w:val="0"/>
          <w:divBdr>
            <w:top w:val="none" w:sz="0" w:space="0" w:color="auto"/>
            <w:left w:val="none" w:sz="0" w:space="0" w:color="auto"/>
            <w:bottom w:val="none" w:sz="0" w:space="0" w:color="auto"/>
            <w:right w:val="none" w:sz="0" w:space="0" w:color="auto"/>
          </w:divBdr>
        </w:div>
        <w:div w:id="699890985">
          <w:marLeft w:val="640"/>
          <w:marRight w:val="0"/>
          <w:marTop w:val="0"/>
          <w:marBottom w:val="0"/>
          <w:divBdr>
            <w:top w:val="none" w:sz="0" w:space="0" w:color="auto"/>
            <w:left w:val="none" w:sz="0" w:space="0" w:color="auto"/>
            <w:bottom w:val="none" w:sz="0" w:space="0" w:color="auto"/>
            <w:right w:val="none" w:sz="0" w:space="0" w:color="auto"/>
          </w:divBdr>
        </w:div>
        <w:div w:id="800152671">
          <w:marLeft w:val="640"/>
          <w:marRight w:val="0"/>
          <w:marTop w:val="0"/>
          <w:marBottom w:val="0"/>
          <w:divBdr>
            <w:top w:val="none" w:sz="0" w:space="0" w:color="auto"/>
            <w:left w:val="none" w:sz="0" w:space="0" w:color="auto"/>
            <w:bottom w:val="none" w:sz="0" w:space="0" w:color="auto"/>
            <w:right w:val="none" w:sz="0" w:space="0" w:color="auto"/>
          </w:divBdr>
        </w:div>
        <w:div w:id="644705213">
          <w:marLeft w:val="640"/>
          <w:marRight w:val="0"/>
          <w:marTop w:val="0"/>
          <w:marBottom w:val="0"/>
          <w:divBdr>
            <w:top w:val="none" w:sz="0" w:space="0" w:color="auto"/>
            <w:left w:val="none" w:sz="0" w:space="0" w:color="auto"/>
            <w:bottom w:val="none" w:sz="0" w:space="0" w:color="auto"/>
            <w:right w:val="none" w:sz="0" w:space="0" w:color="auto"/>
          </w:divBdr>
        </w:div>
        <w:div w:id="1769958740">
          <w:marLeft w:val="640"/>
          <w:marRight w:val="0"/>
          <w:marTop w:val="0"/>
          <w:marBottom w:val="0"/>
          <w:divBdr>
            <w:top w:val="none" w:sz="0" w:space="0" w:color="auto"/>
            <w:left w:val="none" w:sz="0" w:space="0" w:color="auto"/>
            <w:bottom w:val="none" w:sz="0" w:space="0" w:color="auto"/>
            <w:right w:val="none" w:sz="0" w:space="0" w:color="auto"/>
          </w:divBdr>
        </w:div>
        <w:div w:id="13463747">
          <w:marLeft w:val="640"/>
          <w:marRight w:val="0"/>
          <w:marTop w:val="0"/>
          <w:marBottom w:val="0"/>
          <w:divBdr>
            <w:top w:val="none" w:sz="0" w:space="0" w:color="auto"/>
            <w:left w:val="none" w:sz="0" w:space="0" w:color="auto"/>
            <w:bottom w:val="none" w:sz="0" w:space="0" w:color="auto"/>
            <w:right w:val="none" w:sz="0" w:space="0" w:color="auto"/>
          </w:divBdr>
        </w:div>
        <w:div w:id="1884632455">
          <w:marLeft w:val="640"/>
          <w:marRight w:val="0"/>
          <w:marTop w:val="0"/>
          <w:marBottom w:val="0"/>
          <w:divBdr>
            <w:top w:val="none" w:sz="0" w:space="0" w:color="auto"/>
            <w:left w:val="none" w:sz="0" w:space="0" w:color="auto"/>
            <w:bottom w:val="none" w:sz="0" w:space="0" w:color="auto"/>
            <w:right w:val="none" w:sz="0" w:space="0" w:color="auto"/>
          </w:divBdr>
        </w:div>
        <w:div w:id="349332664">
          <w:marLeft w:val="640"/>
          <w:marRight w:val="0"/>
          <w:marTop w:val="0"/>
          <w:marBottom w:val="0"/>
          <w:divBdr>
            <w:top w:val="none" w:sz="0" w:space="0" w:color="auto"/>
            <w:left w:val="none" w:sz="0" w:space="0" w:color="auto"/>
            <w:bottom w:val="none" w:sz="0" w:space="0" w:color="auto"/>
            <w:right w:val="none" w:sz="0" w:space="0" w:color="auto"/>
          </w:divBdr>
        </w:div>
        <w:div w:id="187328892">
          <w:marLeft w:val="640"/>
          <w:marRight w:val="0"/>
          <w:marTop w:val="0"/>
          <w:marBottom w:val="0"/>
          <w:divBdr>
            <w:top w:val="none" w:sz="0" w:space="0" w:color="auto"/>
            <w:left w:val="none" w:sz="0" w:space="0" w:color="auto"/>
            <w:bottom w:val="none" w:sz="0" w:space="0" w:color="auto"/>
            <w:right w:val="none" w:sz="0" w:space="0" w:color="auto"/>
          </w:divBdr>
        </w:div>
        <w:div w:id="352191818">
          <w:marLeft w:val="640"/>
          <w:marRight w:val="0"/>
          <w:marTop w:val="0"/>
          <w:marBottom w:val="0"/>
          <w:divBdr>
            <w:top w:val="none" w:sz="0" w:space="0" w:color="auto"/>
            <w:left w:val="none" w:sz="0" w:space="0" w:color="auto"/>
            <w:bottom w:val="none" w:sz="0" w:space="0" w:color="auto"/>
            <w:right w:val="none" w:sz="0" w:space="0" w:color="auto"/>
          </w:divBdr>
        </w:div>
        <w:div w:id="1281112343">
          <w:marLeft w:val="640"/>
          <w:marRight w:val="0"/>
          <w:marTop w:val="0"/>
          <w:marBottom w:val="0"/>
          <w:divBdr>
            <w:top w:val="none" w:sz="0" w:space="0" w:color="auto"/>
            <w:left w:val="none" w:sz="0" w:space="0" w:color="auto"/>
            <w:bottom w:val="none" w:sz="0" w:space="0" w:color="auto"/>
            <w:right w:val="none" w:sz="0" w:space="0" w:color="auto"/>
          </w:divBdr>
        </w:div>
        <w:div w:id="167335531">
          <w:marLeft w:val="640"/>
          <w:marRight w:val="0"/>
          <w:marTop w:val="0"/>
          <w:marBottom w:val="0"/>
          <w:divBdr>
            <w:top w:val="none" w:sz="0" w:space="0" w:color="auto"/>
            <w:left w:val="none" w:sz="0" w:space="0" w:color="auto"/>
            <w:bottom w:val="none" w:sz="0" w:space="0" w:color="auto"/>
            <w:right w:val="none" w:sz="0" w:space="0" w:color="auto"/>
          </w:divBdr>
        </w:div>
        <w:div w:id="325788894">
          <w:marLeft w:val="640"/>
          <w:marRight w:val="0"/>
          <w:marTop w:val="0"/>
          <w:marBottom w:val="0"/>
          <w:divBdr>
            <w:top w:val="none" w:sz="0" w:space="0" w:color="auto"/>
            <w:left w:val="none" w:sz="0" w:space="0" w:color="auto"/>
            <w:bottom w:val="none" w:sz="0" w:space="0" w:color="auto"/>
            <w:right w:val="none" w:sz="0" w:space="0" w:color="auto"/>
          </w:divBdr>
        </w:div>
        <w:div w:id="676274070">
          <w:marLeft w:val="640"/>
          <w:marRight w:val="0"/>
          <w:marTop w:val="0"/>
          <w:marBottom w:val="0"/>
          <w:divBdr>
            <w:top w:val="none" w:sz="0" w:space="0" w:color="auto"/>
            <w:left w:val="none" w:sz="0" w:space="0" w:color="auto"/>
            <w:bottom w:val="none" w:sz="0" w:space="0" w:color="auto"/>
            <w:right w:val="none" w:sz="0" w:space="0" w:color="auto"/>
          </w:divBdr>
        </w:div>
        <w:div w:id="1737051555">
          <w:marLeft w:val="640"/>
          <w:marRight w:val="0"/>
          <w:marTop w:val="0"/>
          <w:marBottom w:val="0"/>
          <w:divBdr>
            <w:top w:val="none" w:sz="0" w:space="0" w:color="auto"/>
            <w:left w:val="none" w:sz="0" w:space="0" w:color="auto"/>
            <w:bottom w:val="none" w:sz="0" w:space="0" w:color="auto"/>
            <w:right w:val="none" w:sz="0" w:space="0" w:color="auto"/>
          </w:divBdr>
        </w:div>
      </w:divsChild>
    </w:div>
    <w:div w:id="187373348">
      <w:bodyDiv w:val="1"/>
      <w:marLeft w:val="0"/>
      <w:marRight w:val="0"/>
      <w:marTop w:val="0"/>
      <w:marBottom w:val="0"/>
      <w:divBdr>
        <w:top w:val="none" w:sz="0" w:space="0" w:color="auto"/>
        <w:left w:val="none" w:sz="0" w:space="0" w:color="auto"/>
        <w:bottom w:val="none" w:sz="0" w:space="0" w:color="auto"/>
        <w:right w:val="none" w:sz="0" w:space="0" w:color="auto"/>
      </w:divBdr>
      <w:divsChild>
        <w:div w:id="48114892">
          <w:marLeft w:val="640"/>
          <w:marRight w:val="0"/>
          <w:marTop w:val="0"/>
          <w:marBottom w:val="0"/>
          <w:divBdr>
            <w:top w:val="none" w:sz="0" w:space="0" w:color="auto"/>
            <w:left w:val="none" w:sz="0" w:space="0" w:color="auto"/>
            <w:bottom w:val="none" w:sz="0" w:space="0" w:color="auto"/>
            <w:right w:val="none" w:sz="0" w:space="0" w:color="auto"/>
          </w:divBdr>
        </w:div>
        <w:div w:id="58603502">
          <w:marLeft w:val="640"/>
          <w:marRight w:val="0"/>
          <w:marTop w:val="0"/>
          <w:marBottom w:val="0"/>
          <w:divBdr>
            <w:top w:val="none" w:sz="0" w:space="0" w:color="auto"/>
            <w:left w:val="none" w:sz="0" w:space="0" w:color="auto"/>
            <w:bottom w:val="none" w:sz="0" w:space="0" w:color="auto"/>
            <w:right w:val="none" w:sz="0" w:space="0" w:color="auto"/>
          </w:divBdr>
        </w:div>
        <w:div w:id="109208874">
          <w:marLeft w:val="640"/>
          <w:marRight w:val="0"/>
          <w:marTop w:val="0"/>
          <w:marBottom w:val="0"/>
          <w:divBdr>
            <w:top w:val="none" w:sz="0" w:space="0" w:color="auto"/>
            <w:left w:val="none" w:sz="0" w:space="0" w:color="auto"/>
            <w:bottom w:val="none" w:sz="0" w:space="0" w:color="auto"/>
            <w:right w:val="none" w:sz="0" w:space="0" w:color="auto"/>
          </w:divBdr>
        </w:div>
        <w:div w:id="133253639">
          <w:marLeft w:val="640"/>
          <w:marRight w:val="0"/>
          <w:marTop w:val="0"/>
          <w:marBottom w:val="0"/>
          <w:divBdr>
            <w:top w:val="none" w:sz="0" w:space="0" w:color="auto"/>
            <w:left w:val="none" w:sz="0" w:space="0" w:color="auto"/>
            <w:bottom w:val="none" w:sz="0" w:space="0" w:color="auto"/>
            <w:right w:val="none" w:sz="0" w:space="0" w:color="auto"/>
          </w:divBdr>
        </w:div>
        <w:div w:id="165170040">
          <w:marLeft w:val="640"/>
          <w:marRight w:val="0"/>
          <w:marTop w:val="0"/>
          <w:marBottom w:val="0"/>
          <w:divBdr>
            <w:top w:val="none" w:sz="0" w:space="0" w:color="auto"/>
            <w:left w:val="none" w:sz="0" w:space="0" w:color="auto"/>
            <w:bottom w:val="none" w:sz="0" w:space="0" w:color="auto"/>
            <w:right w:val="none" w:sz="0" w:space="0" w:color="auto"/>
          </w:divBdr>
        </w:div>
        <w:div w:id="176891453">
          <w:marLeft w:val="640"/>
          <w:marRight w:val="0"/>
          <w:marTop w:val="0"/>
          <w:marBottom w:val="0"/>
          <w:divBdr>
            <w:top w:val="none" w:sz="0" w:space="0" w:color="auto"/>
            <w:left w:val="none" w:sz="0" w:space="0" w:color="auto"/>
            <w:bottom w:val="none" w:sz="0" w:space="0" w:color="auto"/>
            <w:right w:val="none" w:sz="0" w:space="0" w:color="auto"/>
          </w:divBdr>
        </w:div>
        <w:div w:id="317464704">
          <w:marLeft w:val="640"/>
          <w:marRight w:val="0"/>
          <w:marTop w:val="0"/>
          <w:marBottom w:val="0"/>
          <w:divBdr>
            <w:top w:val="none" w:sz="0" w:space="0" w:color="auto"/>
            <w:left w:val="none" w:sz="0" w:space="0" w:color="auto"/>
            <w:bottom w:val="none" w:sz="0" w:space="0" w:color="auto"/>
            <w:right w:val="none" w:sz="0" w:space="0" w:color="auto"/>
          </w:divBdr>
        </w:div>
        <w:div w:id="408961639">
          <w:marLeft w:val="640"/>
          <w:marRight w:val="0"/>
          <w:marTop w:val="0"/>
          <w:marBottom w:val="0"/>
          <w:divBdr>
            <w:top w:val="none" w:sz="0" w:space="0" w:color="auto"/>
            <w:left w:val="none" w:sz="0" w:space="0" w:color="auto"/>
            <w:bottom w:val="none" w:sz="0" w:space="0" w:color="auto"/>
            <w:right w:val="none" w:sz="0" w:space="0" w:color="auto"/>
          </w:divBdr>
        </w:div>
        <w:div w:id="512039060">
          <w:marLeft w:val="640"/>
          <w:marRight w:val="0"/>
          <w:marTop w:val="0"/>
          <w:marBottom w:val="0"/>
          <w:divBdr>
            <w:top w:val="none" w:sz="0" w:space="0" w:color="auto"/>
            <w:left w:val="none" w:sz="0" w:space="0" w:color="auto"/>
            <w:bottom w:val="none" w:sz="0" w:space="0" w:color="auto"/>
            <w:right w:val="none" w:sz="0" w:space="0" w:color="auto"/>
          </w:divBdr>
        </w:div>
        <w:div w:id="530648608">
          <w:marLeft w:val="640"/>
          <w:marRight w:val="0"/>
          <w:marTop w:val="0"/>
          <w:marBottom w:val="0"/>
          <w:divBdr>
            <w:top w:val="none" w:sz="0" w:space="0" w:color="auto"/>
            <w:left w:val="none" w:sz="0" w:space="0" w:color="auto"/>
            <w:bottom w:val="none" w:sz="0" w:space="0" w:color="auto"/>
            <w:right w:val="none" w:sz="0" w:space="0" w:color="auto"/>
          </w:divBdr>
        </w:div>
        <w:div w:id="569000494">
          <w:marLeft w:val="640"/>
          <w:marRight w:val="0"/>
          <w:marTop w:val="0"/>
          <w:marBottom w:val="0"/>
          <w:divBdr>
            <w:top w:val="none" w:sz="0" w:space="0" w:color="auto"/>
            <w:left w:val="none" w:sz="0" w:space="0" w:color="auto"/>
            <w:bottom w:val="none" w:sz="0" w:space="0" w:color="auto"/>
            <w:right w:val="none" w:sz="0" w:space="0" w:color="auto"/>
          </w:divBdr>
        </w:div>
        <w:div w:id="632638575">
          <w:marLeft w:val="640"/>
          <w:marRight w:val="0"/>
          <w:marTop w:val="0"/>
          <w:marBottom w:val="0"/>
          <w:divBdr>
            <w:top w:val="none" w:sz="0" w:space="0" w:color="auto"/>
            <w:left w:val="none" w:sz="0" w:space="0" w:color="auto"/>
            <w:bottom w:val="none" w:sz="0" w:space="0" w:color="auto"/>
            <w:right w:val="none" w:sz="0" w:space="0" w:color="auto"/>
          </w:divBdr>
        </w:div>
        <w:div w:id="658464143">
          <w:marLeft w:val="640"/>
          <w:marRight w:val="0"/>
          <w:marTop w:val="0"/>
          <w:marBottom w:val="0"/>
          <w:divBdr>
            <w:top w:val="none" w:sz="0" w:space="0" w:color="auto"/>
            <w:left w:val="none" w:sz="0" w:space="0" w:color="auto"/>
            <w:bottom w:val="none" w:sz="0" w:space="0" w:color="auto"/>
            <w:right w:val="none" w:sz="0" w:space="0" w:color="auto"/>
          </w:divBdr>
        </w:div>
        <w:div w:id="704452761">
          <w:marLeft w:val="640"/>
          <w:marRight w:val="0"/>
          <w:marTop w:val="0"/>
          <w:marBottom w:val="0"/>
          <w:divBdr>
            <w:top w:val="none" w:sz="0" w:space="0" w:color="auto"/>
            <w:left w:val="none" w:sz="0" w:space="0" w:color="auto"/>
            <w:bottom w:val="none" w:sz="0" w:space="0" w:color="auto"/>
            <w:right w:val="none" w:sz="0" w:space="0" w:color="auto"/>
          </w:divBdr>
        </w:div>
        <w:div w:id="831946497">
          <w:marLeft w:val="640"/>
          <w:marRight w:val="0"/>
          <w:marTop w:val="0"/>
          <w:marBottom w:val="0"/>
          <w:divBdr>
            <w:top w:val="none" w:sz="0" w:space="0" w:color="auto"/>
            <w:left w:val="none" w:sz="0" w:space="0" w:color="auto"/>
            <w:bottom w:val="none" w:sz="0" w:space="0" w:color="auto"/>
            <w:right w:val="none" w:sz="0" w:space="0" w:color="auto"/>
          </w:divBdr>
        </w:div>
        <w:div w:id="834611696">
          <w:marLeft w:val="640"/>
          <w:marRight w:val="0"/>
          <w:marTop w:val="0"/>
          <w:marBottom w:val="0"/>
          <w:divBdr>
            <w:top w:val="none" w:sz="0" w:space="0" w:color="auto"/>
            <w:left w:val="none" w:sz="0" w:space="0" w:color="auto"/>
            <w:bottom w:val="none" w:sz="0" w:space="0" w:color="auto"/>
            <w:right w:val="none" w:sz="0" w:space="0" w:color="auto"/>
          </w:divBdr>
        </w:div>
        <w:div w:id="844395257">
          <w:marLeft w:val="640"/>
          <w:marRight w:val="0"/>
          <w:marTop w:val="0"/>
          <w:marBottom w:val="0"/>
          <w:divBdr>
            <w:top w:val="none" w:sz="0" w:space="0" w:color="auto"/>
            <w:left w:val="none" w:sz="0" w:space="0" w:color="auto"/>
            <w:bottom w:val="none" w:sz="0" w:space="0" w:color="auto"/>
            <w:right w:val="none" w:sz="0" w:space="0" w:color="auto"/>
          </w:divBdr>
        </w:div>
        <w:div w:id="866483846">
          <w:marLeft w:val="640"/>
          <w:marRight w:val="0"/>
          <w:marTop w:val="0"/>
          <w:marBottom w:val="0"/>
          <w:divBdr>
            <w:top w:val="none" w:sz="0" w:space="0" w:color="auto"/>
            <w:left w:val="none" w:sz="0" w:space="0" w:color="auto"/>
            <w:bottom w:val="none" w:sz="0" w:space="0" w:color="auto"/>
            <w:right w:val="none" w:sz="0" w:space="0" w:color="auto"/>
          </w:divBdr>
        </w:div>
        <w:div w:id="888878273">
          <w:marLeft w:val="640"/>
          <w:marRight w:val="0"/>
          <w:marTop w:val="0"/>
          <w:marBottom w:val="0"/>
          <w:divBdr>
            <w:top w:val="none" w:sz="0" w:space="0" w:color="auto"/>
            <w:left w:val="none" w:sz="0" w:space="0" w:color="auto"/>
            <w:bottom w:val="none" w:sz="0" w:space="0" w:color="auto"/>
            <w:right w:val="none" w:sz="0" w:space="0" w:color="auto"/>
          </w:divBdr>
        </w:div>
        <w:div w:id="899092773">
          <w:marLeft w:val="640"/>
          <w:marRight w:val="0"/>
          <w:marTop w:val="0"/>
          <w:marBottom w:val="0"/>
          <w:divBdr>
            <w:top w:val="none" w:sz="0" w:space="0" w:color="auto"/>
            <w:left w:val="none" w:sz="0" w:space="0" w:color="auto"/>
            <w:bottom w:val="none" w:sz="0" w:space="0" w:color="auto"/>
            <w:right w:val="none" w:sz="0" w:space="0" w:color="auto"/>
          </w:divBdr>
        </w:div>
        <w:div w:id="901061006">
          <w:marLeft w:val="640"/>
          <w:marRight w:val="0"/>
          <w:marTop w:val="0"/>
          <w:marBottom w:val="0"/>
          <w:divBdr>
            <w:top w:val="none" w:sz="0" w:space="0" w:color="auto"/>
            <w:left w:val="none" w:sz="0" w:space="0" w:color="auto"/>
            <w:bottom w:val="none" w:sz="0" w:space="0" w:color="auto"/>
            <w:right w:val="none" w:sz="0" w:space="0" w:color="auto"/>
          </w:divBdr>
        </w:div>
        <w:div w:id="919943284">
          <w:marLeft w:val="640"/>
          <w:marRight w:val="0"/>
          <w:marTop w:val="0"/>
          <w:marBottom w:val="0"/>
          <w:divBdr>
            <w:top w:val="none" w:sz="0" w:space="0" w:color="auto"/>
            <w:left w:val="none" w:sz="0" w:space="0" w:color="auto"/>
            <w:bottom w:val="none" w:sz="0" w:space="0" w:color="auto"/>
            <w:right w:val="none" w:sz="0" w:space="0" w:color="auto"/>
          </w:divBdr>
        </w:div>
        <w:div w:id="921178498">
          <w:marLeft w:val="640"/>
          <w:marRight w:val="0"/>
          <w:marTop w:val="0"/>
          <w:marBottom w:val="0"/>
          <w:divBdr>
            <w:top w:val="none" w:sz="0" w:space="0" w:color="auto"/>
            <w:left w:val="none" w:sz="0" w:space="0" w:color="auto"/>
            <w:bottom w:val="none" w:sz="0" w:space="0" w:color="auto"/>
            <w:right w:val="none" w:sz="0" w:space="0" w:color="auto"/>
          </w:divBdr>
        </w:div>
        <w:div w:id="945889262">
          <w:marLeft w:val="640"/>
          <w:marRight w:val="0"/>
          <w:marTop w:val="0"/>
          <w:marBottom w:val="0"/>
          <w:divBdr>
            <w:top w:val="none" w:sz="0" w:space="0" w:color="auto"/>
            <w:left w:val="none" w:sz="0" w:space="0" w:color="auto"/>
            <w:bottom w:val="none" w:sz="0" w:space="0" w:color="auto"/>
            <w:right w:val="none" w:sz="0" w:space="0" w:color="auto"/>
          </w:divBdr>
        </w:div>
        <w:div w:id="1031034989">
          <w:marLeft w:val="640"/>
          <w:marRight w:val="0"/>
          <w:marTop w:val="0"/>
          <w:marBottom w:val="0"/>
          <w:divBdr>
            <w:top w:val="none" w:sz="0" w:space="0" w:color="auto"/>
            <w:left w:val="none" w:sz="0" w:space="0" w:color="auto"/>
            <w:bottom w:val="none" w:sz="0" w:space="0" w:color="auto"/>
            <w:right w:val="none" w:sz="0" w:space="0" w:color="auto"/>
          </w:divBdr>
        </w:div>
        <w:div w:id="1039087623">
          <w:marLeft w:val="640"/>
          <w:marRight w:val="0"/>
          <w:marTop w:val="0"/>
          <w:marBottom w:val="0"/>
          <w:divBdr>
            <w:top w:val="none" w:sz="0" w:space="0" w:color="auto"/>
            <w:left w:val="none" w:sz="0" w:space="0" w:color="auto"/>
            <w:bottom w:val="none" w:sz="0" w:space="0" w:color="auto"/>
            <w:right w:val="none" w:sz="0" w:space="0" w:color="auto"/>
          </w:divBdr>
        </w:div>
        <w:div w:id="1070037636">
          <w:marLeft w:val="640"/>
          <w:marRight w:val="0"/>
          <w:marTop w:val="0"/>
          <w:marBottom w:val="0"/>
          <w:divBdr>
            <w:top w:val="none" w:sz="0" w:space="0" w:color="auto"/>
            <w:left w:val="none" w:sz="0" w:space="0" w:color="auto"/>
            <w:bottom w:val="none" w:sz="0" w:space="0" w:color="auto"/>
            <w:right w:val="none" w:sz="0" w:space="0" w:color="auto"/>
          </w:divBdr>
        </w:div>
        <w:div w:id="1117988055">
          <w:marLeft w:val="640"/>
          <w:marRight w:val="0"/>
          <w:marTop w:val="0"/>
          <w:marBottom w:val="0"/>
          <w:divBdr>
            <w:top w:val="none" w:sz="0" w:space="0" w:color="auto"/>
            <w:left w:val="none" w:sz="0" w:space="0" w:color="auto"/>
            <w:bottom w:val="none" w:sz="0" w:space="0" w:color="auto"/>
            <w:right w:val="none" w:sz="0" w:space="0" w:color="auto"/>
          </w:divBdr>
        </w:div>
        <w:div w:id="1255364382">
          <w:marLeft w:val="640"/>
          <w:marRight w:val="0"/>
          <w:marTop w:val="0"/>
          <w:marBottom w:val="0"/>
          <w:divBdr>
            <w:top w:val="none" w:sz="0" w:space="0" w:color="auto"/>
            <w:left w:val="none" w:sz="0" w:space="0" w:color="auto"/>
            <w:bottom w:val="none" w:sz="0" w:space="0" w:color="auto"/>
            <w:right w:val="none" w:sz="0" w:space="0" w:color="auto"/>
          </w:divBdr>
        </w:div>
        <w:div w:id="1350374089">
          <w:marLeft w:val="640"/>
          <w:marRight w:val="0"/>
          <w:marTop w:val="0"/>
          <w:marBottom w:val="0"/>
          <w:divBdr>
            <w:top w:val="none" w:sz="0" w:space="0" w:color="auto"/>
            <w:left w:val="none" w:sz="0" w:space="0" w:color="auto"/>
            <w:bottom w:val="none" w:sz="0" w:space="0" w:color="auto"/>
            <w:right w:val="none" w:sz="0" w:space="0" w:color="auto"/>
          </w:divBdr>
        </w:div>
        <w:div w:id="1486975783">
          <w:marLeft w:val="640"/>
          <w:marRight w:val="0"/>
          <w:marTop w:val="0"/>
          <w:marBottom w:val="0"/>
          <w:divBdr>
            <w:top w:val="none" w:sz="0" w:space="0" w:color="auto"/>
            <w:left w:val="none" w:sz="0" w:space="0" w:color="auto"/>
            <w:bottom w:val="none" w:sz="0" w:space="0" w:color="auto"/>
            <w:right w:val="none" w:sz="0" w:space="0" w:color="auto"/>
          </w:divBdr>
        </w:div>
        <w:div w:id="1552301075">
          <w:marLeft w:val="640"/>
          <w:marRight w:val="0"/>
          <w:marTop w:val="0"/>
          <w:marBottom w:val="0"/>
          <w:divBdr>
            <w:top w:val="none" w:sz="0" w:space="0" w:color="auto"/>
            <w:left w:val="none" w:sz="0" w:space="0" w:color="auto"/>
            <w:bottom w:val="none" w:sz="0" w:space="0" w:color="auto"/>
            <w:right w:val="none" w:sz="0" w:space="0" w:color="auto"/>
          </w:divBdr>
        </w:div>
        <w:div w:id="1569539791">
          <w:marLeft w:val="640"/>
          <w:marRight w:val="0"/>
          <w:marTop w:val="0"/>
          <w:marBottom w:val="0"/>
          <w:divBdr>
            <w:top w:val="none" w:sz="0" w:space="0" w:color="auto"/>
            <w:left w:val="none" w:sz="0" w:space="0" w:color="auto"/>
            <w:bottom w:val="none" w:sz="0" w:space="0" w:color="auto"/>
            <w:right w:val="none" w:sz="0" w:space="0" w:color="auto"/>
          </w:divBdr>
        </w:div>
        <w:div w:id="1667703985">
          <w:marLeft w:val="640"/>
          <w:marRight w:val="0"/>
          <w:marTop w:val="0"/>
          <w:marBottom w:val="0"/>
          <w:divBdr>
            <w:top w:val="none" w:sz="0" w:space="0" w:color="auto"/>
            <w:left w:val="none" w:sz="0" w:space="0" w:color="auto"/>
            <w:bottom w:val="none" w:sz="0" w:space="0" w:color="auto"/>
            <w:right w:val="none" w:sz="0" w:space="0" w:color="auto"/>
          </w:divBdr>
        </w:div>
        <w:div w:id="1695181354">
          <w:marLeft w:val="640"/>
          <w:marRight w:val="0"/>
          <w:marTop w:val="0"/>
          <w:marBottom w:val="0"/>
          <w:divBdr>
            <w:top w:val="none" w:sz="0" w:space="0" w:color="auto"/>
            <w:left w:val="none" w:sz="0" w:space="0" w:color="auto"/>
            <w:bottom w:val="none" w:sz="0" w:space="0" w:color="auto"/>
            <w:right w:val="none" w:sz="0" w:space="0" w:color="auto"/>
          </w:divBdr>
        </w:div>
        <w:div w:id="1799450604">
          <w:marLeft w:val="640"/>
          <w:marRight w:val="0"/>
          <w:marTop w:val="0"/>
          <w:marBottom w:val="0"/>
          <w:divBdr>
            <w:top w:val="none" w:sz="0" w:space="0" w:color="auto"/>
            <w:left w:val="none" w:sz="0" w:space="0" w:color="auto"/>
            <w:bottom w:val="none" w:sz="0" w:space="0" w:color="auto"/>
            <w:right w:val="none" w:sz="0" w:space="0" w:color="auto"/>
          </w:divBdr>
        </w:div>
        <w:div w:id="1994488469">
          <w:marLeft w:val="640"/>
          <w:marRight w:val="0"/>
          <w:marTop w:val="0"/>
          <w:marBottom w:val="0"/>
          <w:divBdr>
            <w:top w:val="none" w:sz="0" w:space="0" w:color="auto"/>
            <w:left w:val="none" w:sz="0" w:space="0" w:color="auto"/>
            <w:bottom w:val="none" w:sz="0" w:space="0" w:color="auto"/>
            <w:right w:val="none" w:sz="0" w:space="0" w:color="auto"/>
          </w:divBdr>
        </w:div>
        <w:div w:id="2004042821">
          <w:marLeft w:val="640"/>
          <w:marRight w:val="0"/>
          <w:marTop w:val="0"/>
          <w:marBottom w:val="0"/>
          <w:divBdr>
            <w:top w:val="none" w:sz="0" w:space="0" w:color="auto"/>
            <w:left w:val="none" w:sz="0" w:space="0" w:color="auto"/>
            <w:bottom w:val="none" w:sz="0" w:space="0" w:color="auto"/>
            <w:right w:val="none" w:sz="0" w:space="0" w:color="auto"/>
          </w:divBdr>
        </w:div>
        <w:div w:id="2011130652">
          <w:marLeft w:val="640"/>
          <w:marRight w:val="0"/>
          <w:marTop w:val="0"/>
          <w:marBottom w:val="0"/>
          <w:divBdr>
            <w:top w:val="none" w:sz="0" w:space="0" w:color="auto"/>
            <w:left w:val="none" w:sz="0" w:space="0" w:color="auto"/>
            <w:bottom w:val="none" w:sz="0" w:space="0" w:color="auto"/>
            <w:right w:val="none" w:sz="0" w:space="0" w:color="auto"/>
          </w:divBdr>
        </w:div>
        <w:div w:id="2011441804">
          <w:marLeft w:val="640"/>
          <w:marRight w:val="0"/>
          <w:marTop w:val="0"/>
          <w:marBottom w:val="0"/>
          <w:divBdr>
            <w:top w:val="none" w:sz="0" w:space="0" w:color="auto"/>
            <w:left w:val="none" w:sz="0" w:space="0" w:color="auto"/>
            <w:bottom w:val="none" w:sz="0" w:space="0" w:color="auto"/>
            <w:right w:val="none" w:sz="0" w:space="0" w:color="auto"/>
          </w:divBdr>
        </w:div>
        <w:div w:id="2095206139">
          <w:marLeft w:val="640"/>
          <w:marRight w:val="0"/>
          <w:marTop w:val="0"/>
          <w:marBottom w:val="0"/>
          <w:divBdr>
            <w:top w:val="none" w:sz="0" w:space="0" w:color="auto"/>
            <w:left w:val="none" w:sz="0" w:space="0" w:color="auto"/>
            <w:bottom w:val="none" w:sz="0" w:space="0" w:color="auto"/>
            <w:right w:val="none" w:sz="0" w:space="0" w:color="auto"/>
          </w:divBdr>
        </w:div>
        <w:div w:id="2103144975">
          <w:marLeft w:val="640"/>
          <w:marRight w:val="0"/>
          <w:marTop w:val="0"/>
          <w:marBottom w:val="0"/>
          <w:divBdr>
            <w:top w:val="none" w:sz="0" w:space="0" w:color="auto"/>
            <w:left w:val="none" w:sz="0" w:space="0" w:color="auto"/>
            <w:bottom w:val="none" w:sz="0" w:space="0" w:color="auto"/>
            <w:right w:val="none" w:sz="0" w:space="0" w:color="auto"/>
          </w:divBdr>
        </w:div>
        <w:div w:id="2139101508">
          <w:marLeft w:val="640"/>
          <w:marRight w:val="0"/>
          <w:marTop w:val="0"/>
          <w:marBottom w:val="0"/>
          <w:divBdr>
            <w:top w:val="none" w:sz="0" w:space="0" w:color="auto"/>
            <w:left w:val="none" w:sz="0" w:space="0" w:color="auto"/>
            <w:bottom w:val="none" w:sz="0" w:space="0" w:color="auto"/>
            <w:right w:val="none" w:sz="0" w:space="0" w:color="auto"/>
          </w:divBdr>
        </w:div>
      </w:divsChild>
    </w:div>
    <w:div w:id="188104708">
      <w:bodyDiv w:val="1"/>
      <w:marLeft w:val="0"/>
      <w:marRight w:val="0"/>
      <w:marTop w:val="0"/>
      <w:marBottom w:val="0"/>
      <w:divBdr>
        <w:top w:val="none" w:sz="0" w:space="0" w:color="auto"/>
        <w:left w:val="none" w:sz="0" w:space="0" w:color="auto"/>
        <w:bottom w:val="none" w:sz="0" w:space="0" w:color="auto"/>
        <w:right w:val="none" w:sz="0" w:space="0" w:color="auto"/>
      </w:divBdr>
      <w:divsChild>
        <w:div w:id="1278950781">
          <w:marLeft w:val="640"/>
          <w:marRight w:val="0"/>
          <w:marTop w:val="0"/>
          <w:marBottom w:val="0"/>
          <w:divBdr>
            <w:top w:val="none" w:sz="0" w:space="0" w:color="auto"/>
            <w:left w:val="none" w:sz="0" w:space="0" w:color="auto"/>
            <w:bottom w:val="none" w:sz="0" w:space="0" w:color="auto"/>
            <w:right w:val="none" w:sz="0" w:space="0" w:color="auto"/>
          </w:divBdr>
        </w:div>
        <w:div w:id="635767364">
          <w:marLeft w:val="640"/>
          <w:marRight w:val="0"/>
          <w:marTop w:val="0"/>
          <w:marBottom w:val="0"/>
          <w:divBdr>
            <w:top w:val="none" w:sz="0" w:space="0" w:color="auto"/>
            <w:left w:val="none" w:sz="0" w:space="0" w:color="auto"/>
            <w:bottom w:val="none" w:sz="0" w:space="0" w:color="auto"/>
            <w:right w:val="none" w:sz="0" w:space="0" w:color="auto"/>
          </w:divBdr>
        </w:div>
        <w:div w:id="1805925319">
          <w:marLeft w:val="640"/>
          <w:marRight w:val="0"/>
          <w:marTop w:val="0"/>
          <w:marBottom w:val="0"/>
          <w:divBdr>
            <w:top w:val="none" w:sz="0" w:space="0" w:color="auto"/>
            <w:left w:val="none" w:sz="0" w:space="0" w:color="auto"/>
            <w:bottom w:val="none" w:sz="0" w:space="0" w:color="auto"/>
            <w:right w:val="none" w:sz="0" w:space="0" w:color="auto"/>
          </w:divBdr>
        </w:div>
        <w:div w:id="52967554">
          <w:marLeft w:val="640"/>
          <w:marRight w:val="0"/>
          <w:marTop w:val="0"/>
          <w:marBottom w:val="0"/>
          <w:divBdr>
            <w:top w:val="none" w:sz="0" w:space="0" w:color="auto"/>
            <w:left w:val="none" w:sz="0" w:space="0" w:color="auto"/>
            <w:bottom w:val="none" w:sz="0" w:space="0" w:color="auto"/>
            <w:right w:val="none" w:sz="0" w:space="0" w:color="auto"/>
          </w:divBdr>
        </w:div>
        <w:div w:id="1108044616">
          <w:marLeft w:val="640"/>
          <w:marRight w:val="0"/>
          <w:marTop w:val="0"/>
          <w:marBottom w:val="0"/>
          <w:divBdr>
            <w:top w:val="none" w:sz="0" w:space="0" w:color="auto"/>
            <w:left w:val="none" w:sz="0" w:space="0" w:color="auto"/>
            <w:bottom w:val="none" w:sz="0" w:space="0" w:color="auto"/>
            <w:right w:val="none" w:sz="0" w:space="0" w:color="auto"/>
          </w:divBdr>
        </w:div>
        <w:div w:id="204760732">
          <w:marLeft w:val="640"/>
          <w:marRight w:val="0"/>
          <w:marTop w:val="0"/>
          <w:marBottom w:val="0"/>
          <w:divBdr>
            <w:top w:val="none" w:sz="0" w:space="0" w:color="auto"/>
            <w:left w:val="none" w:sz="0" w:space="0" w:color="auto"/>
            <w:bottom w:val="none" w:sz="0" w:space="0" w:color="auto"/>
            <w:right w:val="none" w:sz="0" w:space="0" w:color="auto"/>
          </w:divBdr>
        </w:div>
        <w:div w:id="1613516895">
          <w:marLeft w:val="640"/>
          <w:marRight w:val="0"/>
          <w:marTop w:val="0"/>
          <w:marBottom w:val="0"/>
          <w:divBdr>
            <w:top w:val="none" w:sz="0" w:space="0" w:color="auto"/>
            <w:left w:val="none" w:sz="0" w:space="0" w:color="auto"/>
            <w:bottom w:val="none" w:sz="0" w:space="0" w:color="auto"/>
            <w:right w:val="none" w:sz="0" w:space="0" w:color="auto"/>
          </w:divBdr>
        </w:div>
        <w:div w:id="1453863332">
          <w:marLeft w:val="640"/>
          <w:marRight w:val="0"/>
          <w:marTop w:val="0"/>
          <w:marBottom w:val="0"/>
          <w:divBdr>
            <w:top w:val="none" w:sz="0" w:space="0" w:color="auto"/>
            <w:left w:val="none" w:sz="0" w:space="0" w:color="auto"/>
            <w:bottom w:val="none" w:sz="0" w:space="0" w:color="auto"/>
            <w:right w:val="none" w:sz="0" w:space="0" w:color="auto"/>
          </w:divBdr>
        </w:div>
        <w:div w:id="1814517040">
          <w:marLeft w:val="640"/>
          <w:marRight w:val="0"/>
          <w:marTop w:val="0"/>
          <w:marBottom w:val="0"/>
          <w:divBdr>
            <w:top w:val="none" w:sz="0" w:space="0" w:color="auto"/>
            <w:left w:val="none" w:sz="0" w:space="0" w:color="auto"/>
            <w:bottom w:val="none" w:sz="0" w:space="0" w:color="auto"/>
            <w:right w:val="none" w:sz="0" w:space="0" w:color="auto"/>
          </w:divBdr>
        </w:div>
        <w:div w:id="559362943">
          <w:marLeft w:val="640"/>
          <w:marRight w:val="0"/>
          <w:marTop w:val="0"/>
          <w:marBottom w:val="0"/>
          <w:divBdr>
            <w:top w:val="none" w:sz="0" w:space="0" w:color="auto"/>
            <w:left w:val="none" w:sz="0" w:space="0" w:color="auto"/>
            <w:bottom w:val="none" w:sz="0" w:space="0" w:color="auto"/>
            <w:right w:val="none" w:sz="0" w:space="0" w:color="auto"/>
          </w:divBdr>
        </w:div>
        <w:div w:id="453787416">
          <w:marLeft w:val="640"/>
          <w:marRight w:val="0"/>
          <w:marTop w:val="0"/>
          <w:marBottom w:val="0"/>
          <w:divBdr>
            <w:top w:val="none" w:sz="0" w:space="0" w:color="auto"/>
            <w:left w:val="none" w:sz="0" w:space="0" w:color="auto"/>
            <w:bottom w:val="none" w:sz="0" w:space="0" w:color="auto"/>
            <w:right w:val="none" w:sz="0" w:space="0" w:color="auto"/>
          </w:divBdr>
        </w:div>
        <w:div w:id="338434768">
          <w:marLeft w:val="640"/>
          <w:marRight w:val="0"/>
          <w:marTop w:val="0"/>
          <w:marBottom w:val="0"/>
          <w:divBdr>
            <w:top w:val="none" w:sz="0" w:space="0" w:color="auto"/>
            <w:left w:val="none" w:sz="0" w:space="0" w:color="auto"/>
            <w:bottom w:val="none" w:sz="0" w:space="0" w:color="auto"/>
            <w:right w:val="none" w:sz="0" w:space="0" w:color="auto"/>
          </w:divBdr>
        </w:div>
        <w:div w:id="1208301347">
          <w:marLeft w:val="640"/>
          <w:marRight w:val="0"/>
          <w:marTop w:val="0"/>
          <w:marBottom w:val="0"/>
          <w:divBdr>
            <w:top w:val="none" w:sz="0" w:space="0" w:color="auto"/>
            <w:left w:val="none" w:sz="0" w:space="0" w:color="auto"/>
            <w:bottom w:val="none" w:sz="0" w:space="0" w:color="auto"/>
            <w:right w:val="none" w:sz="0" w:space="0" w:color="auto"/>
          </w:divBdr>
        </w:div>
        <w:div w:id="1682849177">
          <w:marLeft w:val="640"/>
          <w:marRight w:val="0"/>
          <w:marTop w:val="0"/>
          <w:marBottom w:val="0"/>
          <w:divBdr>
            <w:top w:val="none" w:sz="0" w:space="0" w:color="auto"/>
            <w:left w:val="none" w:sz="0" w:space="0" w:color="auto"/>
            <w:bottom w:val="none" w:sz="0" w:space="0" w:color="auto"/>
            <w:right w:val="none" w:sz="0" w:space="0" w:color="auto"/>
          </w:divBdr>
        </w:div>
        <w:div w:id="1483425751">
          <w:marLeft w:val="640"/>
          <w:marRight w:val="0"/>
          <w:marTop w:val="0"/>
          <w:marBottom w:val="0"/>
          <w:divBdr>
            <w:top w:val="none" w:sz="0" w:space="0" w:color="auto"/>
            <w:left w:val="none" w:sz="0" w:space="0" w:color="auto"/>
            <w:bottom w:val="none" w:sz="0" w:space="0" w:color="auto"/>
            <w:right w:val="none" w:sz="0" w:space="0" w:color="auto"/>
          </w:divBdr>
        </w:div>
        <w:div w:id="1849758741">
          <w:marLeft w:val="640"/>
          <w:marRight w:val="0"/>
          <w:marTop w:val="0"/>
          <w:marBottom w:val="0"/>
          <w:divBdr>
            <w:top w:val="none" w:sz="0" w:space="0" w:color="auto"/>
            <w:left w:val="none" w:sz="0" w:space="0" w:color="auto"/>
            <w:bottom w:val="none" w:sz="0" w:space="0" w:color="auto"/>
            <w:right w:val="none" w:sz="0" w:space="0" w:color="auto"/>
          </w:divBdr>
        </w:div>
        <w:div w:id="632635658">
          <w:marLeft w:val="640"/>
          <w:marRight w:val="0"/>
          <w:marTop w:val="0"/>
          <w:marBottom w:val="0"/>
          <w:divBdr>
            <w:top w:val="none" w:sz="0" w:space="0" w:color="auto"/>
            <w:left w:val="none" w:sz="0" w:space="0" w:color="auto"/>
            <w:bottom w:val="none" w:sz="0" w:space="0" w:color="auto"/>
            <w:right w:val="none" w:sz="0" w:space="0" w:color="auto"/>
          </w:divBdr>
        </w:div>
        <w:div w:id="226189125">
          <w:marLeft w:val="640"/>
          <w:marRight w:val="0"/>
          <w:marTop w:val="0"/>
          <w:marBottom w:val="0"/>
          <w:divBdr>
            <w:top w:val="none" w:sz="0" w:space="0" w:color="auto"/>
            <w:left w:val="none" w:sz="0" w:space="0" w:color="auto"/>
            <w:bottom w:val="none" w:sz="0" w:space="0" w:color="auto"/>
            <w:right w:val="none" w:sz="0" w:space="0" w:color="auto"/>
          </w:divBdr>
        </w:div>
        <w:div w:id="1845195384">
          <w:marLeft w:val="640"/>
          <w:marRight w:val="0"/>
          <w:marTop w:val="0"/>
          <w:marBottom w:val="0"/>
          <w:divBdr>
            <w:top w:val="none" w:sz="0" w:space="0" w:color="auto"/>
            <w:left w:val="none" w:sz="0" w:space="0" w:color="auto"/>
            <w:bottom w:val="none" w:sz="0" w:space="0" w:color="auto"/>
            <w:right w:val="none" w:sz="0" w:space="0" w:color="auto"/>
          </w:divBdr>
        </w:div>
        <w:div w:id="1574853877">
          <w:marLeft w:val="640"/>
          <w:marRight w:val="0"/>
          <w:marTop w:val="0"/>
          <w:marBottom w:val="0"/>
          <w:divBdr>
            <w:top w:val="none" w:sz="0" w:space="0" w:color="auto"/>
            <w:left w:val="none" w:sz="0" w:space="0" w:color="auto"/>
            <w:bottom w:val="none" w:sz="0" w:space="0" w:color="auto"/>
            <w:right w:val="none" w:sz="0" w:space="0" w:color="auto"/>
          </w:divBdr>
        </w:div>
        <w:div w:id="1500583560">
          <w:marLeft w:val="640"/>
          <w:marRight w:val="0"/>
          <w:marTop w:val="0"/>
          <w:marBottom w:val="0"/>
          <w:divBdr>
            <w:top w:val="none" w:sz="0" w:space="0" w:color="auto"/>
            <w:left w:val="none" w:sz="0" w:space="0" w:color="auto"/>
            <w:bottom w:val="none" w:sz="0" w:space="0" w:color="auto"/>
            <w:right w:val="none" w:sz="0" w:space="0" w:color="auto"/>
          </w:divBdr>
        </w:div>
        <w:div w:id="2092236932">
          <w:marLeft w:val="640"/>
          <w:marRight w:val="0"/>
          <w:marTop w:val="0"/>
          <w:marBottom w:val="0"/>
          <w:divBdr>
            <w:top w:val="none" w:sz="0" w:space="0" w:color="auto"/>
            <w:left w:val="none" w:sz="0" w:space="0" w:color="auto"/>
            <w:bottom w:val="none" w:sz="0" w:space="0" w:color="auto"/>
            <w:right w:val="none" w:sz="0" w:space="0" w:color="auto"/>
          </w:divBdr>
        </w:div>
        <w:div w:id="987320426">
          <w:marLeft w:val="640"/>
          <w:marRight w:val="0"/>
          <w:marTop w:val="0"/>
          <w:marBottom w:val="0"/>
          <w:divBdr>
            <w:top w:val="none" w:sz="0" w:space="0" w:color="auto"/>
            <w:left w:val="none" w:sz="0" w:space="0" w:color="auto"/>
            <w:bottom w:val="none" w:sz="0" w:space="0" w:color="auto"/>
            <w:right w:val="none" w:sz="0" w:space="0" w:color="auto"/>
          </w:divBdr>
        </w:div>
        <w:div w:id="2042247057">
          <w:marLeft w:val="640"/>
          <w:marRight w:val="0"/>
          <w:marTop w:val="0"/>
          <w:marBottom w:val="0"/>
          <w:divBdr>
            <w:top w:val="none" w:sz="0" w:space="0" w:color="auto"/>
            <w:left w:val="none" w:sz="0" w:space="0" w:color="auto"/>
            <w:bottom w:val="none" w:sz="0" w:space="0" w:color="auto"/>
            <w:right w:val="none" w:sz="0" w:space="0" w:color="auto"/>
          </w:divBdr>
        </w:div>
        <w:div w:id="1675448234">
          <w:marLeft w:val="640"/>
          <w:marRight w:val="0"/>
          <w:marTop w:val="0"/>
          <w:marBottom w:val="0"/>
          <w:divBdr>
            <w:top w:val="none" w:sz="0" w:space="0" w:color="auto"/>
            <w:left w:val="none" w:sz="0" w:space="0" w:color="auto"/>
            <w:bottom w:val="none" w:sz="0" w:space="0" w:color="auto"/>
            <w:right w:val="none" w:sz="0" w:space="0" w:color="auto"/>
          </w:divBdr>
        </w:div>
        <w:div w:id="646324443">
          <w:marLeft w:val="640"/>
          <w:marRight w:val="0"/>
          <w:marTop w:val="0"/>
          <w:marBottom w:val="0"/>
          <w:divBdr>
            <w:top w:val="none" w:sz="0" w:space="0" w:color="auto"/>
            <w:left w:val="none" w:sz="0" w:space="0" w:color="auto"/>
            <w:bottom w:val="none" w:sz="0" w:space="0" w:color="auto"/>
            <w:right w:val="none" w:sz="0" w:space="0" w:color="auto"/>
          </w:divBdr>
        </w:div>
        <w:div w:id="1012030775">
          <w:marLeft w:val="640"/>
          <w:marRight w:val="0"/>
          <w:marTop w:val="0"/>
          <w:marBottom w:val="0"/>
          <w:divBdr>
            <w:top w:val="none" w:sz="0" w:space="0" w:color="auto"/>
            <w:left w:val="none" w:sz="0" w:space="0" w:color="auto"/>
            <w:bottom w:val="none" w:sz="0" w:space="0" w:color="auto"/>
            <w:right w:val="none" w:sz="0" w:space="0" w:color="auto"/>
          </w:divBdr>
        </w:div>
        <w:div w:id="353458718">
          <w:marLeft w:val="640"/>
          <w:marRight w:val="0"/>
          <w:marTop w:val="0"/>
          <w:marBottom w:val="0"/>
          <w:divBdr>
            <w:top w:val="none" w:sz="0" w:space="0" w:color="auto"/>
            <w:left w:val="none" w:sz="0" w:space="0" w:color="auto"/>
            <w:bottom w:val="none" w:sz="0" w:space="0" w:color="auto"/>
            <w:right w:val="none" w:sz="0" w:space="0" w:color="auto"/>
          </w:divBdr>
        </w:div>
        <w:div w:id="170872789">
          <w:marLeft w:val="640"/>
          <w:marRight w:val="0"/>
          <w:marTop w:val="0"/>
          <w:marBottom w:val="0"/>
          <w:divBdr>
            <w:top w:val="none" w:sz="0" w:space="0" w:color="auto"/>
            <w:left w:val="none" w:sz="0" w:space="0" w:color="auto"/>
            <w:bottom w:val="none" w:sz="0" w:space="0" w:color="auto"/>
            <w:right w:val="none" w:sz="0" w:space="0" w:color="auto"/>
          </w:divBdr>
        </w:div>
        <w:div w:id="858810947">
          <w:marLeft w:val="640"/>
          <w:marRight w:val="0"/>
          <w:marTop w:val="0"/>
          <w:marBottom w:val="0"/>
          <w:divBdr>
            <w:top w:val="none" w:sz="0" w:space="0" w:color="auto"/>
            <w:left w:val="none" w:sz="0" w:space="0" w:color="auto"/>
            <w:bottom w:val="none" w:sz="0" w:space="0" w:color="auto"/>
            <w:right w:val="none" w:sz="0" w:space="0" w:color="auto"/>
          </w:divBdr>
        </w:div>
        <w:div w:id="912158536">
          <w:marLeft w:val="640"/>
          <w:marRight w:val="0"/>
          <w:marTop w:val="0"/>
          <w:marBottom w:val="0"/>
          <w:divBdr>
            <w:top w:val="none" w:sz="0" w:space="0" w:color="auto"/>
            <w:left w:val="none" w:sz="0" w:space="0" w:color="auto"/>
            <w:bottom w:val="none" w:sz="0" w:space="0" w:color="auto"/>
            <w:right w:val="none" w:sz="0" w:space="0" w:color="auto"/>
          </w:divBdr>
        </w:div>
        <w:div w:id="2069716718">
          <w:marLeft w:val="640"/>
          <w:marRight w:val="0"/>
          <w:marTop w:val="0"/>
          <w:marBottom w:val="0"/>
          <w:divBdr>
            <w:top w:val="none" w:sz="0" w:space="0" w:color="auto"/>
            <w:left w:val="none" w:sz="0" w:space="0" w:color="auto"/>
            <w:bottom w:val="none" w:sz="0" w:space="0" w:color="auto"/>
            <w:right w:val="none" w:sz="0" w:space="0" w:color="auto"/>
          </w:divBdr>
        </w:div>
        <w:div w:id="1105998537">
          <w:marLeft w:val="640"/>
          <w:marRight w:val="0"/>
          <w:marTop w:val="0"/>
          <w:marBottom w:val="0"/>
          <w:divBdr>
            <w:top w:val="none" w:sz="0" w:space="0" w:color="auto"/>
            <w:left w:val="none" w:sz="0" w:space="0" w:color="auto"/>
            <w:bottom w:val="none" w:sz="0" w:space="0" w:color="auto"/>
            <w:right w:val="none" w:sz="0" w:space="0" w:color="auto"/>
          </w:divBdr>
        </w:div>
        <w:div w:id="2131513362">
          <w:marLeft w:val="640"/>
          <w:marRight w:val="0"/>
          <w:marTop w:val="0"/>
          <w:marBottom w:val="0"/>
          <w:divBdr>
            <w:top w:val="none" w:sz="0" w:space="0" w:color="auto"/>
            <w:left w:val="none" w:sz="0" w:space="0" w:color="auto"/>
            <w:bottom w:val="none" w:sz="0" w:space="0" w:color="auto"/>
            <w:right w:val="none" w:sz="0" w:space="0" w:color="auto"/>
          </w:divBdr>
        </w:div>
        <w:div w:id="7026743">
          <w:marLeft w:val="640"/>
          <w:marRight w:val="0"/>
          <w:marTop w:val="0"/>
          <w:marBottom w:val="0"/>
          <w:divBdr>
            <w:top w:val="none" w:sz="0" w:space="0" w:color="auto"/>
            <w:left w:val="none" w:sz="0" w:space="0" w:color="auto"/>
            <w:bottom w:val="none" w:sz="0" w:space="0" w:color="auto"/>
            <w:right w:val="none" w:sz="0" w:space="0" w:color="auto"/>
          </w:divBdr>
        </w:div>
        <w:div w:id="544566227">
          <w:marLeft w:val="640"/>
          <w:marRight w:val="0"/>
          <w:marTop w:val="0"/>
          <w:marBottom w:val="0"/>
          <w:divBdr>
            <w:top w:val="none" w:sz="0" w:space="0" w:color="auto"/>
            <w:left w:val="none" w:sz="0" w:space="0" w:color="auto"/>
            <w:bottom w:val="none" w:sz="0" w:space="0" w:color="auto"/>
            <w:right w:val="none" w:sz="0" w:space="0" w:color="auto"/>
          </w:divBdr>
        </w:div>
        <w:div w:id="1582257307">
          <w:marLeft w:val="640"/>
          <w:marRight w:val="0"/>
          <w:marTop w:val="0"/>
          <w:marBottom w:val="0"/>
          <w:divBdr>
            <w:top w:val="none" w:sz="0" w:space="0" w:color="auto"/>
            <w:left w:val="none" w:sz="0" w:space="0" w:color="auto"/>
            <w:bottom w:val="none" w:sz="0" w:space="0" w:color="auto"/>
            <w:right w:val="none" w:sz="0" w:space="0" w:color="auto"/>
          </w:divBdr>
        </w:div>
        <w:div w:id="1288703494">
          <w:marLeft w:val="640"/>
          <w:marRight w:val="0"/>
          <w:marTop w:val="0"/>
          <w:marBottom w:val="0"/>
          <w:divBdr>
            <w:top w:val="none" w:sz="0" w:space="0" w:color="auto"/>
            <w:left w:val="none" w:sz="0" w:space="0" w:color="auto"/>
            <w:bottom w:val="none" w:sz="0" w:space="0" w:color="auto"/>
            <w:right w:val="none" w:sz="0" w:space="0" w:color="auto"/>
          </w:divBdr>
        </w:div>
        <w:div w:id="2140412161">
          <w:marLeft w:val="640"/>
          <w:marRight w:val="0"/>
          <w:marTop w:val="0"/>
          <w:marBottom w:val="0"/>
          <w:divBdr>
            <w:top w:val="none" w:sz="0" w:space="0" w:color="auto"/>
            <w:left w:val="none" w:sz="0" w:space="0" w:color="auto"/>
            <w:bottom w:val="none" w:sz="0" w:space="0" w:color="auto"/>
            <w:right w:val="none" w:sz="0" w:space="0" w:color="auto"/>
          </w:divBdr>
        </w:div>
        <w:div w:id="304433013">
          <w:marLeft w:val="640"/>
          <w:marRight w:val="0"/>
          <w:marTop w:val="0"/>
          <w:marBottom w:val="0"/>
          <w:divBdr>
            <w:top w:val="none" w:sz="0" w:space="0" w:color="auto"/>
            <w:left w:val="none" w:sz="0" w:space="0" w:color="auto"/>
            <w:bottom w:val="none" w:sz="0" w:space="0" w:color="auto"/>
            <w:right w:val="none" w:sz="0" w:space="0" w:color="auto"/>
          </w:divBdr>
        </w:div>
        <w:div w:id="1257403941">
          <w:marLeft w:val="640"/>
          <w:marRight w:val="0"/>
          <w:marTop w:val="0"/>
          <w:marBottom w:val="0"/>
          <w:divBdr>
            <w:top w:val="none" w:sz="0" w:space="0" w:color="auto"/>
            <w:left w:val="none" w:sz="0" w:space="0" w:color="auto"/>
            <w:bottom w:val="none" w:sz="0" w:space="0" w:color="auto"/>
            <w:right w:val="none" w:sz="0" w:space="0" w:color="auto"/>
          </w:divBdr>
        </w:div>
        <w:div w:id="1528642911">
          <w:marLeft w:val="640"/>
          <w:marRight w:val="0"/>
          <w:marTop w:val="0"/>
          <w:marBottom w:val="0"/>
          <w:divBdr>
            <w:top w:val="none" w:sz="0" w:space="0" w:color="auto"/>
            <w:left w:val="none" w:sz="0" w:space="0" w:color="auto"/>
            <w:bottom w:val="none" w:sz="0" w:space="0" w:color="auto"/>
            <w:right w:val="none" w:sz="0" w:space="0" w:color="auto"/>
          </w:divBdr>
        </w:div>
        <w:div w:id="1878852572">
          <w:marLeft w:val="640"/>
          <w:marRight w:val="0"/>
          <w:marTop w:val="0"/>
          <w:marBottom w:val="0"/>
          <w:divBdr>
            <w:top w:val="none" w:sz="0" w:space="0" w:color="auto"/>
            <w:left w:val="none" w:sz="0" w:space="0" w:color="auto"/>
            <w:bottom w:val="none" w:sz="0" w:space="0" w:color="auto"/>
            <w:right w:val="none" w:sz="0" w:space="0" w:color="auto"/>
          </w:divBdr>
        </w:div>
        <w:div w:id="1786802130">
          <w:marLeft w:val="640"/>
          <w:marRight w:val="0"/>
          <w:marTop w:val="0"/>
          <w:marBottom w:val="0"/>
          <w:divBdr>
            <w:top w:val="none" w:sz="0" w:space="0" w:color="auto"/>
            <w:left w:val="none" w:sz="0" w:space="0" w:color="auto"/>
            <w:bottom w:val="none" w:sz="0" w:space="0" w:color="auto"/>
            <w:right w:val="none" w:sz="0" w:space="0" w:color="auto"/>
          </w:divBdr>
        </w:div>
        <w:div w:id="1386830283">
          <w:marLeft w:val="640"/>
          <w:marRight w:val="0"/>
          <w:marTop w:val="0"/>
          <w:marBottom w:val="0"/>
          <w:divBdr>
            <w:top w:val="none" w:sz="0" w:space="0" w:color="auto"/>
            <w:left w:val="none" w:sz="0" w:space="0" w:color="auto"/>
            <w:bottom w:val="none" w:sz="0" w:space="0" w:color="auto"/>
            <w:right w:val="none" w:sz="0" w:space="0" w:color="auto"/>
          </w:divBdr>
        </w:div>
        <w:div w:id="305823703">
          <w:marLeft w:val="640"/>
          <w:marRight w:val="0"/>
          <w:marTop w:val="0"/>
          <w:marBottom w:val="0"/>
          <w:divBdr>
            <w:top w:val="none" w:sz="0" w:space="0" w:color="auto"/>
            <w:left w:val="none" w:sz="0" w:space="0" w:color="auto"/>
            <w:bottom w:val="none" w:sz="0" w:space="0" w:color="auto"/>
            <w:right w:val="none" w:sz="0" w:space="0" w:color="auto"/>
          </w:divBdr>
        </w:div>
        <w:div w:id="258754704">
          <w:marLeft w:val="640"/>
          <w:marRight w:val="0"/>
          <w:marTop w:val="0"/>
          <w:marBottom w:val="0"/>
          <w:divBdr>
            <w:top w:val="none" w:sz="0" w:space="0" w:color="auto"/>
            <w:left w:val="none" w:sz="0" w:space="0" w:color="auto"/>
            <w:bottom w:val="none" w:sz="0" w:space="0" w:color="auto"/>
            <w:right w:val="none" w:sz="0" w:space="0" w:color="auto"/>
          </w:divBdr>
        </w:div>
        <w:div w:id="832599776">
          <w:marLeft w:val="640"/>
          <w:marRight w:val="0"/>
          <w:marTop w:val="0"/>
          <w:marBottom w:val="0"/>
          <w:divBdr>
            <w:top w:val="none" w:sz="0" w:space="0" w:color="auto"/>
            <w:left w:val="none" w:sz="0" w:space="0" w:color="auto"/>
            <w:bottom w:val="none" w:sz="0" w:space="0" w:color="auto"/>
            <w:right w:val="none" w:sz="0" w:space="0" w:color="auto"/>
          </w:divBdr>
        </w:div>
        <w:div w:id="1729379086">
          <w:marLeft w:val="640"/>
          <w:marRight w:val="0"/>
          <w:marTop w:val="0"/>
          <w:marBottom w:val="0"/>
          <w:divBdr>
            <w:top w:val="none" w:sz="0" w:space="0" w:color="auto"/>
            <w:left w:val="none" w:sz="0" w:space="0" w:color="auto"/>
            <w:bottom w:val="none" w:sz="0" w:space="0" w:color="auto"/>
            <w:right w:val="none" w:sz="0" w:space="0" w:color="auto"/>
          </w:divBdr>
        </w:div>
        <w:div w:id="554661361">
          <w:marLeft w:val="640"/>
          <w:marRight w:val="0"/>
          <w:marTop w:val="0"/>
          <w:marBottom w:val="0"/>
          <w:divBdr>
            <w:top w:val="none" w:sz="0" w:space="0" w:color="auto"/>
            <w:left w:val="none" w:sz="0" w:space="0" w:color="auto"/>
            <w:bottom w:val="none" w:sz="0" w:space="0" w:color="auto"/>
            <w:right w:val="none" w:sz="0" w:space="0" w:color="auto"/>
          </w:divBdr>
        </w:div>
        <w:div w:id="1555004935">
          <w:marLeft w:val="640"/>
          <w:marRight w:val="0"/>
          <w:marTop w:val="0"/>
          <w:marBottom w:val="0"/>
          <w:divBdr>
            <w:top w:val="none" w:sz="0" w:space="0" w:color="auto"/>
            <w:left w:val="none" w:sz="0" w:space="0" w:color="auto"/>
            <w:bottom w:val="none" w:sz="0" w:space="0" w:color="auto"/>
            <w:right w:val="none" w:sz="0" w:space="0" w:color="auto"/>
          </w:divBdr>
        </w:div>
      </w:divsChild>
    </w:div>
    <w:div w:id="189538995">
      <w:bodyDiv w:val="1"/>
      <w:marLeft w:val="0"/>
      <w:marRight w:val="0"/>
      <w:marTop w:val="0"/>
      <w:marBottom w:val="0"/>
      <w:divBdr>
        <w:top w:val="none" w:sz="0" w:space="0" w:color="auto"/>
        <w:left w:val="none" w:sz="0" w:space="0" w:color="auto"/>
        <w:bottom w:val="none" w:sz="0" w:space="0" w:color="auto"/>
        <w:right w:val="none" w:sz="0" w:space="0" w:color="auto"/>
      </w:divBdr>
      <w:divsChild>
        <w:div w:id="1417676893">
          <w:marLeft w:val="640"/>
          <w:marRight w:val="0"/>
          <w:marTop w:val="0"/>
          <w:marBottom w:val="0"/>
          <w:divBdr>
            <w:top w:val="none" w:sz="0" w:space="0" w:color="auto"/>
            <w:left w:val="none" w:sz="0" w:space="0" w:color="auto"/>
            <w:bottom w:val="none" w:sz="0" w:space="0" w:color="auto"/>
            <w:right w:val="none" w:sz="0" w:space="0" w:color="auto"/>
          </w:divBdr>
        </w:div>
        <w:div w:id="1182011687">
          <w:marLeft w:val="640"/>
          <w:marRight w:val="0"/>
          <w:marTop w:val="0"/>
          <w:marBottom w:val="0"/>
          <w:divBdr>
            <w:top w:val="none" w:sz="0" w:space="0" w:color="auto"/>
            <w:left w:val="none" w:sz="0" w:space="0" w:color="auto"/>
            <w:bottom w:val="none" w:sz="0" w:space="0" w:color="auto"/>
            <w:right w:val="none" w:sz="0" w:space="0" w:color="auto"/>
          </w:divBdr>
        </w:div>
        <w:div w:id="1501501364">
          <w:marLeft w:val="640"/>
          <w:marRight w:val="0"/>
          <w:marTop w:val="0"/>
          <w:marBottom w:val="0"/>
          <w:divBdr>
            <w:top w:val="none" w:sz="0" w:space="0" w:color="auto"/>
            <w:left w:val="none" w:sz="0" w:space="0" w:color="auto"/>
            <w:bottom w:val="none" w:sz="0" w:space="0" w:color="auto"/>
            <w:right w:val="none" w:sz="0" w:space="0" w:color="auto"/>
          </w:divBdr>
        </w:div>
        <w:div w:id="475225022">
          <w:marLeft w:val="640"/>
          <w:marRight w:val="0"/>
          <w:marTop w:val="0"/>
          <w:marBottom w:val="0"/>
          <w:divBdr>
            <w:top w:val="none" w:sz="0" w:space="0" w:color="auto"/>
            <w:left w:val="none" w:sz="0" w:space="0" w:color="auto"/>
            <w:bottom w:val="none" w:sz="0" w:space="0" w:color="auto"/>
            <w:right w:val="none" w:sz="0" w:space="0" w:color="auto"/>
          </w:divBdr>
        </w:div>
        <w:div w:id="1202327882">
          <w:marLeft w:val="640"/>
          <w:marRight w:val="0"/>
          <w:marTop w:val="0"/>
          <w:marBottom w:val="0"/>
          <w:divBdr>
            <w:top w:val="none" w:sz="0" w:space="0" w:color="auto"/>
            <w:left w:val="none" w:sz="0" w:space="0" w:color="auto"/>
            <w:bottom w:val="none" w:sz="0" w:space="0" w:color="auto"/>
            <w:right w:val="none" w:sz="0" w:space="0" w:color="auto"/>
          </w:divBdr>
        </w:div>
        <w:div w:id="1715344526">
          <w:marLeft w:val="640"/>
          <w:marRight w:val="0"/>
          <w:marTop w:val="0"/>
          <w:marBottom w:val="0"/>
          <w:divBdr>
            <w:top w:val="none" w:sz="0" w:space="0" w:color="auto"/>
            <w:left w:val="none" w:sz="0" w:space="0" w:color="auto"/>
            <w:bottom w:val="none" w:sz="0" w:space="0" w:color="auto"/>
            <w:right w:val="none" w:sz="0" w:space="0" w:color="auto"/>
          </w:divBdr>
        </w:div>
        <w:div w:id="1524826372">
          <w:marLeft w:val="640"/>
          <w:marRight w:val="0"/>
          <w:marTop w:val="0"/>
          <w:marBottom w:val="0"/>
          <w:divBdr>
            <w:top w:val="none" w:sz="0" w:space="0" w:color="auto"/>
            <w:left w:val="none" w:sz="0" w:space="0" w:color="auto"/>
            <w:bottom w:val="none" w:sz="0" w:space="0" w:color="auto"/>
            <w:right w:val="none" w:sz="0" w:space="0" w:color="auto"/>
          </w:divBdr>
        </w:div>
        <w:div w:id="1765687935">
          <w:marLeft w:val="640"/>
          <w:marRight w:val="0"/>
          <w:marTop w:val="0"/>
          <w:marBottom w:val="0"/>
          <w:divBdr>
            <w:top w:val="none" w:sz="0" w:space="0" w:color="auto"/>
            <w:left w:val="none" w:sz="0" w:space="0" w:color="auto"/>
            <w:bottom w:val="none" w:sz="0" w:space="0" w:color="auto"/>
            <w:right w:val="none" w:sz="0" w:space="0" w:color="auto"/>
          </w:divBdr>
        </w:div>
        <w:div w:id="246958799">
          <w:marLeft w:val="640"/>
          <w:marRight w:val="0"/>
          <w:marTop w:val="0"/>
          <w:marBottom w:val="0"/>
          <w:divBdr>
            <w:top w:val="none" w:sz="0" w:space="0" w:color="auto"/>
            <w:left w:val="none" w:sz="0" w:space="0" w:color="auto"/>
            <w:bottom w:val="none" w:sz="0" w:space="0" w:color="auto"/>
            <w:right w:val="none" w:sz="0" w:space="0" w:color="auto"/>
          </w:divBdr>
        </w:div>
        <w:div w:id="157773485">
          <w:marLeft w:val="640"/>
          <w:marRight w:val="0"/>
          <w:marTop w:val="0"/>
          <w:marBottom w:val="0"/>
          <w:divBdr>
            <w:top w:val="none" w:sz="0" w:space="0" w:color="auto"/>
            <w:left w:val="none" w:sz="0" w:space="0" w:color="auto"/>
            <w:bottom w:val="none" w:sz="0" w:space="0" w:color="auto"/>
            <w:right w:val="none" w:sz="0" w:space="0" w:color="auto"/>
          </w:divBdr>
        </w:div>
        <w:div w:id="2006398835">
          <w:marLeft w:val="640"/>
          <w:marRight w:val="0"/>
          <w:marTop w:val="0"/>
          <w:marBottom w:val="0"/>
          <w:divBdr>
            <w:top w:val="none" w:sz="0" w:space="0" w:color="auto"/>
            <w:left w:val="none" w:sz="0" w:space="0" w:color="auto"/>
            <w:bottom w:val="none" w:sz="0" w:space="0" w:color="auto"/>
            <w:right w:val="none" w:sz="0" w:space="0" w:color="auto"/>
          </w:divBdr>
        </w:div>
        <w:div w:id="1183008550">
          <w:marLeft w:val="640"/>
          <w:marRight w:val="0"/>
          <w:marTop w:val="0"/>
          <w:marBottom w:val="0"/>
          <w:divBdr>
            <w:top w:val="none" w:sz="0" w:space="0" w:color="auto"/>
            <w:left w:val="none" w:sz="0" w:space="0" w:color="auto"/>
            <w:bottom w:val="none" w:sz="0" w:space="0" w:color="auto"/>
            <w:right w:val="none" w:sz="0" w:space="0" w:color="auto"/>
          </w:divBdr>
        </w:div>
        <w:div w:id="241918365">
          <w:marLeft w:val="640"/>
          <w:marRight w:val="0"/>
          <w:marTop w:val="0"/>
          <w:marBottom w:val="0"/>
          <w:divBdr>
            <w:top w:val="none" w:sz="0" w:space="0" w:color="auto"/>
            <w:left w:val="none" w:sz="0" w:space="0" w:color="auto"/>
            <w:bottom w:val="none" w:sz="0" w:space="0" w:color="auto"/>
            <w:right w:val="none" w:sz="0" w:space="0" w:color="auto"/>
          </w:divBdr>
        </w:div>
        <w:div w:id="1572738754">
          <w:marLeft w:val="640"/>
          <w:marRight w:val="0"/>
          <w:marTop w:val="0"/>
          <w:marBottom w:val="0"/>
          <w:divBdr>
            <w:top w:val="none" w:sz="0" w:space="0" w:color="auto"/>
            <w:left w:val="none" w:sz="0" w:space="0" w:color="auto"/>
            <w:bottom w:val="none" w:sz="0" w:space="0" w:color="auto"/>
            <w:right w:val="none" w:sz="0" w:space="0" w:color="auto"/>
          </w:divBdr>
        </w:div>
        <w:div w:id="609123092">
          <w:marLeft w:val="640"/>
          <w:marRight w:val="0"/>
          <w:marTop w:val="0"/>
          <w:marBottom w:val="0"/>
          <w:divBdr>
            <w:top w:val="none" w:sz="0" w:space="0" w:color="auto"/>
            <w:left w:val="none" w:sz="0" w:space="0" w:color="auto"/>
            <w:bottom w:val="none" w:sz="0" w:space="0" w:color="auto"/>
            <w:right w:val="none" w:sz="0" w:space="0" w:color="auto"/>
          </w:divBdr>
        </w:div>
        <w:div w:id="1013147654">
          <w:marLeft w:val="640"/>
          <w:marRight w:val="0"/>
          <w:marTop w:val="0"/>
          <w:marBottom w:val="0"/>
          <w:divBdr>
            <w:top w:val="none" w:sz="0" w:space="0" w:color="auto"/>
            <w:left w:val="none" w:sz="0" w:space="0" w:color="auto"/>
            <w:bottom w:val="none" w:sz="0" w:space="0" w:color="auto"/>
            <w:right w:val="none" w:sz="0" w:space="0" w:color="auto"/>
          </w:divBdr>
        </w:div>
        <w:div w:id="1592161411">
          <w:marLeft w:val="640"/>
          <w:marRight w:val="0"/>
          <w:marTop w:val="0"/>
          <w:marBottom w:val="0"/>
          <w:divBdr>
            <w:top w:val="none" w:sz="0" w:space="0" w:color="auto"/>
            <w:left w:val="none" w:sz="0" w:space="0" w:color="auto"/>
            <w:bottom w:val="none" w:sz="0" w:space="0" w:color="auto"/>
            <w:right w:val="none" w:sz="0" w:space="0" w:color="auto"/>
          </w:divBdr>
        </w:div>
        <w:div w:id="36591988">
          <w:marLeft w:val="640"/>
          <w:marRight w:val="0"/>
          <w:marTop w:val="0"/>
          <w:marBottom w:val="0"/>
          <w:divBdr>
            <w:top w:val="none" w:sz="0" w:space="0" w:color="auto"/>
            <w:left w:val="none" w:sz="0" w:space="0" w:color="auto"/>
            <w:bottom w:val="none" w:sz="0" w:space="0" w:color="auto"/>
            <w:right w:val="none" w:sz="0" w:space="0" w:color="auto"/>
          </w:divBdr>
        </w:div>
        <w:div w:id="1310133381">
          <w:marLeft w:val="640"/>
          <w:marRight w:val="0"/>
          <w:marTop w:val="0"/>
          <w:marBottom w:val="0"/>
          <w:divBdr>
            <w:top w:val="none" w:sz="0" w:space="0" w:color="auto"/>
            <w:left w:val="none" w:sz="0" w:space="0" w:color="auto"/>
            <w:bottom w:val="none" w:sz="0" w:space="0" w:color="auto"/>
            <w:right w:val="none" w:sz="0" w:space="0" w:color="auto"/>
          </w:divBdr>
        </w:div>
        <w:div w:id="540820974">
          <w:marLeft w:val="640"/>
          <w:marRight w:val="0"/>
          <w:marTop w:val="0"/>
          <w:marBottom w:val="0"/>
          <w:divBdr>
            <w:top w:val="none" w:sz="0" w:space="0" w:color="auto"/>
            <w:left w:val="none" w:sz="0" w:space="0" w:color="auto"/>
            <w:bottom w:val="none" w:sz="0" w:space="0" w:color="auto"/>
            <w:right w:val="none" w:sz="0" w:space="0" w:color="auto"/>
          </w:divBdr>
        </w:div>
        <w:div w:id="246577720">
          <w:marLeft w:val="640"/>
          <w:marRight w:val="0"/>
          <w:marTop w:val="0"/>
          <w:marBottom w:val="0"/>
          <w:divBdr>
            <w:top w:val="none" w:sz="0" w:space="0" w:color="auto"/>
            <w:left w:val="none" w:sz="0" w:space="0" w:color="auto"/>
            <w:bottom w:val="none" w:sz="0" w:space="0" w:color="auto"/>
            <w:right w:val="none" w:sz="0" w:space="0" w:color="auto"/>
          </w:divBdr>
        </w:div>
        <w:div w:id="1099177836">
          <w:marLeft w:val="640"/>
          <w:marRight w:val="0"/>
          <w:marTop w:val="0"/>
          <w:marBottom w:val="0"/>
          <w:divBdr>
            <w:top w:val="none" w:sz="0" w:space="0" w:color="auto"/>
            <w:left w:val="none" w:sz="0" w:space="0" w:color="auto"/>
            <w:bottom w:val="none" w:sz="0" w:space="0" w:color="auto"/>
            <w:right w:val="none" w:sz="0" w:space="0" w:color="auto"/>
          </w:divBdr>
        </w:div>
        <w:div w:id="1760641343">
          <w:marLeft w:val="640"/>
          <w:marRight w:val="0"/>
          <w:marTop w:val="0"/>
          <w:marBottom w:val="0"/>
          <w:divBdr>
            <w:top w:val="none" w:sz="0" w:space="0" w:color="auto"/>
            <w:left w:val="none" w:sz="0" w:space="0" w:color="auto"/>
            <w:bottom w:val="none" w:sz="0" w:space="0" w:color="auto"/>
            <w:right w:val="none" w:sz="0" w:space="0" w:color="auto"/>
          </w:divBdr>
        </w:div>
        <w:div w:id="898439631">
          <w:marLeft w:val="640"/>
          <w:marRight w:val="0"/>
          <w:marTop w:val="0"/>
          <w:marBottom w:val="0"/>
          <w:divBdr>
            <w:top w:val="none" w:sz="0" w:space="0" w:color="auto"/>
            <w:left w:val="none" w:sz="0" w:space="0" w:color="auto"/>
            <w:bottom w:val="none" w:sz="0" w:space="0" w:color="auto"/>
            <w:right w:val="none" w:sz="0" w:space="0" w:color="auto"/>
          </w:divBdr>
        </w:div>
        <w:div w:id="158350784">
          <w:marLeft w:val="640"/>
          <w:marRight w:val="0"/>
          <w:marTop w:val="0"/>
          <w:marBottom w:val="0"/>
          <w:divBdr>
            <w:top w:val="none" w:sz="0" w:space="0" w:color="auto"/>
            <w:left w:val="none" w:sz="0" w:space="0" w:color="auto"/>
            <w:bottom w:val="none" w:sz="0" w:space="0" w:color="auto"/>
            <w:right w:val="none" w:sz="0" w:space="0" w:color="auto"/>
          </w:divBdr>
        </w:div>
        <w:div w:id="1821539262">
          <w:marLeft w:val="640"/>
          <w:marRight w:val="0"/>
          <w:marTop w:val="0"/>
          <w:marBottom w:val="0"/>
          <w:divBdr>
            <w:top w:val="none" w:sz="0" w:space="0" w:color="auto"/>
            <w:left w:val="none" w:sz="0" w:space="0" w:color="auto"/>
            <w:bottom w:val="none" w:sz="0" w:space="0" w:color="auto"/>
            <w:right w:val="none" w:sz="0" w:space="0" w:color="auto"/>
          </w:divBdr>
        </w:div>
        <w:div w:id="7756461">
          <w:marLeft w:val="640"/>
          <w:marRight w:val="0"/>
          <w:marTop w:val="0"/>
          <w:marBottom w:val="0"/>
          <w:divBdr>
            <w:top w:val="none" w:sz="0" w:space="0" w:color="auto"/>
            <w:left w:val="none" w:sz="0" w:space="0" w:color="auto"/>
            <w:bottom w:val="none" w:sz="0" w:space="0" w:color="auto"/>
            <w:right w:val="none" w:sz="0" w:space="0" w:color="auto"/>
          </w:divBdr>
        </w:div>
        <w:div w:id="1952861510">
          <w:marLeft w:val="640"/>
          <w:marRight w:val="0"/>
          <w:marTop w:val="0"/>
          <w:marBottom w:val="0"/>
          <w:divBdr>
            <w:top w:val="none" w:sz="0" w:space="0" w:color="auto"/>
            <w:left w:val="none" w:sz="0" w:space="0" w:color="auto"/>
            <w:bottom w:val="none" w:sz="0" w:space="0" w:color="auto"/>
            <w:right w:val="none" w:sz="0" w:space="0" w:color="auto"/>
          </w:divBdr>
        </w:div>
        <w:div w:id="1799375482">
          <w:marLeft w:val="640"/>
          <w:marRight w:val="0"/>
          <w:marTop w:val="0"/>
          <w:marBottom w:val="0"/>
          <w:divBdr>
            <w:top w:val="none" w:sz="0" w:space="0" w:color="auto"/>
            <w:left w:val="none" w:sz="0" w:space="0" w:color="auto"/>
            <w:bottom w:val="none" w:sz="0" w:space="0" w:color="auto"/>
            <w:right w:val="none" w:sz="0" w:space="0" w:color="auto"/>
          </w:divBdr>
        </w:div>
        <w:div w:id="2032291695">
          <w:marLeft w:val="640"/>
          <w:marRight w:val="0"/>
          <w:marTop w:val="0"/>
          <w:marBottom w:val="0"/>
          <w:divBdr>
            <w:top w:val="none" w:sz="0" w:space="0" w:color="auto"/>
            <w:left w:val="none" w:sz="0" w:space="0" w:color="auto"/>
            <w:bottom w:val="none" w:sz="0" w:space="0" w:color="auto"/>
            <w:right w:val="none" w:sz="0" w:space="0" w:color="auto"/>
          </w:divBdr>
        </w:div>
        <w:div w:id="2130396214">
          <w:marLeft w:val="640"/>
          <w:marRight w:val="0"/>
          <w:marTop w:val="0"/>
          <w:marBottom w:val="0"/>
          <w:divBdr>
            <w:top w:val="none" w:sz="0" w:space="0" w:color="auto"/>
            <w:left w:val="none" w:sz="0" w:space="0" w:color="auto"/>
            <w:bottom w:val="none" w:sz="0" w:space="0" w:color="auto"/>
            <w:right w:val="none" w:sz="0" w:space="0" w:color="auto"/>
          </w:divBdr>
        </w:div>
        <w:div w:id="385371812">
          <w:marLeft w:val="640"/>
          <w:marRight w:val="0"/>
          <w:marTop w:val="0"/>
          <w:marBottom w:val="0"/>
          <w:divBdr>
            <w:top w:val="none" w:sz="0" w:space="0" w:color="auto"/>
            <w:left w:val="none" w:sz="0" w:space="0" w:color="auto"/>
            <w:bottom w:val="none" w:sz="0" w:space="0" w:color="auto"/>
            <w:right w:val="none" w:sz="0" w:space="0" w:color="auto"/>
          </w:divBdr>
        </w:div>
        <w:div w:id="509371140">
          <w:marLeft w:val="640"/>
          <w:marRight w:val="0"/>
          <w:marTop w:val="0"/>
          <w:marBottom w:val="0"/>
          <w:divBdr>
            <w:top w:val="none" w:sz="0" w:space="0" w:color="auto"/>
            <w:left w:val="none" w:sz="0" w:space="0" w:color="auto"/>
            <w:bottom w:val="none" w:sz="0" w:space="0" w:color="auto"/>
            <w:right w:val="none" w:sz="0" w:space="0" w:color="auto"/>
          </w:divBdr>
        </w:div>
        <w:div w:id="530071991">
          <w:marLeft w:val="640"/>
          <w:marRight w:val="0"/>
          <w:marTop w:val="0"/>
          <w:marBottom w:val="0"/>
          <w:divBdr>
            <w:top w:val="none" w:sz="0" w:space="0" w:color="auto"/>
            <w:left w:val="none" w:sz="0" w:space="0" w:color="auto"/>
            <w:bottom w:val="none" w:sz="0" w:space="0" w:color="auto"/>
            <w:right w:val="none" w:sz="0" w:space="0" w:color="auto"/>
          </w:divBdr>
        </w:div>
        <w:div w:id="2134057830">
          <w:marLeft w:val="640"/>
          <w:marRight w:val="0"/>
          <w:marTop w:val="0"/>
          <w:marBottom w:val="0"/>
          <w:divBdr>
            <w:top w:val="none" w:sz="0" w:space="0" w:color="auto"/>
            <w:left w:val="none" w:sz="0" w:space="0" w:color="auto"/>
            <w:bottom w:val="none" w:sz="0" w:space="0" w:color="auto"/>
            <w:right w:val="none" w:sz="0" w:space="0" w:color="auto"/>
          </w:divBdr>
        </w:div>
        <w:div w:id="1903373192">
          <w:marLeft w:val="640"/>
          <w:marRight w:val="0"/>
          <w:marTop w:val="0"/>
          <w:marBottom w:val="0"/>
          <w:divBdr>
            <w:top w:val="none" w:sz="0" w:space="0" w:color="auto"/>
            <w:left w:val="none" w:sz="0" w:space="0" w:color="auto"/>
            <w:bottom w:val="none" w:sz="0" w:space="0" w:color="auto"/>
            <w:right w:val="none" w:sz="0" w:space="0" w:color="auto"/>
          </w:divBdr>
        </w:div>
        <w:div w:id="1420444252">
          <w:marLeft w:val="640"/>
          <w:marRight w:val="0"/>
          <w:marTop w:val="0"/>
          <w:marBottom w:val="0"/>
          <w:divBdr>
            <w:top w:val="none" w:sz="0" w:space="0" w:color="auto"/>
            <w:left w:val="none" w:sz="0" w:space="0" w:color="auto"/>
            <w:bottom w:val="none" w:sz="0" w:space="0" w:color="auto"/>
            <w:right w:val="none" w:sz="0" w:space="0" w:color="auto"/>
          </w:divBdr>
        </w:div>
        <w:div w:id="870646649">
          <w:marLeft w:val="640"/>
          <w:marRight w:val="0"/>
          <w:marTop w:val="0"/>
          <w:marBottom w:val="0"/>
          <w:divBdr>
            <w:top w:val="none" w:sz="0" w:space="0" w:color="auto"/>
            <w:left w:val="none" w:sz="0" w:space="0" w:color="auto"/>
            <w:bottom w:val="none" w:sz="0" w:space="0" w:color="auto"/>
            <w:right w:val="none" w:sz="0" w:space="0" w:color="auto"/>
          </w:divBdr>
        </w:div>
        <w:div w:id="108404127">
          <w:marLeft w:val="640"/>
          <w:marRight w:val="0"/>
          <w:marTop w:val="0"/>
          <w:marBottom w:val="0"/>
          <w:divBdr>
            <w:top w:val="none" w:sz="0" w:space="0" w:color="auto"/>
            <w:left w:val="none" w:sz="0" w:space="0" w:color="auto"/>
            <w:bottom w:val="none" w:sz="0" w:space="0" w:color="auto"/>
            <w:right w:val="none" w:sz="0" w:space="0" w:color="auto"/>
          </w:divBdr>
        </w:div>
        <w:div w:id="1249853604">
          <w:marLeft w:val="640"/>
          <w:marRight w:val="0"/>
          <w:marTop w:val="0"/>
          <w:marBottom w:val="0"/>
          <w:divBdr>
            <w:top w:val="none" w:sz="0" w:space="0" w:color="auto"/>
            <w:left w:val="none" w:sz="0" w:space="0" w:color="auto"/>
            <w:bottom w:val="none" w:sz="0" w:space="0" w:color="auto"/>
            <w:right w:val="none" w:sz="0" w:space="0" w:color="auto"/>
          </w:divBdr>
        </w:div>
        <w:div w:id="1546409041">
          <w:marLeft w:val="640"/>
          <w:marRight w:val="0"/>
          <w:marTop w:val="0"/>
          <w:marBottom w:val="0"/>
          <w:divBdr>
            <w:top w:val="none" w:sz="0" w:space="0" w:color="auto"/>
            <w:left w:val="none" w:sz="0" w:space="0" w:color="auto"/>
            <w:bottom w:val="none" w:sz="0" w:space="0" w:color="auto"/>
            <w:right w:val="none" w:sz="0" w:space="0" w:color="auto"/>
          </w:divBdr>
        </w:div>
        <w:div w:id="1000229762">
          <w:marLeft w:val="640"/>
          <w:marRight w:val="0"/>
          <w:marTop w:val="0"/>
          <w:marBottom w:val="0"/>
          <w:divBdr>
            <w:top w:val="none" w:sz="0" w:space="0" w:color="auto"/>
            <w:left w:val="none" w:sz="0" w:space="0" w:color="auto"/>
            <w:bottom w:val="none" w:sz="0" w:space="0" w:color="auto"/>
            <w:right w:val="none" w:sz="0" w:space="0" w:color="auto"/>
          </w:divBdr>
        </w:div>
        <w:div w:id="25378075">
          <w:marLeft w:val="640"/>
          <w:marRight w:val="0"/>
          <w:marTop w:val="0"/>
          <w:marBottom w:val="0"/>
          <w:divBdr>
            <w:top w:val="none" w:sz="0" w:space="0" w:color="auto"/>
            <w:left w:val="none" w:sz="0" w:space="0" w:color="auto"/>
            <w:bottom w:val="none" w:sz="0" w:space="0" w:color="auto"/>
            <w:right w:val="none" w:sz="0" w:space="0" w:color="auto"/>
          </w:divBdr>
        </w:div>
        <w:div w:id="529539368">
          <w:marLeft w:val="640"/>
          <w:marRight w:val="0"/>
          <w:marTop w:val="0"/>
          <w:marBottom w:val="0"/>
          <w:divBdr>
            <w:top w:val="none" w:sz="0" w:space="0" w:color="auto"/>
            <w:left w:val="none" w:sz="0" w:space="0" w:color="auto"/>
            <w:bottom w:val="none" w:sz="0" w:space="0" w:color="auto"/>
            <w:right w:val="none" w:sz="0" w:space="0" w:color="auto"/>
          </w:divBdr>
        </w:div>
        <w:div w:id="2089762049">
          <w:marLeft w:val="640"/>
          <w:marRight w:val="0"/>
          <w:marTop w:val="0"/>
          <w:marBottom w:val="0"/>
          <w:divBdr>
            <w:top w:val="none" w:sz="0" w:space="0" w:color="auto"/>
            <w:left w:val="none" w:sz="0" w:space="0" w:color="auto"/>
            <w:bottom w:val="none" w:sz="0" w:space="0" w:color="auto"/>
            <w:right w:val="none" w:sz="0" w:space="0" w:color="auto"/>
          </w:divBdr>
        </w:div>
        <w:div w:id="1884360979">
          <w:marLeft w:val="640"/>
          <w:marRight w:val="0"/>
          <w:marTop w:val="0"/>
          <w:marBottom w:val="0"/>
          <w:divBdr>
            <w:top w:val="none" w:sz="0" w:space="0" w:color="auto"/>
            <w:left w:val="none" w:sz="0" w:space="0" w:color="auto"/>
            <w:bottom w:val="none" w:sz="0" w:space="0" w:color="auto"/>
            <w:right w:val="none" w:sz="0" w:space="0" w:color="auto"/>
          </w:divBdr>
        </w:div>
        <w:div w:id="96408911">
          <w:marLeft w:val="640"/>
          <w:marRight w:val="0"/>
          <w:marTop w:val="0"/>
          <w:marBottom w:val="0"/>
          <w:divBdr>
            <w:top w:val="none" w:sz="0" w:space="0" w:color="auto"/>
            <w:left w:val="none" w:sz="0" w:space="0" w:color="auto"/>
            <w:bottom w:val="none" w:sz="0" w:space="0" w:color="auto"/>
            <w:right w:val="none" w:sz="0" w:space="0" w:color="auto"/>
          </w:divBdr>
        </w:div>
        <w:div w:id="1337922436">
          <w:marLeft w:val="640"/>
          <w:marRight w:val="0"/>
          <w:marTop w:val="0"/>
          <w:marBottom w:val="0"/>
          <w:divBdr>
            <w:top w:val="none" w:sz="0" w:space="0" w:color="auto"/>
            <w:left w:val="none" w:sz="0" w:space="0" w:color="auto"/>
            <w:bottom w:val="none" w:sz="0" w:space="0" w:color="auto"/>
            <w:right w:val="none" w:sz="0" w:space="0" w:color="auto"/>
          </w:divBdr>
        </w:div>
        <w:div w:id="739209799">
          <w:marLeft w:val="640"/>
          <w:marRight w:val="0"/>
          <w:marTop w:val="0"/>
          <w:marBottom w:val="0"/>
          <w:divBdr>
            <w:top w:val="none" w:sz="0" w:space="0" w:color="auto"/>
            <w:left w:val="none" w:sz="0" w:space="0" w:color="auto"/>
            <w:bottom w:val="none" w:sz="0" w:space="0" w:color="auto"/>
            <w:right w:val="none" w:sz="0" w:space="0" w:color="auto"/>
          </w:divBdr>
        </w:div>
      </w:divsChild>
    </w:div>
    <w:div w:id="190070560">
      <w:marLeft w:val="0"/>
      <w:marRight w:val="0"/>
      <w:marTop w:val="0"/>
      <w:marBottom w:val="0"/>
      <w:divBdr>
        <w:top w:val="none" w:sz="0" w:space="0" w:color="auto"/>
        <w:left w:val="none" w:sz="0" w:space="0" w:color="auto"/>
        <w:bottom w:val="none" w:sz="0" w:space="0" w:color="auto"/>
        <w:right w:val="none" w:sz="0" w:space="0" w:color="auto"/>
      </w:divBdr>
    </w:div>
    <w:div w:id="191068425">
      <w:marLeft w:val="0"/>
      <w:marRight w:val="0"/>
      <w:marTop w:val="0"/>
      <w:marBottom w:val="0"/>
      <w:divBdr>
        <w:top w:val="none" w:sz="0" w:space="0" w:color="auto"/>
        <w:left w:val="none" w:sz="0" w:space="0" w:color="auto"/>
        <w:bottom w:val="none" w:sz="0" w:space="0" w:color="auto"/>
        <w:right w:val="none" w:sz="0" w:space="0" w:color="auto"/>
      </w:divBdr>
    </w:div>
    <w:div w:id="193615709">
      <w:bodyDiv w:val="1"/>
      <w:marLeft w:val="0"/>
      <w:marRight w:val="0"/>
      <w:marTop w:val="0"/>
      <w:marBottom w:val="0"/>
      <w:divBdr>
        <w:top w:val="none" w:sz="0" w:space="0" w:color="auto"/>
        <w:left w:val="none" w:sz="0" w:space="0" w:color="auto"/>
        <w:bottom w:val="none" w:sz="0" w:space="0" w:color="auto"/>
        <w:right w:val="none" w:sz="0" w:space="0" w:color="auto"/>
      </w:divBdr>
      <w:divsChild>
        <w:div w:id="18818384">
          <w:marLeft w:val="640"/>
          <w:marRight w:val="0"/>
          <w:marTop w:val="0"/>
          <w:marBottom w:val="0"/>
          <w:divBdr>
            <w:top w:val="none" w:sz="0" w:space="0" w:color="auto"/>
            <w:left w:val="none" w:sz="0" w:space="0" w:color="auto"/>
            <w:bottom w:val="none" w:sz="0" w:space="0" w:color="auto"/>
            <w:right w:val="none" w:sz="0" w:space="0" w:color="auto"/>
          </w:divBdr>
        </w:div>
        <w:div w:id="68386303">
          <w:marLeft w:val="640"/>
          <w:marRight w:val="0"/>
          <w:marTop w:val="0"/>
          <w:marBottom w:val="0"/>
          <w:divBdr>
            <w:top w:val="none" w:sz="0" w:space="0" w:color="auto"/>
            <w:left w:val="none" w:sz="0" w:space="0" w:color="auto"/>
            <w:bottom w:val="none" w:sz="0" w:space="0" w:color="auto"/>
            <w:right w:val="none" w:sz="0" w:space="0" w:color="auto"/>
          </w:divBdr>
        </w:div>
        <w:div w:id="72896753">
          <w:marLeft w:val="640"/>
          <w:marRight w:val="0"/>
          <w:marTop w:val="0"/>
          <w:marBottom w:val="0"/>
          <w:divBdr>
            <w:top w:val="none" w:sz="0" w:space="0" w:color="auto"/>
            <w:left w:val="none" w:sz="0" w:space="0" w:color="auto"/>
            <w:bottom w:val="none" w:sz="0" w:space="0" w:color="auto"/>
            <w:right w:val="none" w:sz="0" w:space="0" w:color="auto"/>
          </w:divBdr>
        </w:div>
        <w:div w:id="126240321">
          <w:marLeft w:val="640"/>
          <w:marRight w:val="0"/>
          <w:marTop w:val="0"/>
          <w:marBottom w:val="0"/>
          <w:divBdr>
            <w:top w:val="none" w:sz="0" w:space="0" w:color="auto"/>
            <w:left w:val="none" w:sz="0" w:space="0" w:color="auto"/>
            <w:bottom w:val="none" w:sz="0" w:space="0" w:color="auto"/>
            <w:right w:val="none" w:sz="0" w:space="0" w:color="auto"/>
          </w:divBdr>
        </w:div>
        <w:div w:id="182014242">
          <w:marLeft w:val="640"/>
          <w:marRight w:val="0"/>
          <w:marTop w:val="0"/>
          <w:marBottom w:val="0"/>
          <w:divBdr>
            <w:top w:val="none" w:sz="0" w:space="0" w:color="auto"/>
            <w:left w:val="none" w:sz="0" w:space="0" w:color="auto"/>
            <w:bottom w:val="none" w:sz="0" w:space="0" w:color="auto"/>
            <w:right w:val="none" w:sz="0" w:space="0" w:color="auto"/>
          </w:divBdr>
        </w:div>
        <w:div w:id="186409062">
          <w:marLeft w:val="640"/>
          <w:marRight w:val="0"/>
          <w:marTop w:val="0"/>
          <w:marBottom w:val="0"/>
          <w:divBdr>
            <w:top w:val="none" w:sz="0" w:space="0" w:color="auto"/>
            <w:left w:val="none" w:sz="0" w:space="0" w:color="auto"/>
            <w:bottom w:val="none" w:sz="0" w:space="0" w:color="auto"/>
            <w:right w:val="none" w:sz="0" w:space="0" w:color="auto"/>
          </w:divBdr>
        </w:div>
        <w:div w:id="199515271">
          <w:marLeft w:val="640"/>
          <w:marRight w:val="0"/>
          <w:marTop w:val="0"/>
          <w:marBottom w:val="0"/>
          <w:divBdr>
            <w:top w:val="none" w:sz="0" w:space="0" w:color="auto"/>
            <w:left w:val="none" w:sz="0" w:space="0" w:color="auto"/>
            <w:bottom w:val="none" w:sz="0" w:space="0" w:color="auto"/>
            <w:right w:val="none" w:sz="0" w:space="0" w:color="auto"/>
          </w:divBdr>
        </w:div>
        <w:div w:id="343553497">
          <w:marLeft w:val="640"/>
          <w:marRight w:val="0"/>
          <w:marTop w:val="0"/>
          <w:marBottom w:val="0"/>
          <w:divBdr>
            <w:top w:val="none" w:sz="0" w:space="0" w:color="auto"/>
            <w:left w:val="none" w:sz="0" w:space="0" w:color="auto"/>
            <w:bottom w:val="none" w:sz="0" w:space="0" w:color="auto"/>
            <w:right w:val="none" w:sz="0" w:space="0" w:color="auto"/>
          </w:divBdr>
        </w:div>
        <w:div w:id="429007793">
          <w:marLeft w:val="640"/>
          <w:marRight w:val="0"/>
          <w:marTop w:val="0"/>
          <w:marBottom w:val="0"/>
          <w:divBdr>
            <w:top w:val="none" w:sz="0" w:space="0" w:color="auto"/>
            <w:left w:val="none" w:sz="0" w:space="0" w:color="auto"/>
            <w:bottom w:val="none" w:sz="0" w:space="0" w:color="auto"/>
            <w:right w:val="none" w:sz="0" w:space="0" w:color="auto"/>
          </w:divBdr>
        </w:div>
        <w:div w:id="617882504">
          <w:marLeft w:val="640"/>
          <w:marRight w:val="0"/>
          <w:marTop w:val="0"/>
          <w:marBottom w:val="0"/>
          <w:divBdr>
            <w:top w:val="none" w:sz="0" w:space="0" w:color="auto"/>
            <w:left w:val="none" w:sz="0" w:space="0" w:color="auto"/>
            <w:bottom w:val="none" w:sz="0" w:space="0" w:color="auto"/>
            <w:right w:val="none" w:sz="0" w:space="0" w:color="auto"/>
          </w:divBdr>
        </w:div>
        <w:div w:id="641276527">
          <w:marLeft w:val="640"/>
          <w:marRight w:val="0"/>
          <w:marTop w:val="0"/>
          <w:marBottom w:val="0"/>
          <w:divBdr>
            <w:top w:val="none" w:sz="0" w:space="0" w:color="auto"/>
            <w:left w:val="none" w:sz="0" w:space="0" w:color="auto"/>
            <w:bottom w:val="none" w:sz="0" w:space="0" w:color="auto"/>
            <w:right w:val="none" w:sz="0" w:space="0" w:color="auto"/>
          </w:divBdr>
        </w:div>
        <w:div w:id="670256704">
          <w:marLeft w:val="640"/>
          <w:marRight w:val="0"/>
          <w:marTop w:val="0"/>
          <w:marBottom w:val="0"/>
          <w:divBdr>
            <w:top w:val="none" w:sz="0" w:space="0" w:color="auto"/>
            <w:left w:val="none" w:sz="0" w:space="0" w:color="auto"/>
            <w:bottom w:val="none" w:sz="0" w:space="0" w:color="auto"/>
            <w:right w:val="none" w:sz="0" w:space="0" w:color="auto"/>
          </w:divBdr>
        </w:div>
        <w:div w:id="705179081">
          <w:marLeft w:val="640"/>
          <w:marRight w:val="0"/>
          <w:marTop w:val="0"/>
          <w:marBottom w:val="0"/>
          <w:divBdr>
            <w:top w:val="none" w:sz="0" w:space="0" w:color="auto"/>
            <w:left w:val="none" w:sz="0" w:space="0" w:color="auto"/>
            <w:bottom w:val="none" w:sz="0" w:space="0" w:color="auto"/>
            <w:right w:val="none" w:sz="0" w:space="0" w:color="auto"/>
          </w:divBdr>
        </w:div>
        <w:div w:id="728578528">
          <w:marLeft w:val="640"/>
          <w:marRight w:val="0"/>
          <w:marTop w:val="0"/>
          <w:marBottom w:val="0"/>
          <w:divBdr>
            <w:top w:val="none" w:sz="0" w:space="0" w:color="auto"/>
            <w:left w:val="none" w:sz="0" w:space="0" w:color="auto"/>
            <w:bottom w:val="none" w:sz="0" w:space="0" w:color="auto"/>
            <w:right w:val="none" w:sz="0" w:space="0" w:color="auto"/>
          </w:divBdr>
        </w:div>
        <w:div w:id="735081559">
          <w:marLeft w:val="640"/>
          <w:marRight w:val="0"/>
          <w:marTop w:val="0"/>
          <w:marBottom w:val="0"/>
          <w:divBdr>
            <w:top w:val="none" w:sz="0" w:space="0" w:color="auto"/>
            <w:left w:val="none" w:sz="0" w:space="0" w:color="auto"/>
            <w:bottom w:val="none" w:sz="0" w:space="0" w:color="auto"/>
            <w:right w:val="none" w:sz="0" w:space="0" w:color="auto"/>
          </w:divBdr>
        </w:div>
        <w:div w:id="845249138">
          <w:marLeft w:val="640"/>
          <w:marRight w:val="0"/>
          <w:marTop w:val="0"/>
          <w:marBottom w:val="0"/>
          <w:divBdr>
            <w:top w:val="none" w:sz="0" w:space="0" w:color="auto"/>
            <w:left w:val="none" w:sz="0" w:space="0" w:color="auto"/>
            <w:bottom w:val="none" w:sz="0" w:space="0" w:color="auto"/>
            <w:right w:val="none" w:sz="0" w:space="0" w:color="auto"/>
          </w:divBdr>
        </w:div>
        <w:div w:id="851652814">
          <w:marLeft w:val="640"/>
          <w:marRight w:val="0"/>
          <w:marTop w:val="0"/>
          <w:marBottom w:val="0"/>
          <w:divBdr>
            <w:top w:val="none" w:sz="0" w:space="0" w:color="auto"/>
            <w:left w:val="none" w:sz="0" w:space="0" w:color="auto"/>
            <w:bottom w:val="none" w:sz="0" w:space="0" w:color="auto"/>
            <w:right w:val="none" w:sz="0" w:space="0" w:color="auto"/>
          </w:divBdr>
        </w:div>
        <w:div w:id="872692865">
          <w:marLeft w:val="640"/>
          <w:marRight w:val="0"/>
          <w:marTop w:val="0"/>
          <w:marBottom w:val="0"/>
          <w:divBdr>
            <w:top w:val="none" w:sz="0" w:space="0" w:color="auto"/>
            <w:left w:val="none" w:sz="0" w:space="0" w:color="auto"/>
            <w:bottom w:val="none" w:sz="0" w:space="0" w:color="auto"/>
            <w:right w:val="none" w:sz="0" w:space="0" w:color="auto"/>
          </w:divBdr>
        </w:div>
        <w:div w:id="876509008">
          <w:marLeft w:val="640"/>
          <w:marRight w:val="0"/>
          <w:marTop w:val="0"/>
          <w:marBottom w:val="0"/>
          <w:divBdr>
            <w:top w:val="none" w:sz="0" w:space="0" w:color="auto"/>
            <w:left w:val="none" w:sz="0" w:space="0" w:color="auto"/>
            <w:bottom w:val="none" w:sz="0" w:space="0" w:color="auto"/>
            <w:right w:val="none" w:sz="0" w:space="0" w:color="auto"/>
          </w:divBdr>
        </w:div>
        <w:div w:id="883638997">
          <w:marLeft w:val="640"/>
          <w:marRight w:val="0"/>
          <w:marTop w:val="0"/>
          <w:marBottom w:val="0"/>
          <w:divBdr>
            <w:top w:val="none" w:sz="0" w:space="0" w:color="auto"/>
            <w:left w:val="none" w:sz="0" w:space="0" w:color="auto"/>
            <w:bottom w:val="none" w:sz="0" w:space="0" w:color="auto"/>
            <w:right w:val="none" w:sz="0" w:space="0" w:color="auto"/>
          </w:divBdr>
        </w:div>
        <w:div w:id="921447903">
          <w:marLeft w:val="640"/>
          <w:marRight w:val="0"/>
          <w:marTop w:val="0"/>
          <w:marBottom w:val="0"/>
          <w:divBdr>
            <w:top w:val="none" w:sz="0" w:space="0" w:color="auto"/>
            <w:left w:val="none" w:sz="0" w:space="0" w:color="auto"/>
            <w:bottom w:val="none" w:sz="0" w:space="0" w:color="auto"/>
            <w:right w:val="none" w:sz="0" w:space="0" w:color="auto"/>
          </w:divBdr>
        </w:div>
        <w:div w:id="925115180">
          <w:marLeft w:val="640"/>
          <w:marRight w:val="0"/>
          <w:marTop w:val="0"/>
          <w:marBottom w:val="0"/>
          <w:divBdr>
            <w:top w:val="none" w:sz="0" w:space="0" w:color="auto"/>
            <w:left w:val="none" w:sz="0" w:space="0" w:color="auto"/>
            <w:bottom w:val="none" w:sz="0" w:space="0" w:color="auto"/>
            <w:right w:val="none" w:sz="0" w:space="0" w:color="auto"/>
          </w:divBdr>
        </w:div>
        <w:div w:id="960645591">
          <w:marLeft w:val="640"/>
          <w:marRight w:val="0"/>
          <w:marTop w:val="0"/>
          <w:marBottom w:val="0"/>
          <w:divBdr>
            <w:top w:val="none" w:sz="0" w:space="0" w:color="auto"/>
            <w:left w:val="none" w:sz="0" w:space="0" w:color="auto"/>
            <w:bottom w:val="none" w:sz="0" w:space="0" w:color="auto"/>
            <w:right w:val="none" w:sz="0" w:space="0" w:color="auto"/>
          </w:divBdr>
        </w:div>
        <w:div w:id="987825365">
          <w:marLeft w:val="640"/>
          <w:marRight w:val="0"/>
          <w:marTop w:val="0"/>
          <w:marBottom w:val="0"/>
          <w:divBdr>
            <w:top w:val="none" w:sz="0" w:space="0" w:color="auto"/>
            <w:left w:val="none" w:sz="0" w:space="0" w:color="auto"/>
            <w:bottom w:val="none" w:sz="0" w:space="0" w:color="auto"/>
            <w:right w:val="none" w:sz="0" w:space="0" w:color="auto"/>
          </w:divBdr>
        </w:div>
        <w:div w:id="996760150">
          <w:marLeft w:val="640"/>
          <w:marRight w:val="0"/>
          <w:marTop w:val="0"/>
          <w:marBottom w:val="0"/>
          <w:divBdr>
            <w:top w:val="none" w:sz="0" w:space="0" w:color="auto"/>
            <w:left w:val="none" w:sz="0" w:space="0" w:color="auto"/>
            <w:bottom w:val="none" w:sz="0" w:space="0" w:color="auto"/>
            <w:right w:val="none" w:sz="0" w:space="0" w:color="auto"/>
          </w:divBdr>
        </w:div>
        <w:div w:id="1073047816">
          <w:marLeft w:val="640"/>
          <w:marRight w:val="0"/>
          <w:marTop w:val="0"/>
          <w:marBottom w:val="0"/>
          <w:divBdr>
            <w:top w:val="none" w:sz="0" w:space="0" w:color="auto"/>
            <w:left w:val="none" w:sz="0" w:space="0" w:color="auto"/>
            <w:bottom w:val="none" w:sz="0" w:space="0" w:color="auto"/>
            <w:right w:val="none" w:sz="0" w:space="0" w:color="auto"/>
          </w:divBdr>
        </w:div>
        <w:div w:id="1108545282">
          <w:marLeft w:val="640"/>
          <w:marRight w:val="0"/>
          <w:marTop w:val="0"/>
          <w:marBottom w:val="0"/>
          <w:divBdr>
            <w:top w:val="none" w:sz="0" w:space="0" w:color="auto"/>
            <w:left w:val="none" w:sz="0" w:space="0" w:color="auto"/>
            <w:bottom w:val="none" w:sz="0" w:space="0" w:color="auto"/>
            <w:right w:val="none" w:sz="0" w:space="0" w:color="auto"/>
          </w:divBdr>
        </w:div>
        <w:div w:id="1193424418">
          <w:marLeft w:val="640"/>
          <w:marRight w:val="0"/>
          <w:marTop w:val="0"/>
          <w:marBottom w:val="0"/>
          <w:divBdr>
            <w:top w:val="none" w:sz="0" w:space="0" w:color="auto"/>
            <w:left w:val="none" w:sz="0" w:space="0" w:color="auto"/>
            <w:bottom w:val="none" w:sz="0" w:space="0" w:color="auto"/>
            <w:right w:val="none" w:sz="0" w:space="0" w:color="auto"/>
          </w:divBdr>
        </w:div>
        <w:div w:id="1210267640">
          <w:marLeft w:val="640"/>
          <w:marRight w:val="0"/>
          <w:marTop w:val="0"/>
          <w:marBottom w:val="0"/>
          <w:divBdr>
            <w:top w:val="none" w:sz="0" w:space="0" w:color="auto"/>
            <w:left w:val="none" w:sz="0" w:space="0" w:color="auto"/>
            <w:bottom w:val="none" w:sz="0" w:space="0" w:color="auto"/>
            <w:right w:val="none" w:sz="0" w:space="0" w:color="auto"/>
          </w:divBdr>
        </w:div>
        <w:div w:id="1252615932">
          <w:marLeft w:val="640"/>
          <w:marRight w:val="0"/>
          <w:marTop w:val="0"/>
          <w:marBottom w:val="0"/>
          <w:divBdr>
            <w:top w:val="none" w:sz="0" w:space="0" w:color="auto"/>
            <w:left w:val="none" w:sz="0" w:space="0" w:color="auto"/>
            <w:bottom w:val="none" w:sz="0" w:space="0" w:color="auto"/>
            <w:right w:val="none" w:sz="0" w:space="0" w:color="auto"/>
          </w:divBdr>
        </w:div>
        <w:div w:id="1274677747">
          <w:marLeft w:val="640"/>
          <w:marRight w:val="0"/>
          <w:marTop w:val="0"/>
          <w:marBottom w:val="0"/>
          <w:divBdr>
            <w:top w:val="none" w:sz="0" w:space="0" w:color="auto"/>
            <w:left w:val="none" w:sz="0" w:space="0" w:color="auto"/>
            <w:bottom w:val="none" w:sz="0" w:space="0" w:color="auto"/>
            <w:right w:val="none" w:sz="0" w:space="0" w:color="auto"/>
          </w:divBdr>
        </w:div>
        <w:div w:id="1278877552">
          <w:marLeft w:val="640"/>
          <w:marRight w:val="0"/>
          <w:marTop w:val="0"/>
          <w:marBottom w:val="0"/>
          <w:divBdr>
            <w:top w:val="none" w:sz="0" w:space="0" w:color="auto"/>
            <w:left w:val="none" w:sz="0" w:space="0" w:color="auto"/>
            <w:bottom w:val="none" w:sz="0" w:space="0" w:color="auto"/>
            <w:right w:val="none" w:sz="0" w:space="0" w:color="auto"/>
          </w:divBdr>
        </w:div>
        <w:div w:id="1324242778">
          <w:marLeft w:val="640"/>
          <w:marRight w:val="0"/>
          <w:marTop w:val="0"/>
          <w:marBottom w:val="0"/>
          <w:divBdr>
            <w:top w:val="none" w:sz="0" w:space="0" w:color="auto"/>
            <w:left w:val="none" w:sz="0" w:space="0" w:color="auto"/>
            <w:bottom w:val="none" w:sz="0" w:space="0" w:color="auto"/>
            <w:right w:val="none" w:sz="0" w:space="0" w:color="auto"/>
          </w:divBdr>
        </w:div>
        <w:div w:id="1357151408">
          <w:marLeft w:val="640"/>
          <w:marRight w:val="0"/>
          <w:marTop w:val="0"/>
          <w:marBottom w:val="0"/>
          <w:divBdr>
            <w:top w:val="none" w:sz="0" w:space="0" w:color="auto"/>
            <w:left w:val="none" w:sz="0" w:space="0" w:color="auto"/>
            <w:bottom w:val="none" w:sz="0" w:space="0" w:color="auto"/>
            <w:right w:val="none" w:sz="0" w:space="0" w:color="auto"/>
          </w:divBdr>
        </w:div>
        <w:div w:id="1446314269">
          <w:marLeft w:val="640"/>
          <w:marRight w:val="0"/>
          <w:marTop w:val="0"/>
          <w:marBottom w:val="0"/>
          <w:divBdr>
            <w:top w:val="none" w:sz="0" w:space="0" w:color="auto"/>
            <w:left w:val="none" w:sz="0" w:space="0" w:color="auto"/>
            <w:bottom w:val="none" w:sz="0" w:space="0" w:color="auto"/>
            <w:right w:val="none" w:sz="0" w:space="0" w:color="auto"/>
          </w:divBdr>
        </w:div>
        <w:div w:id="1451045242">
          <w:marLeft w:val="640"/>
          <w:marRight w:val="0"/>
          <w:marTop w:val="0"/>
          <w:marBottom w:val="0"/>
          <w:divBdr>
            <w:top w:val="none" w:sz="0" w:space="0" w:color="auto"/>
            <w:left w:val="none" w:sz="0" w:space="0" w:color="auto"/>
            <w:bottom w:val="none" w:sz="0" w:space="0" w:color="auto"/>
            <w:right w:val="none" w:sz="0" w:space="0" w:color="auto"/>
          </w:divBdr>
        </w:div>
        <w:div w:id="1488281864">
          <w:marLeft w:val="640"/>
          <w:marRight w:val="0"/>
          <w:marTop w:val="0"/>
          <w:marBottom w:val="0"/>
          <w:divBdr>
            <w:top w:val="none" w:sz="0" w:space="0" w:color="auto"/>
            <w:left w:val="none" w:sz="0" w:space="0" w:color="auto"/>
            <w:bottom w:val="none" w:sz="0" w:space="0" w:color="auto"/>
            <w:right w:val="none" w:sz="0" w:space="0" w:color="auto"/>
          </w:divBdr>
        </w:div>
        <w:div w:id="1513760382">
          <w:marLeft w:val="640"/>
          <w:marRight w:val="0"/>
          <w:marTop w:val="0"/>
          <w:marBottom w:val="0"/>
          <w:divBdr>
            <w:top w:val="none" w:sz="0" w:space="0" w:color="auto"/>
            <w:left w:val="none" w:sz="0" w:space="0" w:color="auto"/>
            <w:bottom w:val="none" w:sz="0" w:space="0" w:color="auto"/>
            <w:right w:val="none" w:sz="0" w:space="0" w:color="auto"/>
          </w:divBdr>
        </w:div>
        <w:div w:id="1622415413">
          <w:marLeft w:val="640"/>
          <w:marRight w:val="0"/>
          <w:marTop w:val="0"/>
          <w:marBottom w:val="0"/>
          <w:divBdr>
            <w:top w:val="none" w:sz="0" w:space="0" w:color="auto"/>
            <w:left w:val="none" w:sz="0" w:space="0" w:color="auto"/>
            <w:bottom w:val="none" w:sz="0" w:space="0" w:color="auto"/>
            <w:right w:val="none" w:sz="0" w:space="0" w:color="auto"/>
          </w:divBdr>
        </w:div>
        <w:div w:id="1632516675">
          <w:marLeft w:val="640"/>
          <w:marRight w:val="0"/>
          <w:marTop w:val="0"/>
          <w:marBottom w:val="0"/>
          <w:divBdr>
            <w:top w:val="none" w:sz="0" w:space="0" w:color="auto"/>
            <w:left w:val="none" w:sz="0" w:space="0" w:color="auto"/>
            <w:bottom w:val="none" w:sz="0" w:space="0" w:color="auto"/>
            <w:right w:val="none" w:sz="0" w:space="0" w:color="auto"/>
          </w:divBdr>
        </w:div>
        <w:div w:id="1666860778">
          <w:marLeft w:val="640"/>
          <w:marRight w:val="0"/>
          <w:marTop w:val="0"/>
          <w:marBottom w:val="0"/>
          <w:divBdr>
            <w:top w:val="none" w:sz="0" w:space="0" w:color="auto"/>
            <w:left w:val="none" w:sz="0" w:space="0" w:color="auto"/>
            <w:bottom w:val="none" w:sz="0" w:space="0" w:color="auto"/>
            <w:right w:val="none" w:sz="0" w:space="0" w:color="auto"/>
          </w:divBdr>
        </w:div>
        <w:div w:id="1998999358">
          <w:marLeft w:val="640"/>
          <w:marRight w:val="0"/>
          <w:marTop w:val="0"/>
          <w:marBottom w:val="0"/>
          <w:divBdr>
            <w:top w:val="none" w:sz="0" w:space="0" w:color="auto"/>
            <w:left w:val="none" w:sz="0" w:space="0" w:color="auto"/>
            <w:bottom w:val="none" w:sz="0" w:space="0" w:color="auto"/>
            <w:right w:val="none" w:sz="0" w:space="0" w:color="auto"/>
          </w:divBdr>
        </w:div>
        <w:div w:id="2036416239">
          <w:marLeft w:val="640"/>
          <w:marRight w:val="0"/>
          <w:marTop w:val="0"/>
          <w:marBottom w:val="0"/>
          <w:divBdr>
            <w:top w:val="none" w:sz="0" w:space="0" w:color="auto"/>
            <w:left w:val="none" w:sz="0" w:space="0" w:color="auto"/>
            <w:bottom w:val="none" w:sz="0" w:space="0" w:color="auto"/>
            <w:right w:val="none" w:sz="0" w:space="0" w:color="auto"/>
          </w:divBdr>
        </w:div>
      </w:divsChild>
    </w:div>
    <w:div w:id="194854246">
      <w:bodyDiv w:val="1"/>
      <w:marLeft w:val="0"/>
      <w:marRight w:val="0"/>
      <w:marTop w:val="0"/>
      <w:marBottom w:val="0"/>
      <w:divBdr>
        <w:top w:val="none" w:sz="0" w:space="0" w:color="auto"/>
        <w:left w:val="none" w:sz="0" w:space="0" w:color="auto"/>
        <w:bottom w:val="none" w:sz="0" w:space="0" w:color="auto"/>
        <w:right w:val="none" w:sz="0" w:space="0" w:color="auto"/>
      </w:divBdr>
      <w:divsChild>
        <w:div w:id="110520545">
          <w:marLeft w:val="640"/>
          <w:marRight w:val="0"/>
          <w:marTop w:val="0"/>
          <w:marBottom w:val="0"/>
          <w:divBdr>
            <w:top w:val="none" w:sz="0" w:space="0" w:color="auto"/>
            <w:left w:val="none" w:sz="0" w:space="0" w:color="auto"/>
            <w:bottom w:val="none" w:sz="0" w:space="0" w:color="auto"/>
            <w:right w:val="none" w:sz="0" w:space="0" w:color="auto"/>
          </w:divBdr>
        </w:div>
        <w:div w:id="134955940">
          <w:marLeft w:val="640"/>
          <w:marRight w:val="0"/>
          <w:marTop w:val="0"/>
          <w:marBottom w:val="0"/>
          <w:divBdr>
            <w:top w:val="none" w:sz="0" w:space="0" w:color="auto"/>
            <w:left w:val="none" w:sz="0" w:space="0" w:color="auto"/>
            <w:bottom w:val="none" w:sz="0" w:space="0" w:color="auto"/>
            <w:right w:val="none" w:sz="0" w:space="0" w:color="auto"/>
          </w:divBdr>
        </w:div>
        <w:div w:id="140658344">
          <w:marLeft w:val="640"/>
          <w:marRight w:val="0"/>
          <w:marTop w:val="0"/>
          <w:marBottom w:val="0"/>
          <w:divBdr>
            <w:top w:val="none" w:sz="0" w:space="0" w:color="auto"/>
            <w:left w:val="none" w:sz="0" w:space="0" w:color="auto"/>
            <w:bottom w:val="none" w:sz="0" w:space="0" w:color="auto"/>
            <w:right w:val="none" w:sz="0" w:space="0" w:color="auto"/>
          </w:divBdr>
        </w:div>
        <w:div w:id="152531828">
          <w:marLeft w:val="640"/>
          <w:marRight w:val="0"/>
          <w:marTop w:val="0"/>
          <w:marBottom w:val="0"/>
          <w:divBdr>
            <w:top w:val="none" w:sz="0" w:space="0" w:color="auto"/>
            <w:left w:val="none" w:sz="0" w:space="0" w:color="auto"/>
            <w:bottom w:val="none" w:sz="0" w:space="0" w:color="auto"/>
            <w:right w:val="none" w:sz="0" w:space="0" w:color="auto"/>
          </w:divBdr>
        </w:div>
        <w:div w:id="238365837">
          <w:marLeft w:val="640"/>
          <w:marRight w:val="0"/>
          <w:marTop w:val="0"/>
          <w:marBottom w:val="0"/>
          <w:divBdr>
            <w:top w:val="none" w:sz="0" w:space="0" w:color="auto"/>
            <w:left w:val="none" w:sz="0" w:space="0" w:color="auto"/>
            <w:bottom w:val="none" w:sz="0" w:space="0" w:color="auto"/>
            <w:right w:val="none" w:sz="0" w:space="0" w:color="auto"/>
          </w:divBdr>
        </w:div>
        <w:div w:id="302464805">
          <w:marLeft w:val="640"/>
          <w:marRight w:val="0"/>
          <w:marTop w:val="0"/>
          <w:marBottom w:val="0"/>
          <w:divBdr>
            <w:top w:val="none" w:sz="0" w:space="0" w:color="auto"/>
            <w:left w:val="none" w:sz="0" w:space="0" w:color="auto"/>
            <w:bottom w:val="none" w:sz="0" w:space="0" w:color="auto"/>
            <w:right w:val="none" w:sz="0" w:space="0" w:color="auto"/>
          </w:divBdr>
        </w:div>
        <w:div w:id="314377371">
          <w:marLeft w:val="640"/>
          <w:marRight w:val="0"/>
          <w:marTop w:val="0"/>
          <w:marBottom w:val="0"/>
          <w:divBdr>
            <w:top w:val="none" w:sz="0" w:space="0" w:color="auto"/>
            <w:left w:val="none" w:sz="0" w:space="0" w:color="auto"/>
            <w:bottom w:val="none" w:sz="0" w:space="0" w:color="auto"/>
            <w:right w:val="none" w:sz="0" w:space="0" w:color="auto"/>
          </w:divBdr>
        </w:div>
        <w:div w:id="332614300">
          <w:marLeft w:val="640"/>
          <w:marRight w:val="0"/>
          <w:marTop w:val="0"/>
          <w:marBottom w:val="0"/>
          <w:divBdr>
            <w:top w:val="none" w:sz="0" w:space="0" w:color="auto"/>
            <w:left w:val="none" w:sz="0" w:space="0" w:color="auto"/>
            <w:bottom w:val="none" w:sz="0" w:space="0" w:color="auto"/>
            <w:right w:val="none" w:sz="0" w:space="0" w:color="auto"/>
          </w:divBdr>
        </w:div>
        <w:div w:id="436415258">
          <w:marLeft w:val="640"/>
          <w:marRight w:val="0"/>
          <w:marTop w:val="0"/>
          <w:marBottom w:val="0"/>
          <w:divBdr>
            <w:top w:val="none" w:sz="0" w:space="0" w:color="auto"/>
            <w:left w:val="none" w:sz="0" w:space="0" w:color="auto"/>
            <w:bottom w:val="none" w:sz="0" w:space="0" w:color="auto"/>
            <w:right w:val="none" w:sz="0" w:space="0" w:color="auto"/>
          </w:divBdr>
        </w:div>
        <w:div w:id="453257047">
          <w:marLeft w:val="640"/>
          <w:marRight w:val="0"/>
          <w:marTop w:val="0"/>
          <w:marBottom w:val="0"/>
          <w:divBdr>
            <w:top w:val="none" w:sz="0" w:space="0" w:color="auto"/>
            <w:left w:val="none" w:sz="0" w:space="0" w:color="auto"/>
            <w:bottom w:val="none" w:sz="0" w:space="0" w:color="auto"/>
            <w:right w:val="none" w:sz="0" w:space="0" w:color="auto"/>
          </w:divBdr>
        </w:div>
        <w:div w:id="498422177">
          <w:marLeft w:val="640"/>
          <w:marRight w:val="0"/>
          <w:marTop w:val="0"/>
          <w:marBottom w:val="0"/>
          <w:divBdr>
            <w:top w:val="none" w:sz="0" w:space="0" w:color="auto"/>
            <w:left w:val="none" w:sz="0" w:space="0" w:color="auto"/>
            <w:bottom w:val="none" w:sz="0" w:space="0" w:color="auto"/>
            <w:right w:val="none" w:sz="0" w:space="0" w:color="auto"/>
          </w:divBdr>
        </w:div>
        <w:div w:id="581331721">
          <w:marLeft w:val="640"/>
          <w:marRight w:val="0"/>
          <w:marTop w:val="0"/>
          <w:marBottom w:val="0"/>
          <w:divBdr>
            <w:top w:val="none" w:sz="0" w:space="0" w:color="auto"/>
            <w:left w:val="none" w:sz="0" w:space="0" w:color="auto"/>
            <w:bottom w:val="none" w:sz="0" w:space="0" w:color="auto"/>
            <w:right w:val="none" w:sz="0" w:space="0" w:color="auto"/>
          </w:divBdr>
        </w:div>
        <w:div w:id="697701153">
          <w:marLeft w:val="640"/>
          <w:marRight w:val="0"/>
          <w:marTop w:val="0"/>
          <w:marBottom w:val="0"/>
          <w:divBdr>
            <w:top w:val="none" w:sz="0" w:space="0" w:color="auto"/>
            <w:left w:val="none" w:sz="0" w:space="0" w:color="auto"/>
            <w:bottom w:val="none" w:sz="0" w:space="0" w:color="auto"/>
            <w:right w:val="none" w:sz="0" w:space="0" w:color="auto"/>
          </w:divBdr>
        </w:div>
        <w:div w:id="757408945">
          <w:marLeft w:val="640"/>
          <w:marRight w:val="0"/>
          <w:marTop w:val="0"/>
          <w:marBottom w:val="0"/>
          <w:divBdr>
            <w:top w:val="none" w:sz="0" w:space="0" w:color="auto"/>
            <w:left w:val="none" w:sz="0" w:space="0" w:color="auto"/>
            <w:bottom w:val="none" w:sz="0" w:space="0" w:color="auto"/>
            <w:right w:val="none" w:sz="0" w:space="0" w:color="auto"/>
          </w:divBdr>
        </w:div>
        <w:div w:id="796526383">
          <w:marLeft w:val="640"/>
          <w:marRight w:val="0"/>
          <w:marTop w:val="0"/>
          <w:marBottom w:val="0"/>
          <w:divBdr>
            <w:top w:val="none" w:sz="0" w:space="0" w:color="auto"/>
            <w:left w:val="none" w:sz="0" w:space="0" w:color="auto"/>
            <w:bottom w:val="none" w:sz="0" w:space="0" w:color="auto"/>
            <w:right w:val="none" w:sz="0" w:space="0" w:color="auto"/>
          </w:divBdr>
        </w:div>
        <w:div w:id="861241013">
          <w:marLeft w:val="640"/>
          <w:marRight w:val="0"/>
          <w:marTop w:val="0"/>
          <w:marBottom w:val="0"/>
          <w:divBdr>
            <w:top w:val="none" w:sz="0" w:space="0" w:color="auto"/>
            <w:left w:val="none" w:sz="0" w:space="0" w:color="auto"/>
            <w:bottom w:val="none" w:sz="0" w:space="0" w:color="auto"/>
            <w:right w:val="none" w:sz="0" w:space="0" w:color="auto"/>
          </w:divBdr>
        </w:div>
        <w:div w:id="1096949655">
          <w:marLeft w:val="640"/>
          <w:marRight w:val="0"/>
          <w:marTop w:val="0"/>
          <w:marBottom w:val="0"/>
          <w:divBdr>
            <w:top w:val="none" w:sz="0" w:space="0" w:color="auto"/>
            <w:left w:val="none" w:sz="0" w:space="0" w:color="auto"/>
            <w:bottom w:val="none" w:sz="0" w:space="0" w:color="auto"/>
            <w:right w:val="none" w:sz="0" w:space="0" w:color="auto"/>
          </w:divBdr>
        </w:div>
        <w:div w:id="1293242937">
          <w:marLeft w:val="640"/>
          <w:marRight w:val="0"/>
          <w:marTop w:val="0"/>
          <w:marBottom w:val="0"/>
          <w:divBdr>
            <w:top w:val="none" w:sz="0" w:space="0" w:color="auto"/>
            <w:left w:val="none" w:sz="0" w:space="0" w:color="auto"/>
            <w:bottom w:val="none" w:sz="0" w:space="0" w:color="auto"/>
            <w:right w:val="none" w:sz="0" w:space="0" w:color="auto"/>
          </w:divBdr>
        </w:div>
        <w:div w:id="1496217188">
          <w:marLeft w:val="640"/>
          <w:marRight w:val="0"/>
          <w:marTop w:val="0"/>
          <w:marBottom w:val="0"/>
          <w:divBdr>
            <w:top w:val="none" w:sz="0" w:space="0" w:color="auto"/>
            <w:left w:val="none" w:sz="0" w:space="0" w:color="auto"/>
            <w:bottom w:val="none" w:sz="0" w:space="0" w:color="auto"/>
            <w:right w:val="none" w:sz="0" w:space="0" w:color="auto"/>
          </w:divBdr>
        </w:div>
        <w:div w:id="1502894112">
          <w:marLeft w:val="640"/>
          <w:marRight w:val="0"/>
          <w:marTop w:val="0"/>
          <w:marBottom w:val="0"/>
          <w:divBdr>
            <w:top w:val="none" w:sz="0" w:space="0" w:color="auto"/>
            <w:left w:val="none" w:sz="0" w:space="0" w:color="auto"/>
            <w:bottom w:val="none" w:sz="0" w:space="0" w:color="auto"/>
            <w:right w:val="none" w:sz="0" w:space="0" w:color="auto"/>
          </w:divBdr>
        </w:div>
        <w:div w:id="1559779203">
          <w:marLeft w:val="640"/>
          <w:marRight w:val="0"/>
          <w:marTop w:val="0"/>
          <w:marBottom w:val="0"/>
          <w:divBdr>
            <w:top w:val="none" w:sz="0" w:space="0" w:color="auto"/>
            <w:left w:val="none" w:sz="0" w:space="0" w:color="auto"/>
            <w:bottom w:val="none" w:sz="0" w:space="0" w:color="auto"/>
            <w:right w:val="none" w:sz="0" w:space="0" w:color="auto"/>
          </w:divBdr>
        </w:div>
        <w:div w:id="1580557307">
          <w:marLeft w:val="640"/>
          <w:marRight w:val="0"/>
          <w:marTop w:val="0"/>
          <w:marBottom w:val="0"/>
          <w:divBdr>
            <w:top w:val="none" w:sz="0" w:space="0" w:color="auto"/>
            <w:left w:val="none" w:sz="0" w:space="0" w:color="auto"/>
            <w:bottom w:val="none" w:sz="0" w:space="0" w:color="auto"/>
            <w:right w:val="none" w:sz="0" w:space="0" w:color="auto"/>
          </w:divBdr>
        </w:div>
        <w:div w:id="1586300483">
          <w:marLeft w:val="640"/>
          <w:marRight w:val="0"/>
          <w:marTop w:val="0"/>
          <w:marBottom w:val="0"/>
          <w:divBdr>
            <w:top w:val="none" w:sz="0" w:space="0" w:color="auto"/>
            <w:left w:val="none" w:sz="0" w:space="0" w:color="auto"/>
            <w:bottom w:val="none" w:sz="0" w:space="0" w:color="auto"/>
            <w:right w:val="none" w:sz="0" w:space="0" w:color="auto"/>
          </w:divBdr>
        </w:div>
        <w:div w:id="1631325400">
          <w:marLeft w:val="640"/>
          <w:marRight w:val="0"/>
          <w:marTop w:val="0"/>
          <w:marBottom w:val="0"/>
          <w:divBdr>
            <w:top w:val="none" w:sz="0" w:space="0" w:color="auto"/>
            <w:left w:val="none" w:sz="0" w:space="0" w:color="auto"/>
            <w:bottom w:val="none" w:sz="0" w:space="0" w:color="auto"/>
            <w:right w:val="none" w:sz="0" w:space="0" w:color="auto"/>
          </w:divBdr>
        </w:div>
        <w:div w:id="1689331164">
          <w:marLeft w:val="640"/>
          <w:marRight w:val="0"/>
          <w:marTop w:val="0"/>
          <w:marBottom w:val="0"/>
          <w:divBdr>
            <w:top w:val="none" w:sz="0" w:space="0" w:color="auto"/>
            <w:left w:val="none" w:sz="0" w:space="0" w:color="auto"/>
            <w:bottom w:val="none" w:sz="0" w:space="0" w:color="auto"/>
            <w:right w:val="none" w:sz="0" w:space="0" w:color="auto"/>
          </w:divBdr>
        </w:div>
        <w:div w:id="1720743518">
          <w:marLeft w:val="640"/>
          <w:marRight w:val="0"/>
          <w:marTop w:val="0"/>
          <w:marBottom w:val="0"/>
          <w:divBdr>
            <w:top w:val="none" w:sz="0" w:space="0" w:color="auto"/>
            <w:left w:val="none" w:sz="0" w:space="0" w:color="auto"/>
            <w:bottom w:val="none" w:sz="0" w:space="0" w:color="auto"/>
            <w:right w:val="none" w:sz="0" w:space="0" w:color="auto"/>
          </w:divBdr>
        </w:div>
        <w:div w:id="1910118754">
          <w:marLeft w:val="640"/>
          <w:marRight w:val="0"/>
          <w:marTop w:val="0"/>
          <w:marBottom w:val="0"/>
          <w:divBdr>
            <w:top w:val="none" w:sz="0" w:space="0" w:color="auto"/>
            <w:left w:val="none" w:sz="0" w:space="0" w:color="auto"/>
            <w:bottom w:val="none" w:sz="0" w:space="0" w:color="auto"/>
            <w:right w:val="none" w:sz="0" w:space="0" w:color="auto"/>
          </w:divBdr>
        </w:div>
      </w:divsChild>
    </w:div>
    <w:div w:id="198933206">
      <w:bodyDiv w:val="1"/>
      <w:marLeft w:val="0"/>
      <w:marRight w:val="0"/>
      <w:marTop w:val="0"/>
      <w:marBottom w:val="0"/>
      <w:divBdr>
        <w:top w:val="none" w:sz="0" w:space="0" w:color="auto"/>
        <w:left w:val="none" w:sz="0" w:space="0" w:color="auto"/>
        <w:bottom w:val="none" w:sz="0" w:space="0" w:color="auto"/>
        <w:right w:val="none" w:sz="0" w:space="0" w:color="auto"/>
      </w:divBdr>
      <w:divsChild>
        <w:div w:id="310059567">
          <w:marLeft w:val="640"/>
          <w:marRight w:val="0"/>
          <w:marTop w:val="0"/>
          <w:marBottom w:val="0"/>
          <w:divBdr>
            <w:top w:val="none" w:sz="0" w:space="0" w:color="auto"/>
            <w:left w:val="none" w:sz="0" w:space="0" w:color="auto"/>
            <w:bottom w:val="none" w:sz="0" w:space="0" w:color="auto"/>
            <w:right w:val="none" w:sz="0" w:space="0" w:color="auto"/>
          </w:divBdr>
        </w:div>
        <w:div w:id="1553268761">
          <w:marLeft w:val="640"/>
          <w:marRight w:val="0"/>
          <w:marTop w:val="0"/>
          <w:marBottom w:val="0"/>
          <w:divBdr>
            <w:top w:val="none" w:sz="0" w:space="0" w:color="auto"/>
            <w:left w:val="none" w:sz="0" w:space="0" w:color="auto"/>
            <w:bottom w:val="none" w:sz="0" w:space="0" w:color="auto"/>
            <w:right w:val="none" w:sz="0" w:space="0" w:color="auto"/>
          </w:divBdr>
        </w:div>
        <w:div w:id="1917547379">
          <w:marLeft w:val="640"/>
          <w:marRight w:val="0"/>
          <w:marTop w:val="0"/>
          <w:marBottom w:val="0"/>
          <w:divBdr>
            <w:top w:val="none" w:sz="0" w:space="0" w:color="auto"/>
            <w:left w:val="none" w:sz="0" w:space="0" w:color="auto"/>
            <w:bottom w:val="none" w:sz="0" w:space="0" w:color="auto"/>
            <w:right w:val="none" w:sz="0" w:space="0" w:color="auto"/>
          </w:divBdr>
        </w:div>
        <w:div w:id="756754331">
          <w:marLeft w:val="640"/>
          <w:marRight w:val="0"/>
          <w:marTop w:val="0"/>
          <w:marBottom w:val="0"/>
          <w:divBdr>
            <w:top w:val="none" w:sz="0" w:space="0" w:color="auto"/>
            <w:left w:val="none" w:sz="0" w:space="0" w:color="auto"/>
            <w:bottom w:val="none" w:sz="0" w:space="0" w:color="auto"/>
            <w:right w:val="none" w:sz="0" w:space="0" w:color="auto"/>
          </w:divBdr>
        </w:div>
        <w:div w:id="1977757287">
          <w:marLeft w:val="640"/>
          <w:marRight w:val="0"/>
          <w:marTop w:val="0"/>
          <w:marBottom w:val="0"/>
          <w:divBdr>
            <w:top w:val="none" w:sz="0" w:space="0" w:color="auto"/>
            <w:left w:val="none" w:sz="0" w:space="0" w:color="auto"/>
            <w:bottom w:val="none" w:sz="0" w:space="0" w:color="auto"/>
            <w:right w:val="none" w:sz="0" w:space="0" w:color="auto"/>
          </w:divBdr>
        </w:div>
        <w:div w:id="1760443545">
          <w:marLeft w:val="640"/>
          <w:marRight w:val="0"/>
          <w:marTop w:val="0"/>
          <w:marBottom w:val="0"/>
          <w:divBdr>
            <w:top w:val="none" w:sz="0" w:space="0" w:color="auto"/>
            <w:left w:val="none" w:sz="0" w:space="0" w:color="auto"/>
            <w:bottom w:val="none" w:sz="0" w:space="0" w:color="auto"/>
            <w:right w:val="none" w:sz="0" w:space="0" w:color="auto"/>
          </w:divBdr>
        </w:div>
        <w:div w:id="1180583136">
          <w:marLeft w:val="640"/>
          <w:marRight w:val="0"/>
          <w:marTop w:val="0"/>
          <w:marBottom w:val="0"/>
          <w:divBdr>
            <w:top w:val="none" w:sz="0" w:space="0" w:color="auto"/>
            <w:left w:val="none" w:sz="0" w:space="0" w:color="auto"/>
            <w:bottom w:val="none" w:sz="0" w:space="0" w:color="auto"/>
            <w:right w:val="none" w:sz="0" w:space="0" w:color="auto"/>
          </w:divBdr>
        </w:div>
        <w:div w:id="1446191998">
          <w:marLeft w:val="640"/>
          <w:marRight w:val="0"/>
          <w:marTop w:val="0"/>
          <w:marBottom w:val="0"/>
          <w:divBdr>
            <w:top w:val="none" w:sz="0" w:space="0" w:color="auto"/>
            <w:left w:val="none" w:sz="0" w:space="0" w:color="auto"/>
            <w:bottom w:val="none" w:sz="0" w:space="0" w:color="auto"/>
            <w:right w:val="none" w:sz="0" w:space="0" w:color="auto"/>
          </w:divBdr>
        </w:div>
        <w:div w:id="1803306824">
          <w:marLeft w:val="640"/>
          <w:marRight w:val="0"/>
          <w:marTop w:val="0"/>
          <w:marBottom w:val="0"/>
          <w:divBdr>
            <w:top w:val="none" w:sz="0" w:space="0" w:color="auto"/>
            <w:left w:val="none" w:sz="0" w:space="0" w:color="auto"/>
            <w:bottom w:val="none" w:sz="0" w:space="0" w:color="auto"/>
            <w:right w:val="none" w:sz="0" w:space="0" w:color="auto"/>
          </w:divBdr>
        </w:div>
        <w:div w:id="259142608">
          <w:marLeft w:val="640"/>
          <w:marRight w:val="0"/>
          <w:marTop w:val="0"/>
          <w:marBottom w:val="0"/>
          <w:divBdr>
            <w:top w:val="none" w:sz="0" w:space="0" w:color="auto"/>
            <w:left w:val="none" w:sz="0" w:space="0" w:color="auto"/>
            <w:bottom w:val="none" w:sz="0" w:space="0" w:color="auto"/>
            <w:right w:val="none" w:sz="0" w:space="0" w:color="auto"/>
          </w:divBdr>
        </w:div>
        <w:div w:id="368723006">
          <w:marLeft w:val="640"/>
          <w:marRight w:val="0"/>
          <w:marTop w:val="0"/>
          <w:marBottom w:val="0"/>
          <w:divBdr>
            <w:top w:val="none" w:sz="0" w:space="0" w:color="auto"/>
            <w:left w:val="none" w:sz="0" w:space="0" w:color="auto"/>
            <w:bottom w:val="none" w:sz="0" w:space="0" w:color="auto"/>
            <w:right w:val="none" w:sz="0" w:space="0" w:color="auto"/>
          </w:divBdr>
        </w:div>
        <w:div w:id="806823511">
          <w:marLeft w:val="640"/>
          <w:marRight w:val="0"/>
          <w:marTop w:val="0"/>
          <w:marBottom w:val="0"/>
          <w:divBdr>
            <w:top w:val="none" w:sz="0" w:space="0" w:color="auto"/>
            <w:left w:val="none" w:sz="0" w:space="0" w:color="auto"/>
            <w:bottom w:val="none" w:sz="0" w:space="0" w:color="auto"/>
            <w:right w:val="none" w:sz="0" w:space="0" w:color="auto"/>
          </w:divBdr>
        </w:div>
        <w:div w:id="666976616">
          <w:marLeft w:val="640"/>
          <w:marRight w:val="0"/>
          <w:marTop w:val="0"/>
          <w:marBottom w:val="0"/>
          <w:divBdr>
            <w:top w:val="none" w:sz="0" w:space="0" w:color="auto"/>
            <w:left w:val="none" w:sz="0" w:space="0" w:color="auto"/>
            <w:bottom w:val="none" w:sz="0" w:space="0" w:color="auto"/>
            <w:right w:val="none" w:sz="0" w:space="0" w:color="auto"/>
          </w:divBdr>
        </w:div>
        <w:div w:id="1176727745">
          <w:marLeft w:val="640"/>
          <w:marRight w:val="0"/>
          <w:marTop w:val="0"/>
          <w:marBottom w:val="0"/>
          <w:divBdr>
            <w:top w:val="none" w:sz="0" w:space="0" w:color="auto"/>
            <w:left w:val="none" w:sz="0" w:space="0" w:color="auto"/>
            <w:bottom w:val="none" w:sz="0" w:space="0" w:color="auto"/>
            <w:right w:val="none" w:sz="0" w:space="0" w:color="auto"/>
          </w:divBdr>
        </w:div>
        <w:div w:id="1484851578">
          <w:marLeft w:val="640"/>
          <w:marRight w:val="0"/>
          <w:marTop w:val="0"/>
          <w:marBottom w:val="0"/>
          <w:divBdr>
            <w:top w:val="none" w:sz="0" w:space="0" w:color="auto"/>
            <w:left w:val="none" w:sz="0" w:space="0" w:color="auto"/>
            <w:bottom w:val="none" w:sz="0" w:space="0" w:color="auto"/>
            <w:right w:val="none" w:sz="0" w:space="0" w:color="auto"/>
          </w:divBdr>
        </w:div>
        <w:div w:id="1864318198">
          <w:marLeft w:val="640"/>
          <w:marRight w:val="0"/>
          <w:marTop w:val="0"/>
          <w:marBottom w:val="0"/>
          <w:divBdr>
            <w:top w:val="none" w:sz="0" w:space="0" w:color="auto"/>
            <w:left w:val="none" w:sz="0" w:space="0" w:color="auto"/>
            <w:bottom w:val="none" w:sz="0" w:space="0" w:color="auto"/>
            <w:right w:val="none" w:sz="0" w:space="0" w:color="auto"/>
          </w:divBdr>
        </w:div>
        <w:div w:id="144858659">
          <w:marLeft w:val="640"/>
          <w:marRight w:val="0"/>
          <w:marTop w:val="0"/>
          <w:marBottom w:val="0"/>
          <w:divBdr>
            <w:top w:val="none" w:sz="0" w:space="0" w:color="auto"/>
            <w:left w:val="none" w:sz="0" w:space="0" w:color="auto"/>
            <w:bottom w:val="none" w:sz="0" w:space="0" w:color="auto"/>
            <w:right w:val="none" w:sz="0" w:space="0" w:color="auto"/>
          </w:divBdr>
        </w:div>
        <w:div w:id="426274795">
          <w:marLeft w:val="640"/>
          <w:marRight w:val="0"/>
          <w:marTop w:val="0"/>
          <w:marBottom w:val="0"/>
          <w:divBdr>
            <w:top w:val="none" w:sz="0" w:space="0" w:color="auto"/>
            <w:left w:val="none" w:sz="0" w:space="0" w:color="auto"/>
            <w:bottom w:val="none" w:sz="0" w:space="0" w:color="auto"/>
            <w:right w:val="none" w:sz="0" w:space="0" w:color="auto"/>
          </w:divBdr>
        </w:div>
        <w:div w:id="88353237">
          <w:marLeft w:val="640"/>
          <w:marRight w:val="0"/>
          <w:marTop w:val="0"/>
          <w:marBottom w:val="0"/>
          <w:divBdr>
            <w:top w:val="none" w:sz="0" w:space="0" w:color="auto"/>
            <w:left w:val="none" w:sz="0" w:space="0" w:color="auto"/>
            <w:bottom w:val="none" w:sz="0" w:space="0" w:color="auto"/>
            <w:right w:val="none" w:sz="0" w:space="0" w:color="auto"/>
          </w:divBdr>
        </w:div>
        <w:div w:id="279068993">
          <w:marLeft w:val="640"/>
          <w:marRight w:val="0"/>
          <w:marTop w:val="0"/>
          <w:marBottom w:val="0"/>
          <w:divBdr>
            <w:top w:val="none" w:sz="0" w:space="0" w:color="auto"/>
            <w:left w:val="none" w:sz="0" w:space="0" w:color="auto"/>
            <w:bottom w:val="none" w:sz="0" w:space="0" w:color="auto"/>
            <w:right w:val="none" w:sz="0" w:space="0" w:color="auto"/>
          </w:divBdr>
        </w:div>
        <w:div w:id="550455983">
          <w:marLeft w:val="640"/>
          <w:marRight w:val="0"/>
          <w:marTop w:val="0"/>
          <w:marBottom w:val="0"/>
          <w:divBdr>
            <w:top w:val="none" w:sz="0" w:space="0" w:color="auto"/>
            <w:left w:val="none" w:sz="0" w:space="0" w:color="auto"/>
            <w:bottom w:val="none" w:sz="0" w:space="0" w:color="auto"/>
            <w:right w:val="none" w:sz="0" w:space="0" w:color="auto"/>
          </w:divBdr>
        </w:div>
        <w:div w:id="1355422308">
          <w:marLeft w:val="640"/>
          <w:marRight w:val="0"/>
          <w:marTop w:val="0"/>
          <w:marBottom w:val="0"/>
          <w:divBdr>
            <w:top w:val="none" w:sz="0" w:space="0" w:color="auto"/>
            <w:left w:val="none" w:sz="0" w:space="0" w:color="auto"/>
            <w:bottom w:val="none" w:sz="0" w:space="0" w:color="auto"/>
            <w:right w:val="none" w:sz="0" w:space="0" w:color="auto"/>
          </w:divBdr>
        </w:div>
        <w:div w:id="1552496052">
          <w:marLeft w:val="640"/>
          <w:marRight w:val="0"/>
          <w:marTop w:val="0"/>
          <w:marBottom w:val="0"/>
          <w:divBdr>
            <w:top w:val="none" w:sz="0" w:space="0" w:color="auto"/>
            <w:left w:val="none" w:sz="0" w:space="0" w:color="auto"/>
            <w:bottom w:val="none" w:sz="0" w:space="0" w:color="auto"/>
            <w:right w:val="none" w:sz="0" w:space="0" w:color="auto"/>
          </w:divBdr>
        </w:div>
        <w:div w:id="1318412375">
          <w:marLeft w:val="640"/>
          <w:marRight w:val="0"/>
          <w:marTop w:val="0"/>
          <w:marBottom w:val="0"/>
          <w:divBdr>
            <w:top w:val="none" w:sz="0" w:space="0" w:color="auto"/>
            <w:left w:val="none" w:sz="0" w:space="0" w:color="auto"/>
            <w:bottom w:val="none" w:sz="0" w:space="0" w:color="auto"/>
            <w:right w:val="none" w:sz="0" w:space="0" w:color="auto"/>
          </w:divBdr>
        </w:div>
        <w:div w:id="706295533">
          <w:marLeft w:val="640"/>
          <w:marRight w:val="0"/>
          <w:marTop w:val="0"/>
          <w:marBottom w:val="0"/>
          <w:divBdr>
            <w:top w:val="none" w:sz="0" w:space="0" w:color="auto"/>
            <w:left w:val="none" w:sz="0" w:space="0" w:color="auto"/>
            <w:bottom w:val="none" w:sz="0" w:space="0" w:color="auto"/>
            <w:right w:val="none" w:sz="0" w:space="0" w:color="auto"/>
          </w:divBdr>
        </w:div>
        <w:div w:id="101458406">
          <w:marLeft w:val="640"/>
          <w:marRight w:val="0"/>
          <w:marTop w:val="0"/>
          <w:marBottom w:val="0"/>
          <w:divBdr>
            <w:top w:val="none" w:sz="0" w:space="0" w:color="auto"/>
            <w:left w:val="none" w:sz="0" w:space="0" w:color="auto"/>
            <w:bottom w:val="none" w:sz="0" w:space="0" w:color="auto"/>
            <w:right w:val="none" w:sz="0" w:space="0" w:color="auto"/>
          </w:divBdr>
        </w:div>
        <w:div w:id="1104302324">
          <w:marLeft w:val="640"/>
          <w:marRight w:val="0"/>
          <w:marTop w:val="0"/>
          <w:marBottom w:val="0"/>
          <w:divBdr>
            <w:top w:val="none" w:sz="0" w:space="0" w:color="auto"/>
            <w:left w:val="none" w:sz="0" w:space="0" w:color="auto"/>
            <w:bottom w:val="none" w:sz="0" w:space="0" w:color="auto"/>
            <w:right w:val="none" w:sz="0" w:space="0" w:color="auto"/>
          </w:divBdr>
        </w:div>
        <w:div w:id="1422950351">
          <w:marLeft w:val="640"/>
          <w:marRight w:val="0"/>
          <w:marTop w:val="0"/>
          <w:marBottom w:val="0"/>
          <w:divBdr>
            <w:top w:val="none" w:sz="0" w:space="0" w:color="auto"/>
            <w:left w:val="none" w:sz="0" w:space="0" w:color="auto"/>
            <w:bottom w:val="none" w:sz="0" w:space="0" w:color="auto"/>
            <w:right w:val="none" w:sz="0" w:space="0" w:color="auto"/>
          </w:divBdr>
        </w:div>
        <w:div w:id="216623275">
          <w:marLeft w:val="640"/>
          <w:marRight w:val="0"/>
          <w:marTop w:val="0"/>
          <w:marBottom w:val="0"/>
          <w:divBdr>
            <w:top w:val="none" w:sz="0" w:space="0" w:color="auto"/>
            <w:left w:val="none" w:sz="0" w:space="0" w:color="auto"/>
            <w:bottom w:val="none" w:sz="0" w:space="0" w:color="auto"/>
            <w:right w:val="none" w:sz="0" w:space="0" w:color="auto"/>
          </w:divBdr>
        </w:div>
        <w:div w:id="1284266660">
          <w:marLeft w:val="640"/>
          <w:marRight w:val="0"/>
          <w:marTop w:val="0"/>
          <w:marBottom w:val="0"/>
          <w:divBdr>
            <w:top w:val="none" w:sz="0" w:space="0" w:color="auto"/>
            <w:left w:val="none" w:sz="0" w:space="0" w:color="auto"/>
            <w:bottom w:val="none" w:sz="0" w:space="0" w:color="auto"/>
            <w:right w:val="none" w:sz="0" w:space="0" w:color="auto"/>
          </w:divBdr>
        </w:div>
        <w:div w:id="389154381">
          <w:marLeft w:val="640"/>
          <w:marRight w:val="0"/>
          <w:marTop w:val="0"/>
          <w:marBottom w:val="0"/>
          <w:divBdr>
            <w:top w:val="none" w:sz="0" w:space="0" w:color="auto"/>
            <w:left w:val="none" w:sz="0" w:space="0" w:color="auto"/>
            <w:bottom w:val="none" w:sz="0" w:space="0" w:color="auto"/>
            <w:right w:val="none" w:sz="0" w:space="0" w:color="auto"/>
          </w:divBdr>
        </w:div>
        <w:div w:id="807356942">
          <w:marLeft w:val="640"/>
          <w:marRight w:val="0"/>
          <w:marTop w:val="0"/>
          <w:marBottom w:val="0"/>
          <w:divBdr>
            <w:top w:val="none" w:sz="0" w:space="0" w:color="auto"/>
            <w:left w:val="none" w:sz="0" w:space="0" w:color="auto"/>
            <w:bottom w:val="none" w:sz="0" w:space="0" w:color="auto"/>
            <w:right w:val="none" w:sz="0" w:space="0" w:color="auto"/>
          </w:divBdr>
        </w:div>
        <w:div w:id="913707552">
          <w:marLeft w:val="640"/>
          <w:marRight w:val="0"/>
          <w:marTop w:val="0"/>
          <w:marBottom w:val="0"/>
          <w:divBdr>
            <w:top w:val="none" w:sz="0" w:space="0" w:color="auto"/>
            <w:left w:val="none" w:sz="0" w:space="0" w:color="auto"/>
            <w:bottom w:val="none" w:sz="0" w:space="0" w:color="auto"/>
            <w:right w:val="none" w:sz="0" w:space="0" w:color="auto"/>
          </w:divBdr>
        </w:div>
        <w:div w:id="665327957">
          <w:marLeft w:val="640"/>
          <w:marRight w:val="0"/>
          <w:marTop w:val="0"/>
          <w:marBottom w:val="0"/>
          <w:divBdr>
            <w:top w:val="none" w:sz="0" w:space="0" w:color="auto"/>
            <w:left w:val="none" w:sz="0" w:space="0" w:color="auto"/>
            <w:bottom w:val="none" w:sz="0" w:space="0" w:color="auto"/>
            <w:right w:val="none" w:sz="0" w:space="0" w:color="auto"/>
          </w:divBdr>
        </w:div>
        <w:div w:id="1307465512">
          <w:marLeft w:val="640"/>
          <w:marRight w:val="0"/>
          <w:marTop w:val="0"/>
          <w:marBottom w:val="0"/>
          <w:divBdr>
            <w:top w:val="none" w:sz="0" w:space="0" w:color="auto"/>
            <w:left w:val="none" w:sz="0" w:space="0" w:color="auto"/>
            <w:bottom w:val="none" w:sz="0" w:space="0" w:color="auto"/>
            <w:right w:val="none" w:sz="0" w:space="0" w:color="auto"/>
          </w:divBdr>
        </w:div>
        <w:div w:id="239947353">
          <w:marLeft w:val="640"/>
          <w:marRight w:val="0"/>
          <w:marTop w:val="0"/>
          <w:marBottom w:val="0"/>
          <w:divBdr>
            <w:top w:val="none" w:sz="0" w:space="0" w:color="auto"/>
            <w:left w:val="none" w:sz="0" w:space="0" w:color="auto"/>
            <w:bottom w:val="none" w:sz="0" w:space="0" w:color="auto"/>
            <w:right w:val="none" w:sz="0" w:space="0" w:color="auto"/>
          </w:divBdr>
        </w:div>
        <w:div w:id="1407993904">
          <w:marLeft w:val="640"/>
          <w:marRight w:val="0"/>
          <w:marTop w:val="0"/>
          <w:marBottom w:val="0"/>
          <w:divBdr>
            <w:top w:val="none" w:sz="0" w:space="0" w:color="auto"/>
            <w:left w:val="none" w:sz="0" w:space="0" w:color="auto"/>
            <w:bottom w:val="none" w:sz="0" w:space="0" w:color="auto"/>
            <w:right w:val="none" w:sz="0" w:space="0" w:color="auto"/>
          </w:divBdr>
        </w:div>
        <w:div w:id="1926841623">
          <w:marLeft w:val="640"/>
          <w:marRight w:val="0"/>
          <w:marTop w:val="0"/>
          <w:marBottom w:val="0"/>
          <w:divBdr>
            <w:top w:val="none" w:sz="0" w:space="0" w:color="auto"/>
            <w:left w:val="none" w:sz="0" w:space="0" w:color="auto"/>
            <w:bottom w:val="none" w:sz="0" w:space="0" w:color="auto"/>
            <w:right w:val="none" w:sz="0" w:space="0" w:color="auto"/>
          </w:divBdr>
        </w:div>
        <w:div w:id="405542633">
          <w:marLeft w:val="640"/>
          <w:marRight w:val="0"/>
          <w:marTop w:val="0"/>
          <w:marBottom w:val="0"/>
          <w:divBdr>
            <w:top w:val="none" w:sz="0" w:space="0" w:color="auto"/>
            <w:left w:val="none" w:sz="0" w:space="0" w:color="auto"/>
            <w:bottom w:val="none" w:sz="0" w:space="0" w:color="auto"/>
            <w:right w:val="none" w:sz="0" w:space="0" w:color="auto"/>
          </w:divBdr>
        </w:div>
        <w:div w:id="1078752576">
          <w:marLeft w:val="640"/>
          <w:marRight w:val="0"/>
          <w:marTop w:val="0"/>
          <w:marBottom w:val="0"/>
          <w:divBdr>
            <w:top w:val="none" w:sz="0" w:space="0" w:color="auto"/>
            <w:left w:val="none" w:sz="0" w:space="0" w:color="auto"/>
            <w:bottom w:val="none" w:sz="0" w:space="0" w:color="auto"/>
            <w:right w:val="none" w:sz="0" w:space="0" w:color="auto"/>
          </w:divBdr>
        </w:div>
        <w:div w:id="1684818283">
          <w:marLeft w:val="640"/>
          <w:marRight w:val="0"/>
          <w:marTop w:val="0"/>
          <w:marBottom w:val="0"/>
          <w:divBdr>
            <w:top w:val="none" w:sz="0" w:space="0" w:color="auto"/>
            <w:left w:val="none" w:sz="0" w:space="0" w:color="auto"/>
            <w:bottom w:val="none" w:sz="0" w:space="0" w:color="auto"/>
            <w:right w:val="none" w:sz="0" w:space="0" w:color="auto"/>
          </w:divBdr>
        </w:div>
        <w:div w:id="1003388319">
          <w:marLeft w:val="640"/>
          <w:marRight w:val="0"/>
          <w:marTop w:val="0"/>
          <w:marBottom w:val="0"/>
          <w:divBdr>
            <w:top w:val="none" w:sz="0" w:space="0" w:color="auto"/>
            <w:left w:val="none" w:sz="0" w:space="0" w:color="auto"/>
            <w:bottom w:val="none" w:sz="0" w:space="0" w:color="auto"/>
            <w:right w:val="none" w:sz="0" w:space="0" w:color="auto"/>
          </w:divBdr>
        </w:div>
        <w:div w:id="2014450586">
          <w:marLeft w:val="640"/>
          <w:marRight w:val="0"/>
          <w:marTop w:val="0"/>
          <w:marBottom w:val="0"/>
          <w:divBdr>
            <w:top w:val="none" w:sz="0" w:space="0" w:color="auto"/>
            <w:left w:val="none" w:sz="0" w:space="0" w:color="auto"/>
            <w:bottom w:val="none" w:sz="0" w:space="0" w:color="auto"/>
            <w:right w:val="none" w:sz="0" w:space="0" w:color="auto"/>
          </w:divBdr>
        </w:div>
        <w:div w:id="419911175">
          <w:marLeft w:val="640"/>
          <w:marRight w:val="0"/>
          <w:marTop w:val="0"/>
          <w:marBottom w:val="0"/>
          <w:divBdr>
            <w:top w:val="none" w:sz="0" w:space="0" w:color="auto"/>
            <w:left w:val="none" w:sz="0" w:space="0" w:color="auto"/>
            <w:bottom w:val="none" w:sz="0" w:space="0" w:color="auto"/>
            <w:right w:val="none" w:sz="0" w:space="0" w:color="auto"/>
          </w:divBdr>
        </w:div>
        <w:div w:id="858856039">
          <w:marLeft w:val="640"/>
          <w:marRight w:val="0"/>
          <w:marTop w:val="0"/>
          <w:marBottom w:val="0"/>
          <w:divBdr>
            <w:top w:val="none" w:sz="0" w:space="0" w:color="auto"/>
            <w:left w:val="none" w:sz="0" w:space="0" w:color="auto"/>
            <w:bottom w:val="none" w:sz="0" w:space="0" w:color="auto"/>
            <w:right w:val="none" w:sz="0" w:space="0" w:color="auto"/>
          </w:divBdr>
        </w:div>
        <w:div w:id="75324757">
          <w:marLeft w:val="640"/>
          <w:marRight w:val="0"/>
          <w:marTop w:val="0"/>
          <w:marBottom w:val="0"/>
          <w:divBdr>
            <w:top w:val="none" w:sz="0" w:space="0" w:color="auto"/>
            <w:left w:val="none" w:sz="0" w:space="0" w:color="auto"/>
            <w:bottom w:val="none" w:sz="0" w:space="0" w:color="auto"/>
            <w:right w:val="none" w:sz="0" w:space="0" w:color="auto"/>
          </w:divBdr>
        </w:div>
        <w:div w:id="944535409">
          <w:marLeft w:val="640"/>
          <w:marRight w:val="0"/>
          <w:marTop w:val="0"/>
          <w:marBottom w:val="0"/>
          <w:divBdr>
            <w:top w:val="none" w:sz="0" w:space="0" w:color="auto"/>
            <w:left w:val="none" w:sz="0" w:space="0" w:color="auto"/>
            <w:bottom w:val="none" w:sz="0" w:space="0" w:color="auto"/>
            <w:right w:val="none" w:sz="0" w:space="0" w:color="auto"/>
          </w:divBdr>
        </w:div>
        <w:div w:id="251403280">
          <w:marLeft w:val="640"/>
          <w:marRight w:val="0"/>
          <w:marTop w:val="0"/>
          <w:marBottom w:val="0"/>
          <w:divBdr>
            <w:top w:val="none" w:sz="0" w:space="0" w:color="auto"/>
            <w:left w:val="none" w:sz="0" w:space="0" w:color="auto"/>
            <w:bottom w:val="none" w:sz="0" w:space="0" w:color="auto"/>
            <w:right w:val="none" w:sz="0" w:space="0" w:color="auto"/>
          </w:divBdr>
        </w:div>
        <w:div w:id="1385181977">
          <w:marLeft w:val="640"/>
          <w:marRight w:val="0"/>
          <w:marTop w:val="0"/>
          <w:marBottom w:val="0"/>
          <w:divBdr>
            <w:top w:val="none" w:sz="0" w:space="0" w:color="auto"/>
            <w:left w:val="none" w:sz="0" w:space="0" w:color="auto"/>
            <w:bottom w:val="none" w:sz="0" w:space="0" w:color="auto"/>
            <w:right w:val="none" w:sz="0" w:space="0" w:color="auto"/>
          </w:divBdr>
        </w:div>
      </w:divsChild>
    </w:div>
    <w:div w:id="206917551">
      <w:bodyDiv w:val="1"/>
      <w:marLeft w:val="0"/>
      <w:marRight w:val="0"/>
      <w:marTop w:val="0"/>
      <w:marBottom w:val="0"/>
      <w:divBdr>
        <w:top w:val="none" w:sz="0" w:space="0" w:color="auto"/>
        <w:left w:val="none" w:sz="0" w:space="0" w:color="auto"/>
        <w:bottom w:val="none" w:sz="0" w:space="0" w:color="auto"/>
        <w:right w:val="none" w:sz="0" w:space="0" w:color="auto"/>
      </w:divBdr>
      <w:divsChild>
        <w:div w:id="1114131442">
          <w:marLeft w:val="640"/>
          <w:marRight w:val="0"/>
          <w:marTop w:val="0"/>
          <w:marBottom w:val="0"/>
          <w:divBdr>
            <w:top w:val="none" w:sz="0" w:space="0" w:color="auto"/>
            <w:left w:val="none" w:sz="0" w:space="0" w:color="auto"/>
            <w:bottom w:val="none" w:sz="0" w:space="0" w:color="auto"/>
            <w:right w:val="none" w:sz="0" w:space="0" w:color="auto"/>
          </w:divBdr>
        </w:div>
        <w:div w:id="2139031018">
          <w:marLeft w:val="640"/>
          <w:marRight w:val="0"/>
          <w:marTop w:val="0"/>
          <w:marBottom w:val="0"/>
          <w:divBdr>
            <w:top w:val="none" w:sz="0" w:space="0" w:color="auto"/>
            <w:left w:val="none" w:sz="0" w:space="0" w:color="auto"/>
            <w:bottom w:val="none" w:sz="0" w:space="0" w:color="auto"/>
            <w:right w:val="none" w:sz="0" w:space="0" w:color="auto"/>
          </w:divBdr>
        </w:div>
        <w:div w:id="1226835315">
          <w:marLeft w:val="640"/>
          <w:marRight w:val="0"/>
          <w:marTop w:val="0"/>
          <w:marBottom w:val="0"/>
          <w:divBdr>
            <w:top w:val="none" w:sz="0" w:space="0" w:color="auto"/>
            <w:left w:val="none" w:sz="0" w:space="0" w:color="auto"/>
            <w:bottom w:val="none" w:sz="0" w:space="0" w:color="auto"/>
            <w:right w:val="none" w:sz="0" w:space="0" w:color="auto"/>
          </w:divBdr>
        </w:div>
        <w:div w:id="1382750606">
          <w:marLeft w:val="640"/>
          <w:marRight w:val="0"/>
          <w:marTop w:val="0"/>
          <w:marBottom w:val="0"/>
          <w:divBdr>
            <w:top w:val="none" w:sz="0" w:space="0" w:color="auto"/>
            <w:left w:val="none" w:sz="0" w:space="0" w:color="auto"/>
            <w:bottom w:val="none" w:sz="0" w:space="0" w:color="auto"/>
            <w:right w:val="none" w:sz="0" w:space="0" w:color="auto"/>
          </w:divBdr>
        </w:div>
        <w:div w:id="1271669844">
          <w:marLeft w:val="640"/>
          <w:marRight w:val="0"/>
          <w:marTop w:val="0"/>
          <w:marBottom w:val="0"/>
          <w:divBdr>
            <w:top w:val="none" w:sz="0" w:space="0" w:color="auto"/>
            <w:left w:val="none" w:sz="0" w:space="0" w:color="auto"/>
            <w:bottom w:val="none" w:sz="0" w:space="0" w:color="auto"/>
            <w:right w:val="none" w:sz="0" w:space="0" w:color="auto"/>
          </w:divBdr>
        </w:div>
        <w:div w:id="1831557006">
          <w:marLeft w:val="640"/>
          <w:marRight w:val="0"/>
          <w:marTop w:val="0"/>
          <w:marBottom w:val="0"/>
          <w:divBdr>
            <w:top w:val="none" w:sz="0" w:space="0" w:color="auto"/>
            <w:left w:val="none" w:sz="0" w:space="0" w:color="auto"/>
            <w:bottom w:val="none" w:sz="0" w:space="0" w:color="auto"/>
            <w:right w:val="none" w:sz="0" w:space="0" w:color="auto"/>
          </w:divBdr>
        </w:div>
        <w:div w:id="335957078">
          <w:marLeft w:val="640"/>
          <w:marRight w:val="0"/>
          <w:marTop w:val="0"/>
          <w:marBottom w:val="0"/>
          <w:divBdr>
            <w:top w:val="none" w:sz="0" w:space="0" w:color="auto"/>
            <w:left w:val="none" w:sz="0" w:space="0" w:color="auto"/>
            <w:bottom w:val="none" w:sz="0" w:space="0" w:color="auto"/>
            <w:right w:val="none" w:sz="0" w:space="0" w:color="auto"/>
          </w:divBdr>
        </w:div>
        <w:div w:id="1696299433">
          <w:marLeft w:val="640"/>
          <w:marRight w:val="0"/>
          <w:marTop w:val="0"/>
          <w:marBottom w:val="0"/>
          <w:divBdr>
            <w:top w:val="none" w:sz="0" w:space="0" w:color="auto"/>
            <w:left w:val="none" w:sz="0" w:space="0" w:color="auto"/>
            <w:bottom w:val="none" w:sz="0" w:space="0" w:color="auto"/>
            <w:right w:val="none" w:sz="0" w:space="0" w:color="auto"/>
          </w:divBdr>
        </w:div>
        <w:div w:id="1754357940">
          <w:marLeft w:val="640"/>
          <w:marRight w:val="0"/>
          <w:marTop w:val="0"/>
          <w:marBottom w:val="0"/>
          <w:divBdr>
            <w:top w:val="none" w:sz="0" w:space="0" w:color="auto"/>
            <w:left w:val="none" w:sz="0" w:space="0" w:color="auto"/>
            <w:bottom w:val="none" w:sz="0" w:space="0" w:color="auto"/>
            <w:right w:val="none" w:sz="0" w:space="0" w:color="auto"/>
          </w:divBdr>
        </w:div>
        <w:div w:id="75446707">
          <w:marLeft w:val="640"/>
          <w:marRight w:val="0"/>
          <w:marTop w:val="0"/>
          <w:marBottom w:val="0"/>
          <w:divBdr>
            <w:top w:val="none" w:sz="0" w:space="0" w:color="auto"/>
            <w:left w:val="none" w:sz="0" w:space="0" w:color="auto"/>
            <w:bottom w:val="none" w:sz="0" w:space="0" w:color="auto"/>
            <w:right w:val="none" w:sz="0" w:space="0" w:color="auto"/>
          </w:divBdr>
        </w:div>
        <w:div w:id="572469777">
          <w:marLeft w:val="640"/>
          <w:marRight w:val="0"/>
          <w:marTop w:val="0"/>
          <w:marBottom w:val="0"/>
          <w:divBdr>
            <w:top w:val="none" w:sz="0" w:space="0" w:color="auto"/>
            <w:left w:val="none" w:sz="0" w:space="0" w:color="auto"/>
            <w:bottom w:val="none" w:sz="0" w:space="0" w:color="auto"/>
            <w:right w:val="none" w:sz="0" w:space="0" w:color="auto"/>
          </w:divBdr>
        </w:div>
        <w:div w:id="1141733427">
          <w:marLeft w:val="640"/>
          <w:marRight w:val="0"/>
          <w:marTop w:val="0"/>
          <w:marBottom w:val="0"/>
          <w:divBdr>
            <w:top w:val="none" w:sz="0" w:space="0" w:color="auto"/>
            <w:left w:val="none" w:sz="0" w:space="0" w:color="auto"/>
            <w:bottom w:val="none" w:sz="0" w:space="0" w:color="auto"/>
            <w:right w:val="none" w:sz="0" w:space="0" w:color="auto"/>
          </w:divBdr>
        </w:div>
        <w:div w:id="1657340920">
          <w:marLeft w:val="640"/>
          <w:marRight w:val="0"/>
          <w:marTop w:val="0"/>
          <w:marBottom w:val="0"/>
          <w:divBdr>
            <w:top w:val="none" w:sz="0" w:space="0" w:color="auto"/>
            <w:left w:val="none" w:sz="0" w:space="0" w:color="auto"/>
            <w:bottom w:val="none" w:sz="0" w:space="0" w:color="auto"/>
            <w:right w:val="none" w:sz="0" w:space="0" w:color="auto"/>
          </w:divBdr>
        </w:div>
        <w:div w:id="1638757930">
          <w:marLeft w:val="640"/>
          <w:marRight w:val="0"/>
          <w:marTop w:val="0"/>
          <w:marBottom w:val="0"/>
          <w:divBdr>
            <w:top w:val="none" w:sz="0" w:space="0" w:color="auto"/>
            <w:left w:val="none" w:sz="0" w:space="0" w:color="auto"/>
            <w:bottom w:val="none" w:sz="0" w:space="0" w:color="auto"/>
            <w:right w:val="none" w:sz="0" w:space="0" w:color="auto"/>
          </w:divBdr>
        </w:div>
        <w:div w:id="714546682">
          <w:marLeft w:val="640"/>
          <w:marRight w:val="0"/>
          <w:marTop w:val="0"/>
          <w:marBottom w:val="0"/>
          <w:divBdr>
            <w:top w:val="none" w:sz="0" w:space="0" w:color="auto"/>
            <w:left w:val="none" w:sz="0" w:space="0" w:color="auto"/>
            <w:bottom w:val="none" w:sz="0" w:space="0" w:color="auto"/>
            <w:right w:val="none" w:sz="0" w:space="0" w:color="auto"/>
          </w:divBdr>
        </w:div>
        <w:div w:id="2086341866">
          <w:marLeft w:val="640"/>
          <w:marRight w:val="0"/>
          <w:marTop w:val="0"/>
          <w:marBottom w:val="0"/>
          <w:divBdr>
            <w:top w:val="none" w:sz="0" w:space="0" w:color="auto"/>
            <w:left w:val="none" w:sz="0" w:space="0" w:color="auto"/>
            <w:bottom w:val="none" w:sz="0" w:space="0" w:color="auto"/>
            <w:right w:val="none" w:sz="0" w:space="0" w:color="auto"/>
          </w:divBdr>
        </w:div>
        <w:div w:id="2068911286">
          <w:marLeft w:val="640"/>
          <w:marRight w:val="0"/>
          <w:marTop w:val="0"/>
          <w:marBottom w:val="0"/>
          <w:divBdr>
            <w:top w:val="none" w:sz="0" w:space="0" w:color="auto"/>
            <w:left w:val="none" w:sz="0" w:space="0" w:color="auto"/>
            <w:bottom w:val="none" w:sz="0" w:space="0" w:color="auto"/>
            <w:right w:val="none" w:sz="0" w:space="0" w:color="auto"/>
          </w:divBdr>
        </w:div>
        <w:div w:id="2026520556">
          <w:marLeft w:val="640"/>
          <w:marRight w:val="0"/>
          <w:marTop w:val="0"/>
          <w:marBottom w:val="0"/>
          <w:divBdr>
            <w:top w:val="none" w:sz="0" w:space="0" w:color="auto"/>
            <w:left w:val="none" w:sz="0" w:space="0" w:color="auto"/>
            <w:bottom w:val="none" w:sz="0" w:space="0" w:color="auto"/>
            <w:right w:val="none" w:sz="0" w:space="0" w:color="auto"/>
          </w:divBdr>
        </w:div>
        <w:div w:id="583538152">
          <w:marLeft w:val="640"/>
          <w:marRight w:val="0"/>
          <w:marTop w:val="0"/>
          <w:marBottom w:val="0"/>
          <w:divBdr>
            <w:top w:val="none" w:sz="0" w:space="0" w:color="auto"/>
            <w:left w:val="none" w:sz="0" w:space="0" w:color="auto"/>
            <w:bottom w:val="none" w:sz="0" w:space="0" w:color="auto"/>
            <w:right w:val="none" w:sz="0" w:space="0" w:color="auto"/>
          </w:divBdr>
        </w:div>
        <w:div w:id="1300645856">
          <w:marLeft w:val="640"/>
          <w:marRight w:val="0"/>
          <w:marTop w:val="0"/>
          <w:marBottom w:val="0"/>
          <w:divBdr>
            <w:top w:val="none" w:sz="0" w:space="0" w:color="auto"/>
            <w:left w:val="none" w:sz="0" w:space="0" w:color="auto"/>
            <w:bottom w:val="none" w:sz="0" w:space="0" w:color="auto"/>
            <w:right w:val="none" w:sz="0" w:space="0" w:color="auto"/>
          </w:divBdr>
        </w:div>
        <w:div w:id="2025592769">
          <w:marLeft w:val="640"/>
          <w:marRight w:val="0"/>
          <w:marTop w:val="0"/>
          <w:marBottom w:val="0"/>
          <w:divBdr>
            <w:top w:val="none" w:sz="0" w:space="0" w:color="auto"/>
            <w:left w:val="none" w:sz="0" w:space="0" w:color="auto"/>
            <w:bottom w:val="none" w:sz="0" w:space="0" w:color="auto"/>
            <w:right w:val="none" w:sz="0" w:space="0" w:color="auto"/>
          </w:divBdr>
        </w:div>
        <w:div w:id="559753459">
          <w:marLeft w:val="640"/>
          <w:marRight w:val="0"/>
          <w:marTop w:val="0"/>
          <w:marBottom w:val="0"/>
          <w:divBdr>
            <w:top w:val="none" w:sz="0" w:space="0" w:color="auto"/>
            <w:left w:val="none" w:sz="0" w:space="0" w:color="auto"/>
            <w:bottom w:val="none" w:sz="0" w:space="0" w:color="auto"/>
            <w:right w:val="none" w:sz="0" w:space="0" w:color="auto"/>
          </w:divBdr>
        </w:div>
        <w:div w:id="1203060368">
          <w:marLeft w:val="640"/>
          <w:marRight w:val="0"/>
          <w:marTop w:val="0"/>
          <w:marBottom w:val="0"/>
          <w:divBdr>
            <w:top w:val="none" w:sz="0" w:space="0" w:color="auto"/>
            <w:left w:val="none" w:sz="0" w:space="0" w:color="auto"/>
            <w:bottom w:val="none" w:sz="0" w:space="0" w:color="auto"/>
            <w:right w:val="none" w:sz="0" w:space="0" w:color="auto"/>
          </w:divBdr>
        </w:div>
        <w:div w:id="100034815">
          <w:marLeft w:val="640"/>
          <w:marRight w:val="0"/>
          <w:marTop w:val="0"/>
          <w:marBottom w:val="0"/>
          <w:divBdr>
            <w:top w:val="none" w:sz="0" w:space="0" w:color="auto"/>
            <w:left w:val="none" w:sz="0" w:space="0" w:color="auto"/>
            <w:bottom w:val="none" w:sz="0" w:space="0" w:color="auto"/>
            <w:right w:val="none" w:sz="0" w:space="0" w:color="auto"/>
          </w:divBdr>
        </w:div>
        <w:div w:id="574978236">
          <w:marLeft w:val="640"/>
          <w:marRight w:val="0"/>
          <w:marTop w:val="0"/>
          <w:marBottom w:val="0"/>
          <w:divBdr>
            <w:top w:val="none" w:sz="0" w:space="0" w:color="auto"/>
            <w:left w:val="none" w:sz="0" w:space="0" w:color="auto"/>
            <w:bottom w:val="none" w:sz="0" w:space="0" w:color="auto"/>
            <w:right w:val="none" w:sz="0" w:space="0" w:color="auto"/>
          </w:divBdr>
        </w:div>
        <w:div w:id="1833451001">
          <w:marLeft w:val="640"/>
          <w:marRight w:val="0"/>
          <w:marTop w:val="0"/>
          <w:marBottom w:val="0"/>
          <w:divBdr>
            <w:top w:val="none" w:sz="0" w:space="0" w:color="auto"/>
            <w:left w:val="none" w:sz="0" w:space="0" w:color="auto"/>
            <w:bottom w:val="none" w:sz="0" w:space="0" w:color="auto"/>
            <w:right w:val="none" w:sz="0" w:space="0" w:color="auto"/>
          </w:divBdr>
        </w:div>
        <w:div w:id="502401993">
          <w:marLeft w:val="640"/>
          <w:marRight w:val="0"/>
          <w:marTop w:val="0"/>
          <w:marBottom w:val="0"/>
          <w:divBdr>
            <w:top w:val="none" w:sz="0" w:space="0" w:color="auto"/>
            <w:left w:val="none" w:sz="0" w:space="0" w:color="auto"/>
            <w:bottom w:val="none" w:sz="0" w:space="0" w:color="auto"/>
            <w:right w:val="none" w:sz="0" w:space="0" w:color="auto"/>
          </w:divBdr>
        </w:div>
        <w:div w:id="1786735368">
          <w:marLeft w:val="640"/>
          <w:marRight w:val="0"/>
          <w:marTop w:val="0"/>
          <w:marBottom w:val="0"/>
          <w:divBdr>
            <w:top w:val="none" w:sz="0" w:space="0" w:color="auto"/>
            <w:left w:val="none" w:sz="0" w:space="0" w:color="auto"/>
            <w:bottom w:val="none" w:sz="0" w:space="0" w:color="auto"/>
            <w:right w:val="none" w:sz="0" w:space="0" w:color="auto"/>
          </w:divBdr>
        </w:div>
        <w:div w:id="243271070">
          <w:marLeft w:val="640"/>
          <w:marRight w:val="0"/>
          <w:marTop w:val="0"/>
          <w:marBottom w:val="0"/>
          <w:divBdr>
            <w:top w:val="none" w:sz="0" w:space="0" w:color="auto"/>
            <w:left w:val="none" w:sz="0" w:space="0" w:color="auto"/>
            <w:bottom w:val="none" w:sz="0" w:space="0" w:color="auto"/>
            <w:right w:val="none" w:sz="0" w:space="0" w:color="auto"/>
          </w:divBdr>
        </w:div>
        <w:div w:id="469398929">
          <w:marLeft w:val="640"/>
          <w:marRight w:val="0"/>
          <w:marTop w:val="0"/>
          <w:marBottom w:val="0"/>
          <w:divBdr>
            <w:top w:val="none" w:sz="0" w:space="0" w:color="auto"/>
            <w:left w:val="none" w:sz="0" w:space="0" w:color="auto"/>
            <w:bottom w:val="none" w:sz="0" w:space="0" w:color="auto"/>
            <w:right w:val="none" w:sz="0" w:space="0" w:color="auto"/>
          </w:divBdr>
        </w:div>
        <w:div w:id="1465152253">
          <w:marLeft w:val="640"/>
          <w:marRight w:val="0"/>
          <w:marTop w:val="0"/>
          <w:marBottom w:val="0"/>
          <w:divBdr>
            <w:top w:val="none" w:sz="0" w:space="0" w:color="auto"/>
            <w:left w:val="none" w:sz="0" w:space="0" w:color="auto"/>
            <w:bottom w:val="none" w:sz="0" w:space="0" w:color="auto"/>
            <w:right w:val="none" w:sz="0" w:space="0" w:color="auto"/>
          </w:divBdr>
        </w:div>
        <w:div w:id="1057317317">
          <w:marLeft w:val="640"/>
          <w:marRight w:val="0"/>
          <w:marTop w:val="0"/>
          <w:marBottom w:val="0"/>
          <w:divBdr>
            <w:top w:val="none" w:sz="0" w:space="0" w:color="auto"/>
            <w:left w:val="none" w:sz="0" w:space="0" w:color="auto"/>
            <w:bottom w:val="none" w:sz="0" w:space="0" w:color="auto"/>
            <w:right w:val="none" w:sz="0" w:space="0" w:color="auto"/>
          </w:divBdr>
        </w:div>
        <w:div w:id="1674644108">
          <w:marLeft w:val="640"/>
          <w:marRight w:val="0"/>
          <w:marTop w:val="0"/>
          <w:marBottom w:val="0"/>
          <w:divBdr>
            <w:top w:val="none" w:sz="0" w:space="0" w:color="auto"/>
            <w:left w:val="none" w:sz="0" w:space="0" w:color="auto"/>
            <w:bottom w:val="none" w:sz="0" w:space="0" w:color="auto"/>
            <w:right w:val="none" w:sz="0" w:space="0" w:color="auto"/>
          </w:divBdr>
        </w:div>
        <w:div w:id="127168458">
          <w:marLeft w:val="640"/>
          <w:marRight w:val="0"/>
          <w:marTop w:val="0"/>
          <w:marBottom w:val="0"/>
          <w:divBdr>
            <w:top w:val="none" w:sz="0" w:space="0" w:color="auto"/>
            <w:left w:val="none" w:sz="0" w:space="0" w:color="auto"/>
            <w:bottom w:val="none" w:sz="0" w:space="0" w:color="auto"/>
            <w:right w:val="none" w:sz="0" w:space="0" w:color="auto"/>
          </w:divBdr>
        </w:div>
        <w:div w:id="1353646244">
          <w:marLeft w:val="640"/>
          <w:marRight w:val="0"/>
          <w:marTop w:val="0"/>
          <w:marBottom w:val="0"/>
          <w:divBdr>
            <w:top w:val="none" w:sz="0" w:space="0" w:color="auto"/>
            <w:left w:val="none" w:sz="0" w:space="0" w:color="auto"/>
            <w:bottom w:val="none" w:sz="0" w:space="0" w:color="auto"/>
            <w:right w:val="none" w:sz="0" w:space="0" w:color="auto"/>
          </w:divBdr>
        </w:div>
        <w:div w:id="1185900304">
          <w:marLeft w:val="640"/>
          <w:marRight w:val="0"/>
          <w:marTop w:val="0"/>
          <w:marBottom w:val="0"/>
          <w:divBdr>
            <w:top w:val="none" w:sz="0" w:space="0" w:color="auto"/>
            <w:left w:val="none" w:sz="0" w:space="0" w:color="auto"/>
            <w:bottom w:val="none" w:sz="0" w:space="0" w:color="auto"/>
            <w:right w:val="none" w:sz="0" w:space="0" w:color="auto"/>
          </w:divBdr>
        </w:div>
        <w:div w:id="1397897325">
          <w:marLeft w:val="640"/>
          <w:marRight w:val="0"/>
          <w:marTop w:val="0"/>
          <w:marBottom w:val="0"/>
          <w:divBdr>
            <w:top w:val="none" w:sz="0" w:space="0" w:color="auto"/>
            <w:left w:val="none" w:sz="0" w:space="0" w:color="auto"/>
            <w:bottom w:val="none" w:sz="0" w:space="0" w:color="auto"/>
            <w:right w:val="none" w:sz="0" w:space="0" w:color="auto"/>
          </w:divBdr>
        </w:div>
        <w:div w:id="1859077388">
          <w:marLeft w:val="640"/>
          <w:marRight w:val="0"/>
          <w:marTop w:val="0"/>
          <w:marBottom w:val="0"/>
          <w:divBdr>
            <w:top w:val="none" w:sz="0" w:space="0" w:color="auto"/>
            <w:left w:val="none" w:sz="0" w:space="0" w:color="auto"/>
            <w:bottom w:val="none" w:sz="0" w:space="0" w:color="auto"/>
            <w:right w:val="none" w:sz="0" w:space="0" w:color="auto"/>
          </w:divBdr>
        </w:div>
        <w:div w:id="35860390">
          <w:marLeft w:val="640"/>
          <w:marRight w:val="0"/>
          <w:marTop w:val="0"/>
          <w:marBottom w:val="0"/>
          <w:divBdr>
            <w:top w:val="none" w:sz="0" w:space="0" w:color="auto"/>
            <w:left w:val="none" w:sz="0" w:space="0" w:color="auto"/>
            <w:bottom w:val="none" w:sz="0" w:space="0" w:color="auto"/>
            <w:right w:val="none" w:sz="0" w:space="0" w:color="auto"/>
          </w:divBdr>
        </w:div>
        <w:div w:id="1131896934">
          <w:marLeft w:val="640"/>
          <w:marRight w:val="0"/>
          <w:marTop w:val="0"/>
          <w:marBottom w:val="0"/>
          <w:divBdr>
            <w:top w:val="none" w:sz="0" w:space="0" w:color="auto"/>
            <w:left w:val="none" w:sz="0" w:space="0" w:color="auto"/>
            <w:bottom w:val="none" w:sz="0" w:space="0" w:color="auto"/>
            <w:right w:val="none" w:sz="0" w:space="0" w:color="auto"/>
          </w:divBdr>
        </w:div>
        <w:div w:id="91633079">
          <w:marLeft w:val="640"/>
          <w:marRight w:val="0"/>
          <w:marTop w:val="0"/>
          <w:marBottom w:val="0"/>
          <w:divBdr>
            <w:top w:val="none" w:sz="0" w:space="0" w:color="auto"/>
            <w:left w:val="none" w:sz="0" w:space="0" w:color="auto"/>
            <w:bottom w:val="none" w:sz="0" w:space="0" w:color="auto"/>
            <w:right w:val="none" w:sz="0" w:space="0" w:color="auto"/>
          </w:divBdr>
        </w:div>
        <w:div w:id="682780567">
          <w:marLeft w:val="640"/>
          <w:marRight w:val="0"/>
          <w:marTop w:val="0"/>
          <w:marBottom w:val="0"/>
          <w:divBdr>
            <w:top w:val="none" w:sz="0" w:space="0" w:color="auto"/>
            <w:left w:val="none" w:sz="0" w:space="0" w:color="auto"/>
            <w:bottom w:val="none" w:sz="0" w:space="0" w:color="auto"/>
            <w:right w:val="none" w:sz="0" w:space="0" w:color="auto"/>
          </w:divBdr>
        </w:div>
        <w:div w:id="62217745">
          <w:marLeft w:val="640"/>
          <w:marRight w:val="0"/>
          <w:marTop w:val="0"/>
          <w:marBottom w:val="0"/>
          <w:divBdr>
            <w:top w:val="none" w:sz="0" w:space="0" w:color="auto"/>
            <w:left w:val="none" w:sz="0" w:space="0" w:color="auto"/>
            <w:bottom w:val="none" w:sz="0" w:space="0" w:color="auto"/>
            <w:right w:val="none" w:sz="0" w:space="0" w:color="auto"/>
          </w:divBdr>
        </w:div>
        <w:div w:id="410353593">
          <w:marLeft w:val="640"/>
          <w:marRight w:val="0"/>
          <w:marTop w:val="0"/>
          <w:marBottom w:val="0"/>
          <w:divBdr>
            <w:top w:val="none" w:sz="0" w:space="0" w:color="auto"/>
            <w:left w:val="none" w:sz="0" w:space="0" w:color="auto"/>
            <w:bottom w:val="none" w:sz="0" w:space="0" w:color="auto"/>
            <w:right w:val="none" w:sz="0" w:space="0" w:color="auto"/>
          </w:divBdr>
        </w:div>
        <w:div w:id="1266501791">
          <w:marLeft w:val="640"/>
          <w:marRight w:val="0"/>
          <w:marTop w:val="0"/>
          <w:marBottom w:val="0"/>
          <w:divBdr>
            <w:top w:val="none" w:sz="0" w:space="0" w:color="auto"/>
            <w:left w:val="none" w:sz="0" w:space="0" w:color="auto"/>
            <w:bottom w:val="none" w:sz="0" w:space="0" w:color="auto"/>
            <w:right w:val="none" w:sz="0" w:space="0" w:color="auto"/>
          </w:divBdr>
        </w:div>
        <w:div w:id="279721798">
          <w:marLeft w:val="640"/>
          <w:marRight w:val="0"/>
          <w:marTop w:val="0"/>
          <w:marBottom w:val="0"/>
          <w:divBdr>
            <w:top w:val="none" w:sz="0" w:space="0" w:color="auto"/>
            <w:left w:val="none" w:sz="0" w:space="0" w:color="auto"/>
            <w:bottom w:val="none" w:sz="0" w:space="0" w:color="auto"/>
            <w:right w:val="none" w:sz="0" w:space="0" w:color="auto"/>
          </w:divBdr>
        </w:div>
        <w:div w:id="206725900">
          <w:marLeft w:val="640"/>
          <w:marRight w:val="0"/>
          <w:marTop w:val="0"/>
          <w:marBottom w:val="0"/>
          <w:divBdr>
            <w:top w:val="none" w:sz="0" w:space="0" w:color="auto"/>
            <w:left w:val="none" w:sz="0" w:space="0" w:color="auto"/>
            <w:bottom w:val="none" w:sz="0" w:space="0" w:color="auto"/>
            <w:right w:val="none" w:sz="0" w:space="0" w:color="auto"/>
          </w:divBdr>
        </w:div>
        <w:div w:id="1437169357">
          <w:marLeft w:val="640"/>
          <w:marRight w:val="0"/>
          <w:marTop w:val="0"/>
          <w:marBottom w:val="0"/>
          <w:divBdr>
            <w:top w:val="none" w:sz="0" w:space="0" w:color="auto"/>
            <w:left w:val="none" w:sz="0" w:space="0" w:color="auto"/>
            <w:bottom w:val="none" w:sz="0" w:space="0" w:color="auto"/>
            <w:right w:val="none" w:sz="0" w:space="0" w:color="auto"/>
          </w:divBdr>
        </w:div>
        <w:div w:id="1857183523">
          <w:marLeft w:val="640"/>
          <w:marRight w:val="0"/>
          <w:marTop w:val="0"/>
          <w:marBottom w:val="0"/>
          <w:divBdr>
            <w:top w:val="none" w:sz="0" w:space="0" w:color="auto"/>
            <w:left w:val="none" w:sz="0" w:space="0" w:color="auto"/>
            <w:bottom w:val="none" w:sz="0" w:space="0" w:color="auto"/>
            <w:right w:val="none" w:sz="0" w:space="0" w:color="auto"/>
          </w:divBdr>
        </w:div>
        <w:div w:id="984703750">
          <w:marLeft w:val="640"/>
          <w:marRight w:val="0"/>
          <w:marTop w:val="0"/>
          <w:marBottom w:val="0"/>
          <w:divBdr>
            <w:top w:val="none" w:sz="0" w:space="0" w:color="auto"/>
            <w:left w:val="none" w:sz="0" w:space="0" w:color="auto"/>
            <w:bottom w:val="none" w:sz="0" w:space="0" w:color="auto"/>
            <w:right w:val="none" w:sz="0" w:space="0" w:color="auto"/>
          </w:divBdr>
        </w:div>
        <w:div w:id="1040976437">
          <w:marLeft w:val="640"/>
          <w:marRight w:val="0"/>
          <w:marTop w:val="0"/>
          <w:marBottom w:val="0"/>
          <w:divBdr>
            <w:top w:val="none" w:sz="0" w:space="0" w:color="auto"/>
            <w:left w:val="none" w:sz="0" w:space="0" w:color="auto"/>
            <w:bottom w:val="none" w:sz="0" w:space="0" w:color="auto"/>
            <w:right w:val="none" w:sz="0" w:space="0" w:color="auto"/>
          </w:divBdr>
        </w:div>
      </w:divsChild>
    </w:div>
    <w:div w:id="209998710">
      <w:marLeft w:val="0"/>
      <w:marRight w:val="0"/>
      <w:marTop w:val="0"/>
      <w:marBottom w:val="0"/>
      <w:divBdr>
        <w:top w:val="none" w:sz="0" w:space="0" w:color="auto"/>
        <w:left w:val="none" w:sz="0" w:space="0" w:color="auto"/>
        <w:bottom w:val="none" w:sz="0" w:space="0" w:color="auto"/>
        <w:right w:val="none" w:sz="0" w:space="0" w:color="auto"/>
      </w:divBdr>
    </w:div>
    <w:div w:id="213663197">
      <w:marLeft w:val="0"/>
      <w:marRight w:val="0"/>
      <w:marTop w:val="0"/>
      <w:marBottom w:val="0"/>
      <w:divBdr>
        <w:top w:val="none" w:sz="0" w:space="0" w:color="auto"/>
        <w:left w:val="none" w:sz="0" w:space="0" w:color="auto"/>
        <w:bottom w:val="none" w:sz="0" w:space="0" w:color="auto"/>
        <w:right w:val="none" w:sz="0" w:space="0" w:color="auto"/>
      </w:divBdr>
    </w:div>
    <w:div w:id="214510850">
      <w:marLeft w:val="0"/>
      <w:marRight w:val="0"/>
      <w:marTop w:val="0"/>
      <w:marBottom w:val="0"/>
      <w:divBdr>
        <w:top w:val="none" w:sz="0" w:space="0" w:color="auto"/>
        <w:left w:val="none" w:sz="0" w:space="0" w:color="auto"/>
        <w:bottom w:val="none" w:sz="0" w:space="0" w:color="auto"/>
        <w:right w:val="none" w:sz="0" w:space="0" w:color="auto"/>
      </w:divBdr>
    </w:div>
    <w:div w:id="214856534">
      <w:marLeft w:val="0"/>
      <w:marRight w:val="0"/>
      <w:marTop w:val="0"/>
      <w:marBottom w:val="0"/>
      <w:divBdr>
        <w:top w:val="none" w:sz="0" w:space="0" w:color="auto"/>
        <w:left w:val="none" w:sz="0" w:space="0" w:color="auto"/>
        <w:bottom w:val="none" w:sz="0" w:space="0" w:color="auto"/>
        <w:right w:val="none" w:sz="0" w:space="0" w:color="auto"/>
      </w:divBdr>
    </w:div>
    <w:div w:id="219438606">
      <w:marLeft w:val="0"/>
      <w:marRight w:val="0"/>
      <w:marTop w:val="0"/>
      <w:marBottom w:val="0"/>
      <w:divBdr>
        <w:top w:val="none" w:sz="0" w:space="0" w:color="auto"/>
        <w:left w:val="none" w:sz="0" w:space="0" w:color="auto"/>
        <w:bottom w:val="none" w:sz="0" w:space="0" w:color="auto"/>
        <w:right w:val="none" w:sz="0" w:space="0" w:color="auto"/>
      </w:divBdr>
    </w:div>
    <w:div w:id="221211502">
      <w:bodyDiv w:val="1"/>
      <w:marLeft w:val="0"/>
      <w:marRight w:val="0"/>
      <w:marTop w:val="0"/>
      <w:marBottom w:val="0"/>
      <w:divBdr>
        <w:top w:val="none" w:sz="0" w:space="0" w:color="auto"/>
        <w:left w:val="none" w:sz="0" w:space="0" w:color="auto"/>
        <w:bottom w:val="none" w:sz="0" w:space="0" w:color="auto"/>
        <w:right w:val="none" w:sz="0" w:space="0" w:color="auto"/>
      </w:divBdr>
      <w:divsChild>
        <w:div w:id="1931159114">
          <w:marLeft w:val="640"/>
          <w:marRight w:val="0"/>
          <w:marTop w:val="0"/>
          <w:marBottom w:val="0"/>
          <w:divBdr>
            <w:top w:val="none" w:sz="0" w:space="0" w:color="auto"/>
            <w:left w:val="none" w:sz="0" w:space="0" w:color="auto"/>
            <w:bottom w:val="none" w:sz="0" w:space="0" w:color="auto"/>
            <w:right w:val="none" w:sz="0" w:space="0" w:color="auto"/>
          </w:divBdr>
        </w:div>
        <w:div w:id="1604344529">
          <w:marLeft w:val="640"/>
          <w:marRight w:val="0"/>
          <w:marTop w:val="0"/>
          <w:marBottom w:val="0"/>
          <w:divBdr>
            <w:top w:val="none" w:sz="0" w:space="0" w:color="auto"/>
            <w:left w:val="none" w:sz="0" w:space="0" w:color="auto"/>
            <w:bottom w:val="none" w:sz="0" w:space="0" w:color="auto"/>
            <w:right w:val="none" w:sz="0" w:space="0" w:color="auto"/>
          </w:divBdr>
        </w:div>
        <w:div w:id="1435906233">
          <w:marLeft w:val="640"/>
          <w:marRight w:val="0"/>
          <w:marTop w:val="0"/>
          <w:marBottom w:val="0"/>
          <w:divBdr>
            <w:top w:val="none" w:sz="0" w:space="0" w:color="auto"/>
            <w:left w:val="none" w:sz="0" w:space="0" w:color="auto"/>
            <w:bottom w:val="none" w:sz="0" w:space="0" w:color="auto"/>
            <w:right w:val="none" w:sz="0" w:space="0" w:color="auto"/>
          </w:divBdr>
        </w:div>
        <w:div w:id="612328424">
          <w:marLeft w:val="640"/>
          <w:marRight w:val="0"/>
          <w:marTop w:val="0"/>
          <w:marBottom w:val="0"/>
          <w:divBdr>
            <w:top w:val="none" w:sz="0" w:space="0" w:color="auto"/>
            <w:left w:val="none" w:sz="0" w:space="0" w:color="auto"/>
            <w:bottom w:val="none" w:sz="0" w:space="0" w:color="auto"/>
            <w:right w:val="none" w:sz="0" w:space="0" w:color="auto"/>
          </w:divBdr>
        </w:div>
        <w:div w:id="9450472">
          <w:marLeft w:val="640"/>
          <w:marRight w:val="0"/>
          <w:marTop w:val="0"/>
          <w:marBottom w:val="0"/>
          <w:divBdr>
            <w:top w:val="none" w:sz="0" w:space="0" w:color="auto"/>
            <w:left w:val="none" w:sz="0" w:space="0" w:color="auto"/>
            <w:bottom w:val="none" w:sz="0" w:space="0" w:color="auto"/>
            <w:right w:val="none" w:sz="0" w:space="0" w:color="auto"/>
          </w:divBdr>
        </w:div>
        <w:div w:id="974944595">
          <w:marLeft w:val="640"/>
          <w:marRight w:val="0"/>
          <w:marTop w:val="0"/>
          <w:marBottom w:val="0"/>
          <w:divBdr>
            <w:top w:val="none" w:sz="0" w:space="0" w:color="auto"/>
            <w:left w:val="none" w:sz="0" w:space="0" w:color="auto"/>
            <w:bottom w:val="none" w:sz="0" w:space="0" w:color="auto"/>
            <w:right w:val="none" w:sz="0" w:space="0" w:color="auto"/>
          </w:divBdr>
        </w:div>
        <w:div w:id="1312294366">
          <w:marLeft w:val="640"/>
          <w:marRight w:val="0"/>
          <w:marTop w:val="0"/>
          <w:marBottom w:val="0"/>
          <w:divBdr>
            <w:top w:val="none" w:sz="0" w:space="0" w:color="auto"/>
            <w:left w:val="none" w:sz="0" w:space="0" w:color="auto"/>
            <w:bottom w:val="none" w:sz="0" w:space="0" w:color="auto"/>
            <w:right w:val="none" w:sz="0" w:space="0" w:color="auto"/>
          </w:divBdr>
        </w:div>
        <w:div w:id="1597052121">
          <w:marLeft w:val="640"/>
          <w:marRight w:val="0"/>
          <w:marTop w:val="0"/>
          <w:marBottom w:val="0"/>
          <w:divBdr>
            <w:top w:val="none" w:sz="0" w:space="0" w:color="auto"/>
            <w:left w:val="none" w:sz="0" w:space="0" w:color="auto"/>
            <w:bottom w:val="none" w:sz="0" w:space="0" w:color="auto"/>
            <w:right w:val="none" w:sz="0" w:space="0" w:color="auto"/>
          </w:divBdr>
        </w:div>
        <w:div w:id="854273255">
          <w:marLeft w:val="640"/>
          <w:marRight w:val="0"/>
          <w:marTop w:val="0"/>
          <w:marBottom w:val="0"/>
          <w:divBdr>
            <w:top w:val="none" w:sz="0" w:space="0" w:color="auto"/>
            <w:left w:val="none" w:sz="0" w:space="0" w:color="auto"/>
            <w:bottom w:val="none" w:sz="0" w:space="0" w:color="auto"/>
            <w:right w:val="none" w:sz="0" w:space="0" w:color="auto"/>
          </w:divBdr>
        </w:div>
        <w:div w:id="331875669">
          <w:marLeft w:val="640"/>
          <w:marRight w:val="0"/>
          <w:marTop w:val="0"/>
          <w:marBottom w:val="0"/>
          <w:divBdr>
            <w:top w:val="none" w:sz="0" w:space="0" w:color="auto"/>
            <w:left w:val="none" w:sz="0" w:space="0" w:color="auto"/>
            <w:bottom w:val="none" w:sz="0" w:space="0" w:color="auto"/>
            <w:right w:val="none" w:sz="0" w:space="0" w:color="auto"/>
          </w:divBdr>
        </w:div>
        <w:div w:id="1311590728">
          <w:marLeft w:val="640"/>
          <w:marRight w:val="0"/>
          <w:marTop w:val="0"/>
          <w:marBottom w:val="0"/>
          <w:divBdr>
            <w:top w:val="none" w:sz="0" w:space="0" w:color="auto"/>
            <w:left w:val="none" w:sz="0" w:space="0" w:color="auto"/>
            <w:bottom w:val="none" w:sz="0" w:space="0" w:color="auto"/>
            <w:right w:val="none" w:sz="0" w:space="0" w:color="auto"/>
          </w:divBdr>
        </w:div>
        <w:div w:id="1544706675">
          <w:marLeft w:val="640"/>
          <w:marRight w:val="0"/>
          <w:marTop w:val="0"/>
          <w:marBottom w:val="0"/>
          <w:divBdr>
            <w:top w:val="none" w:sz="0" w:space="0" w:color="auto"/>
            <w:left w:val="none" w:sz="0" w:space="0" w:color="auto"/>
            <w:bottom w:val="none" w:sz="0" w:space="0" w:color="auto"/>
            <w:right w:val="none" w:sz="0" w:space="0" w:color="auto"/>
          </w:divBdr>
        </w:div>
        <w:div w:id="727917090">
          <w:marLeft w:val="640"/>
          <w:marRight w:val="0"/>
          <w:marTop w:val="0"/>
          <w:marBottom w:val="0"/>
          <w:divBdr>
            <w:top w:val="none" w:sz="0" w:space="0" w:color="auto"/>
            <w:left w:val="none" w:sz="0" w:space="0" w:color="auto"/>
            <w:bottom w:val="none" w:sz="0" w:space="0" w:color="auto"/>
            <w:right w:val="none" w:sz="0" w:space="0" w:color="auto"/>
          </w:divBdr>
        </w:div>
        <w:div w:id="1869172234">
          <w:marLeft w:val="640"/>
          <w:marRight w:val="0"/>
          <w:marTop w:val="0"/>
          <w:marBottom w:val="0"/>
          <w:divBdr>
            <w:top w:val="none" w:sz="0" w:space="0" w:color="auto"/>
            <w:left w:val="none" w:sz="0" w:space="0" w:color="auto"/>
            <w:bottom w:val="none" w:sz="0" w:space="0" w:color="auto"/>
            <w:right w:val="none" w:sz="0" w:space="0" w:color="auto"/>
          </w:divBdr>
        </w:div>
        <w:div w:id="1029263540">
          <w:marLeft w:val="640"/>
          <w:marRight w:val="0"/>
          <w:marTop w:val="0"/>
          <w:marBottom w:val="0"/>
          <w:divBdr>
            <w:top w:val="none" w:sz="0" w:space="0" w:color="auto"/>
            <w:left w:val="none" w:sz="0" w:space="0" w:color="auto"/>
            <w:bottom w:val="none" w:sz="0" w:space="0" w:color="auto"/>
            <w:right w:val="none" w:sz="0" w:space="0" w:color="auto"/>
          </w:divBdr>
        </w:div>
        <w:div w:id="432822434">
          <w:marLeft w:val="640"/>
          <w:marRight w:val="0"/>
          <w:marTop w:val="0"/>
          <w:marBottom w:val="0"/>
          <w:divBdr>
            <w:top w:val="none" w:sz="0" w:space="0" w:color="auto"/>
            <w:left w:val="none" w:sz="0" w:space="0" w:color="auto"/>
            <w:bottom w:val="none" w:sz="0" w:space="0" w:color="auto"/>
            <w:right w:val="none" w:sz="0" w:space="0" w:color="auto"/>
          </w:divBdr>
        </w:div>
        <w:div w:id="821698488">
          <w:marLeft w:val="640"/>
          <w:marRight w:val="0"/>
          <w:marTop w:val="0"/>
          <w:marBottom w:val="0"/>
          <w:divBdr>
            <w:top w:val="none" w:sz="0" w:space="0" w:color="auto"/>
            <w:left w:val="none" w:sz="0" w:space="0" w:color="auto"/>
            <w:bottom w:val="none" w:sz="0" w:space="0" w:color="auto"/>
            <w:right w:val="none" w:sz="0" w:space="0" w:color="auto"/>
          </w:divBdr>
        </w:div>
        <w:div w:id="2115201728">
          <w:marLeft w:val="640"/>
          <w:marRight w:val="0"/>
          <w:marTop w:val="0"/>
          <w:marBottom w:val="0"/>
          <w:divBdr>
            <w:top w:val="none" w:sz="0" w:space="0" w:color="auto"/>
            <w:left w:val="none" w:sz="0" w:space="0" w:color="auto"/>
            <w:bottom w:val="none" w:sz="0" w:space="0" w:color="auto"/>
            <w:right w:val="none" w:sz="0" w:space="0" w:color="auto"/>
          </w:divBdr>
        </w:div>
        <w:div w:id="1457211029">
          <w:marLeft w:val="640"/>
          <w:marRight w:val="0"/>
          <w:marTop w:val="0"/>
          <w:marBottom w:val="0"/>
          <w:divBdr>
            <w:top w:val="none" w:sz="0" w:space="0" w:color="auto"/>
            <w:left w:val="none" w:sz="0" w:space="0" w:color="auto"/>
            <w:bottom w:val="none" w:sz="0" w:space="0" w:color="auto"/>
            <w:right w:val="none" w:sz="0" w:space="0" w:color="auto"/>
          </w:divBdr>
        </w:div>
        <w:div w:id="241263733">
          <w:marLeft w:val="640"/>
          <w:marRight w:val="0"/>
          <w:marTop w:val="0"/>
          <w:marBottom w:val="0"/>
          <w:divBdr>
            <w:top w:val="none" w:sz="0" w:space="0" w:color="auto"/>
            <w:left w:val="none" w:sz="0" w:space="0" w:color="auto"/>
            <w:bottom w:val="none" w:sz="0" w:space="0" w:color="auto"/>
            <w:right w:val="none" w:sz="0" w:space="0" w:color="auto"/>
          </w:divBdr>
        </w:div>
        <w:div w:id="259802628">
          <w:marLeft w:val="640"/>
          <w:marRight w:val="0"/>
          <w:marTop w:val="0"/>
          <w:marBottom w:val="0"/>
          <w:divBdr>
            <w:top w:val="none" w:sz="0" w:space="0" w:color="auto"/>
            <w:left w:val="none" w:sz="0" w:space="0" w:color="auto"/>
            <w:bottom w:val="none" w:sz="0" w:space="0" w:color="auto"/>
            <w:right w:val="none" w:sz="0" w:space="0" w:color="auto"/>
          </w:divBdr>
        </w:div>
        <w:div w:id="2120905579">
          <w:marLeft w:val="640"/>
          <w:marRight w:val="0"/>
          <w:marTop w:val="0"/>
          <w:marBottom w:val="0"/>
          <w:divBdr>
            <w:top w:val="none" w:sz="0" w:space="0" w:color="auto"/>
            <w:left w:val="none" w:sz="0" w:space="0" w:color="auto"/>
            <w:bottom w:val="none" w:sz="0" w:space="0" w:color="auto"/>
            <w:right w:val="none" w:sz="0" w:space="0" w:color="auto"/>
          </w:divBdr>
        </w:div>
        <w:div w:id="1173639625">
          <w:marLeft w:val="640"/>
          <w:marRight w:val="0"/>
          <w:marTop w:val="0"/>
          <w:marBottom w:val="0"/>
          <w:divBdr>
            <w:top w:val="none" w:sz="0" w:space="0" w:color="auto"/>
            <w:left w:val="none" w:sz="0" w:space="0" w:color="auto"/>
            <w:bottom w:val="none" w:sz="0" w:space="0" w:color="auto"/>
            <w:right w:val="none" w:sz="0" w:space="0" w:color="auto"/>
          </w:divBdr>
        </w:div>
        <w:div w:id="274600103">
          <w:marLeft w:val="640"/>
          <w:marRight w:val="0"/>
          <w:marTop w:val="0"/>
          <w:marBottom w:val="0"/>
          <w:divBdr>
            <w:top w:val="none" w:sz="0" w:space="0" w:color="auto"/>
            <w:left w:val="none" w:sz="0" w:space="0" w:color="auto"/>
            <w:bottom w:val="none" w:sz="0" w:space="0" w:color="auto"/>
            <w:right w:val="none" w:sz="0" w:space="0" w:color="auto"/>
          </w:divBdr>
        </w:div>
        <w:div w:id="1901938697">
          <w:marLeft w:val="640"/>
          <w:marRight w:val="0"/>
          <w:marTop w:val="0"/>
          <w:marBottom w:val="0"/>
          <w:divBdr>
            <w:top w:val="none" w:sz="0" w:space="0" w:color="auto"/>
            <w:left w:val="none" w:sz="0" w:space="0" w:color="auto"/>
            <w:bottom w:val="none" w:sz="0" w:space="0" w:color="auto"/>
            <w:right w:val="none" w:sz="0" w:space="0" w:color="auto"/>
          </w:divBdr>
        </w:div>
        <w:div w:id="587157251">
          <w:marLeft w:val="640"/>
          <w:marRight w:val="0"/>
          <w:marTop w:val="0"/>
          <w:marBottom w:val="0"/>
          <w:divBdr>
            <w:top w:val="none" w:sz="0" w:space="0" w:color="auto"/>
            <w:left w:val="none" w:sz="0" w:space="0" w:color="auto"/>
            <w:bottom w:val="none" w:sz="0" w:space="0" w:color="auto"/>
            <w:right w:val="none" w:sz="0" w:space="0" w:color="auto"/>
          </w:divBdr>
        </w:div>
        <w:div w:id="887256445">
          <w:marLeft w:val="640"/>
          <w:marRight w:val="0"/>
          <w:marTop w:val="0"/>
          <w:marBottom w:val="0"/>
          <w:divBdr>
            <w:top w:val="none" w:sz="0" w:space="0" w:color="auto"/>
            <w:left w:val="none" w:sz="0" w:space="0" w:color="auto"/>
            <w:bottom w:val="none" w:sz="0" w:space="0" w:color="auto"/>
            <w:right w:val="none" w:sz="0" w:space="0" w:color="auto"/>
          </w:divBdr>
        </w:div>
        <w:div w:id="1259799969">
          <w:marLeft w:val="640"/>
          <w:marRight w:val="0"/>
          <w:marTop w:val="0"/>
          <w:marBottom w:val="0"/>
          <w:divBdr>
            <w:top w:val="none" w:sz="0" w:space="0" w:color="auto"/>
            <w:left w:val="none" w:sz="0" w:space="0" w:color="auto"/>
            <w:bottom w:val="none" w:sz="0" w:space="0" w:color="auto"/>
            <w:right w:val="none" w:sz="0" w:space="0" w:color="auto"/>
          </w:divBdr>
        </w:div>
        <w:div w:id="1732387961">
          <w:marLeft w:val="640"/>
          <w:marRight w:val="0"/>
          <w:marTop w:val="0"/>
          <w:marBottom w:val="0"/>
          <w:divBdr>
            <w:top w:val="none" w:sz="0" w:space="0" w:color="auto"/>
            <w:left w:val="none" w:sz="0" w:space="0" w:color="auto"/>
            <w:bottom w:val="none" w:sz="0" w:space="0" w:color="auto"/>
            <w:right w:val="none" w:sz="0" w:space="0" w:color="auto"/>
          </w:divBdr>
        </w:div>
        <w:div w:id="1353729670">
          <w:marLeft w:val="640"/>
          <w:marRight w:val="0"/>
          <w:marTop w:val="0"/>
          <w:marBottom w:val="0"/>
          <w:divBdr>
            <w:top w:val="none" w:sz="0" w:space="0" w:color="auto"/>
            <w:left w:val="none" w:sz="0" w:space="0" w:color="auto"/>
            <w:bottom w:val="none" w:sz="0" w:space="0" w:color="auto"/>
            <w:right w:val="none" w:sz="0" w:space="0" w:color="auto"/>
          </w:divBdr>
        </w:div>
        <w:div w:id="488402546">
          <w:marLeft w:val="640"/>
          <w:marRight w:val="0"/>
          <w:marTop w:val="0"/>
          <w:marBottom w:val="0"/>
          <w:divBdr>
            <w:top w:val="none" w:sz="0" w:space="0" w:color="auto"/>
            <w:left w:val="none" w:sz="0" w:space="0" w:color="auto"/>
            <w:bottom w:val="none" w:sz="0" w:space="0" w:color="auto"/>
            <w:right w:val="none" w:sz="0" w:space="0" w:color="auto"/>
          </w:divBdr>
        </w:div>
        <w:div w:id="859050863">
          <w:marLeft w:val="640"/>
          <w:marRight w:val="0"/>
          <w:marTop w:val="0"/>
          <w:marBottom w:val="0"/>
          <w:divBdr>
            <w:top w:val="none" w:sz="0" w:space="0" w:color="auto"/>
            <w:left w:val="none" w:sz="0" w:space="0" w:color="auto"/>
            <w:bottom w:val="none" w:sz="0" w:space="0" w:color="auto"/>
            <w:right w:val="none" w:sz="0" w:space="0" w:color="auto"/>
          </w:divBdr>
        </w:div>
        <w:div w:id="1059017860">
          <w:marLeft w:val="640"/>
          <w:marRight w:val="0"/>
          <w:marTop w:val="0"/>
          <w:marBottom w:val="0"/>
          <w:divBdr>
            <w:top w:val="none" w:sz="0" w:space="0" w:color="auto"/>
            <w:left w:val="none" w:sz="0" w:space="0" w:color="auto"/>
            <w:bottom w:val="none" w:sz="0" w:space="0" w:color="auto"/>
            <w:right w:val="none" w:sz="0" w:space="0" w:color="auto"/>
          </w:divBdr>
        </w:div>
        <w:div w:id="746195622">
          <w:marLeft w:val="640"/>
          <w:marRight w:val="0"/>
          <w:marTop w:val="0"/>
          <w:marBottom w:val="0"/>
          <w:divBdr>
            <w:top w:val="none" w:sz="0" w:space="0" w:color="auto"/>
            <w:left w:val="none" w:sz="0" w:space="0" w:color="auto"/>
            <w:bottom w:val="none" w:sz="0" w:space="0" w:color="auto"/>
            <w:right w:val="none" w:sz="0" w:space="0" w:color="auto"/>
          </w:divBdr>
        </w:div>
        <w:div w:id="1930654495">
          <w:marLeft w:val="640"/>
          <w:marRight w:val="0"/>
          <w:marTop w:val="0"/>
          <w:marBottom w:val="0"/>
          <w:divBdr>
            <w:top w:val="none" w:sz="0" w:space="0" w:color="auto"/>
            <w:left w:val="none" w:sz="0" w:space="0" w:color="auto"/>
            <w:bottom w:val="none" w:sz="0" w:space="0" w:color="auto"/>
            <w:right w:val="none" w:sz="0" w:space="0" w:color="auto"/>
          </w:divBdr>
        </w:div>
        <w:div w:id="1687252533">
          <w:marLeft w:val="640"/>
          <w:marRight w:val="0"/>
          <w:marTop w:val="0"/>
          <w:marBottom w:val="0"/>
          <w:divBdr>
            <w:top w:val="none" w:sz="0" w:space="0" w:color="auto"/>
            <w:left w:val="none" w:sz="0" w:space="0" w:color="auto"/>
            <w:bottom w:val="none" w:sz="0" w:space="0" w:color="auto"/>
            <w:right w:val="none" w:sz="0" w:space="0" w:color="auto"/>
          </w:divBdr>
        </w:div>
        <w:div w:id="616646965">
          <w:marLeft w:val="640"/>
          <w:marRight w:val="0"/>
          <w:marTop w:val="0"/>
          <w:marBottom w:val="0"/>
          <w:divBdr>
            <w:top w:val="none" w:sz="0" w:space="0" w:color="auto"/>
            <w:left w:val="none" w:sz="0" w:space="0" w:color="auto"/>
            <w:bottom w:val="none" w:sz="0" w:space="0" w:color="auto"/>
            <w:right w:val="none" w:sz="0" w:space="0" w:color="auto"/>
          </w:divBdr>
        </w:div>
        <w:div w:id="968366026">
          <w:marLeft w:val="640"/>
          <w:marRight w:val="0"/>
          <w:marTop w:val="0"/>
          <w:marBottom w:val="0"/>
          <w:divBdr>
            <w:top w:val="none" w:sz="0" w:space="0" w:color="auto"/>
            <w:left w:val="none" w:sz="0" w:space="0" w:color="auto"/>
            <w:bottom w:val="none" w:sz="0" w:space="0" w:color="auto"/>
            <w:right w:val="none" w:sz="0" w:space="0" w:color="auto"/>
          </w:divBdr>
        </w:div>
        <w:div w:id="1018503903">
          <w:marLeft w:val="640"/>
          <w:marRight w:val="0"/>
          <w:marTop w:val="0"/>
          <w:marBottom w:val="0"/>
          <w:divBdr>
            <w:top w:val="none" w:sz="0" w:space="0" w:color="auto"/>
            <w:left w:val="none" w:sz="0" w:space="0" w:color="auto"/>
            <w:bottom w:val="none" w:sz="0" w:space="0" w:color="auto"/>
            <w:right w:val="none" w:sz="0" w:space="0" w:color="auto"/>
          </w:divBdr>
        </w:div>
        <w:div w:id="954285547">
          <w:marLeft w:val="640"/>
          <w:marRight w:val="0"/>
          <w:marTop w:val="0"/>
          <w:marBottom w:val="0"/>
          <w:divBdr>
            <w:top w:val="none" w:sz="0" w:space="0" w:color="auto"/>
            <w:left w:val="none" w:sz="0" w:space="0" w:color="auto"/>
            <w:bottom w:val="none" w:sz="0" w:space="0" w:color="auto"/>
            <w:right w:val="none" w:sz="0" w:space="0" w:color="auto"/>
          </w:divBdr>
        </w:div>
        <w:div w:id="1074477150">
          <w:marLeft w:val="640"/>
          <w:marRight w:val="0"/>
          <w:marTop w:val="0"/>
          <w:marBottom w:val="0"/>
          <w:divBdr>
            <w:top w:val="none" w:sz="0" w:space="0" w:color="auto"/>
            <w:left w:val="none" w:sz="0" w:space="0" w:color="auto"/>
            <w:bottom w:val="none" w:sz="0" w:space="0" w:color="auto"/>
            <w:right w:val="none" w:sz="0" w:space="0" w:color="auto"/>
          </w:divBdr>
        </w:div>
        <w:div w:id="1695426843">
          <w:marLeft w:val="640"/>
          <w:marRight w:val="0"/>
          <w:marTop w:val="0"/>
          <w:marBottom w:val="0"/>
          <w:divBdr>
            <w:top w:val="none" w:sz="0" w:space="0" w:color="auto"/>
            <w:left w:val="none" w:sz="0" w:space="0" w:color="auto"/>
            <w:bottom w:val="none" w:sz="0" w:space="0" w:color="auto"/>
            <w:right w:val="none" w:sz="0" w:space="0" w:color="auto"/>
          </w:divBdr>
        </w:div>
        <w:div w:id="2058820011">
          <w:marLeft w:val="640"/>
          <w:marRight w:val="0"/>
          <w:marTop w:val="0"/>
          <w:marBottom w:val="0"/>
          <w:divBdr>
            <w:top w:val="none" w:sz="0" w:space="0" w:color="auto"/>
            <w:left w:val="none" w:sz="0" w:space="0" w:color="auto"/>
            <w:bottom w:val="none" w:sz="0" w:space="0" w:color="auto"/>
            <w:right w:val="none" w:sz="0" w:space="0" w:color="auto"/>
          </w:divBdr>
        </w:div>
        <w:div w:id="31469378">
          <w:marLeft w:val="640"/>
          <w:marRight w:val="0"/>
          <w:marTop w:val="0"/>
          <w:marBottom w:val="0"/>
          <w:divBdr>
            <w:top w:val="none" w:sz="0" w:space="0" w:color="auto"/>
            <w:left w:val="none" w:sz="0" w:space="0" w:color="auto"/>
            <w:bottom w:val="none" w:sz="0" w:space="0" w:color="auto"/>
            <w:right w:val="none" w:sz="0" w:space="0" w:color="auto"/>
          </w:divBdr>
        </w:div>
        <w:div w:id="1378160953">
          <w:marLeft w:val="640"/>
          <w:marRight w:val="0"/>
          <w:marTop w:val="0"/>
          <w:marBottom w:val="0"/>
          <w:divBdr>
            <w:top w:val="none" w:sz="0" w:space="0" w:color="auto"/>
            <w:left w:val="none" w:sz="0" w:space="0" w:color="auto"/>
            <w:bottom w:val="none" w:sz="0" w:space="0" w:color="auto"/>
            <w:right w:val="none" w:sz="0" w:space="0" w:color="auto"/>
          </w:divBdr>
        </w:div>
        <w:div w:id="214852235">
          <w:marLeft w:val="640"/>
          <w:marRight w:val="0"/>
          <w:marTop w:val="0"/>
          <w:marBottom w:val="0"/>
          <w:divBdr>
            <w:top w:val="none" w:sz="0" w:space="0" w:color="auto"/>
            <w:left w:val="none" w:sz="0" w:space="0" w:color="auto"/>
            <w:bottom w:val="none" w:sz="0" w:space="0" w:color="auto"/>
            <w:right w:val="none" w:sz="0" w:space="0" w:color="auto"/>
          </w:divBdr>
        </w:div>
        <w:div w:id="1712921938">
          <w:marLeft w:val="640"/>
          <w:marRight w:val="0"/>
          <w:marTop w:val="0"/>
          <w:marBottom w:val="0"/>
          <w:divBdr>
            <w:top w:val="none" w:sz="0" w:space="0" w:color="auto"/>
            <w:left w:val="none" w:sz="0" w:space="0" w:color="auto"/>
            <w:bottom w:val="none" w:sz="0" w:space="0" w:color="auto"/>
            <w:right w:val="none" w:sz="0" w:space="0" w:color="auto"/>
          </w:divBdr>
        </w:div>
        <w:div w:id="407003628">
          <w:marLeft w:val="640"/>
          <w:marRight w:val="0"/>
          <w:marTop w:val="0"/>
          <w:marBottom w:val="0"/>
          <w:divBdr>
            <w:top w:val="none" w:sz="0" w:space="0" w:color="auto"/>
            <w:left w:val="none" w:sz="0" w:space="0" w:color="auto"/>
            <w:bottom w:val="none" w:sz="0" w:space="0" w:color="auto"/>
            <w:right w:val="none" w:sz="0" w:space="0" w:color="auto"/>
          </w:divBdr>
        </w:div>
      </w:divsChild>
    </w:div>
    <w:div w:id="221647262">
      <w:bodyDiv w:val="1"/>
      <w:marLeft w:val="0"/>
      <w:marRight w:val="0"/>
      <w:marTop w:val="0"/>
      <w:marBottom w:val="0"/>
      <w:divBdr>
        <w:top w:val="none" w:sz="0" w:space="0" w:color="auto"/>
        <w:left w:val="none" w:sz="0" w:space="0" w:color="auto"/>
        <w:bottom w:val="none" w:sz="0" w:space="0" w:color="auto"/>
        <w:right w:val="none" w:sz="0" w:space="0" w:color="auto"/>
      </w:divBdr>
      <w:divsChild>
        <w:div w:id="422263892">
          <w:marLeft w:val="640"/>
          <w:marRight w:val="0"/>
          <w:marTop w:val="0"/>
          <w:marBottom w:val="0"/>
          <w:divBdr>
            <w:top w:val="none" w:sz="0" w:space="0" w:color="auto"/>
            <w:left w:val="none" w:sz="0" w:space="0" w:color="auto"/>
            <w:bottom w:val="none" w:sz="0" w:space="0" w:color="auto"/>
            <w:right w:val="none" w:sz="0" w:space="0" w:color="auto"/>
          </w:divBdr>
        </w:div>
        <w:div w:id="339432604">
          <w:marLeft w:val="640"/>
          <w:marRight w:val="0"/>
          <w:marTop w:val="0"/>
          <w:marBottom w:val="0"/>
          <w:divBdr>
            <w:top w:val="none" w:sz="0" w:space="0" w:color="auto"/>
            <w:left w:val="none" w:sz="0" w:space="0" w:color="auto"/>
            <w:bottom w:val="none" w:sz="0" w:space="0" w:color="auto"/>
            <w:right w:val="none" w:sz="0" w:space="0" w:color="auto"/>
          </w:divBdr>
        </w:div>
        <w:div w:id="1183668474">
          <w:marLeft w:val="640"/>
          <w:marRight w:val="0"/>
          <w:marTop w:val="0"/>
          <w:marBottom w:val="0"/>
          <w:divBdr>
            <w:top w:val="none" w:sz="0" w:space="0" w:color="auto"/>
            <w:left w:val="none" w:sz="0" w:space="0" w:color="auto"/>
            <w:bottom w:val="none" w:sz="0" w:space="0" w:color="auto"/>
            <w:right w:val="none" w:sz="0" w:space="0" w:color="auto"/>
          </w:divBdr>
        </w:div>
        <w:div w:id="360327154">
          <w:marLeft w:val="640"/>
          <w:marRight w:val="0"/>
          <w:marTop w:val="0"/>
          <w:marBottom w:val="0"/>
          <w:divBdr>
            <w:top w:val="none" w:sz="0" w:space="0" w:color="auto"/>
            <w:left w:val="none" w:sz="0" w:space="0" w:color="auto"/>
            <w:bottom w:val="none" w:sz="0" w:space="0" w:color="auto"/>
            <w:right w:val="none" w:sz="0" w:space="0" w:color="auto"/>
          </w:divBdr>
        </w:div>
        <w:div w:id="1032682232">
          <w:marLeft w:val="640"/>
          <w:marRight w:val="0"/>
          <w:marTop w:val="0"/>
          <w:marBottom w:val="0"/>
          <w:divBdr>
            <w:top w:val="none" w:sz="0" w:space="0" w:color="auto"/>
            <w:left w:val="none" w:sz="0" w:space="0" w:color="auto"/>
            <w:bottom w:val="none" w:sz="0" w:space="0" w:color="auto"/>
            <w:right w:val="none" w:sz="0" w:space="0" w:color="auto"/>
          </w:divBdr>
        </w:div>
        <w:div w:id="346373402">
          <w:marLeft w:val="640"/>
          <w:marRight w:val="0"/>
          <w:marTop w:val="0"/>
          <w:marBottom w:val="0"/>
          <w:divBdr>
            <w:top w:val="none" w:sz="0" w:space="0" w:color="auto"/>
            <w:left w:val="none" w:sz="0" w:space="0" w:color="auto"/>
            <w:bottom w:val="none" w:sz="0" w:space="0" w:color="auto"/>
            <w:right w:val="none" w:sz="0" w:space="0" w:color="auto"/>
          </w:divBdr>
        </w:div>
        <w:div w:id="691806154">
          <w:marLeft w:val="640"/>
          <w:marRight w:val="0"/>
          <w:marTop w:val="0"/>
          <w:marBottom w:val="0"/>
          <w:divBdr>
            <w:top w:val="none" w:sz="0" w:space="0" w:color="auto"/>
            <w:left w:val="none" w:sz="0" w:space="0" w:color="auto"/>
            <w:bottom w:val="none" w:sz="0" w:space="0" w:color="auto"/>
            <w:right w:val="none" w:sz="0" w:space="0" w:color="auto"/>
          </w:divBdr>
        </w:div>
        <w:div w:id="23674793">
          <w:marLeft w:val="640"/>
          <w:marRight w:val="0"/>
          <w:marTop w:val="0"/>
          <w:marBottom w:val="0"/>
          <w:divBdr>
            <w:top w:val="none" w:sz="0" w:space="0" w:color="auto"/>
            <w:left w:val="none" w:sz="0" w:space="0" w:color="auto"/>
            <w:bottom w:val="none" w:sz="0" w:space="0" w:color="auto"/>
            <w:right w:val="none" w:sz="0" w:space="0" w:color="auto"/>
          </w:divBdr>
        </w:div>
        <w:div w:id="348220816">
          <w:marLeft w:val="640"/>
          <w:marRight w:val="0"/>
          <w:marTop w:val="0"/>
          <w:marBottom w:val="0"/>
          <w:divBdr>
            <w:top w:val="none" w:sz="0" w:space="0" w:color="auto"/>
            <w:left w:val="none" w:sz="0" w:space="0" w:color="auto"/>
            <w:bottom w:val="none" w:sz="0" w:space="0" w:color="auto"/>
            <w:right w:val="none" w:sz="0" w:space="0" w:color="auto"/>
          </w:divBdr>
        </w:div>
        <w:div w:id="767820610">
          <w:marLeft w:val="640"/>
          <w:marRight w:val="0"/>
          <w:marTop w:val="0"/>
          <w:marBottom w:val="0"/>
          <w:divBdr>
            <w:top w:val="none" w:sz="0" w:space="0" w:color="auto"/>
            <w:left w:val="none" w:sz="0" w:space="0" w:color="auto"/>
            <w:bottom w:val="none" w:sz="0" w:space="0" w:color="auto"/>
            <w:right w:val="none" w:sz="0" w:space="0" w:color="auto"/>
          </w:divBdr>
        </w:div>
        <w:div w:id="1796828484">
          <w:marLeft w:val="640"/>
          <w:marRight w:val="0"/>
          <w:marTop w:val="0"/>
          <w:marBottom w:val="0"/>
          <w:divBdr>
            <w:top w:val="none" w:sz="0" w:space="0" w:color="auto"/>
            <w:left w:val="none" w:sz="0" w:space="0" w:color="auto"/>
            <w:bottom w:val="none" w:sz="0" w:space="0" w:color="auto"/>
            <w:right w:val="none" w:sz="0" w:space="0" w:color="auto"/>
          </w:divBdr>
        </w:div>
        <w:div w:id="1697536658">
          <w:marLeft w:val="640"/>
          <w:marRight w:val="0"/>
          <w:marTop w:val="0"/>
          <w:marBottom w:val="0"/>
          <w:divBdr>
            <w:top w:val="none" w:sz="0" w:space="0" w:color="auto"/>
            <w:left w:val="none" w:sz="0" w:space="0" w:color="auto"/>
            <w:bottom w:val="none" w:sz="0" w:space="0" w:color="auto"/>
            <w:right w:val="none" w:sz="0" w:space="0" w:color="auto"/>
          </w:divBdr>
        </w:div>
        <w:div w:id="23947719">
          <w:marLeft w:val="640"/>
          <w:marRight w:val="0"/>
          <w:marTop w:val="0"/>
          <w:marBottom w:val="0"/>
          <w:divBdr>
            <w:top w:val="none" w:sz="0" w:space="0" w:color="auto"/>
            <w:left w:val="none" w:sz="0" w:space="0" w:color="auto"/>
            <w:bottom w:val="none" w:sz="0" w:space="0" w:color="auto"/>
            <w:right w:val="none" w:sz="0" w:space="0" w:color="auto"/>
          </w:divBdr>
        </w:div>
        <w:div w:id="1493981591">
          <w:marLeft w:val="640"/>
          <w:marRight w:val="0"/>
          <w:marTop w:val="0"/>
          <w:marBottom w:val="0"/>
          <w:divBdr>
            <w:top w:val="none" w:sz="0" w:space="0" w:color="auto"/>
            <w:left w:val="none" w:sz="0" w:space="0" w:color="auto"/>
            <w:bottom w:val="none" w:sz="0" w:space="0" w:color="auto"/>
            <w:right w:val="none" w:sz="0" w:space="0" w:color="auto"/>
          </w:divBdr>
        </w:div>
        <w:div w:id="433985838">
          <w:marLeft w:val="640"/>
          <w:marRight w:val="0"/>
          <w:marTop w:val="0"/>
          <w:marBottom w:val="0"/>
          <w:divBdr>
            <w:top w:val="none" w:sz="0" w:space="0" w:color="auto"/>
            <w:left w:val="none" w:sz="0" w:space="0" w:color="auto"/>
            <w:bottom w:val="none" w:sz="0" w:space="0" w:color="auto"/>
            <w:right w:val="none" w:sz="0" w:space="0" w:color="auto"/>
          </w:divBdr>
        </w:div>
        <w:div w:id="1116100999">
          <w:marLeft w:val="640"/>
          <w:marRight w:val="0"/>
          <w:marTop w:val="0"/>
          <w:marBottom w:val="0"/>
          <w:divBdr>
            <w:top w:val="none" w:sz="0" w:space="0" w:color="auto"/>
            <w:left w:val="none" w:sz="0" w:space="0" w:color="auto"/>
            <w:bottom w:val="none" w:sz="0" w:space="0" w:color="auto"/>
            <w:right w:val="none" w:sz="0" w:space="0" w:color="auto"/>
          </w:divBdr>
        </w:div>
        <w:div w:id="108741948">
          <w:marLeft w:val="640"/>
          <w:marRight w:val="0"/>
          <w:marTop w:val="0"/>
          <w:marBottom w:val="0"/>
          <w:divBdr>
            <w:top w:val="none" w:sz="0" w:space="0" w:color="auto"/>
            <w:left w:val="none" w:sz="0" w:space="0" w:color="auto"/>
            <w:bottom w:val="none" w:sz="0" w:space="0" w:color="auto"/>
            <w:right w:val="none" w:sz="0" w:space="0" w:color="auto"/>
          </w:divBdr>
        </w:div>
        <w:div w:id="1137453018">
          <w:marLeft w:val="640"/>
          <w:marRight w:val="0"/>
          <w:marTop w:val="0"/>
          <w:marBottom w:val="0"/>
          <w:divBdr>
            <w:top w:val="none" w:sz="0" w:space="0" w:color="auto"/>
            <w:left w:val="none" w:sz="0" w:space="0" w:color="auto"/>
            <w:bottom w:val="none" w:sz="0" w:space="0" w:color="auto"/>
            <w:right w:val="none" w:sz="0" w:space="0" w:color="auto"/>
          </w:divBdr>
        </w:div>
        <w:div w:id="1367366708">
          <w:marLeft w:val="640"/>
          <w:marRight w:val="0"/>
          <w:marTop w:val="0"/>
          <w:marBottom w:val="0"/>
          <w:divBdr>
            <w:top w:val="none" w:sz="0" w:space="0" w:color="auto"/>
            <w:left w:val="none" w:sz="0" w:space="0" w:color="auto"/>
            <w:bottom w:val="none" w:sz="0" w:space="0" w:color="auto"/>
            <w:right w:val="none" w:sz="0" w:space="0" w:color="auto"/>
          </w:divBdr>
        </w:div>
        <w:div w:id="1297950116">
          <w:marLeft w:val="640"/>
          <w:marRight w:val="0"/>
          <w:marTop w:val="0"/>
          <w:marBottom w:val="0"/>
          <w:divBdr>
            <w:top w:val="none" w:sz="0" w:space="0" w:color="auto"/>
            <w:left w:val="none" w:sz="0" w:space="0" w:color="auto"/>
            <w:bottom w:val="none" w:sz="0" w:space="0" w:color="auto"/>
            <w:right w:val="none" w:sz="0" w:space="0" w:color="auto"/>
          </w:divBdr>
        </w:div>
        <w:div w:id="625307835">
          <w:marLeft w:val="640"/>
          <w:marRight w:val="0"/>
          <w:marTop w:val="0"/>
          <w:marBottom w:val="0"/>
          <w:divBdr>
            <w:top w:val="none" w:sz="0" w:space="0" w:color="auto"/>
            <w:left w:val="none" w:sz="0" w:space="0" w:color="auto"/>
            <w:bottom w:val="none" w:sz="0" w:space="0" w:color="auto"/>
            <w:right w:val="none" w:sz="0" w:space="0" w:color="auto"/>
          </w:divBdr>
        </w:div>
        <w:div w:id="1109396770">
          <w:marLeft w:val="640"/>
          <w:marRight w:val="0"/>
          <w:marTop w:val="0"/>
          <w:marBottom w:val="0"/>
          <w:divBdr>
            <w:top w:val="none" w:sz="0" w:space="0" w:color="auto"/>
            <w:left w:val="none" w:sz="0" w:space="0" w:color="auto"/>
            <w:bottom w:val="none" w:sz="0" w:space="0" w:color="auto"/>
            <w:right w:val="none" w:sz="0" w:space="0" w:color="auto"/>
          </w:divBdr>
        </w:div>
        <w:div w:id="1984653281">
          <w:marLeft w:val="640"/>
          <w:marRight w:val="0"/>
          <w:marTop w:val="0"/>
          <w:marBottom w:val="0"/>
          <w:divBdr>
            <w:top w:val="none" w:sz="0" w:space="0" w:color="auto"/>
            <w:left w:val="none" w:sz="0" w:space="0" w:color="auto"/>
            <w:bottom w:val="none" w:sz="0" w:space="0" w:color="auto"/>
            <w:right w:val="none" w:sz="0" w:space="0" w:color="auto"/>
          </w:divBdr>
        </w:div>
        <w:div w:id="339431207">
          <w:marLeft w:val="640"/>
          <w:marRight w:val="0"/>
          <w:marTop w:val="0"/>
          <w:marBottom w:val="0"/>
          <w:divBdr>
            <w:top w:val="none" w:sz="0" w:space="0" w:color="auto"/>
            <w:left w:val="none" w:sz="0" w:space="0" w:color="auto"/>
            <w:bottom w:val="none" w:sz="0" w:space="0" w:color="auto"/>
            <w:right w:val="none" w:sz="0" w:space="0" w:color="auto"/>
          </w:divBdr>
        </w:div>
        <w:div w:id="180048694">
          <w:marLeft w:val="640"/>
          <w:marRight w:val="0"/>
          <w:marTop w:val="0"/>
          <w:marBottom w:val="0"/>
          <w:divBdr>
            <w:top w:val="none" w:sz="0" w:space="0" w:color="auto"/>
            <w:left w:val="none" w:sz="0" w:space="0" w:color="auto"/>
            <w:bottom w:val="none" w:sz="0" w:space="0" w:color="auto"/>
            <w:right w:val="none" w:sz="0" w:space="0" w:color="auto"/>
          </w:divBdr>
        </w:div>
        <w:div w:id="177042754">
          <w:marLeft w:val="640"/>
          <w:marRight w:val="0"/>
          <w:marTop w:val="0"/>
          <w:marBottom w:val="0"/>
          <w:divBdr>
            <w:top w:val="none" w:sz="0" w:space="0" w:color="auto"/>
            <w:left w:val="none" w:sz="0" w:space="0" w:color="auto"/>
            <w:bottom w:val="none" w:sz="0" w:space="0" w:color="auto"/>
            <w:right w:val="none" w:sz="0" w:space="0" w:color="auto"/>
          </w:divBdr>
        </w:div>
        <w:div w:id="1358653925">
          <w:marLeft w:val="640"/>
          <w:marRight w:val="0"/>
          <w:marTop w:val="0"/>
          <w:marBottom w:val="0"/>
          <w:divBdr>
            <w:top w:val="none" w:sz="0" w:space="0" w:color="auto"/>
            <w:left w:val="none" w:sz="0" w:space="0" w:color="auto"/>
            <w:bottom w:val="none" w:sz="0" w:space="0" w:color="auto"/>
            <w:right w:val="none" w:sz="0" w:space="0" w:color="auto"/>
          </w:divBdr>
        </w:div>
        <w:div w:id="519584363">
          <w:marLeft w:val="640"/>
          <w:marRight w:val="0"/>
          <w:marTop w:val="0"/>
          <w:marBottom w:val="0"/>
          <w:divBdr>
            <w:top w:val="none" w:sz="0" w:space="0" w:color="auto"/>
            <w:left w:val="none" w:sz="0" w:space="0" w:color="auto"/>
            <w:bottom w:val="none" w:sz="0" w:space="0" w:color="auto"/>
            <w:right w:val="none" w:sz="0" w:space="0" w:color="auto"/>
          </w:divBdr>
        </w:div>
        <w:div w:id="554463050">
          <w:marLeft w:val="640"/>
          <w:marRight w:val="0"/>
          <w:marTop w:val="0"/>
          <w:marBottom w:val="0"/>
          <w:divBdr>
            <w:top w:val="none" w:sz="0" w:space="0" w:color="auto"/>
            <w:left w:val="none" w:sz="0" w:space="0" w:color="auto"/>
            <w:bottom w:val="none" w:sz="0" w:space="0" w:color="auto"/>
            <w:right w:val="none" w:sz="0" w:space="0" w:color="auto"/>
          </w:divBdr>
        </w:div>
        <w:div w:id="1638991444">
          <w:marLeft w:val="640"/>
          <w:marRight w:val="0"/>
          <w:marTop w:val="0"/>
          <w:marBottom w:val="0"/>
          <w:divBdr>
            <w:top w:val="none" w:sz="0" w:space="0" w:color="auto"/>
            <w:left w:val="none" w:sz="0" w:space="0" w:color="auto"/>
            <w:bottom w:val="none" w:sz="0" w:space="0" w:color="auto"/>
            <w:right w:val="none" w:sz="0" w:space="0" w:color="auto"/>
          </w:divBdr>
        </w:div>
        <w:div w:id="779833186">
          <w:marLeft w:val="640"/>
          <w:marRight w:val="0"/>
          <w:marTop w:val="0"/>
          <w:marBottom w:val="0"/>
          <w:divBdr>
            <w:top w:val="none" w:sz="0" w:space="0" w:color="auto"/>
            <w:left w:val="none" w:sz="0" w:space="0" w:color="auto"/>
            <w:bottom w:val="none" w:sz="0" w:space="0" w:color="auto"/>
            <w:right w:val="none" w:sz="0" w:space="0" w:color="auto"/>
          </w:divBdr>
        </w:div>
        <w:div w:id="39020033">
          <w:marLeft w:val="640"/>
          <w:marRight w:val="0"/>
          <w:marTop w:val="0"/>
          <w:marBottom w:val="0"/>
          <w:divBdr>
            <w:top w:val="none" w:sz="0" w:space="0" w:color="auto"/>
            <w:left w:val="none" w:sz="0" w:space="0" w:color="auto"/>
            <w:bottom w:val="none" w:sz="0" w:space="0" w:color="auto"/>
            <w:right w:val="none" w:sz="0" w:space="0" w:color="auto"/>
          </w:divBdr>
        </w:div>
        <w:div w:id="2018070792">
          <w:marLeft w:val="640"/>
          <w:marRight w:val="0"/>
          <w:marTop w:val="0"/>
          <w:marBottom w:val="0"/>
          <w:divBdr>
            <w:top w:val="none" w:sz="0" w:space="0" w:color="auto"/>
            <w:left w:val="none" w:sz="0" w:space="0" w:color="auto"/>
            <w:bottom w:val="none" w:sz="0" w:space="0" w:color="auto"/>
            <w:right w:val="none" w:sz="0" w:space="0" w:color="auto"/>
          </w:divBdr>
        </w:div>
        <w:div w:id="75366959">
          <w:marLeft w:val="640"/>
          <w:marRight w:val="0"/>
          <w:marTop w:val="0"/>
          <w:marBottom w:val="0"/>
          <w:divBdr>
            <w:top w:val="none" w:sz="0" w:space="0" w:color="auto"/>
            <w:left w:val="none" w:sz="0" w:space="0" w:color="auto"/>
            <w:bottom w:val="none" w:sz="0" w:space="0" w:color="auto"/>
            <w:right w:val="none" w:sz="0" w:space="0" w:color="auto"/>
          </w:divBdr>
        </w:div>
        <w:div w:id="1888638160">
          <w:marLeft w:val="640"/>
          <w:marRight w:val="0"/>
          <w:marTop w:val="0"/>
          <w:marBottom w:val="0"/>
          <w:divBdr>
            <w:top w:val="none" w:sz="0" w:space="0" w:color="auto"/>
            <w:left w:val="none" w:sz="0" w:space="0" w:color="auto"/>
            <w:bottom w:val="none" w:sz="0" w:space="0" w:color="auto"/>
            <w:right w:val="none" w:sz="0" w:space="0" w:color="auto"/>
          </w:divBdr>
        </w:div>
        <w:div w:id="1564216066">
          <w:marLeft w:val="640"/>
          <w:marRight w:val="0"/>
          <w:marTop w:val="0"/>
          <w:marBottom w:val="0"/>
          <w:divBdr>
            <w:top w:val="none" w:sz="0" w:space="0" w:color="auto"/>
            <w:left w:val="none" w:sz="0" w:space="0" w:color="auto"/>
            <w:bottom w:val="none" w:sz="0" w:space="0" w:color="auto"/>
            <w:right w:val="none" w:sz="0" w:space="0" w:color="auto"/>
          </w:divBdr>
        </w:div>
        <w:div w:id="1474835328">
          <w:marLeft w:val="640"/>
          <w:marRight w:val="0"/>
          <w:marTop w:val="0"/>
          <w:marBottom w:val="0"/>
          <w:divBdr>
            <w:top w:val="none" w:sz="0" w:space="0" w:color="auto"/>
            <w:left w:val="none" w:sz="0" w:space="0" w:color="auto"/>
            <w:bottom w:val="none" w:sz="0" w:space="0" w:color="auto"/>
            <w:right w:val="none" w:sz="0" w:space="0" w:color="auto"/>
          </w:divBdr>
        </w:div>
        <w:div w:id="1416897832">
          <w:marLeft w:val="640"/>
          <w:marRight w:val="0"/>
          <w:marTop w:val="0"/>
          <w:marBottom w:val="0"/>
          <w:divBdr>
            <w:top w:val="none" w:sz="0" w:space="0" w:color="auto"/>
            <w:left w:val="none" w:sz="0" w:space="0" w:color="auto"/>
            <w:bottom w:val="none" w:sz="0" w:space="0" w:color="auto"/>
            <w:right w:val="none" w:sz="0" w:space="0" w:color="auto"/>
          </w:divBdr>
        </w:div>
        <w:div w:id="934560251">
          <w:marLeft w:val="640"/>
          <w:marRight w:val="0"/>
          <w:marTop w:val="0"/>
          <w:marBottom w:val="0"/>
          <w:divBdr>
            <w:top w:val="none" w:sz="0" w:space="0" w:color="auto"/>
            <w:left w:val="none" w:sz="0" w:space="0" w:color="auto"/>
            <w:bottom w:val="none" w:sz="0" w:space="0" w:color="auto"/>
            <w:right w:val="none" w:sz="0" w:space="0" w:color="auto"/>
          </w:divBdr>
        </w:div>
        <w:div w:id="650136847">
          <w:marLeft w:val="640"/>
          <w:marRight w:val="0"/>
          <w:marTop w:val="0"/>
          <w:marBottom w:val="0"/>
          <w:divBdr>
            <w:top w:val="none" w:sz="0" w:space="0" w:color="auto"/>
            <w:left w:val="none" w:sz="0" w:space="0" w:color="auto"/>
            <w:bottom w:val="none" w:sz="0" w:space="0" w:color="auto"/>
            <w:right w:val="none" w:sz="0" w:space="0" w:color="auto"/>
          </w:divBdr>
        </w:div>
        <w:div w:id="133066541">
          <w:marLeft w:val="640"/>
          <w:marRight w:val="0"/>
          <w:marTop w:val="0"/>
          <w:marBottom w:val="0"/>
          <w:divBdr>
            <w:top w:val="none" w:sz="0" w:space="0" w:color="auto"/>
            <w:left w:val="none" w:sz="0" w:space="0" w:color="auto"/>
            <w:bottom w:val="none" w:sz="0" w:space="0" w:color="auto"/>
            <w:right w:val="none" w:sz="0" w:space="0" w:color="auto"/>
          </w:divBdr>
        </w:div>
        <w:div w:id="1213467079">
          <w:marLeft w:val="640"/>
          <w:marRight w:val="0"/>
          <w:marTop w:val="0"/>
          <w:marBottom w:val="0"/>
          <w:divBdr>
            <w:top w:val="none" w:sz="0" w:space="0" w:color="auto"/>
            <w:left w:val="none" w:sz="0" w:space="0" w:color="auto"/>
            <w:bottom w:val="none" w:sz="0" w:space="0" w:color="auto"/>
            <w:right w:val="none" w:sz="0" w:space="0" w:color="auto"/>
          </w:divBdr>
        </w:div>
        <w:div w:id="1812481715">
          <w:marLeft w:val="640"/>
          <w:marRight w:val="0"/>
          <w:marTop w:val="0"/>
          <w:marBottom w:val="0"/>
          <w:divBdr>
            <w:top w:val="none" w:sz="0" w:space="0" w:color="auto"/>
            <w:left w:val="none" w:sz="0" w:space="0" w:color="auto"/>
            <w:bottom w:val="none" w:sz="0" w:space="0" w:color="auto"/>
            <w:right w:val="none" w:sz="0" w:space="0" w:color="auto"/>
          </w:divBdr>
        </w:div>
        <w:div w:id="894243984">
          <w:marLeft w:val="640"/>
          <w:marRight w:val="0"/>
          <w:marTop w:val="0"/>
          <w:marBottom w:val="0"/>
          <w:divBdr>
            <w:top w:val="none" w:sz="0" w:space="0" w:color="auto"/>
            <w:left w:val="none" w:sz="0" w:space="0" w:color="auto"/>
            <w:bottom w:val="none" w:sz="0" w:space="0" w:color="auto"/>
            <w:right w:val="none" w:sz="0" w:space="0" w:color="auto"/>
          </w:divBdr>
        </w:div>
        <w:div w:id="835535782">
          <w:marLeft w:val="640"/>
          <w:marRight w:val="0"/>
          <w:marTop w:val="0"/>
          <w:marBottom w:val="0"/>
          <w:divBdr>
            <w:top w:val="none" w:sz="0" w:space="0" w:color="auto"/>
            <w:left w:val="none" w:sz="0" w:space="0" w:color="auto"/>
            <w:bottom w:val="none" w:sz="0" w:space="0" w:color="auto"/>
            <w:right w:val="none" w:sz="0" w:space="0" w:color="auto"/>
          </w:divBdr>
        </w:div>
        <w:div w:id="871455355">
          <w:marLeft w:val="640"/>
          <w:marRight w:val="0"/>
          <w:marTop w:val="0"/>
          <w:marBottom w:val="0"/>
          <w:divBdr>
            <w:top w:val="none" w:sz="0" w:space="0" w:color="auto"/>
            <w:left w:val="none" w:sz="0" w:space="0" w:color="auto"/>
            <w:bottom w:val="none" w:sz="0" w:space="0" w:color="auto"/>
            <w:right w:val="none" w:sz="0" w:space="0" w:color="auto"/>
          </w:divBdr>
        </w:div>
        <w:div w:id="1755125314">
          <w:marLeft w:val="640"/>
          <w:marRight w:val="0"/>
          <w:marTop w:val="0"/>
          <w:marBottom w:val="0"/>
          <w:divBdr>
            <w:top w:val="none" w:sz="0" w:space="0" w:color="auto"/>
            <w:left w:val="none" w:sz="0" w:space="0" w:color="auto"/>
            <w:bottom w:val="none" w:sz="0" w:space="0" w:color="auto"/>
            <w:right w:val="none" w:sz="0" w:space="0" w:color="auto"/>
          </w:divBdr>
        </w:div>
        <w:div w:id="912855326">
          <w:marLeft w:val="640"/>
          <w:marRight w:val="0"/>
          <w:marTop w:val="0"/>
          <w:marBottom w:val="0"/>
          <w:divBdr>
            <w:top w:val="none" w:sz="0" w:space="0" w:color="auto"/>
            <w:left w:val="none" w:sz="0" w:space="0" w:color="auto"/>
            <w:bottom w:val="none" w:sz="0" w:space="0" w:color="auto"/>
            <w:right w:val="none" w:sz="0" w:space="0" w:color="auto"/>
          </w:divBdr>
        </w:div>
        <w:div w:id="922374741">
          <w:marLeft w:val="640"/>
          <w:marRight w:val="0"/>
          <w:marTop w:val="0"/>
          <w:marBottom w:val="0"/>
          <w:divBdr>
            <w:top w:val="none" w:sz="0" w:space="0" w:color="auto"/>
            <w:left w:val="none" w:sz="0" w:space="0" w:color="auto"/>
            <w:bottom w:val="none" w:sz="0" w:space="0" w:color="auto"/>
            <w:right w:val="none" w:sz="0" w:space="0" w:color="auto"/>
          </w:divBdr>
        </w:div>
        <w:div w:id="388383192">
          <w:marLeft w:val="640"/>
          <w:marRight w:val="0"/>
          <w:marTop w:val="0"/>
          <w:marBottom w:val="0"/>
          <w:divBdr>
            <w:top w:val="none" w:sz="0" w:space="0" w:color="auto"/>
            <w:left w:val="none" w:sz="0" w:space="0" w:color="auto"/>
            <w:bottom w:val="none" w:sz="0" w:space="0" w:color="auto"/>
            <w:right w:val="none" w:sz="0" w:space="0" w:color="auto"/>
          </w:divBdr>
        </w:div>
        <w:div w:id="1156460515">
          <w:marLeft w:val="640"/>
          <w:marRight w:val="0"/>
          <w:marTop w:val="0"/>
          <w:marBottom w:val="0"/>
          <w:divBdr>
            <w:top w:val="none" w:sz="0" w:space="0" w:color="auto"/>
            <w:left w:val="none" w:sz="0" w:space="0" w:color="auto"/>
            <w:bottom w:val="none" w:sz="0" w:space="0" w:color="auto"/>
            <w:right w:val="none" w:sz="0" w:space="0" w:color="auto"/>
          </w:divBdr>
        </w:div>
      </w:divsChild>
    </w:div>
    <w:div w:id="225918134">
      <w:marLeft w:val="0"/>
      <w:marRight w:val="0"/>
      <w:marTop w:val="0"/>
      <w:marBottom w:val="0"/>
      <w:divBdr>
        <w:top w:val="none" w:sz="0" w:space="0" w:color="auto"/>
        <w:left w:val="none" w:sz="0" w:space="0" w:color="auto"/>
        <w:bottom w:val="none" w:sz="0" w:space="0" w:color="auto"/>
        <w:right w:val="none" w:sz="0" w:space="0" w:color="auto"/>
      </w:divBdr>
    </w:div>
    <w:div w:id="226036710">
      <w:marLeft w:val="0"/>
      <w:marRight w:val="0"/>
      <w:marTop w:val="0"/>
      <w:marBottom w:val="0"/>
      <w:divBdr>
        <w:top w:val="none" w:sz="0" w:space="0" w:color="auto"/>
        <w:left w:val="none" w:sz="0" w:space="0" w:color="auto"/>
        <w:bottom w:val="none" w:sz="0" w:space="0" w:color="auto"/>
        <w:right w:val="none" w:sz="0" w:space="0" w:color="auto"/>
      </w:divBdr>
    </w:div>
    <w:div w:id="234366724">
      <w:marLeft w:val="0"/>
      <w:marRight w:val="0"/>
      <w:marTop w:val="0"/>
      <w:marBottom w:val="0"/>
      <w:divBdr>
        <w:top w:val="none" w:sz="0" w:space="0" w:color="auto"/>
        <w:left w:val="none" w:sz="0" w:space="0" w:color="auto"/>
        <w:bottom w:val="none" w:sz="0" w:space="0" w:color="auto"/>
        <w:right w:val="none" w:sz="0" w:space="0" w:color="auto"/>
      </w:divBdr>
    </w:div>
    <w:div w:id="239797109">
      <w:bodyDiv w:val="1"/>
      <w:marLeft w:val="0"/>
      <w:marRight w:val="0"/>
      <w:marTop w:val="0"/>
      <w:marBottom w:val="0"/>
      <w:divBdr>
        <w:top w:val="none" w:sz="0" w:space="0" w:color="auto"/>
        <w:left w:val="none" w:sz="0" w:space="0" w:color="auto"/>
        <w:bottom w:val="none" w:sz="0" w:space="0" w:color="auto"/>
        <w:right w:val="none" w:sz="0" w:space="0" w:color="auto"/>
      </w:divBdr>
      <w:divsChild>
        <w:div w:id="33578900">
          <w:marLeft w:val="640"/>
          <w:marRight w:val="0"/>
          <w:marTop w:val="0"/>
          <w:marBottom w:val="0"/>
          <w:divBdr>
            <w:top w:val="none" w:sz="0" w:space="0" w:color="auto"/>
            <w:left w:val="none" w:sz="0" w:space="0" w:color="auto"/>
            <w:bottom w:val="none" w:sz="0" w:space="0" w:color="auto"/>
            <w:right w:val="none" w:sz="0" w:space="0" w:color="auto"/>
          </w:divBdr>
        </w:div>
        <w:div w:id="56711552">
          <w:marLeft w:val="640"/>
          <w:marRight w:val="0"/>
          <w:marTop w:val="0"/>
          <w:marBottom w:val="0"/>
          <w:divBdr>
            <w:top w:val="none" w:sz="0" w:space="0" w:color="auto"/>
            <w:left w:val="none" w:sz="0" w:space="0" w:color="auto"/>
            <w:bottom w:val="none" w:sz="0" w:space="0" w:color="auto"/>
            <w:right w:val="none" w:sz="0" w:space="0" w:color="auto"/>
          </w:divBdr>
        </w:div>
        <w:div w:id="117838804">
          <w:marLeft w:val="640"/>
          <w:marRight w:val="0"/>
          <w:marTop w:val="0"/>
          <w:marBottom w:val="0"/>
          <w:divBdr>
            <w:top w:val="none" w:sz="0" w:space="0" w:color="auto"/>
            <w:left w:val="none" w:sz="0" w:space="0" w:color="auto"/>
            <w:bottom w:val="none" w:sz="0" w:space="0" w:color="auto"/>
            <w:right w:val="none" w:sz="0" w:space="0" w:color="auto"/>
          </w:divBdr>
        </w:div>
        <w:div w:id="266547884">
          <w:marLeft w:val="640"/>
          <w:marRight w:val="0"/>
          <w:marTop w:val="0"/>
          <w:marBottom w:val="0"/>
          <w:divBdr>
            <w:top w:val="none" w:sz="0" w:space="0" w:color="auto"/>
            <w:left w:val="none" w:sz="0" w:space="0" w:color="auto"/>
            <w:bottom w:val="none" w:sz="0" w:space="0" w:color="auto"/>
            <w:right w:val="none" w:sz="0" w:space="0" w:color="auto"/>
          </w:divBdr>
        </w:div>
        <w:div w:id="271716391">
          <w:marLeft w:val="640"/>
          <w:marRight w:val="0"/>
          <w:marTop w:val="0"/>
          <w:marBottom w:val="0"/>
          <w:divBdr>
            <w:top w:val="none" w:sz="0" w:space="0" w:color="auto"/>
            <w:left w:val="none" w:sz="0" w:space="0" w:color="auto"/>
            <w:bottom w:val="none" w:sz="0" w:space="0" w:color="auto"/>
            <w:right w:val="none" w:sz="0" w:space="0" w:color="auto"/>
          </w:divBdr>
        </w:div>
        <w:div w:id="311762377">
          <w:marLeft w:val="640"/>
          <w:marRight w:val="0"/>
          <w:marTop w:val="0"/>
          <w:marBottom w:val="0"/>
          <w:divBdr>
            <w:top w:val="none" w:sz="0" w:space="0" w:color="auto"/>
            <w:left w:val="none" w:sz="0" w:space="0" w:color="auto"/>
            <w:bottom w:val="none" w:sz="0" w:space="0" w:color="auto"/>
            <w:right w:val="none" w:sz="0" w:space="0" w:color="auto"/>
          </w:divBdr>
        </w:div>
        <w:div w:id="397018273">
          <w:marLeft w:val="640"/>
          <w:marRight w:val="0"/>
          <w:marTop w:val="0"/>
          <w:marBottom w:val="0"/>
          <w:divBdr>
            <w:top w:val="none" w:sz="0" w:space="0" w:color="auto"/>
            <w:left w:val="none" w:sz="0" w:space="0" w:color="auto"/>
            <w:bottom w:val="none" w:sz="0" w:space="0" w:color="auto"/>
            <w:right w:val="none" w:sz="0" w:space="0" w:color="auto"/>
          </w:divBdr>
        </w:div>
        <w:div w:id="429855680">
          <w:marLeft w:val="640"/>
          <w:marRight w:val="0"/>
          <w:marTop w:val="0"/>
          <w:marBottom w:val="0"/>
          <w:divBdr>
            <w:top w:val="none" w:sz="0" w:space="0" w:color="auto"/>
            <w:left w:val="none" w:sz="0" w:space="0" w:color="auto"/>
            <w:bottom w:val="none" w:sz="0" w:space="0" w:color="auto"/>
            <w:right w:val="none" w:sz="0" w:space="0" w:color="auto"/>
          </w:divBdr>
        </w:div>
        <w:div w:id="442845580">
          <w:marLeft w:val="640"/>
          <w:marRight w:val="0"/>
          <w:marTop w:val="0"/>
          <w:marBottom w:val="0"/>
          <w:divBdr>
            <w:top w:val="none" w:sz="0" w:space="0" w:color="auto"/>
            <w:left w:val="none" w:sz="0" w:space="0" w:color="auto"/>
            <w:bottom w:val="none" w:sz="0" w:space="0" w:color="auto"/>
            <w:right w:val="none" w:sz="0" w:space="0" w:color="auto"/>
          </w:divBdr>
        </w:div>
        <w:div w:id="472334048">
          <w:marLeft w:val="640"/>
          <w:marRight w:val="0"/>
          <w:marTop w:val="0"/>
          <w:marBottom w:val="0"/>
          <w:divBdr>
            <w:top w:val="none" w:sz="0" w:space="0" w:color="auto"/>
            <w:left w:val="none" w:sz="0" w:space="0" w:color="auto"/>
            <w:bottom w:val="none" w:sz="0" w:space="0" w:color="auto"/>
            <w:right w:val="none" w:sz="0" w:space="0" w:color="auto"/>
          </w:divBdr>
        </w:div>
        <w:div w:id="486940277">
          <w:marLeft w:val="640"/>
          <w:marRight w:val="0"/>
          <w:marTop w:val="0"/>
          <w:marBottom w:val="0"/>
          <w:divBdr>
            <w:top w:val="none" w:sz="0" w:space="0" w:color="auto"/>
            <w:left w:val="none" w:sz="0" w:space="0" w:color="auto"/>
            <w:bottom w:val="none" w:sz="0" w:space="0" w:color="auto"/>
            <w:right w:val="none" w:sz="0" w:space="0" w:color="auto"/>
          </w:divBdr>
        </w:div>
        <w:div w:id="488375228">
          <w:marLeft w:val="640"/>
          <w:marRight w:val="0"/>
          <w:marTop w:val="0"/>
          <w:marBottom w:val="0"/>
          <w:divBdr>
            <w:top w:val="none" w:sz="0" w:space="0" w:color="auto"/>
            <w:left w:val="none" w:sz="0" w:space="0" w:color="auto"/>
            <w:bottom w:val="none" w:sz="0" w:space="0" w:color="auto"/>
            <w:right w:val="none" w:sz="0" w:space="0" w:color="auto"/>
          </w:divBdr>
        </w:div>
        <w:div w:id="694383640">
          <w:marLeft w:val="640"/>
          <w:marRight w:val="0"/>
          <w:marTop w:val="0"/>
          <w:marBottom w:val="0"/>
          <w:divBdr>
            <w:top w:val="none" w:sz="0" w:space="0" w:color="auto"/>
            <w:left w:val="none" w:sz="0" w:space="0" w:color="auto"/>
            <w:bottom w:val="none" w:sz="0" w:space="0" w:color="auto"/>
            <w:right w:val="none" w:sz="0" w:space="0" w:color="auto"/>
          </w:divBdr>
        </w:div>
        <w:div w:id="747073728">
          <w:marLeft w:val="640"/>
          <w:marRight w:val="0"/>
          <w:marTop w:val="0"/>
          <w:marBottom w:val="0"/>
          <w:divBdr>
            <w:top w:val="none" w:sz="0" w:space="0" w:color="auto"/>
            <w:left w:val="none" w:sz="0" w:space="0" w:color="auto"/>
            <w:bottom w:val="none" w:sz="0" w:space="0" w:color="auto"/>
            <w:right w:val="none" w:sz="0" w:space="0" w:color="auto"/>
          </w:divBdr>
        </w:div>
        <w:div w:id="749083532">
          <w:marLeft w:val="640"/>
          <w:marRight w:val="0"/>
          <w:marTop w:val="0"/>
          <w:marBottom w:val="0"/>
          <w:divBdr>
            <w:top w:val="none" w:sz="0" w:space="0" w:color="auto"/>
            <w:left w:val="none" w:sz="0" w:space="0" w:color="auto"/>
            <w:bottom w:val="none" w:sz="0" w:space="0" w:color="auto"/>
            <w:right w:val="none" w:sz="0" w:space="0" w:color="auto"/>
          </w:divBdr>
        </w:div>
        <w:div w:id="801197464">
          <w:marLeft w:val="640"/>
          <w:marRight w:val="0"/>
          <w:marTop w:val="0"/>
          <w:marBottom w:val="0"/>
          <w:divBdr>
            <w:top w:val="none" w:sz="0" w:space="0" w:color="auto"/>
            <w:left w:val="none" w:sz="0" w:space="0" w:color="auto"/>
            <w:bottom w:val="none" w:sz="0" w:space="0" w:color="auto"/>
            <w:right w:val="none" w:sz="0" w:space="0" w:color="auto"/>
          </w:divBdr>
        </w:div>
        <w:div w:id="840584790">
          <w:marLeft w:val="640"/>
          <w:marRight w:val="0"/>
          <w:marTop w:val="0"/>
          <w:marBottom w:val="0"/>
          <w:divBdr>
            <w:top w:val="none" w:sz="0" w:space="0" w:color="auto"/>
            <w:left w:val="none" w:sz="0" w:space="0" w:color="auto"/>
            <w:bottom w:val="none" w:sz="0" w:space="0" w:color="auto"/>
            <w:right w:val="none" w:sz="0" w:space="0" w:color="auto"/>
          </w:divBdr>
        </w:div>
        <w:div w:id="849952734">
          <w:marLeft w:val="640"/>
          <w:marRight w:val="0"/>
          <w:marTop w:val="0"/>
          <w:marBottom w:val="0"/>
          <w:divBdr>
            <w:top w:val="none" w:sz="0" w:space="0" w:color="auto"/>
            <w:left w:val="none" w:sz="0" w:space="0" w:color="auto"/>
            <w:bottom w:val="none" w:sz="0" w:space="0" w:color="auto"/>
            <w:right w:val="none" w:sz="0" w:space="0" w:color="auto"/>
          </w:divBdr>
        </w:div>
        <w:div w:id="944196946">
          <w:marLeft w:val="640"/>
          <w:marRight w:val="0"/>
          <w:marTop w:val="0"/>
          <w:marBottom w:val="0"/>
          <w:divBdr>
            <w:top w:val="none" w:sz="0" w:space="0" w:color="auto"/>
            <w:left w:val="none" w:sz="0" w:space="0" w:color="auto"/>
            <w:bottom w:val="none" w:sz="0" w:space="0" w:color="auto"/>
            <w:right w:val="none" w:sz="0" w:space="0" w:color="auto"/>
          </w:divBdr>
        </w:div>
        <w:div w:id="988368584">
          <w:marLeft w:val="640"/>
          <w:marRight w:val="0"/>
          <w:marTop w:val="0"/>
          <w:marBottom w:val="0"/>
          <w:divBdr>
            <w:top w:val="none" w:sz="0" w:space="0" w:color="auto"/>
            <w:left w:val="none" w:sz="0" w:space="0" w:color="auto"/>
            <w:bottom w:val="none" w:sz="0" w:space="0" w:color="auto"/>
            <w:right w:val="none" w:sz="0" w:space="0" w:color="auto"/>
          </w:divBdr>
        </w:div>
        <w:div w:id="1202789261">
          <w:marLeft w:val="640"/>
          <w:marRight w:val="0"/>
          <w:marTop w:val="0"/>
          <w:marBottom w:val="0"/>
          <w:divBdr>
            <w:top w:val="none" w:sz="0" w:space="0" w:color="auto"/>
            <w:left w:val="none" w:sz="0" w:space="0" w:color="auto"/>
            <w:bottom w:val="none" w:sz="0" w:space="0" w:color="auto"/>
            <w:right w:val="none" w:sz="0" w:space="0" w:color="auto"/>
          </w:divBdr>
        </w:div>
        <w:div w:id="1259414179">
          <w:marLeft w:val="640"/>
          <w:marRight w:val="0"/>
          <w:marTop w:val="0"/>
          <w:marBottom w:val="0"/>
          <w:divBdr>
            <w:top w:val="none" w:sz="0" w:space="0" w:color="auto"/>
            <w:left w:val="none" w:sz="0" w:space="0" w:color="auto"/>
            <w:bottom w:val="none" w:sz="0" w:space="0" w:color="auto"/>
            <w:right w:val="none" w:sz="0" w:space="0" w:color="auto"/>
          </w:divBdr>
        </w:div>
        <w:div w:id="1356616676">
          <w:marLeft w:val="640"/>
          <w:marRight w:val="0"/>
          <w:marTop w:val="0"/>
          <w:marBottom w:val="0"/>
          <w:divBdr>
            <w:top w:val="none" w:sz="0" w:space="0" w:color="auto"/>
            <w:left w:val="none" w:sz="0" w:space="0" w:color="auto"/>
            <w:bottom w:val="none" w:sz="0" w:space="0" w:color="auto"/>
            <w:right w:val="none" w:sz="0" w:space="0" w:color="auto"/>
          </w:divBdr>
        </w:div>
        <w:div w:id="1446802476">
          <w:marLeft w:val="640"/>
          <w:marRight w:val="0"/>
          <w:marTop w:val="0"/>
          <w:marBottom w:val="0"/>
          <w:divBdr>
            <w:top w:val="none" w:sz="0" w:space="0" w:color="auto"/>
            <w:left w:val="none" w:sz="0" w:space="0" w:color="auto"/>
            <w:bottom w:val="none" w:sz="0" w:space="0" w:color="auto"/>
            <w:right w:val="none" w:sz="0" w:space="0" w:color="auto"/>
          </w:divBdr>
        </w:div>
        <w:div w:id="1490559345">
          <w:marLeft w:val="640"/>
          <w:marRight w:val="0"/>
          <w:marTop w:val="0"/>
          <w:marBottom w:val="0"/>
          <w:divBdr>
            <w:top w:val="none" w:sz="0" w:space="0" w:color="auto"/>
            <w:left w:val="none" w:sz="0" w:space="0" w:color="auto"/>
            <w:bottom w:val="none" w:sz="0" w:space="0" w:color="auto"/>
            <w:right w:val="none" w:sz="0" w:space="0" w:color="auto"/>
          </w:divBdr>
        </w:div>
        <w:div w:id="1492483229">
          <w:marLeft w:val="640"/>
          <w:marRight w:val="0"/>
          <w:marTop w:val="0"/>
          <w:marBottom w:val="0"/>
          <w:divBdr>
            <w:top w:val="none" w:sz="0" w:space="0" w:color="auto"/>
            <w:left w:val="none" w:sz="0" w:space="0" w:color="auto"/>
            <w:bottom w:val="none" w:sz="0" w:space="0" w:color="auto"/>
            <w:right w:val="none" w:sz="0" w:space="0" w:color="auto"/>
          </w:divBdr>
        </w:div>
        <w:div w:id="1800151113">
          <w:marLeft w:val="640"/>
          <w:marRight w:val="0"/>
          <w:marTop w:val="0"/>
          <w:marBottom w:val="0"/>
          <w:divBdr>
            <w:top w:val="none" w:sz="0" w:space="0" w:color="auto"/>
            <w:left w:val="none" w:sz="0" w:space="0" w:color="auto"/>
            <w:bottom w:val="none" w:sz="0" w:space="0" w:color="auto"/>
            <w:right w:val="none" w:sz="0" w:space="0" w:color="auto"/>
          </w:divBdr>
        </w:div>
      </w:divsChild>
    </w:div>
    <w:div w:id="244266747">
      <w:bodyDiv w:val="1"/>
      <w:marLeft w:val="0"/>
      <w:marRight w:val="0"/>
      <w:marTop w:val="0"/>
      <w:marBottom w:val="0"/>
      <w:divBdr>
        <w:top w:val="none" w:sz="0" w:space="0" w:color="auto"/>
        <w:left w:val="none" w:sz="0" w:space="0" w:color="auto"/>
        <w:bottom w:val="none" w:sz="0" w:space="0" w:color="auto"/>
        <w:right w:val="none" w:sz="0" w:space="0" w:color="auto"/>
      </w:divBdr>
      <w:divsChild>
        <w:div w:id="1249249">
          <w:marLeft w:val="640"/>
          <w:marRight w:val="0"/>
          <w:marTop w:val="0"/>
          <w:marBottom w:val="0"/>
          <w:divBdr>
            <w:top w:val="none" w:sz="0" w:space="0" w:color="auto"/>
            <w:left w:val="none" w:sz="0" w:space="0" w:color="auto"/>
            <w:bottom w:val="none" w:sz="0" w:space="0" w:color="auto"/>
            <w:right w:val="none" w:sz="0" w:space="0" w:color="auto"/>
          </w:divBdr>
        </w:div>
        <w:div w:id="39327251">
          <w:marLeft w:val="640"/>
          <w:marRight w:val="0"/>
          <w:marTop w:val="0"/>
          <w:marBottom w:val="0"/>
          <w:divBdr>
            <w:top w:val="none" w:sz="0" w:space="0" w:color="auto"/>
            <w:left w:val="none" w:sz="0" w:space="0" w:color="auto"/>
            <w:bottom w:val="none" w:sz="0" w:space="0" w:color="auto"/>
            <w:right w:val="none" w:sz="0" w:space="0" w:color="auto"/>
          </w:divBdr>
        </w:div>
        <w:div w:id="57169457">
          <w:marLeft w:val="640"/>
          <w:marRight w:val="0"/>
          <w:marTop w:val="0"/>
          <w:marBottom w:val="0"/>
          <w:divBdr>
            <w:top w:val="none" w:sz="0" w:space="0" w:color="auto"/>
            <w:left w:val="none" w:sz="0" w:space="0" w:color="auto"/>
            <w:bottom w:val="none" w:sz="0" w:space="0" w:color="auto"/>
            <w:right w:val="none" w:sz="0" w:space="0" w:color="auto"/>
          </w:divBdr>
        </w:div>
        <w:div w:id="311254299">
          <w:marLeft w:val="640"/>
          <w:marRight w:val="0"/>
          <w:marTop w:val="0"/>
          <w:marBottom w:val="0"/>
          <w:divBdr>
            <w:top w:val="none" w:sz="0" w:space="0" w:color="auto"/>
            <w:left w:val="none" w:sz="0" w:space="0" w:color="auto"/>
            <w:bottom w:val="none" w:sz="0" w:space="0" w:color="auto"/>
            <w:right w:val="none" w:sz="0" w:space="0" w:color="auto"/>
          </w:divBdr>
        </w:div>
        <w:div w:id="428622260">
          <w:marLeft w:val="640"/>
          <w:marRight w:val="0"/>
          <w:marTop w:val="0"/>
          <w:marBottom w:val="0"/>
          <w:divBdr>
            <w:top w:val="none" w:sz="0" w:space="0" w:color="auto"/>
            <w:left w:val="none" w:sz="0" w:space="0" w:color="auto"/>
            <w:bottom w:val="none" w:sz="0" w:space="0" w:color="auto"/>
            <w:right w:val="none" w:sz="0" w:space="0" w:color="auto"/>
          </w:divBdr>
        </w:div>
        <w:div w:id="491676707">
          <w:marLeft w:val="640"/>
          <w:marRight w:val="0"/>
          <w:marTop w:val="0"/>
          <w:marBottom w:val="0"/>
          <w:divBdr>
            <w:top w:val="none" w:sz="0" w:space="0" w:color="auto"/>
            <w:left w:val="none" w:sz="0" w:space="0" w:color="auto"/>
            <w:bottom w:val="none" w:sz="0" w:space="0" w:color="auto"/>
            <w:right w:val="none" w:sz="0" w:space="0" w:color="auto"/>
          </w:divBdr>
        </w:div>
        <w:div w:id="620721802">
          <w:marLeft w:val="640"/>
          <w:marRight w:val="0"/>
          <w:marTop w:val="0"/>
          <w:marBottom w:val="0"/>
          <w:divBdr>
            <w:top w:val="none" w:sz="0" w:space="0" w:color="auto"/>
            <w:left w:val="none" w:sz="0" w:space="0" w:color="auto"/>
            <w:bottom w:val="none" w:sz="0" w:space="0" w:color="auto"/>
            <w:right w:val="none" w:sz="0" w:space="0" w:color="auto"/>
          </w:divBdr>
        </w:div>
        <w:div w:id="678430285">
          <w:marLeft w:val="640"/>
          <w:marRight w:val="0"/>
          <w:marTop w:val="0"/>
          <w:marBottom w:val="0"/>
          <w:divBdr>
            <w:top w:val="none" w:sz="0" w:space="0" w:color="auto"/>
            <w:left w:val="none" w:sz="0" w:space="0" w:color="auto"/>
            <w:bottom w:val="none" w:sz="0" w:space="0" w:color="auto"/>
            <w:right w:val="none" w:sz="0" w:space="0" w:color="auto"/>
          </w:divBdr>
        </w:div>
        <w:div w:id="699859959">
          <w:marLeft w:val="640"/>
          <w:marRight w:val="0"/>
          <w:marTop w:val="0"/>
          <w:marBottom w:val="0"/>
          <w:divBdr>
            <w:top w:val="none" w:sz="0" w:space="0" w:color="auto"/>
            <w:left w:val="none" w:sz="0" w:space="0" w:color="auto"/>
            <w:bottom w:val="none" w:sz="0" w:space="0" w:color="auto"/>
            <w:right w:val="none" w:sz="0" w:space="0" w:color="auto"/>
          </w:divBdr>
        </w:div>
        <w:div w:id="707417645">
          <w:marLeft w:val="640"/>
          <w:marRight w:val="0"/>
          <w:marTop w:val="0"/>
          <w:marBottom w:val="0"/>
          <w:divBdr>
            <w:top w:val="none" w:sz="0" w:space="0" w:color="auto"/>
            <w:left w:val="none" w:sz="0" w:space="0" w:color="auto"/>
            <w:bottom w:val="none" w:sz="0" w:space="0" w:color="auto"/>
            <w:right w:val="none" w:sz="0" w:space="0" w:color="auto"/>
          </w:divBdr>
        </w:div>
        <w:div w:id="721367781">
          <w:marLeft w:val="640"/>
          <w:marRight w:val="0"/>
          <w:marTop w:val="0"/>
          <w:marBottom w:val="0"/>
          <w:divBdr>
            <w:top w:val="none" w:sz="0" w:space="0" w:color="auto"/>
            <w:left w:val="none" w:sz="0" w:space="0" w:color="auto"/>
            <w:bottom w:val="none" w:sz="0" w:space="0" w:color="auto"/>
            <w:right w:val="none" w:sz="0" w:space="0" w:color="auto"/>
          </w:divBdr>
        </w:div>
        <w:div w:id="808285968">
          <w:marLeft w:val="640"/>
          <w:marRight w:val="0"/>
          <w:marTop w:val="0"/>
          <w:marBottom w:val="0"/>
          <w:divBdr>
            <w:top w:val="none" w:sz="0" w:space="0" w:color="auto"/>
            <w:left w:val="none" w:sz="0" w:space="0" w:color="auto"/>
            <w:bottom w:val="none" w:sz="0" w:space="0" w:color="auto"/>
            <w:right w:val="none" w:sz="0" w:space="0" w:color="auto"/>
          </w:divBdr>
        </w:div>
        <w:div w:id="851720161">
          <w:marLeft w:val="640"/>
          <w:marRight w:val="0"/>
          <w:marTop w:val="0"/>
          <w:marBottom w:val="0"/>
          <w:divBdr>
            <w:top w:val="none" w:sz="0" w:space="0" w:color="auto"/>
            <w:left w:val="none" w:sz="0" w:space="0" w:color="auto"/>
            <w:bottom w:val="none" w:sz="0" w:space="0" w:color="auto"/>
            <w:right w:val="none" w:sz="0" w:space="0" w:color="auto"/>
          </w:divBdr>
        </w:div>
        <w:div w:id="919102056">
          <w:marLeft w:val="640"/>
          <w:marRight w:val="0"/>
          <w:marTop w:val="0"/>
          <w:marBottom w:val="0"/>
          <w:divBdr>
            <w:top w:val="none" w:sz="0" w:space="0" w:color="auto"/>
            <w:left w:val="none" w:sz="0" w:space="0" w:color="auto"/>
            <w:bottom w:val="none" w:sz="0" w:space="0" w:color="auto"/>
            <w:right w:val="none" w:sz="0" w:space="0" w:color="auto"/>
          </w:divBdr>
        </w:div>
        <w:div w:id="974019648">
          <w:marLeft w:val="640"/>
          <w:marRight w:val="0"/>
          <w:marTop w:val="0"/>
          <w:marBottom w:val="0"/>
          <w:divBdr>
            <w:top w:val="none" w:sz="0" w:space="0" w:color="auto"/>
            <w:left w:val="none" w:sz="0" w:space="0" w:color="auto"/>
            <w:bottom w:val="none" w:sz="0" w:space="0" w:color="auto"/>
            <w:right w:val="none" w:sz="0" w:space="0" w:color="auto"/>
          </w:divBdr>
        </w:div>
        <w:div w:id="991787812">
          <w:marLeft w:val="640"/>
          <w:marRight w:val="0"/>
          <w:marTop w:val="0"/>
          <w:marBottom w:val="0"/>
          <w:divBdr>
            <w:top w:val="none" w:sz="0" w:space="0" w:color="auto"/>
            <w:left w:val="none" w:sz="0" w:space="0" w:color="auto"/>
            <w:bottom w:val="none" w:sz="0" w:space="0" w:color="auto"/>
            <w:right w:val="none" w:sz="0" w:space="0" w:color="auto"/>
          </w:divBdr>
        </w:div>
        <w:div w:id="1064255118">
          <w:marLeft w:val="640"/>
          <w:marRight w:val="0"/>
          <w:marTop w:val="0"/>
          <w:marBottom w:val="0"/>
          <w:divBdr>
            <w:top w:val="none" w:sz="0" w:space="0" w:color="auto"/>
            <w:left w:val="none" w:sz="0" w:space="0" w:color="auto"/>
            <w:bottom w:val="none" w:sz="0" w:space="0" w:color="auto"/>
            <w:right w:val="none" w:sz="0" w:space="0" w:color="auto"/>
          </w:divBdr>
        </w:div>
        <w:div w:id="1110245442">
          <w:marLeft w:val="640"/>
          <w:marRight w:val="0"/>
          <w:marTop w:val="0"/>
          <w:marBottom w:val="0"/>
          <w:divBdr>
            <w:top w:val="none" w:sz="0" w:space="0" w:color="auto"/>
            <w:left w:val="none" w:sz="0" w:space="0" w:color="auto"/>
            <w:bottom w:val="none" w:sz="0" w:space="0" w:color="auto"/>
            <w:right w:val="none" w:sz="0" w:space="0" w:color="auto"/>
          </w:divBdr>
        </w:div>
        <w:div w:id="1167983082">
          <w:marLeft w:val="640"/>
          <w:marRight w:val="0"/>
          <w:marTop w:val="0"/>
          <w:marBottom w:val="0"/>
          <w:divBdr>
            <w:top w:val="none" w:sz="0" w:space="0" w:color="auto"/>
            <w:left w:val="none" w:sz="0" w:space="0" w:color="auto"/>
            <w:bottom w:val="none" w:sz="0" w:space="0" w:color="auto"/>
            <w:right w:val="none" w:sz="0" w:space="0" w:color="auto"/>
          </w:divBdr>
        </w:div>
        <w:div w:id="1174490675">
          <w:marLeft w:val="640"/>
          <w:marRight w:val="0"/>
          <w:marTop w:val="0"/>
          <w:marBottom w:val="0"/>
          <w:divBdr>
            <w:top w:val="none" w:sz="0" w:space="0" w:color="auto"/>
            <w:left w:val="none" w:sz="0" w:space="0" w:color="auto"/>
            <w:bottom w:val="none" w:sz="0" w:space="0" w:color="auto"/>
            <w:right w:val="none" w:sz="0" w:space="0" w:color="auto"/>
          </w:divBdr>
        </w:div>
        <w:div w:id="1174613942">
          <w:marLeft w:val="640"/>
          <w:marRight w:val="0"/>
          <w:marTop w:val="0"/>
          <w:marBottom w:val="0"/>
          <w:divBdr>
            <w:top w:val="none" w:sz="0" w:space="0" w:color="auto"/>
            <w:left w:val="none" w:sz="0" w:space="0" w:color="auto"/>
            <w:bottom w:val="none" w:sz="0" w:space="0" w:color="auto"/>
            <w:right w:val="none" w:sz="0" w:space="0" w:color="auto"/>
          </w:divBdr>
        </w:div>
        <w:div w:id="1217593811">
          <w:marLeft w:val="640"/>
          <w:marRight w:val="0"/>
          <w:marTop w:val="0"/>
          <w:marBottom w:val="0"/>
          <w:divBdr>
            <w:top w:val="none" w:sz="0" w:space="0" w:color="auto"/>
            <w:left w:val="none" w:sz="0" w:space="0" w:color="auto"/>
            <w:bottom w:val="none" w:sz="0" w:space="0" w:color="auto"/>
            <w:right w:val="none" w:sz="0" w:space="0" w:color="auto"/>
          </w:divBdr>
        </w:div>
        <w:div w:id="1218128862">
          <w:marLeft w:val="640"/>
          <w:marRight w:val="0"/>
          <w:marTop w:val="0"/>
          <w:marBottom w:val="0"/>
          <w:divBdr>
            <w:top w:val="none" w:sz="0" w:space="0" w:color="auto"/>
            <w:left w:val="none" w:sz="0" w:space="0" w:color="auto"/>
            <w:bottom w:val="none" w:sz="0" w:space="0" w:color="auto"/>
            <w:right w:val="none" w:sz="0" w:space="0" w:color="auto"/>
          </w:divBdr>
        </w:div>
        <w:div w:id="1229996804">
          <w:marLeft w:val="640"/>
          <w:marRight w:val="0"/>
          <w:marTop w:val="0"/>
          <w:marBottom w:val="0"/>
          <w:divBdr>
            <w:top w:val="none" w:sz="0" w:space="0" w:color="auto"/>
            <w:left w:val="none" w:sz="0" w:space="0" w:color="auto"/>
            <w:bottom w:val="none" w:sz="0" w:space="0" w:color="auto"/>
            <w:right w:val="none" w:sz="0" w:space="0" w:color="auto"/>
          </w:divBdr>
        </w:div>
        <w:div w:id="1258246506">
          <w:marLeft w:val="640"/>
          <w:marRight w:val="0"/>
          <w:marTop w:val="0"/>
          <w:marBottom w:val="0"/>
          <w:divBdr>
            <w:top w:val="none" w:sz="0" w:space="0" w:color="auto"/>
            <w:left w:val="none" w:sz="0" w:space="0" w:color="auto"/>
            <w:bottom w:val="none" w:sz="0" w:space="0" w:color="auto"/>
            <w:right w:val="none" w:sz="0" w:space="0" w:color="auto"/>
          </w:divBdr>
        </w:div>
        <w:div w:id="1263034512">
          <w:marLeft w:val="640"/>
          <w:marRight w:val="0"/>
          <w:marTop w:val="0"/>
          <w:marBottom w:val="0"/>
          <w:divBdr>
            <w:top w:val="none" w:sz="0" w:space="0" w:color="auto"/>
            <w:left w:val="none" w:sz="0" w:space="0" w:color="auto"/>
            <w:bottom w:val="none" w:sz="0" w:space="0" w:color="auto"/>
            <w:right w:val="none" w:sz="0" w:space="0" w:color="auto"/>
          </w:divBdr>
        </w:div>
        <w:div w:id="1281259523">
          <w:marLeft w:val="640"/>
          <w:marRight w:val="0"/>
          <w:marTop w:val="0"/>
          <w:marBottom w:val="0"/>
          <w:divBdr>
            <w:top w:val="none" w:sz="0" w:space="0" w:color="auto"/>
            <w:left w:val="none" w:sz="0" w:space="0" w:color="auto"/>
            <w:bottom w:val="none" w:sz="0" w:space="0" w:color="auto"/>
            <w:right w:val="none" w:sz="0" w:space="0" w:color="auto"/>
          </w:divBdr>
        </w:div>
        <w:div w:id="1325545015">
          <w:marLeft w:val="640"/>
          <w:marRight w:val="0"/>
          <w:marTop w:val="0"/>
          <w:marBottom w:val="0"/>
          <w:divBdr>
            <w:top w:val="none" w:sz="0" w:space="0" w:color="auto"/>
            <w:left w:val="none" w:sz="0" w:space="0" w:color="auto"/>
            <w:bottom w:val="none" w:sz="0" w:space="0" w:color="auto"/>
            <w:right w:val="none" w:sz="0" w:space="0" w:color="auto"/>
          </w:divBdr>
        </w:div>
        <w:div w:id="1409038750">
          <w:marLeft w:val="640"/>
          <w:marRight w:val="0"/>
          <w:marTop w:val="0"/>
          <w:marBottom w:val="0"/>
          <w:divBdr>
            <w:top w:val="none" w:sz="0" w:space="0" w:color="auto"/>
            <w:left w:val="none" w:sz="0" w:space="0" w:color="auto"/>
            <w:bottom w:val="none" w:sz="0" w:space="0" w:color="auto"/>
            <w:right w:val="none" w:sz="0" w:space="0" w:color="auto"/>
          </w:divBdr>
        </w:div>
        <w:div w:id="1430734640">
          <w:marLeft w:val="640"/>
          <w:marRight w:val="0"/>
          <w:marTop w:val="0"/>
          <w:marBottom w:val="0"/>
          <w:divBdr>
            <w:top w:val="none" w:sz="0" w:space="0" w:color="auto"/>
            <w:left w:val="none" w:sz="0" w:space="0" w:color="auto"/>
            <w:bottom w:val="none" w:sz="0" w:space="0" w:color="auto"/>
            <w:right w:val="none" w:sz="0" w:space="0" w:color="auto"/>
          </w:divBdr>
        </w:div>
        <w:div w:id="1438478176">
          <w:marLeft w:val="640"/>
          <w:marRight w:val="0"/>
          <w:marTop w:val="0"/>
          <w:marBottom w:val="0"/>
          <w:divBdr>
            <w:top w:val="none" w:sz="0" w:space="0" w:color="auto"/>
            <w:left w:val="none" w:sz="0" w:space="0" w:color="auto"/>
            <w:bottom w:val="none" w:sz="0" w:space="0" w:color="auto"/>
            <w:right w:val="none" w:sz="0" w:space="0" w:color="auto"/>
          </w:divBdr>
        </w:div>
        <w:div w:id="1619489373">
          <w:marLeft w:val="640"/>
          <w:marRight w:val="0"/>
          <w:marTop w:val="0"/>
          <w:marBottom w:val="0"/>
          <w:divBdr>
            <w:top w:val="none" w:sz="0" w:space="0" w:color="auto"/>
            <w:left w:val="none" w:sz="0" w:space="0" w:color="auto"/>
            <w:bottom w:val="none" w:sz="0" w:space="0" w:color="auto"/>
            <w:right w:val="none" w:sz="0" w:space="0" w:color="auto"/>
          </w:divBdr>
        </w:div>
        <w:div w:id="1624068779">
          <w:marLeft w:val="640"/>
          <w:marRight w:val="0"/>
          <w:marTop w:val="0"/>
          <w:marBottom w:val="0"/>
          <w:divBdr>
            <w:top w:val="none" w:sz="0" w:space="0" w:color="auto"/>
            <w:left w:val="none" w:sz="0" w:space="0" w:color="auto"/>
            <w:bottom w:val="none" w:sz="0" w:space="0" w:color="auto"/>
            <w:right w:val="none" w:sz="0" w:space="0" w:color="auto"/>
          </w:divBdr>
        </w:div>
        <w:div w:id="1636636797">
          <w:marLeft w:val="640"/>
          <w:marRight w:val="0"/>
          <w:marTop w:val="0"/>
          <w:marBottom w:val="0"/>
          <w:divBdr>
            <w:top w:val="none" w:sz="0" w:space="0" w:color="auto"/>
            <w:left w:val="none" w:sz="0" w:space="0" w:color="auto"/>
            <w:bottom w:val="none" w:sz="0" w:space="0" w:color="auto"/>
            <w:right w:val="none" w:sz="0" w:space="0" w:color="auto"/>
          </w:divBdr>
        </w:div>
        <w:div w:id="1672024173">
          <w:marLeft w:val="640"/>
          <w:marRight w:val="0"/>
          <w:marTop w:val="0"/>
          <w:marBottom w:val="0"/>
          <w:divBdr>
            <w:top w:val="none" w:sz="0" w:space="0" w:color="auto"/>
            <w:left w:val="none" w:sz="0" w:space="0" w:color="auto"/>
            <w:bottom w:val="none" w:sz="0" w:space="0" w:color="auto"/>
            <w:right w:val="none" w:sz="0" w:space="0" w:color="auto"/>
          </w:divBdr>
        </w:div>
        <w:div w:id="1754424343">
          <w:marLeft w:val="640"/>
          <w:marRight w:val="0"/>
          <w:marTop w:val="0"/>
          <w:marBottom w:val="0"/>
          <w:divBdr>
            <w:top w:val="none" w:sz="0" w:space="0" w:color="auto"/>
            <w:left w:val="none" w:sz="0" w:space="0" w:color="auto"/>
            <w:bottom w:val="none" w:sz="0" w:space="0" w:color="auto"/>
            <w:right w:val="none" w:sz="0" w:space="0" w:color="auto"/>
          </w:divBdr>
        </w:div>
        <w:div w:id="1769232029">
          <w:marLeft w:val="640"/>
          <w:marRight w:val="0"/>
          <w:marTop w:val="0"/>
          <w:marBottom w:val="0"/>
          <w:divBdr>
            <w:top w:val="none" w:sz="0" w:space="0" w:color="auto"/>
            <w:left w:val="none" w:sz="0" w:space="0" w:color="auto"/>
            <w:bottom w:val="none" w:sz="0" w:space="0" w:color="auto"/>
            <w:right w:val="none" w:sz="0" w:space="0" w:color="auto"/>
          </w:divBdr>
        </w:div>
        <w:div w:id="1784956053">
          <w:marLeft w:val="640"/>
          <w:marRight w:val="0"/>
          <w:marTop w:val="0"/>
          <w:marBottom w:val="0"/>
          <w:divBdr>
            <w:top w:val="none" w:sz="0" w:space="0" w:color="auto"/>
            <w:left w:val="none" w:sz="0" w:space="0" w:color="auto"/>
            <w:bottom w:val="none" w:sz="0" w:space="0" w:color="auto"/>
            <w:right w:val="none" w:sz="0" w:space="0" w:color="auto"/>
          </w:divBdr>
        </w:div>
        <w:div w:id="1830946441">
          <w:marLeft w:val="640"/>
          <w:marRight w:val="0"/>
          <w:marTop w:val="0"/>
          <w:marBottom w:val="0"/>
          <w:divBdr>
            <w:top w:val="none" w:sz="0" w:space="0" w:color="auto"/>
            <w:left w:val="none" w:sz="0" w:space="0" w:color="auto"/>
            <w:bottom w:val="none" w:sz="0" w:space="0" w:color="auto"/>
            <w:right w:val="none" w:sz="0" w:space="0" w:color="auto"/>
          </w:divBdr>
        </w:div>
        <w:div w:id="1898541573">
          <w:marLeft w:val="640"/>
          <w:marRight w:val="0"/>
          <w:marTop w:val="0"/>
          <w:marBottom w:val="0"/>
          <w:divBdr>
            <w:top w:val="none" w:sz="0" w:space="0" w:color="auto"/>
            <w:left w:val="none" w:sz="0" w:space="0" w:color="auto"/>
            <w:bottom w:val="none" w:sz="0" w:space="0" w:color="auto"/>
            <w:right w:val="none" w:sz="0" w:space="0" w:color="auto"/>
          </w:divBdr>
        </w:div>
        <w:div w:id="1925919658">
          <w:marLeft w:val="640"/>
          <w:marRight w:val="0"/>
          <w:marTop w:val="0"/>
          <w:marBottom w:val="0"/>
          <w:divBdr>
            <w:top w:val="none" w:sz="0" w:space="0" w:color="auto"/>
            <w:left w:val="none" w:sz="0" w:space="0" w:color="auto"/>
            <w:bottom w:val="none" w:sz="0" w:space="0" w:color="auto"/>
            <w:right w:val="none" w:sz="0" w:space="0" w:color="auto"/>
          </w:divBdr>
        </w:div>
        <w:div w:id="2085566544">
          <w:marLeft w:val="640"/>
          <w:marRight w:val="0"/>
          <w:marTop w:val="0"/>
          <w:marBottom w:val="0"/>
          <w:divBdr>
            <w:top w:val="none" w:sz="0" w:space="0" w:color="auto"/>
            <w:left w:val="none" w:sz="0" w:space="0" w:color="auto"/>
            <w:bottom w:val="none" w:sz="0" w:space="0" w:color="auto"/>
            <w:right w:val="none" w:sz="0" w:space="0" w:color="auto"/>
          </w:divBdr>
        </w:div>
        <w:div w:id="2133280331">
          <w:marLeft w:val="640"/>
          <w:marRight w:val="0"/>
          <w:marTop w:val="0"/>
          <w:marBottom w:val="0"/>
          <w:divBdr>
            <w:top w:val="none" w:sz="0" w:space="0" w:color="auto"/>
            <w:left w:val="none" w:sz="0" w:space="0" w:color="auto"/>
            <w:bottom w:val="none" w:sz="0" w:space="0" w:color="auto"/>
            <w:right w:val="none" w:sz="0" w:space="0" w:color="auto"/>
          </w:divBdr>
        </w:div>
      </w:divsChild>
    </w:div>
    <w:div w:id="257373320">
      <w:marLeft w:val="0"/>
      <w:marRight w:val="0"/>
      <w:marTop w:val="0"/>
      <w:marBottom w:val="0"/>
      <w:divBdr>
        <w:top w:val="none" w:sz="0" w:space="0" w:color="auto"/>
        <w:left w:val="none" w:sz="0" w:space="0" w:color="auto"/>
        <w:bottom w:val="none" w:sz="0" w:space="0" w:color="auto"/>
        <w:right w:val="none" w:sz="0" w:space="0" w:color="auto"/>
      </w:divBdr>
    </w:div>
    <w:div w:id="257374256">
      <w:marLeft w:val="0"/>
      <w:marRight w:val="0"/>
      <w:marTop w:val="0"/>
      <w:marBottom w:val="0"/>
      <w:divBdr>
        <w:top w:val="none" w:sz="0" w:space="0" w:color="auto"/>
        <w:left w:val="none" w:sz="0" w:space="0" w:color="auto"/>
        <w:bottom w:val="none" w:sz="0" w:space="0" w:color="auto"/>
        <w:right w:val="none" w:sz="0" w:space="0" w:color="auto"/>
      </w:divBdr>
    </w:div>
    <w:div w:id="257911871">
      <w:marLeft w:val="0"/>
      <w:marRight w:val="0"/>
      <w:marTop w:val="0"/>
      <w:marBottom w:val="0"/>
      <w:divBdr>
        <w:top w:val="none" w:sz="0" w:space="0" w:color="auto"/>
        <w:left w:val="none" w:sz="0" w:space="0" w:color="auto"/>
        <w:bottom w:val="none" w:sz="0" w:space="0" w:color="auto"/>
        <w:right w:val="none" w:sz="0" w:space="0" w:color="auto"/>
      </w:divBdr>
    </w:div>
    <w:div w:id="262539040">
      <w:bodyDiv w:val="1"/>
      <w:marLeft w:val="0"/>
      <w:marRight w:val="0"/>
      <w:marTop w:val="0"/>
      <w:marBottom w:val="0"/>
      <w:divBdr>
        <w:top w:val="none" w:sz="0" w:space="0" w:color="auto"/>
        <w:left w:val="none" w:sz="0" w:space="0" w:color="auto"/>
        <w:bottom w:val="none" w:sz="0" w:space="0" w:color="auto"/>
        <w:right w:val="none" w:sz="0" w:space="0" w:color="auto"/>
      </w:divBdr>
    </w:div>
    <w:div w:id="262736538">
      <w:marLeft w:val="0"/>
      <w:marRight w:val="0"/>
      <w:marTop w:val="0"/>
      <w:marBottom w:val="0"/>
      <w:divBdr>
        <w:top w:val="none" w:sz="0" w:space="0" w:color="auto"/>
        <w:left w:val="none" w:sz="0" w:space="0" w:color="auto"/>
        <w:bottom w:val="none" w:sz="0" w:space="0" w:color="auto"/>
        <w:right w:val="none" w:sz="0" w:space="0" w:color="auto"/>
      </w:divBdr>
    </w:div>
    <w:div w:id="275066229">
      <w:bodyDiv w:val="1"/>
      <w:marLeft w:val="0"/>
      <w:marRight w:val="0"/>
      <w:marTop w:val="0"/>
      <w:marBottom w:val="0"/>
      <w:divBdr>
        <w:top w:val="none" w:sz="0" w:space="0" w:color="auto"/>
        <w:left w:val="none" w:sz="0" w:space="0" w:color="auto"/>
        <w:bottom w:val="none" w:sz="0" w:space="0" w:color="auto"/>
        <w:right w:val="none" w:sz="0" w:space="0" w:color="auto"/>
      </w:divBdr>
      <w:divsChild>
        <w:div w:id="41563584">
          <w:marLeft w:val="640"/>
          <w:marRight w:val="0"/>
          <w:marTop w:val="0"/>
          <w:marBottom w:val="0"/>
          <w:divBdr>
            <w:top w:val="none" w:sz="0" w:space="0" w:color="auto"/>
            <w:left w:val="none" w:sz="0" w:space="0" w:color="auto"/>
            <w:bottom w:val="none" w:sz="0" w:space="0" w:color="auto"/>
            <w:right w:val="none" w:sz="0" w:space="0" w:color="auto"/>
          </w:divBdr>
        </w:div>
        <w:div w:id="155925310">
          <w:marLeft w:val="640"/>
          <w:marRight w:val="0"/>
          <w:marTop w:val="0"/>
          <w:marBottom w:val="0"/>
          <w:divBdr>
            <w:top w:val="none" w:sz="0" w:space="0" w:color="auto"/>
            <w:left w:val="none" w:sz="0" w:space="0" w:color="auto"/>
            <w:bottom w:val="none" w:sz="0" w:space="0" w:color="auto"/>
            <w:right w:val="none" w:sz="0" w:space="0" w:color="auto"/>
          </w:divBdr>
        </w:div>
        <w:div w:id="186794391">
          <w:marLeft w:val="640"/>
          <w:marRight w:val="0"/>
          <w:marTop w:val="0"/>
          <w:marBottom w:val="0"/>
          <w:divBdr>
            <w:top w:val="none" w:sz="0" w:space="0" w:color="auto"/>
            <w:left w:val="none" w:sz="0" w:space="0" w:color="auto"/>
            <w:bottom w:val="none" w:sz="0" w:space="0" w:color="auto"/>
            <w:right w:val="none" w:sz="0" w:space="0" w:color="auto"/>
          </w:divBdr>
        </w:div>
        <w:div w:id="214658823">
          <w:marLeft w:val="640"/>
          <w:marRight w:val="0"/>
          <w:marTop w:val="0"/>
          <w:marBottom w:val="0"/>
          <w:divBdr>
            <w:top w:val="none" w:sz="0" w:space="0" w:color="auto"/>
            <w:left w:val="none" w:sz="0" w:space="0" w:color="auto"/>
            <w:bottom w:val="none" w:sz="0" w:space="0" w:color="auto"/>
            <w:right w:val="none" w:sz="0" w:space="0" w:color="auto"/>
          </w:divBdr>
        </w:div>
        <w:div w:id="250821893">
          <w:marLeft w:val="640"/>
          <w:marRight w:val="0"/>
          <w:marTop w:val="0"/>
          <w:marBottom w:val="0"/>
          <w:divBdr>
            <w:top w:val="none" w:sz="0" w:space="0" w:color="auto"/>
            <w:left w:val="none" w:sz="0" w:space="0" w:color="auto"/>
            <w:bottom w:val="none" w:sz="0" w:space="0" w:color="auto"/>
            <w:right w:val="none" w:sz="0" w:space="0" w:color="auto"/>
          </w:divBdr>
        </w:div>
        <w:div w:id="252981235">
          <w:marLeft w:val="640"/>
          <w:marRight w:val="0"/>
          <w:marTop w:val="0"/>
          <w:marBottom w:val="0"/>
          <w:divBdr>
            <w:top w:val="none" w:sz="0" w:space="0" w:color="auto"/>
            <w:left w:val="none" w:sz="0" w:space="0" w:color="auto"/>
            <w:bottom w:val="none" w:sz="0" w:space="0" w:color="auto"/>
            <w:right w:val="none" w:sz="0" w:space="0" w:color="auto"/>
          </w:divBdr>
        </w:div>
        <w:div w:id="274993551">
          <w:marLeft w:val="640"/>
          <w:marRight w:val="0"/>
          <w:marTop w:val="0"/>
          <w:marBottom w:val="0"/>
          <w:divBdr>
            <w:top w:val="none" w:sz="0" w:space="0" w:color="auto"/>
            <w:left w:val="none" w:sz="0" w:space="0" w:color="auto"/>
            <w:bottom w:val="none" w:sz="0" w:space="0" w:color="auto"/>
            <w:right w:val="none" w:sz="0" w:space="0" w:color="auto"/>
          </w:divBdr>
        </w:div>
        <w:div w:id="279070205">
          <w:marLeft w:val="640"/>
          <w:marRight w:val="0"/>
          <w:marTop w:val="0"/>
          <w:marBottom w:val="0"/>
          <w:divBdr>
            <w:top w:val="none" w:sz="0" w:space="0" w:color="auto"/>
            <w:left w:val="none" w:sz="0" w:space="0" w:color="auto"/>
            <w:bottom w:val="none" w:sz="0" w:space="0" w:color="auto"/>
            <w:right w:val="none" w:sz="0" w:space="0" w:color="auto"/>
          </w:divBdr>
        </w:div>
        <w:div w:id="362636361">
          <w:marLeft w:val="640"/>
          <w:marRight w:val="0"/>
          <w:marTop w:val="0"/>
          <w:marBottom w:val="0"/>
          <w:divBdr>
            <w:top w:val="none" w:sz="0" w:space="0" w:color="auto"/>
            <w:left w:val="none" w:sz="0" w:space="0" w:color="auto"/>
            <w:bottom w:val="none" w:sz="0" w:space="0" w:color="auto"/>
            <w:right w:val="none" w:sz="0" w:space="0" w:color="auto"/>
          </w:divBdr>
        </w:div>
        <w:div w:id="408699219">
          <w:marLeft w:val="640"/>
          <w:marRight w:val="0"/>
          <w:marTop w:val="0"/>
          <w:marBottom w:val="0"/>
          <w:divBdr>
            <w:top w:val="none" w:sz="0" w:space="0" w:color="auto"/>
            <w:left w:val="none" w:sz="0" w:space="0" w:color="auto"/>
            <w:bottom w:val="none" w:sz="0" w:space="0" w:color="auto"/>
            <w:right w:val="none" w:sz="0" w:space="0" w:color="auto"/>
          </w:divBdr>
        </w:div>
        <w:div w:id="421999199">
          <w:marLeft w:val="640"/>
          <w:marRight w:val="0"/>
          <w:marTop w:val="0"/>
          <w:marBottom w:val="0"/>
          <w:divBdr>
            <w:top w:val="none" w:sz="0" w:space="0" w:color="auto"/>
            <w:left w:val="none" w:sz="0" w:space="0" w:color="auto"/>
            <w:bottom w:val="none" w:sz="0" w:space="0" w:color="auto"/>
            <w:right w:val="none" w:sz="0" w:space="0" w:color="auto"/>
          </w:divBdr>
        </w:div>
        <w:div w:id="436754686">
          <w:marLeft w:val="640"/>
          <w:marRight w:val="0"/>
          <w:marTop w:val="0"/>
          <w:marBottom w:val="0"/>
          <w:divBdr>
            <w:top w:val="none" w:sz="0" w:space="0" w:color="auto"/>
            <w:left w:val="none" w:sz="0" w:space="0" w:color="auto"/>
            <w:bottom w:val="none" w:sz="0" w:space="0" w:color="auto"/>
            <w:right w:val="none" w:sz="0" w:space="0" w:color="auto"/>
          </w:divBdr>
        </w:div>
        <w:div w:id="507058613">
          <w:marLeft w:val="640"/>
          <w:marRight w:val="0"/>
          <w:marTop w:val="0"/>
          <w:marBottom w:val="0"/>
          <w:divBdr>
            <w:top w:val="none" w:sz="0" w:space="0" w:color="auto"/>
            <w:left w:val="none" w:sz="0" w:space="0" w:color="auto"/>
            <w:bottom w:val="none" w:sz="0" w:space="0" w:color="auto"/>
            <w:right w:val="none" w:sz="0" w:space="0" w:color="auto"/>
          </w:divBdr>
        </w:div>
        <w:div w:id="508300659">
          <w:marLeft w:val="640"/>
          <w:marRight w:val="0"/>
          <w:marTop w:val="0"/>
          <w:marBottom w:val="0"/>
          <w:divBdr>
            <w:top w:val="none" w:sz="0" w:space="0" w:color="auto"/>
            <w:left w:val="none" w:sz="0" w:space="0" w:color="auto"/>
            <w:bottom w:val="none" w:sz="0" w:space="0" w:color="auto"/>
            <w:right w:val="none" w:sz="0" w:space="0" w:color="auto"/>
          </w:divBdr>
        </w:div>
        <w:div w:id="533158863">
          <w:marLeft w:val="640"/>
          <w:marRight w:val="0"/>
          <w:marTop w:val="0"/>
          <w:marBottom w:val="0"/>
          <w:divBdr>
            <w:top w:val="none" w:sz="0" w:space="0" w:color="auto"/>
            <w:left w:val="none" w:sz="0" w:space="0" w:color="auto"/>
            <w:bottom w:val="none" w:sz="0" w:space="0" w:color="auto"/>
            <w:right w:val="none" w:sz="0" w:space="0" w:color="auto"/>
          </w:divBdr>
        </w:div>
        <w:div w:id="713162926">
          <w:marLeft w:val="640"/>
          <w:marRight w:val="0"/>
          <w:marTop w:val="0"/>
          <w:marBottom w:val="0"/>
          <w:divBdr>
            <w:top w:val="none" w:sz="0" w:space="0" w:color="auto"/>
            <w:left w:val="none" w:sz="0" w:space="0" w:color="auto"/>
            <w:bottom w:val="none" w:sz="0" w:space="0" w:color="auto"/>
            <w:right w:val="none" w:sz="0" w:space="0" w:color="auto"/>
          </w:divBdr>
        </w:div>
        <w:div w:id="769475038">
          <w:marLeft w:val="640"/>
          <w:marRight w:val="0"/>
          <w:marTop w:val="0"/>
          <w:marBottom w:val="0"/>
          <w:divBdr>
            <w:top w:val="none" w:sz="0" w:space="0" w:color="auto"/>
            <w:left w:val="none" w:sz="0" w:space="0" w:color="auto"/>
            <w:bottom w:val="none" w:sz="0" w:space="0" w:color="auto"/>
            <w:right w:val="none" w:sz="0" w:space="0" w:color="auto"/>
          </w:divBdr>
        </w:div>
        <w:div w:id="897783109">
          <w:marLeft w:val="640"/>
          <w:marRight w:val="0"/>
          <w:marTop w:val="0"/>
          <w:marBottom w:val="0"/>
          <w:divBdr>
            <w:top w:val="none" w:sz="0" w:space="0" w:color="auto"/>
            <w:left w:val="none" w:sz="0" w:space="0" w:color="auto"/>
            <w:bottom w:val="none" w:sz="0" w:space="0" w:color="auto"/>
            <w:right w:val="none" w:sz="0" w:space="0" w:color="auto"/>
          </w:divBdr>
        </w:div>
        <w:div w:id="966277619">
          <w:marLeft w:val="640"/>
          <w:marRight w:val="0"/>
          <w:marTop w:val="0"/>
          <w:marBottom w:val="0"/>
          <w:divBdr>
            <w:top w:val="none" w:sz="0" w:space="0" w:color="auto"/>
            <w:left w:val="none" w:sz="0" w:space="0" w:color="auto"/>
            <w:bottom w:val="none" w:sz="0" w:space="0" w:color="auto"/>
            <w:right w:val="none" w:sz="0" w:space="0" w:color="auto"/>
          </w:divBdr>
        </w:div>
        <w:div w:id="1055666911">
          <w:marLeft w:val="640"/>
          <w:marRight w:val="0"/>
          <w:marTop w:val="0"/>
          <w:marBottom w:val="0"/>
          <w:divBdr>
            <w:top w:val="none" w:sz="0" w:space="0" w:color="auto"/>
            <w:left w:val="none" w:sz="0" w:space="0" w:color="auto"/>
            <w:bottom w:val="none" w:sz="0" w:space="0" w:color="auto"/>
            <w:right w:val="none" w:sz="0" w:space="0" w:color="auto"/>
          </w:divBdr>
        </w:div>
        <w:div w:id="1062562474">
          <w:marLeft w:val="640"/>
          <w:marRight w:val="0"/>
          <w:marTop w:val="0"/>
          <w:marBottom w:val="0"/>
          <w:divBdr>
            <w:top w:val="none" w:sz="0" w:space="0" w:color="auto"/>
            <w:left w:val="none" w:sz="0" w:space="0" w:color="auto"/>
            <w:bottom w:val="none" w:sz="0" w:space="0" w:color="auto"/>
            <w:right w:val="none" w:sz="0" w:space="0" w:color="auto"/>
          </w:divBdr>
        </w:div>
        <w:div w:id="1103647315">
          <w:marLeft w:val="640"/>
          <w:marRight w:val="0"/>
          <w:marTop w:val="0"/>
          <w:marBottom w:val="0"/>
          <w:divBdr>
            <w:top w:val="none" w:sz="0" w:space="0" w:color="auto"/>
            <w:left w:val="none" w:sz="0" w:space="0" w:color="auto"/>
            <w:bottom w:val="none" w:sz="0" w:space="0" w:color="auto"/>
            <w:right w:val="none" w:sz="0" w:space="0" w:color="auto"/>
          </w:divBdr>
        </w:div>
        <w:div w:id="1145588929">
          <w:marLeft w:val="640"/>
          <w:marRight w:val="0"/>
          <w:marTop w:val="0"/>
          <w:marBottom w:val="0"/>
          <w:divBdr>
            <w:top w:val="none" w:sz="0" w:space="0" w:color="auto"/>
            <w:left w:val="none" w:sz="0" w:space="0" w:color="auto"/>
            <w:bottom w:val="none" w:sz="0" w:space="0" w:color="auto"/>
            <w:right w:val="none" w:sz="0" w:space="0" w:color="auto"/>
          </w:divBdr>
        </w:div>
        <w:div w:id="1227758358">
          <w:marLeft w:val="640"/>
          <w:marRight w:val="0"/>
          <w:marTop w:val="0"/>
          <w:marBottom w:val="0"/>
          <w:divBdr>
            <w:top w:val="none" w:sz="0" w:space="0" w:color="auto"/>
            <w:left w:val="none" w:sz="0" w:space="0" w:color="auto"/>
            <w:bottom w:val="none" w:sz="0" w:space="0" w:color="auto"/>
            <w:right w:val="none" w:sz="0" w:space="0" w:color="auto"/>
          </w:divBdr>
        </w:div>
        <w:div w:id="1320495379">
          <w:marLeft w:val="640"/>
          <w:marRight w:val="0"/>
          <w:marTop w:val="0"/>
          <w:marBottom w:val="0"/>
          <w:divBdr>
            <w:top w:val="none" w:sz="0" w:space="0" w:color="auto"/>
            <w:left w:val="none" w:sz="0" w:space="0" w:color="auto"/>
            <w:bottom w:val="none" w:sz="0" w:space="0" w:color="auto"/>
            <w:right w:val="none" w:sz="0" w:space="0" w:color="auto"/>
          </w:divBdr>
        </w:div>
        <w:div w:id="1481993942">
          <w:marLeft w:val="640"/>
          <w:marRight w:val="0"/>
          <w:marTop w:val="0"/>
          <w:marBottom w:val="0"/>
          <w:divBdr>
            <w:top w:val="none" w:sz="0" w:space="0" w:color="auto"/>
            <w:left w:val="none" w:sz="0" w:space="0" w:color="auto"/>
            <w:bottom w:val="none" w:sz="0" w:space="0" w:color="auto"/>
            <w:right w:val="none" w:sz="0" w:space="0" w:color="auto"/>
          </w:divBdr>
        </w:div>
        <w:div w:id="1511674551">
          <w:marLeft w:val="640"/>
          <w:marRight w:val="0"/>
          <w:marTop w:val="0"/>
          <w:marBottom w:val="0"/>
          <w:divBdr>
            <w:top w:val="none" w:sz="0" w:space="0" w:color="auto"/>
            <w:left w:val="none" w:sz="0" w:space="0" w:color="auto"/>
            <w:bottom w:val="none" w:sz="0" w:space="0" w:color="auto"/>
            <w:right w:val="none" w:sz="0" w:space="0" w:color="auto"/>
          </w:divBdr>
        </w:div>
        <w:div w:id="1557619471">
          <w:marLeft w:val="640"/>
          <w:marRight w:val="0"/>
          <w:marTop w:val="0"/>
          <w:marBottom w:val="0"/>
          <w:divBdr>
            <w:top w:val="none" w:sz="0" w:space="0" w:color="auto"/>
            <w:left w:val="none" w:sz="0" w:space="0" w:color="auto"/>
            <w:bottom w:val="none" w:sz="0" w:space="0" w:color="auto"/>
            <w:right w:val="none" w:sz="0" w:space="0" w:color="auto"/>
          </w:divBdr>
        </w:div>
        <w:div w:id="1576283944">
          <w:marLeft w:val="640"/>
          <w:marRight w:val="0"/>
          <w:marTop w:val="0"/>
          <w:marBottom w:val="0"/>
          <w:divBdr>
            <w:top w:val="none" w:sz="0" w:space="0" w:color="auto"/>
            <w:left w:val="none" w:sz="0" w:space="0" w:color="auto"/>
            <w:bottom w:val="none" w:sz="0" w:space="0" w:color="auto"/>
            <w:right w:val="none" w:sz="0" w:space="0" w:color="auto"/>
          </w:divBdr>
        </w:div>
        <w:div w:id="1699308215">
          <w:marLeft w:val="640"/>
          <w:marRight w:val="0"/>
          <w:marTop w:val="0"/>
          <w:marBottom w:val="0"/>
          <w:divBdr>
            <w:top w:val="none" w:sz="0" w:space="0" w:color="auto"/>
            <w:left w:val="none" w:sz="0" w:space="0" w:color="auto"/>
            <w:bottom w:val="none" w:sz="0" w:space="0" w:color="auto"/>
            <w:right w:val="none" w:sz="0" w:space="0" w:color="auto"/>
          </w:divBdr>
        </w:div>
        <w:div w:id="1743722324">
          <w:marLeft w:val="640"/>
          <w:marRight w:val="0"/>
          <w:marTop w:val="0"/>
          <w:marBottom w:val="0"/>
          <w:divBdr>
            <w:top w:val="none" w:sz="0" w:space="0" w:color="auto"/>
            <w:left w:val="none" w:sz="0" w:space="0" w:color="auto"/>
            <w:bottom w:val="none" w:sz="0" w:space="0" w:color="auto"/>
            <w:right w:val="none" w:sz="0" w:space="0" w:color="auto"/>
          </w:divBdr>
        </w:div>
        <w:div w:id="1750692640">
          <w:marLeft w:val="640"/>
          <w:marRight w:val="0"/>
          <w:marTop w:val="0"/>
          <w:marBottom w:val="0"/>
          <w:divBdr>
            <w:top w:val="none" w:sz="0" w:space="0" w:color="auto"/>
            <w:left w:val="none" w:sz="0" w:space="0" w:color="auto"/>
            <w:bottom w:val="none" w:sz="0" w:space="0" w:color="auto"/>
            <w:right w:val="none" w:sz="0" w:space="0" w:color="auto"/>
          </w:divBdr>
        </w:div>
        <w:div w:id="1805463651">
          <w:marLeft w:val="640"/>
          <w:marRight w:val="0"/>
          <w:marTop w:val="0"/>
          <w:marBottom w:val="0"/>
          <w:divBdr>
            <w:top w:val="none" w:sz="0" w:space="0" w:color="auto"/>
            <w:left w:val="none" w:sz="0" w:space="0" w:color="auto"/>
            <w:bottom w:val="none" w:sz="0" w:space="0" w:color="auto"/>
            <w:right w:val="none" w:sz="0" w:space="0" w:color="auto"/>
          </w:divBdr>
        </w:div>
        <w:div w:id="1806387204">
          <w:marLeft w:val="640"/>
          <w:marRight w:val="0"/>
          <w:marTop w:val="0"/>
          <w:marBottom w:val="0"/>
          <w:divBdr>
            <w:top w:val="none" w:sz="0" w:space="0" w:color="auto"/>
            <w:left w:val="none" w:sz="0" w:space="0" w:color="auto"/>
            <w:bottom w:val="none" w:sz="0" w:space="0" w:color="auto"/>
            <w:right w:val="none" w:sz="0" w:space="0" w:color="auto"/>
          </w:divBdr>
        </w:div>
        <w:div w:id="1859156603">
          <w:marLeft w:val="640"/>
          <w:marRight w:val="0"/>
          <w:marTop w:val="0"/>
          <w:marBottom w:val="0"/>
          <w:divBdr>
            <w:top w:val="none" w:sz="0" w:space="0" w:color="auto"/>
            <w:left w:val="none" w:sz="0" w:space="0" w:color="auto"/>
            <w:bottom w:val="none" w:sz="0" w:space="0" w:color="auto"/>
            <w:right w:val="none" w:sz="0" w:space="0" w:color="auto"/>
          </w:divBdr>
        </w:div>
        <w:div w:id="1861237601">
          <w:marLeft w:val="640"/>
          <w:marRight w:val="0"/>
          <w:marTop w:val="0"/>
          <w:marBottom w:val="0"/>
          <w:divBdr>
            <w:top w:val="none" w:sz="0" w:space="0" w:color="auto"/>
            <w:left w:val="none" w:sz="0" w:space="0" w:color="auto"/>
            <w:bottom w:val="none" w:sz="0" w:space="0" w:color="auto"/>
            <w:right w:val="none" w:sz="0" w:space="0" w:color="auto"/>
          </w:divBdr>
        </w:div>
        <w:div w:id="1868642701">
          <w:marLeft w:val="640"/>
          <w:marRight w:val="0"/>
          <w:marTop w:val="0"/>
          <w:marBottom w:val="0"/>
          <w:divBdr>
            <w:top w:val="none" w:sz="0" w:space="0" w:color="auto"/>
            <w:left w:val="none" w:sz="0" w:space="0" w:color="auto"/>
            <w:bottom w:val="none" w:sz="0" w:space="0" w:color="auto"/>
            <w:right w:val="none" w:sz="0" w:space="0" w:color="auto"/>
          </w:divBdr>
        </w:div>
        <w:div w:id="1915433222">
          <w:marLeft w:val="640"/>
          <w:marRight w:val="0"/>
          <w:marTop w:val="0"/>
          <w:marBottom w:val="0"/>
          <w:divBdr>
            <w:top w:val="none" w:sz="0" w:space="0" w:color="auto"/>
            <w:left w:val="none" w:sz="0" w:space="0" w:color="auto"/>
            <w:bottom w:val="none" w:sz="0" w:space="0" w:color="auto"/>
            <w:right w:val="none" w:sz="0" w:space="0" w:color="auto"/>
          </w:divBdr>
        </w:div>
        <w:div w:id="2038500672">
          <w:marLeft w:val="640"/>
          <w:marRight w:val="0"/>
          <w:marTop w:val="0"/>
          <w:marBottom w:val="0"/>
          <w:divBdr>
            <w:top w:val="none" w:sz="0" w:space="0" w:color="auto"/>
            <w:left w:val="none" w:sz="0" w:space="0" w:color="auto"/>
            <w:bottom w:val="none" w:sz="0" w:space="0" w:color="auto"/>
            <w:right w:val="none" w:sz="0" w:space="0" w:color="auto"/>
          </w:divBdr>
        </w:div>
        <w:div w:id="2071340578">
          <w:marLeft w:val="640"/>
          <w:marRight w:val="0"/>
          <w:marTop w:val="0"/>
          <w:marBottom w:val="0"/>
          <w:divBdr>
            <w:top w:val="none" w:sz="0" w:space="0" w:color="auto"/>
            <w:left w:val="none" w:sz="0" w:space="0" w:color="auto"/>
            <w:bottom w:val="none" w:sz="0" w:space="0" w:color="auto"/>
            <w:right w:val="none" w:sz="0" w:space="0" w:color="auto"/>
          </w:divBdr>
        </w:div>
        <w:div w:id="2080125792">
          <w:marLeft w:val="640"/>
          <w:marRight w:val="0"/>
          <w:marTop w:val="0"/>
          <w:marBottom w:val="0"/>
          <w:divBdr>
            <w:top w:val="none" w:sz="0" w:space="0" w:color="auto"/>
            <w:left w:val="none" w:sz="0" w:space="0" w:color="auto"/>
            <w:bottom w:val="none" w:sz="0" w:space="0" w:color="auto"/>
            <w:right w:val="none" w:sz="0" w:space="0" w:color="auto"/>
          </w:divBdr>
        </w:div>
        <w:div w:id="2122718186">
          <w:marLeft w:val="640"/>
          <w:marRight w:val="0"/>
          <w:marTop w:val="0"/>
          <w:marBottom w:val="0"/>
          <w:divBdr>
            <w:top w:val="none" w:sz="0" w:space="0" w:color="auto"/>
            <w:left w:val="none" w:sz="0" w:space="0" w:color="auto"/>
            <w:bottom w:val="none" w:sz="0" w:space="0" w:color="auto"/>
            <w:right w:val="none" w:sz="0" w:space="0" w:color="auto"/>
          </w:divBdr>
        </w:div>
      </w:divsChild>
    </w:div>
    <w:div w:id="277033967">
      <w:marLeft w:val="0"/>
      <w:marRight w:val="0"/>
      <w:marTop w:val="0"/>
      <w:marBottom w:val="0"/>
      <w:divBdr>
        <w:top w:val="none" w:sz="0" w:space="0" w:color="auto"/>
        <w:left w:val="none" w:sz="0" w:space="0" w:color="auto"/>
        <w:bottom w:val="none" w:sz="0" w:space="0" w:color="auto"/>
        <w:right w:val="none" w:sz="0" w:space="0" w:color="auto"/>
      </w:divBdr>
    </w:div>
    <w:div w:id="280116622">
      <w:bodyDiv w:val="1"/>
      <w:marLeft w:val="0"/>
      <w:marRight w:val="0"/>
      <w:marTop w:val="0"/>
      <w:marBottom w:val="0"/>
      <w:divBdr>
        <w:top w:val="none" w:sz="0" w:space="0" w:color="auto"/>
        <w:left w:val="none" w:sz="0" w:space="0" w:color="auto"/>
        <w:bottom w:val="none" w:sz="0" w:space="0" w:color="auto"/>
        <w:right w:val="none" w:sz="0" w:space="0" w:color="auto"/>
      </w:divBdr>
      <w:divsChild>
        <w:div w:id="37439482">
          <w:marLeft w:val="640"/>
          <w:marRight w:val="0"/>
          <w:marTop w:val="0"/>
          <w:marBottom w:val="0"/>
          <w:divBdr>
            <w:top w:val="none" w:sz="0" w:space="0" w:color="auto"/>
            <w:left w:val="none" w:sz="0" w:space="0" w:color="auto"/>
            <w:bottom w:val="none" w:sz="0" w:space="0" w:color="auto"/>
            <w:right w:val="none" w:sz="0" w:space="0" w:color="auto"/>
          </w:divBdr>
        </w:div>
        <w:div w:id="113257251">
          <w:marLeft w:val="640"/>
          <w:marRight w:val="0"/>
          <w:marTop w:val="0"/>
          <w:marBottom w:val="0"/>
          <w:divBdr>
            <w:top w:val="none" w:sz="0" w:space="0" w:color="auto"/>
            <w:left w:val="none" w:sz="0" w:space="0" w:color="auto"/>
            <w:bottom w:val="none" w:sz="0" w:space="0" w:color="auto"/>
            <w:right w:val="none" w:sz="0" w:space="0" w:color="auto"/>
          </w:divBdr>
        </w:div>
        <w:div w:id="184757365">
          <w:marLeft w:val="640"/>
          <w:marRight w:val="0"/>
          <w:marTop w:val="0"/>
          <w:marBottom w:val="0"/>
          <w:divBdr>
            <w:top w:val="none" w:sz="0" w:space="0" w:color="auto"/>
            <w:left w:val="none" w:sz="0" w:space="0" w:color="auto"/>
            <w:bottom w:val="none" w:sz="0" w:space="0" w:color="auto"/>
            <w:right w:val="none" w:sz="0" w:space="0" w:color="auto"/>
          </w:divBdr>
        </w:div>
        <w:div w:id="248465051">
          <w:marLeft w:val="640"/>
          <w:marRight w:val="0"/>
          <w:marTop w:val="0"/>
          <w:marBottom w:val="0"/>
          <w:divBdr>
            <w:top w:val="none" w:sz="0" w:space="0" w:color="auto"/>
            <w:left w:val="none" w:sz="0" w:space="0" w:color="auto"/>
            <w:bottom w:val="none" w:sz="0" w:space="0" w:color="auto"/>
            <w:right w:val="none" w:sz="0" w:space="0" w:color="auto"/>
          </w:divBdr>
        </w:div>
        <w:div w:id="277420233">
          <w:marLeft w:val="640"/>
          <w:marRight w:val="0"/>
          <w:marTop w:val="0"/>
          <w:marBottom w:val="0"/>
          <w:divBdr>
            <w:top w:val="none" w:sz="0" w:space="0" w:color="auto"/>
            <w:left w:val="none" w:sz="0" w:space="0" w:color="auto"/>
            <w:bottom w:val="none" w:sz="0" w:space="0" w:color="auto"/>
            <w:right w:val="none" w:sz="0" w:space="0" w:color="auto"/>
          </w:divBdr>
        </w:div>
        <w:div w:id="327832165">
          <w:marLeft w:val="640"/>
          <w:marRight w:val="0"/>
          <w:marTop w:val="0"/>
          <w:marBottom w:val="0"/>
          <w:divBdr>
            <w:top w:val="none" w:sz="0" w:space="0" w:color="auto"/>
            <w:left w:val="none" w:sz="0" w:space="0" w:color="auto"/>
            <w:bottom w:val="none" w:sz="0" w:space="0" w:color="auto"/>
            <w:right w:val="none" w:sz="0" w:space="0" w:color="auto"/>
          </w:divBdr>
        </w:div>
        <w:div w:id="382758232">
          <w:marLeft w:val="640"/>
          <w:marRight w:val="0"/>
          <w:marTop w:val="0"/>
          <w:marBottom w:val="0"/>
          <w:divBdr>
            <w:top w:val="none" w:sz="0" w:space="0" w:color="auto"/>
            <w:left w:val="none" w:sz="0" w:space="0" w:color="auto"/>
            <w:bottom w:val="none" w:sz="0" w:space="0" w:color="auto"/>
            <w:right w:val="none" w:sz="0" w:space="0" w:color="auto"/>
          </w:divBdr>
        </w:div>
        <w:div w:id="400832977">
          <w:marLeft w:val="640"/>
          <w:marRight w:val="0"/>
          <w:marTop w:val="0"/>
          <w:marBottom w:val="0"/>
          <w:divBdr>
            <w:top w:val="none" w:sz="0" w:space="0" w:color="auto"/>
            <w:left w:val="none" w:sz="0" w:space="0" w:color="auto"/>
            <w:bottom w:val="none" w:sz="0" w:space="0" w:color="auto"/>
            <w:right w:val="none" w:sz="0" w:space="0" w:color="auto"/>
          </w:divBdr>
        </w:div>
        <w:div w:id="443840459">
          <w:marLeft w:val="640"/>
          <w:marRight w:val="0"/>
          <w:marTop w:val="0"/>
          <w:marBottom w:val="0"/>
          <w:divBdr>
            <w:top w:val="none" w:sz="0" w:space="0" w:color="auto"/>
            <w:left w:val="none" w:sz="0" w:space="0" w:color="auto"/>
            <w:bottom w:val="none" w:sz="0" w:space="0" w:color="auto"/>
            <w:right w:val="none" w:sz="0" w:space="0" w:color="auto"/>
          </w:divBdr>
        </w:div>
        <w:div w:id="445926351">
          <w:marLeft w:val="640"/>
          <w:marRight w:val="0"/>
          <w:marTop w:val="0"/>
          <w:marBottom w:val="0"/>
          <w:divBdr>
            <w:top w:val="none" w:sz="0" w:space="0" w:color="auto"/>
            <w:left w:val="none" w:sz="0" w:space="0" w:color="auto"/>
            <w:bottom w:val="none" w:sz="0" w:space="0" w:color="auto"/>
            <w:right w:val="none" w:sz="0" w:space="0" w:color="auto"/>
          </w:divBdr>
        </w:div>
        <w:div w:id="495997849">
          <w:marLeft w:val="640"/>
          <w:marRight w:val="0"/>
          <w:marTop w:val="0"/>
          <w:marBottom w:val="0"/>
          <w:divBdr>
            <w:top w:val="none" w:sz="0" w:space="0" w:color="auto"/>
            <w:left w:val="none" w:sz="0" w:space="0" w:color="auto"/>
            <w:bottom w:val="none" w:sz="0" w:space="0" w:color="auto"/>
            <w:right w:val="none" w:sz="0" w:space="0" w:color="auto"/>
          </w:divBdr>
        </w:div>
        <w:div w:id="754472958">
          <w:marLeft w:val="640"/>
          <w:marRight w:val="0"/>
          <w:marTop w:val="0"/>
          <w:marBottom w:val="0"/>
          <w:divBdr>
            <w:top w:val="none" w:sz="0" w:space="0" w:color="auto"/>
            <w:left w:val="none" w:sz="0" w:space="0" w:color="auto"/>
            <w:bottom w:val="none" w:sz="0" w:space="0" w:color="auto"/>
            <w:right w:val="none" w:sz="0" w:space="0" w:color="auto"/>
          </w:divBdr>
        </w:div>
        <w:div w:id="767117524">
          <w:marLeft w:val="640"/>
          <w:marRight w:val="0"/>
          <w:marTop w:val="0"/>
          <w:marBottom w:val="0"/>
          <w:divBdr>
            <w:top w:val="none" w:sz="0" w:space="0" w:color="auto"/>
            <w:left w:val="none" w:sz="0" w:space="0" w:color="auto"/>
            <w:bottom w:val="none" w:sz="0" w:space="0" w:color="auto"/>
            <w:right w:val="none" w:sz="0" w:space="0" w:color="auto"/>
          </w:divBdr>
        </w:div>
        <w:div w:id="802965762">
          <w:marLeft w:val="640"/>
          <w:marRight w:val="0"/>
          <w:marTop w:val="0"/>
          <w:marBottom w:val="0"/>
          <w:divBdr>
            <w:top w:val="none" w:sz="0" w:space="0" w:color="auto"/>
            <w:left w:val="none" w:sz="0" w:space="0" w:color="auto"/>
            <w:bottom w:val="none" w:sz="0" w:space="0" w:color="auto"/>
            <w:right w:val="none" w:sz="0" w:space="0" w:color="auto"/>
          </w:divBdr>
        </w:div>
        <w:div w:id="806121130">
          <w:marLeft w:val="640"/>
          <w:marRight w:val="0"/>
          <w:marTop w:val="0"/>
          <w:marBottom w:val="0"/>
          <w:divBdr>
            <w:top w:val="none" w:sz="0" w:space="0" w:color="auto"/>
            <w:left w:val="none" w:sz="0" w:space="0" w:color="auto"/>
            <w:bottom w:val="none" w:sz="0" w:space="0" w:color="auto"/>
            <w:right w:val="none" w:sz="0" w:space="0" w:color="auto"/>
          </w:divBdr>
        </w:div>
        <w:div w:id="823812965">
          <w:marLeft w:val="640"/>
          <w:marRight w:val="0"/>
          <w:marTop w:val="0"/>
          <w:marBottom w:val="0"/>
          <w:divBdr>
            <w:top w:val="none" w:sz="0" w:space="0" w:color="auto"/>
            <w:left w:val="none" w:sz="0" w:space="0" w:color="auto"/>
            <w:bottom w:val="none" w:sz="0" w:space="0" w:color="auto"/>
            <w:right w:val="none" w:sz="0" w:space="0" w:color="auto"/>
          </w:divBdr>
        </w:div>
        <w:div w:id="828329784">
          <w:marLeft w:val="640"/>
          <w:marRight w:val="0"/>
          <w:marTop w:val="0"/>
          <w:marBottom w:val="0"/>
          <w:divBdr>
            <w:top w:val="none" w:sz="0" w:space="0" w:color="auto"/>
            <w:left w:val="none" w:sz="0" w:space="0" w:color="auto"/>
            <w:bottom w:val="none" w:sz="0" w:space="0" w:color="auto"/>
            <w:right w:val="none" w:sz="0" w:space="0" w:color="auto"/>
          </w:divBdr>
        </w:div>
        <w:div w:id="830221628">
          <w:marLeft w:val="640"/>
          <w:marRight w:val="0"/>
          <w:marTop w:val="0"/>
          <w:marBottom w:val="0"/>
          <w:divBdr>
            <w:top w:val="none" w:sz="0" w:space="0" w:color="auto"/>
            <w:left w:val="none" w:sz="0" w:space="0" w:color="auto"/>
            <w:bottom w:val="none" w:sz="0" w:space="0" w:color="auto"/>
            <w:right w:val="none" w:sz="0" w:space="0" w:color="auto"/>
          </w:divBdr>
        </w:div>
        <w:div w:id="854343138">
          <w:marLeft w:val="640"/>
          <w:marRight w:val="0"/>
          <w:marTop w:val="0"/>
          <w:marBottom w:val="0"/>
          <w:divBdr>
            <w:top w:val="none" w:sz="0" w:space="0" w:color="auto"/>
            <w:left w:val="none" w:sz="0" w:space="0" w:color="auto"/>
            <w:bottom w:val="none" w:sz="0" w:space="0" w:color="auto"/>
            <w:right w:val="none" w:sz="0" w:space="0" w:color="auto"/>
          </w:divBdr>
        </w:div>
        <w:div w:id="894580964">
          <w:marLeft w:val="640"/>
          <w:marRight w:val="0"/>
          <w:marTop w:val="0"/>
          <w:marBottom w:val="0"/>
          <w:divBdr>
            <w:top w:val="none" w:sz="0" w:space="0" w:color="auto"/>
            <w:left w:val="none" w:sz="0" w:space="0" w:color="auto"/>
            <w:bottom w:val="none" w:sz="0" w:space="0" w:color="auto"/>
            <w:right w:val="none" w:sz="0" w:space="0" w:color="auto"/>
          </w:divBdr>
        </w:div>
        <w:div w:id="1006445106">
          <w:marLeft w:val="640"/>
          <w:marRight w:val="0"/>
          <w:marTop w:val="0"/>
          <w:marBottom w:val="0"/>
          <w:divBdr>
            <w:top w:val="none" w:sz="0" w:space="0" w:color="auto"/>
            <w:left w:val="none" w:sz="0" w:space="0" w:color="auto"/>
            <w:bottom w:val="none" w:sz="0" w:space="0" w:color="auto"/>
            <w:right w:val="none" w:sz="0" w:space="0" w:color="auto"/>
          </w:divBdr>
        </w:div>
        <w:div w:id="1007057014">
          <w:marLeft w:val="640"/>
          <w:marRight w:val="0"/>
          <w:marTop w:val="0"/>
          <w:marBottom w:val="0"/>
          <w:divBdr>
            <w:top w:val="none" w:sz="0" w:space="0" w:color="auto"/>
            <w:left w:val="none" w:sz="0" w:space="0" w:color="auto"/>
            <w:bottom w:val="none" w:sz="0" w:space="0" w:color="auto"/>
            <w:right w:val="none" w:sz="0" w:space="0" w:color="auto"/>
          </w:divBdr>
        </w:div>
        <w:div w:id="1015034811">
          <w:marLeft w:val="640"/>
          <w:marRight w:val="0"/>
          <w:marTop w:val="0"/>
          <w:marBottom w:val="0"/>
          <w:divBdr>
            <w:top w:val="none" w:sz="0" w:space="0" w:color="auto"/>
            <w:left w:val="none" w:sz="0" w:space="0" w:color="auto"/>
            <w:bottom w:val="none" w:sz="0" w:space="0" w:color="auto"/>
            <w:right w:val="none" w:sz="0" w:space="0" w:color="auto"/>
          </w:divBdr>
        </w:div>
        <w:div w:id="1059015550">
          <w:marLeft w:val="640"/>
          <w:marRight w:val="0"/>
          <w:marTop w:val="0"/>
          <w:marBottom w:val="0"/>
          <w:divBdr>
            <w:top w:val="none" w:sz="0" w:space="0" w:color="auto"/>
            <w:left w:val="none" w:sz="0" w:space="0" w:color="auto"/>
            <w:bottom w:val="none" w:sz="0" w:space="0" w:color="auto"/>
            <w:right w:val="none" w:sz="0" w:space="0" w:color="auto"/>
          </w:divBdr>
        </w:div>
        <w:div w:id="1143043682">
          <w:marLeft w:val="640"/>
          <w:marRight w:val="0"/>
          <w:marTop w:val="0"/>
          <w:marBottom w:val="0"/>
          <w:divBdr>
            <w:top w:val="none" w:sz="0" w:space="0" w:color="auto"/>
            <w:left w:val="none" w:sz="0" w:space="0" w:color="auto"/>
            <w:bottom w:val="none" w:sz="0" w:space="0" w:color="auto"/>
            <w:right w:val="none" w:sz="0" w:space="0" w:color="auto"/>
          </w:divBdr>
        </w:div>
        <w:div w:id="1197348332">
          <w:marLeft w:val="640"/>
          <w:marRight w:val="0"/>
          <w:marTop w:val="0"/>
          <w:marBottom w:val="0"/>
          <w:divBdr>
            <w:top w:val="none" w:sz="0" w:space="0" w:color="auto"/>
            <w:left w:val="none" w:sz="0" w:space="0" w:color="auto"/>
            <w:bottom w:val="none" w:sz="0" w:space="0" w:color="auto"/>
            <w:right w:val="none" w:sz="0" w:space="0" w:color="auto"/>
          </w:divBdr>
        </w:div>
        <w:div w:id="1296988124">
          <w:marLeft w:val="640"/>
          <w:marRight w:val="0"/>
          <w:marTop w:val="0"/>
          <w:marBottom w:val="0"/>
          <w:divBdr>
            <w:top w:val="none" w:sz="0" w:space="0" w:color="auto"/>
            <w:left w:val="none" w:sz="0" w:space="0" w:color="auto"/>
            <w:bottom w:val="none" w:sz="0" w:space="0" w:color="auto"/>
            <w:right w:val="none" w:sz="0" w:space="0" w:color="auto"/>
          </w:divBdr>
        </w:div>
        <w:div w:id="1326977373">
          <w:marLeft w:val="640"/>
          <w:marRight w:val="0"/>
          <w:marTop w:val="0"/>
          <w:marBottom w:val="0"/>
          <w:divBdr>
            <w:top w:val="none" w:sz="0" w:space="0" w:color="auto"/>
            <w:left w:val="none" w:sz="0" w:space="0" w:color="auto"/>
            <w:bottom w:val="none" w:sz="0" w:space="0" w:color="auto"/>
            <w:right w:val="none" w:sz="0" w:space="0" w:color="auto"/>
          </w:divBdr>
        </w:div>
        <w:div w:id="1363745065">
          <w:marLeft w:val="640"/>
          <w:marRight w:val="0"/>
          <w:marTop w:val="0"/>
          <w:marBottom w:val="0"/>
          <w:divBdr>
            <w:top w:val="none" w:sz="0" w:space="0" w:color="auto"/>
            <w:left w:val="none" w:sz="0" w:space="0" w:color="auto"/>
            <w:bottom w:val="none" w:sz="0" w:space="0" w:color="auto"/>
            <w:right w:val="none" w:sz="0" w:space="0" w:color="auto"/>
          </w:divBdr>
        </w:div>
        <w:div w:id="1441995499">
          <w:marLeft w:val="640"/>
          <w:marRight w:val="0"/>
          <w:marTop w:val="0"/>
          <w:marBottom w:val="0"/>
          <w:divBdr>
            <w:top w:val="none" w:sz="0" w:space="0" w:color="auto"/>
            <w:left w:val="none" w:sz="0" w:space="0" w:color="auto"/>
            <w:bottom w:val="none" w:sz="0" w:space="0" w:color="auto"/>
            <w:right w:val="none" w:sz="0" w:space="0" w:color="auto"/>
          </w:divBdr>
        </w:div>
        <w:div w:id="1442988539">
          <w:marLeft w:val="640"/>
          <w:marRight w:val="0"/>
          <w:marTop w:val="0"/>
          <w:marBottom w:val="0"/>
          <w:divBdr>
            <w:top w:val="none" w:sz="0" w:space="0" w:color="auto"/>
            <w:left w:val="none" w:sz="0" w:space="0" w:color="auto"/>
            <w:bottom w:val="none" w:sz="0" w:space="0" w:color="auto"/>
            <w:right w:val="none" w:sz="0" w:space="0" w:color="auto"/>
          </w:divBdr>
        </w:div>
        <w:div w:id="1589534905">
          <w:marLeft w:val="640"/>
          <w:marRight w:val="0"/>
          <w:marTop w:val="0"/>
          <w:marBottom w:val="0"/>
          <w:divBdr>
            <w:top w:val="none" w:sz="0" w:space="0" w:color="auto"/>
            <w:left w:val="none" w:sz="0" w:space="0" w:color="auto"/>
            <w:bottom w:val="none" w:sz="0" w:space="0" w:color="auto"/>
            <w:right w:val="none" w:sz="0" w:space="0" w:color="auto"/>
          </w:divBdr>
        </w:div>
        <w:div w:id="1741831443">
          <w:marLeft w:val="640"/>
          <w:marRight w:val="0"/>
          <w:marTop w:val="0"/>
          <w:marBottom w:val="0"/>
          <w:divBdr>
            <w:top w:val="none" w:sz="0" w:space="0" w:color="auto"/>
            <w:left w:val="none" w:sz="0" w:space="0" w:color="auto"/>
            <w:bottom w:val="none" w:sz="0" w:space="0" w:color="auto"/>
            <w:right w:val="none" w:sz="0" w:space="0" w:color="auto"/>
          </w:divBdr>
        </w:div>
        <w:div w:id="1809741802">
          <w:marLeft w:val="640"/>
          <w:marRight w:val="0"/>
          <w:marTop w:val="0"/>
          <w:marBottom w:val="0"/>
          <w:divBdr>
            <w:top w:val="none" w:sz="0" w:space="0" w:color="auto"/>
            <w:left w:val="none" w:sz="0" w:space="0" w:color="auto"/>
            <w:bottom w:val="none" w:sz="0" w:space="0" w:color="auto"/>
            <w:right w:val="none" w:sz="0" w:space="0" w:color="auto"/>
          </w:divBdr>
        </w:div>
        <w:div w:id="1861578264">
          <w:marLeft w:val="640"/>
          <w:marRight w:val="0"/>
          <w:marTop w:val="0"/>
          <w:marBottom w:val="0"/>
          <w:divBdr>
            <w:top w:val="none" w:sz="0" w:space="0" w:color="auto"/>
            <w:left w:val="none" w:sz="0" w:space="0" w:color="auto"/>
            <w:bottom w:val="none" w:sz="0" w:space="0" w:color="auto"/>
            <w:right w:val="none" w:sz="0" w:space="0" w:color="auto"/>
          </w:divBdr>
        </w:div>
        <w:div w:id="1889950976">
          <w:marLeft w:val="640"/>
          <w:marRight w:val="0"/>
          <w:marTop w:val="0"/>
          <w:marBottom w:val="0"/>
          <w:divBdr>
            <w:top w:val="none" w:sz="0" w:space="0" w:color="auto"/>
            <w:left w:val="none" w:sz="0" w:space="0" w:color="auto"/>
            <w:bottom w:val="none" w:sz="0" w:space="0" w:color="auto"/>
            <w:right w:val="none" w:sz="0" w:space="0" w:color="auto"/>
          </w:divBdr>
        </w:div>
        <w:div w:id="1932159495">
          <w:marLeft w:val="640"/>
          <w:marRight w:val="0"/>
          <w:marTop w:val="0"/>
          <w:marBottom w:val="0"/>
          <w:divBdr>
            <w:top w:val="none" w:sz="0" w:space="0" w:color="auto"/>
            <w:left w:val="none" w:sz="0" w:space="0" w:color="auto"/>
            <w:bottom w:val="none" w:sz="0" w:space="0" w:color="auto"/>
            <w:right w:val="none" w:sz="0" w:space="0" w:color="auto"/>
          </w:divBdr>
        </w:div>
        <w:div w:id="1955598076">
          <w:marLeft w:val="640"/>
          <w:marRight w:val="0"/>
          <w:marTop w:val="0"/>
          <w:marBottom w:val="0"/>
          <w:divBdr>
            <w:top w:val="none" w:sz="0" w:space="0" w:color="auto"/>
            <w:left w:val="none" w:sz="0" w:space="0" w:color="auto"/>
            <w:bottom w:val="none" w:sz="0" w:space="0" w:color="auto"/>
            <w:right w:val="none" w:sz="0" w:space="0" w:color="auto"/>
          </w:divBdr>
        </w:div>
        <w:div w:id="1991901498">
          <w:marLeft w:val="640"/>
          <w:marRight w:val="0"/>
          <w:marTop w:val="0"/>
          <w:marBottom w:val="0"/>
          <w:divBdr>
            <w:top w:val="none" w:sz="0" w:space="0" w:color="auto"/>
            <w:left w:val="none" w:sz="0" w:space="0" w:color="auto"/>
            <w:bottom w:val="none" w:sz="0" w:space="0" w:color="auto"/>
            <w:right w:val="none" w:sz="0" w:space="0" w:color="auto"/>
          </w:divBdr>
        </w:div>
        <w:div w:id="2009289928">
          <w:marLeft w:val="640"/>
          <w:marRight w:val="0"/>
          <w:marTop w:val="0"/>
          <w:marBottom w:val="0"/>
          <w:divBdr>
            <w:top w:val="none" w:sz="0" w:space="0" w:color="auto"/>
            <w:left w:val="none" w:sz="0" w:space="0" w:color="auto"/>
            <w:bottom w:val="none" w:sz="0" w:space="0" w:color="auto"/>
            <w:right w:val="none" w:sz="0" w:space="0" w:color="auto"/>
          </w:divBdr>
        </w:div>
        <w:div w:id="2032026365">
          <w:marLeft w:val="640"/>
          <w:marRight w:val="0"/>
          <w:marTop w:val="0"/>
          <w:marBottom w:val="0"/>
          <w:divBdr>
            <w:top w:val="none" w:sz="0" w:space="0" w:color="auto"/>
            <w:left w:val="none" w:sz="0" w:space="0" w:color="auto"/>
            <w:bottom w:val="none" w:sz="0" w:space="0" w:color="auto"/>
            <w:right w:val="none" w:sz="0" w:space="0" w:color="auto"/>
          </w:divBdr>
        </w:div>
        <w:div w:id="2066903969">
          <w:marLeft w:val="640"/>
          <w:marRight w:val="0"/>
          <w:marTop w:val="0"/>
          <w:marBottom w:val="0"/>
          <w:divBdr>
            <w:top w:val="none" w:sz="0" w:space="0" w:color="auto"/>
            <w:left w:val="none" w:sz="0" w:space="0" w:color="auto"/>
            <w:bottom w:val="none" w:sz="0" w:space="0" w:color="auto"/>
            <w:right w:val="none" w:sz="0" w:space="0" w:color="auto"/>
          </w:divBdr>
        </w:div>
        <w:div w:id="2078042331">
          <w:marLeft w:val="640"/>
          <w:marRight w:val="0"/>
          <w:marTop w:val="0"/>
          <w:marBottom w:val="0"/>
          <w:divBdr>
            <w:top w:val="none" w:sz="0" w:space="0" w:color="auto"/>
            <w:left w:val="none" w:sz="0" w:space="0" w:color="auto"/>
            <w:bottom w:val="none" w:sz="0" w:space="0" w:color="auto"/>
            <w:right w:val="none" w:sz="0" w:space="0" w:color="auto"/>
          </w:divBdr>
        </w:div>
        <w:div w:id="2116361528">
          <w:marLeft w:val="640"/>
          <w:marRight w:val="0"/>
          <w:marTop w:val="0"/>
          <w:marBottom w:val="0"/>
          <w:divBdr>
            <w:top w:val="none" w:sz="0" w:space="0" w:color="auto"/>
            <w:left w:val="none" w:sz="0" w:space="0" w:color="auto"/>
            <w:bottom w:val="none" w:sz="0" w:space="0" w:color="auto"/>
            <w:right w:val="none" w:sz="0" w:space="0" w:color="auto"/>
          </w:divBdr>
        </w:div>
        <w:div w:id="2130539923">
          <w:marLeft w:val="640"/>
          <w:marRight w:val="0"/>
          <w:marTop w:val="0"/>
          <w:marBottom w:val="0"/>
          <w:divBdr>
            <w:top w:val="none" w:sz="0" w:space="0" w:color="auto"/>
            <w:left w:val="none" w:sz="0" w:space="0" w:color="auto"/>
            <w:bottom w:val="none" w:sz="0" w:space="0" w:color="auto"/>
            <w:right w:val="none" w:sz="0" w:space="0" w:color="auto"/>
          </w:divBdr>
        </w:div>
      </w:divsChild>
    </w:div>
    <w:div w:id="281770612">
      <w:marLeft w:val="0"/>
      <w:marRight w:val="0"/>
      <w:marTop w:val="0"/>
      <w:marBottom w:val="0"/>
      <w:divBdr>
        <w:top w:val="none" w:sz="0" w:space="0" w:color="auto"/>
        <w:left w:val="none" w:sz="0" w:space="0" w:color="auto"/>
        <w:bottom w:val="none" w:sz="0" w:space="0" w:color="auto"/>
        <w:right w:val="none" w:sz="0" w:space="0" w:color="auto"/>
      </w:divBdr>
    </w:div>
    <w:div w:id="282735944">
      <w:marLeft w:val="0"/>
      <w:marRight w:val="0"/>
      <w:marTop w:val="0"/>
      <w:marBottom w:val="0"/>
      <w:divBdr>
        <w:top w:val="none" w:sz="0" w:space="0" w:color="auto"/>
        <w:left w:val="none" w:sz="0" w:space="0" w:color="auto"/>
        <w:bottom w:val="none" w:sz="0" w:space="0" w:color="auto"/>
        <w:right w:val="none" w:sz="0" w:space="0" w:color="auto"/>
      </w:divBdr>
    </w:div>
    <w:div w:id="287468667">
      <w:bodyDiv w:val="1"/>
      <w:marLeft w:val="0"/>
      <w:marRight w:val="0"/>
      <w:marTop w:val="0"/>
      <w:marBottom w:val="0"/>
      <w:divBdr>
        <w:top w:val="none" w:sz="0" w:space="0" w:color="auto"/>
        <w:left w:val="none" w:sz="0" w:space="0" w:color="auto"/>
        <w:bottom w:val="none" w:sz="0" w:space="0" w:color="auto"/>
        <w:right w:val="none" w:sz="0" w:space="0" w:color="auto"/>
      </w:divBdr>
      <w:divsChild>
        <w:div w:id="110709026">
          <w:marLeft w:val="640"/>
          <w:marRight w:val="0"/>
          <w:marTop w:val="0"/>
          <w:marBottom w:val="0"/>
          <w:divBdr>
            <w:top w:val="none" w:sz="0" w:space="0" w:color="auto"/>
            <w:left w:val="none" w:sz="0" w:space="0" w:color="auto"/>
            <w:bottom w:val="none" w:sz="0" w:space="0" w:color="auto"/>
            <w:right w:val="none" w:sz="0" w:space="0" w:color="auto"/>
          </w:divBdr>
        </w:div>
        <w:div w:id="175508219">
          <w:marLeft w:val="640"/>
          <w:marRight w:val="0"/>
          <w:marTop w:val="0"/>
          <w:marBottom w:val="0"/>
          <w:divBdr>
            <w:top w:val="none" w:sz="0" w:space="0" w:color="auto"/>
            <w:left w:val="none" w:sz="0" w:space="0" w:color="auto"/>
            <w:bottom w:val="none" w:sz="0" w:space="0" w:color="auto"/>
            <w:right w:val="none" w:sz="0" w:space="0" w:color="auto"/>
          </w:divBdr>
        </w:div>
        <w:div w:id="228544012">
          <w:marLeft w:val="640"/>
          <w:marRight w:val="0"/>
          <w:marTop w:val="0"/>
          <w:marBottom w:val="0"/>
          <w:divBdr>
            <w:top w:val="none" w:sz="0" w:space="0" w:color="auto"/>
            <w:left w:val="none" w:sz="0" w:space="0" w:color="auto"/>
            <w:bottom w:val="none" w:sz="0" w:space="0" w:color="auto"/>
            <w:right w:val="none" w:sz="0" w:space="0" w:color="auto"/>
          </w:divBdr>
        </w:div>
        <w:div w:id="238713504">
          <w:marLeft w:val="640"/>
          <w:marRight w:val="0"/>
          <w:marTop w:val="0"/>
          <w:marBottom w:val="0"/>
          <w:divBdr>
            <w:top w:val="none" w:sz="0" w:space="0" w:color="auto"/>
            <w:left w:val="none" w:sz="0" w:space="0" w:color="auto"/>
            <w:bottom w:val="none" w:sz="0" w:space="0" w:color="auto"/>
            <w:right w:val="none" w:sz="0" w:space="0" w:color="auto"/>
          </w:divBdr>
        </w:div>
        <w:div w:id="239679197">
          <w:marLeft w:val="640"/>
          <w:marRight w:val="0"/>
          <w:marTop w:val="0"/>
          <w:marBottom w:val="0"/>
          <w:divBdr>
            <w:top w:val="none" w:sz="0" w:space="0" w:color="auto"/>
            <w:left w:val="none" w:sz="0" w:space="0" w:color="auto"/>
            <w:bottom w:val="none" w:sz="0" w:space="0" w:color="auto"/>
            <w:right w:val="none" w:sz="0" w:space="0" w:color="auto"/>
          </w:divBdr>
        </w:div>
        <w:div w:id="252905005">
          <w:marLeft w:val="640"/>
          <w:marRight w:val="0"/>
          <w:marTop w:val="0"/>
          <w:marBottom w:val="0"/>
          <w:divBdr>
            <w:top w:val="none" w:sz="0" w:space="0" w:color="auto"/>
            <w:left w:val="none" w:sz="0" w:space="0" w:color="auto"/>
            <w:bottom w:val="none" w:sz="0" w:space="0" w:color="auto"/>
            <w:right w:val="none" w:sz="0" w:space="0" w:color="auto"/>
          </w:divBdr>
        </w:div>
        <w:div w:id="408043790">
          <w:marLeft w:val="640"/>
          <w:marRight w:val="0"/>
          <w:marTop w:val="0"/>
          <w:marBottom w:val="0"/>
          <w:divBdr>
            <w:top w:val="none" w:sz="0" w:space="0" w:color="auto"/>
            <w:left w:val="none" w:sz="0" w:space="0" w:color="auto"/>
            <w:bottom w:val="none" w:sz="0" w:space="0" w:color="auto"/>
            <w:right w:val="none" w:sz="0" w:space="0" w:color="auto"/>
          </w:divBdr>
        </w:div>
        <w:div w:id="420025970">
          <w:marLeft w:val="640"/>
          <w:marRight w:val="0"/>
          <w:marTop w:val="0"/>
          <w:marBottom w:val="0"/>
          <w:divBdr>
            <w:top w:val="none" w:sz="0" w:space="0" w:color="auto"/>
            <w:left w:val="none" w:sz="0" w:space="0" w:color="auto"/>
            <w:bottom w:val="none" w:sz="0" w:space="0" w:color="auto"/>
            <w:right w:val="none" w:sz="0" w:space="0" w:color="auto"/>
          </w:divBdr>
        </w:div>
        <w:div w:id="707145349">
          <w:marLeft w:val="640"/>
          <w:marRight w:val="0"/>
          <w:marTop w:val="0"/>
          <w:marBottom w:val="0"/>
          <w:divBdr>
            <w:top w:val="none" w:sz="0" w:space="0" w:color="auto"/>
            <w:left w:val="none" w:sz="0" w:space="0" w:color="auto"/>
            <w:bottom w:val="none" w:sz="0" w:space="0" w:color="auto"/>
            <w:right w:val="none" w:sz="0" w:space="0" w:color="auto"/>
          </w:divBdr>
        </w:div>
        <w:div w:id="722950700">
          <w:marLeft w:val="640"/>
          <w:marRight w:val="0"/>
          <w:marTop w:val="0"/>
          <w:marBottom w:val="0"/>
          <w:divBdr>
            <w:top w:val="none" w:sz="0" w:space="0" w:color="auto"/>
            <w:left w:val="none" w:sz="0" w:space="0" w:color="auto"/>
            <w:bottom w:val="none" w:sz="0" w:space="0" w:color="auto"/>
            <w:right w:val="none" w:sz="0" w:space="0" w:color="auto"/>
          </w:divBdr>
        </w:div>
        <w:div w:id="810294398">
          <w:marLeft w:val="640"/>
          <w:marRight w:val="0"/>
          <w:marTop w:val="0"/>
          <w:marBottom w:val="0"/>
          <w:divBdr>
            <w:top w:val="none" w:sz="0" w:space="0" w:color="auto"/>
            <w:left w:val="none" w:sz="0" w:space="0" w:color="auto"/>
            <w:bottom w:val="none" w:sz="0" w:space="0" w:color="auto"/>
            <w:right w:val="none" w:sz="0" w:space="0" w:color="auto"/>
          </w:divBdr>
        </w:div>
        <w:div w:id="829755105">
          <w:marLeft w:val="640"/>
          <w:marRight w:val="0"/>
          <w:marTop w:val="0"/>
          <w:marBottom w:val="0"/>
          <w:divBdr>
            <w:top w:val="none" w:sz="0" w:space="0" w:color="auto"/>
            <w:left w:val="none" w:sz="0" w:space="0" w:color="auto"/>
            <w:bottom w:val="none" w:sz="0" w:space="0" w:color="auto"/>
            <w:right w:val="none" w:sz="0" w:space="0" w:color="auto"/>
          </w:divBdr>
        </w:div>
        <w:div w:id="861436781">
          <w:marLeft w:val="640"/>
          <w:marRight w:val="0"/>
          <w:marTop w:val="0"/>
          <w:marBottom w:val="0"/>
          <w:divBdr>
            <w:top w:val="none" w:sz="0" w:space="0" w:color="auto"/>
            <w:left w:val="none" w:sz="0" w:space="0" w:color="auto"/>
            <w:bottom w:val="none" w:sz="0" w:space="0" w:color="auto"/>
            <w:right w:val="none" w:sz="0" w:space="0" w:color="auto"/>
          </w:divBdr>
        </w:div>
        <w:div w:id="893539956">
          <w:marLeft w:val="640"/>
          <w:marRight w:val="0"/>
          <w:marTop w:val="0"/>
          <w:marBottom w:val="0"/>
          <w:divBdr>
            <w:top w:val="none" w:sz="0" w:space="0" w:color="auto"/>
            <w:left w:val="none" w:sz="0" w:space="0" w:color="auto"/>
            <w:bottom w:val="none" w:sz="0" w:space="0" w:color="auto"/>
            <w:right w:val="none" w:sz="0" w:space="0" w:color="auto"/>
          </w:divBdr>
        </w:div>
        <w:div w:id="905381176">
          <w:marLeft w:val="640"/>
          <w:marRight w:val="0"/>
          <w:marTop w:val="0"/>
          <w:marBottom w:val="0"/>
          <w:divBdr>
            <w:top w:val="none" w:sz="0" w:space="0" w:color="auto"/>
            <w:left w:val="none" w:sz="0" w:space="0" w:color="auto"/>
            <w:bottom w:val="none" w:sz="0" w:space="0" w:color="auto"/>
            <w:right w:val="none" w:sz="0" w:space="0" w:color="auto"/>
          </w:divBdr>
        </w:div>
        <w:div w:id="917517449">
          <w:marLeft w:val="640"/>
          <w:marRight w:val="0"/>
          <w:marTop w:val="0"/>
          <w:marBottom w:val="0"/>
          <w:divBdr>
            <w:top w:val="none" w:sz="0" w:space="0" w:color="auto"/>
            <w:left w:val="none" w:sz="0" w:space="0" w:color="auto"/>
            <w:bottom w:val="none" w:sz="0" w:space="0" w:color="auto"/>
            <w:right w:val="none" w:sz="0" w:space="0" w:color="auto"/>
          </w:divBdr>
        </w:div>
        <w:div w:id="966468174">
          <w:marLeft w:val="640"/>
          <w:marRight w:val="0"/>
          <w:marTop w:val="0"/>
          <w:marBottom w:val="0"/>
          <w:divBdr>
            <w:top w:val="none" w:sz="0" w:space="0" w:color="auto"/>
            <w:left w:val="none" w:sz="0" w:space="0" w:color="auto"/>
            <w:bottom w:val="none" w:sz="0" w:space="0" w:color="auto"/>
            <w:right w:val="none" w:sz="0" w:space="0" w:color="auto"/>
          </w:divBdr>
        </w:div>
        <w:div w:id="1028332858">
          <w:marLeft w:val="640"/>
          <w:marRight w:val="0"/>
          <w:marTop w:val="0"/>
          <w:marBottom w:val="0"/>
          <w:divBdr>
            <w:top w:val="none" w:sz="0" w:space="0" w:color="auto"/>
            <w:left w:val="none" w:sz="0" w:space="0" w:color="auto"/>
            <w:bottom w:val="none" w:sz="0" w:space="0" w:color="auto"/>
            <w:right w:val="none" w:sz="0" w:space="0" w:color="auto"/>
          </w:divBdr>
        </w:div>
        <w:div w:id="1047754338">
          <w:marLeft w:val="640"/>
          <w:marRight w:val="0"/>
          <w:marTop w:val="0"/>
          <w:marBottom w:val="0"/>
          <w:divBdr>
            <w:top w:val="none" w:sz="0" w:space="0" w:color="auto"/>
            <w:left w:val="none" w:sz="0" w:space="0" w:color="auto"/>
            <w:bottom w:val="none" w:sz="0" w:space="0" w:color="auto"/>
            <w:right w:val="none" w:sz="0" w:space="0" w:color="auto"/>
          </w:divBdr>
        </w:div>
        <w:div w:id="1102526566">
          <w:marLeft w:val="640"/>
          <w:marRight w:val="0"/>
          <w:marTop w:val="0"/>
          <w:marBottom w:val="0"/>
          <w:divBdr>
            <w:top w:val="none" w:sz="0" w:space="0" w:color="auto"/>
            <w:left w:val="none" w:sz="0" w:space="0" w:color="auto"/>
            <w:bottom w:val="none" w:sz="0" w:space="0" w:color="auto"/>
            <w:right w:val="none" w:sz="0" w:space="0" w:color="auto"/>
          </w:divBdr>
        </w:div>
        <w:div w:id="1347711430">
          <w:marLeft w:val="640"/>
          <w:marRight w:val="0"/>
          <w:marTop w:val="0"/>
          <w:marBottom w:val="0"/>
          <w:divBdr>
            <w:top w:val="none" w:sz="0" w:space="0" w:color="auto"/>
            <w:left w:val="none" w:sz="0" w:space="0" w:color="auto"/>
            <w:bottom w:val="none" w:sz="0" w:space="0" w:color="auto"/>
            <w:right w:val="none" w:sz="0" w:space="0" w:color="auto"/>
          </w:divBdr>
        </w:div>
        <w:div w:id="1359356502">
          <w:marLeft w:val="640"/>
          <w:marRight w:val="0"/>
          <w:marTop w:val="0"/>
          <w:marBottom w:val="0"/>
          <w:divBdr>
            <w:top w:val="none" w:sz="0" w:space="0" w:color="auto"/>
            <w:left w:val="none" w:sz="0" w:space="0" w:color="auto"/>
            <w:bottom w:val="none" w:sz="0" w:space="0" w:color="auto"/>
            <w:right w:val="none" w:sz="0" w:space="0" w:color="auto"/>
          </w:divBdr>
        </w:div>
        <w:div w:id="1450051007">
          <w:marLeft w:val="640"/>
          <w:marRight w:val="0"/>
          <w:marTop w:val="0"/>
          <w:marBottom w:val="0"/>
          <w:divBdr>
            <w:top w:val="none" w:sz="0" w:space="0" w:color="auto"/>
            <w:left w:val="none" w:sz="0" w:space="0" w:color="auto"/>
            <w:bottom w:val="none" w:sz="0" w:space="0" w:color="auto"/>
            <w:right w:val="none" w:sz="0" w:space="0" w:color="auto"/>
          </w:divBdr>
        </w:div>
        <w:div w:id="1482893349">
          <w:marLeft w:val="640"/>
          <w:marRight w:val="0"/>
          <w:marTop w:val="0"/>
          <w:marBottom w:val="0"/>
          <w:divBdr>
            <w:top w:val="none" w:sz="0" w:space="0" w:color="auto"/>
            <w:left w:val="none" w:sz="0" w:space="0" w:color="auto"/>
            <w:bottom w:val="none" w:sz="0" w:space="0" w:color="auto"/>
            <w:right w:val="none" w:sz="0" w:space="0" w:color="auto"/>
          </w:divBdr>
        </w:div>
        <w:div w:id="1490057695">
          <w:marLeft w:val="640"/>
          <w:marRight w:val="0"/>
          <w:marTop w:val="0"/>
          <w:marBottom w:val="0"/>
          <w:divBdr>
            <w:top w:val="none" w:sz="0" w:space="0" w:color="auto"/>
            <w:left w:val="none" w:sz="0" w:space="0" w:color="auto"/>
            <w:bottom w:val="none" w:sz="0" w:space="0" w:color="auto"/>
            <w:right w:val="none" w:sz="0" w:space="0" w:color="auto"/>
          </w:divBdr>
        </w:div>
        <w:div w:id="1493520803">
          <w:marLeft w:val="640"/>
          <w:marRight w:val="0"/>
          <w:marTop w:val="0"/>
          <w:marBottom w:val="0"/>
          <w:divBdr>
            <w:top w:val="none" w:sz="0" w:space="0" w:color="auto"/>
            <w:left w:val="none" w:sz="0" w:space="0" w:color="auto"/>
            <w:bottom w:val="none" w:sz="0" w:space="0" w:color="auto"/>
            <w:right w:val="none" w:sz="0" w:space="0" w:color="auto"/>
          </w:divBdr>
        </w:div>
        <w:div w:id="1550340447">
          <w:marLeft w:val="640"/>
          <w:marRight w:val="0"/>
          <w:marTop w:val="0"/>
          <w:marBottom w:val="0"/>
          <w:divBdr>
            <w:top w:val="none" w:sz="0" w:space="0" w:color="auto"/>
            <w:left w:val="none" w:sz="0" w:space="0" w:color="auto"/>
            <w:bottom w:val="none" w:sz="0" w:space="0" w:color="auto"/>
            <w:right w:val="none" w:sz="0" w:space="0" w:color="auto"/>
          </w:divBdr>
        </w:div>
        <w:div w:id="1592087543">
          <w:marLeft w:val="640"/>
          <w:marRight w:val="0"/>
          <w:marTop w:val="0"/>
          <w:marBottom w:val="0"/>
          <w:divBdr>
            <w:top w:val="none" w:sz="0" w:space="0" w:color="auto"/>
            <w:left w:val="none" w:sz="0" w:space="0" w:color="auto"/>
            <w:bottom w:val="none" w:sz="0" w:space="0" w:color="auto"/>
            <w:right w:val="none" w:sz="0" w:space="0" w:color="auto"/>
          </w:divBdr>
        </w:div>
        <w:div w:id="1623458236">
          <w:marLeft w:val="640"/>
          <w:marRight w:val="0"/>
          <w:marTop w:val="0"/>
          <w:marBottom w:val="0"/>
          <w:divBdr>
            <w:top w:val="none" w:sz="0" w:space="0" w:color="auto"/>
            <w:left w:val="none" w:sz="0" w:space="0" w:color="auto"/>
            <w:bottom w:val="none" w:sz="0" w:space="0" w:color="auto"/>
            <w:right w:val="none" w:sz="0" w:space="0" w:color="auto"/>
          </w:divBdr>
        </w:div>
        <w:div w:id="1674919648">
          <w:marLeft w:val="640"/>
          <w:marRight w:val="0"/>
          <w:marTop w:val="0"/>
          <w:marBottom w:val="0"/>
          <w:divBdr>
            <w:top w:val="none" w:sz="0" w:space="0" w:color="auto"/>
            <w:left w:val="none" w:sz="0" w:space="0" w:color="auto"/>
            <w:bottom w:val="none" w:sz="0" w:space="0" w:color="auto"/>
            <w:right w:val="none" w:sz="0" w:space="0" w:color="auto"/>
          </w:divBdr>
        </w:div>
        <w:div w:id="1783915112">
          <w:marLeft w:val="640"/>
          <w:marRight w:val="0"/>
          <w:marTop w:val="0"/>
          <w:marBottom w:val="0"/>
          <w:divBdr>
            <w:top w:val="none" w:sz="0" w:space="0" w:color="auto"/>
            <w:left w:val="none" w:sz="0" w:space="0" w:color="auto"/>
            <w:bottom w:val="none" w:sz="0" w:space="0" w:color="auto"/>
            <w:right w:val="none" w:sz="0" w:space="0" w:color="auto"/>
          </w:divBdr>
        </w:div>
        <w:div w:id="1854026066">
          <w:marLeft w:val="640"/>
          <w:marRight w:val="0"/>
          <w:marTop w:val="0"/>
          <w:marBottom w:val="0"/>
          <w:divBdr>
            <w:top w:val="none" w:sz="0" w:space="0" w:color="auto"/>
            <w:left w:val="none" w:sz="0" w:space="0" w:color="auto"/>
            <w:bottom w:val="none" w:sz="0" w:space="0" w:color="auto"/>
            <w:right w:val="none" w:sz="0" w:space="0" w:color="auto"/>
          </w:divBdr>
        </w:div>
        <w:div w:id="1898972822">
          <w:marLeft w:val="640"/>
          <w:marRight w:val="0"/>
          <w:marTop w:val="0"/>
          <w:marBottom w:val="0"/>
          <w:divBdr>
            <w:top w:val="none" w:sz="0" w:space="0" w:color="auto"/>
            <w:left w:val="none" w:sz="0" w:space="0" w:color="auto"/>
            <w:bottom w:val="none" w:sz="0" w:space="0" w:color="auto"/>
            <w:right w:val="none" w:sz="0" w:space="0" w:color="auto"/>
          </w:divBdr>
        </w:div>
        <w:div w:id="1903439985">
          <w:marLeft w:val="640"/>
          <w:marRight w:val="0"/>
          <w:marTop w:val="0"/>
          <w:marBottom w:val="0"/>
          <w:divBdr>
            <w:top w:val="none" w:sz="0" w:space="0" w:color="auto"/>
            <w:left w:val="none" w:sz="0" w:space="0" w:color="auto"/>
            <w:bottom w:val="none" w:sz="0" w:space="0" w:color="auto"/>
            <w:right w:val="none" w:sz="0" w:space="0" w:color="auto"/>
          </w:divBdr>
        </w:div>
        <w:div w:id="1916864238">
          <w:marLeft w:val="640"/>
          <w:marRight w:val="0"/>
          <w:marTop w:val="0"/>
          <w:marBottom w:val="0"/>
          <w:divBdr>
            <w:top w:val="none" w:sz="0" w:space="0" w:color="auto"/>
            <w:left w:val="none" w:sz="0" w:space="0" w:color="auto"/>
            <w:bottom w:val="none" w:sz="0" w:space="0" w:color="auto"/>
            <w:right w:val="none" w:sz="0" w:space="0" w:color="auto"/>
          </w:divBdr>
        </w:div>
        <w:div w:id="1955791782">
          <w:marLeft w:val="640"/>
          <w:marRight w:val="0"/>
          <w:marTop w:val="0"/>
          <w:marBottom w:val="0"/>
          <w:divBdr>
            <w:top w:val="none" w:sz="0" w:space="0" w:color="auto"/>
            <w:left w:val="none" w:sz="0" w:space="0" w:color="auto"/>
            <w:bottom w:val="none" w:sz="0" w:space="0" w:color="auto"/>
            <w:right w:val="none" w:sz="0" w:space="0" w:color="auto"/>
          </w:divBdr>
        </w:div>
        <w:div w:id="2076705963">
          <w:marLeft w:val="640"/>
          <w:marRight w:val="0"/>
          <w:marTop w:val="0"/>
          <w:marBottom w:val="0"/>
          <w:divBdr>
            <w:top w:val="none" w:sz="0" w:space="0" w:color="auto"/>
            <w:left w:val="none" w:sz="0" w:space="0" w:color="auto"/>
            <w:bottom w:val="none" w:sz="0" w:space="0" w:color="auto"/>
            <w:right w:val="none" w:sz="0" w:space="0" w:color="auto"/>
          </w:divBdr>
        </w:div>
        <w:div w:id="2077775086">
          <w:marLeft w:val="640"/>
          <w:marRight w:val="0"/>
          <w:marTop w:val="0"/>
          <w:marBottom w:val="0"/>
          <w:divBdr>
            <w:top w:val="none" w:sz="0" w:space="0" w:color="auto"/>
            <w:left w:val="none" w:sz="0" w:space="0" w:color="auto"/>
            <w:bottom w:val="none" w:sz="0" w:space="0" w:color="auto"/>
            <w:right w:val="none" w:sz="0" w:space="0" w:color="auto"/>
          </w:divBdr>
        </w:div>
        <w:div w:id="2101757666">
          <w:marLeft w:val="640"/>
          <w:marRight w:val="0"/>
          <w:marTop w:val="0"/>
          <w:marBottom w:val="0"/>
          <w:divBdr>
            <w:top w:val="none" w:sz="0" w:space="0" w:color="auto"/>
            <w:left w:val="none" w:sz="0" w:space="0" w:color="auto"/>
            <w:bottom w:val="none" w:sz="0" w:space="0" w:color="auto"/>
            <w:right w:val="none" w:sz="0" w:space="0" w:color="auto"/>
          </w:divBdr>
        </w:div>
        <w:div w:id="2128499419">
          <w:marLeft w:val="640"/>
          <w:marRight w:val="0"/>
          <w:marTop w:val="0"/>
          <w:marBottom w:val="0"/>
          <w:divBdr>
            <w:top w:val="none" w:sz="0" w:space="0" w:color="auto"/>
            <w:left w:val="none" w:sz="0" w:space="0" w:color="auto"/>
            <w:bottom w:val="none" w:sz="0" w:space="0" w:color="auto"/>
            <w:right w:val="none" w:sz="0" w:space="0" w:color="auto"/>
          </w:divBdr>
        </w:div>
      </w:divsChild>
    </w:div>
    <w:div w:id="294336304">
      <w:bodyDiv w:val="1"/>
      <w:marLeft w:val="0"/>
      <w:marRight w:val="0"/>
      <w:marTop w:val="0"/>
      <w:marBottom w:val="0"/>
      <w:divBdr>
        <w:top w:val="none" w:sz="0" w:space="0" w:color="auto"/>
        <w:left w:val="none" w:sz="0" w:space="0" w:color="auto"/>
        <w:bottom w:val="none" w:sz="0" w:space="0" w:color="auto"/>
        <w:right w:val="none" w:sz="0" w:space="0" w:color="auto"/>
      </w:divBdr>
      <w:divsChild>
        <w:div w:id="16934413">
          <w:marLeft w:val="640"/>
          <w:marRight w:val="0"/>
          <w:marTop w:val="0"/>
          <w:marBottom w:val="0"/>
          <w:divBdr>
            <w:top w:val="none" w:sz="0" w:space="0" w:color="auto"/>
            <w:left w:val="none" w:sz="0" w:space="0" w:color="auto"/>
            <w:bottom w:val="none" w:sz="0" w:space="0" w:color="auto"/>
            <w:right w:val="none" w:sz="0" w:space="0" w:color="auto"/>
          </w:divBdr>
        </w:div>
        <w:div w:id="35586088">
          <w:marLeft w:val="640"/>
          <w:marRight w:val="0"/>
          <w:marTop w:val="0"/>
          <w:marBottom w:val="0"/>
          <w:divBdr>
            <w:top w:val="none" w:sz="0" w:space="0" w:color="auto"/>
            <w:left w:val="none" w:sz="0" w:space="0" w:color="auto"/>
            <w:bottom w:val="none" w:sz="0" w:space="0" w:color="auto"/>
            <w:right w:val="none" w:sz="0" w:space="0" w:color="auto"/>
          </w:divBdr>
        </w:div>
        <w:div w:id="107165707">
          <w:marLeft w:val="640"/>
          <w:marRight w:val="0"/>
          <w:marTop w:val="0"/>
          <w:marBottom w:val="0"/>
          <w:divBdr>
            <w:top w:val="none" w:sz="0" w:space="0" w:color="auto"/>
            <w:left w:val="none" w:sz="0" w:space="0" w:color="auto"/>
            <w:bottom w:val="none" w:sz="0" w:space="0" w:color="auto"/>
            <w:right w:val="none" w:sz="0" w:space="0" w:color="auto"/>
          </w:divBdr>
        </w:div>
        <w:div w:id="165362282">
          <w:marLeft w:val="640"/>
          <w:marRight w:val="0"/>
          <w:marTop w:val="0"/>
          <w:marBottom w:val="0"/>
          <w:divBdr>
            <w:top w:val="none" w:sz="0" w:space="0" w:color="auto"/>
            <w:left w:val="none" w:sz="0" w:space="0" w:color="auto"/>
            <w:bottom w:val="none" w:sz="0" w:space="0" w:color="auto"/>
            <w:right w:val="none" w:sz="0" w:space="0" w:color="auto"/>
          </w:divBdr>
        </w:div>
        <w:div w:id="234440383">
          <w:marLeft w:val="640"/>
          <w:marRight w:val="0"/>
          <w:marTop w:val="0"/>
          <w:marBottom w:val="0"/>
          <w:divBdr>
            <w:top w:val="none" w:sz="0" w:space="0" w:color="auto"/>
            <w:left w:val="none" w:sz="0" w:space="0" w:color="auto"/>
            <w:bottom w:val="none" w:sz="0" w:space="0" w:color="auto"/>
            <w:right w:val="none" w:sz="0" w:space="0" w:color="auto"/>
          </w:divBdr>
        </w:div>
        <w:div w:id="250740900">
          <w:marLeft w:val="640"/>
          <w:marRight w:val="0"/>
          <w:marTop w:val="0"/>
          <w:marBottom w:val="0"/>
          <w:divBdr>
            <w:top w:val="none" w:sz="0" w:space="0" w:color="auto"/>
            <w:left w:val="none" w:sz="0" w:space="0" w:color="auto"/>
            <w:bottom w:val="none" w:sz="0" w:space="0" w:color="auto"/>
            <w:right w:val="none" w:sz="0" w:space="0" w:color="auto"/>
          </w:divBdr>
        </w:div>
        <w:div w:id="265768257">
          <w:marLeft w:val="640"/>
          <w:marRight w:val="0"/>
          <w:marTop w:val="0"/>
          <w:marBottom w:val="0"/>
          <w:divBdr>
            <w:top w:val="none" w:sz="0" w:space="0" w:color="auto"/>
            <w:left w:val="none" w:sz="0" w:space="0" w:color="auto"/>
            <w:bottom w:val="none" w:sz="0" w:space="0" w:color="auto"/>
            <w:right w:val="none" w:sz="0" w:space="0" w:color="auto"/>
          </w:divBdr>
        </w:div>
        <w:div w:id="512962350">
          <w:marLeft w:val="640"/>
          <w:marRight w:val="0"/>
          <w:marTop w:val="0"/>
          <w:marBottom w:val="0"/>
          <w:divBdr>
            <w:top w:val="none" w:sz="0" w:space="0" w:color="auto"/>
            <w:left w:val="none" w:sz="0" w:space="0" w:color="auto"/>
            <w:bottom w:val="none" w:sz="0" w:space="0" w:color="auto"/>
            <w:right w:val="none" w:sz="0" w:space="0" w:color="auto"/>
          </w:divBdr>
        </w:div>
        <w:div w:id="537402121">
          <w:marLeft w:val="640"/>
          <w:marRight w:val="0"/>
          <w:marTop w:val="0"/>
          <w:marBottom w:val="0"/>
          <w:divBdr>
            <w:top w:val="none" w:sz="0" w:space="0" w:color="auto"/>
            <w:left w:val="none" w:sz="0" w:space="0" w:color="auto"/>
            <w:bottom w:val="none" w:sz="0" w:space="0" w:color="auto"/>
            <w:right w:val="none" w:sz="0" w:space="0" w:color="auto"/>
          </w:divBdr>
        </w:div>
        <w:div w:id="577906234">
          <w:marLeft w:val="640"/>
          <w:marRight w:val="0"/>
          <w:marTop w:val="0"/>
          <w:marBottom w:val="0"/>
          <w:divBdr>
            <w:top w:val="none" w:sz="0" w:space="0" w:color="auto"/>
            <w:left w:val="none" w:sz="0" w:space="0" w:color="auto"/>
            <w:bottom w:val="none" w:sz="0" w:space="0" w:color="auto"/>
            <w:right w:val="none" w:sz="0" w:space="0" w:color="auto"/>
          </w:divBdr>
        </w:div>
        <w:div w:id="622463156">
          <w:marLeft w:val="640"/>
          <w:marRight w:val="0"/>
          <w:marTop w:val="0"/>
          <w:marBottom w:val="0"/>
          <w:divBdr>
            <w:top w:val="none" w:sz="0" w:space="0" w:color="auto"/>
            <w:left w:val="none" w:sz="0" w:space="0" w:color="auto"/>
            <w:bottom w:val="none" w:sz="0" w:space="0" w:color="auto"/>
            <w:right w:val="none" w:sz="0" w:space="0" w:color="auto"/>
          </w:divBdr>
        </w:div>
        <w:div w:id="631517548">
          <w:marLeft w:val="640"/>
          <w:marRight w:val="0"/>
          <w:marTop w:val="0"/>
          <w:marBottom w:val="0"/>
          <w:divBdr>
            <w:top w:val="none" w:sz="0" w:space="0" w:color="auto"/>
            <w:left w:val="none" w:sz="0" w:space="0" w:color="auto"/>
            <w:bottom w:val="none" w:sz="0" w:space="0" w:color="auto"/>
            <w:right w:val="none" w:sz="0" w:space="0" w:color="auto"/>
          </w:divBdr>
        </w:div>
        <w:div w:id="653608586">
          <w:marLeft w:val="640"/>
          <w:marRight w:val="0"/>
          <w:marTop w:val="0"/>
          <w:marBottom w:val="0"/>
          <w:divBdr>
            <w:top w:val="none" w:sz="0" w:space="0" w:color="auto"/>
            <w:left w:val="none" w:sz="0" w:space="0" w:color="auto"/>
            <w:bottom w:val="none" w:sz="0" w:space="0" w:color="auto"/>
            <w:right w:val="none" w:sz="0" w:space="0" w:color="auto"/>
          </w:divBdr>
        </w:div>
        <w:div w:id="678234949">
          <w:marLeft w:val="640"/>
          <w:marRight w:val="0"/>
          <w:marTop w:val="0"/>
          <w:marBottom w:val="0"/>
          <w:divBdr>
            <w:top w:val="none" w:sz="0" w:space="0" w:color="auto"/>
            <w:left w:val="none" w:sz="0" w:space="0" w:color="auto"/>
            <w:bottom w:val="none" w:sz="0" w:space="0" w:color="auto"/>
            <w:right w:val="none" w:sz="0" w:space="0" w:color="auto"/>
          </w:divBdr>
        </w:div>
        <w:div w:id="717317836">
          <w:marLeft w:val="640"/>
          <w:marRight w:val="0"/>
          <w:marTop w:val="0"/>
          <w:marBottom w:val="0"/>
          <w:divBdr>
            <w:top w:val="none" w:sz="0" w:space="0" w:color="auto"/>
            <w:left w:val="none" w:sz="0" w:space="0" w:color="auto"/>
            <w:bottom w:val="none" w:sz="0" w:space="0" w:color="auto"/>
            <w:right w:val="none" w:sz="0" w:space="0" w:color="auto"/>
          </w:divBdr>
        </w:div>
        <w:div w:id="793257385">
          <w:marLeft w:val="640"/>
          <w:marRight w:val="0"/>
          <w:marTop w:val="0"/>
          <w:marBottom w:val="0"/>
          <w:divBdr>
            <w:top w:val="none" w:sz="0" w:space="0" w:color="auto"/>
            <w:left w:val="none" w:sz="0" w:space="0" w:color="auto"/>
            <w:bottom w:val="none" w:sz="0" w:space="0" w:color="auto"/>
            <w:right w:val="none" w:sz="0" w:space="0" w:color="auto"/>
          </w:divBdr>
        </w:div>
        <w:div w:id="801003724">
          <w:marLeft w:val="640"/>
          <w:marRight w:val="0"/>
          <w:marTop w:val="0"/>
          <w:marBottom w:val="0"/>
          <w:divBdr>
            <w:top w:val="none" w:sz="0" w:space="0" w:color="auto"/>
            <w:left w:val="none" w:sz="0" w:space="0" w:color="auto"/>
            <w:bottom w:val="none" w:sz="0" w:space="0" w:color="auto"/>
            <w:right w:val="none" w:sz="0" w:space="0" w:color="auto"/>
          </w:divBdr>
        </w:div>
        <w:div w:id="860316240">
          <w:marLeft w:val="640"/>
          <w:marRight w:val="0"/>
          <w:marTop w:val="0"/>
          <w:marBottom w:val="0"/>
          <w:divBdr>
            <w:top w:val="none" w:sz="0" w:space="0" w:color="auto"/>
            <w:left w:val="none" w:sz="0" w:space="0" w:color="auto"/>
            <w:bottom w:val="none" w:sz="0" w:space="0" w:color="auto"/>
            <w:right w:val="none" w:sz="0" w:space="0" w:color="auto"/>
          </w:divBdr>
        </w:div>
        <w:div w:id="908463115">
          <w:marLeft w:val="640"/>
          <w:marRight w:val="0"/>
          <w:marTop w:val="0"/>
          <w:marBottom w:val="0"/>
          <w:divBdr>
            <w:top w:val="none" w:sz="0" w:space="0" w:color="auto"/>
            <w:left w:val="none" w:sz="0" w:space="0" w:color="auto"/>
            <w:bottom w:val="none" w:sz="0" w:space="0" w:color="auto"/>
            <w:right w:val="none" w:sz="0" w:space="0" w:color="auto"/>
          </w:divBdr>
        </w:div>
        <w:div w:id="961427281">
          <w:marLeft w:val="640"/>
          <w:marRight w:val="0"/>
          <w:marTop w:val="0"/>
          <w:marBottom w:val="0"/>
          <w:divBdr>
            <w:top w:val="none" w:sz="0" w:space="0" w:color="auto"/>
            <w:left w:val="none" w:sz="0" w:space="0" w:color="auto"/>
            <w:bottom w:val="none" w:sz="0" w:space="0" w:color="auto"/>
            <w:right w:val="none" w:sz="0" w:space="0" w:color="auto"/>
          </w:divBdr>
        </w:div>
        <w:div w:id="1028065844">
          <w:marLeft w:val="640"/>
          <w:marRight w:val="0"/>
          <w:marTop w:val="0"/>
          <w:marBottom w:val="0"/>
          <w:divBdr>
            <w:top w:val="none" w:sz="0" w:space="0" w:color="auto"/>
            <w:left w:val="none" w:sz="0" w:space="0" w:color="auto"/>
            <w:bottom w:val="none" w:sz="0" w:space="0" w:color="auto"/>
            <w:right w:val="none" w:sz="0" w:space="0" w:color="auto"/>
          </w:divBdr>
        </w:div>
        <w:div w:id="1083769161">
          <w:marLeft w:val="640"/>
          <w:marRight w:val="0"/>
          <w:marTop w:val="0"/>
          <w:marBottom w:val="0"/>
          <w:divBdr>
            <w:top w:val="none" w:sz="0" w:space="0" w:color="auto"/>
            <w:left w:val="none" w:sz="0" w:space="0" w:color="auto"/>
            <w:bottom w:val="none" w:sz="0" w:space="0" w:color="auto"/>
            <w:right w:val="none" w:sz="0" w:space="0" w:color="auto"/>
          </w:divBdr>
        </w:div>
        <w:div w:id="1133401237">
          <w:marLeft w:val="640"/>
          <w:marRight w:val="0"/>
          <w:marTop w:val="0"/>
          <w:marBottom w:val="0"/>
          <w:divBdr>
            <w:top w:val="none" w:sz="0" w:space="0" w:color="auto"/>
            <w:left w:val="none" w:sz="0" w:space="0" w:color="auto"/>
            <w:bottom w:val="none" w:sz="0" w:space="0" w:color="auto"/>
            <w:right w:val="none" w:sz="0" w:space="0" w:color="auto"/>
          </w:divBdr>
        </w:div>
        <w:div w:id="1150441952">
          <w:marLeft w:val="640"/>
          <w:marRight w:val="0"/>
          <w:marTop w:val="0"/>
          <w:marBottom w:val="0"/>
          <w:divBdr>
            <w:top w:val="none" w:sz="0" w:space="0" w:color="auto"/>
            <w:left w:val="none" w:sz="0" w:space="0" w:color="auto"/>
            <w:bottom w:val="none" w:sz="0" w:space="0" w:color="auto"/>
            <w:right w:val="none" w:sz="0" w:space="0" w:color="auto"/>
          </w:divBdr>
        </w:div>
        <w:div w:id="1156727385">
          <w:marLeft w:val="640"/>
          <w:marRight w:val="0"/>
          <w:marTop w:val="0"/>
          <w:marBottom w:val="0"/>
          <w:divBdr>
            <w:top w:val="none" w:sz="0" w:space="0" w:color="auto"/>
            <w:left w:val="none" w:sz="0" w:space="0" w:color="auto"/>
            <w:bottom w:val="none" w:sz="0" w:space="0" w:color="auto"/>
            <w:right w:val="none" w:sz="0" w:space="0" w:color="auto"/>
          </w:divBdr>
        </w:div>
        <w:div w:id="1351418958">
          <w:marLeft w:val="640"/>
          <w:marRight w:val="0"/>
          <w:marTop w:val="0"/>
          <w:marBottom w:val="0"/>
          <w:divBdr>
            <w:top w:val="none" w:sz="0" w:space="0" w:color="auto"/>
            <w:left w:val="none" w:sz="0" w:space="0" w:color="auto"/>
            <w:bottom w:val="none" w:sz="0" w:space="0" w:color="auto"/>
            <w:right w:val="none" w:sz="0" w:space="0" w:color="auto"/>
          </w:divBdr>
        </w:div>
        <w:div w:id="1434738376">
          <w:marLeft w:val="640"/>
          <w:marRight w:val="0"/>
          <w:marTop w:val="0"/>
          <w:marBottom w:val="0"/>
          <w:divBdr>
            <w:top w:val="none" w:sz="0" w:space="0" w:color="auto"/>
            <w:left w:val="none" w:sz="0" w:space="0" w:color="auto"/>
            <w:bottom w:val="none" w:sz="0" w:space="0" w:color="auto"/>
            <w:right w:val="none" w:sz="0" w:space="0" w:color="auto"/>
          </w:divBdr>
        </w:div>
        <w:div w:id="1537740137">
          <w:marLeft w:val="640"/>
          <w:marRight w:val="0"/>
          <w:marTop w:val="0"/>
          <w:marBottom w:val="0"/>
          <w:divBdr>
            <w:top w:val="none" w:sz="0" w:space="0" w:color="auto"/>
            <w:left w:val="none" w:sz="0" w:space="0" w:color="auto"/>
            <w:bottom w:val="none" w:sz="0" w:space="0" w:color="auto"/>
            <w:right w:val="none" w:sz="0" w:space="0" w:color="auto"/>
          </w:divBdr>
        </w:div>
        <w:div w:id="1544709982">
          <w:marLeft w:val="640"/>
          <w:marRight w:val="0"/>
          <w:marTop w:val="0"/>
          <w:marBottom w:val="0"/>
          <w:divBdr>
            <w:top w:val="none" w:sz="0" w:space="0" w:color="auto"/>
            <w:left w:val="none" w:sz="0" w:space="0" w:color="auto"/>
            <w:bottom w:val="none" w:sz="0" w:space="0" w:color="auto"/>
            <w:right w:val="none" w:sz="0" w:space="0" w:color="auto"/>
          </w:divBdr>
        </w:div>
        <w:div w:id="1613828231">
          <w:marLeft w:val="640"/>
          <w:marRight w:val="0"/>
          <w:marTop w:val="0"/>
          <w:marBottom w:val="0"/>
          <w:divBdr>
            <w:top w:val="none" w:sz="0" w:space="0" w:color="auto"/>
            <w:left w:val="none" w:sz="0" w:space="0" w:color="auto"/>
            <w:bottom w:val="none" w:sz="0" w:space="0" w:color="auto"/>
            <w:right w:val="none" w:sz="0" w:space="0" w:color="auto"/>
          </w:divBdr>
        </w:div>
        <w:div w:id="1677996615">
          <w:marLeft w:val="640"/>
          <w:marRight w:val="0"/>
          <w:marTop w:val="0"/>
          <w:marBottom w:val="0"/>
          <w:divBdr>
            <w:top w:val="none" w:sz="0" w:space="0" w:color="auto"/>
            <w:left w:val="none" w:sz="0" w:space="0" w:color="auto"/>
            <w:bottom w:val="none" w:sz="0" w:space="0" w:color="auto"/>
            <w:right w:val="none" w:sz="0" w:space="0" w:color="auto"/>
          </w:divBdr>
        </w:div>
        <w:div w:id="1689141614">
          <w:marLeft w:val="640"/>
          <w:marRight w:val="0"/>
          <w:marTop w:val="0"/>
          <w:marBottom w:val="0"/>
          <w:divBdr>
            <w:top w:val="none" w:sz="0" w:space="0" w:color="auto"/>
            <w:left w:val="none" w:sz="0" w:space="0" w:color="auto"/>
            <w:bottom w:val="none" w:sz="0" w:space="0" w:color="auto"/>
            <w:right w:val="none" w:sz="0" w:space="0" w:color="auto"/>
          </w:divBdr>
        </w:div>
        <w:div w:id="1737824186">
          <w:marLeft w:val="640"/>
          <w:marRight w:val="0"/>
          <w:marTop w:val="0"/>
          <w:marBottom w:val="0"/>
          <w:divBdr>
            <w:top w:val="none" w:sz="0" w:space="0" w:color="auto"/>
            <w:left w:val="none" w:sz="0" w:space="0" w:color="auto"/>
            <w:bottom w:val="none" w:sz="0" w:space="0" w:color="auto"/>
            <w:right w:val="none" w:sz="0" w:space="0" w:color="auto"/>
          </w:divBdr>
        </w:div>
        <w:div w:id="1897621023">
          <w:marLeft w:val="640"/>
          <w:marRight w:val="0"/>
          <w:marTop w:val="0"/>
          <w:marBottom w:val="0"/>
          <w:divBdr>
            <w:top w:val="none" w:sz="0" w:space="0" w:color="auto"/>
            <w:left w:val="none" w:sz="0" w:space="0" w:color="auto"/>
            <w:bottom w:val="none" w:sz="0" w:space="0" w:color="auto"/>
            <w:right w:val="none" w:sz="0" w:space="0" w:color="auto"/>
          </w:divBdr>
        </w:div>
        <w:div w:id="1906067179">
          <w:marLeft w:val="640"/>
          <w:marRight w:val="0"/>
          <w:marTop w:val="0"/>
          <w:marBottom w:val="0"/>
          <w:divBdr>
            <w:top w:val="none" w:sz="0" w:space="0" w:color="auto"/>
            <w:left w:val="none" w:sz="0" w:space="0" w:color="auto"/>
            <w:bottom w:val="none" w:sz="0" w:space="0" w:color="auto"/>
            <w:right w:val="none" w:sz="0" w:space="0" w:color="auto"/>
          </w:divBdr>
        </w:div>
        <w:div w:id="1917738423">
          <w:marLeft w:val="640"/>
          <w:marRight w:val="0"/>
          <w:marTop w:val="0"/>
          <w:marBottom w:val="0"/>
          <w:divBdr>
            <w:top w:val="none" w:sz="0" w:space="0" w:color="auto"/>
            <w:left w:val="none" w:sz="0" w:space="0" w:color="auto"/>
            <w:bottom w:val="none" w:sz="0" w:space="0" w:color="auto"/>
            <w:right w:val="none" w:sz="0" w:space="0" w:color="auto"/>
          </w:divBdr>
        </w:div>
        <w:div w:id="1970935973">
          <w:marLeft w:val="640"/>
          <w:marRight w:val="0"/>
          <w:marTop w:val="0"/>
          <w:marBottom w:val="0"/>
          <w:divBdr>
            <w:top w:val="none" w:sz="0" w:space="0" w:color="auto"/>
            <w:left w:val="none" w:sz="0" w:space="0" w:color="auto"/>
            <w:bottom w:val="none" w:sz="0" w:space="0" w:color="auto"/>
            <w:right w:val="none" w:sz="0" w:space="0" w:color="auto"/>
          </w:divBdr>
        </w:div>
        <w:div w:id="1978031037">
          <w:marLeft w:val="640"/>
          <w:marRight w:val="0"/>
          <w:marTop w:val="0"/>
          <w:marBottom w:val="0"/>
          <w:divBdr>
            <w:top w:val="none" w:sz="0" w:space="0" w:color="auto"/>
            <w:left w:val="none" w:sz="0" w:space="0" w:color="auto"/>
            <w:bottom w:val="none" w:sz="0" w:space="0" w:color="auto"/>
            <w:right w:val="none" w:sz="0" w:space="0" w:color="auto"/>
          </w:divBdr>
        </w:div>
        <w:div w:id="1983922666">
          <w:marLeft w:val="640"/>
          <w:marRight w:val="0"/>
          <w:marTop w:val="0"/>
          <w:marBottom w:val="0"/>
          <w:divBdr>
            <w:top w:val="none" w:sz="0" w:space="0" w:color="auto"/>
            <w:left w:val="none" w:sz="0" w:space="0" w:color="auto"/>
            <w:bottom w:val="none" w:sz="0" w:space="0" w:color="auto"/>
            <w:right w:val="none" w:sz="0" w:space="0" w:color="auto"/>
          </w:divBdr>
        </w:div>
        <w:div w:id="2018265759">
          <w:marLeft w:val="640"/>
          <w:marRight w:val="0"/>
          <w:marTop w:val="0"/>
          <w:marBottom w:val="0"/>
          <w:divBdr>
            <w:top w:val="none" w:sz="0" w:space="0" w:color="auto"/>
            <w:left w:val="none" w:sz="0" w:space="0" w:color="auto"/>
            <w:bottom w:val="none" w:sz="0" w:space="0" w:color="auto"/>
            <w:right w:val="none" w:sz="0" w:space="0" w:color="auto"/>
          </w:divBdr>
        </w:div>
        <w:div w:id="2051102836">
          <w:marLeft w:val="640"/>
          <w:marRight w:val="0"/>
          <w:marTop w:val="0"/>
          <w:marBottom w:val="0"/>
          <w:divBdr>
            <w:top w:val="none" w:sz="0" w:space="0" w:color="auto"/>
            <w:left w:val="none" w:sz="0" w:space="0" w:color="auto"/>
            <w:bottom w:val="none" w:sz="0" w:space="0" w:color="auto"/>
            <w:right w:val="none" w:sz="0" w:space="0" w:color="auto"/>
          </w:divBdr>
        </w:div>
        <w:div w:id="2102095348">
          <w:marLeft w:val="640"/>
          <w:marRight w:val="0"/>
          <w:marTop w:val="0"/>
          <w:marBottom w:val="0"/>
          <w:divBdr>
            <w:top w:val="none" w:sz="0" w:space="0" w:color="auto"/>
            <w:left w:val="none" w:sz="0" w:space="0" w:color="auto"/>
            <w:bottom w:val="none" w:sz="0" w:space="0" w:color="auto"/>
            <w:right w:val="none" w:sz="0" w:space="0" w:color="auto"/>
          </w:divBdr>
        </w:div>
        <w:div w:id="2107921692">
          <w:marLeft w:val="640"/>
          <w:marRight w:val="0"/>
          <w:marTop w:val="0"/>
          <w:marBottom w:val="0"/>
          <w:divBdr>
            <w:top w:val="none" w:sz="0" w:space="0" w:color="auto"/>
            <w:left w:val="none" w:sz="0" w:space="0" w:color="auto"/>
            <w:bottom w:val="none" w:sz="0" w:space="0" w:color="auto"/>
            <w:right w:val="none" w:sz="0" w:space="0" w:color="auto"/>
          </w:divBdr>
        </w:div>
      </w:divsChild>
    </w:div>
    <w:div w:id="298726350">
      <w:marLeft w:val="0"/>
      <w:marRight w:val="0"/>
      <w:marTop w:val="0"/>
      <w:marBottom w:val="0"/>
      <w:divBdr>
        <w:top w:val="none" w:sz="0" w:space="0" w:color="auto"/>
        <w:left w:val="none" w:sz="0" w:space="0" w:color="auto"/>
        <w:bottom w:val="none" w:sz="0" w:space="0" w:color="auto"/>
        <w:right w:val="none" w:sz="0" w:space="0" w:color="auto"/>
      </w:divBdr>
    </w:div>
    <w:div w:id="301814930">
      <w:marLeft w:val="0"/>
      <w:marRight w:val="0"/>
      <w:marTop w:val="0"/>
      <w:marBottom w:val="0"/>
      <w:divBdr>
        <w:top w:val="none" w:sz="0" w:space="0" w:color="auto"/>
        <w:left w:val="none" w:sz="0" w:space="0" w:color="auto"/>
        <w:bottom w:val="none" w:sz="0" w:space="0" w:color="auto"/>
        <w:right w:val="none" w:sz="0" w:space="0" w:color="auto"/>
      </w:divBdr>
    </w:div>
    <w:div w:id="305278242">
      <w:bodyDiv w:val="1"/>
      <w:marLeft w:val="0"/>
      <w:marRight w:val="0"/>
      <w:marTop w:val="0"/>
      <w:marBottom w:val="0"/>
      <w:divBdr>
        <w:top w:val="none" w:sz="0" w:space="0" w:color="auto"/>
        <w:left w:val="none" w:sz="0" w:space="0" w:color="auto"/>
        <w:bottom w:val="none" w:sz="0" w:space="0" w:color="auto"/>
        <w:right w:val="none" w:sz="0" w:space="0" w:color="auto"/>
      </w:divBdr>
      <w:divsChild>
        <w:div w:id="113447160">
          <w:marLeft w:val="640"/>
          <w:marRight w:val="0"/>
          <w:marTop w:val="0"/>
          <w:marBottom w:val="0"/>
          <w:divBdr>
            <w:top w:val="none" w:sz="0" w:space="0" w:color="auto"/>
            <w:left w:val="none" w:sz="0" w:space="0" w:color="auto"/>
            <w:bottom w:val="none" w:sz="0" w:space="0" w:color="auto"/>
            <w:right w:val="none" w:sz="0" w:space="0" w:color="auto"/>
          </w:divBdr>
        </w:div>
        <w:div w:id="140541783">
          <w:marLeft w:val="640"/>
          <w:marRight w:val="0"/>
          <w:marTop w:val="0"/>
          <w:marBottom w:val="0"/>
          <w:divBdr>
            <w:top w:val="none" w:sz="0" w:space="0" w:color="auto"/>
            <w:left w:val="none" w:sz="0" w:space="0" w:color="auto"/>
            <w:bottom w:val="none" w:sz="0" w:space="0" w:color="auto"/>
            <w:right w:val="none" w:sz="0" w:space="0" w:color="auto"/>
          </w:divBdr>
        </w:div>
        <w:div w:id="260141119">
          <w:marLeft w:val="640"/>
          <w:marRight w:val="0"/>
          <w:marTop w:val="0"/>
          <w:marBottom w:val="0"/>
          <w:divBdr>
            <w:top w:val="none" w:sz="0" w:space="0" w:color="auto"/>
            <w:left w:val="none" w:sz="0" w:space="0" w:color="auto"/>
            <w:bottom w:val="none" w:sz="0" w:space="0" w:color="auto"/>
            <w:right w:val="none" w:sz="0" w:space="0" w:color="auto"/>
          </w:divBdr>
        </w:div>
        <w:div w:id="310520878">
          <w:marLeft w:val="640"/>
          <w:marRight w:val="0"/>
          <w:marTop w:val="0"/>
          <w:marBottom w:val="0"/>
          <w:divBdr>
            <w:top w:val="none" w:sz="0" w:space="0" w:color="auto"/>
            <w:left w:val="none" w:sz="0" w:space="0" w:color="auto"/>
            <w:bottom w:val="none" w:sz="0" w:space="0" w:color="auto"/>
            <w:right w:val="none" w:sz="0" w:space="0" w:color="auto"/>
          </w:divBdr>
        </w:div>
        <w:div w:id="429400404">
          <w:marLeft w:val="640"/>
          <w:marRight w:val="0"/>
          <w:marTop w:val="0"/>
          <w:marBottom w:val="0"/>
          <w:divBdr>
            <w:top w:val="none" w:sz="0" w:space="0" w:color="auto"/>
            <w:left w:val="none" w:sz="0" w:space="0" w:color="auto"/>
            <w:bottom w:val="none" w:sz="0" w:space="0" w:color="auto"/>
            <w:right w:val="none" w:sz="0" w:space="0" w:color="auto"/>
          </w:divBdr>
        </w:div>
        <w:div w:id="542442389">
          <w:marLeft w:val="640"/>
          <w:marRight w:val="0"/>
          <w:marTop w:val="0"/>
          <w:marBottom w:val="0"/>
          <w:divBdr>
            <w:top w:val="none" w:sz="0" w:space="0" w:color="auto"/>
            <w:left w:val="none" w:sz="0" w:space="0" w:color="auto"/>
            <w:bottom w:val="none" w:sz="0" w:space="0" w:color="auto"/>
            <w:right w:val="none" w:sz="0" w:space="0" w:color="auto"/>
          </w:divBdr>
        </w:div>
        <w:div w:id="638189645">
          <w:marLeft w:val="640"/>
          <w:marRight w:val="0"/>
          <w:marTop w:val="0"/>
          <w:marBottom w:val="0"/>
          <w:divBdr>
            <w:top w:val="none" w:sz="0" w:space="0" w:color="auto"/>
            <w:left w:val="none" w:sz="0" w:space="0" w:color="auto"/>
            <w:bottom w:val="none" w:sz="0" w:space="0" w:color="auto"/>
            <w:right w:val="none" w:sz="0" w:space="0" w:color="auto"/>
          </w:divBdr>
        </w:div>
        <w:div w:id="690378683">
          <w:marLeft w:val="640"/>
          <w:marRight w:val="0"/>
          <w:marTop w:val="0"/>
          <w:marBottom w:val="0"/>
          <w:divBdr>
            <w:top w:val="none" w:sz="0" w:space="0" w:color="auto"/>
            <w:left w:val="none" w:sz="0" w:space="0" w:color="auto"/>
            <w:bottom w:val="none" w:sz="0" w:space="0" w:color="auto"/>
            <w:right w:val="none" w:sz="0" w:space="0" w:color="auto"/>
          </w:divBdr>
        </w:div>
        <w:div w:id="698550473">
          <w:marLeft w:val="640"/>
          <w:marRight w:val="0"/>
          <w:marTop w:val="0"/>
          <w:marBottom w:val="0"/>
          <w:divBdr>
            <w:top w:val="none" w:sz="0" w:space="0" w:color="auto"/>
            <w:left w:val="none" w:sz="0" w:space="0" w:color="auto"/>
            <w:bottom w:val="none" w:sz="0" w:space="0" w:color="auto"/>
            <w:right w:val="none" w:sz="0" w:space="0" w:color="auto"/>
          </w:divBdr>
        </w:div>
        <w:div w:id="824514255">
          <w:marLeft w:val="640"/>
          <w:marRight w:val="0"/>
          <w:marTop w:val="0"/>
          <w:marBottom w:val="0"/>
          <w:divBdr>
            <w:top w:val="none" w:sz="0" w:space="0" w:color="auto"/>
            <w:left w:val="none" w:sz="0" w:space="0" w:color="auto"/>
            <w:bottom w:val="none" w:sz="0" w:space="0" w:color="auto"/>
            <w:right w:val="none" w:sz="0" w:space="0" w:color="auto"/>
          </w:divBdr>
        </w:div>
        <w:div w:id="828324803">
          <w:marLeft w:val="640"/>
          <w:marRight w:val="0"/>
          <w:marTop w:val="0"/>
          <w:marBottom w:val="0"/>
          <w:divBdr>
            <w:top w:val="none" w:sz="0" w:space="0" w:color="auto"/>
            <w:left w:val="none" w:sz="0" w:space="0" w:color="auto"/>
            <w:bottom w:val="none" w:sz="0" w:space="0" w:color="auto"/>
            <w:right w:val="none" w:sz="0" w:space="0" w:color="auto"/>
          </w:divBdr>
        </w:div>
        <w:div w:id="888153519">
          <w:marLeft w:val="640"/>
          <w:marRight w:val="0"/>
          <w:marTop w:val="0"/>
          <w:marBottom w:val="0"/>
          <w:divBdr>
            <w:top w:val="none" w:sz="0" w:space="0" w:color="auto"/>
            <w:left w:val="none" w:sz="0" w:space="0" w:color="auto"/>
            <w:bottom w:val="none" w:sz="0" w:space="0" w:color="auto"/>
            <w:right w:val="none" w:sz="0" w:space="0" w:color="auto"/>
          </w:divBdr>
        </w:div>
        <w:div w:id="1158959115">
          <w:marLeft w:val="640"/>
          <w:marRight w:val="0"/>
          <w:marTop w:val="0"/>
          <w:marBottom w:val="0"/>
          <w:divBdr>
            <w:top w:val="none" w:sz="0" w:space="0" w:color="auto"/>
            <w:left w:val="none" w:sz="0" w:space="0" w:color="auto"/>
            <w:bottom w:val="none" w:sz="0" w:space="0" w:color="auto"/>
            <w:right w:val="none" w:sz="0" w:space="0" w:color="auto"/>
          </w:divBdr>
        </w:div>
        <w:div w:id="1376657896">
          <w:marLeft w:val="640"/>
          <w:marRight w:val="0"/>
          <w:marTop w:val="0"/>
          <w:marBottom w:val="0"/>
          <w:divBdr>
            <w:top w:val="none" w:sz="0" w:space="0" w:color="auto"/>
            <w:left w:val="none" w:sz="0" w:space="0" w:color="auto"/>
            <w:bottom w:val="none" w:sz="0" w:space="0" w:color="auto"/>
            <w:right w:val="none" w:sz="0" w:space="0" w:color="auto"/>
          </w:divBdr>
        </w:div>
        <w:div w:id="1448504392">
          <w:marLeft w:val="640"/>
          <w:marRight w:val="0"/>
          <w:marTop w:val="0"/>
          <w:marBottom w:val="0"/>
          <w:divBdr>
            <w:top w:val="none" w:sz="0" w:space="0" w:color="auto"/>
            <w:left w:val="none" w:sz="0" w:space="0" w:color="auto"/>
            <w:bottom w:val="none" w:sz="0" w:space="0" w:color="auto"/>
            <w:right w:val="none" w:sz="0" w:space="0" w:color="auto"/>
          </w:divBdr>
        </w:div>
        <w:div w:id="1462922682">
          <w:marLeft w:val="640"/>
          <w:marRight w:val="0"/>
          <w:marTop w:val="0"/>
          <w:marBottom w:val="0"/>
          <w:divBdr>
            <w:top w:val="none" w:sz="0" w:space="0" w:color="auto"/>
            <w:left w:val="none" w:sz="0" w:space="0" w:color="auto"/>
            <w:bottom w:val="none" w:sz="0" w:space="0" w:color="auto"/>
            <w:right w:val="none" w:sz="0" w:space="0" w:color="auto"/>
          </w:divBdr>
        </w:div>
        <w:div w:id="1518229561">
          <w:marLeft w:val="640"/>
          <w:marRight w:val="0"/>
          <w:marTop w:val="0"/>
          <w:marBottom w:val="0"/>
          <w:divBdr>
            <w:top w:val="none" w:sz="0" w:space="0" w:color="auto"/>
            <w:left w:val="none" w:sz="0" w:space="0" w:color="auto"/>
            <w:bottom w:val="none" w:sz="0" w:space="0" w:color="auto"/>
            <w:right w:val="none" w:sz="0" w:space="0" w:color="auto"/>
          </w:divBdr>
        </w:div>
        <w:div w:id="1670405465">
          <w:marLeft w:val="640"/>
          <w:marRight w:val="0"/>
          <w:marTop w:val="0"/>
          <w:marBottom w:val="0"/>
          <w:divBdr>
            <w:top w:val="none" w:sz="0" w:space="0" w:color="auto"/>
            <w:left w:val="none" w:sz="0" w:space="0" w:color="auto"/>
            <w:bottom w:val="none" w:sz="0" w:space="0" w:color="auto"/>
            <w:right w:val="none" w:sz="0" w:space="0" w:color="auto"/>
          </w:divBdr>
        </w:div>
        <w:div w:id="1879471363">
          <w:marLeft w:val="640"/>
          <w:marRight w:val="0"/>
          <w:marTop w:val="0"/>
          <w:marBottom w:val="0"/>
          <w:divBdr>
            <w:top w:val="none" w:sz="0" w:space="0" w:color="auto"/>
            <w:left w:val="none" w:sz="0" w:space="0" w:color="auto"/>
            <w:bottom w:val="none" w:sz="0" w:space="0" w:color="auto"/>
            <w:right w:val="none" w:sz="0" w:space="0" w:color="auto"/>
          </w:divBdr>
        </w:div>
        <w:div w:id="1977371094">
          <w:marLeft w:val="640"/>
          <w:marRight w:val="0"/>
          <w:marTop w:val="0"/>
          <w:marBottom w:val="0"/>
          <w:divBdr>
            <w:top w:val="none" w:sz="0" w:space="0" w:color="auto"/>
            <w:left w:val="none" w:sz="0" w:space="0" w:color="auto"/>
            <w:bottom w:val="none" w:sz="0" w:space="0" w:color="auto"/>
            <w:right w:val="none" w:sz="0" w:space="0" w:color="auto"/>
          </w:divBdr>
        </w:div>
        <w:div w:id="2001276164">
          <w:marLeft w:val="640"/>
          <w:marRight w:val="0"/>
          <w:marTop w:val="0"/>
          <w:marBottom w:val="0"/>
          <w:divBdr>
            <w:top w:val="none" w:sz="0" w:space="0" w:color="auto"/>
            <w:left w:val="none" w:sz="0" w:space="0" w:color="auto"/>
            <w:bottom w:val="none" w:sz="0" w:space="0" w:color="auto"/>
            <w:right w:val="none" w:sz="0" w:space="0" w:color="auto"/>
          </w:divBdr>
        </w:div>
      </w:divsChild>
    </w:div>
    <w:div w:id="307521018">
      <w:bodyDiv w:val="1"/>
      <w:marLeft w:val="0"/>
      <w:marRight w:val="0"/>
      <w:marTop w:val="0"/>
      <w:marBottom w:val="0"/>
      <w:divBdr>
        <w:top w:val="none" w:sz="0" w:space="0" w:color="auto"/>
        <w:left w:val="none" w:sz="0" w:space="0" w:color="auto"/>
        <w:bottom w:val="none" w:sz="0" w:space="0" w:color="auto"/>
        <w:right w:val="none" w:sz="0" w:space="0" w:color="auto"/>
      </w:divBdr>
      <w:divsChild>
        <w:div w:id="875777878">
          <w:marLeft w:val="640"/>
          <w:marRight w:val="0"/>
          <w:marTop w:val="0"/>
          <w:marBottom w:val="0"/>
          <w:divBdr>
            <w:top w:val="none" w:sz="0" w:space="0" w:color="auto"/>
            <w:left w:val="none" w:sz="0" w:space="0" w:color="auto"/>
            <w:bottom w:val="none" w:sz="0" w:space="0" w:color="auto"/>
            <w:right w:val="none" w:sz="0" w:space="0" w:color="auto"/>
          </w:divBdr>
        </w:div>
        <w:div w:id="1370253787">
          <w:marLeft w:val="640"/>
          <w:marRight w:val="0"/>
          <w:marTop w:val="0"/>
          <w:marBottom w:val="0"/>
          <w:divBdr>
            <w:top w:val="none" w:sz="0" w:space="0" w:color="auto"/>
            <w:left w:val="none" w:sz="0" w:space="0" w:color="auto"/>
            <w:bottom w:val="none" w:sz="0" w:space="0" w:color="auto"/>
            <w:right w:val="none" w:sz="0" w:space="0" w:color="auto"/>
          </w:divBdr>
        </w:div>
        <w:div w:id="202865559">
          <w:marLeft w:val="640"/>
          <w:marRight w:val="0"/>
          <w:marTop w:val="0"/>
          <w:marBottom w:val="0"/>
          <w:divBdr>
            <w:top w:val="none" w:sz="0" w:space="0" w:color="auto"/>
            <w:left w:val="none" w:sz="0" w:space="0" w:color="auto"/>
            <w:bottom w:val="none" w:sz="0" w:space="0" w:color="auto"/>
            <w:right w:val="none" w:sz="0" w:space="0" w:color="auto"/>
          </w:divBdr>
        </w:div>
        <w:div w:id="1976519012">
          <w:marLeft w:val="640"/>
          <w:marRight w:val="0"/>
          <w:marTop w:val="0"/>
          <w:marBottom w:val="0"/>
          <w:divBdr>
            <w:top w:val="none" w:sz="0" w:space="0" w:color="auto"/>
            <w:left w:val="none" w:sz="0" w:space="0" w:color="auto"/>
            <w:bottom w:val="none" w:sz="0" w:space="0" w:color="auto"/>
            <w:right w:val="none" w:sz="0" w:space="0" w:color="auto"/>
          </w:divBdr>
        </w:div>
        <w:div w:id="1864905783">
          <w:marLeft w:val="640"/>
          <w:marRight w:val="0"/>
          <w:marTop w:val="0"/>
          <w:marBottom w:val="0"/>
          <w:divBdr>
            <w:top w:val="none" w:sz="0" w:space="0" w:color="auto"/>
            <w:left w:val="none" w:sz="0" w:space="0" w:color="auto"/>
            <w:bottom w:val="none" w:sz="0" w:space="0" w:color="auto"/>
            <w:right w:val="none" w:sz="0" w:space="0" w:color="auto"/>
          </w:divBdr>
        </w:div>
        <w:div w:id="1700352281">
          <w:marLeft w:val="640"/>
          <w:marRight w:val="0"/>
          <w:marTop w:val="0"/>
          <w:marBottom w:val="0"/>
          <w:divBdr>
            <w:top w:val="none" w:sz="0" w:space="0" w:color="auto"/>
            <w:left w:val="none" w:sz="0" w:space="0" w:color="auto"/>
            <w:bottom w:val="none" w:sz="0" w:space="0" w:color="auto"/>
            <w:right w:val="none" w:sz="0" w:space="0" w:color="auto"/>
          </w:divBdr>
        </w:div>
        <w:div w:id="1608808150">
          <w:marLeft w:val="640"/>
          <w:marRight w:val="0"/>
          <w:marTop w:val="0"/>
          <w:marBottom w:val="0"/>
          <w:divBdr>
            <w:top w:val="none" w:sz="0" w:space="0" w:color="auto"/>
            <w:left w:val="none" w:sz="0" w:space="0" w:color="auto"/>
            <w:bottom w:val="none" w:sz="0" w:space="0" w:color="auto"/>
            <w:right w:val="none" w:sz="0" w:space="0" w:color="auto"/>
          </w:divBdr>
        </w:div>
        <w:div w:id="1467115452">
          <w:marLeft w:val="640"/>
          <w:marRight w:val="0"/>
          <w:marTop w:val="0"/>
          <w:marBottom w:val="0"/>
          <w:divBdr>
            <w:top w:val="none" w:sz="0" w:space="0" w:color="auto"/>
            <w:left w:val="none" w:sz="0" w:space="0" w:color="auto"/>
            <w:bottom w:val="none" w:sz="0" w:space="0" w:color="auto"/>
            <w:right w:val="none" w:sz="0" w:space="0" w:color="auto"/>
          </w:divBdr>
        </w:div>
        <w:div w:id="599722467">
          <w:marLeft w:val="640"/>
          <w:marRight w:val="0"/>
          <w:marTop w:val="0"/>
          <w:marBottom w:val="0"/>
          <w:divBdr>
            <w:top w:val="none" w:sz="0" w:space="0" w:color="auto"/>
            <w:left w:val="none" w:sz="0" w:space="0" w:color="auto"/>
            <w:bottom w:val="none" w:sz="0" w:space="0" w:color="auto"/>
            <w:right w:val="none" w:sz="0" w:space="0" w:color="auto"/>
          </w:divBdr>
        </w:div>
        <w:div w:id="2130512024">
          <w:marLeft w:val="640"/>
          <w:marRight w:val="0"/>
          <w:marTop w:val="0"/>
          <w:marBottom w:val="0"/>
          <w:divBdr>
            <w:top w:val="none" w:sz="0" w:space="0" w:color="auto"/>
            <w:left w:val="none" w:sz="0" w:space="0" w:color="auto"/>
            <w:bottom w:val="none" w:sz="0" w:space="0" w:color="auto"/>
            <w:right w:val="none" w:sz="0" w:space="0" w:color="auto"/>
          </w:divBdr>
        </w:div>
        <w:div w:id="373776637">
          <w:marLeft w:val="640"/>
          <w:marRight w:val="0"/>
          <w:marTop w:val="0"/>
          <w:marBottom w:val="0"/>
          <w:divBdr>
            <w:top w:val="none" w:sz="0" w:space="0" w:color="auto"/>
            <w:left w:val="none" w:sz="0" w:space="0" w:color="auto"/>
            <w:bottom w:val="none" w:sz="0" w:space="0" w:color="auto"/>
            <w:right w:val="none" w:sz="0" w:space="0" w:color="auto"/>
          </w:divBdr>
        </w:div>
        <w:div w:id="2067944916">
          <w:marLeft w:val="640"/>
          <w:marRight w:val="0"/>
          <w:marTop w:val="0"/>
          <w:marBottom w:val="0"/>
          <w:divBdr>
            <w:top w:val="none" w:sz="0" w:space="0" w:color="auto"/>
            <w:left w:val="none" w:sz="0" w:space="0" w:color="auto"/>
            <w:bottom w:val="none" w:sz="0" w:space="0" w:color="auto"/>
            <w:right w:val="none" w:sz="0" w:space="0" w:color="auto"/>
          </w:divBdr>
        </w:div>
        <w:div w:id="1726367932">
          <w:marLeft w:val="640"/>
          <w:marRight w:val="0"/>
          <w:marTop w:val="0"/>
          <w:marBottom w:val="0"/>
          <w:divBdr>
            <w:top w:val="none" w:sz="0" w:space="0" w:color="auto"/>
            <w:left w:val="none" w:sz="0" w:space="0" w:color="auto"/>
            <w:bottom w:val="none" w:sz="0" w:space="0" w:color="auto"/>
            <w:right w:val="none" w:sz="0" w:space="0" w:color="auto"/>
          </w:divBdr>
        </w:div>
        <w:div w:id="750078208">
          <w:marLeft w:val="640"/>
          <w:marRight w:val="0"/>
          <w:marTop w:val="0"/>
          <w:marBottom w:val="0"/>
          <w:divBdr>
            <w:top w:val="none" w:sz="0" w:space="0" w:color="auto"/>
            <w:left w:val="none" w:sz="0" w:space="0" w:color="auto"/>
            <w:bottom w:val="none" w:sz="0" w:space="0" w:color="auto"/>
            <w:right w:val="none" w:sz="0" w:space="0" w:color="auto"/>
          </w:divBdr>
        </w:div>
        <w:div w:id="126515377">
          <w:marLeft w:val="640"/>
          <w:marRight w:val="0"/>
          <w:marTop w:val="0"/>
          <w:marBottom w:val="0"/>
          <w:divBdr>
            <w:top w:val="none" w:sz="0" w:space="0" w:color="auto"/>
            <w:left w:val="none" w:sz="0" w:space="0" w:color="auto"/>
            <w:bottom w:val="none" w:sz="0" w:space="0" w:color="auto"/>
            <w:right w:val="none" w:sz="0" w:space="0" w:color="auto"/>
          </w:divBdr>
        </w:div>
        <w:div w:id="1895071315">
          <w:marLeft w:val="640"/>
          <w:marRight w:val="0"/>
          <w:marTop w:val="0"/>
          <w:marBottom w:val="0"/>
          <w:divBdr>
            <w:top w:val="none" w:sz="0" w:space="0" w:color="auto"/>
            <w:left w:val="none" w:sz="0" w:space="0" w:color="auto"/>
            <w:bottom w:val="none" w:sz="0" w:space="0" w:color="auto"/>
            <w:right w:val="none" w:sz="0" w:space="0" w:color="auto"/>
          </w:divBdr>
        </w:div>
        <w:div w:id="770011408">
          <w:marLeft w:val="640"/>
          <w:marRight w:val="0"/>
          <w:marTop w:val="0"/>
          <w:marBottom w:val="0"/>
          <w:divBdr>
            <w:top w:val="none" w:sz="0" w:space="0" w:color="auto"/>
            <w:left w:val="none" w:sz="0" w:space="0" w:color="auto"/>
            <w:bottom w:val="none" w:sz="0" w:space="0" w:color="auto"/>
            <w:right w:val="none" w:sz="0" w:space="0" w:color="auto"/>
          </w:divBdr>
        </w:div>
        <w:div w:id="1728215365">
          <w:marLeft w:val="640"/>
          <w:marRight w:val="0"/>
          <w:marTop w:val="0"/>
          <w:marBottom w:val="0"/>
          <w:divBdr>
            <w:top w:val="none" w:sz="0" w:space="0" w:color="auto"/>
            <w:left w:val="none" w:sz="0" w:space="0" w:color="auto"/>
            <w:bottom w:val="none" w:sz="0" w:space="0" w:color="auto"/>
            <w:right w:val="none" w:sz="0" w:space="0" w:color="auto"/>
          </w:divBdr>
        </w:div>
        <w:div w:id="720978417">
          <w:marLeft w:val="640"/>
          <w:marRight w:val="0"/>
          <w:marTop w:val="0"/>
          <w:marBottom w:val="0"/>
          <w:divBdr>
            <w:top w:val="none" w:sz="0" w:space="0" w:color="auto"/>
            <w:left w:val="none" w:sz="0" w:space="0" w:color="auto"/>
            <w:bottom w:val="none" w:sz="0" w:space="0" w:color="auto"/>
            <w:right w:val="none" w:sz="0" w:space="0" w:color="auto"/>
          </w:divBdr>
        </w:div>
        <w:div w:id="896815220">
          <w:marLeft w:val="640"/>
          <w:marRight w:val="0"/>
          <w:marTop w:val="0"/>
          <w:marBottom w:val="0"/>
          <w:divBdr>
            <w:top w:val="none" w:sz="0" w:space="0" w:color="auto"/>
            <w:left w:val="none" w:sz="0" w:space="0" w:color="auto"/>
            <w:bottom w:val="none" w:sz="0" w:space="0" w:color="auto"/>
            <w:right w:val="none" w:sz="0" w:space="0" w:color="auto"/>
          </w:divBdr>
        </w:div>
        <w:div w:id="960115127">
          <w:marLeft w:val="640"/>
          <w:marRight w:val="0"/>
          <w:marTop w:val="0"/>
          <w:marBottom w:val="0"/>
          <w:divBdr>
            <w:top w:val="none" w:sz="0" w:space="0" w:color="auto"/>
            <w:left w:val="none" w:sz="0" w:space="0" w:color="auto"/>
            <w:bottom w:val="none" w:sz="0" w:space="0" w:color="auto"/>
            <w:right w:val="none" w:sz="0" w:space="0" w:color="auto"/>
          </w:divBdr>
        </w:div>
        <w:div w:id="320306587">
          <w:marLeft w:val="640"/>
          <w:marRight w:val="0"/>
          <w:marTop w:val="0"/>
          <w:marBottom w:val="0"/>
          <w:divBdr>
            <w:top w:val="none" w:sz="0" w:space="0" w:color="auto"/>
            <w:left w:val="none" w:sz="0" w:space="0" w:color="auto"/>
            <w:bottom w:val="none" w:sz="0" w:space="0" w:color="auto"/>
            <w:right w:val="none" w:sz="0" w:space="0" w:color="auto"/>
          </w:divBdr>
        </w:div>
        <w:div w:id="1370492483">
          <w:marLeft w:val="640"/>
          <w:marRight w:val="0"/>
          <w:marTop w:val="0"/>
          <w:marBottom w:val="0"/>
          <w:divBdr>
            <w:top w:val="none" w:sz="0" w:space="0" w:color="auto"/>
            <w:left w:val="none" w:sz="0" w:space="0" w:color="auto"/>
            <w:bottom w:val="none" w:sz="0" w:space="0" w:color="auto"/>
            <w:right w:val="none" w:sz="0" w:space="0" w:color="auto"/>
          </w:divBdr>
        </w:div>
        <w:div w:id="1995793309">
          <w:marLeft w:val="640"/>
          <w:marRight w:val="0"/>
          <w:marTop w:val="0"/>
          <w:marBottom w:val="0"/>
          <w:divBdr>
            <w:top w:val="none" w:sz="0" w:space="0" w:color="auto"/>
            <w:left w:val="none" w:sz="0" w:space="0" w:color="auto"/>
            <w:bottom w:val="none" w:sz="0" w:space="0" w:color="auto"/>
            <w:right w:val="none" w:sz="0" w:space="0" w:color="auto"/>
          </w:divBdr>
        </w:div>
        <w:div w:id="507452951">
          <w:marLeft w:val="640"/>
          <w:marRight w:val="0"/>
          <w:marTop w:val="0"/>
          <w:marBottom w:val="0"/>
          <w:divBdr>
            <w:top w:val="none" w:sz="0" w:space="0" w:color="auto"/>
            <w:left w:val="none" w:sz="0" w:space="0" w:color="auto"/>
            <w:bottom w:val="none" w:sz="0" w:space="0" w:color="auto"/>
            <w:right w:val="none" w:sz="0" w:space="0" w:color="auto"/>
          </w:divBdr>
        </w:div>
        <w:div w:id="191963076">
          <w:marLeft w:val="640"/>
          <w:marRight w:val="0"/>
          <w:marTop w:val="0"/>
          <w:marBottom w:val="0"/>
          <w:divBdr>
            <w:top w:val="none" w:sz="0" w:space="0" w:color="auto"/>
            <w:left w:val="none" w:sz="0" w:space="0" w:color="auto"/>
            <w:bottom w:val="none" w:sz="0" w:space="0" w:color="auto"/>
            <w:right w:val="none" w:sz="0" w:space="0" w:color="auto"/>
          </w:divBdr>
        </w:div>
        <w:div w:id="370110902">
          <w:marLeft w:val="640"/>
          <w:marRight w:val="0"/>
          <w:marTop w:val="0"/>
          <w:marBottom w:val="0"/>
          <w:divBdr>
            <w:top w:val="none" w:sz="0" w:space="0" w:color="auto"/>
            <w:left w:val="none" w:sz="0" w:space="0" w:color="auto"/>
            <w:bottom w:val="none" w:sz="0" w:space="0" w:color="auto"/>
            <w:right w:val="none" w:sz="0" w:space="0" w:color="auto"/>
          </w:divBdr>
        </w:div>
        <w:div w:id="1789469995">
          <w:marLeft w:val="640"/>
          <w:marRight w:val="0"/>
          <w:marTop w:val="0"/>
          <w:marBottom w:val="0"/>
          <w:divBdr>
            <w:top w:val="none" w:sz="0" w:space="0" w:color="auto"/>
            <w:left w:val="none" w:sz="0" w:space="0" w:color="auto"/>
            <w:bottom w:val="none" w:sz="0" w:space="0" w:color="auto"/>
            <w:right w:val="none" w:sz="0" w:space="0" w:color="auto"/>
          </w:divBdr>
        </w:div>
        <w:div w:id="1251503725">
          <w:marLeft w:val="640"/>
          <w:marRight w:val="0"/>
          <w:marTop w:val="0"/>
          <w:marBottom w:val="0"/>
          <w:divBdr>
            <w:top w:val="none" w:sz="0" w:space="0" w:color="auto"/>
            <w:left w:val="none" w:sz="0" w:space="0" w:color="auto"/>
            <w:bottom w:val="none" w:sz="0" w:space="0" w:color="auto"/>
            <w:right w:val="none" w:sz="0" w:space="0" w:color="auto"/>
          </w:divBdr>
        </w:div>
        <w:div w:id="1126850245">
          <w:marLeft w:val="640"/>
          <w:marRight w:val="0"/>
          <w:marTop w:val="0"/>
          <w:marBottom w:val="0"/>
          <w:divBdr>
            <w:top w:val="none" w:sz="0" w:space="0" w:color="auto"/>
            <w:left w:val="none" w:sz="0" w:space="0" w:color="auto"/>
            <w:bottom w:val="none" w:sz="0" w:space="0" w:color="auto"/>
            <w:right w:val="none" w:sz="0" w:space="0" w:color="auto"/>
          </w:divBdr>
        </w:div>
        <w:div w:id="160704516">
          <w:marLeft w:val="640"/>
          <w:marRight w:val="0"/>
          <w:marTop w:val="0"/>
          <w:marBottom w:val="0"/>
          <w:divBdr>
            <w:top w:val="none" w:sz="0" w:space="0" w:color="auto"/>
            <w:left w:val="none" w:sz="0" w:space="0" w:color="auto"/>
            <w:bottom w:val="none" w:sz="0" w:space="0" w:color="auto"/>
            <w:right w:val="none" w:sz="0" w:space="0" w:color="auto"/>
          </w:divBdr>
        </w:div>
        <w:div w:id="1711568588">
          <w:marLeft w:val="640"/>
          <w:marRight w:val="0"/>
          <w:marTop w:val="0"/>
          <w:marBottom w:val="0"/>
          <w:divBdr>
            <w:top w:val="none" w:sz="0" w:space="0" w:color="auto"/>
            <w:left w:val="none" w:sz="0" w:space="0" w:color="auto"/>
            <w:bottom w:val="none" w:sz="0" w:space="0" w:color="auto"/>
            <w:right w:val="none" w:sz="0" w:space="0" w:color="auto"/>
          </w:divBdr>
        </w:div>
        <w:div w:id="465781765">
          <w:marLeft w:val="640"/>
          <w:marRight w:val="0"/>
          <w:marTop w:val="0"/>
          <w:marBottom w:val="0"/>
          <w:divBdr>
            <w:top w:val="none" w:sz="0" w:space="0" w:color="auto"/>
            <w:left w:val="none" w:sz="0" w:space="0" w:color="auto"/>
            <w:bottom w:val="none" w:sz="0" w:space="0" w:color="auto"/>
            <w:right w:val="none" w:sz="0" w:space="0" w:color="auto"/>
          </w:divBdr>
        </w:div>
        <w:div w:id="566917133">
          <w:marLeft w:val="640"/>
          <w:marRight w:val="0"/>
          <w:marTop w:val="0"/>
          <w:marBottom w:val="0"/>
          <w:divBdr>
            <w:top w:val="none" w:sz="0" w:space="0" w:color="auto"/>
            <w:left w:val="none" w:sz="0" w:space="0" w:color="auto"/>
            <w:bottom w:val="none" w:sz="0" w:space="0" w:color="auto"/>
            <w:right w:val="none" w:sz="0" w:space="0" w:color="auto"/>
          </w:divBdr>
        </w:div>
        <w:div w:id="1782144514">
          <w:marLeft w:val="640"/>
          <w:marRight w:val="0"/>
          <w:marTop w:val="0"/>
          <w:marBottom w:val="0"/>
          <w:divBdr>
            <w:top w:val="none" w:sz="0" w:space="0" w:color="auto"/>
            <w:left w:val="none" w:sz="0" w:space="0" w:color="auto"/>
            <w:bottom w:val="none" w:sz="0" w:space="0" w:color="auto"/>
            <w:right w:val="none" w:sz="0" w:space="0" w:color="auto"/>
          </w:divBdr>
        </w:div>
        <w:div w:id="1866556603">
          <w:marLeft w:val="640"/>
          <w:marRight w:val="0"/>
          <w:marTop w:val="0"/>
          <w:marBottom w:val="0"/>
          <w:divBdr>
            <w:top w:val="none" w:sz="0" w:space="0" w:color="auto"/>
            <w:left w:val="none" w:sz="0" w:space="0" w:color="auto"/>
            <w:bottom w:val="none" w:sz="0" w:space="0" w:color="auto"/>
            <w:right w:val="none" w:sz="0" w:space="0" w:color="auto"/>
          </w:divBdr>
        </w:div>
        <w:div w:id="351305077">
          <w:marLeft w:val="640"/>
          <w:marRight w:val="0"/>
          <w:marTop w:val="0"/>
          <w:marBottom w:val="0"/>
          <w:divBdr>
            <w:top w:val="none" w:sz="0" w:space="0" w:color="auto"/>
            <w:left w:val="none" w:sz="0" w:space="0" w:color="auto"/>
            <w:bottom w:val="none" w:sz="0" w:space="0" w:color="auto"/>
            <w:right w:val="none" w:sz="0" w:space="0" w:color="auto"/>
          </w:divBdr>
        </w:div>
        <w:div w:id="1604146694">
          <w:marLeft w:val="640"/>
          <w:marRight w:val="0"/>
          <w:marTop w:val="0"/>
          <w:marBottom w:val="0"/>
          <w:divBdr>
            <w:top w:val="none" w:sz="0" w:space="0" w:color="auto"/>
            <w:left w:val="none" w:sz="0" w:space="0" w:color="auto"/>
            <w:bottom w:val="none" w:sz="0" w:space="0" w:color="auto"/>
            <w:right w:val="none" w:sz="0" w:space="0" w:color="auto"/>
          </w:divBdr>
        </w:div>
        <w:div w:id="184178737">
          <w:marLeft w:val="640"/>
          <w:marRight w:val="0"/>
          <w:marTop w:val="0"/>
          <w:marBottom w:val="0"/>
          <w:divBdr>
            <w:top w:val="none" w:sz="0" w:space="0" w:color="auto"/>
            <w:left w:val="none" w:sz="0" w:space="0" w:color="auto"/>
            <w:bottom w:val="none" w:sz="0" w:space="0" w:color="auto"/>
            <w:right w:val="none" w:sz="0" w:space="0" w:color="auto"/>
          </w:divBdr>
        </w:div>
        <w:div w:id="1371496322">
          <w:marLeft w:val="640"/>
          <w:marRight w:val="0"/>
          <w:marTop w:val="0"/>
          <w:marBottom w:val="0"/>
          <w:divBdr>
            <w:top w:val="none" w:sz="0" w:space="0" w:color="auto"/>
            <w:left w:val="none" w:sz="0" w:space="0" w:color="auto"/>
            <w:bottom w:val="none" w:sz="0" w:space="0" w:color="auto"/>
            <w:right w:val="none" w:sz="0" w:space="0" w:color="auto"/>
          </w:divBdr>
        </w:div>
        <w:div w:id="1541818663">
          <w:marLeft w:val="640"/>
          <w:marRight w:val="0"/>
          <w:marTop w:val="0"/>
          <w:marBottom w:val="0"/>
          <w:divBdr>
            <w:top w:val="none" w:sz="0" w:space="0" w:color="auto"/>
            <w:left w:val="none" w:sz="0" w:space="0" w:color="auto"/>
            <w:bottom w:val="none" w:sz="0" w:space="0" w:color="auto"/>
            <w:right w:val="none" w:sz="0" w:space="0" w:color="auto"/>
          </w:divBdr>
        </w:div>
        <w:div w:id="1374575347">
          <w:marLeft w:val="640"/>
          <w:marRight w:val="0"/>
          <w:marTop w:val="0"/>
          <w:marBottom w:val="0"/>
          <w:divBdr>
            <w:top w:val="none" w:sz="0" w:space="0" w:color="auto"/>
            <w:left w:val="none" w:sz="0" w:space="0" w:color="auto"/>
            <w:bottom w:val="none" w:sz="0" w:space="0" w:color="auto"/>
            <w:right w:val="none" w:sz="0" w:space="0" w:color="auto"/>
          </w:divBdr>
        </w:div>
        <w:div w:id="1651396634">
          <w:marLeft w:val="640"/>
          <w:marRight w:val="0"/>
          <w:marTop w:val="0"/>
          <w:marBottom w:val="0"/>
          <w:divBdr>
            <w:top w:val="none" w:sz="0" w:space="0" w:color="auto"/>
            <w:left w:val="none" w:sz="0" w:space="0" w:color="auto"/>
            <w:bottom w:val="none" w:sz="0" w:space="0" w:color="auto"/>
            <w:right w:val="none" w:sz="0" w:space="0" w:color="auto"/>
          </w:divBdr>
        </w:div>
        <w:div w:id="1699617841">
          <w:marLeft w:val="640"/>
          <w:marRight w:val="0"/>
          <w:marTop w:val="0"/>
          <w:marBottom w:val="0"/>
          <w:divBdr>
            <w:top w:val="none" w:sz="0" w:space="0" w:color="auto"/>
            <w:left w:val="none" w:sz="0" w:space="0" w:color="auto"/>
            <w:bottom w:val="none" w:sz="0" w:space="0" w:color="auto"/>
            <w:right w:val="none" w:sz="0" w:space="0" w:color="auto"/>
          </w:divBdr>
        </w:div>
        <w:div w:id="1465079315">
          <w:marLeft w:val="640"/>
          <w:marRight w:val="0"/>
          <w:marTop w:val="0"/>
          <w:marBottom w:val="0"/>
          <w:divBdr>
            <w:top w:val="none" w:sz="0" w:space="0" w:color="auto"/>
            <w:left w:val="none" w:sz="0" w:space="0" w:color="auto"/>
            <w:bottom w:val="none" w:sz="0" w:space="0" w:color="auto"/>
            <w:right w:val="none" w:sz="0" w:space="0" w:color="auto"/>
          </w:divBdr>
        </w:div>
        <w:div w:id="1028144651">
          <w:marLeft w:val="640"/>
          <w:marRight w:val="0"/>
          <w:marTop w:val="0"/>
          <w:marBottom w:val="0"/>
          <w:divBdr>
            <w:top w:val="none" w:sz="0" w:space="0" w:color="auto"/>
            <w:left w:val="none" w:sz="0" w:space="0" w:color="auto"/>
            <w:bottom w:val="none" w:sz="0" w:space="0" w:color="auto"/>
            <w:right w:val="none" w:sz="0" w:space="0" w:color="auto"/>
          </w:divBdr>
        </w:div>
        <w:div w:id="1729650549">
          <w:marLeft w:val="640"/>
          <w:marRight w:val="0"/>
          <w:marTop w:val="0"/>
          <w:marBottom w:val="0"/>
          <w:divBdr>
            <w:top w:val="none" w:sz="0" w:space="0" w:color="auto"/>
            <w:left w:val="none" w:sz="0" w:space="0" w:color="auto"/>
            <w:bottom w:val="none" w:sz="0" w:space="0" w:color="auto"/>
            <w:right w:val="none" w:sz="0" w:space="0" w:color="auto"/>
          </w:divBdr>
        </w:div>
        <w:div w:id="1151600513">
          <w:marLeft w:val="640"/>
          <w:marRight w:val="0"/>
          <w:marTop w:val="0"/>
          <w:marBottom w:val="0"/>
          <w:divBdr>
            <w:top w:val="none" w:sz="0" w:space="0" w:color="auto"/>
            <w:left w:val="none" w:sz="0" w:space="0" w:color="auto"/>
            <w:bottom w:val="none" w:sz="0" w:space="0" w:color="auto"/>
            <w:right w:val="none" w:sz="0" w:space="0" w:color="auto"/>
          </w:divBdr>
        </w:div>
        <w:div w:id="316686263">
          <w:marLeft w:val="640"/>
          <w:marRight w:val="0"/>
          <w:marTop w:val="0"/>
          <w:marBottom w:val="0"/>
          <w:divBdr>
            <w:top w:val="none" w:sz="0" w:space="0" w:color="auto"/>
            <w:left w:val="none" w:sz="0" w:space="0" w:color="auto"/>
            <w:bottom w:val="none" w:sz="0" w:space="0" w:color="auto"/>
            <w:right w:val="none" w:sz="0" w:space="0" w:color="auto"/>
          </w:divBdr>
        </w:div>
        <w:div w:id="483356404">
          <w:marLeft w:val="640"/>
          <w:marRight w:val="0"/>
          <w:marTop w:val="0"/>
          <w:marBottom w:val="0"/>
          <w:divBdr>
            <w:top w:val="none" w:sz="0" w:space="0" w:color="auto"/>
            <w:left w:val="none" w:sz="0" w:space="0" w:color="auto"/>
            <w:bottom w:val="none" w:sz="0" w:space="0" w:color="auto"/>
            <w:right w:val="none" w:sz="0" w:space="0" w:color="auto"/>
          </w:divBdr>
        </w:div>
      </w:divsChild>
    </w:div>
    <w:div w:id="313989084">
      <w:marLeft w:val="0"/>
      <w:marRight w:val="0"/>
      <w:marTop w:val="0"/>
      <w:marBottom w:val="0"/>
      <w:divBdr>
        <w:top w:val="none" w:sz="0" w:space="0" w:color="auto"/>
        <w:left w:val="none" w:sz="0" w:space="0" w:color="auto"/>
        <w:bottom w:val="none" w:sz="0" w:space="0" w:color="auto"/>
        <w:right w:val="none" w:sz="0" w:space="0" w:color="auto"/>
      </w:divBdr>
    </w:div>
    <w:div w:id="315111122">
      <w:bodyDiv w:val="1"/>
      <w:marLeft w:val="0"/>
      <w:marRight w:val="0"/>
      <w:marTop w:val="0"/>
      <w:marBottom w:val="0"/>
      <w:divBdr>
        <w:top w:val="none" w:sz="0" w:space="0" w:color="auto"/>
        <w:left w:val="none" w:sz="0" w:space="0" w:color="auto"/>
        <w:bottom w:val="none" w:sz="0" w:space="0" w:color="auto"/>
        <w:right w:val="none" w:sz="0" w:space="0" w:color="auto"/>
      </w:divBdr>
      <w:divsChild>
        <w:div w:id="222524043">
          <w:marLeft w:val="640"/>
          <w:marRight w:val="0"/>
          <w:marTop w:val="0"/>
          <w:marBottom w:val="0"/>
          <w:divBdr>
            <w:top w:val="none" w:sz="0" w:space="0" w:color="auto"/>
            <w:left w:val="none" w:sz="0" w:space="0" w:color="auto"/>
            <w:bottom w:val="none" w:sz="0" w:space="0" w:color="auto"/>
            <w:right w:val="none" w:sz="0" w:space="0" w:color="auto"/>
          </w:divBdr>
        </w:div>
        <w:div w:id="328102013">
          <w:marLeft w:val="640"/>
          <w:marRight w:val="0"/>
          <w:marTop w:val="0"/>
          <w:marBottom w:val="0"/>
          <w:divBdr>
            <w:top w:val="none" w:sz="0" w:space="0" w:color="auto"/>
            <w:left w:val="none" w:sz="0" w:space="0" w:color="auto"/>
            <w:bottom w:val="none" w:sz="0" w:space="0" w:color="auto"/>
            <w:right w:val="none" w:sz="0" w:space="0" w:color="auto"/>
          </w:divBdr>
        </w:div>
        <w:div w:id="334889648">
          <w:marLeft w:val="640"/>
          <w:marRight w:val="0"/>
          <w:marTop w:val="0"/>
          <w:marBottom w:val="0"/>
          <w:divBdr>
            <w:top w:val="none" w:sz="0" w:space="0" w:color="auto"/>
            <w:left w:val="none" w:sz="0" w:space="0" w:color="auto"/>
            <w:bottom w:val="none" w:sz="0" w:space="0" w:color="auto"/>
            <w:right w:val="none" w:sz="0" w:space="0" w:color="auto"/>
          </w:divBdr>
        </w:div>
        <w:div w:id="337346214">
          <w:marLeft w:val="640"/>
          <w:marRight w:val="0"/>
          <w:marTop w:val="0"/>
          <w:marBottom w:val="0"/>
          <w:divBdr>
            <w:top w:val="none" w:sz="0" w:space="0" w:color="auto"/>
            <w:left w:val="none" w:sz="0" w:space="0" w:color="auto"/>
            <w:bottom w:val="none" w:sz="0" w:space="0" w:color="auto"/>
            <w:right w:val="none" w:sz="0" w:space="0" w:color="auto"/>
          </w:divBdr>
        </w:div>
        <w:div w:id="361135319">
          <w:marLeft w:val="640"/>
          <w:marRight w:val="0"/>
          <w:marTop w:val="0"/>
          <w:marBottom w:val="0"/>
          <w:divBdr>
            <w:top w:val="none" w:sz="0" w:space="0" w:color="auto"/>
            <w:left w:val="none" w:sz="0" w:space="0" w:color="auto"/>
            <w:bottom w:val="none" w:sz="0" w:space="0" w:color="auto"/>
            <w:right w:val="none" w:sz="0" w:space="0" w:color="auto"/>
          </w:divBdr>
        </w:div>
        <w:div w:id="374080850">
          <w:marLeft w:val="640"/>
          <w:marRight w:val="0"/>
          <w:marTop w:val="0"/>
          <w:marBottom w:val="0"/>
          <w:divBdr>
            <w:top w:val="none" w:sz="0" w:space="0" w:color="auto"/>
            <w:left w:val="none" w:sz="0" w:space="0" w:color="auto"/>
            <w:bottom w:val="none" w:sz="0" w:space="0" w:color="auto"/>
            <w:right w:val="none" w:sz="0" w:space="0" w:color="auto"/>
          </w:divBdr>
        </w:div>
        <w:div w:id="385028937">
          <w:marLeft w:val="640"/>
          <w:marRight w:val="0"/>
          <w:marTop w:val="0"/>
          <w:marBottom w:val="0"/>
          <w:divBdr>
            <w:top w:val="none" w:sz="0" w:space="0" w:color="auto"/>
            <w:left w:val="none" w:sz="0" w:space="0" w:color="auto"/>
            <w:bottom w:val="none" w:sz="0" w:space="0" w:color="auto"/>
            <w:right w:val="none" w:sz="0" w:space="0" w:color="auto"/>
          </w:divBdr>
        </w:div>
        <w:div w:id="415202502">
          <w:marLeft w:val="640"/>
          <w:marRight w:val="0"/>
          <w:marTop w:val="0"/>
          <w:marBottom w:val="0"/>
          <w:divBdr>
            <w:top w:val="none" w:sz="0" w:space="0" w:color="auto"/>
            <w:left w:val="none" w:sz="0" w:space="0" w:color="auto"/>
            <w:bottom w:val="none" w:sz="0" w:space="0" w:color="auto"/>
            <w:right w:val="none" w:sz="0" w:space="0" w:color="auto"/>
          </w:divBdr>
        </w:div>
        <w:div w:id="497696432">
          <w:marLeft w:val="640"/>
          <w:marRight w:val="0"/>
          <w:marTop w:val="0"/>
          <w:marBottom w:val="0"/>
          <w:divBdr>
            <w:top w:val="none" w:sz="0" w:space="0" w:color="auto"/>
            <w:left w:val="none" w:sz="0" w:space="0" w:color="auto"/>
            <w:bottom w:val="none" w:sz="0" w:space="0" w:color="auto"/>
            <w:right w:val="none" w:sz="0" w:space="0" w:color="auto"/>
          </w:divBdr>
        </w:div>
        <w:div w:id="522019552">
          <w:marLeft w:val="640"/>
          <w:marRight w:val="0"/>
          <w:marTop w:val="0"/>
          <w:marBottom w:val="0"/>
          <w:divBdr>
            <w:top w:val="none" w:sz="0" w:space="0" w:color="auto"/>
            <w:left w:val="none" w:sz="0" w:space="0" w:color="auto"/>
            <w:bottom w:val="none" w:sz="0" w:space="0" w:color="auto"/>
            <w:right w:val="none" w:sz="0" w:space="0" w:color="auto"/>
          </w:divBdr>
        </w:div>
        <w:div w:id="545410699">
          <w:marLeft w:val="640"/>
          <w:marRight w:val="0"/>
          <w:marTop w:val="0"/>
          <w:marBottom w:val="0"/>
          <w:divBdr>
            <w:top w:val="none" w:sz="0" w:space="0" w:color="auto"/>
            <w:left w:val="none" w:sz="0" w:space="0" w:color="auto"/>
            <w:bottom w:val="none" w:sz="0" w:space="0" w:color="auto"/>
            <w:right w:val="none" w:sz="0" w:space="0" w:color="auto"/>
          </w:divBdr>
        </w:div>
        <w:div w:id="635645729">
          <w:marLeft w:val="640"/>
          <w:marRight w:val="0"/>
          <w:marTop w:val="0"/>
          <w:marBottom w:val="0"/>
          <w:divBdr>
            <w:top w:val="none" w:sz="0" w:space="0" w:color="auto"/>
            <w:left w:val="none" w:sz="0" w:space="0" w:color="auto"/>
            <w:bottom w:val="none" w:sz="0" w:space="0" w:color="auto"/>
            <w:right w:val="none" w:sz="0" w:space="0" w:color="auto"/>
          </w:divBdr>
        </w:div>
        <w:div w:id="646128832">
          <w:marLeft w:val="640"/>
          <w:marRight w:val="0"/>
          <w:marTop w:val="0"/>
          <w:marBottom w:val="0"/>
          <w:divBdr>
            <w:top w:val="none" w:sz="0" w:space="0" w:color="auto"/>
            <w:left w:val="none" w:sz="0" w:space="0" w:color="auto"/>
            <w:bottom w:val="none" w:sz="0" w:space="0" w:color="auto"/>
            <w:right w:val="none" w:sz="0" w:space="0" w:color="auto"/>
          </w:divBdr>
        </w:div>
        <w:div w:id="699476769">
          <w:marLeft w:val="640"/>
          <w:marRight w:val="0"/>
          <w:marTop w:val="0"/>
          <w:marBottom w:val="0"/>
          <w:divBdr>
            <w:top w:val="none" w:sz="0" w:space="0" w:color="auto"/>
            <w:left w:val="none" w:sz="0" w:space="0" w:color="auto"/>
            <w:bottom w:val="none" w:sz="0" w:space="0" w:color="auto"/>
            <w:right w:val="none" w:sz="0" w:space="0" w:color="auto"/>
          </w:divBdr>
        </w:div>
        <w:div w:id="776103293">
          <w:marLeft w:val="640"/>
          <w:marRight w:val="0"/>
          <w:marTop w:val="0"/>
          <w:marBottom w:val="0"/>
          <w:divBdr>
            <w:top w:val="none" w:sz="0" w:space="0" w:color="auto"/>
            <w:left w:val="none" w:sz="0" w:space="0" w:color="auto"/>
            <w:bottom w:val="none" w:sz="0" w:space="0" w:color="auto"/>
            <w:right w:val="none" w:sz="0" w:space="0" w:color="auto"/>
          </w:divBdr>
        </w:div>
        <w:div w:id="791829962">
          <w:marLeft w:val="640"/>
          <w:marRight w:val="0"/>
          <w:marTop w:val="0"/>
          <w:marBottom w:val="0"/>
          <w:divBdr>
            <w:top w:val="none" w:sz="0" w:space="0" w:color="auto"/>
            <w:left w:val="none" w:sz="0" w:space="0" w:color="auto"/>
            <w:bottom w:val="none" w:sz="0" w:space="0" w:color="auto"/>
            <w:right w:val="none" w:sz="0" w:space="0" w:color="auto"/>
          </w:divBdr>
        </w:div>
        <w:div w:id="851341113">
          <w:marLeft w:val="640"/>
          <w:marRight w:val="0"/>
          <w:marTop w:val="0"/>
          <w:marBottom w:val="0"/>
          <w:divBdr>
            <w:top w:val="none" w:sz="0" w:space="0" w:color="auto"/>
            <w:left w:val="none" w:sz="0" w:space="0" w:color="auto"/>
            <w:bottom w:val="none" w:sz="0" w:space="0" w:color="auto"/>
            <w:right w:val="none" w:sz="0" w:space="0" w:color="auto"/>
          </w:divBdr>
        </w:div>
        <w:div w:id="852576776">
          <w:marLeft w:val="640"/>
          <w:marRight w:val="0"/>
          <w:marTop w:val="0"/>
          <w:marBottom w:val="0"/>
          <w:divBdr>
            <w:top w:val="none" w:sz="0" w:space="0" w:color="auto"/>
            <w:left w:val="none" w:sz="0" w:space="0" w:color="auto"/>
            <w:bottom w:val="none" w:sz="0" w:space="0" w:color="auto"/>
            <w:right w:val="none" w:sz="0" w:space="0" w:color="auto"/>
          </w:divBdr>
        </w:div>
        <w:div w:id="868761897">
          <w:marLeft w:val="640"/>
          <w:marRight w:val="0"/>
          <w:marTop w:val="0"/>
          <w:marBottom w:val="0"/>
          <w:divBdr>
            <w:top w:val="none" w:sz="0" w:space="0" w:color="auto"/>
            <w:left w:val="none" w:sz="0" w:space="0" w:color="auto"/>
            <w:bottom w:val="none" w:sz="0" w:space="0" w:color="auto"/>
            <w:right w:val="none" w:sz="0" w:space="0" w:color="auto"/>
          </w:divBdr>
        </w:div>
        <w:div w:id="885878104">
          <w:marLeft w:val="640"/>
          <w:marRight w:val="0"/>
          <w:marTop w:val="0"/>
          <w:marBottom w:val="0"/>
          <w:divBdr>
            <w:top w:val="none" w:sz="0" w:space="0" w:color="auto"/>
            <w:left w:val="none" w:sz="0" w:space="0" w:color="auto"/>
            <w:bottom w:val="none" w:sz="0" w:space="0" w:color="auto"/>
            <w:right w:val="none" w:sz="0" w:space="0" w:color="auto"/>
          </w:divBdr>
        </w:div>
        <w:div w:id="894201143">
          <w:marLeft w:val="640"/>
          <w:marRight w:val="0"/>
          <w:marTop w:val="0"/>
          <w:marBottom w:val="0"/>
          <w:divBdr>
            <w:top w:val="none" w:sz="0" w:space="0" w:color="auto"/>
            <w:left w:val="none" w:sz="0" w:space="0" w:color="auto"/>
            <w:bottom w:val="none" w:sz="0" w:space="0" w:color="auto"/>
            <w:right w:val="none" w:sz="0" w:space="0" w:color="auto"/>
          </w:divBdr>
        </w:div>
        <w:div w:id="900947154">
          <w:marLeft w:val="640"/>
          <w:marRight w:val="0"/>
          <w:marTop w:val="0"/>
          <w:marBottom w:val="0"/>
          <w:divBdr>
            <w:top w:val="none" w:sz="0" w:space="0" w:color="auto"/>
            <w:left w:val="none" w:sz="0" w:space="0" w:color="auto"/>
            <w:bottom w:val="none" w:sz="0" w:space="0" w:color="auto"/>
            <w:right w:val="none" w:sz="0" w:space="0" w:color="auto"/>
          </w:divBdr>
        </w:div>
        <w:div w:id="913928681">
          <w:marLeft w:val="640"/>
          <w:marRight w:val="0"/>
          <w:marTop w:val="0"/>
          <w:marBottom w:val="0"/>
          <w:divBdr>
            <w:top w:val="none" w:sz="0" w:space="0" w:color="auto"/>
            <w:left w:val="none" w:sz="0" w:space="0" w:color="auto"/>
            <w:bottom w:val="none" w:sz="0" w:space="0" w:color="auto"/>
            <w:right w:val="none" w:sz="0" w:space="0" w:color="auto"/>
          </w:divBdr>
        </w:div>
        <w:div w:id="1029911390">
          <w:marLeft w:val="640"/>
          <w:marRight w:val="0"/>
          <w:marTop w:val="0"/>
          <w:marBottom w:val="0"/>
          <w:divBdr>
            <w:top w:val="none" w:sz="0" w:space="0" w:color="auto"/>
            <w:left w:val="none" w:sz="0" w:space="0" w:color="auto"/>
            <w:bottom w:val="none" w:sz="0" w:space="0" w:color="auto"/>
            <w:right w:val="none" w:sz="0" w:space="0" w:color="auto"/>
          </w:divBdr>
        </w:div>
        <w:div w:id="1116027124">
          <w:marLeft w:val="640"/>
          <w:marRight w:val="0"/>
          <w:marTop w:val="0"/>
          <w:marBottom w:val="0"/>
          <w:divBdr>
            <w:top w:val="none" w:sz="0" w:space="0" w:color="auto"/>
            <w:left w:val="none" w:sz="0" w:space="0" w:color="auto"/>
            <w:bottom w:val="none" w:sz="0" w:space="0" w:color="auto"/>
            <w:right w:val="none" w:sz="0" w:space="0" w:color="auto"/>
          </w:divBdr>
        </w:div>
        <w:div w:id="1121680515">
          <w:marLeft w:val="640"/>
          <w:marRight w:val="0"/>
          <w:marTop w:val="0"/>
          <w:marBottom w:val="0"/>
          <w:divBdr>
            <w:top w:val="none" w:sz="0" w:space="0" w:color="auto"/>
            <w:left w:val="none" w:sz="0" w:space="0" w:color="auto"/>
            <w:bottom w:val="none" w:sz="0" w:space="0" w:color="auto"/>
            <w:right w:val="none" w:sz="0" w:space="0" w:color="auto"/>
          </w:divBdr>
        </w:div>
        <w:div w:id="1148672717">
          <w:marLeft w:val="640"/>
          <w:marRight w:val="0"/>
          <w:marTop w:val="0"/>
          <w:marBottom w:val="0"/>
          <w:divBdr>
            <w:top w:val="none" w:sz="0" w:space="0" w:color="auto"/>
            <w:left w:val="none" w:sz="0" w:space="0" w:color="auto"/>
            <w:bottom w:val="none" w:sz="0" w:space="0" w:color="auto"/>
            <w:right w:val="none" w:sz="0" w:space="0" w:color="auto"/>
          </w:divBdr>
        </w:div>
        <w:div w:id="1171336655">
          <w:marLeft w:val="640"/>
          <w:marRight w:val="0"/>
          <w:marTop w:val="0"/>
          <w:marBottom w:val="0"/>
          <w:divBdr>
            <w:top w:val="none" w:sz="0" w:space="0" w:color="auto"/>
            <w:left w:val="none" w:sz="0" w:space="0" w:color="auto"/>
            <w:bottom w:val="none" w:sz="0" w:space="0" w:color="auto"/>
            <w:right w:val="none" w:sz="0" w:space="0" w:color="auto"/>
          </w:divBdr>
        </w:div>
        <w:div w:id="1246499836">
          <w:marLeft w:val="640"/>
          <w:marRight w:val="0"/>
          <w:marTop w:val="0"/>
          <w:marBottom w:val="0"/>
          <w:divBdr>
            <w:top w:val="none" w:sz="0" w:space="0" w:color="auto"/>
            <w:left w:val="none" w:sz="0" w:space="0" w:color="auto"/>
            <w:bottom w:val="none" w:sz="0" w:space="0" w:color="auto"/>
            <w:right w:val="none" w:sz="0" w:space="0" w:color="auto"/>
          </w:divBdr>
        </w:div>
        <w:div w:id="1370106871">
          <w:marLeft w:val="640"/>
          <w:marRight w:val="0"/>
          <w:marTop w:val="0"/>
          <w:marBottom w:val="0"/>
          <w:divBdr>
            <w:top w:val="none" w:sz="0" w:space="0" w:color="auto"/>
            <w:left w:val="none" w:sz="0" w:space="0" w:color="auto"/>
            <w:bottom w:val="none" w:sz="0" w:space="0" w:color="auto"/>
            <w:right w:val="none" w:sz="0" w:space="0" w:color="auto"/>
          </w:divBdr>
        </w:div>
        <w:div w:id="1390104678">
          <w:marLeft w:val="640"/>
          <w:marRight w:val="0"/>
          <w:marTop w:val="0"/>
          <w:marBottom w:val="0"/>
          <w:divBdr>
            <w:top w:val="none" w:sz="0" w:space="0" w:color="auto"/>
            <w:left w:val="none" w:sz="0" w:space="0" w:color="auto"/>
            <w:bottom w:val="none" w:sz="0" w:space="0" w:color="auto"/>
            <w:right w:val="none" w:sz="0" w:space="0" w:color="auto"/>
          </w:divBdr>
        </w:div>
        <w:div w:id="1547722021">
          <w:marLeft w:val="640"/>
          <w:marRight w:val="0"/>
          <w:marTop w:val="0"/>
          <w:marBottom w:val="0"/>
          <w:divBdr>
            <w:top w:val="none" w:sz="0" w:space="0" w:color="auto"/>
            <w:left w:val="none" w:sz="0" w:space="0" w:color="auto"/>
            <w:bottom w:val="none" w:sz="0" w:space="0" w:color="auto"/>
            <w:right w:val="none" w:sz="0" w:space="0" w:color="auto"/>
          </w:divBdr>
        </w:div>
        <w:div w:id="1584099558">
          <w:marLeft w:val="640"/>
          <w:marRight w:val="0"/>
          <w:marTop w:val="0"/>
          <w:marBottom w:val="0"/>
          <w:divBdr>
            <w:top w:val="none" w:sz="0" w:space="0" w:color="auto"/>
            <w:left w:val="none" w:sz="0" w:space="0" w:color="auto"/>
            <w:bottom w:val="none" w:sz="0" w:space="0" w:color="auto"/>
            <w:right w:val="none" w:sz="0" w:space="0" w:color="auto"/>
          </w:divBdr>
        </w:div>
        <w:div w:id="1597056296">
          <w:marLeft w:val="640"/>
          <w:marRight w:val="0"/>
          <w:marTop w:val="0"/>
          <w:marBottom w:val="0"/>
          <w:divBdr>
            <w:top w:val="none" w:sz="0" w:space="0" w:color="auto"/>
            <w:left w:val="none" w:sz="0" w:space="0" w:color="auto"/>
            <w:bottom w:val="none" w:sz="0" w:space="0" w:color="auto"/>
            <w:right w:val="none" w:sz="0" w:space="0" w:color="auto"/>
          </w:divBdr>
        </w:div>
        <w:div w:id="1607034657">
          <w:marLeft w:val="640"/>
          <w:marRight w:val="0"/>
          <w:marTop w:val="0"/>
          <w:marBottom w:val="0"/>
          <w:divBdr>
            <w:top w:val="none" w:sz="0" w:space="0" w:color="auto"/>
            <w:left w:val="none" w:sz="0" w:space="0" w:color="auto"/>
            <w:bottom w:val="none" w:sz="0" w:space="0" w:color="auto"/>
            <w:right w:val="none" w:sz="0" w:space="0" w:color="auto"/>
          </w:divBdr>
        </w:div>
        <w:div w:id="1703095991">
          <w:marLeft w:val="640"/>
          <w:marRight w:val="0"/>
          <w:marTop w:val="0"/>
          <w:marBottom w:val="0"/>
          <w:divBdr>
            <w:top w:val="none" w:sz="0" w:space="0" w:color="auto"/>
            <w:left w:val="none" w:sz="0" w:space="0" w:color="auto"/>
            <w:bottom w:val="none" w:sz="0" w:space="0" w:color="auto"/>
            <w:right w:val="none" w:sz="0" w:space="0" w:color="auto"/>
          </w:divBdr>
        </w:div>
        <w:div w:id="1746223479">
          <w:marLeft w:val="640"/>
          <w:marRight w:val="0"/>
          <w:marTop w:val="0"/>
          <w:marBottom w:val="0"/>
          <w:divBdr>
            <w:top w:val="none" w:sz="0" w:space="0" w:color="auto"/>
            <w:left w:val="none" w:sz="0" w:space="0" w:color="auto"/>
            <w:bottom w:val="none" w:sz="0" w:space="0" w:color="auto"/>
            <w:right w:val="none" w:sz="0" w:space="0" w:color="auto"/>
          </w:divBdr>
        </w:div>
        <w:div w:id="1774403238">
          <w:marLeft w:val="640"/>
          <w:marRight w:val="0"/>
          <w:marTop w:val="0"/>
          <w:marBottom w:val="0"/>
          <w:divBdr>
            <w:top w:val="none" w:sz="0" w:space="0" w:color="auto"/>
            <w:left w:val="none" w:sz="0" w:space="0" w:color="auto"/>
            <w:bottom w:val="none" w:sz="0" w:space="0" w:color="auto"/>
            <w:right w:val="none" w:sz="0" w:space="0" w:color="auto"/>
          </w:divBdr>
        </w:div>
        <w:div w:id="1893884043">
          <w:marLeft w:val="640"/>
          <w:marRight w:val="0"/>
          <w:marTop w:val="0"/>
          <w:marBottom w:val="0"/>
          <w:divBdr>
            <w:top w:val="none" w:sz="0" w:space="0" w:color="auto"/>
            <w:left w:val="none" w:sz="0" w:space="0" w:color="auto"/>
            <w:bottom w:val="none" w:sz="0" w:space="0" w:color="auto"/>
            <w:right w:val="none" w:sz="0" w:space="0" w:color="auto"/>
          </w:divBdr>
        </w:div>
        <w:div w:id="1897666894">
          <w:marLeft w:val="640"/>
          <w:marRight w:val="0"/>
          <w:marTop w:val="0"/>
          <w:marBottom w:val="0"/>
          <w:divBdr>
            <w:top w:val="none" w:sz="0" w:space="0" w:color="auto"/>
            <w:left w:val="none" w:sz="0" w:space="0" w:color="auto"/>
            <w:bottom w:val="none" w:sz="0" w:space="0" w:color="auto"/>
            <w:right w:val="none" w:sz="0" w:space="0" w:color="auto"/>
          </w:divBdr>
        </w:div>
        <w:div w:id="1900700492">
          <w:marLeft w:val="640"/>
          <w:marRight w:val="0"/>
          <w:marTop w:val="0"/>
          <w:marBottom w:val="0"/>
          <w:divBdr>
            <w:top w:val="none" w:sz="0" w:space="0" w:color="auto"/>
            <w:left w:val="none" w:sz="0" w:space="0" w:color="auto"/>
            <w:bottom w:val="none" w:sz="0" w:space="0" w:color="auto"/>
            <w:right w:val="none" w:sz="0" w:space="0" w:color="auto"/>
          </w:divBdr>
        </w:div>
        <w:div w:id="1904946628">
          <w:marLeft w:val="640"/>
          <w:marRight w:val="0"/>
          <w:marTop w:val="0"/>
          <w:marBottom w:val="0"/>
          <w:divBdr>
            <w:top w:val="none" w:sz="0" w:space="0" w:color="auto"/>
            <w:left w:val="none" w:sz="0" w:space="0" w:color="auto"/>
            <w:bottom w:val="none" w:sz="0" w:space="0" w:color="auto"/>
            <w:right w:val="none" w:sz="0" w:space="0" w:color="auto"/>
          </w:divBdr>
        </w:div>
        <w:div w:id="1916935148">
          <w:marLeft w:val="640"/>
          <w:marRight w:val="0"/>
          <w:marTop w:val="0"/>
          <w:marBottom w:val="0"/>
          <w:divBdr>
            <w:top w:val="none" w:sz="0" w:space="0" w:color="auto"/>
            <w:left w:val="none" w:sz="0" w:space="0" w:color="auto"/>
            <w:bottom w:val="none" w:sz="0" w:space="0" w:color="auto"/>
            <w:right w:val="none" w:sz="0" w:space="0" w:color="auto"/>
          </w:divBdr>
        </w:div>
        <w:div w:id="2004897405">
          <w:marLeft w:val="640"/>
          <w:marRight w:val="0"/>
          <w:marTop w:val="0"/>
          <w:marBottom w:val="0"/>
          <w:divBdr>
            <w:top w:val="none" w:sz="0" w:space="0" w:color="auto"/>
            <w:left w:val="none" w:sz="0" w:space="0" w:color="auto"/>
            <w:bottom w:val="none" w:sz="0" w:space="0" w:color="auto"/>
            <w:right w:val="none" w:sz="0" w:space="0" w:color="auto"/>
          </w:divBdr>
        </w:div>
        <w:div w:id="2043438422">
          <w:marLeft w:val="640"/>
          <w:marRight w:val="0"/>
          <w:marTop w:val="0"/>
          <w:marBottom w:val="0"/>
          <w:divBdr>
            <w:top w:val="none" w:sz="0" w:space="0" w:color="auto"/>
            <w:left w:val="none" w:sz="0" w:space="0" w:color="auto"/>
            <w:bottom w:val="none" w:sz="0" w:space="0" w:color="auto"/>
            <w:right w:val="none" w:sz="0" w:space="0" w:color="auto"/>
          </w:divBdr>
        </w:div>
        <w:div w:id="2043744771">
          <w:marLeft w:val="640"/>
          <w:marRight w:val="0"/>
          <w:marTop w:val="0"/>
          <w:marBottom w:val="0"/>
          <w:divBdr>
            <w:top w:val="none" w:sz="0" w:space="0" w:color="auto"/>
            <w:left w:val="none" w:sz="0" w:space="0" w:color="auto"/>
            <w:bottom w:val="none" w:sz="0" w:space="0" w:color="auto"/>
            <w:right w:val="none" w:sz="0" w:space="0" w:color="auto"/>
          </w:divBdr>
        </w:div>
        <w:div w:id="2051107338">
          <w:marLeft w:val="640"/>
          <w:marRight w:val="0"/>
          <w:marTop w:val="0"/>
          <w:marBottom w:val="0"/>
          <w:divBdr>
            <w:top w:val="none" w:sz="0" w:space="0" w:color="auto"/>
            <w:left w:val="none" w:sz="0" w:space="0" w:color="auto"/>
            <w:bottom w:val="none" w:sz="0" w:space="0" w:color="auto"/>
            <w:right w:val="none" w:sz="0" w:space="0" w:color="auto"/>
          </w:divBdr>
        </w:div>
        <w:div w:id="2138448098">
          <w:marLeft w:val="640"/>
          <w:marRight w:val="0"/>
          <w:marTop w:val="0"/>
          <w:marBottom w:val="0"/>
          <w:divBdr>
            <w:top w:val="none" w:sz="0" w:space="0" w:color="auto"/>
            <w:left w:val="none" w:sz="0" w:space="0" w:color="auto"/>
            <w:bottom w:val="none" w:sz="0" w:space="0" w:color="auto"/>
            <w:right w:val="none" w:sz="0" w:space="0" w:color="auto"/>
          </w:divBdr>
        </w:div>
      </w:divsChild>
    </w:div>
    <w:div w:id="316154497">
      <w:bodyDiv w:val="1"/>
      <w:marLeft w:val="0"/>
      <w:marRight w:val="0"/>
      <w:marTop w:val="0"/>
      <w:marBottom w:val="0"/>
      <w:divBdr>
        <w:top w:val="none" w:sz="0" w:space="0" w:color="auto"/>
        <w:left w:val="none" w:sz="0" w:space="0" w:color="auto"/>
        <w:bottom w:val="none" w:sz="0" w:space="0" w:color="auto"/>
        <w:right w:val="none" w:sz="0" w:space="0" w:color="auto"/>
      </w:divBdr>
      <w:divsChild>
        <w:div w:id="24403668">
          <w:marLeft w:val="640"/>
          <w:marRight w:val="0"/>
          <w:marTop w:val="0"/>
          <w:marBottom w:val="0"/>
          <w:divBdr>
            <w:top w:val="none" w:sz="0" w:space="0" w:color="auto"/>
            <w:left w:val="none" w:sz="0" w:space="0" w:color="auto"/>
            <w:bottom w:val="none" w:sz="0" w:space="0" w:color="auto"/>
            <w:right w:val="none" w:sz="0" w:space="0" w:color="auto"/>
          </w:divBdr>
        </w:div>
        <w:div w:id="49505452">
          <w:marLeft w:val="640"/>
          <w:marRight w:val="0"/>
          <w:marTop w:val="0"/>
          <w:marBottom w:val="0"/>
          <w:divBdr>
            <w:top w:val="none" w:sz="0" w:space="0" w:color="auto"/>
            <w:left w:val="none" w:sz="0" w:space="0" w:color="auto"/>
            <w:bottom w:val="none" w:sz="0" w:space="0" w:color="auto"/>
            <w:right w:val="none" w:sz="0" w:space="0" w:color="auto"/>
          </w:divBdr>
        </w:div>
        <w:div w:id="95443564">
          <w:marLeft w:val="640"/>
          <w:marRight w:val="0"/>
          <w:marTop w:val="0"/>
          <w:marBottom w:val="0"/>
          <w:divBdr>
            <w:top w:val="none" w:sz="0" w:space="0" w:color="auto"/>
            <w:left w:val="none" w:sz="0" w:space="0" w:color="auto"/>
            <w:bottom w:val="none" w:sz="0" w:space="0" w:color="auto"/>
            <w:right w:val="none" w:sz="0" w:space="0" w:color="auto"/>
          </w:divBdr>
        </w:div>
        <w:div w:id="104354356">
          <w:marLeft w:val="640"/>
          <w:marRight w:val="0"/>
          <w:marTop w:val="0"/>
          <w:marBottom w:val="0"/>
          <w:divBdr>
            <w:top w:val="none" w:sz="0" w:space="0" w:color="auto"/>
            <w:left w:val="none" w:sz="0" w:space="0" w:color="auto"/>
            <w:bottom w:val="none" w:sz="0" w:space="0" w:color="auto"/>
            <w:right w:val="none" w:sz="0" w:space="0" w:color="auto"/>
          </w:divBdr>
        </w:div>
        <w:div w:id="402533402">
          <w:marLeft w:val="640"/>
          <w:marRight w:val="0"/>
          <w:marTop w:val="0"/>
          <w:marBottom w:val="0"/>
          <w:divBdr>
            <w:top w:val="none" w:sz="0" w:space="0" w:color="auto"/>
            <w:left w:val="none" w:sz="0" w:space="0" w:color="auto"/>
            <w:bottom w:val="none" w:sz="0" w:space="0" w:color="auto"/>
            <w:right w:val="none" w:sz="0" w:space="0" w:color="auto"/>
          </w:divBdr>
        </w:div>
        <w:div w:id="410544518">
          <w:marLeft w:val="640"/>
          <w:marRight w:val="0"/>
          <w:marTop w:val="0"/>
          <w:marBottom w:val="0"/>
          <w:divBdr>
            <w:top w:val="none" w:sz="0" w:space="0" w:color="auto"/>
            <w:left w:val="none" w:sz="0" w:space="0" w:color="auto"/>
            <w:bottom w:val="none" w:sz="0" w:space="0" w:color="auto"/>
            <w:right w:val="none" w:sz="0" w:space="0" w:color="auto"/>
          </w:divBdr>
        </w:div>
        <w:div w:id="423384518">
          <w:marLeft w:val="640"/>
          <w:marRight w:val="0"/>
          <w:marTop w:val="0"/>
          <w:marBottom w:val="0"/>
          <w:divBdr>
            <w:top w:val="none" w:sz="0" w:space="0" w:color="auto"/>
            <w:left w:val="none" w:sz="0" w:space="0" w:color="auto"/>
            <w:bottom w:val="none" w:sz="0" w:space="0" w:color="auto"/>
            <w:right w:val="none" w:sz="0" w:space="0" w:color="auto"/>
          </w:divBdr>
        </w:div>
        <w:div w:id="463813358">
          <w:marLeft w:val="640"/>
          <w:marRight w:val="0"/>
          <w:marTop w:val="0"/>
          <w:marBottom w:val="0"/>
          <w:divBdr>
            <w:top w:val="none" w:sz="0" w:space="0" w:color="auto"/>
            <w:left w:val="none" w:sz="0" w:space="0" w:color="auto"/>
            <w:bottom w:val="none" w:sz="0" w:space="0" w:color="auto"/>
            <w:right w:val="none" w:sz="0" w:space="0" w:color="auto"/>
          </w:divBdr>
        </w:div>
        <w:div w:id="465319987">
          <w:marLeft w:val="640"/>
          <w:marRight w:val="0"/>
          <w:marTop w:val="0"/>
          <w:marBottom w:val="0"/>
          <w:divBdr>
            <w:top w:val="none" w:sz="0" w:space="0" w:color="auto"/>
            <w:left w:val="none" w:sz="0" w:space="0" w:color="auto"/>
            <w:bottom w:val="none" w:sz="0" w:space="0" w:color="auto"/>
            <w:right w:val="none" w:sz="0" w:space="0" w:color="auto"/>
          </w:divBdr>
        </w:div>
        <w:div w:id="478886528">
          <w:marLeft w:val="640"/>
          <w:marRight w:val="0"/>
          <w:marTop w:val="0"/>
          <w:marBottom w:val="0"/>
          <w:divBdr>
            <w:top w:val="none" w:sz="0" w:space="0" w:color="auto"/>
            <w:left w:val="none" w:sz="0" w:space="0" w:color="auto"/>
            <w:bottom w:val="none" w:sz="0" w:space="0" w:color="auto"/>
            <w:right w:val="none" w:sz="0" w:space="0" w:color="auto"/>
          </w:divBdr>
        </w:div>
        <w:div w:id="495804817">
          <w:marLeft w:val="640"/>
          <w:marRight w:val="0"/>
          <w:marTop w:val="0"/>
          <w:marBottom w:val="0"/>
          <w:divBdr>
            <w:top w:val="none" w:sz="0" w:space="0" w:color="auto"/>
            <w:left w:val="none" w:sz="0" w:space="0" w:color="auto"/>
            <w:bottom w:val="none" w:sz="0" w:space="0" w:color="auto"/>
            <w:right w:val="none" w:sz="0" w:space="0" w:color="auto"/>
          </w:divBdr>
        </w:div>
        <w:div w:id="499276911">
          <w:marLeft w:val="640"/>
          <w:marRight w:val="0"/>
          <w:marTop w:val="0"/>
          <w:marBottom w:val="0"/>
          <w:divBdr>
            <w:top w:val="none" w:sz="0" w:space="0" w:color="auto"/>
            <w:left w:val="none" w:sz="0" w:space="0" w:color="auto"/>
            <w:bottom w:val="none" w:sz="0" w:space="0" w:color="auto"/>
            <w:right w:val="none" w:sz="0" w:space="0" w:color="auto"/>
          </w:divBdr>
        </w:div>
        <w:div w:id="556166481">
          <w:marLeft w:val="640"/>
          <w:marRight w:val="0"/>
          <w:marTop w:val="0"/>
          <w:marBottom w:val="0"/>
          <w:divBdr>
            <w:top w:val="none" w:sz="0" w:space="0" w:color="auto"/>
            <w:left w:val="none" w:sz="0" w:space="0" w:color="auto"/>
            <w:bottom w:val="none" w:sz="0" w:space="0" w:color="auto"/>
            <w:right w:val="none" w:sz="0" w:space="0" w:color="auto"/>
          </w:divBdr>
        </w:div>
        <w:div w:id="580911820">
          <w:marLeft w:val="640"/>
          <w:marRight w:val="0"/>
          <w:marTop w:val="0"/>
          <w:marBottom w:val="0"/>
          <w:divBdr>
            <w:top w:val="none" w:sz="0" w:space="0" w:color="auto"/>
            <w:left w:val="none" w:sz="0" w:space="0" w:color="auto"/>
            <w:bottom w:val="none" w:sz="0" w:space="0" w:color="auto"/>
            <w:right w:val="none" w:sz="0" w:space="0" w:color="auto"/>
          </w:divBdr>
        </w:div>
        <w:div w:id="614098188">
          <w:marLeft w:val="640"/>
          <w:marRight w:val="0"/>
          <w:marTop w:val="0"/>
          <w:marBottom w:val="0"/>
          <w:divBdr>
            <w:top w:val="none" w:sz="0" w:space="0" w:color="auto"/>
            <w:left w:val="none" w:sz="0" w:space="0" w:color="auto"/>
            <w:bottom w:val="none" w:sz="0" w:space="0" w:color="auto"/>
            <w:right w:val="none" w:sz="0" w:space="0" w:color="auto"/>
          </w:divBdr>
        </w:div>
        <w:div w:id="682125287">
          <w:marLeft w:val="640"/>
          <w:marRight w:val="0"/>
          <w:marTop w:val="0"/>
          <w:marBottom w:val="0"/>
          <w:divBdr>
            <w:top w:val="none" w:sz="0" w:space="0" w:color="auto"/>
            <w:left w:val="none" w:sz="0" w:space="0" w:color="auto"/>
            <w:bottom w:val="none" w:sz="0" w:space="0" w:color="auto"/>
            <w:right w:val="none" w:sz="0" w:space="0" w:color="auto"/>
          </w:divBdr>
        </w:div>
        <w:div w:id="760296848">
          <w:marLeft w:val="640"/>
          <w:marRight w:val="0"/>
          <w:marTop w:val="0"/>
          <w:marBottom w:val="0"/>
          <w:divBdr>
            <w:top w:val="none" w:sz="0" w:space="0" w:color="auto"/>
            <w:left w:val="none" w:sz="0" w:space="0" w:color="auto"/>
            <w:bottom w:val="none" w:sz="0" w:space="0" w:color="auto"/>
            <w:right w:val="none" w:sz="0" w:space="0" w:color="auto"/>
          </w:divBdr>
        </w:div>
        <w:div w:id="882402024">
          <w:marLeft w:val="640"/>
          <w:marRight w:val="0"/>
          <w:marTop w:val="0"/>
          <w:marBottom w:val="0"/>
          <w:divBdr>
            <w:top w:val="none" w:sz="0" w:space="0" w:color="auto"/>
            <w:left w:val="none" w:sz="0" w:space="0" w:color="auto"/>
            <w:bottom w:val="none" w:sz="0" w:space="0" w:color="auto"/>
            <w:right w:val="none" w:sz="0" w:space="0" w:color="auto"/>
          </w:divBdr>
        </w:div>
        <w:div w:id="908884626">
          <w:marLeft w:val="640"/>
          <w:marRight w:val="0"/>
          <w:marTop w:val="0"/>
          <w:marBottom w:val="0"/>
          <w:divBdr>
            <w:top w:val="none" w:sz="0" w:space="0" w:color="auto"/>
            <w:left w:val="none" w:sz="0" w:space="0" w:color="auto"/>
            <w:bottom w:val="none" w:sz="0" w:space="0" w:color="auto"/>
            <w:right w:val="none" w:sz="0" w:space="0" w:color="auto"/>
          </w:divBdr>
        </w:div>
        <w:div w:id="968584946">
          <w:marLeft w:val="640"/>
          <w:marRight w:val="0"/>
          <w:marTop w:val="0"/>
          <w:marBottom w:val="0"/>
          <w:divBdr>
            <w:top w:val="none" w:sz="0" w:space="0" w:color="auto"/>
            <w:left w:val="none" w:sz="0" w:space="0" w:color="auto"/>
            <w:bottom w:val="none" w:sz="0" w:space="0" w:color="auto"/>
            <w:right w:val="none" w:sz="0" w:space="0" w:color="auto"/>
          </w:divBdr>
        </w:div>
        <w:div w:id="992681197">
          <w:marLeft w:val="640"/>
          <w:marRight w:val="0"/>
          <w:marTop w:val="0"/>
          <w:marBottom w:val="0"/>
          <w:divBdr>
            <w:top w:val="none" w:sz="0" w:space="0" w:color="auto"/>
            <w:left w:val="none" w:sz="0" w:space="0" w:color="auto"/>
            <w:bottom w:val="none" w:sz="0" w:space="0" w:color="auto"/>
            <w:right w:val="none" w:sz="0" w:space="0" w:color="auto"/>
          </w:divBdr>
        </w:div>
        <w:div w:id="1254826961">
          <w:marLeft w:val="640"/>
          <w:marRight w:val="0"/>
          <w:marTop w:val="0"/>
          <w:marBottom w:val="0"/>
          <w:divBdr>
            <w:top w:val="none" w:sz="0" w:space="0" w:color="auto"/>
            <w:left w:val="none" w:sz="0" w:space="0" w:color="auto"/>
            <w:bottom w:val="none" w:sz="0" w:space="0" w:color="auto"/>
            <w:right w:val="none" w:sz="0" w:space="0" w:color="auto"/>
          </w:divBdr>
        </w:div>
        <w:div w:id="1268390641">
          <w:marLeft w:val="640"/>
          <w:marRight w:val="0"/>
          <w:marTop w:val="0"/>
          <w:marBottom w:val="0"/>
          <w:divBdr>
            <w:top w:val="none" w:sz="0" w:space="0" w:color="auto"/>
            <w:left w:val="none" w:sz="0" w:space="0" w:color="auto"/>
            <w:bottom w:val="none" w:sz="0" w:space="0" w:color="auto"/>
            <w:right w:val="none" w:sz="0" w:space="0" w:color="auto"/>
          </w:divBdr>
        </w:div>
        <w:div w:id="1335299985">
          <w:marLeft w:val="640"/>
          <w:marRight w:val="0"/>
          <w:marTop w:val="0"/>
          <w:marBottom w:val="0"/>
          <w:divBdr>
            <w:top w:val="none" w:sz="0" w:space="0" w:color="auto"/>
            <w:left w:val="none" w:sz="0" w:space="0" w:color="auto"/>
            <w:bottom w:val="none" w:sz="0" w:space="0" w:color="auto"/>
            <w:right w:val="none" w:sz="0" w:space="0" w:color="auto"/>
          </w:divBdr>
        </w:div>
        <w:div w:id="1352757352">
          <w:marLeft w:val="640"/>
          <w:marRight w:val="0"/>
          <w:marTop w:val="0"/>
          <w:marBottom w:val="0"/>
          <w:divBdr>
            <w:top w:val="none" w:sz="0" w:space="0" w:color="auto"/>
            <w:left w:val="none" w:sz="0" w:space="0" w:color="auto"/>
            <w:bottom w:val="none" w:sz="0" w:space="0" w:color="auto"/>
            <w:right w:val="none" w:sz="0" w:space="0" w:color="auto"/>
          </w:divBdr>
        </w:div>
        <w:div w:id="1372266248">
          <w:marLeft w:val="640"/>
          <w:marRight w:val="0"/>
          <w:marTop w:val="0"/>
          <w:marBottom w:val="0"/>
          <w:divBdr>
            <w:top w:val="none" w:sz="0" w:space="0" w:color="auto"/>
            <w:left w:val="none" w:sz="0" w:space="0" w:color="auto"/>
            <w:bottom w:val="none" w:sz="0" w:space="0" w:color="auto"/>
            <w:right w:val="none" w:sz="0" w:space="0" w:color="auto"/>
          </w:divBdr>
        </w:div>
        <w:div w:id="1465466567">
          <w:marLeft w:val="640"/>
          <w:marRight w:val="0"/>
          <w:marTop w:val="0"/>
          <w:marBottom w:val="0"/>
          <w:divBdr>
            <w:top w:val="none" w:sz="0" w:space="0" w:color="auto"/>
            <w:left w:val="none" w:sz="0" w:space="0" w:color="auto"/>
            <w:bottom w:val="none" w:sz="0" w:space="0" w:color="auto"/>
            <w:right w:val="none" w:sz="0" w:space="0" w:color="auto"/>
          </w:divBdr>
        </w:div>
        <w:div w:id="1509904336">
          <w:marLeft w:val="640"/>
          <w:marRight w:val="0"/>
          <w:marTop w:val="0"/>
          <w:marBottom w:val="0"/>
          <w:divBdr>
            <w:top w:val="none" w:sz="0" w:space="0" w:color="auto"/>
            <w:left w:val="none" w:sz="0" w:space="0" w:color="auto"/>
            <w:bottom w:val="none" w:sz="0" w:space="0" w:color="auto"/>
            <w:right w:val="none" w:sz="0" w:space="0" w:color="auto"/>
          </w:divBdr>
        </w:div>
        <w:div w:id="1521701855">
          <w:marLeft w:val="640"/>
          <w:marRight w:val="0"/>
          <w:marTop w:val="0"/>
          <w:marBottom w:val="0"/>
          <w:divBdr>
            <w:top w:val="none" w:sz="0" w:space="0" w:color="auto"/>
            <w:left w:val="none" w:sz="0" w:space="0" w:color="auto"/>
            <w:bottom w:val="none" w:sz="0" w:space="0" w:color="auto"/>
            <w:right w:val="none" w:sz="0" w:space="0" w:color="auto"/>
          </w:divBdr>
        </w:div>
        <w:div w:id="1525484222">
          <w:marLeft w:val="640"/>
          <w:marRight w:val="0"/>
          <w:marTop w:val="0"/>
          <w:marBottom w:val="0"/>
          <w:divBdr>
            <w:top w:val="none" w:sz="0" w:space="0" w:color="auto"/>
            <w:left w:val="none" w:sz="0" w:space="0" w:color="auto"/>
            <w:bottom w:val="none" w:sz="0" w:space="0" w:color="auto"/>
            <w:right w:val="none" w:sz="0" w:space="0" w:color="auto"/>
          </w:divBdr>
        </w:div>
        <w:div w:id="1534071159">
          <w:marLeft w:val="640"/>
          <w:marRight w:val="0"/>
          <w:marTop w:val="0"/>
          <w:marBottom w:val="0"/>
          <w:divBdr>
            <w:top w:val="none" w:sz="0" w:space="0" w:color="auto"/>
            <w:left w:val="none" w:sz="0" w:space="0" w:color="auto"/>
            <w:bottom w:val="none" w:sz="0" w:space="0" w:color="auto"/>
            <w:right w:val="none" w:sz="0" w:space="0" w:color="auto"/>
          </w:divBdr>
        </w:div>
        <w:div w:id="1550190575">
          <w:marLeft w:val="640"/>
          <w:marRight w:val="0"/>
          <w:marTop w:val="0"/>
          <w:marBottom w:val="0"/>
          <w:divBdr>
            <w:top w:val="none" w:sz="0" w:space="0" w:color="auto"/>
            <w:left w:val="none" w:sz="0" w:space="0" w:color="auto"/>
            <w:bottom w:val="none" w:sz="0" w:space="0" w:color="auto"/>
            <w:right w:val="none" w:sz="0" w:space="0" w:color="auto"/>
          </w:divBdr>
        </w:div>
        <w:div w:id="1553689063">
          <w:marLeft w:val="640"/>
          <w:marRight w:val="0"/>
          <w:marTop w:val="0"/>
          <w:marBottom w:val="0"/>
          <w:divBdr>
            <w:top w:val="none" w:sz="0" w:space="0" w:color="auto"/>
            <w:left w:val="none" w:sz="0" w:space="0" w:color="auto"/>
            <w:bottom w:val="none" w:sz="0" w:space="0" w:color="auto"/>
            <w:right w:val="none" w:sz="0" w:space="0" w:color="auto"/>
          </w:divBdr>
        </w:div>
        <w:div w:id="1582175991">
          <w:marLeft w:val="640"/>
          <w:marRight w:val="0"/>
          <w:marTop w:val="0"/>
          <w:marBottom w:val="0"/>
          <w:divBdr>
            <w:top w:val="none" w:sz="0" w:space="0" w:color="auto"/>
            <w:left w:val="none" w:sz="0" w:space="0" w:color="auto"/>
            <w:bottom w:val="none" w:sz="0" w:space="0" w:color="auto"/>
            <w:right w:val="none" w:sz="0" w:space="0" w:color="auto"/>
          </w:divBdr>
        </w:div>
        <w:div w:id="1697924187">
          <w:marLeft w:val="640"/>
          <w:marRight w:val="0"/>
          <w:marTop w:val="0"/>
          <w:marBottom w:val="0"/>
          <w:divBdr>
            <w:top w:val="none" w:sz="0" w:space="0" w:color="auto"/>
            <w:left w:val="none" w:sz="0" w:space="0" w:color="auto"/>
            <w:bottom w:val="none" w:sz="0" w:space="0" w:color="auto"/>
            <w:right w:val="none" w:sz="0" w:space="0" w:color="auto"/>
          </w:divBdr>
        </w:div>
        <w:div w:id="1719622847">
          <w:marLeft w:val="640"/>
          <w:marRight w:val="0"/>
          <w:marTop w:val="0"/>
          <w:marBottom w:val="0"/>
          <w:divBdr>
            <w:top w:val="none" w:sz="0" w:space="0" w:color="auto"/>
            <w:left w:val="none" w:sz="0" w:space="0" w:color="auto"/>
            <w:bottom w:val="none" w:sz="0" w:space="0" w:color="auto"/>
            <w:right w:val="none" w:sz="0" w:space="0" w:color="auto"/>
          </w:divBdr>
        </w:div>
        <w:div w:id="1720473069">
          <w:marLeft w:val="640"/>
          <w:marRight w:val="0"/>
          <w:marTop w:val="0"/>
          <w:marBottom w:val="0"/>
          <w:divBdr>
            <w:top w:val="none" w:sz="0" w:space="0" w:color="auto"/>
            <w:left w:val="none" w:sz="0" w:space="0" w:color="auto"/>
            <w:bottom w:val="none" w:sz="0" w:space="0" w:color="auto"/>
            <w:right w:val="none" w:sz="0" w:space="0" w:color="auto"/>
          </w:divBdr>
        </w:div>
        <w:div w:id="1809663815">
          <w:marLeft w:val="640"/>
          <w:marRight w:val="0"/>
          <w:marTop w:val="0"/>
          <w:marBottom w:val="0"/>
          <w:divBdr>
            <w:top w:val="none" w:sz="0" w:space="0" w:color="auto"/>
            <w:left w:val="none" w:sz="0" w:space="0" w:color="auto"/>
            <w:bottom w:val="none" w:sz="0" w:space="0" w:color="auto"/>
            <w:right w:val="none" w:sz="0" w:space="0" w:color="auto"/>
          </w:divBdr>
        </w:div>
        <w:div w:id="1818261965">
          <w:marLeft w:val="640"/>
          <w:marRight w:val="0"/>
          <w:marTop w:val="0"/>
          <w:marBottom w:val="0"/>
          <w:divBdr>
            <w:top w:val="none" w:sz="0" w:space="0" w:color="auto"/>
            <w:left w:val="none" w:sz="0" w:space="0" w:color="auto"/>
            <w:bottom w:val="none" w:sz="0" w:space="0" w:color="auto"/>
            <w:right w:val="none" w:sz="0" w:space="0" w:color="auto"/>
          </w:divBdr>
        </w:div>
        <w:div w:id="1864128330">
          <w:marLeft w:val="640"/>
          <w:marRight w:val="0"/>
          <w:marTop w:val="0"/>
          <w:marBottom w:val="0"/>
          <w:divBdr>
            <w:top w:val="none" w:sz="0" w:space="0" w:color="auto"/>
            <w:left w:val="none" w:sz="0" w:space="0" w:color="auto"/>
            <w:bottom w:val="none" w:sz="0" w:space="0" w:color="auto"/>
            <w:right w:val="none" w:sz="0" w:space="0" w:color="auto"/>
          </w:divBdr>
        </w:div>
        <w:div w:id="1897425472">
          <w:marLeft w:val="640"/>
          <w:marRight w:val="0"/>
          <w:marTop w:val="0"/>
          <w:marBottom w:val="0"/>
          <w:divBdr>
            <w:top w:val="none" w:sz="0" w:space="0" w:color="auto"/>
            <w:left w:val="none" w:sz="0" w:space="0" w:color="auto"/>
            <w:bottom w:val="none" w:sz="0" w:space="0" w:color="auto"/>
            <w:right w:val="none" w:sz="0" w:space="0" w:color="auto"/>
          </w:divBdr>
        </w:div>
        <w:div w:id="1911160941">
          <w:marLeft w:val="640"/>
          <w:marRight w:val="0"/>
          <w:marTop w:val="0"/>
          <w:marBottom w:val="0"/>
          <w:divBdr>
            <w:top w:val="none" w:sz="0" w:space="0" w:color="auto"/>
            <w:left w:val="none" w:sz="0" w:space="0" w:color="auto"/>
            <w:bottom w:val="none" w:sz="0" w:space="0" w:color="auto"/>
            <w:right w:val="none" w:sz="0" w:space="0" w:color="auto"/>
          </w:divBdr>
        </w:div>
        <w:div w:id="1916742634">
          <w:marLeft w:val="640"/>
          <w:marRight w:val="0"/>
          <w:marTop w:val="0"/>
          <w:marBottom w:val="0"/>
          <w:divBdr>
            <w:top w:val="none" w:sz="0" w:space="0" w:color="auto"/>
            <w:left w:val="none" w:sz="0" w:space="0" w:color="auto"/>
            <w:bottom w:val="none" w:sz="0" w:space="0" w:color="auto"/>
            <w:right w:val="none" w:sz="0" w:space="0" w:color="auto"/>
          </w:divBdr>
        </w:div>
        <w:div w:id="1933969374">
          <w:marLeft w:val="640"/>
          <w:marRight w:val="0"/>
          <w:marTop w:val="0"/>
          <w:marBottom w:val="0"/>
          <w:divBdr>
            <w:top w:val="none" w:sz="0" w:space="0" w:color="auto"/>
            <w:left w:val="none" w:sz="0" w:space="0" w:color="auto"/>
            <w:bottom w:val="none" w:sz="0" w:space="0" w:color="auto"/>
            <w:right w:val="none" w:sz="0" w:space="0" w:color="auto"/>
          </w:divBdr>
        </w:div>
        <w:div w:id="1957372979">
          <w:marLeft w:val="640"/>
          <w:marRight w:val="0"/>
          <w:marTop w:val="0"/>
          <w:marBottom w:val="0"/>
          <w:divBdr>
            <w:top w:val="none" w:sz="0" w:space="0" w:color="auto"/>
            <w:left w:val="none" w:sz="0" w:space="0" w:color="auto"/>
            <w:bottom w:val="none" w:sz="0" w:space="0" w:color="auto"/>
            <w:right w:val="none" w:sz="0" w:space="0" w:color="auto"/>
          </w:divBdr>
        </w:div>
        <w:div w:id="1969166878">
          <w:marLeft w:val="640"/>
          <w:marRight w:val="0"/>
          <w:marTop w:val="0"/>
          <w:marBottom w:val="0"/>
          <w:divBdr>
            <w:top w:val="none" w:sz="0" w:space="0" w:color="auto"/>
            <w:left w:val="none" w:sz="0" w:space="0" w:color="auto"/>
            <w:bottom w:val="none" w:sz="0" w:space="0" w:color="auto"/>
            <w:right w:val="none" w:sz="0" w:space="0" w:color="auto"/>
          </w:divBdr>
        </w:div>
        <w:div w:id="1995648138">
          <w:marLeft w:val="640"/>
          <w:marRight w:val="0"/>
          <w:marTop w:val="0"/>
          <w:marBottom w:val="0"/>
          <w:divBdr>
            <w:top w:val="none" w:sz="0" w:space="0" w:color="auto"/>
            <w:left w:val="none" w:sz="0" w:space="0" w:color="auto"/>
            <w:bottom w:val="none" w:sz="0" w:space="0" w:color="auto"/>
            <w:right w:val="none" w:sz="0" w:space="0" w:color="auto"/>
          </w:divBdr>
        </w:div>
        <w:div w:id="2014647952">
          <w:marLeft w:val="640"/>
          <w:marRight w:val="0"/>
          <w:marTop w:val="0"/>
          <w:marBottom w:val="0"/>
          <w:divBdr>
            <w:top w:val="none" w:sz="0" w:space="0" w:color="auto"/>
            <w:left w:val="none" w:sz="0" w:space="0" w:color="auto"/>
            <w:bottom w:val="none" w:sz="0" w:space="0" w:color="auto"/>
            <w:right w:val="none" w:sz="0" w:space="0" w:color="auto"/>
          </w:divBdr>
        </w:div>
        <w:div w:id="2039817381">
          <w:marLeft w:val="640"/>
          <w:marRight w:val="0"/>
          <w:marTop w:val="0"/>
          <w:marBottom w:val="0"/>
          <w:divBdr>
            <w:top w:val="none" w:sz="0" w:space="0" w:color="auto"/>
            <w:left w:val="none" w:sz="0" w:space="0" w:color="auto"/>
            <w:bottom w:val="none" w:sz="0" w:space="0" w:color="auto"/>
            <w:right w:val="none" w:sz="0" w:space="0" w:color="auto"/>
          </w:divBdr>
        </w:div>
        <w:div w:id="2089880073">
          <w:marLeft w:val="640"/>
          <w:marRight w:val="0"/>
          <w:marTop w:val="0"/>
          <w:marBottom w:val="0"/>
          <w:divBdr>
            <w:top w:val="none" w:sz="0" w:space="0" w:color="auto"/>
            <w:left w:val="none" w:sz="0" w:space="0" w:color="auto"/>
            <w:bottom w:val="none" w:sz="0" w:space="0" w:color="auto"/>
            <w:right w:val="none" w:sz="0" w:space="0" w:color="auto"/>
          </w:divBdr>
        </w:div>
      </w:divsChild>
    </w:div>
    <w:div w:id="317539031">
      <w:bodyDiv w:val="1"/>
      <w:marLeft w:val="0"/>
      <w:marRight w:val="0"/>
      <w:marTop w:val="0"/>
      <w:marBottom w:val="0"/>
      <w:divBdr>
        <w:top w:val="none" w:sz="0" w:space="0" w:color="auto"/>
        <w:left w:val="none" w:sz="0" w:space="0" w:color="auto"/>
        <w:bottom w:val="none" w:sz="0" w:space="0" w:color="auto"/>
        <w:right w:val="none" w:sz="0" w:space="0" w:color="auto"/>
      </w:divBdr>
      <w:divsChild>
        <w:div w:id="17778889">
          <w:marLeft w:val="640"/>
          <w:marRight w:val="0"/>
          <w:marTop w:val="0"/>
          <w:marBottom w:val="0"/>
          <w:divBdr>
            <w:top w:val="none" w:sz="0" w:space="0" w:color="auto"/>
            <w:left w:val="none" w:sz="0" w:space="0" w:color="auto"/>
            <w:bottom w:val="none" w:sz="0" w:space="0" w:color="auto"/>
            <w:right w:val="none" w:sz="0" w:space="0" w:color="auto"/>
          </w:divBdr>
        </w:div>
        <w:div w:id="50540732">
          <w:marLeft w:val="640"/>
          <w:marRight w:val="0"/>
          <w:marTop w:val="0"/>
          <w:marBottom w:val="0"/>
          <w:divBdr>
            <w:top w:val="none" w:sz="0" w:space="0" w:color="auto"/>
            <w:left w:val="none" w:sz="0" w:space="0" w:color="auto"/>
            <w:bottom w:val="none" w:sz="0" w:space="0" w:color="auto"/>
            <w:right w:val="none" w:sz="0" w:space="0" w:color="auto"/>
          </w:divBdr>
        </w:div>
        <w:div w:id="77137797">
          <w:marLeft w:val="640"/>
          <w:marRight w:val="0"/>
          <w:marTop w:val="0"/>
          <w:marBottom w:val="0"/>
          <w:divBdr>
            <w:top w:val="none" w:sz="0" w:space="0" w:color="auto"/>
            <w:left w:val="none" w:sz="0" w:space="0" w:color="auto"/>
            <w:bottom w:val="none" w:sz="0" w:space="0" w:color="auto"/>
            <w:right w:val="none" w:sz="0" w:space="0" w:color="auto"/>
          </w:divBdr>
        </w:div>
        <w:div w:id="119306107">
          <w:marLeft w:val="640"/>
          <w:marRight w:val="0"/>
          <w:marTop w:val="0"/>
          <w:marBottom w:val="0"/>
          <w:divBdr>
            <w:top w:val="none" w:sz="0" w:space="0" w:color="auto"/>
            <w:left w:val="none" w:sz="0" w:space="0" w:color="auto"/>
            <w:bottom w:val="none" w:sz="0" w:space="0" w:color="auto"/>
            <w:right w:val="none" w:sz="0" w:space="0" w:color="auto"/>
          </w:divBdr>
        </w:div>
        <w:div w:id="123282187">
          <w:marLeft w:val="640"/>
          <w:marRight w:val="0"/>
          <w:marTop w:val="0"/>
          <w:marBottom w:val="0"/>
          <w:divBdr>
            <w:top w:val="none" w:sz="0" w:space="0" w:color="auto"/>
            <w:left w:val="none" w:sz="0" w:space="0" w:color="auto"/>
            <w:bottom w:val="none" w:sz="0" w:space="0" w:color="auto"/>
            <w:right w:val="none" w:sz="0" w:space="0" w:color="auto"/>
          </w:divBdr>
        </w:div>
        <w:div w:id="183249555">
          <w:marLeft w:val="640"/>
          <w:marRight w:val="0"/>
          <w:marTop w:val="0"/>
          <w:marBottom w:val="0"/>
          <w:divBdr>
            <w:top w:val="none" w:sz="0" w:space="0" w:color="auto"/>
            <w:left w:val="none" w:sz="0" w:space="0" w:color="auto"/>
            <w:bottom w:val="none" w:sz="0" w:space="0" w:color="auto"/>
            <w:right w:val="none" w:sz="0" w:space="0" w:color="auto"/>
          </w:divBdr>
        </w:div>
        <w:div w:id="193731242">
          <w:marLeft w:val="640"/>
          <w:marRight w:val="0"/>
          <w:marTop w:val="0"/>
          <w:marBottom w:val="0"/>
          <w:divBdr>
            <w:top w:val="none" w:sz="0" w:space="0" w:color="auto"/>
            <w:left w:val="none" w:sz="0" w:space="0" w:color="auto"/>
            <w:bottom w:val="none" w:sz="0" w:space="0" w:color="auto"/>
            <w:right w:val="none" w:sz="0" w:space="0" w:color="auto"/>
          </w:divBdr>
        </w:div>
        <w:div w:id="254292315">
          <w:marLeft w:val="640"/>
          <w:marRight w:val="0"/>
          <w:marTop w:val="0"/>
          <w:marBottom w:val="0"/>
          <w:divBdr>
            <w:top w:val="none" w:sz="0" w:space="0" w:color="auto"/>
            <w:left w:val="none" w:sz="0" w:space="0" w:color="auto"/>
            <w:bottom w:val="none" w:sz="0" w:space="0" w:color="auto"/>
            <w:right w:val="none" w:sz="0" w:space="0" w:color="auto"/>
          </w:divBdr>
        </w:div>
        <w:div w:id="272833503">
          <w:marLeft w:val="640"/>
          <w:marRight w:val="0"/>
          <w:marTop w:val="0"/>
          <w:marBottom w:val="0"/>
          <w:divBdr>
            <w:top w:val="none" w:sz="0" w:space="0" w:color="auto"/>
            <w:left w:val="none" w:sz="0" w:space="0" w:color="auto"/>
            <w:bottom w:val="none" w:sz="0" w:space="0" w:color="auto"/>
            <w:right w:val="none" w:sz="0" w:space="0" w:color="auto"/>
          </w:divBdr>
        </w:div>
        <w:div w:id="275797185">
          <w:marLeft w:val="640"/>
          <w:marRight w:val="0"/>
          <w:marTop w:val="0"/>
          <w:marBottom w:val="0"/>
          <w:divBdr>
            <w:top w:val="none" w:sz="0" w:space="0" w:color="auto"/>
            <w:left w:val="none" w:sz="0" w:space="0" w:color="auto"/>
            <w:bottom w:val="none" w:sz="0" w:space="0" w:color="auto"/>
            <w:right w:val="none" w:sz="0" w:space="0" w:color="auto"/>
          </w:divBdr>
        </w:div>
        <w:div w:id="308247323">
          <w:marLeft w:val="640"/>
          <w:marRight w:val="0"/>
          <w:marTop w:val="0"/>
          <w:marBottom w:val="0"/>
          <w:divBdr>
            <w:top w:val="none" w:sz="0" w:space="0" w:color="auto"/>
            <w:left w:val="none" w:sz="0" w:space="0" w:color="auto"/>
            <w:bottom w:val="none" w:sz="0" w:space="0" w:color="auto"/>
            <w:right w:val="none" w:sz="0" w:space="0" w:color="auto"/>
          </w:divBdr>
        </w:div>
        <w:div w:id="324016211">
          <w:marLeft w:val="640"/>
          <w:marRight w:val="0"/>
          <w:marTop w:val="0"/>
          <w:marBottom w:val="0"/>
          <w:divBdr>
            <w:top w:val="none" w:sz="0" w:space="0" w:color="auto"/>
            <w:left w:val="none" w:sz="0" w:space="0" w:color="auto"/>
            <w:bottom w:val="none" w:sz="0" w:space="0" w:color="auto"/>
            <w:right w:val="none" w:sz="0" w:space="0" w:color="auto"/>
          </w:divBdr>
        </w:div>
        <w:div w:id="328362246">
          <w:marLeft w:val="640"/>
          <w:marRight w:val="0"/>
          <w:marTop w:val="0"/>
          <w:marBottom w:val="0"/>
          <w:divBdr>
            <w:top w:val="none" w:sz="0" w:space="0" w:color="auto"/>
            <w:left w:val="none" w:sz="0" w:space="0" w:color="auto"/>
            <w:bottom w:val="none" w:sz="0" w:space="0" w:color="auto"/>
            <w:right w:val="none" w:sz="0" w:space="0" w:color="auto"/>
          </w:divBdr>
        </w:div>
        <w:div w:id="390664748">
          <w:marLeft w:val="640"/>
          <w:marRight w:val="0"/>
          <w:marTop w:val="0"/>
          <w:marBottom w:val="0"/>
          <w:divBdr>
            <w:top w:val="none" w:sz="0" w:space="0" w:color="auto"/>
            <w:left w:val="none" w:sz="0" w:space="0" w:color="auto"/>
            <w:bottom w:val="none" w:sz="0" w:space="0" w:color="auto"/>
            <w:right w:val="none" w:sz="0" w:space="0" w:color="auto"/>
          </w:divBdr>
        </w:div>
        <w:div w:id="408692472">
          <w:marLeft w:val="640"/>
          <w:marRight w:val="0"/>
          <w:marTop w:val="0"/>
          <w:marBottom w:val="0"/>
          <w:divBdr>
            <w:top w:val="none" w:sz="0" w:space="0" w:color="auto"/>
            <w:left w:val="none" w:sz="0" w:space="0" w:color="auto"/>
            <w:bottom w:val="none" w:sz="0" w:space="0" w:color="auto"/>
            <w:right w:val="none" w:sz="0" w:space="0" w:color="auto"/>
          </w:divBdr>
        </w:div>
        <w:div w:id="477042274">
          <w:marLeft w:val="640"/>
          <w:marRight w:val="0"/>
          <w:marTop w:val="0"/>
          <w:marBottom w:val="0"/>
          <w:divBdr>
            <w:top w:val="none" w:sz="0" w:space="0" w:color="auto"/>
            <w:left w:val="none" w:sz="0" w:space="0" w:color="auto"/>
            <w:bottom w:val="none" w:sz="0" w:space="0" w:color="auto"/>
            <w:right w:val="none" w:sz="0" w:space="0" w:color="auto"/>
          </w:divBdr>
        </w:div>
        <w:div w:id="480007521">
          <w:marLeft w:val="640"/>
          <w:marRight w:val="0"/>
          <w:marTop w:val="0"/>
          <w:marBottom w:val="0"/>
          <w:divBdr>
            <w:top w:val="none" w:sz="0" w:space="0" w:color="auto"/>
            <w:left w:val="none" w:sz="0" w:space="0" w:color="auto"/>
            <w:bottom w:val="none" w:sz="0" w:space="0" w:color="auto"/>
            <w:right w:val="none" w:sz="0" w:space="0" w:color="auto"/>
          </w:divBdr>
        </w:div>
        <w:div w:id="549078306">
          <w:marLeft w:val="640"/>
          <w:marRight w:val="0"/>
          <w:marTop w:val="0"/>
          <w:marBottom w:val="0"/>
          <w:divBdr>
            <w:top w:val="none" w:sz="0" w:space="0" w:color="auto"/>
            <w:left w:val="none" w:sz="0" w:space="0" w:color="auto"/>
            <w:bottom w:val="none" w:sz="0" w:space="0" w:color="auto"/>
            <w:right w:val="none" w:sz="0" w:space="0" w:color="auto"/>
          </w:divBdr>
        </w:div>
        <w:div w:id="628323878">
          <w:marLeft w:val="640"/>
          <w:marRight w:val="0"/>
          <w:marTop w:val="0"/>
          <w:marBottom w:val="0"/>
          <w:divBdr>
            <w:top w:val="none" w:sz="0" w:space="0" w:color="auto"/>
            <w:left w:val="none" w:sz="0" w:space="0" w:color="auto"/>
            <w:bottom w:val="none" w:sz="0" w:space="0" w:color="auto"/>
            <w:right w:val="none" w:sz="0" w:space="0" w:color="auto"/>
          </w:divBdr>
        </w:div>
        <w:div w:id="670989786">
          <w:marLeft w:val="640"/>
          <w:marRight w:val="0"/>
          <w:marTop w:val="0"/>
          <w:marBottom w:val="0"/>
          <w:divBdr>
            <w:top w:val="none" w:sz="0" w:space="0" w:color="auto"/>
            <w:left w:val="none" w:sz="0" w:space="0" w:color="auto"/>
            <w:bottom w:val="none" w:sz="0" w:space="0" w:color="auto"/>
            <w:right w:val="none" w:sz="0" w:space="0" w:color="auto"/>
          </w:divBdr>
        </w:div>
        <w:div w:id="855851059">
          <w:marLeft w:val="640"/>
          <w:marRight w:val="0"/>
          <w:marTop w:val="0"/>
          <w:marBottom w:val="0"/>
          <w:divBdr>
            <w:top w:val="none" w:sz="0" w:space="0" w:color="auto"/>
            <w:left w:val="none" w:sz="0" w:space="0" w:color="auto"/>
            <w:bottom w:val="none" w:sz="0" w:space="0" w:color="auto"/>
            <w:right w:val="none" w:sz="0" w:space="0" w:color="auto"/>
          </w:divBdr>
        </w:div>
        <w:div w:id="949556698">
          <w:marLeft w:val="640"/>
          <w:marRight w:val="0"/>
          <w:marTop w:val="0"/>
          <w:marBottom w:val="0"/>
          <w:divBdr>
            <w:top w:val="none" w:sz="0" w:space="0" w:color="auto"/>
            <w:left w:val="none" w:sz="0" w:space="0" w:color="auto"/>
            <w:bottom w:val="none" w:sz="0" w:space="0" w:color="auto"/>
            <w:right w:val="none" w:sz="0" w:space="0" w:color="auto"/>
          </w:divBdr>
        </w:div>
        <w:div w:id="1007363780">
          <w:marLeft w:val="640"/>
          <w:marRight w:val="0"/>
          <w:marTop w:val="0"/>
          <w:marBottom w:val="0"/>
          <w:divBdr>
            <w:top w:val="none" w:sz="0" w:space="0" w:color="auto"/>
            <w:left w:val="none" w:sz="0" w:space="0" w:color="auto"/>
            <w:bottom w:val="none" w:sz="0" w:space="0" w:color="auto"/>
            <w:right w:val="none" w:sz="0" w:space="0" w:color="auto"/>
          </w:divBdr>
        </w:div>
        <w:div w:id="1012955508">
          <w:marLeft w:val="640"/>
          <w:marRight w:val="0"/>
          <w:marTop w:val="0"/>
          <w:marBottom w:val="0"/>
          <w:divBdr>
            <w:top w:val="none" w:sz="0" w:space="0" w:color="auto"/>
            <w:left w:val="none" w:sz="0" w:space="0" w:color="auto"/>
            <w:bottom w:val="none" w:sz="0" w:space="0" w:color="auto"/>
            <w:right w:val="none" w:sz="0" w:space="0" w:color="auto"/>
          </w:divBdr>
        </w:div>
        <w:div w:id="1140222042">
          <w:marLeft w:val="640"/>
          <w:marRight w:val="0"/>
          <w:marTop w:val="0"/>
          <w:marBottom w:val="0"/>
          <w:divBdr>
            <w:top w:val="none" w:sz="0" w:space="0" w:color="auto"/>
            <w:left w:val="none" w:sz="0" w:space="0" w:color="auto"/>
            <w:bottom w:val="none" w:sz="0" w:space="0" w:color="auto"/>
            <w:right w:val="none" w:sz="0" w:space="0" w:color="auto"/>
          </w:divBdr>
        </w:div>
        <w:div w:id="1144468681">
          <w:marLeft w:val="640"/>
          <w:marRight w:val="0"/>
          <w:marTop w:val="0"/>
          <w:marBottom w:val="0"/>
          <w:divBdr>
            <w:top w:val="none" w:sz="0" w:space="0" w:color="auto"/>
            <w:left w:val="none" w:sz="0" w:space="0" w:color="auto"/>
            <w:bottom w:val="none" w:sz="0" w:space="0" w:color="auto"/>
            <w:right w:val="none" w:sz="0" w:space="0" w:color="auto"/>
          </w:divBdr>
        </w:div>
        <w:div w:id="1152795104">
          <w:marLeft w:val="640"/>
          <w:marRight w:val="0"/>
          <w:marTop w:val="0"/>
          <w:marBottom w:val="0"/>
          <w:divBdr>
            <w:top w:val="none" w:sz="0" w:space="0" w:color="auto"/>
            <w:left w:val="none" w:sz="0" w:space="0" w:color="auto"/>
            <w:bottom w:val="none" w:sz="0" w:space="0" w:color="auto"/>
            <w:right w:val="none" w:sz="0" w:space="0" w:color="auto"/>
          </w:divBdr>
        </w:div>
        <w:div w:id="1230924117">
          <w:marLeft w:val="640"/>
          <w:marRight w:val="0"/>
          <w:marTop w:val="0"/>
          <w:marBottom w:val="0"/>
          <w:divBdr>
            <w:top w:val="none" w:sz="0" w:space="0" w:color="auto"/>
            <w:left w:val="none" w:sz="0" w:space="0" w:color="auto"/>
            <w:bottom w:val="none" w:sz="0" w:space="0" w:color="auto"/>
            <w:right w:val="none" w:sz="0" w:space="0" w:color="auto"/>
          </w:divBdr>
        </w:div>
        <w:div w:id="1235169101">
          <w:marLeft w:val="640"/>
          <w:marRight w:val="0"/>
          <w:marTop w:val="0"/>
          <w:marBottom w:val="0"/>
          <w:divBdr>
            <w:top w:val="none" w:sz="0" w:space="0" w:color="auto"/>
            <w:left w:val="none" w:sz="0" w:space="0" w:color="auto"/>
            <w:bottom w:val="none" w:sz="0" w:space="0" w:color="auto"/>
            <w:right w:val="none" w:sz="0" w:space="0" w:color="auto"/>
          </w:divBdr>
        </w:div>
        <w:div w:id="1240748594">
          <w:marLeft w:val="640"/>
          <w:marRight w:val="0"/>
          <w:marTop w:val="0"/>
          <w:marBottom w:val="0"/>
          <w:divBdr>
            <w:top w:val="none" w:sz="0" w:space="0" w:color="auto"/>
            <w:left w:val="none" w:sz="0" w:space="0" w:color="auto"/>
            <w:bottom w:val="none" w:sz="0" w:space="0" w:color="auto"/>
            <w:right w:val="none" w:sz="0" w:space="0" w:color="auto"/>
          </w:divBdr>
        </w:div>
        <w:div w:id="1263029688">
          <w:marLeft w:val="640"/>
          <w:marRight w:val="0"/>
          <w:marTop w:val="0"/>
          <w:marBottom w:val="0"/>
          <w:divBdr>
            <w:top w:val="none" w:sz="0" w:space="0" w:color="auto"/>
            <w:left w:val="none" w:sz="0" w:space="0" w:color="auto"/>
            <w:bottom w:val="none" w:sz="0" w:space="0" w:color="auto"/>
            <w:right w:val="none" w:sz="0" w:space="0" w:color="auto"/>
          </w:divBdr>
        </w:div>
        <w:div w:id="1269508790">
          <w:marLeft w:val="640"/>
          <w:marRight w:val="0"/>
          <w:marTop w:val="0"/>
          <w:marBottom w:val="0"/>
          <w:divBdr>
            <w:top w:val="none" w:sz="0" w:space="0" w:color="auto"/>
            <w:left w:val="none" w:sz="0" w:space="0" w:color="auto"/>
            <w:bottom w:val="none" w:sz="0" w:space="0" w:color="auto"/>
            <w:right w:val="none" w:sz="0" w:space="0" w:color="auto"/>
          </w:divBdr>
        </w:div>
        <w:div w:id="1338576130">
          <w:marLeft w:val="640"/>
          <w:marRight w:val="0"/>
          <w:marTop w:val="0"/>
          <w:marBottom w:val="0"/>
          <w:divBdr>
            <w:top w:val="none" w:sz="0" w:space="0" w:color="auto"/>
            <w:left w:val="none" w:sz="0" w:space="0" w:color="auto"/>
            <w:bottom w:val="none" w:sz="0" w:space="0" w:color="auto"/>
            <w:right w:val="none" w:sz="0" w:space="0" w:color="auto"/>
          </w:divBdr>
        </w:div>
        <w:div w:id="1566407866">
          <w:marLeft w:val="640"/>
          <w:marRight w:val="0"/>
          <w:marTop w:val="0"/>
          <w:marBottom w:val="0"/>
          <w:divBdr>
            <w:top w:val="none" w:sz="0" w:space="0" w:color="auto"/>
            <w:left w:val="none" w:sz="0" w:space="0" w:color="auto"/>
            <w:bottom w:val="none" w:sz="0" w:space="0" w:color="auto"/>
            <w:right w:val="none" w:sz="0" w:space="0" w:color="auto"/>
          </w:divBdr>
        </w:div>
        <w:div w:id="1650162702">
          <w:marLeft w:val="640"/>
          <w:marRight w:val="0"/>
          <w:marTop w:val="0"/>
          <w:marBottom w:val="0"/>
          <w:divBdr>
            <w:top w:val="none" w:sz="0" w:space="0" w:color="auto"/>
            <w:left w:val="none" w:sz="0" w:space="0" w:color="auto"/>
            <w:bottom w:val="none" w:sz="0" w:space="0" w:color="auto"/>
            <w:right w:val="none" w:sz="0" w:space="0" w:color="auto"/>
          </w:divBdr>
        </w:div>
        <w:div w:id="1692762007">
          <w:marLeft w:val="640"/>
          <w:marRight w:val="0"/>
          <w:marTop w:val="0"/>
          <w:marBottom w:val="0"/>
          <w:divBdr>
            <w:top w:val="none" w:sz="0" w:space="0" w:color="auto"/>
            <w:left w:val="none" w:sz="0" w:space="0" w:color="auto"/>
            <w:bottom w:val="none" w:sz="0" w:space="0" w:color="auto"/>
            <w:right w:val="none" w:sz="0" w:space="0" w:color="auto"/>
          </w:divBdr>
        </w:div>
        <w:div w:id="1703433538">
          <w:marLeft w:val="640"/>
          <w:marRight w:val="0"/>
          <w:marTop w:val="0"/>
          <w:marBottom w:val="0"/>
          <w:divBdr>
            <w:top w:val="none" w:sz="0" w:space="0" w:color="auto"/>
            <w:left w:val="none" w:sz="0" w:space="0" w:color="auto"/>
            <w:bottom w:val="none" w:sz="0" w:space="0" w:color="auto"/>
            <w:right w:val="none" w:sz="0" w:space="0" w:color="auto"/>
          </w:divBdr>
        </w:div>
        <w:div w:id="1913274001">
          <w:marLeft w:val="640"/>
          <w:marRight w:val="0"/>
          <w:marTop w:val="0"/>
          <w:marBottom w:val="0"/>
          <w:divBdr>
            <w:top w:val="none" w:sz="0" w:space="0" w:color="auto"/>
            <w:left w:val="none" w:sz="0" w:space="0" w:color="auto"/>
            <w:bottom w:val="none" w:sz="0" w:space="0" w:color="auto"/>
            <w:right w:val="none" w:sz="0" w:space="0" w:color="auto"/>
          </w:divBdr>
        </w:div>
        <w:div w:id="1961956298">
          <w:marLeft w:val="640"/>
          <w:marRight w:val="0"/>
          <w:marTop w:val="0"/>
          <w:marBottom w:val="0"/>
          <w:divBdr>
            <w:top w:val="none" w:sz="0" w:space="0" w:color="auto"/>
            <w:left w:val="none" w:sz="0" w:space="0" w:color="auto"/>
            <w:bottom w:val="none" w:sz="0" w:space="0" w:color="auto"/>
            <w:right w:val="none" w:sz="0" w:space="0" w:color="auto"/>
          </w:divBdr>
        </w:div>
        <w:div w:id="1980916412">
          <w:marLeft w:val="640"/>
          <w:marRight w:val="0"/>
          <w:marTop w:val="0"/>
          <w:marBottom w:val="0"/>
          <w:divBdr>
            <w:top w:val="none" w:sz="0" w:space="0" w:color="auto"/>
            <w:left w:val="none" w:sz="0" w:space="0" w:color="auto"/>
            <w:bottom w:val="none" w:sz="0" w:space="0" w:color="auto"/>
            <w:right w:val="none" w:sz="0" w:space="0" w:color="auto"/>
          </w:divBdr>
        </w:div>
        <w:div w:id="1994530756">
          <w:marLeft w:val="640"/>
          <w:marRight w:val="0"/>
          <w:marTop w:val="0"/>
          <w:marBottom w:val="0"/>
          <w:divBdr>
            <w:top w:val="none" w:sz="0" w:space="0" w:color="auto"/>
            <w:left w:val="none" w:sz="0" w:space="0" w:color="auto"/>
            <w:bottom w:val="none" w:sz="0" w:space="0" w:color="auto"/>
            <w:right w:val="none" w:sz="0" w:space="0" w:color="auto"/>
          </w:divBdr>
        </w:div>
        <w:div w:id="2107992913">
          <w:marLeft w:val="640"/>
          <w:marRight w:val="0"/>
          <w:marTop w:val="0"/>
          <w:marBottom w:val="0"/>
          <w:divBdr>
            <w:top w:val="none" w:sz="0" w:space="0" w:color="auto"/>
            <w:left w:val="none" w:sz="0" w:space="0" w:color="auto"/>
            <w:bottom w:val="none" w:sz="0" w:space="0" w:color="auto"/>
            <w:right w:val="none" w:sz="0" w:space="0" w:color="auto"/>
          </w:divBdr>
        </w:div>
        <w:div w:id="2110808625">
          <w:marLeft w:val="640"/>
          <w:marRight w:val="0"/>
          <w:marTop w:val="0"/>
          <w:marBottom w:val="0"/>
          <w:divBdr>
            <w:top w:val="none" w:sz="0" w:space="0" w:color="auto"/>
            <w:left w:val="none" w:sz="0" w:space="0" w:color="auto"/>
            <w:bottom w:val="none" w:sz="0" w:space="0" w:color="auto"/>
            <w:right w:val="none" w:sz="0" w:space="0" w:color="auto"/>
          </w:divBdr>
        </w:div>
        <w:div w:id="2113012802">
          <w:marLeft w:val="640"/>
          <w:marRight w:val="0"/>
          <w:marTop w:val="0"/>
          <w:marBottom w:val="0"/>
          <w:divBdr>
            <w:top w:val="none" w:sz="0" w:space="0" w:color="auto"/>
            <w:left w:val="none" w:sz="0" w:space="0" w:color="auto"/>
            <w:bottom w:val="none" w:sz="0" w:space="0" w:color="auto"/>
            <w:right w:val="none" w:sz="0" w:space="0" w:color="auto"/>
          </w:divBdr>
        </w:div>
        <w:div w:id="2134326177">
          <w:marLeft w:val="640"/>
          <w:marRight w:val="0"/>
          <w:marTop w:val="0"/>
          <w:marBottom w:val="0"/>
          <w:divBdr>
            <w:top w:val="none" w:sz="0" w:space="0" w:color="auto"/>
            <w:left w:val="none" w:sz="0" w:space="0" w:color="auto"/>
            <w:bottom w:val="none" w:sz="0" w:space="0" w:color="auto"/>
            <w:right w:val="none" w:sz="0" w:space="0" w:color="auto"/>
          </w:divBdr>
        </w:div>
      </w:divsChild>
    </w:div>
    <w:div w:id="322634616">
      <w:marLeft w:val="0"/>
      <w:marRight w:val="0"/>
      <w:marTop w:val="0"/>
      <w:marBottom w:val="0"/>
      <w:divBdr>
        <w:top w:val="none" w:sz="0" w:space="0" w:color="auto"/>
        <w:left w:val="none" w:sz="0" w:space="0" w:color="auto"/>
        <w:bottom w:val="none" w:sz="0" w:space="0" w:color="auto"/>
        <w:right w:val="none" w:sz="0" w:space="0" w:color="auto"/>
      </w:divBdr>
    </w:div>
    <w:div w:id="325090763">
      <w:bodyDiv w:val="1"/>
      <w:marLeft w:val="0"/>
      <w:marRight w:val="0"/>
      <w:marTop w:val="0"/>
      <w:marBottom w:val="0"/>
      <w:divBdr>
        <w:top w:val="none" w:sz="0" w:space="0" w:color="auto"/>
        <w:left w:val="none" w:sz="0" w:space="0" w:color="auto"/>
        <w:bottom w:val="none" w:sz="0" w:space="0" w:color="auto"/>
        <w:right w:val="none" w:sz="0" w:space="0" w:color="auto"/>
      </w:divBdr>
      <w:divsChild>
        <w:div w:id="616258156">
          <w:marLeft w:val="640"/>
          <w:marRight w:val="0"/>
          <w:marTop w:val="0"/>
          <w:marBottom w:val="0"/>
          <w:divBdr>
            <w:top w:val="none" w:sz="0" w:space="0" w:color="auto"/>
            <w:left w:val="none" w:sz="0" w:space="0" w:color="auto"/>
            <w:bottom w:val="none" w:sz="0" w:space="0" w:color="auto"/>
            <w:right w:val="none" w:sz="0" w:space="0" w:color="auto"/>
          </w:divBdr>
        </w:div>
        <w:div w:id="1264268158">
          <w:marLeft w:val="640"/>
          <w:marRight w:val="0"/>
          <w:marTop w:val="0"/>
          <w:marBottom w:val="0"/>
          <w:divBdr>
            <w:top w:val="none" w:sz="0" w:space="0" w:color="auto"/>
            <w:left w:val="none" w:sz="0" w:space="0" w:color="auto"/>
            <w:bottom w:val="none" w:sz="0" w:space="0" w:color="auto"/>
            <w:right w:val="none" w:sz="0" w:space="0" w:color="auto"/>
          </w:divBdr>
        </w:div>
        <w:div w:id="1737361180">
          <w:marLeft w:val="640"/>
          <w:marRight w:val="0"/>
          <w:marTop w:val="0"/>
          <w:marBottom w:val="0"/>
          <w:divBdr>
            <w:top w:val="none" w:sz="0" w:space="0" w:color="auto"/>
            <w:left w:val="none" w:sz="0" w:space="0" w:color="auto"/>
            <w:bottom w:val="none" w:sz="0" w:space="0" w:color="auto"/>
            <w:right w:val="none" w:sz="0" w:space="0" w:color="auto"/>
          </w:divBdr>
        </w:div>
        <w:div w:id="1851555773">
          <w:marLeft w:val="640"/>
          <w:marRight w:val="0"/>
          <w:marTop w:val="0"/>
          <w:marBottom w:val="0"/>
          <w:divBdr>
            <w:top w:val="none" w:sz="0" w:space="0" w:color="auto"/>
            <w:left w:val="none" w:sz="0" w:space="0" w:color="auto"/>
            <w:bottom w:val="none" w:sz="0" w:space="0" w:color="auto"/>
            <w:right w:val="none" w:sz="0" w:space="0" w:color="auto"/>
          </w:divBdr>
        </w:div>
        <w:div w:id="1180924717">
          <w:marLeft w:val="640"/>
          <w:marRight w:val="0"/>
          <w:marTop w:val="0"/>
          <w:marBottom w:val="0"/>
          <w:divBdr>
            <w:top w:val="none" w:sz="0" w:space="0" w:color="auto"/>
            <w:left w:val="none" w:sz="0" w:space="0" w:color="auto"/>
            <w:bottom w:val="none" w:sz="0" w:space="0" w:color="auto"/>
            <w:right w:val="none" w:sz="0" w:space="0" w:color="auto"/>
          </w:divBdr>
        </w:div>
        <w:div w:id="941493353">
          <w:marLeft w:val="640"/>
          <w:marRight w:val="0"/>
          <w:marTop w:val="0"/>
          <w:marBottom w:val="0"/>
          <w:divBdr>
            <w:top w:val="none" w:sz="0" w:space="0" w:color="auto"/>
            <w:left w:val="none" w:sz="0" w:space="0" w:color="auto"/>
            <w:bottom w:val="none" w:sz="0" w:space="0" w:color="auto"/>
            <w:right w:val="none" w:sz="0" w:space="0" w:color="auto"/>
          </w:divBdr>
        </w:div>
        <w:div w:id="1747798482">
          <w:marLeft w:val="640"/>
          <w:marRight w:val="0"/>
          <w:marTop w:val="0"/>
          <w:marBottom w:val="0"/>
          <w:divBdr>
            <w:top w:val="none" w:sz="0" w:space="0" w:color="auto"/>
            <w:left w:val="none" w:sz="0" w:space="0" w:color="auto"/>
            <w:bottom w:val="none" w:sz="0" w:space="0" w:color="auto"/>
            <w:right w:val="none" w:sz="0" w:space="0" w:color="auto"/>
          </w:divBdr>
        </w:div>
        <w:div w:id="1547065372">
          <w:marLeft w:val="640"/>
          <w:marRight w:val="0"/>
          <w:marTop w:val="0"/>
          <w:marBottom w:val="0"/>
          <w:divBdr>
            <w:top w:val="none" w:sz="0" w:space="0" w:color="auto"/>
            <w:left w:val="none" w:sz="0" w:space="0" w:color="auto"/>
            <w:bottom w:val="none" w:sz="0" w:space="0" w:color="auto"/>
            <w:right w:val="none" w:sz="0" w:space="0" w:color="auto"/>
          </w:divBdr>
        </w:div>
        <w:div w:id="929855900">
          <w:marLeft w:val="640"/>
          <w:marRight w:val="0"/>
          <w:marTop w:val="0"/>
          <w:marBottom w:val="0"/>
          <w:divBdr>
            <w:top w:val="none" w:sz="0" w:space="0" w:color="auto"/>
            <w:left w:val="none" w:sz="0" w:space="0" w:color="auto"/>
            <w:bottom w:val="none" w:sz="0" w:space="0" w:color="auto"/>
            <w:right w:val="none" w:sz="0" w:space="0" w:color="auto"/>
          </w:divBdr>
        </w:div>
        <w:div w:id="2036300061">
          <w:marLeft w:val="640"/>
          <w:marRight w:val="0"/>
          <w:marTop w:val="0"/>
          <w:marBottom w:val="0"/>
          <w:divBdr>
            <w:top w:val="none" w:sz="0" w:space="0" w:color="auto"/>
            <w:left w:val="none" w:sz="0" w:space="0" w:color="auto"/>
            <w:bottom w:val="none" w:sz="0" w:space="0" w:color="auto"/>
            <w:right w:val="none" w:sz="0" w:space="0" w:color="auto"/>
          </w:divBdr>
        </w:div>
        <w:div w:id="1771125986">
          <w:marLeft w:val="640"/>
          <w:marRight w:val="0"/>
          <w:marTop w:val="0"/>
          <w:marBottom w:val="0"/>
          <w:divBdr>
            <w:top w:val="none" w:sz="0" w:space="0" w:color="auto"/>
            <w:left w:val="none" w:sz="0" w:space="0" w:color="auto"/>
            <w:bottom w:val="none" w:sz="0" w:space="0" w:color="auto"/>
            <w:right w:val="none" w:sz="0" w:space="0" w:color="auto"/>
          </w:divBdr>
        </w:div>
        <w:div w:id="793837848">
          <w:marLeft w:val="640"/>
          <w:marRight w:val="0"/>
          <w:marTop w:val="0"/>
          <w:marBottom w:val="0"/>
          <w:divBdr>
            <w:top w:val="none" w:sz="0" w:space="0" w:color="auto"/>
            <w:left w:val="none" w:sz="0" w:space="0" w:color="auto"/>
            <w:bottom w:val="none" w:sz="0" w:space="0" w:color="auto"/>
            <w:right w:val="none" w:sz="0" w:space="0" w:color="auto"/>
          </w:divBdr>
        </w:div>
        <w:div w:id="650865015">
          <w:marLeft w:val="640"/>
          <w:marRight w:val="0"/>
          <w:marTop w:val="0"/>
          <w:marBottom w:val="0"/>
          <w:divBdr>
            <w:top w:val="none" w:sz="0" w:space="0" w:color="auto"/>
            <w:left w:val="none" w:sz="0" w:space="0" w:color="auto"/>
            <w:bottom w:val="none" w:sz="0" w:space="0" w:color="auto"/>
            <w:right w:val="none" w:sz="0" w:space="0" w:color="auto"/>
          </w:divBdr>
        </w:div>
        <w:div w:id="587231694">
          <w:marLeft w:val="640"/>
          <w:marRight w:val="0"/>
          <w:marTop w:val="0"/>
          <w:marBottom w:val="0"/>
          <w:divBdr>
            <w:top w:val="none" w:sz="0" w:space="0" w:color="auto"/>
            <w:left w:val="none" w:sz="0" w:space="0" w:color="auto"/>
            <w:bottom w:val="none" w:sz="0" w:space="0" w:color="auto"/>
            <w:right w:val="none" w:sz="0" w:space="0" w:color="auto"/>
          </w:divBdr>
        </w:div>
        <w:div w:id="318508275">
          <w:marLeft w:val="640"/>
          <w:marRight w:val="0"/>
          <w:marTop w:val="0"/>
          <w:marBottom w:val="0"/>
          <w:divBdr>
            <w:top w:val="none" w:sz="0" w:space="0" w:color="auto"/>
            <w:left w:val="none" w:sz="0" w:space="0" w:color="auto"/>
            <w:bottom w:val="none" w:sz="0" w:space="0" w:color="auto"/>
            <w:right w:val="none" w:sz="0" w:space="0" w:color="auto"/>
          </w:divBdr>
        </w:div>
        <w:div w:id="1991052904">
          <w:marLeft w:val="640"/>
          <w:marRight w:val="0"/>
          <w:marTop w:val="0"/>
          <w:marBottom w:val="0"/>
          <w:divBdr>
            <w:top w:val="none" w:sz="0" w:space="0" w:color="auto"/>
            <w:left w:val="none" w:sz="0" w:space="0" w:color="auto"/>
            <w:bottom w:val="none" w:sz="0" w:space="0" w:color="auto"/>
            <w:right w:val="none" w:sz="0" w:space="0" w:color="auto"/>
          </w:divBdr>
        </w:div>
        <w:div w:id="1612973934">
          <w:marLeft w:val="640"/>
          <w:marRight w:val="0"/>
          <w:marTop w:val="0"/>
          <w:marBottom w:val="0"/>
          <w:divBdr>
            <w:top w:val="none" w:sz="0" w:space="0" w:color="auto"/>
            <w:left w:val="none" w:sz="0" w:space="0" w:color="auto"/>
            <w:bottom w:val="none" w:sz="0" w:space="0" w:color="auto"/>
            <w:right w:val="none" w:sz="0" w:space="0" w:color="auto"/>
          </w:divBdr>
        </w:div>
        <w:div w:id="1307971945">
          <w:marLeft w:val="640"/>
          <w:marRight w:val="0"/>
          <w:marTop w:val="0"/>
          <w:marBottom w:val="0"/>
          <w:divBdr>
            <w:top w:val="none" w:sz="0" w:space="0" w:color="auto"/>
            <w:left w:val="none" w:sz="0" w:space="0" w:color="auto"/>
            <w:bottom w:val="none" w:sz="0" w:space="0" w:color="auto"/>
            <w:right w:val="none" w:sz="0" w:space="0" w:color="auto"/>
          </w:divBdr>
        </w:div>
        <w:div w:id="1523012444">
          <w:marLeft w:val="640"/>
          <w:marRight w:val="0"/>
          <w:marTop w:val="0"/>
          <w:marBottom w:val="0"/>
          <w:divBdr>
            <w:top w:val="none" w:sz="0" w:space="0" w:color="auto"/>
            <w:left w:val="none" w:sz="0" w:space="0" w:color="auto"/>
            <w:bottom w:val="none" w:sz="0" w:space="0" w:color="auto"/>
            <w:right w:val="none" w:sz="0" w:space="0" w:color="auto"/>
          </w:divBdr>
        </w:div>
        <w:div w:id="695278225">
          <w:marLeft w:val="640"/>
          <w:marRight w:val="0"/>
          <w:marTop w:val="0"/>
          <w:marBottom w:val="0"/>
          <w:divBdr>
            <w:top w:val="none" w:sz="0" w:space="0" w:color="auto"/>
            <w:left w:val="none" w:sz="0" w:space="0" w:color="auto"/>
            <w:bottom w:val="none" w:sz="0" w:space="0" w:color="auto"/>
            <w:right w:val="none" w:sz="0" w:space="0" w:color="auto"/>
          </w:divBdr>
        </w:div>
        <w:div w:id="1379092392">
          <w:marLeft w:val="640"/>
          <w:marRight w:val="0"/>
          <w:marTop w:val="0"/>
          <w:marBottom w:val="0"/>
          <w:divBdr>
            <w:top w:val="none" w:sz="0" w:space="0" w:color="auto"/>
            <w:left w:val="none" w:sz="0" w:space="0" w:color="auto"/>
            <w:bottom w:val="none" w:sz="0" w:space="0" w:color="auto"/>
            <w:right w:val="none" w:sz="0" w:space="0" w:color="auto"/>
          </w:divBdr>
        </w:div>
        <w:div w:id="1964652711">
          <w:marLeft w:val="640"/>
          <w:marRight w:val="0"/>
          <w:marTop w:val="0"/>
          <w:marBottom w:val="0"/>
          <w:divBdr>
            <w:top w:val="none" w:sz="0" w:space="0" w:color="auto"/>
            <w:left w:val="none" w:sz="0" w:space="0" w:color="auto"/>
            <w:bottom w:val="none" w:sz="0" w:space="0" w:color="auto"/>
            <w:right w:val="none" w:sz="0" w:space="0" w:color="auto"/>
          </w:divBdr>
        </w:div>
        <w:div w:id="57359876">
          <w:marLeft w:val="640"/>
          <w:marRight w:val="0"/>
          <w:marTop w:val="0"/>
          <w:marBottom w:val="0"/>
          <w:divBdr>
            <w:top w:val="none" w:sz="0" w:space="0" w:color="auto"/>
            <w:left w:val="none" w:sz="0" w:space="0" w:color="auto"/>
            <w:bottom w:val="none" w:sz="0" w:space="0" w:color="auto"/>
            <w:right w:val="none" w:sz="0" w:space="0" w:color="auto"/>
          </w:divBdr>
        </w:div>
        <w:div w:id="1916620933">
          <w:marLeft w:val="640"/>
          <w:marRight w:val="0"/>
          <w:marTop w:val="0"/>
          <w:marBottom w:val="0"/>
          <w:divBdr>
            <w:top w:val="none" w:sz="0" w:space="0" w:color="auto"/>
            <w:left w:val="none" w:sz="0" w:space="0" w:color="auto"/>
            <w:bottom w:val="none" w:sz="0" w:space="0" w:color="auto"/>
            <w:right w:val="none" w:sz="0" w:space="0" w:color="auto"/>
          </w:divBdr>
        </w:div>
        <w:div w:id="596786650">
          <w:marLeft w:val="640"/>
          <w:marRight w:val="0"/>
          <w:marTop w:val="0"/>
          <w:marBottom w:val="0"/>
          <w:divBdr>
            <w:top w:val="none" w:sz="0" w:space="0" w:color="auto"/>
            <w:left w:val="none" w:sz="0" w:space="0" w:color="auto"/>
            <w:bottom w:val="none" w:sz="0" w:space="0" w:color="auto"/>
            <w:right w:val="none" w:sz="0" w:space="0" w:color="auto"/>
          </w:divBdr>
        </w:div>
        <w:div w:id="557712781">
          <w:marLeft w:val="640"/>
          <w:marRight w:val="0"/>
          <w:marTop w:val="0"/>
          <w:marBottom w:val="0"/>
          <w:divBdr>
            <w:top w:val="none" w:sz="0" w:space="0" w:color="auto"/>
            <w:left w:val="none" w:sz="0" w:space="0" w:color="auto"/>
            <w:bottom w:val="none" w:sz="0" w:space="0" w:color="auto"/>
            <w:right w:val="none" w:sz="0" w:space="0" w:color="auto"/>
          </w:divBdr>
        </w:div>
        <w:div w:id="2047215816">
          <w:marLeft w:val="640"/>
          <w:marRight w:val="0"/>
          <w:marTop w:val="0"/>
          <w:marBottom w:val="0"/>
          <w:divBdr>
            <w:top w:val="none" w:sz="0" w:space="0" w:color="auto"/>
            <w:left w:val="none" w:sz="0" w:space="0" w:color="auto"/>
            <w:bottom w:val="none" w:sz="0" w:space="0" w:color="auto"/>
            <w:right w:val="none" w:sz="0" w:space="0" w:color="auto"/>
          </w:divBdr>
        </w:div>
        <w:div w:id="1540511418">
          <w:marLeft w:val="640"/>
          <w:marRight w:val="0"/>
          <w:marTop w:val="0"/>
          <w:marBottom w:val="0"/>
          <w:divBdr>
            <w:top w:val="none" w:sz="0" w:space="0" w:color="auto"/>
            <w:left w:val="none" w:sz="0" w:space="0" w:color="auto"/>
            <w:bottom w:val="none" w:sz="0" w:space="0" w:color="auto"/>
            <w:right w:val="none" w:sz="0" w:space="0" w:color="auto"/>
          </w:divBdr>
        </w:div>
        <w:div w:id="1704209631">
          <w:marLeft w:val="640"/>
          <w:marRight w:val="0"/>
          <w:marTop w:val="0"/>
          <w:marBottom w:val="0"/>
          <w:divBdr>
            <w:top w:val="none" w:sz="0" w:space="0" w:color="auto"/>
            <w:left w:val="none" w:sz="0" w:space="0" w:color="auto"/>
            <w:bottom w:val="none" w:sz="0" w:space="0" w:color="auto"/>
            <w:right w:val="none" w:sz="0" w:space="0" w:color="auto"/>
          </w:divBdr>
        </w:div>
        <w:div w:id="693113081">
          <w:marLeft w:val="640"/>
          <w:marRight w:val="0"/>
          <w:marTop w:val="0"/>
          <w:marBottom w:val="0"/>
          <w:divBdr>
            <w:top w:val="none" w:sz="0" w:space="0" w:color="auto"/>
            <w:left w:val="none" w:sz="0" w:space="0" w:color="auto"/>
            <w:bottom w:val="none" w:sz="0" w:space="0" w:color="auto"/>
            <w:right w:val="none" w:sz="0" w:space="0" w:color="auto"/>
          </w:divBdr>
        </w:div>
        <w:div w:id="431438447">
          <w:marLeft w:val="640"/>
          <w:marRight w:val="0"/>
          <w:marTop w:val="0"/>
          <w:marBottom w:val="0"/>
          <w:divBdr>
            <w:top w:val="none" w:sz="0" w:space="0" w:color="auto"/>
            <w:left w:val="none" w:sz="0" w:space="0" w:color="auto"/>
            <w:bottom w:val="none" w:sz="0" w:space="0" w:color="auto"/>
            <w:right w:val="none" w:sz="0" w:space="0" w:color="auto"/>
          </w:divBdr>
        </w:div>
        <w:div w:id="1181240438">
          <w:marLeft w:val="640"/>
          <w:marRight w:val="0"/>
          <w:marTop w:val="0"/>
          <w:marBottom w:val="0"/>
          <w:divBdr>
            <w:top w:val="none" w:sz="0" w:space="0" w:color="auto"/>
            <w:left w:val="none" w:sz="0" w:space="0" w:color="auto"/>
            <w:bottom w:val="none" w:sz="0" w:space="0" w:color="auto"/>
            <w:right w:val="none" w:sz="0" w:space="0" w:color="auto"/>
          </w:divBdr>
        </w:div>
        <w:div w:id="578751600">
          <w:marLeft w:val="640"/>
          <w:marRight w:val="0"/>
          <w:marTop w:val="0"/>
          <w:marBottom w:val="0"/>
          <w:divBdr>
            <w:top w:val="none" w:sz="0" w:space="0" w:color="auto"/>
            <w:left w:val="none" w:sz="0" w:space="0" w:color="auto"/>
            <w:bottom w:val="none" w:sz="0" w:space="0" w:color="auto"/>
            <w:right w:val="none" w:sz="0" w:space="0" w:color="auto"/>
          </w:divBdr>
        </w:div>
        <w:div w:id="1839690459">
          <w:marLeft w:val="640"/>
          <w:marRight w:val="0"/>
          <w:marTop w:val="0"/>
          <w:marBottom w:val="0"/>
          <w:divBdr>
            <w:top w:val="none" w:sz="0" w:space="0" w:color="auto"/>
            <w:left w:val="none" w:sz="0" w:space="0" w:color="auto"/>
            <w:bottom w:val="none" w:sz="0" w:space="0" w:color="auto"/>
            <w:right w:val="none" w:sz="0" w:space="0" w:color="auto"/>
          </w:divBdr>
        </w:div>
        <w:div w:id="1359117337">
          <w:marLeft w:val="640"/>
          <w:marRight w:val="0"/>
          <w:marTop w:val="0"/>
          <w:marBottom w:val="0"/>
          <w:divBdr>
            <w:top w:val="none" w:sz="0" w:space="0" w:color="auto"/>
            <w:left w:val="none" w:sz="0" w:space="0" w:color="auto"/>
            <w:bottom w:val="none" w:sz="0" w:space="0" w:color="auto"/>
            <w:right w:val="none" w:sz="0" w:space="0" w:color="auto"/>
          </w:divBdr>
        </w:div>
        <w:div w:id="1100952842">
          <w:marLeft w:val="640"/>
          <w:marRight w:val="0"/>
          <w:marTop w:val="0"/>
          <w:marBottom w:val="0"/>
          <w:divBdr>
            <w:top w:val="none" w:sz="0" w:space="0" w:color="auto"/>
            <w:left w:val="none" w:sz="0" w:space="0" w:color="auto"/>
            <w:bottom w:val="none" w:sz="0" w:space="0" w:color="auto"/>
            <w:right w:val="none" w:sz="0" w:space="0" w:color="auto"/>
          </w:divBdr>
        </w:div>
        <w:div w:id="1280408042">
          <w:marLeft w:val="640"/>
          <w:marRight w:val="0"/>
          <w:marTop w:val="0"/>
          <w:marBottom w:val="0"/>
          <w:divBdr>
            <w:top w:val="none" w:sz="0" w:space="0" w:color="auto"/>
            <w:left w:val="none" w:sz="0" w:space="0" w:color="auto"/>
            <w:bottom w:val="none" w:sz="0" w:space="0" w:color="auto"/>
            <w:right w:val="none" w:sz="0" w:space="0" w:color="auto"/>
          </w:divBdr>
        </w:div>
        <w:div w:id="1186023630">
          <w:marLeft w:val="640"/>
          <w:marRight w:val="0"/>
          <w:marTop w:val="0"/>
          <w:marBottom w:val="0"/>
          <w:divBdr>
            <w:top w:val="none" w:sz="0" w:space="0" w:color="auto"/>
            <w:left w:val="none" w:sz="0" w:space="0" w:color="auto"/>
            <w:bottom w:val="none" w:sz="0" w:space="0" w:color="auto"/>
            <w:right w:val="none" w:sz="0" w:space="0" w:color="auto"/>
          </w:divBdr>
        </w:div>
        <w:div w:id="2120101917">
          <w:marLeft w:val="640"/>
          <w:marRight w:val="0"/>
          <w:marTop w:val="0"/>
          <w:marBottom w:val="0"/>
          <w:divBdr>
            <w:top w:val="none" w:sz="0" w:space="0" w:color="auto"/>
            <w:left w:val="none" w:sz="0" w:space="0" w:color="auto"/>
            <w:bottom w:val="none" w:sz="0" w:space="0" w:color="auto"/>
            <w:right w:val="none" w:sz="0" w:space="0" w:color="auto"/>
          </w:divBdr>
        </w:div>
        <w:div w:id="370764525">
          <w:marLeft w:val="640"/>
          <w:marRight w:val="0"/>
          <w:marTop w:val="0"/>
          <w:marBottom w:val="0"/>
          <w:divBdr>
            <w:top w:val="none" w:sz="0" w:space="0" w:color="auto"/>
            <w:left w:val="none" w:sz="0" w:space="0" w:color="auto"/>
            <w:bottom w:val="none" w:sz="0" w:space="0" w:color="auto"/>
            <w:right w:val="none" w:sz="0" w:space="0" w:color="auto"/>
          </w:divBdr>
        </w:div>
        <w:div w:id="1845826299">
          <w:marLeft w:val="640"/>
          <w:marRight w:val="0"/>
          <w:marTop w:val="0"/>
          <w:marBottom w:val="0"/>
          <w:divBdr>
            <w:top w:val="none" w:sz="0" w:space="0" w:color="auto"/>
            <w:left w:val="none" w:sz="0" w:space="0" w:color="auto"/>
            <w:bottom w:val="none" w:sz="0" w:space="0" w:color="auto"/>
            <w:right w:val="none" w:sz="0" w:space="0" w:color="auto"/>
          </w:divBdr>
        </w:div>
        <w:div w:id="1680236187">
          <w:marLeft w:val="640"/>
          <w:marRight w:val="0"/>
          <w:marTop w:val="0"/>
          <w:marBottom w:val="0"/>
          <w:divBdr>
            <w:top w:val="none" w:sz="0" w:space="0" w:color="auto"/>
            <w:left w:val="none" w:sz="0" w:space="0" w:color="auto"/>
            <w:bottom w:val="none" w:sz="0" w:space="0" w:color="auto"/>
            <w:right w:val="none" w:sz="0" w:space="0" w:color="auto"/>
          </w:divBdr>
        </w:div>
        <w:div w:id="16002542">
          <w:marLeft w:val="640"/>
          <w:marRight w:val="0"/>
          <w:marTop w:val="0"/>
          <w:marBottom w:val="0"/>
          <w:divBdr>
            <w:top w:val="none" w:sz="0" w:space="0" w:color="auto"/>
            <w:left w:val="none" w:sz="0" w:space="0" w:color="auto"/>
            <w:bottom w:val="none" w:sz="0" w:space="0" w:color="auto"/>
            <w:right w:val="none" w:sz="0" w:space="0" w:color="auto"/>
          </w:divBdr>
        </w:div>
      </w:divsChild>
    </w:div>
    <w:div w:id="327442194">
      <w:marLeft w:val="0"/>
      <w:marRight w:val="0"/>
      <w:marTop w:val="0"/>
      <w:marBottom w:val="0"/>
      <w:divBdr>
        <w:top w:val="none" w:sz="0" w:space="0" w:color="auto"/>
        <w:left w:val="none" w:sz="0" w:space="0" w:color="auto"/>
        <w:bottom w:val="none" w:sz="0" w:space="0" w:color="auto"/>
        <w:right w:val="none" w:sz="0" w:space="0" w:color="auto"/>
      </w:divBdr>
    </w:div>
    <w:div w:id="333264332">
      <w:marLeft w:val="0"/>
      <w:marRight w:val="0"/>
      <w:marTop w:val="0"/>
      <w:marBottom w:val="0"/>
      <w:divBdr>
        <w:top w:val="none" w:sz="0" w:space="0" w:color="auto"/>
        <w:left w:val="none" w:sz="0" w:space="0" w:color="auto"/>
        <w:bottom w:val="none" w:sz="0" w:space="0" w:color="auto"/>
        <w:right w:val="none" w:sz="0" w:space="0" w:color="auto"/>
      </w:divBdr>
    </w:div>
    <w:div w:id="341517952">
      <w:marLeft w:val="0"/>
      <w:marRight w:val="0"/>
      <w:marTop w:val="0"/>
      <w:marBottom w:val="0"/>
      <w:divBdr>
        <w:top w:val="none" w:sz="0" w:space="0" w:color="auto"/>
        <w:left w:val="none" w:sz="0" w:space="0" w:color="auto"/>
        <w:bottom w:val="none" w:sz="0" w:space="0" w:color="auto"/>
        <w:right w:val="none" w:sz="0" w:space="0" w:color="auto"/>
      </w:divBdr>
    </w:div>
    <w:div w:id="345062167">
      <w:bodyDiv w:val="1"/>
      <w:marLeft w:val="0"/>
      <w:marRight w:val="0"/>
      <w:marTop w:val="0"/>
      <w:marBottom w:val="0"/>
      <w:divBdr>
        <w:top w:val="none" w:sz="0" w:space="0" w:color="auto"/>
        <w:left w:val="none" w:sz="0" w:space="0" w:color="auto"/>
        <w:bottom w:val="none" w:sz="0" w:space="0" w:color="auto"/>
        <w:right w:val="none" w:sz="0" w:space="0" w:color="auto"/>
      </w:divBdr>
      <w:divsChild>
        <w:div w:id="64376396">
          <w:marLeft w:val="640"/>
          <w:marRight w:val="0"/>
          <w:marTop w:val="0"/>
          <w:marBottom w:val="0"/>
          <w:divBdr>
            <w:top w:val="none" w:sz="0" w:space="0" w:color="auto"/>
            <w:left w:val="none" w:sz="0" w:space="0" w:color="auto"/>
            <w:bottom w:val="none" w:sz="0" w:space="0" w:color="auto"/>
            <w:right w:val="none" w:sz="0" w:space="0" w:color="auto"/>
          </w:divBdr>
        </w:div>
        <w:div w:id="113251447">
          <w:marLeft w:val="640"/>
          <w:marRight w:val="0"/>
          <w:marTop w:val="0"/>
          <w:marBottom w:val="0"/>
          <w:divBdr>
            <w:top w:val="none" w:sz="0" w:space="0" w:color="auto"/>
            <w:left w:val="none" w:sz="0" w:space="0" w:color="auto"/>
            <w:bottom w:val="none" w:sz="0" w:space="0" w:color="auto"/>
            <w:right w:val="none" w:sz="0" w:space="0" w:color="auto"/>
          </w:divBdr>
        </w:div>
        <w:div w:id="143474392">
          <w:marLeft w:val="640"/>
          <w:marRight w:val="0"/>
          <w:marTop w:val="0"/>
          <w:marBottom w:val="0"/>
          <w:divBdr>
            <w:top w:val="none" w:sz="0" w:space="0" w:color="auto"/>
            <w:left w:val="none" w:sz="0" w:space="0" w:color="auto"/>
            <w:bottom w:val="none" w:sz="0" w:space="0" w:color="auto"/>
            <w:right w:val="none" w:sz="0" w:space="0" w:color="auto"/>
          </w:divBdr>
        </w:div>
        <w:div w:id="153491776">
          <w:marLeft w:val="640"/>
          <w:marRight w:val="0"/>
          <w:marTop w:val="0"/>
          <w:marBottom w:val="0"/>
          <w:divBdr>
            <w:top w:val="none" w:sz="0" w:space="0" w:color="auto"/>
            <w:left w:val="none" w:sz="0" w:space="0" w:color="auto"/>
            <w:bottom w:val="none" w:sz="0" w:space="0" w:color="auto"/>
            <w:right w:val="none" w:sz="0" w:space="0" w:color="auto"/>
          </w:divBdr>
        </w:div>
        <w:div w:id="264849766">
          <w:marLeft w:val="640"/>
          <w:marRight w:val="0"/>
          <w:marTop w:val="0"/>
          <w:marBottom w:val="0"/>
          <w:divBdr>
            <w:top w:val="none" w:sz="0" w:space="0" w:color="auto"/>
            <w:left w:val="none" w:sz="0" w:space="0" w:color="auto"/>
            <w:bottom w:val="none" w:sz="0" w:space="0" w:color="auto"/>
            <w:right w:val="none" w:sz="0" w:space="0" w:color="auto"/>
          </w:divBdr>
        </w:div>
        <w:div w:id="319508987">
          <w:marLeft w:val="640"/>
          <w:marRight w:val="0"/>
          <w:marTop w:val="0"/>
          <w:marBottom w:val="0"/>
          <w:divBdr>
            <w:top w:val="none" w:sz="0" w:space="0" w:color="auto"/>
            <w:left w:val="none" w:sz="0" w:space="0" w:color="auto"/>
            <w:bottom w:val="none" w:sz="0" w:space="0" w:color="auto"/>
            <w:right w:val="none" w:sz="0" w:space="0" w:color="auto"/>
          </w:divBdr>
        </w:div>
        <w:div w:id="364525702">
          <w:marLeft w:val="640"/>
          <w:marRight w:val="0"/>
          <w:marTop w:val="0"/>
          <w:marBottom w:val="0"/>
          <w:divBdr>
            <w:top w:val="none" w:sz="0" w:space="0" w:color="auto"/>
            <w:left w:val="none" w:sz="0" w:space="0" w:color="auto"/>
            <w:bottom w:val="none" w:sz="0" w:space="0" w:color="auto"/>
            <w:right w:val="none" w:sz="0" w:space="0" w:color="auto"/>
          </w:divBdr>
        </w:div>
        <w:div w:id="418478323">
          <w:marLeft w:val="640"/>
          <w:marRight w:val="0"/>
          <w:marTop w:val="0"/>
          <w:marBottom w:val="0"/>
          <w:divBdr>
            <w:top w:val="none" w:sz="0" w:space="0" w:color="auto"/>
            <w:left w:val="none" w:sz="0" w:space="0" w:color="auto"/>
            <w:bottom w:val="none" w:sz="0" w:space="0" w:color="auto"/>
            <w:right w:val="none" w:sz="0" w:space="0" w:color="auto"/>
          </w:divBdr>
        </w:div>
        <w:div w:id="443618014">
          <w:marLeft w:val="640"/>
          <w:marRight w:val="0"/>
          <w:marTop w:val="0"/>
          <w:marBottom w:val="0"/>
          <w:divBdr>
            <w:top w:val="none" w:sz="0" w:space="0" w:color="auto"/>
            <w:left w:val="none" w:sz="0" w:space="0" w:color="auto"/>
            <w:bottom w:val="none" w:sz="0" w:space="0" w:color="auto"/>
            <w:right w:val="none" w:sz="0" w:space="0" w:color="auto"/>
          </w:divBdr>
        </w:div>
        <w:div w:id="450904313">
          <w:marLeft w:val="640"/>
          <w:marRight w:val="0"/>
          <w:marTop w:val="0"/>
          <w:marBottom w:val="0"/>
          <w:divBdr>
            <w:top w:val="none" w:sz="0" w:space="0" w:color="auto"/>
            <w:left w:val="none" w:sz="0" w:space="0" w:color="auto"/>
            <w:bottom w:val="none" w:sz="0" w:space="0" w:color="auto"/>
            <w:right w:val="none" w:sz="0" w:space="0" w:color="auto"/>
          </w:divBdr>
        </w:div>
        <w:div w:id="554970288">
          <w:marLeft w:val="640"/>
          <w:marRight w:val="0"/>
          <w:marTop w:val="0"/>
          <w:marBottom w:val="0"/>
          <w:divBdr>
            <w:top w:val="none" w:sz="0" w:space="0" w:color="auto"/>
            <w:left w:val="none" w:sz="0" w:space="0" w:color="auto"/>
            <w:bottom w:val="none" w:sz="0" w:space="0" w:color="auto"/>
            <w:right w:val="none" w:sz="0" w:space="0" w:color="auto"/>
          </w:divBdr>
        </w:div>
        <w:div w:id="586574670">
          <w:marLeft w:val="640"/>
          <w:marRight w:val="0"/>
          <w:marTop w:val="0"/>
          <w:marBottom w:val="0"/>
          <w:divBdr>
            <w:top w:val="none" w:sz="0" w:space="0" w:color="auto"/>
            <w:left w:val="none" w:sz="0" w:space="0" w:color="auto"/>
            <w:bottom w:val="none" w:sz="0" w:space="0" w:color="auto"/>
            <w:right w:val="none" w:sz="0" w:space="0" w:color="auto"/>
          </w:divBdr>
        </w:div>
        <w:div w:id="596864762">
          <w:marLeft w:val="640"/>
          <w:marRight w:val="0"/>
          <w:marTop w:val="0"/>
          <w:marBottom w:val="0"/>
          <w:divBdr>
            <w:top w:val="none" w:sz="0" w:space="0" w:color="auto"/>
            <w:left w:val="none" w:sz="0" w:space="0" w:color="auto"/>
            <w:bottom w:val="none" w:sz="0" w:space="0" w:color="auto"/>
            <w:right w:val="none" w:sz="0" w:space="0" w:color="auto"/>
          </w:divBdr>
        </w:div>
        <w:div w:id="611786394">
          <w:marLeft w:val="640"/>
          <w:marRight w:val="0"/>
          <w:marTop w:val="0"/>
          <w:marBottom w:val="0"/>
          <w:divBdr>
            <w:top w:val="none" w:sz="0" w:space="0" w:color="auto"/>
            <w:left w:val="none" w:sz="0" w:space="0" w:color="auto"/>
            <w:bottom w:val="none" w:sz="0" w:space="0" w:color="auto"/>
            <w:right w:val="none" w:sz="0" w:space="0" w:color="auto"/>
          </w:divBdr>
        </w:div>
        <w:div w:id="619846423">
          <w:marLeft w:val="640"/>
          <w:marRight w:val="0"/>
          <w:marTop w:val="0"/>
          <w:marBottom w:val="0"/>
          <w:divBdr>
            <w:top w:val="none" w:sz="0" w:space="0" w:color="auto"/>
            <w:left w:val="none" w:sz="0" w:space="0" w:color="auto"/>
            <w:bottom w:val="none" w:sz="0" w:space="0" w:color="auto"/>
            <w:right w:val="none" w:sz="0" w:space="0" w:color="auto"/>
          </w:divBdr>
        </w:div>
        <w:div w:id="700128537">
          <w:marLeft w:val="640"/>
          <w:marRight w:val="0"/>
          <w:marTop w:val="0"/>
          <w:marBottom w:val="0"/>
          <w:divBdr>
            <w:top w:val="none" w:sz="0" w:space="0" w:color="auto"/>
            <w:left w:val="none" w:sz="0" w:space="0" w:color="auto"/>
            <w:bottom w:val="none" w:sz="0" w:space="0" w:color="auto"/>
            <w:right w:val="none" w:sz="0" w:space="0" w:color="auto"/>
          </w:divBdr>
        </w:div>
        <w:div w:id="733044249">
          <w:marLeft w:val="640"/>
          <w:marRight w:val="0"/>
          <w:marTop w:val="0"/>
          <w:marBottom w:val="0"/>
          <w:divBdr>
            <w:top w:val="none" w:sz="0" w:space="0" w:color="auto"/>
            <w:left w:val="none" w:sz="0" w:space="0" w:color="auto"/>
            <w:bottom w:val="none" w:sz="0" w:space="0" w:color="auto"/>
            <w:right w:val="none" w:sz="0" w:space="0" w:color="auto"/>
          </w:divBdr>
        </w:div>
        <w:div w:id="733115971">
          <w:marLeft w:val="640"/>
          <w:marRight w:val="0"/>
          <w:marTop w:val="0"/>
          <w:marBottom w:val="0"/>
          <w:divBdr>
            <w:top w:val="none" w:sz="0" w:space="0" w:color="auto"/>
            <w:left w:val="none" w:sz="0" w:space="0" w:color="auto"/>
            <w:bottom w:val="none" w:sz="0" w:space="0" w:color="auto"/>
            <w:right w:val="none" w:sz="0" w:space="0" w:color="auto"/>
          </w:divBdr>
        </w:div>
        <w:div w:id="864903759">
          <w:marLeft w:val="640"/>
          <w:marRight w:val="0"/>
          <w:marTop w:val="0"/>
          <w:marBottom w:val="0"/>
          <w:divBdr>
            <w:top w:val="none" w:sz="0" w:space="0" w:color="auto"/>
            <w:left w:val="none" w:sz="0" w:space="0" w:color="auto"/>
            <w:bottom w:val="none" w:sz="0" w:space="0" w:color="auto"/>
            <w:right w:val="none" w:sz="0" w:space="0" w:color="auto"/>
          </w:divBdr>
        </w:div>
        <w:div w:id="871070525">
          <w:marLeft w:val="640"/>
          <w:marRight w:val="0"/>
          <w:marTop w:val="0"/>
          <w:marBottom w:val="0"/>
          <w:divBdr>
            <w:top w:val="none" w:sz="0" w:space="0" w:color="auto"/>
            <w:left w:val="none" w:sz="0" w:space="0" w:color="auto"/>
            <w:bottom w:val="none" w:sz="0" w:space="0" w:color="auto"/>
            <w:right w:val="none" w:sz="0" w:space="0" w:color="auto"/>
          </w:divBdr>
        </w:div>
        <w:div w:id="894775813">
          <w:marLeft w:val="640"/>
          <w:marRight w:val="0"/>
          <w:marTop w:val="0"/>
          <w:marBottom w:val="0"/>
          <w:divBdr>
            <w:top w:val="none" w:sz="0" w:space="0" w:color="auto"/>
            <w:left w:val="none" w:sz="0" w:space="0" w:color="auto"/>
            <w:bottom w:val="none" w:sz="0" w:space="0" w:color="auto"/>
            <w:right w:val="none" w:sz="0" w:space="0" w:color="auto"/>
          </w:divBdr>
        </w:div>
        <w:div w:id="897058931">
          <w:marLeft w:val="640"/>
          <w:marRight w:val="0"/>
          <w:marTop w:val="0"/>
          <w:marBottom w:val="0"/>
          <w:divBdr>
            <w:top w:val="none" w:sz="0" w:space="0" w:color="auto"/>
            <w:left w:val="none" w:sz="0" w:space="0" w:color="auto"/>
            <w:bottom w:val="none" w:sz="0" w:space="0" w:color="auto"/>
            <w:right w:val="none" w:sz="0" w:space="0" w:color="auto"/>
          </w:divBdr>
        </w:div>
        <w:div w:id="942153548">
          <w:marLeft w:val="640"/>
          <w:marRight w:val="0"/>
          <w:marTop w:val="0"/>
          <w:marBottom w:val="0"/>
          <w:divBdr>
            <w:top w:val="none" w:sz="0" w:space="0" w:color="auto"/>
            <w:left w:val="none" w:sz="0" w:space="0" w:color="auto"/>
            <w:bottom w:val="none" w:sz="0" w:space="0" w:color="auto"/>
            <w:right w:val="none" w:sz="0" w:space="0" w:color="auto"/>
          </w:divBdr>
        </w:div>
        <w:div w:id="964307647">
          <w:marLeft w:val="640"/>
          <w:marRight w:val="0"/>
          <w:marTop w:val="0"/>
          <w:marBottom w:val="0"/>
          <w:divBdr>
            <w:top w:val="none" w:sz="0" w:space="0" w:color="auto"/>
            <w:left w:val="none" w:sz="0" w:space="0" w:color="auto"/>
            <w:bottom w:val="none" w:sz="0" w:space="0" w:color="auto"/>
            <w:right w:val="none" w:sz="0" w:space="0" w:color="auto"/>
          </w:divBdr>
        </w:div>
        <w:div w:id="997461968">
          <w:marLeft w:val="640"/>
          <w:marRight w:val="0"/>
          <w:marTop w:val="0"/>
          <w:marBottom w:val="0"/>
          <w:divBdr>
            <w:top w:val="none" w:sz="0" w:space="0" w:color="auto"/>
            <w:left w:val="none" w:sz="0" w:space="0" w:color="auto"/>
            <w:bottom w:val="none" w:sz="0" w:space="0" w:color="auto"/>
            <w:right w:val="none" w:sz="0" w:space="0" w:color="auto"/>
          </w:divBdr>
        </w:div>
        <w:div w:id="1140152652">
          <w:marLeft w:val="640"/>
          <w:marRight w:val="0"/>
          <w:marTop w:val="0"/>
          <w:marBottom w:val="0"/>
          <w:divBdr>
            <w:top w:val="none" w:sz="0" w:space="0" w:color="auto"/>
            <w:left w:val="none" w:sz="0" w:space="0" w:color="auto"/>
            <w:bottom w:val="none" w:sz="0" w:space="0" w:color="auto"/>
            <w:right w:val="none" w:sz="0" w:space="0" w:color="auto"/>
          </w:divBdr>
        </w:div>
        <w:div w:id="1161964769">
          <w:marLeft w:val="640"/>
          <w:marRight w:val="0"/>
          <w:marTop w:val="0"/>
          <w:marBottom w:val="0"/>
          <w:divBdr>
            <w:top w:val="none" w:sz="0" w:space="0" w:color="auto"/>
            <w:left w:val="none" w:sz="0" w:space="0" w:color="auto"/>
            <w:bottom w:val="none" w:sz="0" w:space="0" w:color="auto"/>
            <w:right w:val="none" w:sz="0" w:space="0" w:color="auto"/>
          </w:divBdr>
        </w:div>
        <w:div w:id="1195775152">
          <w:marLeft w:val="640"/>
          <w:marRight w:val="0"/>
          <w:marTop w:val="0"/>
          <w:marBottom w:val="0"/>
          <w:divBdr>
            <w:top w:val="none" w:sz="0" w:space="0" w:color="auto"/>
            <w:left w:val="none" w:sz="0" w:space="0" w:color="auto"/>
            <w:bottom w:val="none" w:sz="0" w:space="0" w:color="auto"/>
            <w:right w:val="none" w:sz="0" w:space="0" w:color="auto"/>
          </w:divBdr>
        </w:div>
        <w:div w:id="1237129321">
          <w:marLeft w:val="640"/>
          <w:marRight w:val="0"/>
          <w:marTop w:val="0"/>
          <w:marBottom w:val="0"/>
          <w:divBdr>
            <w:top w:val="none" w:sz="0" w:space="0" w:color="auto"/>
            <w:left w:val="none" w:sz="0" w:space="0" w:color="auto"/>
            <w:bottom w:val="none" w:sz="0" w:space="0" w:color="auto"/>
            <w:right w:val="none" w:sz="0" w:space="0" w:color="auto"/>
          </w:divBdr>
        </w:div>
        <w:div w:id="1311595528">
          <w:marLeft w:val="640"/>
          <w:marRight w:val="0"/>
          <w:marTop w:val="0"/>
          <w:marBottom w:val="0"/>
          <w:divBdr>
            <w:top w:val="none" w:sz="0" w:space="0" w:color="auto"/>
            <w:left w:val="none" w:sz="0" w:space="0" w:color="auto"/>
            <w:bottom w:val="none" w:sz="0" w:space="0" w:color="auto"/>
            <w:right w:val="none" w:sz="0" w:space="0" w:color="auto"/>
          </w:divBdr>
        </w:div>
        <w:div w:id="1328440376">
          <w:marLeft w:val="640"/>
          <w:marRight w:val="0"/>
          <w:marTop w:val="0"/>
          <w:marBottom w:val="0"/>
          <w:divBdr>
            <w:top w:val="none" w:sz="0" w:space="0" w:color="auto"/>
            <w:left w:val="none" w:sz="0" w:space="0" w:color="auto"/>
            <w:bottom w:val="none" w:sz="0" w:space="0" w:color="auto"/>
            <w:right w:val="none" w:sz="0" w:space="0" w:color="auto"/>
          </w:divBdr>
        </w:div>
        <w:div w:id="1333216047">
          <w:marLeft w:val="640"/>
          <w:marRight w:val="0"/>
          <w:marTop w:val="0"/>
          <w:marBottom w:val="0"/>
          <w:divBdr>
            <w:top w:val="none" w:sz="0" w:space="0" w:color="auto"/>
            <w:left w:val="none" w:sz="0" w:space="0" w:color="auto"/>
            <w:bottom w:val="none" w:sz="0" w:space="0" w:color="auto"/>
            <w:right w:val="none" w:sz="0" w:space="0" w:color="auto"/>
          </w:divBdr>
        </w:div>
        <w:div w:id="1427193463">
          <w:marLeft w:val="640"/>
          <w:marRight w:val="0"/>
          <w:marTop w:val="0"/>
          <w:marBottom w:val="0"/>
          <w:divBdr>
            <w:top w:val="none" w:sz="0" w:space="0" w:color="auto"/>
            <w:left w:val="none" w:sz="0" w:space="0" w:color="auto"/>
            <w:bottom w:val="none" w:sz="0" w:space="0" w:color="auto"/>
            <w:right w:val="none" w:sz="0" w:space="0" w:color="auto"/>
          </w:divBdr>
        </w:div>
        <w:div w:id="1463687994">
          <w:marLeft w:val="640"/>
          <w:marRight w:val="0"/>
          <w:marTop w:val="0"/>
          <w:marBottom w:val="0"/>
          <w:divBdr>
            <w:top w:val="none" w:sz="0" w:space="0" w:color="auto"/>
            <w:left w:val="none" w:sz="0" w:space="0" w:color="auto"/>
            <w:bottom w:val="none" w:sz="0" w:space="0" w:color="auto"/>
            <w:right w:val="none" w:sz="0" w:space="0" w:color="auto"/>
          </w:divBdr>
        </w:div>
        <w:div w:id="1555432088">
          <w:marLeft w:val="640"/>
          <w:marRight w:val="0"/>
          <w:marTop w:val="0"/>
          <w:marBottom w:val="0"/>
          <w:divBdr>
            <w:top w:val="none" w:sz="0" w:space="0" w:color="auto"/>
            <w:left w:val="none" w:sz="0" w:space="0" w:color="auto"/>
            <w:bottom w:val="none" w:sz="0" w:space="0" w:color="auto"/>
            <w:right w:val="none" w:sz="0" w:space="0" w:color="auto"/>
          </w:divBdr>
        </w:div>
        <w:div w:id="1590431777">
          <w:marLeft w:val="640"/>
          <w:marRight w:val="0"/>
          <w:marTop w:val="0"/>
          <w:marBottom w:val="0"/>
          <w:divBdr>
            <w:top w:val="none" w:sz="0" w:space="0" w:color="auto"/>
            <w:left w:val="none" w:sz="0" w:space="0" w:color="auto"/>
            <w:bottom w:val="none" w:sz="0" w:space="0" w:color="auto"/>
            <w:right w:val="none" w:sz="0" w:space="0" w:color="auto"/>
          </w:divBdr>
        </w:div>
        <w:div w:id="1710643985">
          <w:marLeft w:val="640"/>
          <w:marRight w:val="0"/>
          <w:marTop w:val="0"/>
          <w:marBottom w:val="0"/>
          <w:divBdr>
            <w:top w:val="none" w:sz="0" w:space="0" w:color="auto"/>
            <w:left w:val="none" w:sz="0" w:space="0" w:color="auto"/>
            <w:bottom w:val="none" w:sz="0" w:space="0" w:color="auto"/>
            <w:right w:val="none" w:sz="0" w:space="0" w:color="auto"/>
          </w:divBdr>
        </w:div>
        <w:div w:id="1819567905">
          <w:marLeft w:val="640"/>
          <w:marRight w:val="0"/>
          <w:marTop w:val="0"/>
          <w:marBottom w:val="0"/>
          <w:divBdr>
            <w:top w:val="none" w:sz="0" w:space="0" w:color="auto"/>
            <w:left w:val="none" w:sz="0" w:space="0" w:color="auto"/>
            <w:bottom w:val="none" w:sz="0" w:space="0" w:color="auto"/>
            <w:right w:val="none" w:sz="0" w:space="0" w:color="auto"/>
          </w:divBdr>
        </w:div>
        <w:div w:id="1826318136">
          <w:marLeft w:val="640"/>
          <w:marRight w:val="0"/>
          <w:marTop w:val="0"/>
          <w:marBottom w:val="0"/>
          <w:divBdr>
            <w:top w:val="none" w:sz="0" w:space="0" w:color="auto"/>
            <w:left w:val="none" w:sz="0" w:space="0" w:color="auto"/>
            <w:bottom w:val="none" w:sz="0" w:space="0" w:color="auto"/>
            <w:right w:val="none" w:sz="0" w:space="0" w:color="auto"/>
          </w:divBdr>
        </w:div>
        <w:div w:id="1845392368">
          <w:marLeft w:val="640"/>
          <w:marRight w:val="0"/>
          <w:marTop w:val="0"/>
          <w:marBottom w:val="0"/>
          <w:divBdr>
            <w:top w:val="none" w:sz="0" w:space="0" w:color="auto"/>
            <w:left w:val="none" w:sz="0" w:space="0" w:color="auto"/>
            <w:bottom w:val="none" w:sz="0" w:space="0" w:color="auto"/>
            <w:right w:val="none" w:sz="0" w:space="0" w:color="auto"/>
          </w:divBdr>
        </w:div>
        <w:div w:id="1871869845">
          <w:marLeft w:val="640"/>
          <w:marRight w:val="0"/>
          <w:marTop w:val="0"/>
          <w:marBottom w:val="0"/>
          <w:divBdr>
            <w:top w:val="none" w:sz="0" w:space="0" w:color="auto"/>
            <w:left w:val="none" w:sz="0" w:space="0" w:color="auto"/>
            <w:bottom w:val="none" w:sz="0" w:space="0" w:color="auto"/>
            <w:right w:val="none" w:sz="0" w:space="0" w:color="auto"/>
          </w:divBdr>
        </w:div>
        <w:div w:id="1912427583">
          <w:marLeft w:val="640"/>
          <w:marRight w:val="0"/>
          <w:marTop w:val="0"/>
          <w:marBottom w:val="0"/>
          <w:divBdr>
            <w:top w:val="none" w:sz="0" w:space="0" w:color="auto"/>
            <w:left w:val="none" w:sz="0" w:space="0" w:color="auto"/>
            <w:bottom w:val="none" w:sz="0" w:space="0" w:color="auto"/>
            <w:right w:val="none" w:sz="0" w:space="0" w:color="auto"/>
          </w:divBdr>
        </w:div>
        <w:div w:id="1962952865">
          <w:marLeft w:val="640"/>
          <w:marRight w:val="0"/>
          <w:marTop w:val="0"/>
          <w:marBottom w:val="0"/>
          <w:divBdr>
            <w:top w:val="none" w:sz="0" w:space="0" w:color="auto"/>
            <w:left w:val="none" w:sz="0" w:space="0" w:color="auto"/>
            <w:bottom w:val="none" w:sz="0" w:space="0" w:color="auto"/>
            <w:right w:val="none" w:sz="0" w:space="0" w:color="auto"/>
          </w:divBdr>
        </w:div>
        <w:div w:id="1991977813">
          <w:marLeft w:val="640"/>
          <w:marRight w:val="0"/>
          <w:marTop w:val="0"/>
          <w:marBottom w:val="0"/>
          <w:divBdr>
            <w:top w:val="none" w:sz="0" w:space="0" w:color="auto"/>
            <w:left w:val="none" w:sz="0" w:space="0" w:color="auto"/>
            <w:bottom w:val="none" w:sz="0" w:space="0" w:color="auto"/>
            <w:right w:val="none" w:sz="0" w:space="0" w:color="auto"/>
          </w:divBdr>
        </w:div>
        <w:div w:id="1996955989">
          <w:marLeft w:val="640"/>
          <w:marRight w:val="0"/>
          <w:marTop w:val="0"/>
          <w:marBottom w:val="0"/>
          <w:divBdr>
            <w:top w:val="none" w:sz="0" w:space="0" w:color="auto"/>
            <w:left w:val="none" w:sz="0" w:space="0" w:color="auto"/>
            <w:bottom w:val="none" w:sz="0" w:space="0" w:color="auto"/>
            <w:right w:val="none" w:sz="0" w:space="0" w:color="auto"/>
          </w:divBdr>
        </w:div>
        <w:div w:id="2051958114">
          <w:marLeft w:val="640"/>
          <w:marRight w:val="0"/>
          <w:marTop w:val="0"/>
          <w:marBottom w:val="0"/>
          <w:divBdr>
            <w:top w:val="none" w:sz="0" w:space="0" w:color="auto"/>
            <w:left w:val="none" w:sz="0" w:space="0" w:color="auto"/>
            <w:bottom w:val="none" w:sz="0" w:space="0" w:color="auto"/>
            <w:right w:val="none" w:sz="0" w:space="0" w:color="auto"/>
          </w:divBdr>
        </w:div>
        <w:div w:id="2067333992">
          <w:marLeft w:val="640"/>
          <w:marRight w:val="0"/>
          <w:marTop w:val="0"/>
          <w:marBottom w:val="0"/>
          <w:divBdr>
            <w:top w:val="none" w:sz="0" w:space="0" w:color="auto"/>
            <w:left w:val="none" w:sz="0" w:space="0" w:color="auto"/>
            <w:bottom w:val="none" w:sz="0" w:space="0" w:color="auto"/>
            <w:right w:val="none" w:sz="0" w:space="0" w:color="auto"/>
          </w:divBdr>
        </w:div>
        <w:div w:id="2106077137">
          <w:marLeft w:val="640"/>
          <w:marRight w:val="0"/>
          <w:marTop w:val="0"/>
          <w:marBottom w:val="0"/>
          <w:divBdr>
            <w:top w:val="none" w:sz="0" w:space="0" w:color="auto"/>
            <w:left w:val="none" w:sz="0" w:space="0" w:color="auto"/>
            <w:bottom w:val="none" w:sz="0" w:space="0" w:color="auto"/>
            <w:right w:val="none" w:sz="0" w:space="0" w:color="auto"/>
          </w:divBdr>
        </w:div>
        <w:div w:id="2144691241">
          <w:marLeft w:val="640"/>
          <w:marRight w:val="0"/>
          <w:marTop w:val="0"/>
          <w:marBottom w:val="0"/>
          <w:divBdr>
            <w:top w:val="none" w:sz="0" w:space="0" w:color="auto"/>
            <w:left w:val="none" w:sz="0" w:space="0" w:color="auto"/>
            <w:bottom w:val="none" w:sz="0" w:space="0" w:color="auto"/>
            <w:right w:val="none" w:sz="0" w:space="0" w:color="auto"/>
          </w:divBdr>
        </w:div>
      </w:divsChild>
    </w:div>
    <w:div w:id="349375773">
      <w:marLeft w:val="0"/>
      <w:marRight w:val="0"/>
      <w:marTop w:val="0"/>
      <w:marBottom w:val="0"/>
      <w:divBdr>
        <w:top w:val="none" w:sz="0" w:space="0" w:color="auto"/>
        <w:left w:val="none" w:sz="0" w:space="0" w:color="auto"/>
        <w:bottom w:val="none" w:sz="0" w:space="0" w:color="auto"/>
        <w:right w:val="none" w:sz="0" w:space="0" w:color="auto"/>
      </w:divBdr>
    </w:div>
    <w:div w:id="352925537">
      <w:bodyDiv w:val="1"/>
      <w:marLeft w:val="0"/>
      <w:marRight w:val="0"/>
      <w:marTop w:val="0"/>
      <w:marBottom w:val="0"/>
      <w:divBdr>
        <w:top w:val="none" w:sz="0" w:space="0" w:color="auto"/>
        <w:left w:val="none" w:sz="0" w:space="0" w:color="auto"/>
        <w:bottom w:val="none" w:sz="0" w:space="0" w:color="auto"/>
        <w:right w:val="none" w:sz="0" w:space="0" w:color="auto"/>
      </w:divBdr>
      <w:divsChild>
        <w:div w:id="68843770">
          <w:marLeft w:val="640"/>
          <w:marRight w:val="0"/>
          <w:marTop w:val="0"/>
          <w:marBottom w:val="0"/>
          <w:divBdr>
            <w:top w:val="none" w:sz="0" w:space="0" w:color="auto"/>
            <w:left w:val="none" w:sz="0" w:space="0" w:color="auto"/>
            <w:bottom w:val="none" w:sz="0" w:space="0" w:color="auto"/>
            <w:right w:val="none" w:sz="0" w:space="0" w:color="auto"/>
          </w:divBdr>
        </w:div>
        <w:div w:id="118687733">
          <w:marLeft w:val="640"/>
          <w:marRight w:val="0"/>
          <w:marTop w:val="0"/>
          <w:marBottom w:val="0"/>
          <w:divBdr>
            <w:top w:val="none" w:sz="0" w:space="0" w:color="auto"/>
            <w:left w:val="none" w:sz="0" w:space="0" w:color="auto"/>
            <w:bottom w:val="none" w:sz="0" w:space="0" w:color="auto"/>
            <w:right w:val="none" w:sz="0" w:space="0" w:color="auto"/>
          </w:divBdr>
        </w:div>
        <w:div w:id="138815256">
          <w:marLeft w:val="640"/>
          <w:marRight w:val="0"/>
          <w:marTop w:val="0"/>
          <w:marBottom w:val="0"/>
          <w:divBdr>
            <w:top w:val="none" w:sz="0" w:space="0" w:color="auto"/>
            <w:left w:val="none" w:sz="0" w:space="0" w:color="auto"/>
            <w:bottom w:val="none" w:sz="0" w:space="0" w:color="auto"/>
            <w:right w:val="none" w:sz="0" w:space="0" w:color="auto"/>
          </w:divBdr>
        </w:div>
        <w:div w:id="138887202">
          <w:marLeft w:val="640"/>
          <w:marRight w:val="0"/>
          <w:marTop w:val="0"/>
          <w:marBottom w:val="0"/>
          <w:divBdr>
            <w:top w:val="none" w:sz="0" w:space="0" w:color="auto"/>
            <w:left w:val="none" w:sz="0" w:space="0" w:color="auto"/>
            <w:bottom w:val="none" w:sz="0" w:space="0" w:color="auto"/>
            <w:right w:val="none" w:sz="0" w:space="0" w:color="auto"/>
          </w:divBdr>
        </w:div>
        <w:div w:id="152333564">
          <w:marLeft w:val="640"/>
          <w:marRight w:val="0"/>
          <w:marTop w:val="0"/>
          <w:marBottom w:val="0"/>
          <w:divBdr>
            <w:top w:val="none" w:sz="0" w:space="0" w:color="auto"/>
            <w:left w:val="none" w:sz="0" w:space="0" w:color="auto"/>
            <w:bottom w:val="none" w:sz="0" w:space="0" w:color="auto"/>
            <w:right w:val="none" w:sz="0" w:space="0" w:color="auto"/>
          </w:divBdr>
        </w:div>
        <w:div w:id="186262402">
          <w:marLeft w:val="640"/>
          <w:marRight w:val="0"/>
          <w:marTop w:val="0"/>
          <w:marBottom w:val="0"/>
          <w:divBdr>
            <w:top w:val="none" w:sz="0" w:space="0" w:color="auto"/>
            <w:left w:val="none" w:sz="0" w:space="0" w:color="auto"/>
            <w:bottom w:val="none" w:sz="0" w:space="0" w:color="auto"/>
            <w:right w:val="none" w:sz="0" w:space="0" w:color="auto"/>
          </w:divBdr>
        </w:div>
        <w:div w:id="333147949">
          <w:marLeft w:val="640"/>
          <w:marRight w:val="0"/>
          <w:marTop w:val="0"/>
          <w:marBottom w:val="0"/>
          <w:divBdr>
            <w:top w:val="none" w:sz="0" w:space="0" w:color="auto"/>
            <w:left w:val="none" w:sz="0" w:space="0" w:color="auto"/>
            <w:bottom w:val="none" w:sz="0" w:space="0" w:color="auto"/>
            <w:right w:val="none" w:sz="0" w:space="0" w:color="auto"/>
          </w:divBdr>
        </w:div>
        <w:div w:id="359938920">
          <w:marLeft w:val="640"/>
          <w:marRight w:val="0"/>
          <w:marTop w:val="0"/>
          <w:marBottom w:val="0"/>
          <w:divBdr>
            <w:top w:val="none" w:sz="0" w:space="0" w:color="auto"/>
            <w:left w:val="none" w:sz="0" w:space="0" w:color="auto"/>
            <w:bottom w:val="none" w:sz="0" w:space="0" w:color="auto"/>
            <w:right w:val="none" w:sz="0" w:space="0" w:color="auto"/>
          </w:divBdr>
        </w:div>
        <w:div w:id="517037389">
          <w:marLeft w:val="640"/>
          <w:marRight w:val="0"/>
          <w:marTop w:val="0"/>
          <w:marBottom w:val="0"/>
          <w:divBdr>
            <w:top w:val="none" w:sz="0" w:space="0" w:color="auto"/>
            <w:left w:val="none" w:sz="0" w:space="0" w:color="auto"/>
            <w:bottom w:val="none" w:sz="0" w:space="0" w:color="auto"/>
            <w:right w:val="none" w:sz="0" w:space="0" w:color="auto"/>
          </w:divBdr>
        </w:div>
        <w:div w:id="558397675">
          <w:marLeft w:val="640"/>
          <w:marRight w:val="0"/>
          <w:marTop w:val="0"/>
          <w:marBottom w:val="0"/>
          <w:divBdr>
            <w:top w:val="none" w:sz="0" w:space="0" w:color="auto"/>
            <w:left w:val="none" w:sz="0" w:space="0" w:color="auto"/>
            <w:bottom w:val="none" w:sz="0" w:space="0" w:color="auto"/>
            <w:right w:val="none" w:sz="0" w:space="0" w:color="auto"/>
          </w:divBdr>
        </w:div>
        <w:div w:id="611786606">
          <w:marLeft w:val="640"/>
          <w:marRight w:val="0"/>
          <w:marTop w:val="0"/>
          <w:marBottom w:val="0"/>
          <w:divBdr>
            <w:top w:val="none" w:sz="0" w:space="0" w:color="auto"/>
            <w:left w:val="none" w:sz="0" w:space="0" w:color="auto"/>
            <w:bottom w:val="none" w:sz="0" w:space="0" w:color="auto"/>
            <w:right w:val="none" w:sz="0" w:space="0" w:color="auto"/>
          </w:divBdr>
        </w:div>
        <w:div w:id="654146005">
          <w:marLeft w:val="640"/>
          <w:marRight w:val="0"/>
          <w:marTop w:val="0"/>
          <w:marBottom w:val="0"/>
          <w:divBdr>
            <w:top w:val="none" w:sz="0" w:space="0" w:color="auto"/>
            <w:left w:val="none" w:sz="0" w:space="0" w:color="auto"/>
            <w:bottom w:val="none" w:sz="0" w:space="0" w:color="auto"/>
            <w:right w:val="none" w:sz="0" w:space="0" w:color="auto"/>
          </w:divBdr>
        </w:div>
        <w:div w:id="687604327">
          <w:marLeft w:val="640"/>
          <w:marRight w:val="0"/>
          <w:marTop w:val="0"/>
          <w:marBottom w:val="0"/>
          <w:divBdr>
            <w:top w:val="none" w:sz="0" w:space="0" w:color="auto"/>
            <w:left w:val="none" w:sz="0" w:space="0" w:color="auto"/>
            <w:bottom w:val="none" w:sz="0" w:space="0" w:color="auto"/>
            <w:right w:val="none" w:sz="0" w:space="0" w:color="auto"/>
          </w:divBdr>
        </w:div>
        <w:div w:id="689067369">
          <w:marLeft w:val="640"/>
          <w:marRight w:val="0"/>
          <w:marTop w:val="0"/>
          <w:marBottom w:val="0"/>
          <w:divBdr>
            <w:top w:val="none" w:sz="0" w:space="0" w:color="auto"/>
            <w:left w:val="none" w:sz="0" w:space="0" w:color="auto"/>
            <w:bottom w:val="none" w:sz="0" w:space="0" w:color="auto"/>
            <w:right w:val="none" w:sz="0" w:space="0" w:color="auto"/>
          </w:divBdr>
        </w:div>
        <w:div w:id="771513058">
          <w:marLeft w:val="640"/>
          <w:marRight w:val="0"/>
          <w:marTop w:val="0"/>
          <w:marBottom w:val="0"/>
          <w:divBdr>
            <w:top w:val="none" w:sz="0" w:space="0" w:color="auto"/>
            <w:left w:val="none" w:sz="0" w:space="0" w:color="auto"/>
            <w:bottom w:val="none" w:sz="0" w:space="0" w:color="auto"/>
            <w:right w:val="none" w:sz="0" w:space="0" w:color="auto"/>
          </w:divBdr>
        </w:div>
        <w:div w:id="823158677">
          <w:marLeft w:val="640"/>
          <w:marRight w:val="0"/>
          <w:marTop w:val="0"/>
          <w:marBottom w:val="0"/>
          <w:divBdr>
            <w:top w:val="none" w:sz="0" w:space="0" w:color="auto"/>
            <w:left w:val="none" w:sz="0" w:space="0" w:color="auto"/>
            <w:bottom w:val="none" w:sz="0" w:space="0" w:color="auto"/>
            <w:right w:val="none" w:sz="0" w:space="0" w:color="auto"/>
          </w:divBdr>
        </w:div>
        <w:div w:id="870413573">
          <w:marLeft w:val="640"/>
          <w:marRight w:val="0"/>
          <w:marTop w:val="0"/>
          <w:marBottom w:val="0"/>
          <w:divBdr>
            <w:top w:val="none" w:sz="0" w:space="0" w:color="auto"/>
            <w:left w:val="none" w:sz="0" w:space="0" w:color="auto"/>
            <w:bottom w:val="none" w:sz="0" w:space="0" w:color="auto"/>
            <w:right w:val="none" w:sz="0" w:space="0" w:color="auto"/>
          </w:divBdr>
        </w:div>
        <w:div w:id="929121054">
          <w:marLeft w:val="640"/>
          <w:marRight w:val="0"/>
          <w:marTop w:val="0"/>
          <w:marBottom w:val="0"/>
          <w:divBdr>
            <w:top w:val="none" w:sz="0" w:space="0" w:color="auto"/>
            <w:left w:val="none" w:sz="0" w:space="0" w:color="auto"/>
            <w:bottom w:val="none" w:sz="0" w:space="0" w:color="auto"/>
            <w:right w:val="none" w:sz="0" w:space="0" w:color="auto"/>
          </w:divBdr>
        </w:div>
        <w:div w:id="1020857112">
          <w:marLeft w:val="640"/>
          <w:marRight w:val="0"/>
          <w:marTop w:val="0"/>
          <w:marBottom w:val="0"/>
          <w:divBdr>
            <w:top w:val="none" w:sz="0" w:space="0" w:color="auto"/>
            <w:left w:val="none" w:sz="0" w:space="0" w:color="auto"/>
            <w:bottom w:val="none" w:sz="0" w:space="0" w:color="auto"/>
            <w:right w:val="none" w:sz="0" w:space="0" w:color="auto"/>
          </w:divBdr>
        </w:div>
        <w:div w:id="1061488501">
          <w:marLeft w:val="640"/>
          <w:marRight w:val="0"/>
          <w:marTop w:val="0"/>
          <w:marBottom w:val="0"/>
          <w:divBdr>
            <w:top w:val="none" w:sz="0" w:space="0" w:color="auto"/>
            <w:left w:val="none" w:sz="0" w:space="0" w:color="auto"/>
            <w:bottom w:val="none" w:sz="0" w:space="0" w:color="auto"/>
            <w:right w:val="none" w:sz="0" w:space="0" w:color="auto"/>
          </w:divBdr>
        </w:div>
        <w:div w:id="1133985645">
          <w:marLeft w:val="640"/>
          <w:marRight w:val="0"/>
          <w:marTop w:val="0"/>
          <w:marBottom w:val="0"/>
          <w:divBdr>
            <w:top w:val="none" w:sz="0" w:space="0" w:color="auto"/>
            <w:left w:val="none" w:sz="0" w:space="0" w:color="auto"/>
            <w:bottom w:val="none" w:sz="0" w:space="0" w:color="auto"/>
            <w:right w:val="none" w:sz="0" w:space="0" w:color="auto"/>
          </w:divBdr>
        </w:div>
        <w:div w:id="1219245406">
          <w:marLeft w:val="640"/>
          <w:marRight w:val="0"/>
          <w:marTop w:val="0"/>
          <w:marBottom w:val="0"/>
          <w:divBdr>
            <w:top w:val="none" w:sz="0" w:space="0" w:color="auto"/>
            <w:left w:val="none" w:sz="0" w:space="0" w:color="auto"/>
            <w:bottom w:val="none" w:sz="0" w:space="0" w:color="auto"/>
            <w:right w:val="none" w:sz="0" w:space="0" w:color="auto"/>
          </w:divBdr>
        </w:div>
        <w:div w:id="1224219376">
          <w:marLeft w:val="640"/>
          <w:marRight w:val="0"/>
          <w:marTop w:val="0"/>
          <w:marBottom w:val="0"/>
          <w:divBdr>
            <w:top w:val="none" w:sz="0" w:space="0" w:color="auto"/>
            <w:left w:val="none" w:sz="0" w:space="0" w:color="auto"/>
            <w:bottom w:val="none" w:sz="0" w:space="0" w:color="auto"/>
            <w:right w:val="none" w:sz="0" w:space="0" w:color="auto"/>
          </w:divBdr>
        </w:div>
        <w:div w:id="1324820206">
          <w:marLeft w:val="640"/>
          <w:marRight w:val="0"/>
          <w:marTop w:val="0"/>
          <w:marBottom w:val="0"/>
          <w:divBdr>
            <w:top w:val="none" w:sz="0" w:space="0" w:color="auto"/>
            <w:left w:val="none" w:sz="0" w:space="0" w:color="auto"/>
            <w:bottom w:val="none" w:sz="0" w:space="0" w:color="auto"/>
            <w:right w:val="none" w:sz="0" w:space="0" w:color="auto"/>
          </w:divBdr>
        </w:div>
        <w:div w:id="1336376140">
          <w:marLeft w:val="640"/>
          <w:marRight w:val="0"/>
          <w:marTop w:val="0"/>
          <w:marBottom w:val="0"/>
          <w:divBdr>
            <w:top w:val="none" w:sz="0" w:space="0" w:color="auto"/>
            <w:left w:val="none" w:sz="0" w:space="0" w:color="auto"/>
            <w:bottom w:val="none" w:sz="0" w:space="0" w:color="auto"/>
            <w:right w:val="none" w:sz="0" w:space="0" w:color="auto"/>
          </w:divBdr>
        </w:div>
        <w:div w:id="1386638869">
          <w:marLeft w:val="640"/>
          <w:marRight w:val="0"/>
          <w:marTop w:val="0"/>
          <w:marBottom w:val="0"/>
          <w:divBdr>
            <w:top w:val="none" w:sz="0" w:space="0" w:color="auto"/>
            <w:left w:val="none" w:sz="0" w:space="0" w:color="auto"/>
            <w:bottom w:val="none" w:sz="0" w:space="0" w:color="auto"/>
            <w:right w:val="none" w:sz="0" w:space="0" w:color="auto"/>
          </w:divBdr>
        </w:div>
        <w:div w:id="1395855907">
          <w:marLeft w:val="640"/>
          <w:marRight w:val="0"/>
          <w:marTop w:val="0"/>
          <w:marBottom w:val="0"/>
          <w:divBdr>
            <w:top w:val="none" w:sz="0" w:space="0" w:color="auto"/>
            <w:left w:val="none" w:sz="0" w:space="0" w:color="auto"/>
            <w:bottom w:val="none" w:sz="0" w:space="0" w:color="auto"/>
            <w:right w:val="none" w:sz="0" w:space="0" w:color="auto"/>
          </w:divBdr>
        </w:div>
        <w:div w:id="1472940700">
          <w:marLeft w:val="640"/>
          <w:marRight w:val="0"/>
          <w:marTop w:val="0"/>
          <w:marBottom w:val="0"/>
          <w:divBdr>
            <w:top w:val="none" w:sz="0" w:space="0" w:color="auto"/>
            <w:left w:val="none" w:sz="0" w:space="0" w:color="auto"/>
            <w:bottom w:val="none" w:sz="0" w:space="0" w:color="auto"/>
            <w:right w:val="none" w:sz="0" w:space="0" w:color="auto"/>
          </w:divBdr>
        </w:div>
        <w:div w:id="1512793558">
          <w:marLeft w:val="640"/>
          <w:marRight w:val="0"/>
          <w:marTop w:val="0"/>
          <w:marBottom w:val="0"/>
          <w:divBdr>
            <w:top w:val="none" w:sz="0" w:space="0" w:color="auto"/>
            <w:left w:val="none" w:sz="0" w:space="0" w:color="auto"/>
            <w:bottom w:val="none" w:sz="0" w:space="0" w:color="auto"/>
            <w:right w:val="none" w:sz="0" w:space="0" w:color="auto"/>
          </w:divBdr>
        </w:div>
        <w:div w:id="1526090817">
          <w:marLeft w:val="640"/>
          <w:marRight w:val="0"/>
          <w:marTop w:val="0"/>
          <w:marBottom w:val="0"/>
          <w:divBdr>
            <w:top w:val="none" w:sz="0" w:space="0" w:color="auto"/>
            <w:left w:val="none" w:sz="0" w:space="0" w:color="auto"/>
            <w:bottom w:val="none" w:sz="0" w:space="0" w:color="auto"/>
            <w:right w:val="none" w:sz="0" w:space="0" w:color="auto"/>
          </w:divBdr>
        </w:div>
        <w:div w:id="1527256841">
          <w:marLeft w:val="640"/>
          <w:marRight w:val="0"/>
          <w:marTop w:val="0"/>
          <w:marBottom w:val="0"/>
          <w:divBdr>
            <w:top w:val="none" w:sz="0" w:space="0" w:color="auto"/>
            <w:left w:val="none" w:sz="0" w:space="0" w:color="auto"/>
            <w:bottom w:val="none" w:sz="0" w:space="0" w:color="auto"/>
            <w:right w:val="none" w:sz="0" w:space="0" w:color="auto"/>
          </w:divBdr>
        </w:div>
        <w:div w:id="1528641514">
          <w:marLeft w:val="640"/>
          <w:marRight w:val="0"/>
          <w:marTop w:val="0"/>
          <w:marBottom w:val="0"/>
          <w:divBdr>
            <w:top w:val="none" w:sz="0" w:space="0" w:color="auto"/>
            <w:left w:val="none" w:sz="0" w:space="0" w:color="auto"/>
            <w:bottom w:val="none" w:sz="0" w:space="0" w:color="auto"/>
            <w:right w:val="none" w:sz="0" w:space="0" w:color="auto"/>
          </w:divBdr>
        </w:div>
        <w:div w:id="1566716072">
          <w:marLeft w:val="640"/>
          <w:marRight w:val="0"/>
          <w:marTop w:val="0"/>
          <w:marBottom w:val="0"/>
          <w:divBdr>
            <w:top w:val="none" w:sz="0" w:space="0" w:color="auto"/>
            <w:left w:val="none" w:sz="0" w:space="0" w:color="auto"/>
            <w:bottom w:val="none" w:sz="0" w:space="0" w:color="auto"/>
            <w:right w:val="none" w:sz="0" w:space="0" w:color="auto"/>
          </w:divBdr>
        </w:div>
        <w:div w:id="1569730550">
          <w:marLeft w:val="640"/>
          <w:marRight w:val="0"/>
          <w:marTop w:val="0"/>
          <w:marBottom w:val="0"/>
          <w:divBdr>
            <w:top w:val="none" w:sz="0" w:space="0" w:color="auto"/>
            <w:left w:val="none" w:sz="0" w:space="0" w:color="auto"/>
            <w:bottom w:val="none" w:sz="0" w:space="0" w:color="auto"/>
            <w:right w:val="none" w:sz="0" w:space="0" w:color="auto"/>
          </w:divBdr>
        </w:div>
        <w:div w:id="1594633215">
          <w:marLeft w:val="640"/>
          <w:marRight w:val="0"/>
          <w:marTop w:val="0"/>
          <w:marBottom w:val="0"/>
          <w:divBdr>
            <w:top w:val="none" w:sz="0" w:space="0" w:color="auto"/>
            <w:left w:val="none" w:sz="0" w:space="0" w:color="auto"/>
            <w:bottom w:val="none" w:sz="0" w:space="0" w:color="auto"/>
            <w:right w:val="none" w:sz="0" w:space="0" w:color="auto"/>
          </w:divBdr>
        </w:div>
        <w:div w:id="1606383002">
          <w:marLeft w:val="640"/>
          <w:marRight w:val="0"/>
          <w:marTop w:val="0"/>
          <w:marBottom w:val="0"/>
          <w:divBdr>
            <w:top w:val="none" w:sz="0" w:space="0" w:color="auto"/>
            <w:left w:val="none" w:sz="0" w:space="0" w:color="auto"/>
            <w:bottom w:val="none" w:sz="0" w:space="0" w:color="auto"/>
            <w:right w:val="none" w:sz="0" w:space="0" w:color="auto"/>
          </w:divBdr>
        </w:div>
        <w:div w:id="1623078260">
          <w:marLeft w:val="640"/>
          <w:marRight w:val="0"/>
          <w:marTop w:val="0"/>
          <w:marBottom w:val="0"/>
          <w:divBdr>
            <w:top w:val="none" w:sz="0" w:space="0" w:color="auto"/>
            <w:left w:val="none" w:sz="0" w:space="0" w:color="auto"/>
            <w:bottom w:val="none" w:sz="0" w:space="0" w:color="auto"/>
            <w:right w:val="none" w:sz="0" w:space="0" w:color="auto"/>
          </w:divBdr>
        </w:div>
        <w:div w:id="1724283158">
          <w:marLeft w:val="640"/>
          <w:marRight w:val="0"/>
          <w:marTop w:val="0"/>
          <w:marBottom w:val="0"/>
          <w:divBdr>
            <w:top w:val="none" w:sz="0" w:space="0" w:color="auto"/>
            <w:left w:val="none" w:sz="0" w:space="0" w:color="auto"/>
            <w:bottom w:val="none" w:sz="0" w:space="0" w:color="auto"/>
            <w:right w:val="none" w:sz="0" w:space="0" w:color="auto"/>
          </w:divBdr>
        </w:div>
        <w:div w:id="1822848830">
          <w:marLeft w:val="640"/>
          <w:marRight w:val="0"/>
          <w:marTop w:val="0"/>
          <w:marBottom w:val="0"/>
          <w:divBdr>
            <w:top w:val="none" w:sz="0" w:space="0" w:color="auto"/>
            <w:left w:val="none" w:sz="0" w:space="0" w:color="auto"/>
            <w:bottom w:val="none" w:sz="0" w:space="0" w:color="auto"/>
            <w:right w:val="none" w:sz="0" w:space="0" w:color="auto"/>
          </w:divBdr>
        </w:div>
        <w:div w:id="1879581263">
          <w:marLeft w:val="640"/>
          <w:marRight w:val="0"/>
          <w:marTop w:val="0"/>
          <w:marBottom w:val="0"/>
          <w:divBdr>
            <w:top w:val="none" w:sz="0" w:space="0" w:color="auto"/>
            <w:left w:val="none" w:sz="0" w:space="0" w:color="auto"/>
            <w:bottom w:val="none" w:sz="0" w:space="0" w:color="auto"/>
            <w:right w:val="none" w:sz="0" w:space="0" w:color="auto"/>
          </w:divBdr>
        </w:div>
        <w:div w:id="1921518064">
          <w:marLeft w:val="640"/>
          <w:marRight w:val="0"/>
          <w:marTop w:val="0"/>
          <w:marBottom w:val="0"/>
          <w:divBdr>
            <w:top w:val="none" w:sz="0" w:space="0" w:color="auto"/>
            <w:left w:val="none" w:sz="0" w:space="0" w:color="auto"/>
            <w:bottom w:val="none" w:sz="0" w:space="0" w:color="auto"/>
            <w:right w:val="none" w:sz="0" w:space="0" w:color="auto"/>
          </w:divBdr>
        </w:div>
        <w:div w:id="1931309396">
          <w:marLeft w:val="640"/>
          <w:marRight w:val="0"/>
          <w:marTop w:val="0"/>
          <w:marBottom w:val="0"/>
          <w:divBdr>
            <w:top w:val="none" w:sz="0" w:space="0" w:color="auto"/>
            <w:left w:val="none" w:sz="0" w:space="0" w:color="auto"/>
            <w:bottom w:val="none" w:sz="0" w:space="0" w:color="auto"/>
            <w:right w:val="none" w:sz="0" w:space="0" w:color="auto"/>
          </w:divBdr>
        </w:div>
        <w:div w:id="2054453979">
          <w:marLeft w:val="640"/>
          <w:marRight w:val="0"/>
          <w:marTop w:val="0"/>
          <w:marBottom w:val="0"/>
          <w:divBdr>
            <w:top w:val="none" w:sz="0" w:space="0" w:color="auto"/>
            <w:left w:val="none" w:sz="0" w:space="0" w:color="auto"/>
            <w:bottom w:val="none" w:sz="0" w:space="0" w:color="auto"/>
            <w:right w:val="none" w:sz="0" w:space="0" w:color="auto"/>
          </w:divBdr>
        </w:div>
      </w:divsChild>
    </w:div>
    <w:div w:id="355421827">
      <w:marLeft w:val="0"/>
      <w:marRight w:val="0"/>
      <w:marTop w:val="0"/>
      <w:marBottom w:val="0"/>
      <w:divBdr>
        <w:top w:val="none" w:sz="0" w:space="0" w:color="auto"/>
        <w:left w:val="none" w:sz="0" w:space="0" w:color="auto"/>
        <w:bottom w:val="none" w:sz="0" w:space="0" w:color="auto"/>
        <w:right w:val="none" w:sz="0" w:space="0" w:color="auto"/>
      </w:divBdr>
    </w:div>
    <w:div w:id="355621995">
      <w:marLeft w:val="0"/>
      <w:marRight w:val="0"/>
      <w:marTop w:val="0"/>
      <w:marBottom w:val="0"/>
      <w:divBdr>
        <w:top w:val="none" w:sz="0" w:space="0" w:color="auto"/>
        <w:left w:val="none" w:sz="0" w:space="0" w:color="auto"/>
        <w:bottom w:val="none" w:sz="0" w:space="0" w:color="auto"/>
        <w:right w:val="none" w:sz="0" w:space="0" w:color="auto"/>
      </w:divBdr>
    </w:div>
    <w:div w:id="379549734">
      <w:marLeft w:val="0"/>
      <w:marRight w:val="0"/>
      <w:marTop w:val="0"/>
      <w:marBottom w:val="0"/>
      <w:divBdr>
        <w:top w:val="none" w:sz="0" w:space="0" w:color="auto"/>
        <w:left w:val="none" w:sz="0" w:space="0" w:color="auto"/>
        <w:bottom w:val="none" w:sz="0" w:space="0" w:color="auto"/>
        <w:right w:val="none" w:sz="0" w:space="0" w:color="auto"/>
      </w:divBdr>
    </w:div>
    <w:div w:id="382485748">
      <w:marLeft w:val="0"/>
      <w:marRight w:val="0"/>
      <w:marTop w:val="0"/>
      <w:marBottom w:val="0"/>
      <w:divBdr>
        <w:top w:val="none" w:sz="0" w:space="0" w:color="auto"/>
        <w:left w:val="none" w:sz="0" w:space="0" w:color="auto"/>
        <w:bottom w:val="none" w:sz="0" w:space="0" w:color="auto"/>
        <w:right w:val="none" w:sz="0" w:space="0" w:color="auto"/>
      </w:divBdr>
    </w:div>
    <w:div w:id="383453251">
      <w:bodyDiv w:val="1"/>
      <w:marLeft w:val="0"/>
      <w:marRight w:val="0"/>
      <w:marTop w:val="0"/>
      <w:marBottom w:val="0"/>
      <w:divBdr>
        <w:top w:val="none" w:sz="0" w:space="0" w:color="auto"/>
        <w:left w:val="none" w:sz="0" w:space="0" w:color="auto"/>
        <w:bottom w:val="none" w:sz="0" w:space="0" w:color="auto"/>
        <w:right w:val="none" w:sz="0" w:space="0" w:color="auto"/>
      </w:divBdr>
      <w:divsChild>
        <w:div w:id="54548544">
          <w:marLeft w:val="640"/>
          <w:marRight w:val="0"/>
          <w:marTop w:val="0"/>
          <w:marBottom w:val="0"/>
          <w:divBdr>
            <w:top w:val="none" w:sz="0" w:space="0" w:color="auto"/>
            <w:left w:val="none" w:sz="0" w:space="0" w:color="auto"/>
            <w:bottom w:val="none" w:sz="0" w:space="0" w:color="auto"/>
            <w:right w:val="none" w:sz="0" w:space="0" w:color="auto"/>
          </w:divBdr>
        </w:div>
        <w:div w:id="122621585">
          <w:marLeft w:val="640"/>
          <w:marRight w:val="0"/>
          <w:marTop w:val="0"/>
          <w:marBottom w:val="0"/>
          <w:divBdr>
            <w:top w:val="none" w:sz="0" w:space="0" w:color="auto"/>
            <w:left w:val="none" w:sz="0" w:space="0" w:color="auto"/>
            <w:bottom w:val="none" w:sz="0" w:space="0" w:color="auto"/>
            <w:right w:val="none" w:sz="0" w:space="0" w:color="auto"/>
          </w:divBdr>
        </w:div>
        <w:div w:id="159078187">
          <w:marLeft w:val="640"/>
          <w:marRight w:val="0"/>
          <w:marTop w:val="0"/>
          <w:marBottom w:val="0"/>
          <w:divBdr>
            <w:top w:val="none" w:sz="0" w:space="0" w:color="auto"/>
            <w:left w:val="none" w:sz="0" w:space="0" w:color="auto"/>
            <w:bottom w:val="none" w:sz="0" w:space="0" w:color="auto"/>
            <w:right w:val="none" w:sz="0" w:space="0" w:color="auto"/>
          </w:divBdr>
        </w:div>
        <w:div w:id="165481170">
          <w:marLeft w:val="640"/>
          <w:marRight w:val="0"/>
          <w:marTop w:val="0"/>
          <w:marBottom w:val="0"/>
          <w:divBdr>
            <w:top w:val="none" w:sz="0" w:space="0" w:color="auto"/>
            <w:left w:val="none" w:sz="0" w:space="0" w:color="auto"/>
            <w:bottom w:val="none" w:sz="0" w:space="0" w:color="auto"/>
            <w:right w:val="none" w:sz="0" w:space="0" w:color="auto"/>
          </w:divBdr>
        </w:div>
        <w:div w:id="180439531">
          <w:marLeft w:val="640"/>
          <w:marRight w:val="0"/>
          <w:marTop w:val="0"/>
          <w:marBottom w:val="0"/>
          <w:divBdr>
            <w:top w:val="none" w:sz="0" w:space="0" w:color="auto"/>
            <w:left w:val="none" w:sz="0" w:space="0" w:color="auto"/>
            <w:bottom w:val="none" w:sz="0" w:space="0" w:color="auto"/>
            <w:right w:val="none" w:sz="0" w:space="0" w:color="auto"/>
          </w:divBdr>
        </w:div>
        <w:div w:id="231239891">
          <w:marLeft w:val="640"/>
          <w:marRight w:val="0"/>
          <w:marTop w:val="0"/>
          <w:marBottom w:val="0"/>
          <w:divBdr>
            <w:top w:val="none" w:sz="0" w:space="0" w:color="auto"/>
            <w:left w:val="none" w:sz="0" w:space="0" w:color="auto"/>
            <w:bottom w:val="none" w:sz="0" w:space="0" w:color="auto"/>
            <w:right w:val="none" w:sz="0" w:space="0" w:color="auto"/>
          </w:divBdr>
        </w:div>
        <w:div w:id="342517098">
          <w:marLeft w:val="640"/>
          <w:marRight w:val="0"/>
          <w:marTop w:val="0"/>
          <w:marBottom w:val="0"/>
          <w:divBdr>
            <w:top w:val="none" w:sz="0" w:space="0" w:color="auto"/>
            <w:left w:val="none" w:sz="0" w:space="0" w:color="auto"/>
            <w:bottom w:val="none" w:sz="0" w:space="0" w:color="auto"/>
            <w:right w:val="none" w:sz="0" w:space="0" w:color="auto"/>
          </w:divBdr>
        </w:div>
        <w:div w:id="361319361">
          <w:marLeft w:val="640"/>
          <w:marRight w:val="0"/>
          <w:marTop w:val="0"/>
          <w:marBottom w:val="0"/>
          <w:divBdr>
            <w:top w:val="none" w:sz="0" w:space="0" w:color="auto"/>
            <w:left w:val="none" w:sz="0" w:space="0" w:color="auto"/>
            <w:bottom w:val="none" w:sz="0" w:space="0" w:color="auto"/>
            <w:right w:val="none" w:sz="0" w:space="0" w:color="auto"/>
          </w:divBdr>
        </w:div>
        <w:div w:id="418529510">
          <w:marLeft w:val="640"/>
          <w:marRight w:val="0"/>
          <w:marTop w:val="0"/>
          <w:marBottom w:val="0"/>
          <w:divBdr>
            <w:top w:val="none" w:sz="0" w:space="0" w:color="auto"/>
            <w:left w:val="none" w:sz="0" w:space="0" w:color="auto"/>
            <w:bottom w:val="none" w:sz="0" w:space="0" w:color="auto"/>
            <w:right w:val="none" w:sz="0" w:space="0" w:color="auto"/>
          </w:divBdr>
        </w:div>
        <w:div w:id="442959875">
          <w:marLeft w:val="640"/>
          <w:marRight w:val="0"/>
          <w:marTop w:val="0"/>
          <w:marBottom w:val="0"/>
          <w:divBdr>
            <w:top w:val="none" w:sz="0" w:space="0" w:color="auto"/>
            <w:left w:val="none" w:sz="0" w:space="0" w:color="auto"/>
            <w:bottom w:val="none" w:sz="0" w:space="0" w:color="auto"/>
            <w:right w:val="none" w:sz="0" w:space="0" w:color="auto"/>
          </w:divBdr>
        </w:div>
        <w:div w:id="476646659">
          <w:marLeft w:val="640"/>
          <w:marRight w:val="0"/>
          <w:marTop w:val="0"/>
          <w:marBottom w:val="0"/>
          <w:divBdr>
            <w:top w:val="none" w:sz="0" w:space="0" w:color="auto"/>
            <w:left w:val="none" w:sz="0" w:space="0" w:color="auto"/>
            <w:bottom w:val="none" w:sz="0" w:space="0" w:color="auto"/>
            <w:right w:val="none" w:sz="0" w:space="0" w:color="auto"/>
          </w:divBdr>
        </w:div>
        <w:div w:id="574096886">
          <w:marLeft w:val="640"/>
          <w:marRight w:val="0"/>
          <w:marTop w:val="0"/>
          <w:marBottom w:val="0"/>
          <w:divBdr>
            <w:top w:val="none" w:sz="0" w:space="0" w:color="auto"/>
            <w:left w:val="none" w:sz="0" w:space="0" w:color="auto"/>
            <w:bottom w:val="none" w:sz="0" w:space="0" w:color="auto"/>
            <w:right w:val="none" w:sz="0" w:space="0" w:color="auto"/>
          </w:divBdr>
        </w:div>
        <w:div w:id="645281020">
          <w:marLeft w:val="640"/>
          <w:marRight w:val="0"/>
          <w:marTop w:val="0"/>
          <w:marBottom w:val="0"/>
          <w:divBdr>
            <w:top w:val="none" w:sz="0" w:space="0" w:color="auto"/>
            <w:left w:val="none" w:sz="0" w:space="0" w:color="auto"/>
            <w:bottom w:val="none" w:sz="0" w:space="0" w:color="auto"/>
            <w:right w:val="none" w:sz="0" w:space="0" w:color="auto"/>
          </w:divBdr>
        </w:div>
        <w:div w:id="646279693">
          <w:marLeft w:val="640"/>
          <w:marRight w:val="0"/>
          <w:marTop w:val="0"/>
          <w:marBottom w:val="0"/>
          <w:divBdr>
            <w:top w:val="none" w:sz="0" w:space="0" w:color="auto"/>
            <w:left w:val="none" w:sz="0" w:space="0" w:color="auto"/>
            <w:bottom w:val="none" w:sz="0" w:space="0" w:color="auto"/>
            <w:right w:val="none" w:sz="0" w:space="0" w:color="auto"/>
          </w:divBdr>
        </w:div>
        <w:div w:id="650137789">
          <w:marLeft w:val="640"/>
          <w:marRight w:val="0"/>
          <w:marTop w:val="0"/>
          <w:marBottom w:val="0"/>
          <w:divBdr>
            <w:top w:val="none" w:sz="0" w:space="0" w:color="auto"/>
            <w:left w:val="none" w:sz="0" w:space="0" w:color="auto"/>
            <w:bottom w:val="none" w:sz="0" w:space="0" w:color="auto"/>
            <w:right w:val="none" w:sz="0" w:space="0" w:color="auto"/>
          </w:divBdr>
        </w:div>
        <w:div w:id="748160008">
          <w:marLeft w:val="640"/>
          <w:marRight w:val="0"/>
          <w:marTop w:val="0"/>
          <w:marBottom w:val="0"/>
          <w:divBdr>
            <w:top w:val="none" w:sz="0" w:space="0" w:color="auto"/>
            <w:left w:val="none" w:sz="0" w:space="0" w:color="auto"/>
            <w:bottom w:val="none" w:sz="0" w:space="0" w:color="auto"/>
            <w:right w:val="none" w:sz="0" w:space="0" w:color="auto"/>
          </w:divBdr>
        </w:div>
        <w:div w:id="758598713">
          <w:marLeft w:val="640"/>
          <w:marRight w:val="0"/>
          <w:marTop w:val="0"/>
          <w:marBottom w:val="0"/>
          <w:divBdr>
            <w:top w:val="none" w:sz="0" w:space="0" w:color="auto"/>
            <w:left w:val="none" w:sz="0" w:space="0" w:color="auto"/>
            <w:bottom w:val="none" w:sz="0" w:space="0" w:color="auto"/>
            <w:right w:val="none" w:sz="0" w:space="0" w:color="auto"/>
          </w:divBdr>
        </w:div>
        <w:div w:id="841579688">
          <w:marLeft w:val="640"/>
          <w:marRight w:val="0"/>
          <w:marTop w:val="0"/>
          <w:marBottom w:val="0"/>
          <w:divBdr>
            <w:top w:val="none" w:sz="0" w:space="0" w:color="auto"/>
            <w:left w:val="none" w:sz="0" w:space="0" w:color="auto"/>
            <w:bottom w:val="none" w:sz="0" w:space="0" w:color="auto"/>
            <w:right w:val="none" w:sz="0" w:space="0" w:color="auto"/>
          </w:divBdr>
        </w:div>
        <w:div w:id="848299894">
          <w:marLeft w:val="640"/>
          <w:marRight w:val="0"/>
          <w:marTop w:val="0"/>
          <w:marBottom w:val="0"/>
          <w:divBdr>
            <w:top w:val="none" w:sz="0" w:space="0" w:color="auto"/>
            <w:left w:val="none" w:sz="0" w:space="0" w:color="auto"/>
            <w:bottom w:val="none" w:sz="0" w:space="0" w:color="auto"/>
            <w:right w:val="none" w:sz="0" w:space="0" w:color="auto"/>
          </w:divBdr>
        </w:div>
        <w:div w:id="879703537">
          <w:marLeft w:val="640"/>
          <w:marRight w:val="0"/>
          <w:marTop w:val="0"/>
          <w:marBottom w:val="0"/>
          <w:divBdr>
            <w:top w:val="none" w:sz="0" w:space="0" w:color="auto"/>
            <w:left w:val="none" w:sz="0" w:space="0" w:color="auto"/>
            <w:bottom w:val="none" w:sz="0" w:space="0" w:color="auto"/>
            <w:right w:val="none" w:sz="0" w:space="0" w:color="auto"/>
          </w:divBdr>
        </w:div>
        <w:div w:id="936447423">
          <w:marLeft w:val="640"/>
          <w:marRight w:val="0"/>
          <w:marTop w:val="0"/>
          <w:marBottom w:val="0"/>
          <w:divBdr>
            <w:top w:val="none" w:sz="0" w:space="0" w:color="auto"/>
            <w:left w:val="none" w:sz="0" w:space="0" w:color="auto"/>
            <w:bottom w:val="none" w:sz="0" w:space="0" w:color="auto"/>
            <w:right w:val="none" w:sz="0" w:space="0" w:color="auto"/>
          </w:divBdr>
        </w:div>
        <w:div w:id="1054499301">
          <w:marLeft w:val="640"/>
          <w:marRight w:val="0"/>
          <w:marTop w:val="0"/>
          <w:marBottom w:val="0"/>
          <w:divBdr>
            <w:top w:val="none" w:sz="0" w:space="0" w:color="auto"/>
            <w:left w:val="none" w:sz="0" w:space="0" w:color="auto"/>
            <w:bottom w:val="none" w:sz="0" w:space="0" w:color="auto"/>
            <w:right w:val="none" w:sz="0" w:space="0" w:color="auto"/>
          </w:divBdr>
        </w:div>
        <w:div w:id="1136527300">
          <w:marLeft w:val="640"/>
          <w:marRight w:val="0"/>
          <w:marTop w:val="0"/>
          <w:marBottom w:val="0"/>
          <w:divBdr>
            <w:top w:val="none" w:sz="0" w:space="0" w:color="auto"/>
            <w:left w:val="none" w:sz="0" w:space="0" w:color="auto"/>
            <w:bottom w:val="none" w:sz="0" w:space="0" w:color="auto"/>
            <w:right w:val="none" w:sz="0" w:space="0" w:color="auto"/>
          </w:divBdr>
        </w:div>
        <w:div w:id="1148784741">
          <w:marLeft w:val="640"/>
          <w:marRight w:val="0"/>
          <w:marTop w:val="0"/>
          <w:marBottom w:val="0"/>
          <w:divBdr>
            <w:top w:val="none" w:sz="0" w:space="0" w:color="auto"/>
            <w:left w:val="none" w:sz="0" w:space="0" w:color="auto"/>
            <w:bottom w:val="none" w:sz="0" w:space="0" w:color="auto"/>
            <w:right w:val="none" w:sz="0" w:space="0" w:color="auto"/>
          </w:divBdr>
        </w:div>
        <w:div w:id="1184441025">
          <w:marLeft w:val="640"/>
          <w:marRight w:val="0"/>
          <w:marTop w:val="0"/>
          <w:marBottom w:val="0"/>
          <w:divBdr>
            <w:top w:val="none" w:sz="0" w:space="0" w:color="auto"/>
            <w:left w:val="none" w:sz="0" w:space="0" w:color="auto"/>
            <w:bottom w:val="none" w:sz="0" w:space="0" w:color="auto"/>
            <w:right w:val="none" w:sz="0" w:space="0" w:color="auto"/>
          </w:divBdr>
        </w:div>
        <w:div w:id="1267809757">
          <w:marLeft w:val="640"/>
          <w:marRight w:val="0"/>
          <w:marTop w:val="0"/>
          <w:marBottom w:val="0"/>
          <w:divBdr>
            <w:top w:val="none" w:sz="0" w:space="0" w:color="auto"/>
            <w:left w:val="none" w:sz="0" w:space="0" w:color="auto"/>
            <w:bottom w:val="none" w:sz="0" w:space="0" w:color="auto"/>
            <w:right w:val="none" w:sz="0" w:space="0" w:color="auto"/>
          </w:divBdr>
        </w:div>
        <w:div w:id="1313828282">
          <w:marLeft w:val="640"/>
          <w:marRight w:val="0"/>
          <w:marTop w:val="0"/>
          <w:marBottom w:val="0"/>
          <w:divBdr>
            <w:top w:val="none" w:sz="0" w:space="0" w:color="auto"/>
            <w:left w:val="none" w:sz="0" w:space="0" w:color="auto"/>
            <w:bottom w:val="none" w:sz="0" w:space="0" w:color="auto"/>
            <w:right w:val="none" w:sz="0" w:space="0" w:color="auto"/>
          </w:divBdr>
        </w:div>
        <w:div w:id="1354914780">
          <w:marLeft w:val="640"/>
          <w:marRight w:val="0"/>
          <w:marTop w:val="0"/>
          <w:marBottom w:val="0"/>
          <w:divBdr>
            <w:top w:val="none" w:sz="0" w:space="0" w:color="auto"/>
            <w:left w:val="none" w:sz="0" w:space="0" w:color="auto"/>
            <w:bottom w:val="none" w:sz="0" w:space="0" w:color="auto"/>
            <w:right w:val="none" w:sz="0" w:space="0" w:color="auto"/>
          </w:divBdr>
        </w:div>
        <w:div w:id="1458332881">
          <w:marLeft w:val="640"/>
          <w:marRight w:val="0"/>
          <w:marTop w:val="0"/>
          <w:marBottom w:val="0"/>
          <w:divBdr>
            <w:top w:val="none" w:sz="0" w:space="0" w:color="auto"/>
            <w:left w:val="none" w:sz="0" w:space="0" w:color="auto"/>
            <w:bottom w:val="none" w:sz="0" w:space="0" w:color="auto"/>
            <w:right w:val="none" w:sz="0" w:space="0" w:color="auto"/>
          </w:divBdr>
        </w:div>
        <w:div w:id="1520463244">
          <w:marLeft w:val="640"/>
          <w:marRight w:val="0"/>
          <w:marTop w:val="0"/>
          <w:marBottom w:val="0"/>
          <w:divBdr>
            <w:top w:val="none" w:sz="0" w:space="0" w:color="auto"/>
            <w:left w:val="none" w:sz="0" w:space="0" w:color="auto"/>
            <w:bottom w:val="none" w:sz="0" w:space="0" w:color="auto"/>
            <w:right w:val="none" w:sz="0" w:space="0" w:color="auto"/>
          </w:divBdr>
        </w:div>
        <w:div w:id="1577007286">
          <w:marLeft w:val="640"/>
          <w:marRight w:val="0"/>
          <w:marTop w:val="0"/>
          <w:marBottom w:val="0"/>
          <w:divBdr>
            <w:top w:val="none" w:sz="0" w:space="0" w:color="auto"/>
            <w:left w:val="none" w:sz="0" w:space="0" w:color="auto"/>
            <w:bottom w:val="none" w:sz="0" w:space="0" w:color="auto"/>
            <w:right w:val="none" w:sz="0" w:space="0" w:color="auto"/>
          </w:divBdr>
        </w:div>
        <w:div w:id="1665892323">
          <w:marLeft w:val="640"/>
          <w:marRight w:val="0"/>
          <w:marTop w:val="0"/>
          <w:marBottom w:val="0"/>
          <w:divBdr>
            <w:top w:val="none" w:sz="0" w:space="0" w:color="auto"/>
            <w:left w:val="none" w:sz="0" w:space="0" w:color="auto"/>
            <w:bottom w:val="none" w:sz="0" w:space="0" w:color="auto"/>
            <w:right w:val="none" w:sz="0" w:space="0" w:color="auto"/>
          </w:divBdr>
        </w:div>
        <w:div w:id="1720665883">
          <w:marLeft w:val="640"/>
          <w:marRight w:val="0"/>
          <w:marTop w:val="0"/>
          <w:marBottom w:val="0"/>
          <w:divBdr>
            <w:top w:val="none" w:sz="0" w:space="0" w:color="auto"/>
            <w:left w:val="none" w:sz="0" w:space="0" w:color="auto"/>
            <w:bottom w:val="none" w:sz="0" w:space="0" w:color="auto"/>
            <w:right w:val="none" w:sz="0" w:space="0" w:color="auto"/>
          </w:divBdr>
        </w:div>
        <w:div w:id="1762948965">
          <w:marLeft w:val="640"/>
          <w:marRight w:val="0"/>
          <w:marTop w:val="0"/>
          <w:marBottom w:val="0"/>
          <w:divBdr>
            <w:top w:val="none" w:sz="0" w:space="0" w:color="auto"/>
            <w:left w:val="none" w:sz="0" w:space="0" w:color="auto"/>
            <w:bottom w:val="none" w:sz="0" w:space="0" w:color="auto"/>
            <w:right w:val="none" w:sz="0" w:space="0" w:color="auto"/>
          </w:divBdr>
        </w:div>
        <w:div w:id="1822621919">
          <w:marLeft w:val="640"/>
          <w:marRight w:val="0"/>
          <w:marTop w:val="0"/>
          <w:marBottom w:val="0"/>
          <w:divBdr>
            <w:top w:val="none" w:sz="0" w:space="0" w:color="auto"/>
            <w:left w:val="none" w:sz="0" w:space="0" w:color="auto"/>
            <w:bottom w:val="none" w:sz="0" w:space="0" w:color="auto"/>
            <w:right w:val="none" w:sz="0" w:space="0" w:color="auto"/>
          </w:divBdr>
        </w:div>
        <w:div w:id="1860509779">
          <w:marLeft w:val="640"/>
          <w:marRight w:val="0"/>
          <w:marTop w:val="0"/>
          <w:marBottom w:val="0"/>
          <w:divBdr>
            <w:top w:val="none" w:sz="0" w:space="0" w:color="auto"/>
            <w:left w:val="none" w:sz="0" w:space="0" w:color="auto"/>
            <w:bottom w:val="none" w:sz="0" w:space="0" w:color="auto"/>
            <w:right w:val="none" w:sz="0" w:space="0" w:color="auto"/>
          </w:divBdr>
        </w:div>
        <w:div w:id="1907253314">
          <w:marLeft w:val="640"/>
          <w:marRight w:val="0"/>
          <w:marTop w:val="0"/>
          <w:marBottom w:val="0"/>
          <w:divBdr>
            <w:top w:val="none" w:sz="0" w:space="0" w:color="auto"/>
            <w:left w:val="none" w:sz="0" w:space="0" w:color="auto"/>
            <w:bottom w:val="none" w:sz="0" w:space="0" w:color="auto"/>
            <w:right w:val="none" w:sz="0" w:space="0" w:color="auto"/>
          </w:divBdr>
        </w:div>
        <w:div w:id="1914505761">
          <w:marLeft w:val="640"/>
          <w:marRight w:val="0"/>
          <w:marTop w:val="0"/>
          <w:marBottom w:val="0"/>
          <w:divBdr>
            <w:top w:val="none" w:sz="0" w:space="0" w:color="auto"/>
            <w:left w:val="none" w:sz="0" w:space="0" w:color="auto"/>
            <w:bottom w:val="none" w:sz="0" w:space="0" w:color="auto"/>
            <w:right w:val="none" w:sz="0" w:space="0" w:color="auto"/>
          </w:divBdr>
        </w:div>
        <w:div w:id="1925914016">
          <w:marLeft w:val="640"/>
          <w:marRight w:val="0"/>
          <w:marTop w:val="0"/>
          <w:marBottom w:val="0"/>
          <w:divBdr>
            <w:top w:val="none" w:sz="0" w:space="0" w:color="auto"/>
            <w:left w:val="none" w:sz="0" w:space="0" w:color="auto"/>
            <w:bottom w:val="none" w:sz="0" w:space="0" w:color="auto"/>
            <w:right w:val="none" w:sz="0" w:space="0" w:color="auto"/>
          </w:divBdr>
        </w:div>
        <w:div w:id="1953514581">
          <w:marLeft w:val="640"/>
          <w:marRight w:val="0"/>
          <w:marTop w:val="0"/>
          <w:marBottom w:val="0"/>
          <w:divBdr>
            <w:top w:val="none" w:sz="0" w:space="0" w:color="auto"/>
            <w:left w:val="none" w:sz="0" w:space="0" w:color="auto"/>
            <w:bottom w:val="none" w:sz="0" w:space="0" w:color="auto"/>
            <w:right w:val="none" w:sz="0" w:space="0" w:color="auto"/>
          </w:divBdr>
        </w:div>
        <w:div w:id="1988388481">
          <w:marLeft w:val="640"/>
          <w:marRight w:val="0"/>
          <w:marTop w:val="0"/>
          <w:marBottom w:val="0"/>
          <w:divBdr>
            <w:top w:val="none" w:sz="0" w:space="0" w:color="auto"/>
            <w:left w:val="none" w:sz="0" w:space="0" w:color="auto"/>
            <w:bottom w:val="none" w:sz="0" w:space="0" w:color="auto"/>
            <w:right w:val="none" w:sz="0" w:space="0" w:color="auto"/>
          </w:divBdr>
        </w:div>
        <w:div w:id="2009363054">
          <w:marLeft w:val="640"/>
          <w:marRight w:val="0"/>
          <w:marTop w:val="0"/>
          <w:marBottom w:val="0"/>
          <w:divBdr>
            <w:top w:val="none" w:sz="0" w:space="0" w:color="auto"/>
            <w:left w:val="none" w:sz="0" w:space="0" w:color="auto"/>
            <w:bottom w:val="none" w:sz="0" w:space="0" w:color="auto"/>
            <w:right w:val="none" w:sz="0" w:space="0" w:color="auto"/>
          </w:divBdr>
        </w:div>
        <w:div w:id="2087416777">
          <w:marLeft w:val="640"/>
          <w:marRight w:val="0"/>
          <w:marTop w:val="0"/>
          <w:marBottom w:val="0"/>
          <w:divBdr>
            <w:top w:val="none" w:sz="0" w:space="0" w:color="auto"/>
            <w:left w:val="none" w:sz="0" w:space="0" w:color="auto"/>
            <w:bottom w:val="none" w:sz="0" w:space="0" w:color="auto"/>
            <w:right w:val="none" w:sz="0" w:space="0" w:color="auto"/>
          </w:divBdr>
        </w:div>
        <w:div w:id="2090417143">
          <w:marLeft w:val="640"/>
          <w:marRight w:val="0"/>
          <w:marTop w:val="0"/>
          <w:marBottom w:val="0"/>
          <w:divBdr>
            <w:top w:val="none" w:sz="0" w:space="0" w:color="auto"/>
            <w:left w:val="none" w:sz="0" w:space="0" w:color="auto"/>
            <w:bottom w:val="none" w:sz="0" w:space="0" w:color="auto"/>
            <w:right w:val="none" w:sz="0" w:space="0" w:color="auto"/>
          </w:divBdr>
        </w:div>
      </w:divsChild>
    </w:div>
    <w:div w:id="390621649">
      <w:marLeft w:val="0"/>
      <w:marRight w:val="0"/>
      <w:marTop w:val="0"/>
      <w:marBottom w:val="0"/>
      <w:divBdr>
        <w:top w:val="none" w:sz="0" w:space="0" w:color="auto"/>
        <w:left w:val="none" w:sz="0" w:space="0" w:color="auto"/>
        <w:bottom w:val="none" w:sz="0" w:space="0" w:color="auto"/>
        <w:right w:val="none" w:sz="0" w:space="0" w:color="auto"/>
      </w:divBdr>
    </w:div>
    <w:div w:id="391123028">
      <w:marLeft w:val="0"/>
      <w:marRight w:val="0"/>
      <w:marTop w:val="0"/>
      <w:marBottom w:val="0"/>
      <w:divBdr>
        <w:top w:val="none" w:sz="0" w:space="0" w:color="auto"/>
        <w:left w:val="none" w:sz="0" w:space="0" w:color="auto"/>
        <w:bottom w:val="none" w:sz="0" w:space="0" w:color="auto"/>
        <w:right w:val="none" w:sz="0" w:space="0" w:color="auto"/>
      </w:divBdr>
    </w:div>
    <w:div w:id="395667748">
      <w:marLeft w:val="0"/>
      <w:marRight w:val="0"/>
      <w:marTop w:val="0"/>
      <w:marBottom w:val="0"/>
      <w:divBdr>
        <w:top w:val="none" w:sz="0" w:space="0" w:color="auto"/>
        <w:left w:val="none" w:sz="0" w:space="0" w:color="auto"/>
        <w:bottom w:val="none" w:sz="0" w:space="0" w:color="auto"/>
        <w:right w:val="none" w:sz="0" w:space="0" w:color="auto"/>
      </w:divBdr>
    </w:div>
    <w:div w:id="396628844">
      <w:marLeft w:val="0"/>
      <w:marRight w:val="0"/>
      <w:marTop w:val="0"/>
      <w:marBottom w:val="0"/>
      <w:divBdr>
        <w:top w:val="none" w:sz="0" w:space="0" w:color="auto"/>
        <w:left w:val="none" w:sz="0" w:space="0" w:color="auto"/>
        <w:bottom w:val="none" w:sz="0" w:space="0" w:color="auto"/>
        <w:right w:val="none" w:sz="0" w:space="0" w:color="auto"/>
      </w:divBdr>
    </w:div>
    <w:div w:id="397284529">
      <w:bodyDiv w:val="1"/>
      <w:marLeft w:val="0"/>
      <w:marRight w:val="0"/>
      <w:marTop w:val="0"/>
      <w:marBottom w:val="0"/>
      <w:divBdr>
        <w:top w:val="none" w:sz="0" w:space="0" w:color="auto"/>
        <w:left w:val="none" w:sz="0" w:space="0" w:color="auto"/>
        <w:bottom w:val="none" w:sz="0" w:space="0" w:color="auto"/>
        <w:right w:val="none" w:sz="0" w:space="0" w:color="auto"/>
      </w:divBdr>
      <w:divsChild>
        <w:div w:id="26175647">
          <w:marLeft w:val="640"/>
          <w:marRight w:val="0"/>
          <w:marTop w:val="0"/>
          <w:marBottom w:val="0"/>
          <w:divBdr>
            <w:top w:val="none" w:sz="0" w:space="0" w:color="auto"/>
            <w:left w:val="none" w:sz="0" w:space="0" w:color="auto"/>
            <w:bottom w:val="none" w:sz="0" w:space="0" w:color="auto"/>
            <w:right w:val="none" w:sz="0" w:space="0" w:color="auto"/>
          </w:divBdr>
        </w:div>
        <w:div w:id="38406430">
          <w:marLeft w:val="640"/>
          <w:marRight w:val="0"/>
          <w:marTop w:val="0"/>
          <w:marBottom w:val="0"/>
          <w:divBdr>
            <w:top w:val="none" w:sz="0" w:space="0" w:color="auto"/>
            <w:left w:val="none" w:sz="0" w:space="0" w:color="auto"/>
            <w:bottom w:val="none" w:sz="0" w:space="0" w:color="auto"/>
            <w:right w:val="none" w:sz="0" w:space="0" w:color="auto"/>
          </w:divBdr>
        </w:div>
        <w:div w:id="150607883">
          <w:marLeft w:val="640"/>
          <w:marRight w:val="0"/>
          <w:marTop w:val="0"/>
          <w:marBottom w:val="0"/>
          <w:divBdr>
            <w:top w:val="none" w:sz="0" w:space="0" w:color="auto"/>
            <w:left w:val="none" w:sz="0" w:space="0" w:color="auto"/>
            <w:bottom w:val="none" w:sz="0" w:space="0" w:color="auto"/>
            <w:right w:val="none" w:sz="0" w:space="0" w:color="auto"/>
          </w:divBdr>
        </w:div>
        <w:div w:id="181866550">
          <w:marLeft w:val="640"/>
          <w:marRight w:val="0"/>
          <w:marTop w:val="0"/>
          <w:marBottom w:val="0"/>
          <w:divBdr>
            <w:top w:val="none" w:sz="0" w:space="0" w:color="auto"/>
            <w:left w:val="none" w:sz="0" w:space="0" w:color="auto"/>
            <w:bottom w:val="none" w:sz="0" w:space="0" w:color="auto"/>
            <w:right w:val="none" w:sz="0" w:space="0" w:color="auto"/>
          </w:divBdr>
        </w:div>
        <w:div w:id="200285097">
          <w:marLeft w:val="640"/>
          <w:marRight w:val="0"/>
          <w:marTop w:val="0"/>
          <w:marBottom w:val="0"/>
          <w:divBdr>
            <w:top w:val="none" w:sz="0" w:space="0" w:color="auto"/>
            <w:left w:val="none" w:sz="0" w:space="0" w:color="auto"/>
            <w:bottom w:val="none" w:sz="0" w:space="0" w:color="auto"/>
            <w:right w:val="none" w:sz="0" w:space="0" w:color="auto"/>
          </w:divBdr>
        </w:div>
        <w:div w:id="255946679">
          <w:marLeft w:val="640"/>
          <w:marRight w:val="0"/>
          <w:marTop w:val="0"/>
          <w:marBottom w:val="0"/>
          <w:divBdr>
            <w:top w:val="none" w:sz="0" w:space="0" w:color="auto"/>
            <w:left w:val="none" w:sz="0" w:space="0" w:color="auto"/>
            <w:bottom w:val="none" w:sz="0" w:space="0" w:color="auto"/>
            <w:right w:val="none" w:sz="0" w:space="0" w:color="auto"/>
          </w:divBdr>
        </w:div>
        <w:div w:id="296954637">
          <w:marLeft w:val="640"/>
          <w:marRight w:val="0"/>
          <w:marTop w:val="0"/>
          <w:marBottom w:val="0"/>
          <w:divBdr>
            <w:top w:val="none" w:sz="0" w:space="0" w:color="auto"/>
            <w:left w:val="none" w:sz="0" w:space="0" w:color="auto"/>
            <w:bottom w:val="none" w:sz="0" w:space="0" w:color="auto"/>
            <w:right w:val="none" w:sz="0" w:space="0" w:color="auto"/>
          </w:divBdr>
        </w:div>
        <w:div w:id="338044224">
          <w:marLeft w:val="640"/>
          <w:marRight w:val="0"/>
          <w:marTop w:val="0"/>
          <w:marBottom w:val="0"/>
          <w:divBdr>
            <w:top w:val="none" w:sz="0" w:space="0" w:color="auto"/>
            <w:left w:val="none" w:sz="0" w:space="0" w:color="auto"/>
            <w:bottom w:val="none" w:sz="0" w:space="0" w:color="auto"/>
            <w:right w:val="none" w:sz="0" w:space="0" w:color="auto"/>
          </w:divBdr>
        </w:div>
        <w:div w:id="367798987">
          <w:marLeft w:val="640"/>
          <w:marRight w:val="0"/>
          <w:marTop w:val="0"/>
          <w:marBottom w:val="0"/>
          <w:divBdr>
            <w:top w:val="none" w:sz="0" w:space="0" w:color="auto"/>
            <w:left w:val="none" w:sz="0" w:space="0" w:color="auto"/>
            <w:bottom w:val="none" w:sz="0" w:space="0" w:color="auto"/>
            <w:right w:val="none" w:sz="0" w:space="0" w:color="auto"/>
          </w:divBdr>
        </w:div>
        <w:div w:id="393553612">
          <w:marLeft w:val="640"/>
          <w:marRight w:val="0"/>
          <w:marTop w:val="0"/>
          <w:marBottom w:val="0"/>
          <w:divBdr>
            <w:top w:val="none" w:sz="0" w:space="0" w:color="auto"/>
            <w:left w:val="none" w:sz="0" w:space="0" w:color="auto"/>
            <w:bottom w:val="none" w:sz="0" w:space="0" w:color="auto"/>
            <w:right w:val="none" w:sz="0" w:space="0" w:color="auto"/>
          </w:divBdr>
        </w:div>
        <w:div w:id="419253080">
          <w:marLeft w:val="640"/>
          <w:marRight w:val="0"/>
          <w:marTop w:val="0"/>
          <w:marBottom w:val="0"/>
          <w:divBdr>
            <w:top w:val="none" w:sz="0" w:space="0" w:color="auto"/>
            <w:left w:val="none" w:sz="0" w:space="0" w:color="auto"/>
            <w:bottom w:val="none" w:sz="0" w:space="0" w:color="auto"/>
            <w:right w:val="none" w:sz="0" w:space="0" w:color="auto"/>
          </w:divBdr>
        </w:div>
        <w:div w:id="425005319">
          <w:marLeft w:val="640"/>
          <w:marRight w:val="0"/>
          <w:marTop w:val="0"/>
          <w:marBottom w:val="0"/>
          <w:divBdr>
            <w:top w:val="none" w:sz="0" w:space="0" w:color="auto"/>
            <w:left w:val="none" w:sz="0" w:space="0" w:color="auto"/>
            <w:bottom w:val="none" w:sz="0" w:space="0" w:color="auto"/>
            <w:right w:val="none" w:sz="0" w:space="0" w:color="auto"/>
          </w:divBdr>
        </w:div>
        <w:div w:id="459421018">
          <w:marLeft w:val="640"/>
          <w:marRight w:val="0"/>
          <w:marTop w:val="0"/>
          <w:marBottom w:val="0"/>
          <w:divBdr>
            <w:top w:val="none" w:sz="0" w:space="0" w:color="auto"/>
            <w:left w:val="none" w:sz="0" w:space="0" w:color="auto"/>
            <w:bottom w:val="none" w:sz="0" w:space="0" w:color="auto"/>
            <w:right w:val="none" w:sz="0" w:space="0" w:color="auto"/>
          </w:divBdr>
        </w:div>
        <w:div w:id="485972306">
          <w:marLeft w:val="640"/>
          <w:marRight w:val="0"/>
          <w:marTop w:val="0"/>
          <w:marBottom w:val="0"/>
          <w:divBdr>
            <w:top w:val="none" w:sz="0" w:space="0" w:color="auto"/>
            <w:left w:val="none" w:sz="0" w:space="0" w:color="auto"/>
            <w:bottom w:val="none" w:sz="0" w:space="0" w:color="auto"/>
            <w:right w:val="none" w:sz="0" w:space="0" w:color="auto"/>
          </w:divBdr>
        </w:div>
        <w:div w:id="493837710">
          <w:marLeft w:val="640"/>
          <w:marRight w:val="0"/>
          <w:marTop w:val="0"/>
          <w:marBottom w:val="0"/>
          <w:divBdr>
            <w:top w:val="none" w:sz="0" w:space="0" w:color="auto"/>
            <w:left w:val="none" w:sz="0" w:space="0" w:color="auto"/>
            <w:bottom w:val="none" w:sz="0" w:space="0" w:color="auto"/>
            <w:right w:val="none" w:sz="0" w:space="0" w:color="auto"/>
          </w:divBdr>
        </w:div>
        <w:div w:id="687952614">
          <w:marLeft w:val="640"/>
          <w:marRight w:val="0"/>
          <w:marTop w:val="0"/>
          <w:marBottom w:val="0"/>
          <w:divBdr>
            <w:top w:val="none" w:sz="0" w:space="0" w:color="auto"/>
            <w:left w:val="none" w:sz="0" w:space="0" w:color="auto"/>
            <w:bottom w:val="none" w:sz="0" w:space="0" w:color="auto"/>
            <w:right w:val="none" w:sz="0" w:space="0" w:color="auto"/>
          </w:divBdr>
        </w:div>
        <w:div w:id="774137795">
          <w:marLeft w:val="640"/>
          <w:marRight w:val="0"/>
          <w:marTop w:val="0"/>
          <w:marBottom w:val="0"/>
          <w:divBdr>
            <w:top w:val="none" w:sz="0" w:space="0" w:color="auto"/>
            <w:left w:val="none" w:sz="0" w:space="0" w:color="auto"/>
            <w:bottom w:val="none" w:sz="0" w:space="0" w:color="auto"/>
            <w:right w:val="none" w:sz="0" w:space="0" w:color="auto"/>
          </w:divBdr>
        </w:div>
        <w:div w:id="837036655">
          <w:marLeft w:val="640"/>
          <w:marRight w:val="0"/>
          <w:marTop w:val="0"/>
          <w:marBottom w:val="0"/>
          <w:divBdr>
            <w:top w:val="none" w:sz="0" w:space="0" w:color="auto"/>
            <w:left w:val="none" w:sz="0" w:space="0" w:color="auto"/>
            <w:bottom w:val="none" w:sz="0" w:space="0" w:color="auto"/>
            <w:right w:val="none" w:sz="0" w:space="0" w:color="auto"/>
          </w:divBdr>
        </w:div>
        <w:div w:id="869341092">
          <w:marLeft w:val="640"/>
          <w:marRight w:val="0"/>
          <w:marTop w:val="0"/>
          <w:marBottom w:val="0"/>
          <w:divBdr>
            <w:top w:val="none" w:sz="0" w:space="0" w:color="auto"/>
            <w:left w:val="none" w:sz="0" w:space="0" w:color="auto"/>
            <w:bottom w:val="none" w:sz="0" w:space="0" w:color="auto"/>
            <w:right w:val="none" w:sz="0" w:space="0" w:color="auto"/>
          </w:divBdr>
        </w:div>
        <w:div w:id="1040082848">
          <w:marLeft w:val="640"/>
          <w:marRight w:val="0"/>
          <w:marTop w:val="0"/>
          <w:marBottom w:val="0"/>
          <w:divBdr>
            <w:top w:val="none" w:sz="0" w:space="0" w:color="auto"/>
            <w:left w:val="none" w:sz="0" w:space="0" w:color="auto"/>
            <w:bottom w:val="none" w:sz="0" w:space="0" w:color="auto"/>
            <w:right w:val="none" w:sz="0" w:space="0" w:color="auto"/>
          </w:divBdr>
        </w:div>
        <w:div w:id="1044254175">
          <w:marLeft w:val="640"/>
          <w:marRight w:val="0"/>
          <w:marTop w:val="0"/>
          <w:marBottom w:val="0"/>
          <w:divBdr>
            <w:top w:val="none" w:sz="0" w:space="0" w:color="auto"/>
            <w:left w:val="none" w:sz="0" w:space="0" w:color="auto"/>
            <w:bottom w:val="none" w:sz="0" w:space="0" w:color="auto"/>
            <w:right w:val="none" w:sz="0" w:space="0" w:color="auto"/>
          </w:divBdr>
        </w:div>
        <w:div w:id="1075711424">
          <w:marLeft w:val="640"/>
          <w:marRight w:val="0"/>
          <w:marTop w:val="0"/>
          <w:marBottom w:val="0"/>
          <w:divBdr>
            <w:top w:val="none" w:sz="0" w:space="0" w:color="auto"/>
            <w:left w:val="none" w:sz="0" w:space="0" w:color="auto"/>
            <w:bottom w:val="none" w:sz="0" w:space="0" w:color="auto"/>
            <w:right w:val="none" w:sz="0" w:space="0" w:color="auto"/>
          </w:divBdr>
        </w:div>
        <w:div w:id="1279214043">
          <w:marLeft w:val="640"/>
          <w:marRight w:val="0"/>
          <w:marTop w:val="0"/>
          <w:marBottom w:val="0"/>
          <w:divBdr>
            <w:top w:val="none" w:sz="0" w:space="0" w:color="auto"/>
            <w:left w:val="none" w:sz="0" w:space="0" w:color="auto"/>
            <w:bottom w:val="none" w:sz="0" w:space="0" w:color="auto"/>
            <w:right w:val="none" w:sz="0" w:space="0" w:color="auto"/>
          </w:divBdr>
        </w:div>
        <w:div w:id="1382093172">
          <w:marLeft w:val="640"/>
          <w:marRight w:val="0"/>
          <w:marTop w:val="0"/>
          <w:marBottom w:val="0"/>
          <w:divBdr>
            <w:top w:val="none" w:sz="0" w:space="0" w:color="auto"/>
            <w:left w:val="none" w:sz="0" w:space="0" w:color="auto"/>
            <w:bottom w:val="none" w:sz="0" w:space="0" w:color="auto"/>
            <w:right w:val="none" w:sz="0" w:space="0" w:color="auto"/>
          </w:divBdr>
        </w:div>
        <w:div w:id="1391730289">
          <w:marLeft w:val="640"/>
          <w:marRight w:val="0"/>
          <w:marTop w:val="0"/>
          <w:marBottom w:val="0"/>
          <w:divBdr>
            <w:top w:val="none" w:sz="0" w:space="0" w:color="auto"/>
            <w:left w:val="none" w:sz="0" w:space="0" w:color="auto"/>
            <w:bottom w:val="none" w:sz="0" w:space="0" w:color="auto"/>
            <w:right w:val="none" w:sz="0" w:space="0" w:color="auto"/>
          </w:divBdr>
        </w:div>
        <w:div w:id="1429618862">
          <w:marLeft w:val="640"/>
          <w:marRight w:val="0"/>
          <w:marTop w:val="0"/>
          <w:marBottom w:val="0"/>
          <w:divBdr>
            <w:top w:val="none" w:sz="0" w:space="0" w:color="auto"/>
            <w:left w:val="none" w:sz="0" w:space="0" w:color="auto"/>
            <w:bottom w:val="none" w:sz="0" w:space="0" w:color="auto"/>
            <w:right w:val="none" w:sz="0" w:space="0" w:color="auto"/>
          </w:divBdr>
        </w:div>
        <w:div w:id="1539273993">
          <w:marLeft w:val="640"/>
          <w:marRight w:val="0"/>
          <w:marTop w:val="0"/>
          <w:marBottom w:val="0"/>
          <w:divBdr>
            <w:top w:val="none" w:sz="0" w:space="0" w:color="auto"/>
            <w:left w:val="none" w:sz="0" w:space="0" w:color="auto"/>
            <w:bottom w:val="none" w:sz="0" w:space="0" w:color="auto"/>
            <w:right w:val="none" w:sz="0" w:space="0" w:color="auto"/>
          </w:divBdr>
        </w:div>
        <w:div w:id="1570919011">
          <w:marLeft w:val="640"/>
          <w:marRight w:val="0"/>
          <w:marTop w:val="0"/>
          <w:marBottom w:val="0"/>
          <w:divBdr>
            <w:top w:val="none" w:sz="0" w:space="0" w:color="auto"/>
            <w:left w:val="none" w:sz="0" w:space="0" w:color="auto"/>
            <w:bottom w:val="none" w:sz="0" w:space="0" w:color="auto"/>
            <w:right w:val="none" w:sz="0" w:space="0" w:color="auto"/>
          </w:divBdr>
        </w:div>
        <w:div w:id="1631399213">
          <w:marLeft w:val="640"/>
          <w:marRight w:val="0"/>
          <w:marTop w:val="0"/>
          <w:marBottom w:val="0"/>
          <w:divBdr>
            <w:top w:val="none" w:sz="0" w:space="0" w:color="auto"/>
            <w:left w:val="none" w:sz="0" w:space="0" w:color="auto"/>
            <w:bottom w:val="none" w:sz="0" w:space="0" w:color="auto"/>
            <w:right w:val="none" w:sz="0" w:space="0" w:color="auto"/>
          </w:divBdr>
        </w:div>
        <w:div w:id="1674070856">
          <w:marLeft w:val="640"/>
          <w:marRight w:val="0"/>
          <w:marTop w:val="0"/>
          <w:marBottom w:val="0"/>
          <w:divBdr>
            <w:top w:val="none" w:sz="0" w:space="0" w:color="auto"/>
            <w:left w:val="none" w:sz="0" w:space="0" w:color="auto"/>
            <w:bottom w:val="none" w:sz="0" w:space="0" w:color="auto"/>
            <w:right w:val="none" w:sz="0" w:space="0" w:color="auto"/>
          </w:divBdr>
        </w:div>
        <w:div w:id="1702050448">
          <w:marLeft w:val="640"/>
          <w:marRight w:val="0"/>
          <w:marTop w:val="0"/>
          <w:marBottom w:val="0"/>
          <w:divBdr>
            <w:top w:val="none" w:sz="0" w:space="0" w:color="auto"/>
            <w:left w:val="none" w:sz="0" w:space="0" w:color="auto"/>
            <w:bottom w:val="none" w:sz="0" w:space="0" w:color="auto"/>
            <w:right w:val="none" w:sz="0" w:space="0" w:color="auto"/>
          </w:divBdr>
        </w:div>
        <w:div w:id="1719010659">
          <w:marLeft w:val="640"/>
          <w:marRight w:val="0"/>
          <w:marTop w:val="0"/>
          <w:marBottom w:val="0"/>
          <w:divBdr>
            <w:top w:val="none" w:sz="0" w:space="0" w:color="auto"/>
            <w:left w:val="none" w:sz="0" w:space="0" w:color="auto"/>
            <w:bottom w:val="none" w:sz="0" w:space="0" w:color="auto"/>
            <w:right w:val="none" w:sz="0" w:space="0" w:color="auto"/>
          </w:divBdr>
        </w:div>
        <w:div w:id="1749307986">
          <w:marLeft w:val="640"/>
          <w:marRight w:val="0"/>
          <w:marTop w:val="0"/>
          <w:marBottom w:val="0"/>
          <w:divBdr>
            <w:top w:val="none" w:sz="0" w:space="0" w:color="auto"/>
            <w:left w:val="none" w:sz="0" w:space="0" w:color="auto"/>
            <w:bottom w:val="none" w:sz="0" w:space="0" w:color="auto"/>
            <w:right w:val="none" w:sz="0" w:space="0" w:color="auto"/>
          </w:divBdr>
        </w:div>
        <w:div w:id="1765296096">
          <w:marLeft w:val="640"/>
          <w:marRight w:val="0"/>
          <w:marTop w:val="0"/>
          <w:marBottom w:val="0"/>
          <w:divBdr>
            <w:top w:val="none" w:sz="0" w:space="0" w:color="auto"/>
            <w:left w:val="none" w:sz="0" w:space="0" w:color="auto"/>
            <w:bottom w:val="none" w:sz="0" w:space="0" w:color="auto"/>
            <w:right w:val="none" w:sz="0" w:space="0" w:color="auto"/>
          </w:divBdr>
        </w:div>
        <w:div w:id="1902666108">
          <w:marLeft w:val="640"/>
          <w:marRight w:val="0"/>
          <w:marTop w:val="0"/>
          <w:marBottom w:val="0"/>
          <w:divBdr>
            <w:top w:val="none" w:sz="0" w:space="0" w:color="auto"/>
            <w:left w:val="none" w:sz="0" w:space="0" w:color="auto"/>
            <w:bottom w:val="none" w:sz="0" w:space="0" w:color="auto"/>
            <w:right w:val="none" w:sz="0" w:space="0" w:color="auto"/>
          </w:divBdr>
        </w:div>
        <w:div w:id="1924995761">
          <w:marLeft w:val="640"/>
          <w:marRight w:val="0"/>
          <w:marTop w:val="0"/>
          <w:marBottom w:val="0"/>
          <w:divBdr>
            <w:top w:val="none" w:sz="0" w:space="0" w:color="auto"/>
            <w:left w:val="none" w:sz="0" w:space="0" w:color="auto"/>
            <w:bottom w:val="none" w:sz="0" w:space="0" w:color="auto"/>
            <w:right w:val="none" w:sz="0" w:space="0" w:color="auto"/>
          </w:divBdr>
        </w:div>
        <w:div w:id="1932661232">
          <w:marLeft w:val="640"/>
          <w:marRight w:val="0"/>
          <w:marTop w:val="0"/>
          <w:marBottom w:val="0"/>
          <w:divBdr>
            <w:top w:val="none" w:sz="0" w:space="0" w:color="auto"/>
            <w:left w:val="none" w:sz="0" w:space="0" w:color="auto"/>
            <w:bottom w:val="none" w:sz="0" w:space="0" w:color="auto"/>
            <w:right w:val="none" w:sz="0" w:space="0" w:color="auto"/>
          </w:divBdr>
        </w:div>
        <w:div w:id="1984119715">
          <w:marLeft w:val="640"/>
          <w:marRight w:val="0"/>
          <w:marTop w:val="0"/>
          <w:marBottom w:val="0"/>
          <w:divBdr>
            <w:top w:val="none" w:sz="0" w:space="0" w:color="auto"/>
            <w:left w:val="none" w:sz="0" w:space="0" w:color="auto"/>
            <w:bottom w:val="none" w:sz="0" w:space="0" w:color="auto"/>
            <w:right w:val="none" w:sz="0" w:space="0" w:color="auto"/>
          </w:divBdr>
        </w:div>
        <w:div w:id="2064979612">
          <w:marLeft w:val="640"/>
          <w:marRight w:val="0"/>
          <w:marTop w:val="0"/>
          <w:marBottom w:val="0"/>
          <w:divBdr>
            <w:top w:val="none" w:sz="0" w:space="0" w:color="auto"/>
            <w:left w:val="none" w:sz="0" w:space="0" w:color="auto"/>
            <w:bottom w:val="none" w:sz="0" w:space="0" w:color="auto"/>
            <w:right w:val="none" w:sz="0" w:space="0" w:color="auto"/>
          </w:divBdr>
        </w:div>
        <w:div w:id="2070494662">
          <w:marLeft w:val="640"/>
          <w:marRight w:val="0"/>
          <w:marTop w:val="0"/>
          <w:marBottom w:val="0"/>
          <w:divBdr>
            <w:top w:val="none" w:sz="0" w:space="0" w:color="auto"/>
            <w:left w:val="none" w:sz="0" w:space="0" w:color="auto"/>
            <w:bottom w:val="none" w:sz="0" w:space="0" w:color="auto"/>
            <w:right w:val="none" w:sz="0" w:space="0" w:color="auto"/>
          </w:divBdr>
        </w:div>
      </w:divsChild>
    </w:div>
    <w:div w:id="402065573">
      <w:bodyDiv w:val="1"/>
      <w:marLeft w:val="0"/>
      <w:marRight w:val="0"/>
      <w:marTop w:val="0"/>
      <w:marBottom w:val="0"/>
      <w:divBdr>
        <w:top w:val="none" w:sz="0" w:space="0" w:color="auto"/>
        <w:left w:val="none" w:sz="0" w:space="0" w:color="auto"/>
        <w:bottom w:val="none" w:sz="0" w:space="0" w:color="auto"/>
        <w:right w:val="none" w:sz="0" w:space="0" w:color="auto"/>
      </w:divBdr>
      <w:divsChild>
        <w:div w:id="60249737">
          <w:marLeft w:val="640"/>
          <w:marRight w:val="0"/>
          <w:marTop w:val="0"/>
          <w:marBottom w:val="0"/>
          <w:divBdr>
            <w:top w:val="none" w:sz="0" w:space="0" w:color="auto"/>
            <w:left w:val="none" w:sz="0" w:space="0" w:color="auto"/>
            <w:bottom w:val="none" w:sz="0" w:space="0" w:color="auto"/>
            <w:right w:val="none" w:sz="0" w:space="0" w:color="auto"/>
          </w:divBdr>
        </w:div>
        <w:div w:id="167523851">
          <w:marLeft w:val="640"/>
          <w:marRight w:val="0"/>
          <w:marTop w:val="0"/>
          <w:marBottom w:val="0"/>
          <w:divBdr>
            <w:top w:val="none" w:sz="0" w:space="0" w:color="auto"/>
            <w:left w:val="none" w:sz="0" w:space="0" w:color="auto"/>
            <w:bottom w:val="none" w:sz="0" w:space="0" w:color="auto"/>
            <w:right w:val="none" w:sz="0" w:space="0" w:color="auto"/>
          </w:divBdr>
        </w:div>
        <w:div w:id="191382228">
          <w:marLeft w:val="640"/>
          <w:marRight w:val="0"/>
          <w:marTop w:val="0"/>
          <w:marBottom w:val="0"/>
          <w:divBdr>
            <w:top w:val="none" w:sz="0" w:space="0" w:color="auto"/>
            <w:left w:val="none" w:sz="0" w:space="0" w:color="auto"/>
            <w:bottom w:val="none" w:sz="0" w:space="0" w:color="auto"/>
            <w:right w:val="none" w:sz="0" w:space="0" w:color="auto"/>
          </w:divBdr>
        </w:div>
        <w:div w:id="263415515">
          <w:marLeft w:val="640"/>
          <w:marRight w:val="0"/>
          <w:marTop w:val="0"/>
          <w:marBottom w:val="0"/>
          <w:divBdr>
            <w:top w:val="none" w:sz="0" w:space="0" w:color="auto"/>
            <w:left w:val="none" w:sz="0" w:space="0" w:color="auto"/>
            <w:bottom w:val="none" w:sz="0" w:space="0" w:color="auto"/>
            <w:right w:val="none" w:sz="0" w:space="0" w:color="auto"/>
          </w:divBdr>
        </w:div>
        <w:div w:id="388960115">
          <w:marLeft w:val="640"/>
          <w:marRight w:val="0"/>
          <w:marTop w:val="0"/>
          <w:marBottom w:val="0"/>
          <w:divBdr>
            <w:top w:val="none" w:sz="0" w:space="0" w:color="auto"/>
            <w:left w:val="none" w:sz="0" w:space="0" w:color="auto"/>
            <w:bottom w:val="none" w:sz="0" w:space="0" w:color="auto"/>
            <w:right w:val="none" w:sz="0" w:space="0" w:color="auto"/>
          </w:divBdr>
        </w:div>
        <w:div w:id="432017995">
          <w:marLeft w:val="640"/>
          <w:marRight w:val="0"/>
          <w:marTop w:val="0"/>
          <w:marBottom w:val="0"/>
          <w:divBdr>
            <w:top w:val="none" w:sz="0" w:space="0" w:color="auto"/>
            <w:left w:val="none" w:sz="0" w:space="0" w:color="auto"/>
            <w:bottom w:val="none" w:sz="0" w:space="0" w:color="auto"/>
            <w:right w:val="none" w:sz="0" w:space="0" w:color="auto"/>
          </w:divBdr>
        </w:div>
        <w:div w:id="441844978">
          <w:marLeft w:val="640"/>
          <w:marRight w:val="0"/>
          <w:marTop w:val="0"/>
          <w:marBottom w:val="0"/>
          <w:divBdr>
            <w:top w:val="none" w:sz="0" w:space="0" w:color="auto"/>
            <w:left w:val="none" w:sz="0" w:space="0" w:color="auto"/>
            <w:bottom w:val="none" w:sz="0" w:space="0" w:color="auto"/>
            <w:right w:val="none" w:sz="0" w:space="0" w:color="auto"/>
          </w:divBdr>
        </w:div>
        <w:div w:id="555816337">
          <w:marLeft w:val="640"/>
          <w:marRight w:val="0"/>
          <w:marTop w:val="0"/>
          <w:marBottom w:val="0"/>
          <w:divBdr>
            <w:top w:val="none" w:sz="0" w:space="0" w:color="auto"/>
            <w:left w:val="none" w:sz="0" w:space="0" w:color="auto"/>
            <w:bottom w:val="none" w:sz="0" w:space="0" w:color="auto"/>
            <w:right w:val="none" w:sz="0" w:space="0" w:color="auto"/>
          </w:divBdr>
        </w:div>
        <w:div w:id="611320550">
          <w:marLeft w:val="640"/>
          <w:marRight w:val="0"/>
          <w:marTop w:val="0"/>
          <w:marBottom w:val="0"/>
          <w:divBdr>
            <w:top w:val="none" w:sz="0" w:space="0" w:color="auto"/>
            <w:left w:val="none" w:sz="0" w:space="0" w:color="auto"/>
            <w:bottom w:val="none" w:sz="0" w:space="0" w:color="auto"/>
            <w:right w:val="none" w:sz="0" w:space="0" w:color="auto"/>
          </w:divBdr>
        </w:div>
        <w:div w:id="635262060">
          <w:marLeft w:val="640"/>
          <w:marRight w:val="0"/>
          <w:marTop w:val="0"/>
          <w:marBottom w:val="0"/>
          <w:divBdr>
            <w:top w:val="none" w:sz="0" w:space="0" w:color="auto"/>
            <w:left w:val="none" w:sz="0" w:space="0" w:color="auto"/>
            <w:bottom w:val="none" w:sz="0" w:space="0" w:color="auto"/>
            <w:right w:val="none" w:sz="0" w:space="0" w:color="auto"/>
          </w:divBdr>
        </w:div>
        <w:div w:id="689798529">
          <w:marLeft w:val="640"/>
          <w:marRight w:val="0"/>
          <w:marTop w:val="0"/>
          <w:marBottom w:val="0"/>
          <w:divBdr>
            <w:top w:val="none" w:sz="0" w:space="0" w:color="auto"/>
            <w:left w:val="none" w:sz="0" w:space="0" w:color="auto"/>
            <w:bottom w:val="none" w:sz="0" w:space="0" w:color="auto"/>
            <w:right w:val="none" w:sz="0" w:space="0" w:color="auto"/>
          </w:divBdr>
        </w:div>
        <w:div w:id="757992408">
          <w:marLeft w:val="640"/>
          <w:marRight w:val="0"/>
          <w:marTop w:val="0"/>
          <w:marBottom w:val="0"/>
          <w:divBdr>
            <w:top w:val="none" w:sz="0" w:space="0" w:color="auto"/>
            <w:left w:val="none" w:sz="0" w:space="0" w:color="auto"/>
            <w:bottom w:val="none" w:sz="0" w:space="0" w:color="auto"/>
            <w:right w:val="none" w:sz="0" w:space="0" w:color="auto"/>
          </w:divBdr>
        </w:div>
        <w:div w:id="890922208">
          <w:marLeft w:val="640"/>
          <w:marRight w:val="0"/>
          <w:marTop w:val="0"/>
          <w:marBottom w:val="0"/>
          <w:divBdr>
            <w:top w:val="none" w:sz="0" w:space="0" w:color="auto"/>
            <w:left w:val="none" w:sz="0" w:space="0" w:color="auto"/>
            <w:bottom w:val="none" w:sz="0" w:space="0" w:color="auto"/>
            <w:right w:val="none" w:sz="0" w:space="0" w:color="auto"/>
          </w:divBdr>
        </w:div>
        <w:div w:id="1047800412">
          <w:marLeft w:val="640"/>
          <w:marRight w:val="0"/>
          <w:marTop w:val="0"/>
          <w:marBottom w:val="0"/>
          <w:divBdr>
            <w:top w:val="none" w:sz="0" w:space="0" w:color="auto"/>
            <w:left w:val="none" w:sz="0" w:space="0" w:color="auto"/>
            <w:bottom w:val="none" w:sz="0" w:space="0" w:color="auto"/>
            <w:right w:val="none" w:sz="0" w:space="0" w:color="auto"/>
          </w:divBdr>
        </w:div>
        <w:div w:id="1049232610">
          <w:marLeft w:val="640"/>
          <w:marRight w:val="0"/>
          <w:marTop w:val="0"/>
          <w:marBottom w:val="0"/>
          <w:divBdr>
            <w:top w:val="none" w:sz="0" w:space="0" w:color="auto"/>
            <w:left w:val="none" w:sz="0" w:space="0" w:color="auto"/>
            <w:bottom w:val="none" w:sz="0" w:space="0" w:color="auto"/>
            <w:right w:val="none" w:sz="0" w:space="0" w:color="auto"/>
          </w:divBdr>
        </w:div>
        <w:div w:id="1060254152">
          <w:marLeft w:val="640"/>
          <w:marRight w:val="0"/>
          <w:marTop w:val="0"/>
          <w:marBottom w:val="0"/>
          <w:divBdr>
            <w:top w:val="none" w:sz="0" w:space="0" w:color="auto"/>
            <w:left w:val="none" w:sz="0" w:space="0" w:color="auto"/>
            <w:bottom w:val="none" w:sz="0" w:space="0" w:color="auto"/>
            <w:right w:val="none" w:sz="0" w:space="0" w:color="auto"/>
          </w:divBdr>
        </w:div>
        <w:div w:id="1066955700">
          <w:marLeft w:val="640"/>
          <w:marRight w:val="0"/>
          <w:marTop w:val="0"/>
          <w:marBottom w:val="0"/>
          <w:divBdr>
            <w:top w:val="none" w:sz="0" w:space="0" w:color="auto"/>
            <w:left w:val="none" w:sz="0" w:space="0" w:color="auto"/>
            <w:bottom w:val="none" w:sz="0" w:space="0" w:color="auto"/>
            <w:right w:val="none" w:sz="0" w:space="0" w:color="auto"/>
          </w:divBdr>
        </w:div>
        <w:div w:id="1074206600">
          <w:marLeft w:val="640"/>
          <w:marRight w:val="0"/>
          <w:marTop w:val="0"/>
          <w:marBottom w:val="0"/>
          <w:divBdr>
            <w:top w:val="none" w:sz="0" w:space="0" w:color="auto"/>
            <w:left w:val="none" w:sz="0" w:space="0" w:color="auto"/>
            <w:bottom w:val="none" w:sz="0" w:space="0" w:color="auto"/>
            <w:right w:val="none" w:sz="0" w:space="0" w:color="auto"/>
          </w:divBdr>
        </w:div>
        <w:div w:id="1105002867">
          <w:marLeft w:val="640"/>
          <w:marRight w:val="0"/>
          <w:marTop w:val="0"/>
          <w:marBottom w:val="0"/>
          <w:divBdr>
            <w:top w:val="none" w:sz="0" w:space="0" w:color="auto"/>
            <w:left w:val="none" w:sz="0" w:space="0" w:color="auto"/>
            <w:bottom w:val="none" w:sz="0" w:space="0" w:color="auto"/>
            <w:right w:val="none" w:sz="0" w:space="0" w:color="auto"/>
          </w:divBdr>
        </w:div>
        <w:div w:id="1114179628">
          <w:marLeft w:val="640"/>
          <w:marRight w:val="0"/>
          <w:marTop w:val="0"/>
          <w:marBottom w:val="0"/>
          <w:divBdr>
            <w:top w:val="none" w:sz="0" w:space="0" w:color="auto"/>
            <w:left w:val="none" w:sz="0" w:space="0" w:color="auto"/>
            <w:bottom w:val="none" w:sz="0" w:space="0" w:color="auto"/>
            <w:right w:val="none" w:sz="0" w:space="0" w:color="auto"/>
          </w:divBdr>
        </w:div>
        <w:div w:id="1120608655">
          <w:marLeft w:val="640"/>
          <w:marRight w:val="0"/>
          <w:marTop w:val="0"/>
          <w:marBottom w:val="0"/>
          <w:divBdr>
            <w:top w:val="none" w:sz="0" w:space="0" w:color="auto"/>
            <w:left w:val="none" w:sz="0" w:space="0" w:color="auto"/>
            <w:bottom w:val="none" w:sz="0" w:space="0" w:color="auto"/>
            <w:right w:val="none" w:sz="0" w:space="0" w:color="auto"/>
          </w:divBdr>
        </w:div>
        <w:div w:id="1202667685">
          <w:marLeft w:val="640"/>
          <w:marRight w:val="0"/>
          <w:marTop w:val="0"/>
          <w:marBottom w:val="0"/>
          <w:divBdr>
            <w:top w:val="none" w:sz="0" w:space="0" w:color="auto"/>
            <w:left w:val="none" w:sz="0" w:space="0" w:color="auto"/>
            <w:bottom w:val="none" w:sz="0" w:space="0" w:color="auto"/>
            <w:right w:val="none" w:sz="0" w:space="0" w:color="auto"/>
          </w:divBdr>
        </w:div>
        <w:div w:id="1531993808">
          <w:marLeft w:val="640"/>
          <w:marRight w:val="0"/>
          <w:marTop w:val="0"/>
          <w:marBottom w:val="0"/>
          <w:divBdr>
            <w:top w:val="none" w:sz="0" w:space="0" w:color="auto"/>
            <w:left w:val="none" w:sz="0" w:space="0" w:color="auto"/>
            <w:bottom w:val="none" w:sz="0" w:space="0" w:color="auto"/>
            <w:right w:val="none" w:sz="0" w:space="0" w:color="auto"/>
          </w:divBdr>
        </w:div>
        <w:div w:id="1538856094">
          <w:marLeft w:val="640"/>
          <w:marRight w:val="0"/>
          <w:marTop w:val="0"/>
          <w:marBottom w:val="0"/>
          <w:divBdr>
            <w:top w:val="none" w:sz="0" w:space="0" w:color="auto"/>
            <w:left w:val="none" w:sz="0" w:space="0" w:color="auto"/>
            <w:bottom w:val="none" w:sz="0" w:space="0" w:color="auto"/>
            <w:right w:val="none" w:sz="0" w:space="0" w:color="auto"/>
          </w:divBdr>
        </w:div>
        <w:div w:id="1564826141">
          <w:marLeft w:val="640"/>
          <w:marRight w:val="0"/>
          <w:marTop w:val="0"/>
          <w:marBottom w:val="0"/>
          <w:divBdr>
            <w:top w:val="none" w:sz="0" w:space="0" w:color="auto"/>
            <w:left w:val="none" w:sz="0" w:space="0" w:color="auto"/>
            <w:bottom w:val="none" w:sz="0" w:space="0" w:color="auto"/>
            <w:right w:val="none" w:sz="0" w:space="0" w:color="auto"/>
          </w:divBdr>
        </w:div>
        <w:div w:id="1612127502">
          <w:marLeft w:val="640"/>
          <w:marRight w:val="0"/>
          <w:marTop w:val="0"/>
          <w:marBottom w:val="0"/>
          <w:divBdr>
            <w:top w:val="none" w:sz="0" w:space="0" w:color="auto"/>
            <w:left w:val="none" w:sz="0" w:space="0" w:color="auto"/>
            <w:bottom w:val="none" w:sz="0" w:space="0" w:color="auto"/>
            <w:right w:val="none" w:sz="0" w:space="0" w:color="auto"/>
          </w:divBdr>
        </w:div>
        <w:div w:id="1638491963">
          <w:marLeft w:val="640"/>
          <w:marRight w:val="0"/>
          <w:marTop w:val="0"/>
          <w:marBottom w:val="0"/>
          <w:divBdr>
            <w:top w:val="none" w:sz="0" w:space="0" w:color="auto"/>
            <w:left w:val="none" w:sz="0" w:space="0" w:color="auto"/>
            <w:bottom w:val="none" w:sz="0" w:space="0" w:color="auto"/>
            <w:right w:val="none" w:sz="0" w:space="0" w:color="auto"/>
          </w:divBdr>
        </w:div>
        <w:div w:id="1655065789">
          <w:marLeft w:val="640"/>
          <w:marRight w:val="0"/>
          <w:marTop w:val="0"/>
          <w:marBottom w:val="0"/>
          <w:divBdr>
            <w:top w:val="none" w:sz="0" w:space="0" w:color="auto"/>
            <w:left w:val="none" w:sz="0" w:space="0" w:color="auto"/>
            <w:bottom w:val="none" w:sz="0" w:space="0" w:color="auto"/>
            <w:right w:val="none" w:sz="0" w:space="0" w:color="auto"/>
          </w:divBdr>
        </w:div>
        <w:div w:id="1707631933">
          <w:marLeft w:val="640"/>
          <w:marRight w:val="0"/>
          <w:marTop w:val="0"/>
          <w:marBottom w:val="0"/>
          <w:divBdr>
            <w:top w:val="none" w:sz="0" w:space="0" w:color="auto"/>
            <w:left w:val="none" w:sz="0" w:space="0" w:color="auto"/>
            <w:bottom w:val="none" w:sz="0" w:space="0" w:color="auto"/>
            <w:right w:val="none" w:sz="0" w:space="0" w:color="auto"/>
          </w:divBdr>
        </w:div>
        <w:div w:id="1718048237">
          <w:marLeft w:val="640"/>
          <w:marRight w:val="0"/>
          <w:marTop w:val="0"/>
          <w:marBottom w:val="0"/>
          <w:divBdr>
            <w:top w:val="none" w:sz="0" w:space="0" w:color="auto"/>
            <w:left w:val="none" w:sz="0" w:space="0" w:color="auto"/>
            <w:bottom w:val="none" w:sz="0" w:space="0" w:color="auto"/>
            <w:right w:val="none" w:sz="0" w:space="0" w:color="auto"/>
          </w:divBdr>
        </w:div>
        <w:div w:id="1730881154">
          <w:marLeft w:val="640"/>
          <w:marRight w:val="0"/>
          <w:marTop w:val="0"/>
          <w:marBottom w:val="0"/>
          <w:divBdr>
            <w:top w:val="none" w:sz="0" w:space="0" w:color="auto"/>
            <w:left w:val="none" w:sz="0" w:space="0" w:color="auto"/>
            <w:bottom w:val="none" w:sz="0" w:space="0" w:color="auto"/>
            <w:right w:val="none" w:sz="0" w:space="0" w:color="auto"/>
          </w:divBdr>
        </w:div>
        <w:div w:id="1764839813">
          <w:marLeft w:val="640"/>
          <w:marRight w:val="0"/>
          <w:marTop w:val="0"/>
          <w:marBottom w:val="0"/>
          <w:divBdr>
            <w:top w:val="none" w:sz="0" w:space="0" w:color="auto"/>
            <w:left w:val="none" w:sz="0" w:space="0" w:color="auto"/>
            <w:bottom w:val="none" w:sz="0" w:space="0" w:color="auto"/>
            <w:right w:val="none" w:sz="0" w:space="0" w:color="auto"/>
          </w:divBdr>
        </w:div>
        <w:div w:id="1796635107">
          <w:marLeft w:val="640"/>
          <w:marRight w:val="0"/>
          <w:marTop w:val="0"/>
          <w:marBottom w:val="0"/>
          <w:divBdr>
            <w:top w:val="none" w:sz="0" w:space="0" w:color="auto"/>
            <w:left w:val="none" w:sz="0" w:space="0" w:color="auto"/>
            <w:bottom w:val="none" w:sz="0" w:space="0" w:color="auto"/>
            <w:right w:val="none" w:sz="0" w:space="0" w:color="auto"/>
          </w:divBdr>
        </w:div>
        <w:div w:id="1815560396">
          <w:marLeft w:val="640"/>
          <w:marRight w:val="0"/>
          <w:marTop w:val="0"/>
          <w:marBottom w:val="0"/>
          <w:divBdr>
            <w:top w:val="none" w:sz="0" w:space="0" w:color="auto"/>
            <w:left w:val="none" w:sz="0" w:space="0" w:color="auto"/>
            <w:bottom w:val="none" w:sz="0" w:space="0" w:color="auto"/>
            <w:right w:val="none" w:sz="0" w:space="0" w:color="auto"/>
          </w:divBdr>
        </w:div>
        <w:div w:id="1827938523">
          <w:marLeft w:val="640"/>
          <w:marRight w:val="0"/>
          <w:marTop w:val="0"/>
          <w:marBottom w:val="0"/>
          <w:divBdr>
            <w:top w:val="none" w:sz="0" w:space="0" w:color="auto"/>
            <w:left w:val="none" w:sz="0" w:space="0" w:color="auto"/>
            <w:bottom w:val="none" w:sz="0" w:space="0" w:color="auto"/>
            <w:right w:val="none" w:sz="0" w:space="0" w:color="auto"/>
          </w:divBdr>
        </w:div>
        <w:div w:id="1907298992">
          <w:marLeft w:val="640"/>
          <w:marRight w:val="0"/>
          <w:marTop w:val="0"/>
          <w:marBottom w:val="0"/>
          <w:divBdr>
            <w:top w:val="none" w:sz="0" w:space="0" w:color="auto"/>
            <w:left w:val="none" w:sz="0" w:space="0" w:color="auto"/>
            <w:bottom w:val="none" w:sz="0" w:space="0" w:color="auto"/>
            <w:right w:val="none" w:sz="0" w:space="0" w:color="auto"/>
          </w:divBdr>
        </w:div>
        <w:div w:id="1991785052">
          <w:marLeft w:val="640"/>
          <w:marRight w:val="0"/>
          <w:marTop w:val="0"/>
          <w:marBottom w:val="0"/>
          <w:divBdr>
            <w:top w:val="none" w:sz="0" w:space="0" w:color="auto"/>
            <w:left w:val="none" w:sz="0" w:space="0" w:color="auto"/>
            <w:bottom w:val="none" w:sz="0" w:space="0" w:color="auto"/>
            <w:right w:val="none" w:sz="0" w:space="0" w:color="auto"/>
          </w:divBdr>
        </w:div>
        <w:div w:id="1995599946">
          <w:marLeft w:val="640"/>
          <w:marRight w:val="0"/>
          <w:marTop w:val="0"/>
          <w:marBottom w:val="0"/>
          <w:divBdr>
            <w:top w:val="none" w:sz="0" w:space="0" w:color="auto"/>
            <w:left w:val="none" w:sz="0" w:space="0" w:color="auto"/>
            <w:bottom w:val="none" w:sz="0" w:space="0" w:color="auto"/>
            <w:right w:val="none" w:sz="0" w:space="0" w:color="auto"/>
          </w:divBdr>
        </w:div>
        <w:div w:id="2011129957">
          <w:marLeft w:val="640"/>
          <w:marRight w:val="0"/>
          <w:marTop w:val="0"/>
          <w:marBottom w:val="0"/>
          <w:divBdr>
            <w:top w:val="none" w:sz="0" w:space="0" w:color="auto"/>
            <w:left w:val="none" w:sz="0" w:space="0" w:color="auto"/>
            <w:bottom w:val="none" w:sz="0" w:space="0" w:color="auto"/>
            <w:right w:val="none" w:sz="0" w:space="0" w:color="auto"/>
          </w:divBdr>
        </w:div>
        <w:div w:id="2014456699">
          <w:marLeft w:val="640"/>
          <w:marRight w:val="0"/>
          <w:marTop w:val="0"/>
          <w:marBottom w:val="0"/>
          <w:divBdr>
            <w:top w:val="none" w:sz="0" w:space="0" w:color="auto"/>
            <w:left w:val="none" w:sz="0" w:space="0" w:color="auto"/>
            <w:bottom w:val="none" w:sz="0" w:space="0" w:color="auto"/>
            <w:right w:val="none" w:sz="0" w:space="0" w:color="auto"/>
          </w:divBdr>
        </w:div>
      </w:divsChild>
    </w:div>
    <w:div w:id="403990289">
      <w:marLeft w:val="0"/>
      <w:marRight w:val="0"/>
      <w:marTop w:val="0"/>
      <w:marBottom w:val="0"/>
      <w:divBdr>
        <w:top w:val="none" w:sz="0" w:space="0" w:color="auto"/>
        <w:left w:val="none" w:sz="0" w:space="0" w:color="auto"/>
        <w:bottom w:val="none" w:sz="0" w:space="0" w:color="auto"/>
        <w:right w:val="none" w:sz="0" w:space="0" w:color="auto"/>
      </w:divBdr>
    </w:div>
    <w:div w:id="407966219">
      <w:bodyDiv w:val="1"/>
      <w:marLeft w:val="0"/>
      <w:marRight w:val="0"/>
      <w:marTop w:val="0"/>
      <w:marBottom w:val="0"/>
      <w:divBdr>
        <w:top w:val="none" w:sz="0" w:space="0" w:color="auto"/>
        <w:left w:val="none" w:sz="0" w:space="0" w:color="auto"/>
        <w:bottom w:val="none" w:sz="0" w:space="0" w:color="auto"/>
        <w:right w:val="none" w:sz="0" w:space="0" w:color="auto"/>
      </w:divBdr>
      <w:divsChild>
        <w:div w:id="2124298912">
          <w:marLeft w:val="640"/>
          <w:marRight w:val="0"/>
          <w:marTop w:val="0"/>
          <w:marBottom w:val="0"/>
          <w:divBdr>
            <w:top w:val="none" w:sz="0" w:space="0" w:color="auto"/>
            <w:left w:val="none" w:sz="0" w:space="0" w:color="auto"/>
            <w:bottom w:val="none" w:sz="0" w:space="0" w:color="auto"/>
            <w:right w:val="none" w:sz="0" w:space="0" w:color="auto"/>
          </w:divBdr>
        </w:div>
        <w:div w:id="2118717961">
          <w:marLeft w:val="640"/>
          <w:marRight w:val="0"/>
          <w:marTop w:val="0"/>
          <w:marBottom w:val="0"/>
          <w:divBdr>
            <w:top w:val="none" w:sz="0" w:space="0" w:color="auto"/>
            <w:left w:val="none" w:sz="0" w:space="0" w:color="auto"/>
            <w:bottom w:val="none" w:sz="0" w:space="0" w:color="auto"/>
            <w:right w:val="none" w:sz="0" w:space="0" w:color="auto"/>
          </w:divBdr>
        </w:div>
        <w:div w:id="1299066658">
          <w:marLeft w:val="640"/>
          <w:marRight w:val="0"/>
          <w:marTop w:val="0"/>
          <w:marBottom w:val="0"/>
          <w:divBdr>
            <w:top w:val="none" w:sz="0" w:space="0" w:color="auto"/>
            <w:left w:val="none" w:sz="0" w:space="0" w:color="auto"/>
            <w:bottom w:val="none" w:sz="0" w:space="0" w:color="auto"/>
            <w:right w:val="none" w:sz="0" w:space="0" w:color="auto"/>
          </w:divBdr>
        </w:div>
        <w:div w:id="1553888456">
          <w:marLeft w:val="640"/>
          <w:marRight w:val="0"/>
          <w:marTop w:val="0"/>
          <w:marBottom w:val="0"/>
          <w:divBdr>
            <w:top w:val="none" w:sz="0" w:space="0" w:color="auto"/>
            <w:left w:val="none" w:sz="0" w:space="0" w:color="auto"/>
            <w:bottom w:val="none" w:sz="0" w:space="0" w:color="auto"/>
            <w:right w:val="none" w:sz="0" w:space="0" w:color="auto"/>
          </w:divBdr>
        </w:div>
        <w:div w:id="317271612">
          <w:marLeft w:val="640"/>
          <w:marRight w:val="0"/>
          <w:marTop w:val="0"/>
          <w:marBottom w:val="0"/>
          <w:divBdr>
            <w:top w:val="none" w:sz="0" w:space="0" w:color="auto"/>
            <w:left w:val="none" w:sz="0" w:space="0" w:color="auto"/>
            <w:bottom w:val="none" w:sz="0" w:space="0" w:color="auto"/>
            <w:right w:val="none" w:sz="0" w:space="0" w:color="auto"/>
          </w:divBdr>
        </w:div>
        <w:div w:id="871260486">
          <w:marLeft w:val="640"/>
          <w:marRight w:val="0"/>
          <w:marTop w:val="0"/>
          <w:marBottom w:val="0"/>
          <w:divBdr>
            <w:top w:val="none" w:sz="0" w:space="0" w:color="auto"/>
            <w:left w:val="none" w:sz="0" w:space="0" w:color="auto"/>
            <w:bottom w:val="none" w:sz="0" w:space="0" w:color="auto"/>
            <w:right w:val="none" w:sz="0" w:space="0" w:color="auto"/>
          </w:divBdr>
        </w:div>
        <w:div w:id="164630473">
          <w:marLeft w:val="640"/>
          <w:marRight w:val="0"/>
          <w:marTop w:val="0"/>
          <w:marBottom w:val="0"/>
          <w:divBdr>
            <w:top w:val="none" w:sz="0" w:space="0" w:color="auto"/>
            <w:left w:val="none" w:sz="0" w:space="0" w:color="auto"/>
            <w:bottom w:val="none" w:sz="0" w:space="0" w:color="auto"/>
            <w:right w:val="none" w:sz="0" w:space="0" w:color="auto"/>
          </w:divBdr>
        </w:div>
        <w:div w:id="66850697">
          <w:marLeft w:val="640"/>
          <w:marRight w:val="0"/>
          <w:marTop w:val="0"/>
          <w:marBottom w:val="0"/>
          <w:divBdr>
            <w:top w:val="none" w:sz="0" w:space="0" w:color="auto"/>
            <w:left w:val="none" w:sz="0" w:space="0" w:color="auto"/>
            <w:bottom w:val="none" w:sz="0" w:space="0" w:color="auto"/>
            <w:right w:val="none" w:sz="0" w:space="0" w:color="auto"/>
          </w:divBdr>
        </w:div>
        <w:div w:id="1353730257">
          <w:marLeft w:val="640"/>
          <w:marRight w:val="0"/>
          <w:marTop w:val="0"/>
          <w:marBottom w:val="0"/>
          <w:divBdr>
            <w:top w:val="none" w:sz="0" w:space="0" w:color="auto"/>
            <w:left w:val="none" w:sz="0" w:space="0" w:color="auto"/>
            <w:bottom w:val="none" w:sz="0" w:space="0" w:color="auto"/>
            <w:right w:val="none" w:sz="0" w:space="0" w:color="auto"/>
          </w:divBdr>
        </w:div>
        <w:div w:id="1447116424">
          <w:marLeft w:val="640"/>
          <w:marRight w:val="0"/>
          <w:marTop w:val="0"/>
          <w:marBottom w:val="0"/>
          <w:divBdr>
            <w:top w:val="none" w:sz="0" w:space="0" w:color="auto"/>
            <w:left w:val="none" w:sz="0" w:space="0" w:color="auto"/>
            <w:bottom w:val="none" w:sz="0" w:space="0" w:color="auto"/>
            <w:right w:val="none" w:sz="0" w:space="0" w:color="auto"/>
          </w:divBdr>
        </w:div>
        <w:div w:id="606499010">
          <w:marLeft w:val="640"/>
          <w:marRight w:val="0"/>
          <w:marTop w:val="0"/>
          <w:marBottom w:val="0"/>
          <w:divBdr>
            <w:top w:val="none" w:sz="0" w:space="0" w:color="auto"/>
            <w:left w:val="none" w:sz="0" w:space="0" w:color="auto"/>
            <w:bottom w:val="none" w:sz="0" w:space="0" w:color="auto"/>
            <w:right w:val="none" w:sz="0" w:space="0" w:color="auto"/>
          </w:divBdr>
        </w:div>
        <w:div w:id="1789545409">
          <w:marLeft w:val="640"/>
          <w:marRight w:val="0"/>
          <w:marTop w:val="0"/>
          <w:marBottom w:val="0"/>
          <w:divBdr>
            <w:top w:val="none" w:sz="0" w:space="0" w:color="auto"/>
            <w:left w:val="none" w:sz="0" w:space="0" w:color="auto"/>
            <w:bottom w:val="none" w:sz="0" w:space="0" w:color="auto"/>
            <w:right w:val="none" w:sz="0" w:space="0" w:color="auto"/>
          </w:divBdr>
        </w:div>
        <w:div w:id="1756394093">
          <w:marLeft w:val="640"/>
          <w:marRight w:val="0"/>
          <w:marTop w:val="0"/>
          <w:marBottom w:val="0"/>
          <w:divBdr>
            <w:top w:val="none" w:sz="0" w:space="0" w:color="auto"/>
            <w:left w:val="none" w:sz="0" w:space="0" w:color="auto"/>
            <w:bottom w:val="none" w:sz="0" w:space="0" w:color="auto"/>
            <w:right w:val="none" w:sz="0" w:space="0" w:color="auto"/>
          </w:divBdr>
        </w:div>
        <w:div w:id="1402753996">
          <w:marLeft w:val="640"/>
          <w:marRight w:val="0"/>
          <w:marTop w:val="0"/>
          <w:marBottom w:val="0"/>
          <w:divBdr>
            <w:top w:val="none" w:sz="0" w:space="0" w:color="auto"/>
            <w:left w:val="none" w:sz="0" w:space="0" w:color="auto"/>
            <w:bottom w:val="none" w:sz="0" w:space="0" w:color="auto"/>
            <w:right w:val="none" w:sz="0" w:space="0" w:color="auto"/>
          </w:divBdr>
        </w:div>
        <w:div w:id="125587116">
          <w:marLeft w:val="640"/>
          <w:marRight w:val="0"/>
          <w:marTop w:val="0"/>
          <w:marBottom w:val="0"/>
          <w:divBdr>
            <w:top w:val="none" w:sz="0" w:space="0" w:color="auto"/>
            <w:left w:val="none" w:sz="0" w:space="0" w:color="auto"/>
            <w:bottom w:val="none" w:sz="0" w:space="0" w:color="auto"/>
            <w:right w:val="none" w:sz="0" w:space="0" w:color="auto"/>
          </w:divBdr>
        </w:div>
        <w:div w:id="1746606919">
          <w:marLeft w:val="640"/>
          <w:marRight w:val="0"/>
          <w:marTop w:val="0"/>
          <w:marBottom w:val="0"/>
          <w:divBdr>
            <w:top w:val="none" w:sz="0" w:space="0" w:color="auto"/>
            <w:left w:val="none" w:sz="0" w:space="0" w:color="auto"/>
            <w:bottom w:val="none" w:sz="0" w:space="0" w:color="auto"/>
            <w:right w:val="none" w:sz="0" w:space="0" w:color="auto"/>
          </w:divBdr>
        </w:div>
        <w:div w:id="1354266569">
          <w:marLeft w:val="640"/>
          <w:marRight w:val="0"/>
          <w:marTop w:val="0"/>
          <w:marBottom w:val="0"/>
          <w:divBdr>
            <w:top w:val="none" w:sz="0" w:space="0" w:color="auto"/>
            <w:left w:val="none" w:sz="0" w:space="0" w:color="auto"/>
            <w:bottom w:val="none" w:sz="0" w:space="0" w:color="auto"/>
            <w:right w:val="none" w:sz="0" w:space="0" w:color="auto"/>
          </w:divBdr>
        </w:div>
        <w:div w:id="1075660855">
          <w:marLeft w:val="640"/>
          <w:marRight w:val="0"/>
          <w:marTop w:val="0"/>
          <w:marBottom w:val="0"/>
          <w:divBdr>
            <w:top w:val="none" w:sz="0" w:space="0" w:color="auto"/>
            <w:left w:val="none" w:sz="0" w:space="0" w:color="auto"/>
            <w:bottom w:val="none" w:sz="0" w:space="0" w:color="auto"/>
            <w:right w:val="none" w:sz="0" w:space="0" w:color="auto"/>
          </w:divBdr>
        </w:div>
        <w:div w:id="865411021">
          <w:marLeft w:val="640"/>
          <w:marRight w:val="0"/>
          <w:marTop w:val="0"/>
          <w:marBottom w:val="0"/>
          <w:divBdr>
            <w:top w:val="none" w:sz="0" w:space="0" w:color="auto"/>
            <w:left w:val="none" w:sz="0" w:space="0" w:color="auto"/>
            <w:bottom w:val="none" w:sz="0" w:space="0" w:color="auto"/>
            <w:right w:val="none" w:sz="0" w:space="0" w:color="auto"/>
          </w:divBdr>
        </w:div>
        <w:div w:id="1634360007">
          <w:marLeft w:val="640"/>
          <w:marRight w:val="0"/>
          <w:marTop w:val="0"/>
          <w:marBottom w:val="0"/>
          <w:divBdr>
            <w:top w:val="none" w:sz="0" w:space="0" w:color="auto"/>
            <w:left w:val="none" w:sz="0" w:space="0" w:color="auto"/>
            <w:bottom w:val="none" w:sz="0" w:space="0" w:color="auto"/>
            <w:right w:val="none" w:sz="0" w:space="0" w:color="auto"/>
          </w:divBdr>
        </w:div>
        <w:div w:id="1441341091">
          <w:marLeft w:val="640"/>
          <w:marRight w:val="0"/>
          <w:marTop w:val="0"/>
          <w:marBottom w:val="0"/>
          <w:divBdr>
            <w:top w:val="none" w:sz="0" w:space="0" w:color="auto"/>
            <w:left w:val="none" w:sz="0" w:space="0" w:color="auto"/>
            <w:bottom w:val="none" w:sz="0" w:space="0" w:color="auto"/>
            <w:right w:val="none" w:sz="0" w:space="0" w:color="auto"/>
          </w:divBdr>
        </w:div>
        <w:div w:id="1943488568">
          <w:marLeft w:val="640"/>
          <w:marRight w:val="0"/>
          <w:marTop w:val="0"/>
          <w:marBottom w:val="0"/>
          <w:divBdr>
            <w:top w:val="none" w:sz="0" w:space="0" w:color="auto"/>
            <w:left w:val="none" w:sz="0" w:space="0" w:color="auto"/>
            <w:bottom w:val="none" w:sz="0" w:space="0" w:color="auto"/>
            <w:right w:val="none" w:sz="0" w:space="0" w:color="auto"/>
          </w:divBdr>
        </w:div>
        <w:div w:id="1603537614">
          <w:marLeft w:val="640"/>
          <w:marRight w:val="0"/>
          <w:marTop w:val="0"/>
          <w:marBottom w:val="0"/>
          <w:divBdr>
            <w:top w:val="none" w:sz="0" w:space="0" w:color="auto"/>
            <w:left w:val="none" w:sz="0" w:space="0" w:color="auto"/>
            <w:bottom w:val="none" w:sz="0" w:space="0" w:color="auto"/>
            <w:right w:val="none" w:sz="0" w:space="0" w:color="auto"/>
          </w:divBdr>
        </w:div>
        <w:div w:id="838547082">
          <w:marLeft w:val="640"/>
          <w:marRight w:val="0"/>
          <w:marTop w:val="0"/>
          <w:marBottom w:val="0"/>
          <w:divBdr>
            <w:top w:val="none" w:sz="0" w:space="0" w:color="auto"/>
            <w:left w:val="none" w:sz="0" w:space="0" w:color="auto"/>
            <w:bottom w:val="none" w:sz="0" w:space="0" w:color="auto"/>
            <w:right w:val="none" w:sz="0" w:space="0" w:color="auto"/>
          </w:divBdr>
        </w:div>
        <w:div w:id="174537868">
          <w:marLeft w:val="640"/>
          <w:marRight w:val="0"/>
          <w:marTop w:val="0"/>
          <w:marBottom w:val="0"/>
          <w:divBdr>
            <w:top w:val="none" w:sz="0" w:space="0" w:color="auto"/>
            <w:left w:val="none" w:sz="0" w:space="0" w:color="auto"/>
            <w:bottom w:val="none" w:sz="0" w:space="0" w:color="auto"/>
            <w:right w:val="none" w:sz="0" w:space="0" w:color="auto"/>
          </w:divBdr>
        </w:div>
        <w:div w:id="1276401792">
          <w:marLeft w:val="640"/>
          <w:marRight w:val="0"/>
          <w:marTop w:val="0"/>
          <w:marBottom w:val="0"/>
          <w:divBdr>
            <w:top w:val="none" w:sz="0" w:space="0" w:color="auto"/>
            <w:left w:val="none" w:sz="0" w:space="0" w:color="auto"/>
            <w:bottom w:val="none" w:sz="0" w:space="0" w:color="auto"/>
            <w:right w:val="none" w:sz="0" w:space="0" w:color="auto"/>
          </w:divBdr>
        </w:div>
        <w:div w:id="1644503230">
          <w:marLeft w:val="640"/>
          <w:marRight w:val="0"/>
          <w:marTop w:val="0"/>
          <w:marBottom w:val="0"/>
          <w:divBdr>
            <w:top w:val="none" w:sz="0" w:space="0" w:color="auto"/>
            <w:left w:val="none" w:sz="0" w:space="0" w:color="auto"/>
            <w:bottom w:val="none" w:sz="0" w:space="0" w:color="auto"/>
            <w:right w:val="none" w:sz="0" w:space="0" w:color="auto"/>
          </w:divBdr>
        </w:div>
        <w:div w:id="2137330738">
          <w:marLeft w:val="640"/>
          <w:marRight w:val="0"/>
          <w:marTop w:val="0"/>
          <w:marBottom w:val="0"/>
          <w:divBdr>
            <w:top w:val="none" w:sz="0" w:space="0" w:color="auto"/>
            <w:left w:val="none" w:sz="0" w:space="0" w:color="auto"/>
            <w:bottom w:val="none" w:sz="0" w:space="0" w:color="auto"/>
            <w:right w:val="none" w:sz="0" w:space="0" w:color="auto"/>
          </w:divBdr>
        </w:div>
        <w:div w:id="1359043796">
          <w:marLeft w:val="640"/>
          <w:marRight w:val="0"/>
          <w:marTop w:val="0"/>
          <w:marBottom w:val="0"/>
          <w:divBdr>
            <w:top w:val="none" w:sz="0" w:space="0" w:color="auto"/>
            <w:left w:val="none" w:sz="0" w:space="0" w:color="auto"/>
            <w:bottom w:val="none" w:sz="0" w:space="0" w:color="auto"/>
            <w:right w:val="none" w:sz="0" w:space="0" w:color="auto"/>
          </w:divBdr>
        </w:div>
        <w:div w:id="2113739173">
          <w:marLeft w:val="640"/>
          <w:marRight w:val="0"/>
          <w:marTop w:val="0"/>
          <w:marBottom w:val="0"/>
          <w:divBdr>
            <w:top w:val="none" w:sz="0" w:space="0" w:color="auto"/>
            <w:left w:val="none" w:sz="0" w:space="0" w:color="auto"/>
            <w:bottom w:val="none" w:sz="0" w:space="0" w:color="auto"/>
            <w:right w:val="none" w:sz="0" w:space="0" w:color="auto"/>
          </w:divBdr>
        </w:div>
        <w:div w:id="1585409928">
          <w:marLeft w:val="640"/>
          <w:marRight w:val="0"/>
          <w:marTop w:val="0"/>
          <w:marBottom w:val="0"/>
          <w:divBdr>
            <w:top w:val="none" w:sz="0" w:space="0" w:color="auto"/>
            <w:left w:val="none" w:sz="0" w:space="0" w:color="auto"/>
            <w:bottom w:val="none" w:sz="0" w:space="0" w:color="auto"/>
            <w:right w:val="none" w:sz="0" w:space="0" w:color="auto"/>
          </w:divBdr>
        </w:div>
        <w:div w:id="1944874423">
          <w:marLeft w:val="640"/>
          <w:marRight w:val="0"/>
          <w:marTop w:val="0"/>
          <w:marBottom w:val="0"/>
          <w:divBdr>
            <w:top w:val="none" w:sz="0" w:space="0" w:color="auto"/>
            <w:left w:val="none" w:sz="0" w:space="0" w:color="auto"/>
            <w:bottom w:val="none" w:sz="0" w:space="0" w:color="auto"/>
            <w:right w:val="none" w:sz="0" w:space="0" w:color="auto"/>
          </w:divBdr>
        </w:div>
        <w:div w:id="796528217">
          <w:marLeft w:val="640"/>
          <w:marRight w:val="0"/>
          <w:marTop w:val="0"/>
          <w:marBottom w:val="0"/>
          <w:divBdr>
            <w:top w:val="none" w:sz="0" w:space="0" w:color="auto"/>
            <w:left w:val="none" w:sz="0" w:space="0" w:color="auto"/>
            <w:bottom w:val="none" w:sz="0" w:space="0" w:color="auto"/>
            <w:right w:val="none" w:sz="0" w:space="0" w:color="auto"/>
          </w:divBdr>
        </w:div>
        <w:div w:id="300889144">
          <w:marLeft w:val="640"/>
          <w:marRight w:val="0"/>
          <w:marTop w:val="0"/>
          <w:marBottom w:val="0"/>
          <w:divBdr>
            <w:top w:val="none" w:sz="0" w:space="0" w:color="auto"/>
            <w:left w:val="none" w:sz="0" w:space="0" w:color="auto"/>
            <w:bottom w:val="none" w:sz="0" w:space="0" w:color="auto"/>
            <w:right w:val="none" w:sz="0" w:space="0" w:color="auto"/>
          </w:divBdr>
        </w:div>
        <w:div w:id="1786580786">
          <w:marLeft w:val="640"/>
          <w:marRight w:val="0"/>
          <w:marTop w:val="0"/>
          <w:marBottom w:val="0"/>
          <w:divBdr>
            <w:top w:val="none" w:sz="0" w:space="0" w:color="auto"/>
            <w:left w:val="none" w:sz="0" w:space="0" w:color="auto"/>
            <w:bottom w:val="none" w:sz="0" w:space="0" w:color="auto"/>
            <w:right w:val="none" w:sz="0" w:space="0" w:color="auto"/>
          </w:divBdr>
        </w:div>
        <w:div w:id="1888176888">
          <w:marLeft w:val="640"/>
          <w:marRight w:val="0"/>
          <w:marTop w:val="0"/>
          <w:marBottom w:val="0"/>
          <w:divBdr>
            <w:top w:val="none" w:sz="0" w:space="0" w:color="auto"/>
            <w:left w:val="none" w:sz="0" w:space="0" w:color="auto"/>
            <w:bottom w:val="none" w:sz="0" w:space="0" w:color="auto"/>
            <w:right w:val="none" w:sz="0" w:space="0" w:color="auto"/>
          </w:divBdr>
        </w:div>
        <w:div w:id="510266500">
          <w:marLeft w:val="640"/>
          <w:marRight w:val="0"/>
          <w:marTop w:val="0"/>
          <w:marBottom w:val="0"/>
          <w:divBdr>
            <w:top w:val="none" w:sz="0" w:space="0" w:color="auto"/>
            <w:left w:val="none" w:sz="0" w:space="0" w:color="auto"/>
            <w:bottom w:val="none" w:sz="0" w:space="0" w:color="auto"/>
            <w:right w:val="none" w:sz="0" w:space="0" w:color="auto"/>
          </w:divBdr>
        </w:div>
        <w:div w:id="2092585295">
          <w:marLeft w:val="640"/>
          <w:marRight w:val="0"/>
          <w:marTop w:val="0"/>
          <w:marBottom w:val="0"/>
          <w:divBdr>
            <w:top w:val="none" w:sz="0" w:space="0" w:color="auto"/>
            <w:left w:val="none" w:sz="0" w:space="0" w:color="auto"/>
            <w:bottom w:val="none" w:sz="0" w:space="0" w:color="auto"/>
            <w:right w:val="none" w:sz="0" w:space="0" w:color="auto"/>
          </w:divBdr>
        </w:div>
        <w:div w:id="1194002652">
          <w:marLeft w:val="640"/>
          <w:marRight w:val="0"/>
          <w:marTop w:val="0"/>
          <w:marBottom w:val="0"/>
          <w:divBdr>
            <w:top w:val="none" w:sz="0" w:space="0" w:color="auto"/>
            <w:left w:val="none" w:sz="0" w:space="0" w:color="auto"/>
            <w:bottom w:val="none" w:sz="0" w:space="0" w:color="auto"/>
            <w:right w:val="none" w:sz="0" w:space="0" w:color="auto"/>
          </w:divBdr>
        </w:div>
        <w:div w:id="590628755">
          <w:marLeft w:val="640"/>
          <w:marRight w:val="0"/>
          <w:marTop w:val="0"/>
          <w:marBottom w:val="0"/>
          <w:divBdr>
            <w:top w:val="none" w:sz="0" w:space="0" w:color="auto"/>
            <w:left w:val="none" w:sz="0" w:space="0" w:color="auto"/>
            <w:bottom w:val="none" w:sz="0" w:space="0" w:color="auto"/>
            <w:right w:val="none" w:sz="0" w:space="0" w:color="auto"/>
          </w:divBdr>
        </w:div>
        <w:div w:id="862985417">
          <w:marLeft w:val="640"/>
          <w:marRight w:val="0"/>
          <w:marTop w:val="0"/>
          <w:marBottom w:val="0"/>
          <w:divBdr>
            <w:top w:val="none" w:sz="0" w:space="0" w:color="auto"/>
            <w:left w:val="none" w:sz="0" w:space="0" w:color="auto"/>
            <w:bottom w:val="none" w:sz="0" w:space="0" w:color="auto"/>
            <w:right w:val="none" w:sz="0" w:space="0" w:color="auto"/>
          </w:divBdr>
        </w:div>
        <w:div w:id="1309944414">
          <w:marLeft w:val="640"/>
          <w:marRight w:val="0"/>
          <w:marTop w:val="0"/>
          <w:marBottom w:val="0"/>
          <w:divBdr>
            <w:top w:val="none" w:sz="0" w:space="0" w:color="auto"/>
            <w:left w:val="none" w:sz="0" w:space="0" w:color="auto"/>
            <w:bottom w:val="none" w:sz="0" w:space="0" w:color="auto"/>
            <w:right w:val="none" w:sz="0" w:space="0" w:color="auto"/>
          </w:divBdr>
        </w:div>
        <w:div w:id="18355089">
          <w:marLeft w:val="640"/>
          <w:marRight w:val="0"/>
          <w:marTop w:val="0"/>
          <w:marBottom w:val="0"/>
          <w:divBdr>
            <w:top w:val="none" w:sz="0" w:space="0" w:color="auto"/>
            <w:left w:val="none" w:sz="0" w:space="0" w:color="auto"/>
            <w:bottom w:val="none" w:sz="0" w:space="0" w:color="auto"/>
            <w:right w:val="none" w:sz="0" w:space="0" w:color="auto"/>
          </w:divBdr>
        </w:div>
        <w:div w:id="1554541018">
          <w:marLeft w:val="640"/>
          <w:marRight w:val="0"/>
          <w:marTop w:val="0"/>
          <w:marBottom w:val="0"/>
          <w:divBdr>
            <w:top w:val="none" w:sz="0" w:space="0" w:color="auto"/>
            <w:left w:val="none" w:sz="0" w:space="0" w:color="auto"/>
            <w:bottom w:val="none" w:sz="0" w:space="0" w:color="auto"/>
            <w:right w:val="none" w:sz="0" w:space="0" w:color="auto"/>
          </w:divBdr>
        </w:div>
        <w:div w:id="1465540071">
          <w:marLeft w:val="640"/>
          <w:marRight w:val="0"/>
          <w:marTop w:val="0"/>
          <w:marBottom w:val="0"/>
          <w:divBdr>
            <w:top w:val="none" w:sz="0" w:space="0" w:color="auto"/>
            <w:left w:val="none" w:sz="0" w:space="0" w:color="auto"/>
            <w:bottom w:val="none" w:sz="0" w:space="0" w:color="auto"/>
            <w:right w:val="none" w:sz="0" w:space="0" w:color="auto"/>
          </w:divBdr>
        </w:div>
        <w:div w:id="336885973">
          <w:marLeft w:val="640"/>
          <w:marRight w:val="0"/>
          <w:marTop w:val="0"/>
          <w:marBottom w:val="0"/>
          <w:divBdr>
            <w:top w:val="none" w:sz="0" w:space="0" w:color="auto"/>
            <w:left w:val="none" w:sz="0" w:space="0" w:color="auto"/>
            <w:bottom w:val="none" w:sz="0" w:space="0" w:color="auto"/>
            <w:right w:val="none" w:sz="0" w:space="0" w:color="auto"/>
          </w:divBdr>
        </w:div>
        <w:div w:id="1897429636">
          <w:marLeft w:val="640"/>
          <w:marRight w:val="0"/>
          <w:marTop w:val="0"/>
          <w:marBottom w:val="0"/>
          <w:divBdr>
            <w:top w:val="none" w:sz="0" w:space="0" w:color="auto"/>
            <w:left w:val="none" w:sz="0" w:space="0" w:color="auto"/>
            <w:bottom w:val="none" w:sz="0" w:space="0" w:color="auto"/>
            <w:right w:val="none" w:sz="0" w:space="0" w:color="auto"/>
          </w:divBdr>
        </w:div>
        <w:div w:id="847645642">
          <w:marLeft w:val="640"/>
          <w:marRight w:val="0"/>
          <w:marTop w:val="0"/>
          <w:marBottom w:val="0"/>
          <w:divBdr>
            <w:top w:val="none" w:sz="0" w:space="0" w:color="auto"/>
            <w:left w:val="none" w:sz="0" w:space="0" w:color="auto"/>
            <w:bottom w:val="none" w:sz="0" w:space="0" w:color="auto"/>
            <w:right w:val="none" w:sz="0" w:space="0" w:color="auto"/>
          </w:divBdr>
        </w:div>
      </w:divsChild>
    </w:div>
    <w:div w:id="408431281">
      <w:bodyDiv w:val="1"/>
      <w:marLeft w:val="0"/>
      <w:marRight w:val="0"/>
      <w:marTop w:val="0"/>
      <w:marBottom w:val="0"/>
      <w:divBdr>
        <w:top w:val="none" w:sz="0" w:space="0" w:color="auto"/>
        <w:left w:val="none" w:sz="0" w:space="0" w:color="auto"/>
        <w:bottom w:val="none" w:sz="0" w:space="0" w:color="auto"/>
        <w:right w:val="none" w:sz="0" w:space="0" w:color="auto"/>
      </w:divBdr>
      <w:divsChild>
        <w:div w:id="1162236587">
          <w:marLeft w:val="640"/>
          <w:marRight w:val="0"/>
          <w:marTop w:val="0"/>
          <w:marBottom w:val="0"/>
          <w:divBdr>
            <w:top w:val="none" w:sz="0" w:space="0" w:color="auto"/>
            <w:left w:val="none" w:sz="0" w:space="0" w:color="auto"/>
            <w:bottom w:val="none" w:sz="0" w:space="0" w:color="auto"/>
            <w:right w:val="none" w:sz="0" w:space="0" w:color="auto"/>
          </w:divBdr>
        </w:div>
        <w:div w:id="1559508890">
          <w:marLeft w:val="640"/>
          <w:marRight w:val="0"/>
          <w:marTop w:val="0"/>
          <w:marBottom w:val="0"/>
          <w:divBdr>
            <w:top w:val="none" w:sz="0" w:space="0" w:color="auto"/>
            <w:left w:val="none" w:sz="0" w:space="0" w:color="auto"/>
            <w:bottom w:val="none" w:sz="0" w:space="0" w:color="auto"/>
            <w:right w:val="none" w:sz="0" w:space="0" w:color="auto"/>
          </w:divBdr>
        </w:div>
        <w:div w:id="99422875">
          <w:marLeft w:val="640"/>
          <w:marRight w:val="0"/>
          <w:marTop w:val="0"/>
          <w:marBottom w:val="0"/>
          <w:divBdr>
            <w:top w:val="none" w:sz="0" w:space="0" w:color="auto"/>
            <w:left w:val="none" w:sz="0" w:space="0" w:color="auto"/>
            <w:bottom w:val="none" w:sz="0" w:space="0" w:color="auto"/>
            <w:right w:val="none" w:sz="0" w:space="0" w:color="auto"/>
          </w:divBdr>
        </w:div>
        <w:div w:id="883567903">
          <w:marLeft w:val="640"/>
          <w:marRight w:val="0"/>
          <w:marTop w:val="0"/>
          <w:marBottom w:val="0"/>
          <w:divBdr>
            <w:top w:val="none" w:sz="0" w:space="0" w:color="auto"/>
            <w:left w:val="none" w:sz="0" w:space="0" w:color="auto"/>
            <w:bottom w:val="none" w:sz="0" w:space="0" w:color="auto"/>
            <w:right w:val="none" w:sz="0" w:space="0" w:color="auto"/>
          </w:divBdr>
        </w:div>
        <w:div w:id="602302320">
          <w:marLeft w:val="640"/>
          <w:marRight w:val="0"/>
          <w:marTop w:val="0"/>
          <w:marBottom w:val="0"/>
          <w:divBdr>
            <w:top w:val="none" w:sz="0" w:space="0" w:color="auto"/>
            <w:left w:val="none" w:sz="0" w:space="0" w:color="auto"/>
            <w:bottom w:val="none" w:sz="0" w:space="0" w:color="auto"/>
            <w:right w:val="none" w:sz="0" w:space="0" w:color="auto"/>
          </w:divBdr>
        </w:div>
        <w:div w:id="595482476">
          <w:marLeft w:val="640"/>
          <w:marRight w:val="0"/>
          <w:marTop w:val="0"/>
          <w:marBottom w:val="0"/>
          <w:divBdr>
            <w:top w:val="none" w:sz="0" w:space="0" w:color="auto"/>
            <w:left w:val="none" w:sz="0" w:space="0" w:color="auto"/>
            <w:bottom w:val="none" w:sz="0" w:space="0" w:color="auto"/>
            <w:right w:val="none" w:sz="0" w:space="0" w:color="auto"/>
          </w:divBdr>
        </w:div>
        <w:div w:id="1859149815">
          <w:marLeft w:val="640"/>
          <w:marRight w:val="0"/>
          <w:marTop w:val="0"/>
          <w:marBottom w:val="0"/>
          <w:divBdr>
            <w:top w:val="none" w:sz="0" w:space="0" w:color="auto"/>
            <w:left w:val="none" w:sz="0" w:space="0" w:color="auto"/>
            <w:bottom w:val="none" w:sz="0" w:space="0" w:color="auto"/>
            <w:right w:val="none" w:sz="0" w:space="0" w:color="auto"/>
          </w:divBdr>
        </w:div>
        <w:div w:id="1113398415">
          <w:marLeft w:val="640"/>
          <w:marRight w:val="0"/>
          <w:marTop w:val="0"/>
          <w:marBottom w:val="0"/>
          <w:divBdr>
            <w:top w:val="none" w:sz="0" w:space="0" w:color="auto"/>
            <w:left w:val="none" w:sz="0" w:space="0" w:color="auto"/>
            <w:bottom w:val="none" w:sz="0" w:space="0" w:color="auto"/>
            <w:right w:val="none" w:sz="0" w:space="0" w:color="auto"/>
          </w:divBdr>
        </w:div>
        <w:div w:id="208421044">
          <w:marLeft w:val="640"/>
          <w:marRight w:val="0"/>
          <w:marTop w:val="0"/>
          <w:marBottom w:val="0"/>
          <w:divBdr>
            <w:top w:val="none" w:sz="0" w:space="0" w:color="auto"/>
            <w:left w:val="none" w:sz="0" w:space="0" w:color="auto"/>
            <w:bottom w:val="none" w:sz="0" w:space="0" w:color="auto"/>
            <w:right w:val="none" w:sz="0" w:space="0" w:color="auto"/>
          </w:divBdr>
        </w:div>
        <w:div w:id="429281687">
          <w:marLeft w:val="640"/>
          <w:marRight w:val="0"/>
          <w:marTop w:val="0"/>
          <w:marBottom w:val="0"/>
          <w:divBdr>
            <w:top w:val="none" w:sz="0" w:space="0" w:color="auto"/>
            <w:left w:val="none" w:sz="0" w:space="0" w:color="auto"/>
            <w:bottom w:val="none" w:sz="0" w:space="0" w:color="auto"/>
            <w:right w:val="none" w:sz="0" w:space="0" w:color="auto"/>
          </w:divBdr>
        </w:div>
        <w:div w:id="562646863">
          <w:marLeft w:val="640"/>
          <w:marRight w:val="0"/>
          <w:marTop w:val="0"/>
          <w:marBottom w:val="0"/>
          <w:divBdr>
            <w:top w:val="none" w:sz="0" w:space="0" w:color="auto"/>
            <w:left w:val="none" w:sz="0" w:space="0" w:color="auto"/>
            <w:bottom w:val="none" w:sz="0" w:space="0" w:color="auto"/>
            <w:right w:val="none" w:sz="0" w:space="0" w:color="auto"/>
          </w:divBdr>
        </w:div>
        <w:div w:id="1142700898">
          <w:marLeft w:val="640"/>
          <w:marRight w:val="0"/>
          <w:marTop w:val="0"/>
          <w:marBottom w:val="0"/>
          <w:divBdr>
            <w:top w:val="none" w:sz="0" w:space="0" w:color="auto"/>
            <w:left w:val="none" w:sz="0" w:space="0" w:color="auto"/>
            <w:bottom w:val="none" w:sz="0" w:space="0" w:color="auto"/>
            <w:right w:val="none" w:sz="0" w:space="0" w:color="auto"/>
          </w:divBdr>
        </w:div>
        <w:div w:id="1785340311">
          <w:marLeft w:val="640"/>
          <w:marRight w:val="0"/>
          <w:marTop w:val="0"/>
          <w:marBottom w:val="0"/>
          <w:divBdr>
            <w:top w:val="none" w:sz="0" w:space="0" w:color="auto"/>
            <w:left w:val="none" w:sz="0" w:space="0" w:color="auto"/>
            <w:bottom w:val="none" w:sz="0" w:space="0" w:color="auto"/>
            <w:right w:val="none" w:sz="0" w:space="0" w:color="auto"/>
          </w:divBdr>
        </w:div>
        <w:div w:id="39402090">
          <w:marLeft w:val="640"/>
          <w:marRight w:val="0"/>
          <w:marTop w:val="0"/>
          <w:marBottom w:val="0"/>
          <w:divBdr>
            <w:top w:val="none" w:sz="0" w:space="0" w:color="auto"/>
            <w:left w:val="none" w:sz="0" w:space="0" w:color="auto"/>
            <w:bottom w:val="none" w:sz="0" w:space="0" w:color="auto"/>
            <w:right w:val="none" w:sz="0" w:space="0" w:color="auto"/>
          </w:divBdr>
        </w:div>
        <w:div w:id="147596950">
          <w:marLeft w:val="640"/>
          <w:marRight w:val="0"/>
          <w:marTop w:val="0"/>
          <w:marBottom w:val="0"/>
          <w:divBdr>
            <w:top w:val="none" w:sz="0" w:space="0" w:color="auto"/>
            <w:left w:val="none" w:sz="0" w:space="0" w:color="auto"/>
            <w:bottom w:val="none" w:sz="0" w:space="0" w:color="auto"/>
            <w:right w:val="none" w:sz="0" w:space="0" w:color="auto"/>
          </w:divBdr>
        </w:div>
        <w:div w:id="1198616415">
          <w:marLeft w:val="640"/>
          <w:marRight w:val="0"/>
          <w:marTop w:val="0"/>
          <w:marBottom w:val="0"/>
          <w:divBdr>
            <w:top w:val="none" w:sz="0" w:space="0" w:color="auto"/>
            <w:left w:val="none" w:sz="0" w:space="0" w:color="auto"/>
            <w:bottom w:val="none" w:sz="0" w:space="0" w:color="auto"/>
            <w:right w:val="none" w:sz="0" w:space="0" w:color="auto"/>
          </w:divBdr>
        </w:div>
        <w:div w:id="76709073">
          <w:marLeft w:val="640"/>
          <w:marRight w:val="0"/>
          <w:marTop w:val="0"/>
          <w:marBottom w:val="0"/>
          <w:divBdr>
            <w:top w:val="none" w:sz="0" w:space="0" w:color="auto"/>
            <w:left w:val="none" w:sz="0" w:space="0" w:color="auto"/>
            <w:bottom w:val="none" w:sz="0" w:space="0" w:color="auto"/>
            <w:right w:val="none" w:sz="0" w:space="0" w:color="auto"/>
          </w:divBdr>
        </w:div>
        <w:div w:id="1991012584">
          <w:marLeft w:val="640"/>
          <w:marRight w:val="0"/>
          <w:marTop w:val="0"/>
          <w:marBottom w:val="0"/>
          <w:divBdr>
            <w:top w:val="none" w:sz="0" w:space="0" w:color="auto"/>
            <w:left w:val="none" w:sz="0" w:space="0" w:color="auto"/>
            <w:bottom w:val="none" w:sz="0" w:space="0" w:color="auto"/>
            <w:right w:val="none" w:sz="0" w:space="0" w:color="auto"/>
          </w:divBdr>
        </w:div>
        <w:div w:id="1837529091">
          <w:marLeft w:val="640"/>
          <w:marRight w:val="0"/>
          <w:marTop w:val="0"/>
          <w:marBottom w:val="0"/>
          <w:divBdr>
            <w:top w:val="none" w:sz="0" w:space="0" w:color="auto"/>
            <w:left w:val="none" w:sz="0" w:space="0" w:color="auto"/>
            <w:bottom w:val="none" w:sz="0" w:space="0" w:color="auto"/>
            <w:right w:val="none" w:sz="0" w:space="0" w:color="auto"/>
          </w:divBdr>
        </w:div>
        <w:div w:id="909850288">
          <w:marLeft w:val="640"/>
          <w:marRight w:val="0"/>
          <w:marTop w:val="0"/>
          <w:marBottom w:val="0"/>
          <w:divBdr>
            <w:top w:val="none" w:sz="0" w:space="0" w:color="auto"/>
            <w:left w:val="none" w:sz="0" w:space="0" w:color="auto"/>
            <w:bottom w:val="none" w:sz="0" w:space="0" w:color="auto"/>
            <w:right w:val="none" w:sz="0" w:space="0" w:color="auto"/>
          </w:divBdr>
        </w:div>
        <w:div w:id="1535580003">
          <w:marLeft w:val="640"/>
          <w:marRight w:val="0"/>
          <w:marTop w:val="0"/>
          <w:marBottom w:val="0"/>
          <w:divBdr>
            <w:top w:val="none" w:sz="0" w:space="0" w:color="auto"/>
            <w:left w:val="none" w:sz="0" w:space="0" w:color="auto"/>
            <w:bottom w:val="none" w:sz="0" w:space="0" w:color="auto"/>
            <w:right w:val="none" w:sz="0" w:space="0" w:color="auto"/>
          </w:divBdr>
        </w:div>
        <w:div w:id="713697359">
          <w:marLeft w:val="640"/>
          <w:marRight w:val="0"/>
          <w:marTop w:val="0"/>
          <w:marBottom w:val="0"/>
          <w:divBdr>
            <w:top w:val="none" w:sz="0" w:space="0" w:color="auto"/>
            <w:left w:val="none" w:sz="0" w:space="0" w:color="auto"/>
            <w:bottom w:val="none" w:sz="0" w:space="0" w:color="auto"/>
            <w:right w:val="none" w:sz="0" w:space="0" w:color="auto"/>
          </w:divBdr>
        </w:div>
        <w:div w:id="654257400">
          <w:marLeft w:val="640"/>
          <w:marRight w:val="0"/>
          <w:marTop w:val="0"/>
          <w:marBottom w:val="0"/>
          <w:divBdr>
            <w:top w:val="none" w:sz="0" w:space="0" w:color="auto"/>
            <w:left w:val="none" w:sz="0" w:space="0" w:color="auto"/>
            <w:bottom w:val="none" w:sz="0" w:space="0" w:color="auto"/>
            <w:right w:val="none" w:sz="0" w:space="0" w:color="auto"/>
          </w:divBdr>
        </w:div>
        <w:div w:id="1439519497">
          <w:marLeft w:val="640"/>
          <w:marRight w:val="0"/>
          <w:marTop w:val="0"/>
          <w:marBottom w:val="0"/>
          <w:divBdr>
            <w:top w:val="none" w:sz="0" w:space="0" w:color="auto"/>
            <w:left w:val="none" w:sz="0" w:space="0" w:color="auto"/>
            <w:bottom w:val="none" w:sz="0" w:space="0" w:color="auto"/>
            <w:right w:val="none" w:sz="0" w:space="0" w:color="auto"/>
          </w:divBdr>
        </w:div>
        <w:div w:id="800924766">
          <w:marLeft w:val="640"/>
          <w:marRight w:val="0"/>
          <w:marTop w:val="0"/>
          <w:marBottom w:val="0"/>
          <w:divBdr>
            <w:top w:val="none" w:sz="0" w:space="0" w:color="auto"/>
            <w:left w:val="none" w:sz="0" w:space="0" w:color="auto"/>
            <w:bottom w:val="none" w:sz="0" w:space="0" w:color="auto"/>
            <w:right w:val="none" w:sz="0" w:space="0" w:color="auto"/>
          </w:divBdr>
        </w:div>
        <w:div w:id="1137453858">
          <w:marLeft w:val="640"/>
          <w:marRight w:val="0"/>
          <w:marTop w:val="0"/>
          <w:marBottom w:val="0"/>
          <w:divBdr>
            <w:top w:val="none" w:sz="0" w:space="0" w:color="auto"/>
            <w:left w:val="none" w:sz="0" w:space="0" w:color="auto"/>
            <w:bottom w:val="none" w:sz="0" w:space="0" w:color="auto"/>
            <w:right w:val="none" w:sz="0" w:space="0" w:color="auto"/>
          </w:divBdr>
        </w:div>
        <w:div w:id="301544510">
          <w:marLeft w:val="640"/>
          <w:marRight w:val="0"/>
          <w:marTop w:val="0"/>
          <w:marBottom w:val="0"/>
          <w:divBdr>
            <w:top w:val="none" w:sz="0" w:space="0" w:color="auto"/>
            <w:left w:val="none" w:sz="0" w:space="0" w:color="auto"/>
            <w:bottom w:val="none" w:sz="0" w:space="0" w:color="auto"/>
            <w:right w:val="none" w:sz="0" w:space="0" w:color="auto"/>
          </w:divBdr>
        </w:div>
        <w:div w:id="1614939535">
          <w:marLeft w:val="640"/>
          <w:marRight w:val="0"/>
          <w:marTop w:val="0"/>
          <w:marBottom w:val="0"/>
          <w:divBdr>
            <w:top w:val="none" w:sz="0" w:space="0" w:color="auto"/>
            <w:left w:val="none" w:sz="0" w:space="0" w:color="auto"/>
            <w:bottom w:val="none" w:sz="0" w:space="0" w:color="auto"/>
            <w:right w:val="none" w:sz="0" w:space="0" w:color="auto"/>
          </w:divBdr>
        </w:div>
        <w:div w:id="556863444">
          <w:marLeft w:val="640"/>
          <w:marRight w:val="0"/>
          <w:marTop w:val="0"/>
          <w:marBottom w:val="0"/>
          <w:divBdr>
            <w:top w:val="none" w:sz="0" w:space="0" w:color="auto"/>
            <w:left w:val="none" w:sz="0" w:space="0" w:color="auto"/>
            <w:bottom w:val="none" w:sz="0" w:space="0" w:color="auto"/>
            <w:right w:val="none" w:sz="0" w:space="0" w:color="auto"/>
          </w:divBdr>
        </w:div>
        <w:div w:id="764424411">
          <w:marLeft w:val="640"/>
          <w:marRight w:val="0"/>
          <w:marTop w:val="0"/>
          <w:marBottom w:val="0"/>
          <w:divBdr>
            <w:top w:val="none" w:sz="0" w:space="0" w:color="auto"/>
            <w:left w:val="none" w:sz="0" w:space="0" w:color="auto"/>
            <w:bottom w:val="none" w:sz="0" w:space="0" w:color="auto"/>
            <w:right w:val="none" w:sz="0" w:space="0" w:color="auto"/>
          </w:divBdr>
        </w:div>
        <w:div w:id="486674027">
          <w:marLeft w:val="640"/>
          <w:marRight w:val="0"/>
          <w:marTop w:val="0"/>
          <w:marBottom w:val="0"/>
          <w:divBdr>
            <w:top w:val="none" w:sz="0" w:space="0" w:color="auto"/>
            <w:left w:val="none" w:sz="0" w:space="0" w:color="auto"/>
            <w:bottom w:val="none" w:sz="0" w:space="0" w:color="auto"/>
            <w:right w:val="none" w:sz="0" w:space="0" w:color="auto"/>
          </w:divBdr>
        </w:div>
        <w:div w:id="1206065481">
          <w:marLeft w:val="640"/>
          <w:marRight w:val="0"/>
          <w:marTop w:val="0"/>
          <w:marBottom w:val="0"/>
          <w:divBdr>
            <w:top w:val="none" w:sz="0" w:space="0" w:color="auto"/>
            <w:left w:val="none" w:sz="0" w:space="0" w:color="auto"/>
            <w:bottom w:val="none" w:sz="0" w:space="0" w:color="auto"/>
            <w:right w:val="none" w:sz="0" w:space="0" w:color="auto"/>
          </w:divBdr>
        </w:div>
        <w:div w:id="293409335">
          <w:marLeft w:val="640"/>
          <w:marRight w:val="0"/>
          <w:marTop w:val="0"/>
          <w:marBottom w:val="0"/>
          <w:divBdr>
            <w:top w:val="none" w:sz="0" w:space="0" w:color="auto"/>
            <w:left w:val="none" w:sz="0" w:space="0" w:color="auto"/>
            <w:bottom w:val="none" w:sz="0" w:space="0" w:color="auto"/>
            <w:right w:val="none" w:sz="0" w:space="0" w:color="auto"/>
          </w:divBdr>
        </w:div>
        <w:div w:id="783230940">
          <w:marLeft w:val="640"/>
          <w:marRight w:val="0"/>
          <w:marTop w:val="0"/>
          <w:marBottom w:val="0"/>
          <w:divBdr>
            <w:top w:val="none" w:sz="0" w:space="0" w:color="auto"/>
            <w:left w:val="none" w:sz="0" w:space="0" w:color="auto"/>
            <w:bottom w:val="none" w:sz="0" w:space="0" w:color="auto"/>
            <w:right w:val="none" w:sz="0" w:space="0" w:color="auto"/>
          </w:divBdr>
        </w:div>
        <w:div w:id="1486430776">
          <w:marLeft w:val="640"/>
          <w:marRight w:val="0"/>
          <w:marTop w:val="0"/>
          <w:marBottom w:val="0"/>
          <w:divBdr>
            <w:top w:val="none" w:sz="0" w:space="0" w:color="auto"/>
            <w:left w:val="none" w:sz="0" w:space="0" w:color="auto"/>
            <w:bottom w:val="none" w:sz="0" w:space="0" w:color="auto"/>
            <w:right w:val="none" w:sz="0" w:space="0" w:color="auto"/>
          </w:divBdr>
        </w:div>
        <w:div w:id="23294909">
          <w:marLeft w:val="640"/>
          <w:marRight w:val="0"/>
          <w:marTop w:val="0"/>
          <w:marBottom w:val="0"/>
          <w:divBdr>
            <w:top w:val="none" w:sz="0" w:space="0" w:color="auto"/>
            <w:left w:val="none" w:sz="0" w:space="0" w:color="auto"/>
            <w:bottom w:val="none" w:sz="0" w:space="0" w:color="auto"/>
            <w:right w:val="none" w:sz="0" w:space="0" w:color="auto"/>
          </w:divBdr>
        </w:div>
        <w:div w:id="276916828">
          <w:marLeft w:val="640"/>
          <w:marRight w:val="0"/>
          <w:marTop w:val="0"/>
          <w:marBottom w:val="0"/>
          <w:divBdr>
            <w:top w:val="none" w:sz="0" w:space="0" w:color="auto"/>
            <w:left w:val="none" w:sz="0" w:space="0" w:color="auto"/>
            <w:bottom w:val="none" w:sz="0" w:space="0" w:color="auto"/>
            <w:right w:val="none" w:sz="0" w:space="0" w:color="auto"/>
          </w:divBdr>
        </w:div>
        <w:div w:id="1982613053">
          <w:marLeft w:val="640"/>
          <w:marRight w:val="0"/>
          <w:marTop w:val="0"/>
          <w:marBottom w:val="0"/>
          <w:divBdr>
            <w:top w:val="none" w:sz="0" w:space="0" w:color="auto"/>
            <w:left w:val="none" w:sz="0" w:space="0" w:color="auto"/>
            <w:bottom w:val="none" w:sz="0" w:space="0" w:color="auto"/>
            <w:right w:val="none" w:sz="0" w:space="0" w:color="auto"/>
          </w:divBdr>
        </w:div>
        <w:div w:id="1615137830">
          <w:marLeft w:val="640"/>
          <w:marRight w:val="0"/>
          <w:marTop w:val="0"/>
          <w:marBottom w:val="0"/>
          <w:divBdr>
            <w:top w:val="none" w:sz="0" w:space="0" w:color="auto"/>
            <w:left w:val="none" w:sz="0" w:space="0" w:color="auto"/>
            <w:bottom w:val="none" w:sz="0" w:space="0" w:color="auto"/>
            <w:right w:val="none" w:sz="0" w:space="0" w:color="auto"/>
          </w:divBdr>
        </w:div>
        <w:div w:id="1638337484">
          <w:marLeft w:val="640"/>
          <w:marRight w:val="0"/>
          <w:marTop w:val="0"/>
          <w:marBottom w:val="0"/>
          <w:divBdr>
            <w:top w:val="none" w:sz="0" w:space="0" w:color="auto"/>
            <w:left w:val="none" w:sz="0" w:space="0" w:color="auto"/>
            <w:bottom w:val="none" w:sz="0" w:space="0" w:color="auto"/>
            <w:right w:val="none" w:sz="0" w:space="0" w:color="auto"/>
          </w:divBdr>
        </w:div>
        <w:div w:id="267812643">
          <w:marLeft w:val="640"/>
          <w:marRight w:val="0"/>
          <w:marTop w:val="0"/>
          <w:marBottom w:val="0"/>
          <w:divBdr>
            <w:top w:val="none" w:sz="0" w:space="0" w:color="auto"/>
            <w:left w:val="none" w:sz="0" w:space="0" w:color="auto"/>
            <w:bottom w:val="none" w:sz="0" w:space="0" w:color="auto"/>
            <w:right w:val="none" w:sz="0" w:space="0" w:color="auto"/>
          </w:divBdr>
        </w:div>
        <w:div w:id="1692949013">
          <w:marLeft w:val="640"/>
          <w:marRight w:val="0"/>
          <w:marTop w:val="0"/>
          <w:marBottom w:val="0"/>
          <w:divBdr>
            <w:top w:val="none" w:sz="0" w:space="0" w:color="auto"/>
            <w:left w:val="none" w:sz="0" w:space="0" w:color="auto"/>
            <w:bottom w:val="none" w:sz="0" w:space="0" w:color="auto"/>
            <w:right w:val="none" w:sz="0" w:space="0" w:color="auto"/>
          </w:divBdr>
        </w:div>
        <w:div w:id="281157446">
          <w:marLeft w:val="640"/>
          <w:marRight w:val="0"/>
          <w:marTop w:val="0"/>
          <w:marBottom w:val="0"/>
          <w:divBdr>
            <w:top w:val="none" w:sz="0" w:space="0" w:color="auto"/>
            <w:left w:val="none" w:sz="0" w:space="0" w:color="auto"/>
            <w:bottom w:val="none" w:sz="0" w:space="0" w:color="auto"/>
            <w:right w:val="none" w:sz="0" w:space="0" w:color="auto"/>
          </w:divBdr>
        </w:div>
        <w:div w:id="1023433354">
          <w:marLeft w:val="640"/>
          <w:marRight w:val="0"/>
          <w:marTop w:val="0"/>
          <w:marBottom w:val="0"/>
          <w:divBdr>
            <w:top w:val="none" w:sz="0" w:space="0" w:color="auto"/>
            <w:left w:val="none" w:sz="0" w:space="0" w:color="auto"/>
            <w:bottom w:val="none" w:sz="0" w:space="0" w:color="auto"/>
            <w:right w:val="none" w:sz="0" w:space="0" w:color="auto"/>
          </w:divBdr>
        </w:div>
        <w:div w:id="847065535">
          <w:marLeft w:val="640"/>
          <w:marRight w:val="0"/>
          <w:marTop w:val="0"/>
          <w:marBottom w:val="0"/>
          <w:divBdr>
            <w:top w:val="none" w:sz="0" w:space="0" w:color="auto"/>
            <w:left w:val="none" w:sz="0" w:space="0" w:color="auto"/>
            <w:bottom w:val="none" w:sz="0" w:space="0" w:color="auto"/>
            <w:right w:val="none" w:sz="0" w:space="0" w:color="auto"/>
          </w:divBdr>
        </w:div>
        <w:div w:id="174614304">
          <w:marLeft w:val="640"/>
          <w:marRight w:val="0"/>
          <w:marTop w:val="0"/>
          <w:marBottom w:val="0"/>
          <w:divBdr>
            <w:top w:val="none" w:sz="0" w:space="0" w:color="auto"/>
            <w:left w:val="none" w:sz="0" w:space="0" w:color="auto"/>
            <w:bottom w:val="none" w:sz="0" w:space="0" w:color="auto"/>
            <w:right w:val="none" w:sz="0" w:space="0" w:color="auto"/>
          </w:divBdr>
        </w:div>
        <w:div w:id="1541549385">
          <w:marLeft w:val="640"/>
          <w:marRight w:val="0"/>
          <w:marTop w:val="0"/>
          <w:marBottom w:val="0"/>
          <w:divBdr>
            <w:top w:val="none" w:sz="0" w:space="0" w:color="auto"/>
            <w:left w:val="none" w:sz="0" w:space="0" w:color="auto"/>
            <w:bottom w:val="none" w:sz="0" w:space="0" w:color="auto"/>
            <w:right w:val="none" w:sz="0" w:space="0" w:color="auto"/>
          </w:divBdr>
        </w:div>
      </w:divsChild>
    </w:div>
    <w:div w:id="409353126">
      <w:marLeft w:val="0"/>
      <w:marRight w:val="0"/>
      <w:marTop w:val="0"/>
      <w:marBottom w:val="0"/>
      <w:divBdr>
        <w:top w:val="none" w:sz="0" w:space="0" w:color="auto"/>
        <w:left w:val="none" w:sz="0" w:space="0" w:color="auto"/>
        <w:bottom w:val="none" w:sz="0" w:space="0" w:color="auto"/>
        <w:right w:val="none" w:sz="0" w:space="0" w:color="auto"/>
      </w:divBdr>
    </w:div>
    <w:div w:id="409692744">
      <w:bodyDiv w:val="1"/>
      <w:marLeft w:val="0"/>
      <w:marRight w:val="0"/>
      <w:marTop w:val="0"/>
      <w:marBottom w:val="0"/>
      <w:divBdr>
        <w:top w:val="none" w:sz="0" w:space="0" w:color="auto"/>
        <w:left w:val="none" w:sz="0" w:space="0" w:color="auto"/>
        <w:bottom w:val="none" w:sz="0" w:space="0" w:color="auto"/>
        <w:right w:val="none" w:sz="0" w:space="0" w:color="auto"/>
      </w:divBdr>
      <w:divsChild>
        <w:div w:id="736971760">
          <w:marLeft w:val="640"/>
          <w:marRight w:val="0"/>
          <w:marTop w:val="0"/>
          <w:marBottom w:val="0"/>
          <w:divBdr>
            <w:top w:val="none" w:sz="0" w:space="0" w:color="auto"/>
            <w:left w:val="none" w:sz="0" w:space="0" w:color="auto"/>
            <w:bottom w:val="none" w:sz="0" w:space="0" w:color="auto"/>
            <w:right w:val="none" w:sz="0" w:space="0" w:color="auto"/>
          </w:divBdr>
        </w:div>
        <w:div w:id="1685748163">
          <w:marLeft w:val="640"/>
          <w:marRight w:val="0"/>
          <w:marTop w:val="0"/>
          <w:marBottom w:val="0"/>
          <w:divBdr>
            <w:top w:val="none" w:sz="0" w:space="0" w:color="auto"/>
            <w:left w:val="none" w:sz="0" w:space="0" w:color="auto"/>
            <w:bottom w:val="none" w:sz="0" w:space="0" w:color="auto"/>
            <w:right w:val="none" w:sz="0" w:space="0" w:color="auto"/>
          </w:divBdr>
        </w:div>
        <w:div w:id="543100633">
          <w:marLeft w:val="640"/>
          <w:marRight w:val="0"/>
          <w:marTop w:val="0"/>
          <w:marBottom w:val="0"/>
          <w:divBdr>
            <w:top w:val="none" w:sz="0" w:space="0" w:color="auto"/>
            <w:left w:val="none" w:sz="0" w:space="0" w:color="auto"/>
            <w:bottom w:val="none" w:sz="0" w:space="0" w:color="auto"/>
            <w:right w:val="none" w:sz="0" w:space="0" w:color="auto"/>
          </w:divBdr>
        </w:div>
        <w:div w:id="1273514291">
          <w:marLeft w:val="640"/>
          <w:marRight w:val="0"/>
          <w:marTop w:val="0"/>
          <w:marBottom w:val="0"/>
          <w:divBdr>
            <w:top w:val="none" w:sz="0" w:space="0" w:color="auto"/>
            <w:left w:val="none" w:sz="0" w:space="0" w:color="auto"/>
            <w:bottom w:val="none" w:sz="0" w:space="0" w:color="auto"/>
            <w:right w:val="none" w:sz="0" w:space="0" w:color="auto"/>
          </w:divBdr>
        </w:div>
        <w:div w:id="286276616">
          <w:marLeft w:val="640"/>
          <w:marRight w:val="0"/>
          <w:marTop w:val="0"/>
          <w:marBottom w:val="0"/>
          <w:divBdr>
            <w:top w:val="none" w:sz="0" w:space="0" w:color="auto"/>
            <w:left w:val="none" w:sz="0" w:space="0" w:color="auto"/>
            <w:bottom w:val="none" w:sz="0" w:space="0" w:color="auto"/>
            <w:right w:val="none" w:sz="0" w:space="0" w:color="auto"/>
          </w:divBdr>
        </w:div>
        <w:div w:id="426535568">
          <w:marLeft w:val="640"/>
          <w:marRight w:val="0"/>
          <w:marTop w:val="0"/>
          <w:marBottom w:val="0"/>
          <w:divBdr>
            <w:top w:val="none" w:sz="0" w:space="0" w:color="auto"/>
            <w:left w:val="none" w:sz="0" w:space="0" w:color="auto"/>
            <w:bottom w:val="none" w:sz="0" w:space="0" w:color="auto"/>
            <w:right w:val="none" w:sz="0" w:space="0" w:color="auto"/>
          </w:divBdr>
        </w:div>
        <w:div w:id="1886328687">
          <w:marLeft w:val="640"/>
          <w:marRight w:val="0"/>
          <w:marTop w:val="0"/>
          <w:marBottom w:val="0"/>
          <w:divBdr>
            <w:top w:val="none" w:sz="0" w:space="0" w:color="auto"/>
            <w:left w:val="none" w:sz="0" w:space="0" w:color="auto"/>
            <w:bottom w:val="none" w:sz="0" w:space="0" w:color="auto"/>
            <w:right w:val="none" w:sz="0" w:space="0" w:color="auto"/>
          </w:divBdr>
        </w:div>
        <w:div w:id="1040277539">
          <w:marLeft w:val="640"/>
          <w:marRight w:val="0"/>
          <w:marTop w:val="0"/>
          <w:marBottom w:val="0"/>
          <w:divBdr>
            <w:top w:val="none" w:sz="0" w:space="0" w:color="auto"/>
            <w:left w:val="none" w:sz="0" w:space="0" w:color="auto"/>
            <w:bottom w:val="none" w:sz="0" w:space="0" w:color="auto"/>
            <w:right w:val="none" w:sz="0" w:space="0" w:color="auto"/>
          </w:divBdr>
        </w:div>
        <w:div w:id="317266152">
          <w:marLeft w:val="640"/>
          <w:marRight w:val="0"/>
          <w:marTop w:val="0"/>
          <w:marBottom w:val="0"/>
          <w:divBdr>
            <w:top w:val="none" w:sz="0" w:space="0" w:color="auto"/>
            <w:left w:val="none" w:sz="0" w:space="0" w:color="auto"/>
            <w:bottom w:val="none" w:sz="0" w:space="0" w:color="auto"/>
            <w:right w:val="none" w:sz="0" w:space="0" w:color="auto"/>
          </w:divBdr>
        </w:div>
        <w:div w:id="823161566">
          <w:marLeft w:val="640"/>
          <w:marRight w:val="0"/>
          <w:marTop w:val="0"/>
          <w:marBottom w:val="0"/>
          <w:divBdr>
            <w:top w:val="none" w:sz="0" w:space="0" w:color="auto"/>
            <w:left w:val="none" w:sz="0" w:space="0" w:color="auto"/>
            <w:bottom w:val="none" w:sz="0" w:space="0" w:color="auto"/>
            <w:right w:val="none" w:sz="0" w:space="0" w:color="auto"/>
          </w:divBdr>
        </w:div>
        <w:div w:id="1056275102">
          <w:marLeft w:val="640"/>
          <w:marRight w:val="0"/>
          <w:marTop w:val="0"/>
          <w:marBottom w:val="0"/>
          <w:divBdr>
            <w:top w:val="none" w:sz="0" w:space="0" w:color="auto"/>
            <w:left w:val="none" w:sz="0" w:space="0" w:color="auto"/>
            <w:bottom w:val="none" w:sz="0" w:space="0" w:color="auto"/>
            <w:right w:val="none" w:sz="0" w:space="0" w:color="auto"/>
          </w:divBdr>
        </w:div>
        <w:div w:id="520975520">
          <w:marLeft w:val="640"/>
          <w:marRight w:val="0"/>
          <w:marTop w:val="0"/>
          <w:marBottom w:val="0"/>
          <w:divBdr>
            <w:top w:val="none" w:sz="0" w:space="0" w:color="auto"/>
            <w:left w:val="none" w:sz="0" w:space="0" w:color="auto"/>
            <w:bottom w:val="none" w:sz="0" w:space="0" w:color="auto"/>
            <w:right w:val="none" w:sz="0" w:space="0" w:color="auto"/>
          </w:divBdr>
        </w:div>
        <w:div w:id="278882710">
          <w:marLeft w:val="640"/>
          <w:marRight w:val="0"/>
          <w:marTop w:val="0"/>
          <w:marBottom w:val="0"/>
          <w:divBdr>
            <w:top w:val="none" w:sz="0" w:space="0" w:color="auto"/>
            <w:left w:val="none" w:sz="0" w:space="0" w:color="auto"/>
            <w:bottom w:val="none" w:sz="0" w:space="0" w:color="auto"/>
            <w:right w:val="none" w:sz="0" w:space="0" w:color="auto"/>
          </w:divBdr>
        </w:div>
        <w:div w:id="734813907">
          <w:marLeft w:val="640"/>
          <w:marRight w:val="0"/>
          <w:marTop w:val="0"/>
          <w:marBottom w:val="0"/>
          <w:divBdr>
            <w:top w:val="none" w:sz="0" w:space="0" w:color="auto"/>
            <w:left w:val="none" w:sz="0" w:space="0" w:color="auto"/>
            <w:bottom w:val="none" w:sz="0" w:space="0" w:color="auto"/>
            <w:right w:val="none" w:sz="0" w:space="0" w:color="auto"/>
          </w:divBdr>
        </w:div>
        <w:div w:id="1228803130">
          <w:marLeft w:val="640"/>
          <w:marRight w:val="0"/>
          <w:marTop w:val="0"/>
          <w:marBottom w:val="0"/>
          <w:divBdr>
            <w:top w:val="none" w:sz="0" w:space="0" w:color="auto"/>
            <w:left w:val="none" w:sz="0" w:space="0" w:color="auto"/>
            <w:bottom w:val="none" w:sz="0" w:space="0" w:color="auto"/>
            <w:right w:val="none" w:sz="0" w:space="0" w:color="auto"/>
          </w:divBdr>
        </w:div>
        <w:div w:id="1373381408">
          <w:marLeft w:val="640"/>
          <w:marRight w:val="0"/>
          <w:marTop w:val="0"/>
          <w:marBottom w:val="0"/>
          <w:divBdr>
            <w:top w:val="none" w:sz="0" w:space="0" w:color="auto"/>
            <w:left w:val="none" w:sz="0" w:space="0" w:color="auto"/>
            <w:bottom w:val="none" w:sz="0" w:space="0" w:color="auto"/>
            <w:right w:val="none" w:sz="0" w:space="0" w:color="auto"/>
          </w:divBdr>
        </w:div>
        <w:div w:id="2065713263">
          <w:marLeft w:val="640"/>
          <w:marRight w:val="0"/>
          <w:marTop w:val="0"/>
          <w:marBottom w:val="0"/>
          <w:divBdr>
            <w:top w:val="none" w:sz="0" w:space="0" w:color="auto"/>
            <w:left w:val="none" w:sz="0" w:space="0" w:color="auto"/>
            <w:bottom w:val="none" w:sz="0" w:space="0" w:color="auto"/>
            <w:right w:val="none" w:sz="0" w:space="0" w:color="auto"/>
          </w:divBdr>
        </w:div>
        <w:div w:id="1890146217">
          <w:marLeft w:val="640"/>
          <w:marRight w:val="0"/>
          <w:marTop w:val="0"/>
          <w:marBottom w:val="0"/>
          <w:divBdr>
            <w:top w:val="none" w:sz="0" w:space="0" w:color="auto"/>
            <w:left w:val="none" w:sz="0" w:space="0" w:color="auto"/>
            <w:bottom w:val="none" w:sz="0" w:space="0" w:color="auto"/>
            <w:right w:val="none" w:sz="0" w:space="0" w:color="auto"/>
          </w:divBdr>
        </w:div>
        <w:div w:id="982394455">
          <w:marLeft w:val="640"/>
          <w:marRight w:val="0"/>
          <w:marTop w:val="0"/>
          <w:marBottom w:val="0"/>
          <w:divBdr>
            <w:top w:val="none" w:sz="0" w:space="0" w:color="auto"/>
            <w:left w:val="none" w:sz="0" w:space="0" w:color="auto"/>
            <w:bottom w:val="none" w:sz="0" w:space="0" w:color="auto"/>
            <w:right w:val="none" w:sz="0" w:space="0" w:color="auto"/>
          </w:divBdr>
        </w:div>
        <w:div w:id="310017851">
          <w:marLeft w:val="640"/>
          <w:marRight w:val="0"/>
          <w:marTop w:val="0"/>
          <w:marBottom w:val="0"/>
          <w:divBdr>
            <w:top w:val="none" w:sz="0" w:space="0" w:color="auto"/>
            <w:left w:val="none" w:sz="0" w:space="0" w:color="auto"/>
            <w:bottom w:val="none" w:sz="0" w:space="0" w:color="auto"/>
            <w:right w:val="none" w:sz="0" w:space="0" w:color="auto"/>
          </w:divBdr>
        </w:div>
        <w:div w:id="1296907163">
          <w:marLeft w:val="640"/>
          <w:marRight w:val="0"/>
          <w:marTop w:val="0"/>
          <w:marBottom w:val="0"/>
          <w:divBdr>
            <w:top w:val="none" w:sz="0" w:space="0" w:color="auto"/>
            <w:left w:val="none" w:sz="0" w:space="0" w:color="auto"/>
            <w:bottom w:val="none" w:sz="0" w:space="0" w:color="auto"/>
            <w:right w:val="none" w:sz="0" w:space="0" w:color="auto"/>
          </w:divBdr>
        </w:div>
        <w:div w:id="1373529526">
          <w:marLeft w:val="640"/>
          <w:marRight w:val="0"/>
          <w:marTop w:val="0"/>
          <w:marBottom w:val="0"/>
          <w:divBdr>
            <w:top w:val="none" w:sz="0" w:space="0" w:color="auto"/>
            <w:left w:val="none" w:sz="0" w:space="0" w:color="auto"/>
            <w:bottom w:val="none" w:sz="0" w:space="0" w:color="auto"/>
            <w:right w:val="none" w:sz="0" w:space="0" w:color="auto"/>
          </w:divBdr>
        </w:div>
        <w:div w:id="1703705782">
          <w:marLeft w:val="640"/>
          <w:marRight w:val="0"/>
          <w:marTop w:val="0"/>
          <w:marBottom w:val="0"/>
          <w:divBdr>
            <w:top w:val="none" w:sz="0" w:space="0" w:color="auto"/>
            <w:left w:val="none" w:sz="0" w:space="0" w:color="auto"/>
            <w:bottom w:val="none" w:sz="0" w:space="0" w:color="auto"/>
            <w:right w:val="none" w:sz="0" w:space="0" w:color="auto"/>
          </w:divBdr>
        </w:div>
        <w:div w:id="1616863812">
          <w:marLeft w:val="640"/>
          <w:marRight w:val="0"/>
          <w:marTop w:val="0"/>
          <w:marBottom w:val="0"/>
          <w:divBdr>
            <w:top w:val="none" w:sz="0" w:space="0" w:color="auto"/>
            <w:left w:val="none" w:sz="0" w:space="0" w:color="auto"/>
            <w:bottom w:val="none" w:sz="0" w:space="0" w:color="auto"/>
            <w:right w:val="none" w:sz="0" w:space="0" w:color="auto"/>
          </w:divBdr>
        </w:div>
        <w:div w:id="378869409">
          <w:marLeft w:val="640"/>
          <w:marRight w:val="0"/>
          <w:marTop w:val="0"/>
          <w:marBottom w:val="0"/>
          <w:divBdr>
            <w:top w:val="none" w:sz="0" w:space="0" w:color="auto"/>
            <w:left w:val="none" w:sz="0" w:space="0" w:color="auto"/>
            <w:bottom w:val="none" w:sz="0" w:space="0" w:color="auto"/>
            <w:right w:val="none" w:sz="0" w:space="0" w:color="auto"/>
          </w:divBdr>
        </w:div>
        <w:div w:id="1157116059">
          <w:marLeft w:val="640"/>
          <w:marRight w:val="0"/>
          <w:marTop w:val="0"/>
          <w:marBottom w:val="0"/>
          <w:divBdr>
            <w:top w:val="none" w:sz="0" w:space="0" w:color="auto"/>
            <w:left w:val="none" w:sz="0" w:space="0" w:color="auto"/>
            <w:bottom w:val="none" w:sz="0" w:space="0" w:color="auto"/>
            <w:right w:val="none" w:sz="0" w:space="0" w:color="auto"/>
          </w:divBdr>
        </w:div>
        <w:div w:id="309142148">
          <w:marLeft w:val="640"/>
          <w:marRight w:val="0"/>
          <w:marTop w:val="0"/>
          <w:marBottom w:val="0"/>
          <w:divBdr>
            <w:top w:val="none" w:sz="0" w:space="0" w:color="auto"/>
            <w:left w:val="none" w:sz="0" w:space="0" w:color="auto"/>
            <w:bottom w:val="none" w:sz="0" w:space="0" w:color="auto"/>
            <w:right w:val="none" w:sz="0" w:space="0" w:color="auto"/>
          </w:divBdr>
        </w:div>
        <w:div w:id="1279530380">
          <w:marLeft w:val="640"/>
          <w:marRight w:val="0"/>
          <w:marTop w:val="0"/>
          <w:marBottom w:val="0"/>
          <w:divBdr>
            <w:top w:val="none" w:sz="0" w:space="0" w:color="auto"/>
            <w:left w:val="none" w:sz="0" w:space="0" w:color="auto"/>
            <w:bottom w:val="none" w:sz="0" w:space="0" w:color="auto"/>
            <w:right w:val="none" w:sz="0" w:space="0" w:color="auto"/>
          </w:divBdr>
        </w:div>
        <w:div w:id="2018192917">
          <w:marLeft w:val="640"/>
          <w:marRight w:val="0"/>
          <w:marTop w:val="0"/>
          <w:marBottom w:val="0"/>
          <w:divBdr>
            <w:top w:val="none" w:sz="0" w:space="0" w:color="auto"/>
            <w:left w:val="none" w:sz="0" w:space="0" w:color="auto"/>
            <w:bottom w:val="none" w:sz="0" w:space="0" w:color="auto"/>
            <w:right w:val="none" w:sz="0" w:space="0" w:color="auto"/>
          </w:divBdr>
        </w:div>
        <w:div w:id="991179368">
          <w:marLeft w:val="640"/>
          <w:marRight w:val="0"/>
          <w:marTop w:val="0"/>
          <w:marBottom w:val="0"/>
          <w:divBdr>
            <w:top w:val="none" w:sz="0" w:space="0" w:color="auto"/>
            <w:left w:val="none" w:sz="0" w:space="0" w:color="auto"/>
            <w:bottom w:val="none" w:sz="0" w:space="0" w:color="auto"/>
            <w:right w:val="none" w:sz="0" w:space="0" w:color="auto"/>
          </w:divBdr>
        </w:div>
        <w:div w:id="435750989">
          <w:marLeft w:val="640"/>
          <w:marRight w:val="0"/>
          <w:marTop w:val="0"/>
          <w:marBottom w:val="0"/>
          <w:divBdr>
            <w:top w:val="none" w:sz="0" w:space="0" w:color="auto"/>
            <w:left w:val="none" w:sz="0" w:space="0" w:color="auto"/>
            <w:bottom w:val="none" w:sz="0" w:space="0" w:color="auto"/>
            <w:right w:val="none" w:sz="0" w:space="0" w:color="auto"/>
          </w:divBdr>
        </w:div>
        <w:div w:id="1128011794">
          <w:marLeft w:val="640"/>
          <w:marRight w:val="0"/>
          <w:marTop w:val="0"/>
          <w:marBottom w:val="0"/>
          <w:divBdr>
            <w:top w:val="none" w:sz="0" w:space="0" w:color="auto"/>
            <w:left w:val="none" w:sz="0" w:space="0" w:color="auto"/>
            <w:bottom w:val="none" w:sz="0" w:space="0" w:color="auto"/>
            <w:right w:val="none" w:sz="0" w:space="0" w:color="auto"/>
          </w:divBdr>
        </w:div>
        <w:div w:id="466045583">
          <w:marLeft w:val="640"/>
          <w:marRight w:val="0"/>
          <w:marTop w:val="0"/>
          <w:marBottom w:val="0"/>
          <w:divBdr>
            <w:top w:val="none" w:sz="0" w:space="0" w:color="auto"/>
            <w:left w:val="none" w:sz="0" w:space="0" w:color="auto"/>
            <w:bottom w:val="none" w:sz="0" w:space="0" w:color="auto"/>
            <w:right w:val="none" w:sz="0" w:space="0" w:color="auto"/>
          </w:divBdr>
        </w:div>
        <w:div w:id="744493050">
          <w:marLeft w:val="640"/>
          <w:marRight w:val="0"/>
          <w:marTop w:val="0"/>
          <w:marBottom w:val="0"/>
          <w:divBdr>
            <w:top w:val="none" w:sz="0" w:space="0" w:color="auto"/>
            <w:left w:val="none" w:sz="0" w:space="0" w:color="auto"/>
            <w:bottom w:val="none" w:sz="0" w:space="0" w:color="auto"/>
            <w:right w:val="none" w:sz="0" w:space="0" w:color="auto"/>
          </w:divBdr>
        </w:div>
        <w:div w:id="427623342">
          <w:marLeft w:val="640"/>
          <w:marRight w:val="0"/>
          <w:marTop w:val="0"/>
          <w:marBottom w:val="0"/>
          <w:divBdr>
            <w:top w:val="none" w:sz="0" w:space="0" w:color="auto"/>
            <w:left w:val="none" w:sz="0" w:space="0" w:color="auto"/>
            <w:bottom w:val="none" w:sz="0" w:space="0" w:color="auto"/>
            <w:right w:val="none" w:sz="0" w:space="0" w:color="auto"/>
          </w:divBdr>
        </w:div>
        <w:div w:id="8265995">
          <w:marLeft w:val="640"/>
          <w:marRight w:val="0"/>
          <w:marTop w:val="0"/>
          <w:marBottom w:val="0"/>
          <w:divBdr>
            <w:top w:val="none" w:sz="0" w:space="0" w:color="auto"/>
            <w:left w:val="none" w:sz="0" w:space="0" w:color="auto"/>
            <w:bottom w:val="none" w:sz="0" w:space="0" w:color="auto"/>
            <w:right w:val="none" w:sz="0" w:space="0" w:color="auto"/>
          </w:divBdr>
        </w:div>
        <w:div w:id="1808280204">
          <w:marLeft w:val="640"/>
          <w:marRight w:val="0"/>
          <w:marTop w:val="0"/>
          <w:marBottom w:val="0"/>
          <w:divBdr>
            <w:top w:val="none" w:sz="0" w:space="0" w:color="auto"/>
            <w:left w:val="none" w:sz="0" w:space="0" w:color="auto"/>
            <w:bottom w:val="none" w:sz="0" w:space="0" w:color="auto"/>
            <w:right w:val="none" w:sz="0" w:space="0" w:color="auto"/>
          </w:divBdr>
        </w:div>
        <w:div w:id="2123070567">
          <w:marLeft w:val="640"/>
          <w:marRight w:val="0"/>
          <w:marTop w:val="0"/>
          <w:marBottom w:val="0"/>
          <w:divBdr>
            <w:top w:val="none" w:sz="0" w:space="0" w:color="auto"/>
            <w:left w:val="none" w:sz="0" w:space="0" w:color="auto"/>
            <w:bottom w:val="none" w:sz="0" w:space="0" w:color="auto"/>
            <w:right w:val="none" w:sz="0" w:space="0" w:color="auto"/>
          </w:divBdr>
        </w:div>
        <w:div w:id="258758014">
          <w:marLeft w:val="640"/>
          <w:marRight w:val="0"/>
          <w:marTop w:val="0"/>
          <w:marBottom w:val="0"/>
          <w:divBdr>
            <w:top w:val="none" w:sz="0" w:space="0" w:color="auto"/>
            <w:left w:val="none" w:sz="0" w:space="0" w:color="auto"/>
            <w:bottom w:val="none" w:sz="0" w:space="0" w:color="auto"/>
            <w:right w:val="none" w:sz="0" w:space="0" w:color="auto"/>
          </w:divBdr>
        </w:div>
        <w:div w:id="2143576326">
          <w:marLeft w:val="640"/>
          <w:marRight w:val="0"/>
          <w:marTop w:val="0"/>
          <w:marBottom w:val="0"/>
          <w:divBdr>
            <w:top w:val="none" w:sz="0" w:space="0" w:color="auto"/>
            <w:left w:val="none" w:sz="0" w:space="0" w:color="auto"/>
            <w:bottom w:val="none" w:sz="0" w:space="0" w:color="auto"/>
            <w:right w:val="none" w:sz="0" w:space="0" w:color="auto"/>
          </w:divBdr>
        </w:div>
        <w:div w:id="1750809635">
          <w:marLeft w:val="640"/>
          <w:marRight w:val="0"/>
          <w:marTop w:val="0"/>
          <w:marBottom w:val="0"/>
          <w:divBdr>
            <w:top w:val="none" w:sz="0" w:space="0" w:color="auto"/>
            <w:left w:val="none" w:sz="0" w:space="0" w:color="auto"/>
            <w:bottom w:val="none" w:sz="0" w:space="0" w:color="auto"/>
            <w:right w:val="none" w:sz="0" w:space="0" w:color="auto"/>
          </w:divBdr>
        </w:div>
        <w:div w:id="354884564">
          <w:marLeft w:val="640"/>
          <w:marRight w:val="0"/>
          <w:marTop w:val="0"/>
          <w:marBottom w:val="0"/>
          <w:divBdr>
            <w:top w:val="none" w:sz="0" w:space="0" w:color="auto"/>
            <w:left w:val="none" w:sz="0" w:space="0" w:color="auto"/>
            <w:bottom w:val="none" w:sz="0" w:space="0" w:color="auto"/>
            <w:right w:val="none" w:sz="0" w:space="0" w:color="auto"/>
          </w:divBdr>
        </w:div>
        <w:div w:id="2031055891">
          <w:marLeft w:val="640"/>
          <w:marRight w:val="0"/>
          <w:marTop w:val="0"/>
          <w:marBottom w:val="0"/>
          <w:divBdr>
            <w:top w:val="none" w:sz="0" w:space="0" w:color="auto"/>
            <w:left w:val="none" w:sz="0" w:space="0" w:color="auto"/>
            <w:bottom w:val="none" w:sz="0" w:space="0" w:color="auto"/>
            <w:right w:val="none" w:sz="0" w:space="0" w:color="auto"/>
          </w:divBdr>
        </w:div>
        <w:div w:id="1749961627">
          <w:marLeft w:val="640"/>
          <w:marRight w:val="0"/>
          <w:marTop w:val="0"/>
          <w:marBottom w:val="0"/>
          <w:divBdr>
            <w:top w:val="none" w:sz="0" w:space="0" w:color="auto"/>
            <w:left w:val="none" w:sz="0" w:space="0" w:color="auto"/>
            <w:bottom w:val="none" w:sz="0" w:space="0" w:color="auto"/>
            <w:right w:val="none" w:sz="0" w:space="0" w:color="auto"/>
          </w:divBdr>
        </w:div>
        <w:div w:id="2058119174">
          <w:marLeft w:val="640"/>
          <w:marRight w:val="0"/>
          <w:marTop w:val="0"/>
          <w:marBottom w:val="0"/>
          <w:divBdr>
            <w:top w:val="none" w:sz="0" w:space="0" w:color="auto"/>
            <w:left w:val="none" w:sz="0" w:space="0" w:color="auto"/>
            <w:bottom w:val="none" w:sz="0" w:space="0" w:color="auto"/>
            <w:right w:val="none" w:sz="0" w:space="0" w:color="auto"/>
          </w:divBdr>
        </w:div>
        <w:div w:id="1758162981">
          <w:marLeft w:val="640"/>
          <w:marRight w:val="0"/>
          <w:marTop w:val="0"/>
          <w:marBottom w:val="0"/>
          <w:divBdr>
            <w:top w:val="none" w:sz="0" w:space="0" w:color="auto"/>
            <w:left w:val="none" w:sz="0" w:space="0" w:color="auto"/>
            <w:bottom w:val="none" w:sz="0" w:space="0" w:color="auto"/>
            <w:right w:val="none" w:sz="0" w:space="0" w:color="auto"/>
          </w:divBdr>
        </w:div>
        <w:div w:id="878931596">
          <w:marLeft w:val="640"/>
          <w:marRight w:val="0"/>
          <w:marTop w:val="0"/>
          <w:marBottom w:val="0"/>
          <w:divBdr>
            <w:top w:val="none" w:sz="0" w:space="0" w:color="auto"/>
            <w:left w:val="none" w:sz="0" w:space="0" w:color="auto"/>
            <w:bottom w:val="none" w:sz="0" w:space="0" w:color="auto"/>
            <w:right w:val="none" w:sz="0" w:space="0" w:color="auto"/>
          </w:divBdr>
        </w:div>
        <w:div w:id="1746688407">
          <w:marLeft w:val="640"/>
          <w:marRight w:val="0"/>
          <w:marTop w:val="0"/>
          <w:marBottom w:val="0"/>
          <w:divBdr>
            <w:top w:val="none" w:sz="0" w:space="0" w:color="auto"/>
            <w:left w:val="none" w:sz="0" w:space="0" w:color="auto"/>
            <w:bottom w:val="none" w:sz="0" w:space="0" w:color="auto"/>
            <w:right w:val="none" w:sz="0" w:space="0" w:color="auto"/>
          </w:divBdr>
        </w:div>
        <w:div w:id="898826543">
          <w:marLeft w:val="640"/>
          <w:marRight w:val="0"/>
          <w:marTop w:val="0"/>
          <w:marBottom w:val="0"/>
          <w:divBdr>
            <w:top w:val="none" w:sz="0" w:space="0" w:color="auto"/>
            <w:left w:val="none" w:sz="0" w:space="0" w:color="auto"/>
            <w:bottom w:val="none" w:sz="0" w:space="0" w:color="auto"/>
            <w:right w:val="none" w:sz="0" w:space="0" w:color="auto"/>
          </w:divBdr>
        </w:div>
        <w:div w:id="1065109718">
          <w:marLeft w:val="640"/>
          <w:marRight w:val="0"/>
          <w:marTop w:val="0"/>
          <w:marBottom w:val="0"/>
          <w:divBdr>
            <w:top w:val="none" w:sz="0" w:space="0" w:color="auto"/>
            <w:left w:val="none" w:sz="0" w:space="0" w:color="auto"/>
            <w:bottom w:val="none" w:sz="0" w:space="0" w:color="auto"/>
            <w:right w:val="none" w:sz="0" w:space="0" w:color="auto"/>
          </w:divBdr>
        </w:div>
        <w:div w:id="691876430">
          <w:marLeft w:val="640"/>
          <w:marRight w:val="0"/>
          <w:marTop w:val="0"/>
          <w:marBottom w:val="0"/>
          <w:divBdr>
            <w:top w:val="none" w:sz="0" w:space="0" w:color="auto"/>
            <w:left w:val="none" w:sz="0" w:space="0" w:color="auto"/>
            <w:bottom w:val="none" w:sz="0" w:space="0" w:color="auto"/>
            <w:right w:val="none" w:sz="0" w:space="0" w:color="auto"/>
          </w:divBdr>
        </w:div>
      </w:divsChild>
    </w:div>
    <w:div w:id="410586715">
      <w:bodyDiv w:val="1"/>
      <w:marLeft w:val="0"/>
      <w:marRight w:val="0"/>
      <w:marTop w:val="0"/>
      <w:marBottom w:val="0"/>
      <w:divBdr>
        <w:top w:val="none" w:sz="0" w:space="0" w:color="auto"/>
        <w:left w:val="none" w:sz="0" w:space="0" w:color="auto"/>
        <w:bottom w:val="none" w:sz="0" w:space="0" w:color="auto"/>
        <w:right w:val="none" w:sz="0" w:space="0" w:color="auto"/>
      </w:divBdr>
      <w:divsChild>
        <w:div w:id="777140711">
          <w:marLeft w:val="640"/>
          <w:marRight w:val="0"/>
          <w:marTop w:val="0"/>
          <w:marBottom w:val="0"/>
          <w:divBdr>
            <w:top w:val="none" w:sz="0" w:space="0" w:color="auto"/>
            <w:left w:val="none" w:sz="0" w:space="0" w:color="auto"/>
            <w:bottom w:val="none" w:sz="0" w:space="0" w:color="auto"/>
            <w:right w:val="none" w:sz="0" w:space="0" w:color="auto"/>
          </w:divBdr>
        </w:div>
        <w:div w:id="2104952119">
          <w:marLeft w:val="640"/>
          <w:marRight w:val="0"/>
          <w:marTop w:val="0"/>
          <w:marBottom w:val="0"/>
          <w:divBdr>
            <w:top w:val="none" w:sz="0" w:space="0" w:color="auto"/>
            <w:left w:val="none" w:sz="0" w:space="0" w:color="auto"/>
            <w:bottom w:val="none" w:sz="0" w:space="0" w:color="auto"/>
            <w:right w:val="none" w:sz="0" w:space="0" w:color="auto"/>
          </w:divBdr>
        </w:div>
        <w:div w:id="2089497235">
          <w:marLeft w:val="640"/>
          <w:marRight w:val="0"/>
          <w:marTop w:val="0"/>
          <w:marBottom w:val="0"/>
          <w:divBdr>
            <w:top w:val="none" w:sz="0" w:space="0" w:color="auto"/>
            <w:left w:val="none" w:sz="0" w:space="0" w:color="auto"/>
            <w:bottom w:val="none" w:sz="0" w:space="0" w:color="auto"/>
            <w:right w:val="none" w:sz="0" w:space="0" w:color="auto"/>
          </w:divBdr>
        </w:div>
        <w:div w:id="1877506548">
          <w:marLeft w:val="640"/>
          <w:marRight w:val="0"/>
          <w:marTop w:val="0"/>
          <w:marBottom w:val="0"/>
          <w:divBdr>
            <w:top w:val="none" w:sz="0" w:space="0" w:color="auto"/>
            <w:left w:val="none" w:sz="0" w:space="0" w:color="auto"/>
            <w:bottom w:val="none" w:sz="0" w:space="0" w:color="auto"/>
            <w:right w:val="none" w:sz="0" w:space="0" w:color="auto"/>
          </w:divBdr>
        </w:div>
        <w:div w:id="545683314">
          <w:marLeft w:val="640"/>
          <w:marRight w:val="0"/>
          <w:marTop w:val="0"/>
          <w:marBottom w:val="0"/>
          <w:divBdr>
            <w:top w:val="none" w:sz="0" w:space="0" w:color="auto"/>
            <w:left w:val="none" w:sz="0" w:space="0" w:color="auto"/>
            <w:bottom w:val="none" w:sz="0" w:space="0" w:color="auto"/>
            <w:right w:val="none" w:sz="0" w:space="0" w:color="auto"/>
          </w:divBdr>
        </w:div>
        <w:div w:id="1211847915">
          <w:marLeft w:val="640"/>
          <w:marRight w:val="0"/>
          <w:marTop w:val="0"/>
          <w:marBottom w:val="0"/>
          <w:divBdr>
            <w:top w:val="none" w:sz="0" w:space="0" w:color="auto"/>
            <w:left w:val="none" w:sz="0" w:space="0" w:color="auto"/>
            <w:bottom w:val="none" w:sz="0" w:space="0" w:color="auto"/>
            <w:right w:val="none" w:sz="0" w:space="0" w:color="auto"/>
          </w:divBdr>
        </w:div>
        <w:div w:id="541672038">
          <w:marLeft w:val="640"/>
          <w:marRight w:val="0"/>
          <w:marTop w:val="0"/>
          <w:marBottom w:val="0"/>
          <w:divBdr>
            <w:top w:val="none" w:sz="0" w:space="0" w:color="auto"/>
            <w:left w:val="none" w:sz="0" w:space="0" w:color="auto"/>
            <w:bottom w:val="none" w:sz="0" w:space="0" w:color="auto"/>
            <w:right w:val="none" w:sz="0" w:space="0" w:color="auto"/>
          </w:divBdr>
        </w:div>
        <w:div w:id="1042830133">
          <w:marLeft w:val="640"/>
          <w:marRight w:val="0"/>
          <w:marTop w:val="0"/>
          <w:marBottom w:val="0"/>
          <w:divBdr>
            <w:top w:val="none" w:sz="0" w:space="0" w:color="auto"/>
            <w:left w:val="none" w:sz="0" w:space="0" w:color="auto"/>
            <w:bottom w:val="none" w:sz="0" w:space="0" w:color="auto"/>
            <w:right w:val="none" w:sz="0" w:space="0" w:color="auto"/>
          </w:divBdr>
        </w:div>
        <w:div w:id="1219559574">
          <w:marLeft w:val="640"/>
          <w:marRight w:val="0"/>
          <w:marTop w:val="0"/>
          <w:marBottom w:val="0"/>
          <w:divBdr>
            <w:top w:val="none" w:sz="0" w:space="0" w:color="auto"/>
            <w:left w:val="none" w:sz="0" w:space="0" w:color="auto"/>
            <w:bottom w:val="none" w:sz="0" w:space="0" w:color="auto"/>
            <w:right w:val="none" w:sz="0" w:space="0" w:color="auto"/>
          </w:divBdr>
        </w:div>
        <w:div w:id="233122739">
          <w:marLeft w:val="640"/>
          <w:marRight w:val="0"/>
          <w:marTop w:val="0"/>
          <w:marBottom w:val="0"/>
          <w:divBdr>
            <w:top w:val="none" w:sz="0" w:space="0" w:color="auto"/>
            <w:left w:val="none" w:sz="0" w:space="0" w:color="auto"/>
            <w:bottom w:val="none" w:sz="0" w:space="0" w:color="auto"/>
            <w:right w:val="none" w:sz="0" w:space="0" w:color="auto"/>
          </w:divBdr>
        </w:div>
        <w:div w:id="1932620083">
          <w:marLeft w:val="640"/>
          <w:marRight w:val="0"/>
          <w:marTop w:val="0"/>
          <w:marBottom w:val="0"/>
          <w:divBdr>
            <w:top w:val="none" w:sz="0" w:space="0" w:color="auto"/>
            <w:left w:val="none" w:sz="0" w:space="0" w:color="auto"/>
            <w:bottom w:val="none" w:sz="0" w:space="0" w:color="auto"/>
            <w:right w:val="none" w:sz="0" w:space="0" w:color="auto"/>
          </w:divBdr>
        </w:div>
        <w:div w:id="728577067">
          <w:marLeft w:val="640"/>
          <w:marRight w:val="0"/>
          <w:marTop w:val="0"/>
          <w:marBottom w:val="0"/>
          <w:divBdr>
            <w:top w:val="none" w:sz="0" w:space="0" w:color="auto"/>
            <w:left w:val="none" w:sz="0" w:space="0" w:color="auto"/>
            <w:bottom w:val="none" w:sz="0" w:space="0" w:color="auto"/>
            <w:right w:val="none" w:sz="0" w:space="0" w:color="auto"/>
          </w:divBdr>
        </w:div>
        <w:div w:id="454176619">
          <w:marLeft w:val="640"/>
          <w:marRight w:val="0"/>
          <w:marTop w:val="0"/>
          <w:marBottom w:val="0"/>
          <w:divBdr>
            <w:top w:val="none" w:sz="0" w:space="0" w:color="auto"/>
            <w:left w:val="none" w:sz="0" w:space="0" w:color="auto"/>
            <w:bottom w:val="none" w:sz="0" w:space="0" w:color="auto"/>
            <w:right w:val="none" w:sz="0" w:space="0" w:color="auto"/>
          </w:divBdr>
        </w:div>
        <w:div w:id="1477987565">
          <w:marLeft w:val="640"/>
          <w:marRight w:val="0"/>
          <w:marTop w:val="0"/>
          <w:marBottom w:val="0"/>
          <w:divBdr>
            <w:top w:val="none" w:sz="0" w:space="0" w:color="auto"/>
            <w:left w:val="none" w:sz="0" w:space="0" w:color="auto"/>
            <w:bottom w:val="none" w:sz="0" w:space="0" w:color="auto"/>
            <w:right w:val="none" w:sz="0" w:space="0" w:color="auto"/>
          </w:divBdr>
        </w:div>
        <w:div w:id="201401373">
          <w:marLeft w:val="640"/>
          <w:marRight w:val="0"/>
          <w:marTop w:val="0"/>
          <w:marBottom w:val="0"/>
          <w:divBdr>
            <w:top w:val="none" w:sz="0" w:space="0" w:color="auto"/>
            <w:left w:val="none" w:sz="0" w:space="0" w:color="auto"/>
            <w:bottom w:val="none" w:sz="0" w:space="0" w:color="auto"/>
            <w:right w:val="none" w:sz="0" w:space="0" w:color="auto"/>
          </w:divBdr>
        </w:div>
        <w:div w:id="1367482265">
          <w:marLeft w:val="640"/>
          <w:marRight w:val="0"/>
          <w:marTop w:val="0"/>
          <w:marBottom w:val="0"/>
          <w:divBdr>
            <w:top w:val="none" w:sz="0" w:space="0" w:color="auto"/>
            <w:left w:val="none" w:sz="0" w:space="0" w:color="auto"/>
            <w:bottom w:val="none" w:sz="0" w:space="0" w:color="auto"/>
            <w:right w:val="none" w:sz="0" w:space="0" w:color="auto"/>
          </w:divBdr>
        </w:div>
        <w:div w:id="1079326217">
          <w:marLeft w:val="640"/>
          <w:marRight w:val="0"/>
          <w:marTop w:val="0"/>
          <w:marBottom w:val="0"/>
          <w:divBdr>
            <w:top w:val="none" w:sz="0" w:space="0" w:color="auto"/>
            <w:left w:val="none" w:sz="0" w:space="0" w:color="auto"/>
            <w:bottom w:val="none" w:sz="0" w:space="0" w:color="auto"/>
            <w:right w:val="none" w:sz="0" w:space="0" w:color="auto"/>
          </w:divBdr>
        </w:div>
        <w:div w:id="1358773657">
          <w:marLeft w:val="640"/>
          <w:marRight w:val="0"/>
          <w:marTop w:val="0"/>
          <w:marBottom w:val="0"/>
          <w:divBdr>
            <w:top w:val="none" w:sz="0" w:space="0" w:color="auto"/>
            <w:left w:val="none" w:sz="0" w:space="0" w:color="auto"/>
            <w:bottom w:val="none" w:sz="0" w:space="0" w:color="auto"/>
            <w:right w:val="none" w:sz="0" w:space="0" w:color="auto"/>
          </w:divBdr>
        </w:div>
        <w:div w:id="1555118875">
          <w:marLeft w:val="640"/>
          <w:marRight w:val="0"/>
          <w:marTop w:val="0"/>
          <w:marBottom w:val="0"/>
          <w:divBdr>
            <w:top w:val="none" w:sz="0" w:space="0" w:color="auto"/>
            <w:left w:val="none" w:sz="0" w:space="0" w:color="auto"/>
            <w:bottom w:val="none" w:sz="0" w:space="0" w:color="auto"/>
            <w:right w:val="none" w:sz="0" w:space="0" w:color="auto"/>
          </w:divBdr>
        </w:div>
        <w:div w:id="990595127">
          <w:marLeft w:val="640"/>
          <w:marRight w:val="0"/>
          <w:marTop w:val="0"/>
          <w:marBottom w:val="0"/>
          <w:divBdr>
            <w:top w:val="none" w:sz="0" w:space="0" w:color="auto"/>
            <w:left w:val="none" w:sz="0" w:space="0" w:color="auto"/>
            <w:bottom w:val="none" w:sz="0" w:space="0" w:color="auto"/>
            <w:right w:val="none" w:sz="0" w:space="0" w:color="auto"/>
          </w:divBdr>
        </w:div>
        <w:div w:id="19091714">
          <w:marLeft w:val="640"/>
          <w:marRight w:val="0"/>
          <w:marTop w:val="0"/>
          <w:marBottom w:val="0"/>
          <w:divBdr>
            <w:top w:val="none" w:sz="0" w:space="0" w:color="auto"/>
            <w:left w:val="none" w:sz="0" w:space="0" w:color="auto"/>
            <w:bottom w:val="none" w:sz="0" w:space="0" w:color="auto"/>
            <w:right w:val="none" w:sz="0" w:space="0" w:color="auto"/>
          </w:divBdr>
        </w:div>
        <w:div w:id="1032345956">
          <w:marLeft w:val="640"/>
          <w:marRight w:val="0"/>
          <w:marTop w:val="0"/>
          <w:marBottom w:val="0"/>
          <w:divBdr>
            <w:top w:val="none" w:sz="0" w:space="0" w:color="auto"/>
            <w:left w:val="none" w:sz="0" w:space="0" w:color="auto"/>
            <w:bottom w:val="none" w:sz="0" w:space="0" w:color="auto"/>
            <w:right w:val="none" w:sz="0" w:space="0" w:color="auto"/>
          </w:divBdr>
        </w:div>
        <w:div w:id="496963680">
          <w:marLeft w:val="640"/>
          <w:marRight w:val="0"/>
          <w:marTop w:val="0"/>
          <w:marBottom w:val="0"/>
          <w:divBdr>
            <w:top w:val="none" w:sz="0" w:space="0" w:color="auto"/>
            <w:left w:val="none" w:sz="0" w:space="0" w:color="auto"/>
            <w:bottom w:val="none" w:sz="0" w:space="0" w:color="auto"/>
            <w:right w:val="none" w:sz="0" w:space="0" w:color="auto"/>
          </w:divBdr>
        </w:div>
        <w:div w:id="970600095">
          <w:marLeft w:val="640"/>
          <w:marRight w:val="0"/>
          <w:marTop w:val="0"/>
          <w:marBottom w:val="0"/>
          <w:divBdr>
            <w:top w:val="none" w:sz="0" w:space="0" w:color="auto"/>
            <w:left w:val="none" w:sz="0" w:space="0" w:color="auto"/>
            <w:bottom w:val="none" w:sz="0" w:space="0" w:color="auto"/>
            <w:right w:val="none" w:sz="0" w:space="0" w:color="auto"/>
          </w:divBdr>
        </w:div>
        <w:div w:id="557402912">
          <w:marLeft w:val="640"/>
          <w:marRight w:val="0"/>
          <w:marTop w:val="0"/>
          <w:marBottom w:val="0"/>
          <w:divBdr>
            <w:top w:val="none" w:sz="0" w:space="0" w:color="auto"/>
            <w:left w:val="none" w:sz="0" w:space="0" w:color="auto"/>
            <w:bottom w:val="none" w:sz="0" w:space="0" w:color="auto"/>
            <w:right w:val="none" w:sz="0" w:space="0" w:color="auto"/>
          </w:divBdr>
        </w:div>
        <w:div w:id="687373629">
          <w:marLeft w:val="640"/>
          <w:marRight w:val="0"/>
          <w:marTop w:val="0"/>
          <w:marBottom w:val="0"/>
          <w:divBdr>
            <w:top w:val="none" w:sz="0" w:space="0" w:color="auto"/>
            <w:left w:val="none" w:sz="0" w:space="0" w:color="auto"/>
            <w:bottom w:val="none" w:sz="0" w:space="0" w:color="auto"/>
            <w:right w:val="none" w:sz="0" w:space="0" w:color="auto"/>
          </w:divBdr>
        </w:div>
        <w:div w:id="1890341532">
          <w:marLeft w:val="640"/>
          <w:marRight w:val="0"/>
          <w:marTop w:val="0"/>
          <w:marBottom w:val="0"/>
          <w:divBdr>
            <w:top w:val="none" w:sz="0" w:space="0" w:color="auto"/>
            <w:left w:val="none" w:sz="0" w:space="0" w:color="auto"/>
            <w:bottom w:val="none" w:sz="0" w:space="0" w:color="auto"/>
            <w:right w:val="none" w:sz="0" w:space="0" w:color="auto"/>
          </w:divBdr>
        </w:div>
        <w:div w:id="1222447734">
          <w:marLeft w:val="640"/>
          <w:marRight w:val="0"/>
          <w:marTop w:val="0"/>
          <w:marBottom w:val="0"/>
          <w:divBdr>
            <w:top w:val="none" w:sz="0" w:space="0" w:color="auto"/>
            <w:left w:val="none" w:sz="0" w:space="0" w:color="auto"/>
            <w:bottom w:val="none" w:sz="0" w:space="0" w:color="auto"/>
            <w:right w:val="none" w:sz="0" w:space="0" w:color="auto"/>
          </w:divBdr>
        </w:div>
        <w:div w:id="1584217484">
          <w:marLeft w:val="640"/>
          <w:marRight w:val="0"/>
          <w:marTop w:val="0"/>
          <w:marBottom w:val="0"/>
          <w:divBdr>
            <w:top w:val="none" w:sz="0" w:space="0" w:color="auto"/>
            <w:left w:val="none" w:sz="0" w:space="0" w:color="auto"/>
            <w:bottom w:val="none" w:sz="0" w:space="0" w:color="auto"/>
            <w:right w:val="none" w:sz="0" w:space="0" w:color="auto"/>
          </w:divBdr>
        </w:div>
        <w:div w:id="1151942674">
          <w:marLeft w:val="640"/>
          <w:marRight w:val="0"/>
          <w:marTop w:val="0"/>
          <w:marBottom w:val="0"/>
          <w:divBdr>
            <w:top w:val="none" w:sz="0" w:space="0" w:color="auto"/>
            <w:left w:val="none" w:sz="0" w:space="0" w:color="auto"/>
            <w:bottom w:val="none" w:sz="0" w:space="0" w:color="auto"/>
            <w:right w:val="none" w:sz="0" w:space="0" w:color="auto"/>
          </w:divBdr>
        </w:div>
        <w:div w:id="752120943">
          <w:marLeft w:val="640"/>
          <w:marRight w:val="0"/>
          <w:marTop w:val="0"/>
          <w:marBottom w:val="0"/>
          <w:divBdr>
            <w:top w:val="none" w:sz="0" w:space="0" w:color="auto"/>
            <w:left w:val="none" w:sz="0" w:space="0" w:color="auto"/>
            <w:bottom w:val="none" w:sz="0" w:space="0" w:color="auto"/>
            <w:right w:val="none" w:sz="0" w:space="0" w:color="auto"/>
          </w:divBdr>
        </w:div>
        <w:div w:id="1128545029">
          <w:marLeft w:val="640"/>
          <w:marRight w:val="0"/>
          <w:marTop w:val="0"/>
          <w:marBottom w:val="0"/>
          <w:divBdr>
            <w:top w:val="none" w:sz="0" w:space="0" w:color="auto"/>
            <w:left w:val="none" w:sz="0" w:space="0" w:color="auto"/>
            <w:bottom w:val="none" w:sz="0" w:space="0" w:color="auto"/>
            <w:right w:val="none" w:sz="0" w:space="0" w:color="auto"/>
          </w:divBdr>
        </w:div>
        <w:div w:id="1960915540">
          <w:marLeft w:val="640"/>
          <w:marRight w:val="0"/>
          <w:marTop w:val="0"/>
          <w:marBottom w:val="0"/>
          <w:divBdr>
            <w:top w:val="none" w:sz="0" w:space="0" w:color="auto"/>
            <w:left w:val="none" w:sz="0" w:space="0" w:color="auto"/>
            <w:bottom w:val="none" w:sz="0" w:space="0" w:color="auto"/>
            <w:right w:val="none" w:sz="0" w:space="0" w:color="auto"/>
          </w:divBdr>
        </w:div>
        <w:div w:id="1090349298">
          <w:marLeft w:val="640"/>
          <w:marRight w:val="0"/>
          <w:marTop w:val="0"/>
          <w:marBottom w:val="0"/>
          <w:divBdr>
            <w:top w:val="none" w:sz="0" w:space="0" w:color="auto"/>
            <w:left w:val="none" w:sz="0" w:space="0" w:color="auto"/>
            <w:bottom w:val="none" w:sz="0" w:space="0" w:color="auto"/>
            <w:right w:val="none" w:sz="0" w:space="0" w:color="auto"/>
          </w:divBdr>
        </w:div>
        <w:div w:id="1982613656">
          <w:marLeft w:val="640"/>
          <w:marRight w:val="0"/>
          <w:marTop w:val="0"/>
          <w:marBottom w:val="0"/>
          <w:divBdr>
            <w:top w:val="none" w:sz="0" w:space="0" w:color="auto"/>
            <w:left w:val="none" w:sz="0" w:space="0" w:color="auto"/>
            <w:bottom w:val="none" w:sz="0" w:space="0" w:color="auto"/>
            <w:right w:val="none" w:sz="0" w:space="0" w:color="auto"/>
          </w:divBdr>
        </w:div>
        <w:div w:id="196508167">
          <w:marLeft w:val="640"/>
          <w:marRight w:val="0"/>
          <w:marTop w:val="0"/>
          <w:marBottom w:val="0"/>
          <w:divBdr>
            <w:top w:val="none" w:sz="0" w:space="0" w:color="auto"/>
            <w:left w:val="none" w:sz="0" w:space="0" w:color="auto"/>
            <w:bottom w:val="none" w:sz="0" w:space="0" w:color="auto"/>
            <w:right w:val="none" w:sz="0" w:space="0" w:color="auto"/>
          </w:divBdr>
        </w:div>
        <w:div w:id="998970334">
          <w:marLeft w:val="640"/>
          <w:marRight w:val="0"/>
          <w:marTop w:val="0"/>
          <w:marBottom w:val="0"/>
          <w:divBdr>
            <w:top w:val="none" w:sz="0" w:space="0" w:color="auto"/>
            <w:left w:val="none" w:sz="0" w:space="0" w:color="auto"/>
            <w:bottom w:val="none" w:sz="0" w:space="0" w:color="auto"/>
            <w:right w:val="none" w:sz="0" w:space="0" w:color="auto"/>
          </w:divBdr>
        </w:div>
        <w:div w:id="1325082484">
          <w:marLeft w:val="640"/>
          <w:marRight w:val="0"/>
          <w:marTop w:val="0"/>
          <w:marBottom w:val="0"/>
          <w:divBdr>
            <w:top w:val="none" w:sz="0" w:space="0" w:color="auto"/>
            <w:left w:val="none" w:sz="0" w:space="0" w:color="auto"/>
            <w:bottom w:val="none" w:sz="0" w:space="0" w:color="auto"/>
            <w:right w:val="none" w:sz="0" w:space="0" w:color="auto"/>
          </w:divBdr>
        </w:div>
        <w:div w:id="1548881983">
          <w:marLeft w:val="640"/>
          <w:marRight w:val="0"/>
          <w:marTop w:val="0"/>
          <w:marBottom w:val="0"/>
          <w:divBdr>
            <w:top w:val="none" w:sz="0" w:space="0" w:color="auto"/>
            <w:left w:val="none" w:sz="0" w:space="0" w:color="auto"/>
            <w:bottom w:val="none" w:sz="0" w:space="0" w:color="auto"/>
            <w:right w:val="none" w:sz="0" w:space="0" w:color="auto"/>
          </w:divBdr>
        </w:div>
        <w:div w:id="975645553">
          <w:marLeft w:val="640"/>
          <w:marRight w:val="0"/>
          <w:marTop w:val="0"/>
          <w:marBottom w:val="0"/>
          <w:divBdr>
            <w:top w:val="none" w:sz="0" w:space="0" w:color="auto"/>
            <w:left w:val="none" w:sz="0" w:space="0" w:color="auto"/>
            <w:bottom w:val="none" w:sz="0" w:space="0" w:color="auto"/>
            <w:right w:val="none" w:sz="0" w:space="0" w:color="auto"/>
          </w:divBdr>
        </w:div>
        <w:div w:id="648243962">
          <w:marLeft w:val="640"/>
          <w:marRight w:val="0"/>
          <w:marTop w:val="0"/>
          <w:marBottom w:val="0"/>
          <w:divBdr>
            <w:top w:val="none" w:sz="0" w:space="0" w:color="auto"/>
            <w:left w:val="none" w:sz="0" w:space="0" w:color="auto"/>
            <w:bottom w:val="none" w:sz="0" w:space="0" w:color="auto"/>
            <w:right w:val="none" w:sz="0" w:space="0" w:color="auto"/>
          </w:divBdr>
        </w:div>
        <w:div w:id="1670718300">
          <w:marLeft w:val="640"/>
          <w:marRight w:val="0"/>
          <w:marTop w:val="0"/>
          <w:marBottom w:val="0"/>
          <w:divBdr>
            <w:top w:val="none" w:sz="0" w:space="0" w:color="auto"/>
            <w:left w:val="none" w:sz="0" w:space="0" w:color="auto"/>
            <w:bottom w:val="none" w:sz="0" w:space="0" w:color="auto"/>
            <w:right w:val="none" w:sz="0" w:space="0" w:color="auto"/>
          </w:divBdr>
        </w:div>
        <w:div w:id="280232224">
          <w:marLeft w:val="640"/>
          <w:marRight w:val="0"/>
          <w:marTop w:val="0"/>
          <w:marBottom w:val="0"/>
          <w:divBdr>
            <w:top w:val="none" w:sz="0" w:space="0" w:color="auto"/>
            <w:left w:val="none" w:sz="0" w:space="0" w:color="auto"/>
            <w:bottom w:val="none" w:sz="0" w:space="0" w:color="auto"/>
            <w:right w:val="none" w:sz="0" w:space="0" w:color="auto"/>
          </w:divBdr>
        </w:div>
      </w:divsChild>
    </w:div>
    <w:div w:id="418796950">
      <w:bodyDiv w:val="1"/>
      <w:marLeft w:val="0"/>
      <w:marRight w:val="0"/>
      <w:marTop w:val="0"/>
      <w:marBottom w:val="0"/>
      <w:divBdr>
        <w:top w:val="none" w:sz="0" w:space="0" w:color="auto"/>
        <w:left w:val="none" w:sz="0" w:space="0" w:color="auto"/>
        <w:bottom w:val="none" w:sz="0" w:space="0" w:color="auto"/>
        <w:right w:val="none" w:sz="0" w:space="0" w:color="auto"/>
      </w:divBdr>
      <w:divsChild>
        <w:div w:id="1825655573">
          <w:marLeft w:val="640"/>
          <w:marRight w:val="0"/>
          <w:marTop w:val="0"/>
          <w:marBottom w:val="0"/>
          <w:divBdr>
            <w:top w:val="none" w:sz="0" w:space="0" w:color="auto"/>
            <w:left w:val="none" w:sz="0" w:space="0" w:color="auto"/>
            <w:bottom w:val="none" w:sz="0" w:space="0" w:color="auto"/>
            <w:right w:val="none" w:sz="0" w:space="0" w:color="auto"/>
          </w:divBdr>
        </w:div>
        <w:div w:id="883324216">
          <w:marLeft w:val="640"/>
          <w:marRight w:val="0"/>
          <w:marTop w:val="0"/>
          <w:marBottom w:val="0"/>
          <w:divBdr>
            <w:top w:val="none" w:sz="0" w:space="0" w:color="auto"/>
            <w:left w:val="none" w:sz="0" w:space="0" w:color="auto"/>
            <w:bottom w:val="none" w:sz="0" w:space="0" w:color="auto"/>
            <w:right w:val="none" w:sz="0" w:space="0" w:color="auto"/>
          </w:divBdr>
        </w:div>
        <w:div w:id="888885719">
          <w:marLeft w:val="640"/>
          <w:marRight w:val="0"/>
          <w:marTop w:val="0"/>
          <w:marBottom w:val="0"/>
          <w:divBdr>
            <w:top w:val="none" w:sz="0" w:space="0" w:color="auto"/>
            <w:left w:val="none" w:sz="0" w:space="0" w:color="auto"/>
            <w:bottom w:val="none" w:sz="0" w:space="0" w:color="auto"/>
            <w:right w:val="none" w:sz="0" w:space="0" w:color="auto"/>
          </w:divBdr>
        </w:div>
        <w:div w:id="481001166">
          <w:marLeft w:val="640"/>
          <w:marRight w:val="0"/>
          <w:marTop w:val="0"/>
          <w:marBottom w:val="0"/>
          <w:divBdr>
            <w:top w:val="none" w:sz="0" w:space="0" w:color="auto"/>
            <w:left w:val="none" w:sz="0" w:space="0" w:color="auto"/>
            <w:bottom w:val="none" w:sz="0" w:space="0" w:color="auto"/>
            <w:right w:val="none" w:sz="0" w:space="0" w:color="auto"/>
          </w:divBdr>
        </w:div>
        <w:div w:id="1288124591">
          <w:marLeft w:val="640"/>
          <w:marRight w:val="0"/>
          <w:marTop w:val="0"/>
          <w:marBottom w:val="0"/>
          <w:divBdr>
            <w:top w:val="none" w:sz="0" w:space="0" w:color="auto"/>
            <w:left w:val="none" w:sz="0" w:space="0" w:color="auto"/>
            <w:bottom w:val="none" w:sz="0" w:space="0" w:color="auto"/>
            <w:right w:val="none" w:sz="0" w:space="0" w:color="auto"/>
          </w:divBdr>
        </w:div>
        <w:div w:id="1888831455">
          <w:marLeft w:val="640"/>
          <w:marRight w:val="0"/>
          <w:marTop w:val="0"/>
          <w:marBottom w:val="0"/>
          <w:divBdr>
            <w:top w:val="none" w:sz="0" w:space="0" w:color="auto"/>
            <w:left w:val="none" w:sz="0" w:space="0" w:color="auto"/>
            <w:bottom w:val="none" w:sz="0" w:space="0" w:color="auto"/>
            <w:right w:val="none" w:sz="0" w:space="0" w:color="auto"/>
          </w:divBdr>
        </w:div>
        <w:div w:id="1639843360">
          <w:marLeft w:val="640"/>
          <w:marRight w:val="0"/>
          <w:marTop w:val="0"/>
          <w:marBottom w:val="0"/>
          <w:divBdr>
            <w:top w:val="none" w:sz="0" w:space="0" w:color="auto"/>
            <w:left w:val="none" w:sz="0" w:space="0" w:color="auto"/>
            <w:bottom w:val="none" w:sz="0" w:space="0" w:color="auto"/>
            <w:right w:val="none" w:sz="0" w:space="0" w:color="auto"/>
          </w:divBdr>
        </w:div>
        <w:div w:id="1679112082">
          <w:marLeft w:val="640"/>
          <w:marRight w:val="0"/>
          <w:marTop w:val="0"/>
          <w:marBottom w:val="0"/>
          <w:divBdr>
            <w:top w:val="none" w:sz="0" w:space="0" w:color="auto"/>
            <w:left w:val="none" w:sz="0" w:space="0" w:color="auto"/>
            <w:bottom w:val="none" w:sz="0" w:space="0" w:color="auto"/>
            <w:right w:val="none" w:sz="0" w:space="0" w:color="auto"/>
          </w:divBdr>
        </w:div>
        <w:div w:id="1141187828">
          <w:marLeft w:val="640"/>
          <w:marRight w:val="0"/>
          <w:marTop w:val="0"/>
          <w:marBottom w:val="0"/>
          <w:divBdr>
            <w:top w:val="none" w:sz="0" w:space="0" w:color="auto"/>
            <w:left w:val="none" w:sz="0" w:space="0" w:color="auto"/>
            <w:bottom w:val="none" w:sz="0" w:space="0" w:color="auto"/>
            <w:right w:val="none" w:sz="0" w:space="0" w:color="auto"/>
          </w:divBdr>
        </w:div>
        <w:div w:id="1719815369">
          <w:marLeft w:val="640"/>
          <w:marRight w:val="0"/>
          <w:marTop w:val="0"/>
          <w:marBottom w:val="0"/>
          <w:divBdr>
            <w:top w:val="none" w:sz="0" w:space="0" w:color="auto"/>
            <w:left w:val="none" w:sz="0" w:space="0" w:color="auto"/>
            <w:bottom w:val="none" w:sz="0" w:space="0" w:color="auto"/>
            <w:right w:val="none" w:sz="0" w:space="0" w:color="auto"/>
          </w:divBdr>
        </w:div>
        <w:div w:id="1475757184">
          <w:marLeft w:val="640"/>
          <w:marRight w:val="0"/>
          <w:marTop w:val="0"/>
          <w:marBottom w:val="0"/>
          <w:divBdr>
            <w:top w:val="none" w:sz="0" w:space="0" w:color="auto"/>
            <w:left w:val="none" w:sz="0" w:space="0" w:color="auto"/>
            <w:bottom w:val="none" w:sz="0" w:space="0" w:color="auto"/>
            <w:right w:val="none" w:sz="0" w:space="0" w:color="auto"/>
          </w:divBdr>
        </w:div>
        <w:div w:id="1986084729">
          <w:marLeft w:val="640"/>
          <w:marRight w:val="0"/>
          <w:marTop w:val="0"/>
          <w:marBottom w:val="0"/>
          <w:divBdr>
            <w:top w:val="none" w:sz="0" w:space="0" w:color="auto"/>
            <w:left w:val="none" w:sz="0" w:space="0" w:color="auto"/>
            <w:bottom w:val="none" w:sz="0" w:space="0" w:color="auto"/>
            <w:right w:val="none" w:sz="0" w:space="0" w:color="auto"/>
          </w:divBdr>
        </w:div>
        <w:div w:id="2134126554">
          <w:marLeft w:val="640"/>
          <w:marRight w:val="0"/>
          <w:marTop w:val="0"/>
          <w:marBottom w:val="0"/>
          <w:divBdr>
            <w:top w:val="none" w:sz="0" w:space="0" w:color="auto"/>
            <w:left w:val="none" w:sz="0" w:space="0" w:color="auto"/>
            <w:bottom w:val="none" w:sz="0" w:space="0" w:color="auto"/>
            <w:right w:val="none" w:sz="0" w:space="0" w:color="auto"/>
          </w:divBdr>
        </w:div>
        <w:div w:id="464128255">
          <w:marLeft w:val="640"/>
          <w:marRight w:val="0"/>
          <w:marTop w:val="0"/>
          <w:marBottom w:val="0"/>
          <w:divBdr>
            <w:top w:val="none" w:sz="0" w:space="0" w:color="auto"/>
            <w:left w:val="none" w:sz="0" w:space="0" w:color="auto"/>
            <w:bottom w:val="none" w:sz="0" w:space="0" w:color="auto"/>
            <w:right w:val="none" w:sz="0" w:space="0" w:color="auto"/>
          </w:divBdr>
        </w:div>
        <w:div w:id="1825706717">
          <w:marLeft w:val="640"/>
          <w:marRight w:val="0"/>
          <w:marTop w:val="0"/>
          <w:marBottom w:val="0"/>
          <w:divBdr>
            <w:top w:val="none" w:sz="0" w:space="0" w:color="auto"/>
            <w:left w:val="none" w:sz="0" w:space="0" w:color="auto"/>
            <w:bottom w:val="none" w:sz="0" w:space="0" w:color="auto"/>
            <w:right w:val="none" w:sz="0" w:space="0" w:color="auto"/>
          </w:divBdr>
        </w:div>
        <w:div w:id="94131653">
          <w:marLeft w:val="640"/>
          <w:marRight w:val="0"/>
          <w:marTop w:val="0"/>
          <w:marBottom w:val="0"/>
          <w:divBdr>
            <w:top w:val="none" w:sz="0" w:space="0" w:color="auto"/>
            <w:left w:val="none" w:sz="0" w:space="0" w:color="auto"/>
            <w:bottom w:val="none" w:sz="0" w:space="0" w:color="auto"/>
            <w:right w:val="none" w:sz="0" w:space="0" w:color="auto"/>
          </w:divBdr>
        </w:div>
        <w:div w:id="1864901930">
          <w:marLeft w:val="640"/>
          <w:marRight w:val="0"/>
          <w:marTop w:val="0"/>
          <w:marBottom w:val="0"/>
          <w:divBdr>
            <w:top w:val="none" w:sz="0" w:space="0" w:color="auto"/>
            <w:left w:val="none" w:sz="0" w:space="0" w:color="auto"/>
            <w:bottom w:val="none" w:sz="0" w:space="0" w:color="auto"/>
            <w:right w:val="none" w:sz="0" w:space="0" w:color="auto"/>
          </w:divBdr>
        </w:div>
        <w:div w:id="1771508715">
          <w:marLeft w:val="640"/>
          <w:marRight w:val="0"/>
          <w:marTop w:val="0"/>
          <w:marBottom w:val="0"/>
          <w:divBdr>
            <w:top w:val="none" w:sz="0" w:space="0" w:color="auto"/>
            <w:left w:val="none" w:sz="0" w:space="0" w:color="auto"/>
            <w:bottom w:val="none" w:sz="0" w:space="0" w:color="auto"/>
            <w:right w:val="none" w:sz="0" w:space="0" w:color="auto"/>
          </w:divBdr>
        </w:div>
        <w:div w:id="343358818">
          <w:marLeft w:val="640"/>
          <w:marRight w:val="0"/>
          <w:marTop w:val="0"/>
          <w:marBottom w:val="0"/>
          <w:divBdr>
            <w:top w:val="none" w:sz="0" w:space="0" w:color="auto"/>
            <w:left w:val="none" w:sz="0" w:space="0" w:color="auto"/>
            <w:bottom w:val="none" w:sz="0" w:space="0" w:color="auto"/>
            <w:right w:val="none" w:sz="0" w:space="0" w:color="auto"/>
          </w:divBdr>
        </w:div>
        <w:div w:id="392168813">
          <w:marLeft w:val="640"/>
          <w:marRight w:val="0"/>
          <w:marTop w:val="0"/>
          <w:marBottom w:val="0"/>
          <w:divBdr>
            <w:top w:val="none" w:sz="0" w:space="0" w:color="auto"/>
            <w:left w:val="none" w:sz="0" w:space="0" w:color="auto"/>
            <w:bottom w:val="none" w:sz="0" w:space="0" w:color="auto"/>
            <w:right w:val="none" w:sz="0" w:space="0" w:color="auto"/>
          </w:divBdr>
        </w:div>
        <w:div w:id="1876766286">
          <w:marLeft w:val="640"/>
          <w:marRight w:val="0"/>
          <w:marTop w:val="0"/>
          <w:marBottom w:val="0"/>
          <w:divBdr>
            <w:top w:val="none" w:sz="0" w:space="0" w:color="auto"/>
            <w:left w:val="none" w:sz="0" w:space="0" w:color="auto"/>
            <w:bottom w:val="none" w:sz="0" w:space="0" w:color="auto"/>
            <w:right w:val="none" w:sz="0" w:space="0" w:color="auto"/>
          </w:divBdr>
        </w:div>
        <w:div w:id="2035767015">
          <w:marLeft w:val="640"/>
          <w:marRight w:val="0"/>
          <w:marTop w:val="0"/>
          <w:marBottom w:val="0"/>
          <w:divBdr>
            <w:top w:val="none" w:sz="0" w:space="0" w:color="auto"/>
            <w:left w:val="none" w:sz="0" w:space="0" w:color="auto"/>
            <w:bottom w:val="none" w:sz="0" w:space="0" w:color="auto"/>
            <w:right w:val="none" w:sz="0" w:space="0" w:color="auto"/>
          </w:divBdr>
        </w:div>
        <w:div w:id="1118184945">
          <w:marLeft w:val="640"/>
          <w:marRight w:val="0"/>
          <w:marTop w:val="0"/>
          <w:marBottom w:val="0"/>
          <w:divBdr>
            <w:top w:val="none" w:sz="0" w:space="0" w:color="auto"/>
            <w:left w:val="none" w:sz="0" w:space="0" w:color="auto"/>
            <w:bottom w:val="none" w:sz="0" w:space="0" w:color="auto"/>
            <w:right w:val="none" w:sz="0" w:space="0" w:color="auto"/>
          </w:divBdr>
        </w:div>
        <w:div w:id="309675150">
          <w:marLeft w:val="640"/>
          <w:marRight w:val="0"/>
          <w:marTop w:val="0"/>
          <w:marBottom w:val="0"/>
          <w:divBdr>
            <w:top w:val="none" w:sz="0" w:space="0" w:color="auto"/>
            <w:left w:val="none" w:sz="0" w:space="0" w:color="auto"/>
            <w:bottom w:val="none" w:sz="0" w:space="0" w:color="auto"/>
            <w:right w:val="none" w:sz="0" w:space="0" w:color="auto"/>
          </w:divBdr>
        </w:div>
        <w:div w:id="241840069">
          <w:marLeft w:val="640"/>
          <w:marRight w:val="0"/>
          <w:marTop w:val="0"/>
          <w:marBottom w:val="0"/>
          <w:divBdr>
            <w:top w:val="none" w:sz="0" w:space="0" w:color="auto"/>
            <w:left w:val="none" w:sz="0" w:space="0" w:color="auto"/>
            <w:bottom w:val="none" w:sz="0" w:space="0" w:color="auto"/>
            <w:right w:val="none" w:sz="0" w:space="0" w:color="auto"/>
          </w:divBdr>
        </w:div>
        <w:div w:id="1333533291">
          <w:marLeft w:val="640"/>
          <w:marRight w:val="0"/>
          <w:marTop w:val="0"/>
          <w:marBottom w:val="0"/>
          <w:divBdr>
            <w:top w:val="none" w:sz="0" w:space="0" w:color="auto"/>
            <w:left w:val="none" w:sz="0" w:space="0" w:color="auto"/>
            <w:bottom w:val="none" w:sz="0" w:space="0" w:color="auto"/>
            <w:right w:val="none" w:sz="0" w:space="0" w:color="auto"/>
          </w:divBdr>
        </w:div>
        <w:div w:id="922834175">
          <w:marLeft w:val="640"/>
          <w:marRight w:val="0"/>
          <w:marTop w:val="0"/>
          <w:marBottom w:val="0"/>
          <w:divBdr>
            <w:top w:val="none" w:sz="0" w:space="0" w:color="auto"/>
            <w:left w:val="none" w:sz="0" w:space="0" w:color="auto"/>
            <w:bottom w:val="none" w:sz="0" w:space="0" w:color="auto"/>
            <w:right w:val="none" w:sz="0" w:space="0" w:color="auto"/>
          </w:divBdr>
        </w:div>
        <w:div w:id="2076735099">
          <w:marLeft w:val="640"/>
          <w:marRight w:val="0"/>
          <w:marTop w:val="0"/>
          <w:marBottom w:val="0"/>
          <w:divBdr>
            <w:top w:val="none" w:sz="0" w:space="0" w:color="auto"/>
            <w:left w:val="none" w:sz="0" w:space="0" w:color="auto"/>
            <w:bottom w:val="none" w:sz="0" w:space="0" w:color="auto"/>
            <w:right w:val="none" w:sz="0" w:space="0" w:color="auto"/>
          </w:divBdr>
        </w:div>
        <w:div w:id="1060981227">
          <w:marLeft w:val="640"/>
          <w:marRight w:val="0"/>
          <w:marTop w:val="0"/>
          <w:marBottom w:val="0"/>
          <w:divBdr>
            <w:top w:val="none" w:sz="0" w:space="0" w:color="auto"/>
            <w:left w:val="none" w:sz="0" w:space="0" w:color="auto"/>
            <w:bottom w:val="none" w:sz="0" w:space="0" w:color="auto"/>
            <w:right w:val="none" w:sz="0" w:space="0" w:color="auto"/>
          </w:divBdr>
        </w:div>
        <w:div w:id="31466423">
          <w:marLeft w:val="640"/>
          <w:marRight w:val="0"/>
          <w:marTop w:val="0"/>
          <w:marBottom w:val="0"/>
          <w:divBdr>
            <w:top w:val="none" w:sz="0" w:space="0" w:color="auto"/>
            <w:left w:val="none" w:sz="0" w:space="0" w:color="auto"/>
            <w:bottom w:val="none" w:sz="0" w:space="0" w:color="auto"/>
            <w:right w:val="none" w:sz="0" w:space="0" w:color="auto"/>
          </w:divBdr>
        </w:div>
        <w:div w:id="1759014224">
          <w:marLeft w:val="640"/>
          <w:marRight w:val="0"/>
          <w:marTop w:val="0"/>
          <w:marBottom w:val="0"/>
          <w:divBdr>
            <w:top w:val="none" w:sz="0" w:space="0" w:color="auto"/>
            <w:left w:val="none" w:sz="0" w:space="0" w:color="auto"/>
            <w:bottom w:val="none" w:sz="0" w:space="0" w:color="auto"/>
            <w:right w:val="none" w:sz="0" w:space="0" w:color="auto"/>
          </w:divBdr>
        </w:div>
        <w:div w:id="1408066546">
          <w:marLeft w:val="640"/>
          <w:marRight w:val="0"/>
          <w:marTop w:val="0"/>
          <w:marBottom w:val="0"/>
          <w:divBdr>
            <w:top w:val="none" w:sz="0" w:space="0" w:color="auto"/>
            <w:left w:val="none" w:sz="0" w:space="0" w:color="auto"/>
            <w:bottom w:val="none" w:sz="0" w:space="0" w:color="auto"/>
            <w:right w:val="none" w:sz="0" w:space="0" w:color="auto"/>
          </w:divBdr>
        </w:div>
        <w:div w:id="1387993773">
          <w:marLeft w:val="640"/>
          <w:marRight w:val="0"/>
          <w:marTop w:val="0"/>
          <w:marBottom w:val="0"/>
          <w:divBdr>
            <w:top w:val="none" w:sz="0" w:space="0" w:color="auto"/>
            <w:left w:val="none" w:sz="0" w:space="0" w:color="auto"/>
            <w:bottom w:val="none" w:sz="0" w:space="0" w:color="auto"/>
            <w:right w:val="none" w:sz="0" w:space="0" w:color="auto"/>
          </w:divBdr>
        </w:div>
        <w:div w:id="191958341">
          <w:marLeft w:val="640"/>
          <w:marRight w:val="0"/>
          <w:marTop w:val="0"/>
          <w:marBottom w:val="0"/>
          <w:divBdr>
            <w:top w:val="none" w:sz="0" w:space="0" w:color="auto"/>
            <w:left w:val="none" w:sz="0" w:space="0" w:color="auto"/>
            <w:bottom w:val="none" w:sz="0" w:space="0" w:color="auto"/>
            <w:right w:val="none" w:sz="0" w:space="0" w:color="auto"/>
          </w:divBdr>
        </w:div>
        <w:div w:id="1782676199">
          <w:marLeft w:val="640"/>
          <w:marRight w:val="0"/>
          <w:marTop w:val="0"/>
          <w:marBottom w:val="0"/>
          <w:divBdr>
            <w:top w:val="none" w:sz="0" w:space="0" w:color="auto"/>
            <w:left w:val="none" w:sz="0" w:space="0" w:color="auto"/>
            <w:bottom w:val="none" w:sz="0" w:space="0" w:color="auto"/>
            <w:right w:val="none" w:sz="0" w:space="0" w:color="auto"/>
          </w:divBdr>
        </w:div>
        <w:div w:id="1124956543">
          <w:marLeft w:val="640"/>
          <w:marRight w:val="0"/>
          <w:marTop w:val="0"/>
          <w:marBottom w:val="0"/>
          <w:divBdr>
            <w:top w:val="none" w:sz="0" w:space="0" w:color="auto"/>
            <w:left w:val="none" w:sz="0" w:space="0" w:color="auto"/>
            <w:bottom w:val="none" w:sz="0" w:space="0" w:color="auto"/>
            <w:right w:val="none" w:sz="0" w:space="0" w:color="auto"/>
          </w:divBdr>
        </w:div>
        <w:div w:id="1236670360">
          <w:marLeft w:val="640"/>
          <w:marRight w:val="0"/>
          <w:marTop w:val="0"/>
          <w:marBottom w:val="0"/>
          <w:divBdr>
            <w:top w:val="none" w:sz="0" w:space="0" w:color="auto"/>
            <w:left w:val="none" w:sz="0" w:space="0" w:color="auto"/>
            <w:bottom w:val="none" w:sz="0" w:space="0" w:color="auto"/>
            <w:right w:val="none" w:sz="0" w:space="0" w:color="auto"/>
          </w:divBdr>
        </w:div>
        <w:div w:id="872376471">
          <w:marLeft w:val="640"/>
          <w:marRight w:val="0"/>
          <w:marTop w:val="0"/>
          <w:marBottom w:val="0"/>
          <w:divBdr>
            <w:top w:val="none" w:sz="0" w:space="0" w:color="auto"/>
            <w:left w:val="none" w:sz="0" w:space="0" w:color="auto"/>
            <w:bottom w:val="none" w:sz="0" w:space="0" w:color="auto"/>
            <w:right w:val="none" w:sz="0" w:space="0" w:color="auto"/>
          </w:divBdr>
        </w:div>
        <w:div w:id="889806203">
          <w:marLeft w:val="640"/>
          <w:marRight w:val="0"/>
          <w:marTop w:val="0"/>
          <w:marBottom w:val="0"/>
          <w:divBdr>
            <w:top w:val="none" w:sz="0" w:space="0" w:color="auto"/>
            <w:left w:val="none" w:sz="0" w:space="0" w:color="auto"/>
            <w:bottom w:val="none" w:sz="0" w:space="0" w:color="auto"/>
            <w:right w:val="none" w:sz="0" w:space="0" w:color="auto"/>
          </w:divBdr>
        </w:div>
        <w:div w:id="861939393">
          <w:marLeft w:val="640"/>
          <w:marRight w:val="0"/>
          <w:marTop w:val="0"/>
          <w:marBottom w:val="0"/>
          <w:divBdr>
            <w:top w:val="none" w:sz="0" w:space="0" w:color="auto"/>
            <w:left w:val="none" w:sz="0" w:space="0" w:color="auto"/>
            <w:bottom w:val="none" w:sz="0" w:space="0" w:color="auto"/>
            <w:right w:val="none" w:sz="0" w:space="0" w:color="auto"/>
          </w:divBdr>
        </w:div>
        <w:div w:id="856849540">
          <w:marLeft w:val="640"/>
          <w:marRight w:val="0"/>
          <w:marTop w:val="0"/>
          <w:marBottom w:val="0"/>
          <w:divBdr>
            <w:top w:val="none" w:sz="0" w:space="0" w:color="auto"/>
            <w:left w:val="none" w:sz="0" w:space="0" w:color="auto"/>
            <w:bottom w:val="none" w:sz="0" w:space="0" w:color="auto"/>
            <w:right w:val="none" w:sz="0" w:space="0" w:color="auto"/>
          </w:divBdr>
        </w:div>
        <w:div w:id="2087217167">
          <w:marLeft w:val="640"/>
          <w:marRight w:val="0"/>
          <w:marTop w:val="0"/>
          <w:marBottom w:val="0"/>
          <w:divBdr>
            <w:top w:val="none" w:sz="0" w:space="0" w:color="auto"/>
            <w:left w:val="none" w:sz="0" w:space="0" w:color="auto"/>
            <w:bottom w:val="none" w:sz="0" w:space="0" w:color="auto"/>
            <w:right w:val="none" w:sz="0" w:space="0" w:color="auto"/>
          </w:divBdr>
        </w:div>
        <w:div w:id="1668023187">
          <w:marLeft w:val="640"/>
          <w:marRight w:val="0"/>
          <w:marTop w:val="0"/>
          <w:marBottom w:val="0"/>
          <w:divBdr>
            <w:top w:val="none" w:sz="0" w:space="0" w:color="auto"/>
            <w:left w:val="none" w:sz="0" w:space="0" w:color="auto"/>
            <w:bottom w:val="none" w:sz="0" w:space="0" w:color="auto"/>
            <w:right w:val="none" w:sz="0" w:space="0" w:color="auto"/>
          </w:divBdr>
        </w:div>
        <w:div w:id="1229655956">
          <w:marLeft w:val="640"/>
          <w:marRight w:val="0"/>
          <w:marTop w:val="0"/>
          <w:marBottom w:val="0"/>
          <w:divBdr>
            <w:top w:val="none" w:sz="0" w:space="0" w:color="auto"/>
            <w:left w:val="none" w:sz="0" w:space="0" w:color="auto"/>
            <w:bottom w:val="none" w:sz="0" w:space="0" w:color="auto"/>
            <w:right w:val="none" w:sz="0" w:space="0" w:color="auto"/>
          </w:divBdr>
        </w:div>
        <w:div w:id="204565930">
          <w:marLeft w:val="640"/>
          <w:marRight w:val="0"/>
          <w:marTop w:val="0"/>
          <w:marBottom w:val="0"/>
          <w:divBdr>
            <w:top w:val="none" w:sz="0" w:space="0" w:color="auto"/>
            <w:left w:val="none" w:sz="0" w:space="0" w:color="auto"/>
            <w:bottom w:val="none" w:sz="0" w:space="0" w:color="auto"/>
            <w:right w:val="none" w:sz="0" w:space="0" w:color="auto"/>
          </w:divBdr>
        </w:div>
        <w:div w:id="1964580701">
          <w:marLeft w:val="640"/>
          <w:marRight w:val="0"/>
          <w:marTop w:val="0"/>
          <w:marBottom w:val="0"/>
          <w:divBdr>
            <w:top w:val="none" w:sz="0" w:space="0" w:color="auto"/>
            <w:left w:val="none" w:sz="0" w:space="0" w:color="auto"/>
            <w:bottom w:val="none" w:sz="0" w:space="0" w:color="auto"/>
            <w:right w:val="none" w:sz="0" w:space="0" w:color="auto"/>
          </w:divBdr>
        </w:div>
        <w:div w:id="444622625">
          <w:marLeft w:val="640"/>
          <w:marRight w:val="0"/>
          <w:marTop w:val="0"/>
          <w:marBottom w:val="0"/>
          <w:divBdr>
            <w:top w:val="none" w:sz="0" w:space="0" w:color="auto"/>
            <w:left w:val="none" w:sz="0" w:space="0" w:color="auto"/>
            <w:bottom w:val="none" w:sz="0" w:space="0" w:color="auto"/>
            <w:right w:val="none" w:sz="0" w:space="0" w:color="auto"/>
          </w:divBdr>
        </w:div>
        <w:div w:id="1781104124">
          <w:marLeft w:val="640"/>
          <w:marRight w:val="0"/>
          <w:marTop w:val="0"/>
          <w:marBottom w:val="0"/>
          <w:divBdr>
            <w:top w:val="none" w:sz="0" w:space="0" w:color="auto"/>
            <w:left w:val="none" w:sz="0" w:space="0" w:color="auto"/>
            <w:bottom w:val="none" w:sz="0" w:space="0" w:color="auto"/>
            <w:right w:val="none" w:sz="0" w:space="0" w:color="auto"/>
          </w:divBdr>
        </w:div>
      </w:divsChild>
    </w:div>
    <w:div w:id="436682576">
      <w:bodyDiv w:val="1"/>
      <w:marLeft w:val="0"/>
      <w:marRight w:val="0"/>
      <w:marTop w:val="0"/>
      <w:marBottom w:val="0"/>
      <w:divBdr>
        <w:top w:val="none" w:sz="0" w:space="0" w:color="auto"/>
        <w:left w:val="none" w:sz="0" w:space="0" w:color="auto"/>
        <w:bottom w:val="none" w:sz="0" w:space="0" w:color="auto"/>
        <w:right w:val="none" w:sz="0" w:space="0" w:color="auto"/>
      </w:divBdr>
      <w:divsChild>
        <w:div w:id="838666003">
          <w:marLeft w:val="640"/>
          <w:marRight w:val="0"/>
          <w:marTop w:val="0"/>
          <w:marBottom w:val="0"/>
          <w:divBdr>
            <w:top w:val="none" w:sz="0" w:space="0" w:color="auto"/>
            <w:left w:val="none" w:sz="0" w:space="0" w:color="auto"/>
            <w:bottom w:val="none" w:sz="0" w:space="0" w:color="auto"/>
            <w:right w:val="none" w:sz="0" w:space="0" w:color="auto"/>
          </w:divBdr>
        </w:div>
        <w:div w:id="514657338">
          <w:marLeft w:val="640"/>
          <w:marRight w:val="0"/>
          <w:marTop w:val="0"/>
          <w:marBottom w:val="0"/>
          <w:divBdr>
            <w:top w:val="none" w:sz="0" w:space="0" w:color="auto"/>
            <w:left w:val="none" w:sz="0" w:space="0" w:color="auto"/>
            <w:bottom w:val="none" w:sz="0" w:space="0" w:color="auto"/>
            <w:right w:val="none" w:sz="0" w:space="0" w:color="auto"/>
          </w:divBdr>
        </w:div>
        <w:div w:id="1635989273">
          <w:marLeft w:val="640"/>
          <w:marRight w:val="0"/>
          <w:marTop w:val="0"/>
          <w:marBottom w:val="0"/>
          <w:divBdr>
            <w:top w:val="none" w:sz="0" w:space="0" w:color="auto"/>
            <w:left w:val="none" w:sz="0" w:space="0" w:color="auto"/>
            <w:bottom w:val="none" w:sz="0" w:space="0" w:color="auto"/>
            <w:right w:val="none" w:sz="0" w:space="0" w:color="auto"/>
          </w:divBdr>
        </w:div>
        <w:div w:id="7223834">
          <w:marLeft w:val="640"/>
          <w:marRight w:val="0"/>
          <w:marTop w:val="0"/>
          <w:marBottom w:val="0"/>
          <w:divBdr>
            <w:top w:val="none" w:sz="0" w:space="0" w:color="auto"/>
            <w:left w:val="none" w:sz="0" w:space="0" w:color="auto"/>
            <w:bottom w:val="none" w:sz="0" w:space="0" w:color="auto"/>
            <w:right w:val="none" w:sz="0" w:space="0" w:color="auto"/>
          </w:divBdr>
        </w:div>
        <w:div w:id="1211576026">
          <w:marLeft w:val="640"/>
          <w:marRight w:val="0"/>
          <w:marTop w:val="0"/>
          <w:marBottom w:val="0"/>
          <w:divBdr>
            <w:top w:val="none" w:sz="0" w:space="0" w:color="auto"/>
            <w:left w:val="none" w:sz="0" w:space="0" w:color="auto"/>
            <w:bottom w:val="none" w:sz="0" w:space="0" w:color="auto"/>
            <w:right w:val="none" w:sz="0" w:space="0" w:color="auto"/>
          </w:divBdr>
        </w:div>
        <w:div w:id="1616473913">
          <w:marLeft w:val="640"/>
          <w:marRight w:val="0"/>
          <w:marTop w:val="0"/>
          <w:marBottom w:val="0"/>
          <w:divBdr>
            <w:top w:val="none" w:sz="0" w:space="0" w:color="auto"/>
            <w:left w:val="none" w:sz="0" w:space="0" w:color="auto"/>
            <w:bottom w:val="none" w:sz="0" w:space="0" w:color="auto"/>
            <w:right w:val="none" w:sz="0" w:space="0" w:color="auto"/>
          </w:divBdr>
        </w:div>
        <w:div w:id="773943889">
          <w:marLeft w:val="640"/>
          <w:marRight w:val="0"/>
          <w:marTop w:val="0"/>
          <w:marBottom w:val="0"/>
          <w:divBdr>
            <w:top w:val="none" w:sz="0" w:space="0" w:color="auto"/>
            <w:left w:val="none" w:sz="0" w:space="0" w:color="auto"/>
            <w:bottom w:val="none" w:sz="0" w:space="0" w:color="auto"/>
            <w:right w:val="none" w:sz="0" w:space="0" w:color="auto"/>
          </w:divBdr>
        </w:div>
        <w:div w:id="1089883135">
          <w:marLeft w:val="640"/>
          <w:marRight w:val="0"/>
          <w:marTop w:val="0"/>
          <w:marBottom w:val="0"/>
          <w:divBdr>
            <w:top w:val="none" w:sz="0" w:space="0" w:color="auto"/>
            <w:left w:val="none" w:sz="0" w:space="0" w:color="auto"/>
            <w:bottom w:val="none" w:sz="0" w:space="0" w:color="auto"/>
            <w:right w:val="none" w:sz="0" w:space="0" w:color="auto"/>
          </w:divBdr>
        </w:div>
        <w:div w:id="1612515199">
          <w:marLeft w:val="640"/>
          <w:marRight w:val="0"/>
          <w:marTop w:val="0"/>
          <w:marBottom w:val="0"/>
          <w:divBdr>
            <w:top w:val="none" w:sz="0" w:space="0" w:color="auto"/>
            <w:left w:val="none" w:sz="0" w:space="0" w:color="auto"/>
            <w:bottom w:val="none" w:sz="0" w:space="0" w:color="auto"/>
            <w:right w:val="none" w:sz="0" w:space="0" w:color="auto"/>
          </w:divBdr>
        </w:div>
        <w:div w:id="113133975">
          <w:marLeft w:val="640"/>
          <w:marRight w:val="0"/>
          <w:marTop w:val="0"/>
          <w:marBottom w:val="0"/>
          <w:divBdr>
            <w:top w:val="none" w:sz="0" w:space="0" w:color="auto"/>
            <w:left w:val="none" w:sz="0" w:space="0" w:color="auto"/>
            <w:bottom w:val="none" w:sz="0" w:space="0" w:color="auto"/>
            <w:right w:val="none" w:sz="0" w:space="0" w:color="auto"/>
          </w:divBdr>
        </w:div>
        <w:div w:id="439647160">
          <w:marLeft w:val="640"/>
          <w:marRight w:val="0"/>
          <w:marTop w:val="0"/>
          <w:marBottom w:val="0"/>
          <w:divBdr>
            <w:top w:val="none" w:sz="0" w:space="0" w:color="auto"/>
            <w:left w:val="none" w:sz="0" w:space="0" w:color="auto"/>
            <w:bottom w:val="none" w:sz="0" w:space="0" w:color="auto"/>
            <w:right w:val="none" w:sz="0" w:space="0" w:color="auto"/>
          </w:divBdr>
        </w:div>
        <w:div w:id="1360551229">
          <w:marLeft w:val="640"/>
          <w:marRight w:val="0"/>
          <w:marTop w:val="0"/>
          <w:marBottom w:val="0"/>
          <w:divBdr>
            <w:top w:val="none" w:sz="0" w:space="0" w:color="auto"/>
            <w:left w:val="none" w:sz="0" w:space="0" w:color="auto"/>
            <w:bottom w:val="none" w:sz="0" w:space="0" w:color="auto"/>
            <w:right w:val="none" w:sz="0" w:space="0" w:color="auto"/>
          </w:divBdr>
        </w:div>
        <w:div w:id="1406957199">
          <w:marLeft w:val="640"/>
          <w:marRight w:val="0"/>
          <w:marTop w:val="0"/>
          <w:marBottom w:val="0"/>
          <w:divBdr>
            <w:top w:val="none" w:sz="0" w:space="0" w:color="auto"/>
            <w:left w:val="none" w:sz="0" w:space="0" w:color="auto"/>
            <w:bottom w:val="none" w:sz="0" w:space="0" w:color="auto"/>
            <w:right w:val="none" w:sz="0" w:space="0" w:color="auto"/>
          </w:divBdr>
        </w:div>
        <w:div w:id="2061977331">
          <w:marLeft w:val="640"/>
          <w:marRight w:val="0"/>
          <w:marTop w:val="0"/>
          <w:marBottom w:val="0"/>
          <w:divBdr>
            <w:top w:val="none" w:sz="0" w:space="0" w:color="auto"/>
            <w:left w:val="none" w:sz="0" w:space="0" w:color="auto"/>
            <w:bottom w:val="none" w:sz="0" w:space="0" w:color="auto"/>
            <w:right w:val="none" w:sz="0" w:space="0" w:color="auto"/>
          </w:divBdr>
        </w:div>
        <w:div w:id="1543666216">
          <w:marLeft w:val="640"/>
          <w:marRight w:val="0"/>
          <w:marTop w:val="0"/>
          <w:marBottom w:val="0"/>
          <w:divBdr>
            <w:top w:val="none" w:sz="0" w:space="0" w:color="auto"/>
            <w:left w:val="none" w:sz="0" w:space="0" w:color="auto"/>
            <w:bottom w:val="none" w:sz="0" w:space="0" w:color="auto"/>
            <w:right w:val="none" w:sz="0" w:space="0" w:color="auto"/>
          </w:divBdr>
        </w:div>
        <w:div w:id="799811216">
          <w:marLeft w:val="640"/>
          <w:marRight w:val="0"/>
          <w:marTop w:val="0"/>
          <w:marBottom w:val="0"/>
          <w:divBdr>
            <w:top w:val="none" w:sz="0" w:space="0" w:color="auto"/>
            <w:left w:val="none" w:sz="0" w:space="0" w:color="auto"/>
            <w:bottom w:val="none" w:sz="0" w:space="0" w:color="auto"/>
            <w:right w:val="none" w:sz="0" w:space="0" w:color="auto"/>
          </w:divBdr>
        </w:div>
        <w:div w:id="1177159042">
          <w:marLeft w:val="640"/>
          <w:marRight w:val="0"/>
          <w:marTop w:val="0"/>
          <w:marBottom w:val="0"/>
          <w:divBdr>
            <w:top w:val="none" w:sz="0" w:space="0" w:color="auto"/>
            <w:left w:val="none" w:sz="0" w:space="0" w:color="auto"/>
            <w:bottom w:val="none" w:sz="0" w:space="0" w:color="auto"/>
            <w:right w:val="none" w:sz="0" w:space="0" w:color="auto"/>
          </w:divBdr>
        </w:div>
        <w:div w:id="615525972">
          <w:marLeft w:val="640"/>
          <w:marRight w:val="0"/>
          <w:marTop w:val="0"/>
          <w:marBottom w:val="0"/>
          <w:divBdr>
            <w:top w:val="none" w:sz="0" w:space="0" w:color="auto"/>
            <w:left w:val="none" w:sz="0" w:space="0" w:color="auto"/>
            <w:bottom w:val="none" w:sz="0" w:space="0" w:color="auto"/>
            <w:right w:val="none" w:sz="0" w:space="0" w:color="auto"/>
          </w:divBdr>
        </w:div>
        <w:div w:id="116411482">
          <w:marLeft w:val="640"/>
          <w:marRight w:val="0"/>
          <w:marTop w:val="0"/>
          <w:marBottom w:val="0"/>
          <w:divBdr>
            <w:top w:val="none" w:sz="0" w:space="0" w:color="auto"/>
            <w:left w:val="none" w:sz="0" w:space="0" w:color="auto"/>
            <w:bottom w:val="none" w:sz="0" w:space="0" w:color="auto"/>
            <w:right w:val="none" w:sz="0" w:space="0" w:color="auto"/>
          </w:divBdr>
        </w:div>
        <w:div w:id="1067536552">
          <w:marLeft w:val="640"/>
          <w:marRight w:val="0"/>
          <w:marTop w:val="0"/>
          <w:marBottom w:val="0"/>
          <w:divBdr>
            <w:top w:val="none" w:sz="0" w:space="0" w:color="auto"/>
            <w:left w:val="none" w:sz="0" w:space="0" w:color="auto"/>
            <w:bottom w:val="none" w:sz="0" w:space="0" w:color="auto"/>
            <w:right w:val="none" w:sz="0" w:space="0" w:color="auto"/>
          </w:divBdr>
        </w:div>
        <w:div w:id="87239825">
          <w:marLeft w:val="640"/>
          <w:marRight w:val="0"/>
          <w:marTop w:val="0"/>
          <w:marBottom w:val="0"/>
          <w:divBdr>
            <w:top w:val="none" w:sz="0" w:space="0" w:color="auto"/>
            <w:left w:val="none" w:sz="0" w:space="0" w:color="auto"/>
            <w:bottom w:val="none" w:sz="0" w:space="0" w:color="auto"/>
            <w:right w:val="none" w:sz="0" w:space="0" w:color="auto"/>
          </w:divBdr>
        </w:div>
        <w:div w:id="1501502276">
          <w:marLeft w:val="640"/>
          <w:marRight w:val="0"/>
          <w:marTop w:val="0"/>
          <w:marBottom w:val="0"/>
          <w:divBdr>
            <w:top w:val="none" w:sz="0" w:space="0" w:color="auto"/>
            <w:left w:val="none" w:sz="0" w:space="0" w:color="auto"/>
            <w:bottom w:val="none" w:sz="0" w:space="0" w:color="auto"/>
            <w:right w:val="none" w:sz="0" w:space="0" w:color="auto"/>
          </w:divBdr>
        </w:div>
        <w:div w:id="1422605798">
          <w:marLeft w:val="640"/>
          <w:marRight w:val="0"/>
          <w:marTop w:val="0"/>
          <w:marBottom w:val="0"/>
          <w:divBdr>
            <w:top w:val="none" w:sz="0" w:space="0" w:color="auto"/>
            <w:left w:val="none" w:sz="0" w:space="0" w:color="auto"/>
            <w:bottom w:val="none" w:sz="0" w:space="0" w:color="auto"/>
            <w:right w:val="none" w:sz="0" w:space="0" w:color="auto"/>
          </w:divBdr>
        </w:div>
        <w:div w:id="1677882740">
          <w:marLeft w:val="640"/>
          <w:marRight w:val="0"/>
          <w:marTop w:val="0"/>
          <w:marBottom w:val="0"/>
          <w:divBdr>
            <w:top w:val="none" w:sz="0" w:space="0" w:color="auto"/>
            <w:left w:val="none" w:sz="0" w:space="0" w:color="auto"/>
            <w:bottom w:val="none" w:sz="0" w:space="0" w:color="auto"/>
            <w:right w:val="none" w:sz="0" w:space="0" w:color="auto"/>
          </w:divBdr>
        </w:div>
        <w:div w:id="708578415">
          <w:marLeft w:val="640"/>
          <w:marRight w:val="0"/>
          <w:marTop w:val="0"/>
          <w:marBottom w:val="0"/>
          <w:divBdr>
            <w:top w:val="none" w:sz="0" w:space="0" w:color="auto"/>
            <w:left w:val="none" w:sz="0" w:space="0" w:color="auto"/>
            <w:bottom w:val="none" w:sz="0" w:space="0" w:color="auto"/>
            <w:right w:val="none" w:sz="0" w:space="0" w:color="auto"/>
          </w:divBdr>
        </w:div>
        <w:div w:id="367609834">
          <w:marLeft w:val="640"/>
          <w:marRight w:val="0"/>
          <w:marTop w:val="0"/>
          <w:marBottom w:val="0"/>
          <w:divBdr>
            <w:top w:val="none" w:sz="0" w:space="0" w:color="auto"/>
            <w:left w:val="none" w:sz="0" w:space="0" w:color="auto"/>
            <w:bottom w:val="none" w:sz="0" w:space="0" w:color="auto"/>
            <w:right w:val="none" w:sz="0" w:space="0" w:color="auto"/>
          </w:divBdr>
        </w:div>
        <w:div w:id="190847587">
          <w:marLeft w:val="640"/>
          <w:marRight w:val="0"/>
          <w:marTop w:val="0"/>
          <w:marBottom w:val="0"/>
          <w:divBdr>
            <w:top w:val="none" w:sz="0" w:space="0" w:color="auto"/>
            <w:left w:val="none" w:sz="0" w:space="0" w:color="auto"/>
            <w:bottom w:val="none" w:sz="0" w:space="0" w:color="auto"/>
            <w:right w:val="none" w:sz="0" w:space="0" w:color="auto"/>
          </w:divBdr>
        </w:div>
        <w:div w:id="1662538448">
          <w:marLeft w:val="640"/>
          <w:marRight w:val="0"/>
          <w:marTop w:val="0"/>
          <w:marBottom w:val="0"/>
          <w:divBdr>
            <w:top w:val="none" w:sz="0" w:space="0" w:color="auto"/>
            <w:left w:val="none" w:sz="0" w:space="0" w:color="auto"/>
            <w:bottom w:val="none" w:sz="0" w:space="0" w:color="auto"/>
            <w:right w:val="none" w:sz="0" w:space="0" w:color="auto"/>
          </w:divBdr>
        </w:div>
        <w:div w:id="1136992649">
          <w:marLeft w:val="640"/>
          <w:marRight w:val="0"/>
          <w:marTop w:val="0"/>
          <w:marBottom w:val="0"/>
          <w:divBdr>
            <w:top w:val="none" w:sz="0" w:space="0" w:color="auto"/>
            <w:left w:val="none" w:sz="0" w:space="0" w:color="auto"/>
            <w:bottom w:val="none" w:sz="0" w:space="0" w:color="auto"/>
            <w:right w:val="none" w:sz="0" w:space="0" w:color="auto"/>
          </w:divBdr>
        </w:div>
        <w:div w:id="1990359896">
          <w:marLeft w:val="640"/>
          <w:marRight w:val="0"/>
          <w:marTop w:val="0"/>
          <w:marBottom w:val="0"/>
          <w:divBdr>
            <w:top w:val="none" w:sz="0" w:space="0" w:color="auto"/>
            <w:left w:val="none" w:sz="0" w:space="0" w:color="auto"/>
            <w:bottom w:val="none" w:sz="0" w:space="0" w:color="auto"/>
            <w:right w:val="none" w:sz="0" w:space="0" w:color="auto"/>
          </w:divBdr>
        </w:div>
        <w:div w:id="1984582506">
          <w:marLeft w:val="640"/>
          <w:marRight w:val="0"/>
          <w:marTop w:val="0"/>
          <w:marBottom w:val="0"/>
          <w:divBdr>
            <w:top w:val="none" w:sz="0" w:space="0" w:color="auto"/>
            <w:left w:val="none" w:sz="0" w:space="0" w:color="auto"/>
            <w:bottom w:val="none" w:sz="0" w:space="0" w:color="auto"/>
            <w:right w:val="none" w:sz="0" w:space="0" w:color="auto"/>
          </w:divBdr>
        </w:div>
        <w:div w:id="1957172819">
          <w:marLeft w:val="640"/>
          <w:marRight w:val="0"/>
          <w:marTop w:val="0"/>
          <w:marBottom w:val="0"/>
          <w:divBdr>
            <w:top w:val="none" w:sz="0" w:space="0" w:color="auto"/>
            <w:left w:val="none" w:sz="0" w:space="0" w:color="auto"/>
            <w:bottom w:val="none" w:sz="0" w:space="0" w:color="auto"/>
            <w:right w:val="none" w:sz="0" w:space="0" w:color="auto"/>
          </w:divBdr>
        </w:div>
        <w:div w:id="1020161677">
          <w:marLeft w:val="640"/>
          <w:marRight w:val="0"/>
          <w:marTop w:val="0"/>
          <w:marBottom w:val="0"/>
          <w:divBdr>
            <w:top w:val="none" w:sz="0" w:space="0" w:color="auto"/>
            <w:left w:val="none" w:sz="0" w:space="0" w:color="auto"/>
            <w:bottom w:val="none" w:sz="0" w:space="0" w:color="auto"/>
            <w:right w:val="none" w:sz="0" w:space="0" w:color="auto"/>
          </w:divBdr>
        </w:div>
        <w:div w:id="1284774228">
          <w:marLeft w:val="640"/>
          <w:marRight w:val="0"/>
          <w:marTop w:val="0"/>
          <w:marBottom w:val="0"/>
          <w:divBdr>
            <w:top w:val="none" w:sz="0" w:space="0" w:color="auto"/>
            <w:left w:val="none" w:sz="0" w:space="0" w:color="auto"/>
            <w:bottom w:val="none" w:sz="0" w:space="0" w:color="auto"/>
            <w:right w:val="none" w:sz="0" w:space="0" w:color="auto"/>
          </w:divBdr>
        </w:div>
        <w:div w:id="1846166311">
          <w:marLeft w:val="640"/>
          <w:marRight w:val="0"/>
          <w:marTop w:val="0"/>
          <w:marBottom w:val="0"/>
          <w:divBdr>
            <w:top w:val="none" w:sz="0" w:space="0" w:color="auto"/>
            <w:left w:val="none" w:sz="0" w:space="0" w:color="auto"/>
            <w:bottom w:val="none" w:sz="0" w:space="0" w:color="auto"/>
            <w:right w:val="none" w:sz="0" w:space="0" w:color="auto"/>
          </w:divBdr>
        </w:div>
        <w:div w:id="1161653971">
          <w:marLeft w:val="640"/>
          <w:marRight w:val="0"/>
          <w:marTop w:val="0"/>
          <w:marBottom w:val="0"/>
          <w:divBdr>
            <w:top w:val="none" w:sz="0" w:space="0" w:color="auto"/>
            <w:left w:val="none" w:sz="0" w:space="0" w:color="auto"/>
            <w:bottom w:val="none" w:sz="0" w:space="0" w:color="auto"/>
            <w:right w:val="none" w:sz="0" w:space="0" w:color="auto"/>
          </w:divBdr>
        </w:div>
        <w:div w:id="1711958006">
          <w:marLeft w:val="640"/>
          <w:marRight w:val="0"/>
          <w:marTop w:val="0"/>
          <w:marBottom w:val="0"/>
          <w:divBdr>
            <w:top w:val="none" w:sz="0" w:space="0" w:color="auto"/>
            <w:left w:val="none" w:sz="0" w:space="0" w:color="auto"/>
            <w:bottom w:val="none" w:sz="0" w:space="0" w:color="auto"/>
            <w:right w:val="none" w:sz="0" w:space="0" w:color="auto"/>
          </w:divBdr>
        </w:div>
        <w:div w:id="843939342">
          <w:marLeft w:val="640"/>
          <w:marRight w:val="0"/>
          <w:marTop w:val="0"/>
          <w:marBottom w:val="0"/>
          <w:divBdr>
            <w:top w:val="none" w:sz="0" w:space="0" w:color="auto"/>
            <w:left w:val="none" w:sz="0" w:space="0" w:color="auto"/>
            <w:bottom w:val="none" w:sz="0" w:space="0" w:color="auto"/>
            <w:right w:val="none" w:sz="0" w:space="0" w:color="auto"/>
          </w:divBdr>
        </w:div>
        <w:div w:id="2026710341">
          <w:marLeft w:val="640"/>
          <w:marRight w:val="0"/>
          <w:marTop w:val="0"/>
          <w:marBottom w:val="0"/>
          <w:divBdr>
            <w:top w:val="none" w:sz="0" w:space="0" w:color="auto"/>
            <w:left w:val="none" w:sz="0" w:space="0" w:color="auto"/>
            <w:bottom w:val="none" w:sz="0" w:space="0" w:color="auto"/>
            <w:right w:val="none" w:sz="0" w:space="0" w:color="auto"/>
          </w:divBdr>
        </w:div>
        <w:div w:id="1484196286">
          <w:marLeft w:val="640"/>
          <w:marRight w:val="0"/>
          <w:marTop w:val="0"/>
          <w:marBottom w:val="0"/>
          <w:divBdr>
            <w:top w:val="none" w:sz="0" w:space="0" w:color="auto"/>
            <w:left w:val="none" w:sz="0" w:space="0" w:color="auto"/>
            <w:bottom w:val="none" w:sz="0" w:space="0" w:color="auto"/>
            <w:right w:val="none" w:sz="0" w:space="0" w:color="auto"/>
          </w:divBdr>
        </w:div>
        <w:div w:id="339502049">
          <w:marLeft w:val="640"/>
          <w:marRight w:val="0"/>
          <w:marTop w:val="0"/>
          <w:marBottom w:val="0"/>
          <w:divBdr>
            <w:top w:val="none" w:sz="0" w:space="0" w:color="auto"/>
            <w:left w:val="none" w:sz="0" w:space="0" w:color="auto"/>
            <w:bottom w:val="none" w:sz="0" w:space="0" w:color="auto"/>
            <w:right w:val="none" w:sz="0" w:space="0" w:color="auto"/>
          </w:divBdr>
        </w:div>
        <w:div w:id="2129087124">
          <w:marLeft w:val="640"/>
          <w:marRight w:val="0"/>
          <w:marTop w:val="0"/>
          <w:marBottom w:val="0"/>
          <w:divBdr>
            <w:top w:val="none" w:sz="0" w:space="0" w:color="auto"/>
            <w:left w:val="none" w:sz="0" w:space="0" w:color="auto"/>
            <w:bottom w:val="none" w:sz="0" w:space="0" w:color="auto"/>
            <w:right w:val="none" w:sz="0" w:space="0" w:color="auto"/>
          </w:divBdr>
        </w:div>
        <w:div w:id="55906267">
          <w:marLeft w:val="640"/>
          <w:marRight w:val="0"/>
          <w:marTop w:val="0"/>
          <w:marBottom w:val="0"/>
          <w:divBdr>
            <w:top w:val="none" w:sz="0" w:space="0" w:color="auto"/>
            <w:left w:val="none" w:sz="0" w:space="0" w:color="auto"/>
            <w:bottom w:val="none" w:sz="0" w:space="0" w:color="auto"/>
            <w:right w:val="none" w:sz="0" w:space="0" w:color="auto"/>
          </w:divBdr>
        </w:div>
        <w:div w:id="104153343">
          <w:marLeft w:val="640"/>
          <w:marRight w:val="0"/>
          <w:marTop w:val="0"/>
          <w:marBottom w:val="0"/>
          <w:divBdr>
            <w:top w:val="none" w:sz="0" w:space="0" w:color="auto"/>
            <w:left w:val="none" w:sz="0" w:space="0" w:color="auto"/>
            <w:bottom w:val="none" w:sz="0" w:space="0" w:color="auto"/>
            <w:right w:val="none" w:sz="0" w:space="0" w:color="auto"/>
          </w:divBdr>
        </w:div>
        <w:div w:id="1794517247">
          <w:marLeft w:val="640"/>
          <w:marRight w:val="0"/>
          <w:marTop w:val="0"/>
          <w:marBottom w:val="0"/>
          <w:divBdr>
            <w:top w:val="none" w:sz="0" w:space="0" w:color="auto"/>
            <w:left w:val="none" w:sz="0" w:space="0" w:color="auto"/>
            <w:bottom w:val="none" w:sz="0" w:space="0" w:color="auto"/>
            <w:right w:val="none" w:sz="0" w:space="0" w:color="auto"/>
          </w:divBdr>
        </w:div>
        <w:div w:id="440884228">
          <w:marLeft w:val="640"/>
          <w:marRight w:val="0"/>
          <w:marTop w:val="0"/>
          <w:marBottom w:val="0"/>
          <w:divBdr>
            <w:top w:val="none" w:sz="0" w:space="0" w:color="auto"/>
            <w:left w:val="none" w:sz="0" w:space="0" w:color="auto"/>
            <w:bottom w:val="none" w:sz="0" w:space="0" w:color="auto"/>
            <w:right w:val="none" w:sz="0" w:space="0" w:color="auto"/>
          </w:divBdr>
        </w:div>
        <w:div w:id="1043090590">
          <w:marLeft w:val="640"/>
          <w:marRight w:val="0"/>
          <w:marTop w:val="0"/>
          <w:marBottom w:val="0"/>
          <w:divBdr>
            <w:top w:val="none" w:sz="0" w:space="0" w:color="auto"/>
            <w:left w:val="none" w:sz="0" w:space="0" w:color="auto"/>
            <w:bottom w:val="none" w:sz="0" w:space="0" w:color="auto"/>
            <w:right w:val="none" w:sz="0" w:space="0" w:color="auto"/>
          </w:divBdr>
        </w:div>
        <w:div w:id="265237673">
          <w:marLeft w:val="640"/>
          <w:marRight w:val="0"/>
          <w:marTop w:val="0"/>
          <w:marBottom w:val="0"/>
          <w:divBdr>
            <w:top w:val="none" w:sz="0" w:space="0" w:color="auto"/>
            <w:left w:val="none" w:sz="0" w:space="0" w:color="auto"/>
            <w:bottom w:val="none" w:sz="0" w:space="0" w:color="auto"/>
            <w:right w:val="none" w:sz="0" w:space="0" w:color="auto"/>
          </w:divBdr>
        </w:div>
        <w:div w:id="570964624">
          <w:marLeft w:val="640"/>
          <w:marRight w:val="0"/>
          <w:marTop w:val="0"/>
          <w:marBottom w:val="0"/>
          <w:divBdr>
            <w:top w:val="none" w:sz="0" w:space="0" w:color="auto"/>
            <w:left w:val="none" w:sz="0" w:space="0" w:color="auto"/>
            <w:bottom w:val="none" w:sz="0" w:space="0" w:color="auto"/>
            <w:right w:val="none" w:sz="0" w:space="0" w:color="auto"/>
          </w:divBdr>
        </w:div>
      </w:divsChild>
    </w:div>
    <w:div w:id="440228801">
      <w:marLeft w:val="0"/>
      <w:marRight w:val="0"/>
      <w:marTop w:val="0"/>
      <w:marBottom w:val="0"/>
      <w:divBdr>
        <w:top w:val="none" w:sz="0" w:space="0" w:color="auto"/>
        <w:left w:val="none" w:sz="0" w:space="0" w:color="auto"/>
        <w:bottom w:val="none" w:sz="0" w:space="0" w:color="auto"/>
        <w:right w:val="none" w:sz="0" w:space="0" w:color="auto"/>
      </w:divBdr>
    </w:div>
    <w:div w:id="440420365">
      <w:bodyDiv w:val="1"/>
      <w:marLeft w:val="0"/>
      <w:marRight w:val="0"/>
      <w:marTop w:val="0"/>
      <w:marBottom w:val="0"/>
      <w:divBdr>
        <w:top w:val="none" w:sz="0" w:space="0" w:color="auto"/>
        <w:left w:val="none" w:sz="0" w:space="0" w:color="auto"/>
        <w:bottom w:val="none" w:sz="0" w:space="0" w:color="auto"/>
        <w:right w:val="none" w:sz="0" w:space="0" w:color="auto"/>
      </w:divBdr>
      <w:divsChild>
        <w:div w:id="1202203107">
          <w:marLeft w:val="640"/>
          <w:marRight w:val="0"/>
          <w:marTop w:val="0"/>
          <w:marBottom w:val="0"/>
          <w:divBdr>
            <w:top w:val="none" w:sz="0" w:space="0" w:color="auto"/>
            <w:left w:val="none" w:sz="0" w:space="0" w:color="auto"/>
            <w:bottom w:val="none" w:sz="0" w:space="0" w:color="auto"/>
            <w:right w:val="none" w:sz="0" w:space="0" w:color="auto"/>
          </w:divBdr>
        </w:div>
        <w:div w:id="1133248833">
          <w:marLeft w:val="640"/>
          <w:marRight w:val="0"/>
          <w:marTop w:val="0"/>
          <w:marBottom w:val="0"/>
          <w:divBdr>
            <w:top w:val="none" w:sz="0" w:space="0" w:color="auto"/>
            <w:left w:val="none" w:sz="0" w:space="0" w:color="auto"/>
            <w:bottom w:val="none" w:sz="0" w:space="0" w:color="auto"/>
            <w:right w:val="none" w:sz="0" w:space="0" w:color="auto"/>
          </w:divBdr>
        </w:div>
        <w:div w:id="1759523308">
          <w:marLeft w:val="640"/>
          <w:marRight w:val="0"/>
          <w:marTop w:val="0"/>
          <w:marBottom w:val="0"/>
          <w:divBdr>
            <w:top w:val="none" w:sz="0" w:space="0" w:color="auto"/>
            <w:left w:val="none" w:sz="0" w:space="0" w:color="auto"/>
            <w:bottom w:val="none" w:sz="0" w:space="0" w:color="auto"/>
            <w:right w:val="none" w:sz="0" w:space="0" w:color="auto"/>
          </w:divBdr>
        </w:div>
        <w:div w:id="1051343191">
          <w:marLeft w:val="640"/>
          <w:marRight w:val="0"/>
          <w:marTop w:val="0"/>
          <w:marBottom w:val="0"/>
          <w:divBdr>
            <w:top w:val="none" w:sz="0" w:space="0" w:color="auto"/>
            <w:left w:val="none" w:sz="0" w:space="0" w:color="auto"/>
            <w:bottom w:val="none" w:sz="0" w:space="0" w:color="auto"/>
            <w:right w:val="none" w:sz="0" w:space="0" w:color="auto"/>
          </w:divBdr>
        </w:div>
        <w:div w:id="669526011">
          <w:marLeft w:val="640"/>
          <w:marRight w:val="0"/>
          <w:marTop w:val="0"/>
          <w:marBottom w:val="0"/>
          <w:divBdr>
            <w:top w:val="none" w:sz="0" w:space="0" w:color="auto"/>
            <w:left w:val="none" w:sz="0" w:space="0" w:color="auto"/>
            <w:bottom w:val="none" w:sz="0" w:space="0" w:color="auto"/>
            <w:right w:val="none" w:sz="0" w:space="0" w:color="auto"/>
          </w:divBdr>
        </w:div>
        <w:div w:id="1034116824">
          <w:marLeft w:val="640"/>
          <w:marRight w:val="0"/>
          <w:marTop w:val="0"/>
          <w:marBottom w:val="0"/>
          <w:divBdr>
            <w:top w:val="none" w:sz="0" w:space="0" w:color="auto"/>
            <w:left w:val="none" w:sz="0" w:space="0" w:color="auto"/>
            <w:bottom w:val="none" w:sz="0" w:space="0" w:color="auto"/>
            <w:right w:val="none" w:sz="0" w:space="0" w:color="auto"/>
          </w:divBdr>
        </w:div>
        <w:div w:id="963539046">
          <w:marLeft w:val="640"/>
          <w:marRight w:val="0"/>
          <w:marTop w:val="0"/>
          <w:marBottom w:val="0"/>
          <w:divBdr>
            <w:top w:val="none" w:sz="0" w:space="0" w:color="auto"/>
            <w:left w:val="none" w:sz="0" w:space="0" w:color="auto"/>
            <w:bottom w:val="none" w:sz="0" w:space="0" w:color="auto"/>
            <w:right w:val="none" w:sz="0" w:space="0" w:color="auto"/>
          </w:divBdr>
        </w:div>
        <w:div w:id="893661377">
          <w:marLeft w:val="640"/>
          <w:marRight w:val="0"/>
          <w:marTop w:val="0"/>
          <w:marBottom w:val="0"/>
          <w:divBdr>
            <w:top w:val="none" w:sz="0" w:space="0" w:color="auto"/>
            <w:left w:val="none" w:sz="0" w:space="0" w:color="auto"/>
            <w:bottom w:val="none" w:sz="0" w:space="0" w:color="auto"/>
            <w:right w:val="none" w:sz="0" w:space="0" w:color="auto"/>
          </w:divBdr>
        </w:div>
        <w:div w:id="1999840246">
          <w:marLeft w:val="640"/>
          <w:marRight w:val="0"/>
          <w:marTop w:val="0"/>
          <w:marBottom w:val="0"/>
          <w:divBdr>
            <w:top w:val="none" w:sz="0" w:space="0" w:color="auto"/>
            <w:left w:val="none" w:sz="0" w:space="0" w:color="auto"/>
            <w:bottom w:val="none" w:sz="0" w:space="0" w:color="auto"/>
            <w:right w:val="none" w:sz="0" w:space="0" w:color="auto"/>
          </w:divBdr>
        </w:div>
        <w:div w:id="659039130">
          <w:marLeft w:val="640"/>
          <w:marRight w:val="0"/>
          <w:marTop w:val="0"/>
          <w:marBottom w:val="0"/>
          <w:divBdr>
            <w:top w:val="none" w:sz="0" w:space="0" w:color="auto"/>
            <w:left w:val="none" w:sz="0" w:space="0" w:color="auto"/>
            <w:bottom w:val="none" w:sz="0" w:space="0" w:color="auto"/>
            <w:right w:val="none" w:sz="0" w:space="0" w:color="auto"/>
          </w:divBdr>
        </w:div>
        <w:div w:id="390689898">
          <w:marLeft w:val="640"/>
          <w:marRight w:val="0"/>
          <w:marTop w:val="0"/>
          <w:marBottom w:val="0"/>
          <w:divBdr>
            <w:top w:val="none" w:sz="0" w:space="0" w:color="auto"/>
            <w:left w:val="none" w:sz="0" w:space="0" w:color="auto"/>
            <w:bottom w:val="none" w:sz="0" w:space="0" w:color="auto"/>
            <w:right w:val="none" w:sz="0" w:space="0" w:color="auto"/>
          </w:divBdr>
        </w:div>
        <w:div w:id="369769918">
          <w:marLeft w:val="640"/>
          <w:marRight w:val="0"/>
          <w:marTop w:val="0"/>
          <w:marBottom w:val="0"/>
          <w:divBdr>
            <w:top w:val="none" w:sz="0" w:space="0" w:color="auto"/>
            <w:left w:val="none" w:sz="0" w:space="0" w:color="auto"/>
            <w:bottom w:val="none" w:sz="0" w:space="0" w:color="auto"/>
            <w:right w:val="none" w:sz="0" w:space="0" w:color="auto"/>
          </w:divBdr>
        </w:div>
        <w:div w:id="600845441">
          <w:marLeft w:val="640"/>
          <w:marRight w:val="0"/>
          <w:marTop w:val="0"/>
          <w:marBottom w:val="0"/>
          <w:divBdr>
            <w:top w:val="none" w:sz="0" w:space="0" w:color="auto"/>
            <w:left w:val="none" w:sz="0" w:space="0" w:color="auto"/>
            <w:bottom w:val="none" w:sz="0" w:space="0" w:color="auto"/>
            <w:right w:val="none" w:sz="0" w:space="0" w:color="auto"/>
          </w:divBdr>
        </w:div>
        <w:div w:id="1623682176">
          <w:marLeft w:val="640"/>
          <w:marRight w:val="0"/>
          <w:marTop w:val="0"/>
          <w:marBottom w:val="0"/>
          <w:divBdr>
            <w:top w:val="none" w:sz="0" w:space="0" w:color="auto"/>
            <w:left w:val="none" w:sz="0" w:space="0" w:color="auto"/>
            <w:bottom w:val="none" w:sz="0" w:space="0" w:color="auto"/>
            <w:right w:val="none" w:sz="0" w:space="0" w:color="auto"/>
          </w:divBdr>
        </w:div>
        <w:div w:id="1365054987">
          <w:marLeft w:val="640"/>
          <w:marRight w:val="0"/>
          <w:marTop w:val="0"/>
          <w:marBottom w:val="0"/>
          <w:divBdr>
            <w:top w:val="none" w:sz="0" w:space="0" w:color="auto"/>
            <w:left w:val="none" w:sz="0" w:space="0" w:color="auto"/>
            <w:bottom w:val="none" w:sz="0" w:space="0" w:color="auto"/>
            <w:right w:val="none" w:sz="0" w:space="0" w:color="auto"/>
          </w:divBdr>
        </w:div>
        <w:div w:id="2014406284">
          <w:marLeft w:val="640"/>
          <w:marRight w:val="0"/>
          <w:marTop w:val="0"/>
          <w:marBottom w:val="0"/>
          <w:divBdr>
            <w:top w:val="none" w:sz="0" w:space="0" w:color="auto"/>
            <w:left w:val="none" w:sz="0" w:space="0" w:color="auto"/>
            <w:bottom w:val="none" w:sz="0" w:space="0" w:color="auto"/>
            <w:right w:val="none" w:sz="0" w:space="0" w:color="auto"/>
          </w:divBdr>
        </w:div>
        <w:div w:id="358360317">
          <w:marLeft w:val="640"/>
          <w:marRight w:val="0"/>
          <w:marTop w:val="0"/>
          <w:marBottom w:val="0"/>
          <w:divBdr>
            <w:top w:val="none" w:sz="0" w:space="0" w:color="auto"/>
            <w:left w:val="none" w:sz="0" w:space="0" w:color="auto"/>
            <w:bottom w:val="none" w:sz="0" w:space="0" w:color="auto"/>
            <w:right w:val="none" w:sz="0" w:space="0" w:color="auto"/>
          </w:divBdr>
        </w:div>
        <w:div w:id="1547524891">
          <w:marLeft w:val="640"/>
          <w:marRight w:val="0"/>
          <w:marTop w:val="0"/>
          <w:marBottom w:val="0"/>
          <w:divBdr>
            <w:top w:val="none" w:sz="0" w:space="0" w:color="auto"/>
            <w:left w:val="none" w:sz="0" w:space="0" w:color="auto"/>
            <w:bottom w:val="none" w:sz="0" w:space="0" w:color="auto"/>
            <w:right w:val="none" w:sz="0" w:space="0" w:color="auto"/>
          </w:divBdr>
        </w:div>
        <w:div w:id="1368021605">
          <w:marLeft w:val="640"/>
          <w:marRight w:val="0"/>
          <w:marTop w:val="0"/>
          <w:marBottom w:val="0"/>
          <w:divBdr>
            <w:top w:val="none" w:sz="0" w:space="0" w:color="auto"/>
            <w:left w:val="none" w:sz="0" w:space="0" w:color="auto"/>
            <w:bottom w:val="none" w:sz="0" w:space="0" w:color="auto"/>
            <w:right w:val="none" w:sz="0" w:space="0" w:color="auto"/>
          </w:divBdr>
        </w:div>
        <w:div w:id="1112363271">
          <w:marLeft w:val="640"/>
          <w:marRight w:val="0"/>
          <w:marTop w:val="0"/>
          <w:marBottom w:val="0"/>
          <w:divBdr>
            <w:top w:val="none" w:sz="0" w:space="0" w:color="auto"/>
            <w:left w:val="none" w:sz="0" w:space="0" w:color="auto"/>
            <w:bottom w:val="none" w:sz="0" w:space="0" w:color="auto"/>
            <w:right w:val="none" w:sz="0" w:space="0" w:color="auto"/>
          </w:divBdr>
        </w:div>
        <w:div w:id="307370098">
          <w:marLeft w:val="640"/>
          <w:marRight w:val="0"/>
          <w:marTop w:val="0"/>
          <w:marBottom w:val="0"/>
          <w:divBdr>
            <w:top w:val="none" w:sz="0" w:space="0" w:color="auto"/>
            <w:left w:val="none" w:sz="0" w:space="0" w:color="auto"/>
            <w:bottom w:val="none" w:sz="0" w:space="0" w:color="auto"/>
            <w:right w:val="none" w:sz="0" w:space="0" w:color="auto"/>
          </w:divBdr>
        </w:div>
        <w:div w:id="1217933058">
          <w:marLeft w:val="640"/>
          <w:marRight w:val="0"/>
          <w:marTop w:val="0"/>
          <w:marBottom w:val="0"/>
          <w:divBdr>
            <w:top w:val="none" w:sz="0" w:space="0" w:color="auto"/>
            <w:left w:val="none" w:sz="0" w:space="0" w:color="auto"/>
            <w:bottom w:val="none" w:sz="0" w:space="0" w:color="auto"/>
            <w:right w:val="none" w:sz="0" w:space="0" w:color="auto"/>
          </w:divBdr>
        </w:div>
        <w:div w:id="1984919092">
          <w:marLeft w:val="640"/>
          <w:marRight w:val="0"/>
          <w:marTop w:val="0"/>
          <w:marBottom w:val="0"/>
          <w:divBdr>
            <w:top w:val="none" w:sz="0" w:space="0" w:color="auto"/>
            <w:left w:val="none" w:sz="0" w:space="0" w:color="auto"/>
            <w:bottom w:val="none" w:sz="0" w:space="0" w:color="auto"/>
            <w:right w:val="none" w:sz="0" w:space="0" w:color="auto"/>
          </w:divBdr>
        </w:div>
        <w:div w:id="626931556">
          <w:marLeft w:val="640"/>
          <w:marRight w:val="0"/>
          <w:marTop w:val="0"/>
          <w:marBottom w:val="0"/>
          <w:divBdr>
            <w:top w:val="none" w:sz="0" w:space="0" w:color="auto"/>
            <w:left w:val="none" w:sz="0" w:space="0" w:color="auto"/>
            <w:bottom w:val="none" w:sz="0" w:space="0" w:color="auto"/>
            <w:right w:val="none" w:sz="0" w:space="0" w:color="auto"/>
          </w:divBdr>
        </w:div>
        <w:div w:id="648441792">
          <w:marLeft w:val="640"/>
          <w:marRight w:val="0"/>
          <w:marTop w:val="0"/>
          <w:marBottom w:val="0"/>
          <w:divBdr>
            <w:top w:val="none" w:sz="0" w:space="0" w:color="auto"/>
            <w:left w:val="none" w:sz="0" w:space="0" w:color="auto"/>
            <w:bottom w:val="none" w:sz="0" w:space="0" w:color="auto"/>
            <w:right w:val="none" w:sz="0" w:space="0" w:color="auto"/>
          </w:divBdr>
        </w:div>
        <w:div w:id="225337146">
          <w:marLeft w:val="640"/>
          <w:marRight w:val="0"/>
          <w:marTop w:val="0"/>
          <w:marBottom w:val="0"/>
          <w:divBdr>
            <w:top w:val="none" w:sz="0" w:space="0" w:color="auto"/>
            <w:left w:val="none" w:sz="0" w:space="0" w:color="auto"/>
            <w:bottom w:val="none" w:sz="0" w:space="0" w:color="auto"/>
            <w:right w:val="none" w:sz="0" w:space="0" w:color="auto"/>
          </w:divBdr>
        </w:div>
        <w:div w:id="1630160654">
          <w:marLeft w:val="640"/>
          <w:marRight w:val="0"/>
          <w:marTop w:val="0"/>
          <w:marBottom w:val="0"/>
          <w:divBdr>
            <w:top w:val="none" w:sz="0" w:space="0" w:color="auto"/>
            <w:left w:val="none" w:sz="0" w:space="0" w:color="auto"/>
            <w:bottom w:val="none" w:sz="0" w:space="0" w:color="auto"/>
            <w:right w:val="none" w:sz="0" w:space="0" w:color="auto"/>
          </w:divBdr>
        </w:div>
        <w:div w:id="543178545">
          <w:marLeft w:val="640"/>
          <w:marRight w:val="0"/>
          <w:marTop w:val="0"/>
          <w:marBottom w:val="0"/>
          <w:divBdr>
            <w:top w:val="none" w:sz="0" w:space="0" w:color="auto"/>
            <w:left w:val="none" w:sz="0" w:space="0" w:color="auto"/>
            <w:bottom w:val="none" w:sz="0" w:space="0" w:color="auto"/>
            <w:right w:val="none" w:sz="0" w:space="0" w:color="auto"/>
          </w:divBdr>
        </w:div>
        <w:div w:id="651711870">
          <w:marLeft w:val="640"/>
          <w:marRight w:val="0"/>
          <w:marTop w:val="0"/>
          <w:marBottom w:val="0"/>
          <w:divBdr>
            <w:top w:val="none" w:sz="0" w:space="0" w:color="auto"/>
            <w:left w:val="none" w:sz="0" w:space="0" w:color="auto"/>
            <w:bottom w:val="none" w:sz="0" w:space="0" w:color="auto"/>
            <w:right w:val="none" w:sz="0" w:space="0" w:color="auto"/>
          </w:divBdr>
        </w:div>
        <w:div w:id="1166478137">
          <w:marLeft w:val="640"/>
          <w:marRight w:val="0"/>
          <w:marTop w:val="0"/>
          <w:marBottom w:val="0"/>
          <w:divBdr>
            <w:top w:val="none" w:sz="0" w:space="0" w:color="auto"/>
            <w:left w:val="none" w:sz="0" w:space="0" w:color="auto"/>
            <w:bottom w:val="none" w:sz="0" w:space="0" w:color="auto"/>
            <w:right w:val="none" w:sz="0" w:space="0" w:color="auto"/>
          </w:divBdr>
        </w:div>
        <w:div w:id="1959330090">
          <w:marLeft w:val="640"/>
          <w:marRight w:val="0"/>
          <w:marTop w:val="0"/>
          <w:marBottom w:val="0"/>
          <w:divBdr>
            <w:top w:val="none" w:sz="0" w:space="0" w:color="auto"/>
            <w:left w:val="none" w:sz="0" w:space="0" w:color="auto"/>
            <w:bottom w:val="none" w:sz="0" w:space="0" w:color="auto"/>
            <w:right w:val="none" w:sz="0" w:space="0" w:color="auto"/>
          </w:divBdr>
        </w:div>
        <w:div w:id="443110906">
          <w:marLeft w:val="640"/>
          <w:marRight w:val="0"/>
          <w:marTop w:val="0"/>
          <w:marBottom w:val="0"/>
          <w:divBdr>
            <w:top w:val="none" w:sz="0" w:space="0" w:color="auto"/>
            <w:left w:val="none" w:sz="0" w:space="0" w:color="auto"/>
            <w:bottom w:val="none" w:sz="0" w:space="0" w:color="auto"/>
            <w:right w:val="none" w:sz="0" w:space="0" w:color="auto"/>
          </w:divBdr>
        </w:div>
        <w:div w:id="1050762351">
          <w:marLeft w:val="640"/>
          <w:marRight w:val="0"/>
          <w:marTop w:val="0"/>
          <w:marBottom w:val="0"/>
          <w:divBdr>
            <w:top w:val="none" w:sz="0" w:space="0" w:color="auto"/>
            <w:left w:val="none" w:sz="0" w:space="0" w:color="auto"/>
            <w:bottom w:val="none" w:sz="0" w:space="0" w:color="auto"/>
            <w:right w:val="none" w:sz="0" w:space="0" w:color="auto"/>
          </w:divBdr>
        </w:div>
        <w:div w:id="598685245">
          <w:marLeft w:val="640"/>
          <w:marRight w:val="0"/>
          <w:marTop w:val="0"/>
          <w:marBottom w:val="0"/>
          <w:divBdr>
            <w:top w:val="none" w:sz="0" w:space="0" w:color="auto"/>
            <w:left w:val="none" w:sz="0" w:space="0" w:color="auto"/>
            <w:bottom w:val="none" w:sz="0" w:space="0" w:color="auto"/>
            <w:right w:val="none" w:sz="0" w:space="0" w:color="auto"/>
          </w:divBdr>
        </w:div>
        <w:div w:id="505025608">
          <w:marLeft w:val="640"/>
          <w:marRight w:val="0"/>
          <w:marTop w:val="0"/>
          <w:marBottom w:val="0"/>
          <w:divBdr>
            <w:top w:val="none" w:sz="0" w:space="0" w:color="auto"/>
            <w:left w:val="none" w:sz="0" w:space="0" w:color="auto"/>
            <w:bottom w:val="none" w:sz="0" w:space="0" w:color="auto"/>
            <w:right w:val="none" w:sz="0" w:space="0" w:color="auto"/>
          </w:divBdr>
        </w:div>
        <w:div w:id="647248174">
          <w:marLeft w:val="640"/>
          <w:marRight w:val="0"/>
          <w:marTop w:val="0"/>
          <w:marBottom w:val="0"/>
          <w:divBdr>
            <w:top w:val="none" w:sz="0" w:space="0" w:color="auto"/>
            <w:left w:val="none" w:sz="0" w:space="0" w:color="auto"/>
            <w:bottom w:val="none" w:sz="0" w:space="0" w:color="auto"/>
            <w:right w:val="none" w:sz="0" w:space="0" w:color="auto"/>
          </w:divBdr>
        </w:div>
        <w:div w:id="715859165">
          <w:marLeft w:val="640"/>
          <w:marRight w:val="0"/>
          <w:marTop w:val="0"/>
          <w:marBottom w:val="0"/>
          <w:divBdr>
            <w:top w:val="none" w:sz="0" w:space="0" w:color="auto"/>
            <w:left w:val="none" w:sz="0" w:space="0" w:color="auto"/>
            <w:bottom w:val="none" w:sz="0" w:space="0" w:color="auto"/>
            <w:right w:val="none" w:sz="0" w:space="0" w:color="auto"/>
          </w:divBdr>
        </w:div>
        <w:div w:id="1863741521">
          <w:marLeft w:val="640"/>
          <w:marRight w:val="0"/>
          <w:marTop w:val="0"/>
          <w:marBottom w:val="0"/>
          <w:divBdr>
            <w:top w:val="none" w:sz="0" w:space="0" w:color="auto"/>
            <w:left w:val="none" w:sz="0" w:space="0" w:color="auto"/>
            <w:bottom w:val="none" w:sz="0" w:space="0" w:color="auto"/>
            <w:right w:val="none" w:sz="0" w:space="0" w:color="auto"/>
          </w:divBdr>
        </w:div>
        <w:div w:id="217594175">
          <w:marLeft w:val="640"/>
          <w:marRight w:val="0"/>
          <w:marTop w:val="0"/>
          <w:marBottom w:val="0"/>
          <w:divBdr>
            <w:top w:val="none" w:sz="0" w:space="0" w:color="auto"/>
            <w:left w:val="none" w:sz="0" w:space="0" w:color="auto"/>
            <w:bottom w:val="none" w:sz="0" w:space="0" w:color="auto"/>
            <w:right w:val="none" w:sz="0" w:space="0" w:color="auto"/>
          </w:divBdr>
        </w:div>
        <w:div w:id="820384474">
          <w:marLeft w:val="640"/>
          <w:marRight w:val="0"/>
          <w:marTop w:val="0"/>
          <w:marBottom w:val="0"/>
          <w:divBdr>
            <w:top w:val="none" w:sz="0" w:space="0" w:color="auto"/>
            <w:left w:val="none" w:sz="0" w:space="0" w:color="auto"/>
            <w:bottom w:val="none" w:sz="0" w:space="0" w:color="auto"/>
            <w:right w:val="none" w:sz="0" w:space="0" w:color="auto"/>
          </w:divBdr>
        </w:div>
        <w:div w:id="1953397084">
          <w:marLeft w:val="640"/>
          <w:marRight w:val="0"/>
          <w:marTop w:val="0"/>
          <w:marBottom w:val="0"/>
          <w:divBdr>
            <w:top w:val="none" w:sz="0" w:space="0" w:color="auto"/>
            <w:left w:val="none" w:sz="0" w:space="0" w:color="auto"/>
            <w:bottom w:val="none" w:sz="0" w:space="0" w:color="auto"/>
            <w:right w:val="none" w:sz="0" w:space="0" w:color="auto"/>
          </w:divBdr>
        </w:div>
        <w:div w:id="660235130">
          <w:marLeft w:val="640"/>
          <w:marRight w:val="0"/>
          <w:marTop w:val="0"/>
          <w:marBottom w:val="0"/>
          <w:divBdr>
            <w:top w:val="none" w:sz="0" w:space="0" w:color="auto"/>
            <w:left w:val="none" w:sz="0" w:space="0" w:color="auto"/>
            <w:bottom w:val="none" w:sz="0" w:space="0" w:color="auto"/>
            <w:right w:val="none" w:sz="0" w:space="0" w:color="auto"/>
          </w:divBdr>
        </w:div>
        <w:div w:id="25834273">
          <w:marLeft w:val="640"/>
          <w:marRight w:val="0"/>
          <w:marTop w:val="0"/>
          <w:marBottom w:val="0"/>
          <w:divBdr>
            <w:top w:val="none" w:sz="0" w:space="0" w:color="auto"/>
            <w:left w:val="none" w:sz="0" w:space="0" w:color="auto"/>
            <w:bottom w:val="none" w:sz="0" w:space="0" w:color="auto"/>
            <w:right w:val="none" w:sz="0" w:space="0" w:color="auto"/>
          </w:divBdr>
        </w:div>
        <w:div w:id="1344436755">
          <w:marLeft w:val="640"/>
          <w:marRight w:val="0"/>
          <w:marTop w:val="0"/>
          <w:marBottom w:val="0"/>
          <w:divBdr>
            <w:top w:val="none" w:sz="0" w:space="0" w:color="auto"/>
            <w:left w:val="none" w:sz="0" w:space="0" w:color="auto"/>
            <w:bottom w:val="none" w:sz="0" w:space="0" w:color="auto"/>
            <w:right w:val="none" w:sz="0" w:space="0" w:color="auto"/>
          </w:divBdr>
        </w:div>
        <w:div w:id="807435522">
          <w:marLeft w:val="640"/>
          <w:marRight w:val="0"/>
          <w:marTop w:val="0"/>
          <w:marBottom w:val="0"/>
          <w:divBdr>
            <w:top w:val="none" w:sz="0" w:space="0" w:color="auto"/>
            <w:left w:val="none" w:sz="0" w:space="0" w:color="auto"/>
            <w:bottom w:val="none" w:sz="0" w:space="0" w:color="auto"/>
            <w:right w:val="none" w:sz="0" w:space="0" w:color="auto"/>
          </w:divBdr>
        </w:div>
        <w:div w:id="141891663">
          <w:marLeft w:val="640"/>
          <w:marRight w:val="0"/>
          <w:marTop w:val="0"/>
          <w:marBottom w:val="0"/>
          <w:divBdr>
            <w:top w:val="none" w:sz="0" w:space="0" w:color="auto"/>
            <w:left w:val="none" w:sz="0" w:space="0" w:color="auto"/>
            <w:bottom w:val="none" w:sz="0" w:space="0" w:color="auto"/>
            <w:right w:val="none" w:sz="0" w:space="0" w:color="auto"/>
          </w:divBdr>
        </w:div>
        <w:div w:id="1832325972">
          <w:marLeft w:val="640"/>
          <w:marRight w:val="0"/>
          <w:marTop w:val="0"/>
          <w:marBottom w:val="0"/>
          <w:divBdr>
            <w:top w:val="none" w:sz="0" w:space="0" w:color="auto"/>
            <w:left w:val="none" w:sz="0" w:space="0" w:color="auto"/>
            <w:bottom w:val="none" w:sz="0" w:space="0" w:color="auto"/>
            <w:right w:val="none" w:sz="0" w:space="0" w:color="auto"/>
          </w:divBdr>
        </w:div>
      </w:divsChild>
    </w:div>
    <w:div w:id="442043090">
      <w:bodyDiv w:val="1"/>
      <w:marLeft w:val="0"/>
      <w:marRight w:val="0"/>
      <w:marTop w:val="0"/>
      <w:marBottom w:val="0"/>
      <w:divBdr>
        <w:top w:val="none" w:sz="0" w:space="0" w:color="auto"/>
        <w:left w:val="none" w:sz="0" w:space="0" w:color="auto"/>
        <w:bottom w:val="none" w:sz="0" w:space="0" w:color="auto"/>
        <w:right w:val="none" w:sz="0" w:space="0" w:color="auto"/>
      </w:divBdr>
      <w:divsChild>
        <w:div w:id="1947034243">
          <w:marLeft w:val="640"/>
          <w:marRight w:val="0"/>
          <w:marTop w:val="0"/>
          <w:marBottom w:val="0"/>
          <w:divBdr>
            <w:top w:val="none" w:sz="0" w:space="0" w:color="auto"/>
            <w:left w:val="none" w:sz="0" w:space="0" w:color="auto"/>
            <w:bottom w:val="none" w:sz="0" w:space="0" w:color="auto"/>
            <w:right w:val="none" w:sz="0" w:space="0" w:color="auto"/>
          </w:divBdr>
        </w:div>
        <w:div w:id="834759412">
          <w:marLeft w:val="640"/>
          <w:marRight w:val="0"/>
          <w:marTop w:val="0"/>
          <w:marBottom w:val="0"/>
          <w:divBdr>
            <w:top w:val="none" w:sz="0" w:space="0" w:color="auto"/>
            <w:left w:val="none" w:sz="0" w:space="0" w:color="auto"/>
            <w:bottom w:val="none" w:sz="0" w:space="0" w:color="auto"/>
            <w:right w:val="none" w:sz="0" w:space="0" w:color="auto"/>
          </w:divBdr>
        </w:div>
        <w:div w:id="1151554660">
          <w:marLeft w:val="640"/>
          <w:marRight w:val="0"/>
          <w:marTop w:val="0"/>
          <w:marBottom w:val="0"/>
          <w:divBdr>
            <w:top w:val="none" w:sz="0" w:space="0" w:color="auto"/>
            <w:left w:val="none" w:sz="0" w:space="0" w:color="auto"/>
            <w:bottom w:val="none" w:sz="0" w:space="0" w:color="auto"/>
            <w:right w:val="none" w:sz="0" w:space="0" w:color="auto"/>
          </w:divBdr>
        </w:div>
        <w:div w:id="976761985">
          <w:marLeft w:val="640"/>
          <w:marRight w:val="0"/>
          <w:marTop w:val="0"/>
          <w:marBottom w:val="0"/>
          <w:divBdr>
            <w:top w:val="none" w:sz="0" w:space="0" w:color="auto"/>
            <w:left w:val="none" w:sz="0" w:space="0" w:color="auto"/>
            <w:bottom w:val="none" w:sz="0" w:space="0" w:color="auto"/>
            <w:right w:val="none" w:sz="0" w:space="0" w:color="auto"/>
          </w:divBdr>
        </w:div>
        <w:div w:id="1726903919">
          <w:marLeft w:val="640"/>
          <w:marRight w:val="0"/>
          <w:marTop w:val="0"/>
          <w:marBottom w:val="0"/>
          <w:divBdr>
            <w:top w:val="none" w:sz="0" w:space="0" w:color="auto"/>
            <w:left w:val="none" w:sz="0" w:space="0" w:color="auto"/>
            <w:bottom w:val="none" w:sz="0" w:space="0" w:color="auto"/>
            <w:right w:val="none" w:sz="0" w:space="0" w:color="auto"/>
          </w:divBdr>
        </w:div>
        <w:div w:id="1046762322">
          <w:marLeft w:val="640"/>
          <w:marRight w:val="0"/>
          <w:marTop w:val="0"/>
          <w:marBottom w:val="0"/>
          <w:divBdr>
            <w:top w:val="none" w:sz="0" w:space="0" w:color="auto"/>
            <w:left w:val="none" w:sz="0" w:space="0" w:color="auto"/>
            <w:bottom w:val="none" w:sz="0" w:space="0" w:color="auto"/>
            <w:right w:val="none" w:sz="0" w:space="0" w:color="auto"/>
          </w:divBdr>
        </w:div>
        <w:div w:id="235406858">
          <w:marLeft w:val="640"/>
          <w:marRight w:val="0"/>
          <w:marTop w:val="0"/>
          <w:marBottom w:val="0"/>
          <w:divBdr>
            <w:top w:val="none" w:sz="0" w:space="0" w:color="auto"/>
            <w:left w:val="none" w:sz="0" w:space="0" w:color="auto"/>
            <w:bottom w:val="none" w:sz="0" w:space="0" w:color="auto"/>
            <w:right w:val="none" w:sz="0" w:space="0" w:color="auto"/>
          </w:divBdr>
        </w:div>
        <w:div w:id="1852985274">
          <w:marLeft w:val="640"/>
          <w:marRight w:val="0"/>
          <w:marTop w:val="0"/>
          <w:marBottom w:val="0"/>
          <w:divBdr>
            <w:top w:val="none" w:sz="0" w:space="0" w:color="auto"/>
            <w:left w:val="none" w:sz="0" w:space="0" w:color="auto"/>
            <w:bottom w:val="none" w:sz="0" w:space="0" w:color="auto"/>
            <w:right w:val="none" w:sz="0" w:space="0" w:color="auto"/>
          </w:divBdr>
        </w:div>
        <w:div w:id="1210264851">
          <w:marLeft w:val="640"/>
          <w:marRight w:val="0"/>
          <w:marTop w:val="0"/>
          <w:marBottom w:val="0"/>
          <w:divBdr>
            <w:top w:val="none" w:sz="0" w:space="0" w:color="auto"/>
            <w:left w:val="none" w:sz="0" w:space="0" w:color="auto"/>
            <w:bottom w:val="none" w:sz="0" w:space="0" w:color="auto"/>
            <w:right w:val="none" w:sz="0" w:space="0" w:color="auto"/>
          </w:divBdr>
        </w:div>
        <w:div w:id="1698500608">
          <w:marLeft w:val="640"/>
          <w:marRight w:val="0"/>
          <w:marTop w:val="0"/>
          <w:marBottom w:val="0"/>
          <w:divBdr>
            <w:top w:val="none" w:sz="0" w:space="0" w:color="auto"/>
            <w:left w:val="none" w:sz="0" w:space="0" w:color="auto"/>
            <w:bottom w:val="none" w:sz="0" w:space="0" w:color="auto"/>
            <w:right w:val="none" w:sz="0" w:space="0" w:color="auto"/>
          </w:divBdr>
        </w:div>
        <w:div w:id="15546375">
          <w:marLeft w:val="640"/>
          <w:marRight w:val="0"/>
          <w:marTop w:val="0"/>
          <w:marBottom w:val="0"/>
          <w:divBdr>
            <w:top w:val="none" w:sz="0" w:space="0" w:color="auto"/>
            <w:left w:val="none" w:sz="0" w:space="0" w:color="auto"/>
            <w:bottom w:val="none" w:sz="0" w:space="0" w:color="auto"/>
            <w:right w:val="none" w:sz="0" w:space="0" w:color="auto"/>
          </w:divBdr>
        </w:div>
        <w:div w:id="2047486262">
          <w:marLeft w:val="640"/>
          <w:marRight w:val="0"/>
          <w:marTop w:val="0"/>
          <w:marBottom w:val="0"/>
          <w:divBdr>
            <w:top w:val="none" w:sz="0" w:space="0" w:color="auto"/>
            <w:left w:val="none" w:sz="0" w:space="0" w:color="auto"/>
            <w:bottom w:val="none" w:sz="0" w:space="0" w:color="auto"/>
            <w:right w:val="none" w:sz="0" w:space="0" w:color="auto"/>
          </w:divBdr>
        </w:div>
        <w:div w:id="461927395">
          <w:marLeft w:val="640"/>
          <w:marRight w:val="0"/>
          <w:marTop w:val="0"/>
          <w:marBottom w:val="0"/>
          <w:divBdr>
            <w:top w:val="none" w:sz="0" w:space="0" w:color="auto"/>
            <w:left w:val="none" w:sz="0" w:space="0" w:color="auto"/>
            <w:bottom w:val="none" w:sz="0" w:space="0" w:color="auto"/>
            <w:right w:val="none" w:sz="0" w:space="0" w:color="auto"/>
          </w:divBdr>
        </w:div>
        <w:div w:id="1610697519">
          <w:marLeft w:val="640"/>
          <w:marRight w:val="0"/>
          <w:marTop w:val="0"/>
          <w:marBottom w:val="0"/>
          <w:divBdr>
            <w:top w:val="none" w:sz="0" w:space="0" w:color="auto"/>
            <w:left w:val="none" w:sz="0" w:space="0" w:color="auto"/>
            <w:bottom w:val="none" w:sz="0" w:space="0" w:color="auto"/>
            <w:right w:val="none" w:sz="0" w:space="0" w:color="auto"/>
          </w:divBdr>
        </w:div>
        <w:div w:id="224143348">
          <w:marLeft w:val="640"/>
          <w:marRight w:val="0"/>
          <w:marTop w:val="0"/>
          <w:marBottom w:val="0"/>
          <w:divBdr>
            <w:top w:val="none" w:sz="0" w:space="0" w:color="auto"/>
            <w:left w:val="none" w:sz="0" w:space="0" w:color="auto"/>
            <w:bottom w:val="none" w:sz="0" w:space="0" w:color="auto"/>
            <w:right w:val="none" w:sz="0" w:space="0" w:color="auto"/>
          </w:divBdr>
        </w:div>
        <w:div w:id="626818554">
          <w:marLeft w:val="640"/>
          <w:marRight w:val="0"/>
          <w:marTop w:val="0"/>
          <w:marBottom w:val="0"/>
          <w:divBdr>
            <w:top w:val="none" w:sz="0" w:space="0" w:color="auto"/>
            <w:left w:val="none" w:sz="0" w:space="0" w:color="auto"/>
            <w:bottom w:val="none" w:sz="0" w:space="0" w:color="auto"/>
            <w:right w:val="none" w:sz="0" w:space="0" w:color="auto"/>
          </w:divBdr>
        </w:div>
        <w:div w:id="997272315">
          <w:marLeft w:val="640"/>
          <w:marRight w:val="0"/>
          <w:marTop w:val="0"/>
          <w:marBottom w:val="0"/>
          <w:divBdr>
            <w:top w:val="none" w:sz="0" w:space="0" w:color="auto"/>
            <w:left w:val="none" w:sz="0" w:space="0" w:color="auto"/>
            <w:bottom w:val="none" w:sz="0" w:space="0" w:color="auto"/>
            <w:right w:val="none" w:sz="0" w:space="0" w:color="auto"/>
          </w:divBdr>
        </w:div>
        <w:div w:id="516772832">
          <w:marLeft w:val="640"/>
          <w:marRight w:val="0"/>
          <w:marTop w:val="0"/>
          <w:marBottom w:val="0"/>
          <w:divBdr>
            <w:top w:val="none" w:sz="0" w:space="0" w:color="auto"/>
            <w:left w:val="none" w:sz="0" w:space="0" w:color="auto"/>
            <w:bottom w:val="none" w:sz="0" w:space="0" w:color="auto"/>
            <w:right w:val="none" w:sz="0" w:space="0" w:color="auto"/>
          </w:divBdr>
        </w:div>
        <w:div w:id="1263494284">
          <w:marLeft w:val="640"/>
          <w:marRight w:val="0"/>
          <w:marTop w:val="0"/>
          <w:marBottom w:val="0"/>
          <w:divBdr>
            <w:top w:val="none" w:sz="0" w:space="0" w:color="auto"/>
            <w:left w:val="none" w:sz="0" w:space="0" w:color="auto"/>
            <w:bottom w:val="none" w:sz="0" w:space="0" w:color="auto"/>
            <w:right w:val="none" w:sz="0" w:space="0" w:color="auto"/>
          </w:divBdr>
        </w:div>
        <w:div w:id="1591501985">
          <w:marLeft w:val="640"/>
          <w:marRight w:val="0"/>
          <w:marTop w:val="0"/>
          <w:marBottom w:val="0"/>
          <w:divBdr>
            <w:top w:val="none" w:sz="0" w:space="0" w:color="auto"/>
            <w:left w:val="none" w:sz="0" w:space="0" w:color="auto"/>
            <w:bottom w:val="none" w:sz="0" w:space="0" w:color="auto"/>
            <w:right w:val="none" w:sz="0" w:space="0" w:color="auto"/>
          </w:divBdr>
        </w:div>
        <w:div w:id="1138181864">
          <w:marLeft w:val="640"/>
          <w:marRight w:val="0"/>
          <w:marTop w:val="0"/>
          <w:marBottom w:val="0"/>
          <w:divBdr>
            <w:top w:val="none" w:sz="0" w:space="0" w:color="auto"/>
            <w:left w:val="none" w:sz="0" w:space="0" w:color="auto"/>
            <w:bottom w:val="none" w:sz="0" w:space="0" w:color="auto"/>
            <w:right w:val="none" w:sz="0" w:space="0" w:color="auto"/>
          </w:divBdr>
        </w:div>
        <w:div w:id="1609316796">
          <w:marLeft w:val="640"/>
          <w:marRight w:val="0"/>
          <w:marTop w:val="0"/>
          <w:marBottom w:val="0"/>
          <w:divBdr>
            <w:top w:val="none" w:sz="0" w:space="0" w:color="auto"/>
            <w:left w:val="none" w:sz="0" w:space="0" w:color="auto"/>
            <w:bottom w:val="none" w:sz="0" w:space="0" w:color="auto"/>
            <w:right w:val="none" w:sz="0" w:space="0" w:color="auto"/>
          </w:divBdr>
        </w:div>
        <w:div w:id="1690830874">
          <w:marLeft w:val="640"/>
          <w:marRight w:val="0"/>
          <w:marTop w:val="0"/>
          <w:marBottom w:val="0"/>
          <w:divBdr>
            <w:top w:val="none" w:sz="0" w:space="0" w:color="auto"/>
            <w:left w:val="none" w:sz="0" w:space="0" w:color="auto"/>
            <w:bottom w:val="none" w:sz="0" w:space="0" w:color="auto"/>
            <w:right w:val="none" w:sz="0" w:space="0" w:color="auto"/>
          </w:divBdr>
        </w:div>
        <w:div w:id="491146284">
          <w:marLeft w:val="640"/>
          <w:marRight w:val="0"/>
          <w:marTop w:val="0"/>
          <w:marBottom w:val="0"/>
          <w:divBdr>
            <w:top w:val="none" w:sz="0" w:space="0" w:color="auto"/>
            <w:left w:val="none" w:sz="0" w:space="0" w:color="auto"/>
            <w:bottom w:val="none" w:sz="0" w:space="0" w:color="auto"/>
            <w:right w:val="none" w:sz="0" w:space="0" w:color="auto"/>
          </w:divBdr>
        </w:div>
        <w:div w:id="1952980421">
          <w:marLeft w:val="640"/>
          <w:marRight w:val="0"/>
          <w:marTop w:val="0"/>
          <w:marBottom w:val="0"/>
          <w:divBdr>
            <w:top w:val="none" w:sz="0" w:space="0" w:color="auto"/>
            <w:left w:val="none" w:sz="0" w:space="0" w:color="auto"/>
            <w:bottom w:val="none" w:sz="0" w:space="0" w:color="auto"/>
            <w:right w:val="none" w:sz="0" w:space="0" w:color="auto"/>
          </w:divBdr>
        </w:div>
        <w:div w:id="1338922491">
          <w:marLeft w:val="640"/>
          <w:marRight w:val="0"/>
          <w:marTop w:val="0"/>
          <w:marBottom w:val="0"/>
          <w:divBdr>
            <w:top w:val="none" w:sz="0" w:space="0" w:color="auto"/>
            <w:left w:val="none" w:sz="0" w:space="0" w:color="auto"/>
            <w:bottom w:val="none" w:sz="0" w:space="0" w:color="auto"/>
            <w:right w:val="none" w:sz="0" w:space="0" w:color="auto"/>
          </w:divBdr>
        </w:div>
        <w:div w:id="957178536">
          <w:marLeft w:val="640"/>
          <w:marRight w:val="0"/>
          <w:marTop w:val="0"/>
          <w:marBottom w:val="0"/>
          <w:divBdr>
            <w:top w:val="none" w:sz="0" w:space="0" w:color="auto"/>
            <w:left w:val="none" w:sz="0" w:space="0" w:color="auto"/>
            <w:bottom w:val="none" w:sz="0" w:space="0" w:color="auto"/>
            <w:right w:val="none" w:sz="0" w:space="0" w:color="auto"/>
          </w:divBdr>
        </w:div>
        <w:div w:id="863905894">
          <w:marLeft w:val="640"/>
          <w:marRight w:val="0"/>
          <w:marTop w:val="0"/>
          <w:marBottom w:val="0"/>
          <w:divBdr>
            <w:top w:val="none" w:sz="0" w:space="0" w:color="auto"/>
            <w:left w:val="none" w:sz="0" w:space="0" w:color="auto"/>
            <w:bottom w:val="none" w:sz="0" w:space="0" w:color="auto"/>
            <w:right w:val="none" w:sz="0" w:space="0" w:color="auto"/>
          </w:divBdr>
        </w:div>
        <w:div w:id="1382171984">
          <w:marLeft w:val="640"/>
          <w:marRight w:val="0"/>
          <w:marTop w:val="0"/>
          <w:marBottom w:val="0"/>
          <w:divBdr>
            <w:top w:val="none" w:sz="0" w:space="0" w:color="auto"/>
            <w:left w:val="none" w:sz="0" w:space="0" w:color="auto"/>
            <w:bottom w:val="none" w:sz="0" w:space="0" w:color="auto"/>
            <w:right w:val="none" w:sz="0" w:space="0" w:color="auto"/>
          </w:divBdr>
        </w:div>
        <w:div w:id="1531409113">
          <w:marLeft w:val="640"/>
          <w:marRight w:val="0"/>
          <w:marTop w:val="0"/>
          <w:marBottom w:val="0"/>
          <w:divBdr>
            <w:top w:val="none" w:sz="0" w:space="0" w:color="auto"/>
            <w:left w:val="none" w:sz="0" w:space="0" w:color="auto"/>
            <w:bottom w:val="none" w:sz="0" w:space="0" w:color="auto"/>
            <w:right w:val="none" w:sz="0" w:space="0" w:color="auto"/>
          </w:divBdr>
        </w:div>
        <w:div w:id="1956868392">
          <w:marLeft w:val="640"/>
          <w:marRight w:val="0"/>
          <w:marTop w:val="0"/>
          <w:marBottom w:val="0"/>
          <w:divBdr>
            <w:top w:val="none" w:sz="0" w:space="0" w:color="auto"/>
            <w:left w:val="none" w:sz="0" w:space="0" w:color="auto"/>
            <w:bottom w:val="none" w:sz="0" w:space="0" w:color="auto"/>
            <w:right w:val="none" w:sz="0" w:space="0" w:color="auto"/>
          </w:divBdr>
        </w:div>
        <w:div w:id="192354034">
          <w:marLeft w:val="640"/>
          <w:marRight w:val="0"/>
          <w:marTop w:val="0"/>
          <w:marBottom w:val="0"/>
          <w:divBdr>
            <w:top w:val="none" w:sz="0" w:space="0" w:color="auto"/>
            <w:left w:val="none" w:sz="0" w:space="0" w:color="auto"/>
            <w:bottom w:val="none" w:sz="0" w:space="0" w:color="auto"/>
            <w:right w:val="none" w:sz="0" w:space="0" w:color="auto"/>
          </w:divBdr>
        </w:div>
        <w:div w:id="560482848">
          <w:marLeft w:val="640"/>
          <w:marRight w:val="0"/>
          <w:marTop w:val="0"/>
          <w:marBottom w:val="0"/>
          <w:divBdr>
            <w:top w:val="none" w:sz="0" w:space="0" w:color="auto"/>
            <w:left w:val="none" w:sz="0" w:space="0" w:color="auto"/>
            <w:bottom w:val="none" w:sz="0" w:space="0" w:color="auto"/>
            <w:right w:val="none" w:sz="0" w:space="0" w:color="auto"/>
          </w:divBdr>
        </w:div>
        <w:div w:id="1728142590">
          <w:marLeft w:val="640"/>
          <w:marRight w:val="0"/>
          <w:marTop w:val="0"/>
          <w:marBottom w:val="0"/>
          <w:divBdr>
            <w:top w:val="none" w:sz="0" w:space="0" w:color="auto"/>
            <w:left w:val="none" w:sz="0" w:space="0" w:color="auto"/>
            <w:bottom w:val="none" w:sz="0" w:space="0" w:color="auto"/>
            <w:right w:val="none" w:sz="0" w:space="0" w:color="auto"/>
          </w:divBdr>
        </w:div>
        <w:div w:id="1910848664">
          <w:marLeft w:val="640"/>
          <w:marRight w:val="0"/>
          <w:marTop w:val="0"/>
          <w:marBottom w:val="0"/>
          <w:divBdr>
            <w:top w:val="none" w:sz="0" w:space="0" w:color="auto"/>
            <w:left w:val="none" w:sz="0" w:space="0" w:color="auto"/>
            <w:bottom w:val="none" w:sz="0" w:space="0" w:color="auto"/>
            <w:right w:val="none" w:sz="0" w:space="0" w:color="auto"/>
          </w:divBdr>
        </w:div>
        <w:div w:id="1895044410">
          <w:marLeft w:val="640"/>
          <w:marRight w:val="0"/>
          <w:marTop w:val="0"/>
          <w:marBottom w:val="0"/>
          <w:divBdr>
            <w:top w:val="none" w:sz="0" w:space="0" w:color="auto"/>
            <w:left w:val="none" w:sz="0" w:space="0" w:color="auto"/>
            <w:bottom w:val="none" w:sz="0" w:space="0" w:color="auto"/>
            <w:right w:val="none" w:sz="0" w:space="0" w:color="auto"/>
          </w:divBdr>
        </w:div>
        <w:div w:id="1545407177">
          <w:marLeft w:val="640"/>
          <w:marRight w:val="0"/>
          <w:marTop w:val="0"/>
          <w:marBottom w:val="0"/>
          <w:divBdr>
            <w:top w:val="none" w:sz="0" w:space="0" w:color="auto"/>
            <w:left w:val="none" w:sz="0" w:space="0" w:color="auto"/>
            <w:bottom w:val="none" w:sz="0" w:space="0" w:color="auto"/>
            <w:right w:val="none" w:sz="0" w:space="0" w:color="auto"/>
          </w:divBdr>
        </w:div>
        <w:div w:id="979767720">
          <w:marLeft w:val="640"/>
          <w:marRight w:val="0"/>
          <w:marTop w:val="0"/>
          <w:marBottom w:val="0"/>
          <w:divBdr>
            <w:top w:val="none" w:sz="0" w:space="0" w:color="auto"/>
            <w:left w:val="none" w:sz="0" w:space="0" w:color="auto"/>
            <w:bottom w:val="none" w:sz="0" w:space="0" w:color="auto"/>
            <w:right w:val="none" w:sz="0" w:space="0" w:color="auto"/>
          </w:divBdr>
        </w:div>
        <w:div w:id="31344725">
          <w:marLeft w:val="640"/>
          <w:marRight w:val="0"/>
          <w:marTop w:val="0"/>
          <w:marBottom w:val="0"/>
          <w:divBdr>
            <w:top w:val="none" w:sz="0" w:space="0" w:color="auto"/>
            <w:left w:val="none" w:sz="0" w:space="0" w:color="auto"/>
            <w:bottom w:val="none" w:sz="0" w:space="0" w:color="auto"/>
            <w:right w:val="none" w:sz="0" w:space="0" w:color="auto"/>
          </w:divBdr>
        </w:div>
        <w:div w:id="1613442284">
          <w:marLeft w:val="640"/>
          <w:marRight w:val="0"/>
          <w:marTop w:val="0"/>
          <w:marBottom w:val="0"/>
          <w:divBdr>
            <w:top w:val="none" w:sz="0" w:space="0" w:color="auto"/>
            <w:left w:val="none" w:sz="0" w:space="0" w:color="auto"/>
            <w:bottom w:val="none" w:sz="0" w:space="0" w:color="auto"/>
            <w:right w:val="none" w:sz="0" w:space="0" w:color="auto"/>
          </w:divBdr>
        </w:div>
        <w:div w:id="1416323336">
          <w:marLeft w:val="640"/>
          <w:marRight w:val="0"/>
          <w:marTop w:val="0"/>
          <w:marBottom w:val="0"/>
          <w:divBdr>
            <w:top w:val="none" w:sz="0" w:space="0" w:color="auto"/>
            <w:left w:val="none" w:sz="0" w:space="0" w:color="auto"/>
            <w:bottom w:val="none" w:sz="0" w:space="0" w:color="auto"/>
            <w:right w:val="none" w:sz="0" w:space="0" w:color="auto"/>
          </w:divBdr>
        </w:div>
        <w:div w:id="641276679">
          <w:marLeft w:val="640"/>
          <w:marRight w:val="0"/>
          <w:marTop w:val="0"/>
          <w:marBottom w:val="0"/>
          <w:divBdr>
            <w:top w:val="none" w:sz="0" w:space="0" w:color="auto"/>
            <w:left w:val="none" w:sz="0" w:space="0" w:color="auto"/>
            <w:bottom w:val="none" w:sz="0" w:space="0" w:color="auto"/>
            <w:right w:val="none" w:sz="0" w:space="0" w:color="auto"/>
          </w:divBdr>
        </w:div>
        <w:div w:id="1224946699">
          <w:marLeft w:val="640"/>
          <w:marRight w:val="0"/>
          <w:marTop w:val="0"/>
          <w:marBottom w:val="0"/>
          <w:divBdr>
            <w:top w:val="none" w:sz="0" w:space="0" w:color="auto"/>
            <w:left w:val="none" w:sz="0" w:space="0" w:color="auto"/>
            <w:bottom w:val="none" w:sz="0" w:space="0" w:color="auto"/>
            <w:right w:val="none" w:sz="0" w:space="0" w:color="auto"/>
          </w:divBdr>
        </w:div>
        <w:div w:id="2131781182">
          <w:marLeft w:val="640"/>
          <w:marRight w:val="0"/>
          <w:marTop w:val="0"/>
          <w:marBottom w:val="0"/>
          <w:divBdr>
            <w:top w:val="none" w:sz="0" w:space="0" w:color="auto"/>
            <w:left w:val="none" w:sz="0" w:space="0" w:color="auto"/>
            <w:bottom w:val="none" w:sz="0" w:space="0" w:color="auto"/>
            <w:right w:val="none" w:sz="0" w:space="0" w:color="auto"/>
          </w:divBdr>
        </w:div>
        <w:div w:id="2140952845">
          <w:marLeft w:val="640"/>
          <w:marRight w:val="0"/>
          <w:marTop w:val="0"/>
          <w:marBottom w:val="0"/>
          <w:divBdr>
            <w:top w:val="none" w:sz="0" w:space="0" w:color="auto"/>
            <w:left w:val="none" w:sz="0" w:space="0" w:color="auto"/>
            <w:bottom w:val="none" w:sz="0" w:space="0" w:color="auto"/>
            <w:right w:val="none" w:sz="0" w:space="0" w:color="auto"/>
          </w:divBdr>
        </w:div>
        <w:div w:id="131599098">
          <w:marLeft w:val="640"/>
          <w:marRight w:val="0"/>
          <w:marTop w:val="0"/>
          <w:marBottom w:val="0"/>
          <w:divBdr>
            <w:top w:val="none" w:sz="0" w:space="0" w:color="auto"/>
            <w:left w:val="none" w:sz="0" w:space="0" w:color="auto"/>
            <w:bottom w:val="none" w:sz="0" w:space="0" w:color="auto"/>
            <w:right w:val="none" w:sz="0" w:space="0" w:color="auto"/>
          </w:divBdr>
        </w:div>
        <w:div w:id="497886656">
          <w:marLeft w:val="640"/>
          <w:marRight w:val="0"/>
          <w:marTop w:val="0"/>
          <w:marBottom w:val="0"/>
          <w:divBdr>
            <w:top w:val="none" w:sz="0" w:space="0" w:color="auto"/>
            <w:left w:val="none" w:sz="0" w:space="0" w:color="auto"/>
            <w:bottom w:val="none" w:sz="0" w:space="0" w:color="auto"/>
            <w:right w:val="none" w:sz="0" w:space="0" w:color="auto"/>
          </w:divBdr>
        </w:div>
        <w:div w:id="691540694">
          <w:marLeft w:val="640"/>
          <w:marRight w:val="0"/>
          <w:marTop w:val="0"/>
          <w:marBottom w:val="0"/>
          <w:divBdr>
            <w:top w:val="none" w:sz="0" w:space="0" w:color="auto"/>
            <w:left w:val="none" w:sz="0" w:space="0" w:color="auto"/>
            <w:bottom w:val="none" w:sz="0" w:space="0" w:color="auto"/>
            <w:right w:val="none" w:sz="0" w:space="0" w:color="auto"/>
          </w:divBdr>
        </w:div>
        <w:div w:id="1326595418">
          <w:marLeft w:val="640"/>
          <w:marRight w:val="0"/>
          <w:marTop w:val="0"/>
          <w:marBottom w:val="0"/>
          <w:divBdr>
            <w:top w:val="none" w:sz="0" w:space="0" w:color="auto"/>
            <w:left w:val="none" w:sz="0" w:space="0" w:color="auto"/>
            <w:bottom w:val="none" w:sz="0" w:space="0" w:color="auto"/>
            <w:right w:val="none" w:sz="0" w:space="0" w:color="auto"/>
          </w:divBdr>
        </w:div>
        <w:div w:id="423648373">
          <w:marLeft w:val="640"/>
          <w:marRight w:val="0"/>
          <w:marTop w:val="0"/>
          <w:marBottom w:val="0"/>
          <w:divBdr>
            <w:top w:val="none" w:sz="0" w:space="0" w:color="auto"/>
            <w:left w:val="none" w:sz="0" w:space="0" w:color="auto"/>
            <w:bottom w:val="none" w:sz="0" w:space="0" w:color="auto"/>
            <w:right w:val="none" w:sz="0" w:space="0" w:color="auto"/>
          </w:divBdr>
        </w:div>
        <w:div w:id="1230455870">
          <w:marLeft w:val="640"/>
          <w:marRight w:val="0"/>
          <w:marTop w:val="0"/>
          <w:marBottom w:val="0"/>
          <w:divBdr>
            <w:top w:val="none" w:sz="0" w:space="0" w:color="auto"/>
            <w:left w:val="none" w:sz="0" w:space="0" w:color="auto"/>
            <w:bottom w:val="none" w:sz="0" w:space="0" w:color="auto"/>
            <w:right w:val="none" w:sz="0" w:space="0" w:color="auto"/>
          </w:divBdr>
        </w:div>
      </w:divsChild>
    </w:div>
    <w:div w:id="442114458">
      <w:bodyDiv w:val="1"/>
      <w:marLeft w:val="0"/>
      <w:marRight w:val="0"/>
      <w:marTop w:val="0"/>
      <w:marBottom w:val="0"/>
      <w:divBdr>
        <w:top w:val="none" w:sz="0" w:space="0" w:color="auto"/>
        <w:left w:val="none" w:sz="0" w:space="0" w:color="auto"/>
        <w:bottom w:val="none" w:sz="0" w:space="0" w:color="auto"/>
        <w:right w:val="none" w:sz="0" w:space="0" w:color="auto"/>
      </w:divBdr>
      <w:divsChild>
        <w:div w:id="8145793">
          <w:marLeft w:val="640"/>
          <w:marRight w:val="0"/>
          <w:marTop w:val="0"/>
          <w:marBottom w:val="0"/>
          <w:divBdr>
            <w:top w:val="none" w:sz="0" w:space="0" w:color="auto"/>
            <w:left w:val="none" w:sz="0" w:space="0" w:color="auto"/>
            <w:bottom w:val="none" w:sz="0" w:space="0" w:color="auto"/>
            <w:right w:val="none" w:sz="0" w:space="0" w:color="auto"/>
          </w:divBdr>
        </w:div>
        <w:div w:id="52778241">
          <w:marLeft w:val="640"/>
          <w:marRight w:val="0"/>
          <w:marTop w:val="0"/>
          <w:marBottom w:val="0"/>
          <w:divBdr>
            <w:top w:val="none" w:sz="0" w:space="0" w:color="auto"/>
            <w:left w:val="none" w:sz="0" w:space="0" w:color="auto"/>
            <w:bottom w:val="none" w:sz="0" w:space="0" w:color="auto"/>
            <w:right w:val="none" w:sz="0" w:space="0" w:color="auto"/>
          </w:divBdr>
        </w:div>
        <w:div w:id="62803850">
          <w:marLeft w:val="640"/>
          <w:marRight w:val="0"/>
          <w:marTop w:val="0"/>
          <w:marBottom w:val="0"/>
          <w:divBdr>
            <w:top w:val="none" w:sz="0" w:space="0" w:color="auto"/>
            <w:left w:val="none" w:sz="0" w:space="0" w:color="auto"/>
            <w:bottom w:val="none" w:sz="0" w:space="0" w:color="auto"/>
            <w:right w:val="none" w:sz="0" w:space="0" w:color="auto"/>
          </w:divBdr>
        </w:div>
        <w:div w:id="110590346">
          <w:marLeft w:val="640"/>
          <w:marRight w:val="0"/>
          <w:marTop w:val="0"/>
          <w:marBottom w:val="0"/>
          <w:divBdr>
            <w:top w:val="none" w:sz="0" w:space="0" w:color="auto"/>
            <w:left w:val="none" w:sz="0" w:space="0" w:color="auto"/>
            <w:bottom w:val="none" w:sz="0" w:space="0" w:color="auto"/>
            <w:right w:val="none" w:sz="0" w:space="0" w:color="auto"/>
          </w:divBdr>
        </w:div>
        <w:div w:id="215699398">
          <w:marLeft w:val="640"/>
          <w:marRight w:val="0"/>
          <w:marTop w:val="0"/>
          <w:marBottom w:val="0"/>
          <w:divBdr>
            <w:top w:val="none" w:sz="0" w:space="0" w:color="auto"/>
            <w:left w:val="none" w:sz="0" w:space="0" w:color="auto"/>
            <w:bottom w:val="none" w:sz="0" w:space="0" w:color="auto"/>
            <w:right w:val="none" w:sz="0" w:space="0" w:color="auto"/>
          </w:divBdr>
        </w:div>
        <w:div w:id="250044127">
          <w:marLeft w:val="640"/>
          <w:marRight w:val="0"/>
          <w:marTop w:val="0"/>
          <w:marBottom w:val="0"/>
          <w:divBdr>
            <w:top w:val="none" w:sz="0" w:space="0" w:color="auto"/>
            <w:left w:val="none" w:sz="0" w:space="0" w:color="auto"/>
            <w:bottom w:val="none" w:sz="0" w:space="0" w:color="auto"/>
            <w:right w:val="none" w:sz="0" w:space="0" w:color="auto"/>
          </w:divBdr>
        </w:div>
        <w:div w:id="259413166">
          <w:marLeft w:val="640"/>
          <w:marRight w:val="0"/>
          <w:marTop w:val="0"/>
          <w:marBottom w:val="0"/>
          <w:divBdr>
            <w:top w:val="none" w:sz="0" w:space="0" w:color="auto"/>
            <w:left w:val="none" w:sz="0" w:space="0" w:color="auto"/>
            <w:bottom w:val="none" w:sz="0" w:space="0" w:color="auto"/>
            <w:right w:val="none" w:sz="0" w:space="0" w:color="auto"/>
          </w:divBdr>
        </w:div>
        <w:div w:id="265696600">
          <w:marLeft w:val="640"/>
          <w:marRight w:val="0"/>
          <w:marTop w:val="0"/>
          <w:marBottom w:val="0"/>
          <w:divBdr>
            <w:top w:val="none" w:sz="0" w:space="0" w:color="auto"/>
            <w:left w:val="none" w:sz="0" w:space="0" w:color="auto"/>
            <w:bottom w:val="none" w:sz="0" w:space="0" w:color="auto"/>
            <w:right w:val="none" w:sz="0" w:space="0" w:color="auto"/>
          </w:divBdr>
        </w:div>
        <w:div w:id="315453897">
          <w:marLeft w:val="640"/>
          <w:marRight w:val="0"/>
          <w:marTop w:val="0"/>
          <w:marBottom w:val="0"/>
          <w:divBdr>
            <w:top w:val="none" w:sz="0" w:space="0" w:color="auto"/>
            <w:left w:val="none" w:sz="0" w:space="0" w:color="auto"/>
            <w:bottom w:val="none" w:sz="0" w:space="0" w:color="auto"/>
            <w:right w:val="none" w:sz="0" w:space="0" w:color="auto"/>
          </w:divBdr>
        </w:div>
        <w:div w:id="323319077">
          <w:marLeft w:val="640"/>
          <w:marRight w:val="0"/>
          <w:marTop w:val="0"/>
          <w:marBottom w:val="0"/>
          <w:divBdr>
            <w:top w:val="none" w:sz="0" w:space="0" w:color="auto"/>
            <w:left w:val="none" w:sz="0" w:space="0" w:color="auto"/>
            <w:bottom w:val="none" w:sz="0" w:space="0" w:color="auto"/>
            <w:right w:val="none" w:sz="0" w:space="0" w:color="auto"/>
          </w:divBdr>
        </w:div>
        <w:div w:id="324435694">
          <w:marLeft w:val="640"/>
          <w:marRight w:val="0"/>
          <w:marTop w:val="0"/>
          <w:marBottom w:val="0"/>
          <w:divBdr>
            <w:top w:val="none" w:sz="0" w:space="0" w:color="auto"/>
            <w:left w:val="none" w:sz="0" w:space="0" w:color="auto"/>
            <w:bottom w:val="none" w:sz="0" w:space="0" w:color="auto"/>
            <w:right w:val="none" w:sz="0" w:space="0" w:color="auto"/>
          </w:divBdr>
        </w:div>
        <w:div w:id="376441659">
          <w:marLeft w:val="640"/>
          <w:marRight w:val="0"/>
          <w:marTop w:val="0"/>
          <w:marBottom w:val="0"/>
          <w:divBdr>
            <w:top w:val="none" w:sz="0" w:space="0" w:color="auto"/>
            <w:left w:val="none" w:sz="0" w:space="0" w:color="auto"/>
            <w:bottom w:val="none" w:sz="0" w:space="0" w:color="auto"/>
            <w:right w:val="none" w:sz="0" w:space="0" w:color="auto"/>
          </w:divBdr>
        </w:div>
        <w:div w:id="387383549">
          <w:marLeft w:val="640"/>
          <w:marRight w:val="0"/>
          <w:marTop w:val="0"/>
          <w:marBottom w:val="0"/>
          <w:divBdr>
            <w:top w:val="none" w:sz="0" w:space="0" w:color="auto"/>
            <w:left w:val="none" w:sz="0" w:space="0" w:color="auto"/>
            <w:bottom w:val="none" w:sz="0" w:space="0" w:color="auto"/>
            <w:right w:val="none" w:sz="0" w:space="0" w:color="auto"/>
          </w:divBdr>
        </w:div>
        <w:div w:id="406418531">
          <w:marLeft w:val="640"/>
          <w:marRight w:val="0"/>
          <w:marTop w:val="0"/>
          <w:marBottom w:val="0"/>
          <w:divBdr>
            <w:top w:val="none" w:sz="0" w:space="0" w:color="auto"/>
            <w:left w:val="none" w:sz="0" w:space="0" w:color="auto"/>
            <w:bottom w:val="none" w:sz="0" w:space="0" w:color="auto"/>
            <w:right w:val="none" w:sz="0" w:space="0" w:color="auto"/>
          </w:divBdr>
        </w:div>
        <w:div w:id="422998397">
          <w:marLeft w:val="640"/>
          <w:marRight w:val="0"/>
          <w:marTop w:val="0"/>
          <w:marBottom w:val="0"/>
          <w:divBdr>
            <w:top w:val="none" w:sz="0" w:space="0" w:color="auto"/>
            <w:left w:val="none" w:sz="0" w:space="0" w:color="auto"/>
            <w:bottom w:val="none" w:sz="0" w:space="0" w:color="auto"/>
            <w:right w:val="none" w:sz="0" w:space="0" w:color="auto"/>
          </w:divBdr>
        </w:div>
        <w:div w:id="476142138">
          <w:marLeft w:val="640"/>
          <w:marRight w:val="0"/>
          <w:marTop w:val="0"/>
          <w:marBottom w:val="0"/>
          <w:divBdr>
            <w:top w:val="none" w:sz="0" w:space="0" w:color="auto"/>
            <w:left w:val="none" w:sz="0" w:space="0" w:color="auto"/>
            <w:bottom w:val="none" w:sz="0" w:space="0" w:color="auto"/>
            <w:right w:val="none" w:sz="0" w:space="0" w:color="auto"/>
          </w:divBdr>
        </w:div>
        <w:div w:id="655229196">
          <w:marLeft w:val="640"/>
          <w:marRight w:val="0"/>
          <w:marTop w:val="0"/>
          <w:marBottom w:val="0"/>
          <w:divBdr>
            <w:top w:val="none" w:sz="0" w:space="0" w:color="auto"/>
            <w:left w:val="none" w:sz="0" w:space="0" w:color="auto"/>
            <w:bottom w:val="none" w:sz="0" w:space="0" w:color="auto"/>
            <w:right w:val="none" w:sz="0" w:space="0" w:color="auto"/>
          </w:divBdr>
        </w:div>
        <w:div w:id="729621673">
          <w:marLeft w:val="640"/>
          <w:marRight w:val="0"/>
          <w:marTop w:val="0"/>
          <w:marBottom w:val="0"/>
          <w:divBdr>
            <w:top w:val="none" w:sz="0" w:space="0" w:color="auto"/>
            <w:left w:val="none" w:sz="0" w:space="0" w:color="auto"/>
            <w:bottom w:val="none" w:sz="0" w:space="0" w:color="auto"/>
            <w:right w:val="none" w:sz="0" w:space="0" w:color="auto"/>
          </w:divBdr>
        </w:div>
        <w:div w:id="756706374">
          <w:marLeft w:val="640"/>
          <w:marRight w:val="0"/>
          <w:marTop w:val="0"/>
          <w:marBottom w:val="0"/>
          <w:divBdr>
            <w:top w:val="none" w:sz="0" w:space="0" w:color="auto"/>
            <w:left w:val="none" w:sz="0" w:space="0" w:color="auto"/>
            <w:bottom w:val="none" w:sz="0" w:space="0" w:color="auto"/>
            <w:right w:val="none" w:sz="0" w:space="0" w:color="auto"/>
          </w:divBdr>
        </w:div>
        <w:div w:id="823813649">
          <w:marLeft w:val="640"/>
          <w:marRight w:val="0"/>
          <w:marTop w:val="0"/>
          <w:marBottom w:val="0"/>
          <w:divBdr>
            <w:top w:val="none" w:sz="0" w:space="0" w:color="auto"/>
            <w:left w:val="none" w:sz="0" w:space="0" w:color="auto"/>
            <w:bottom w:val="none" w:sz="0" w:space="0" w:color="auto"/>
            <w:right w:val="none" w:sz="0" w:space="0" w:color="auto"/>
          </w:divBdr>
        </w:div>
        <w:div w:id="835848100">
          <w:marLeft w:val="640"/>
          <w:marRight w:val="0"/>
          <w:marTop w:val="0"/>
          <w:marBottom w:val="0"/>
          <w:divBdr>
            <w:top w:val="none" w:sz="0" w:space="0" w:color="auto"/>
            <w:left w:val="none" w:sz="0" w:space="0" w:color="auto"/>
            <w:bottom w:val="none" w:sz="0" w:space="0" w:color="auto"/>
            <w:right w:val="none" w:sz="0" w:space="0" w:color="auto"/>
          </w:divBdr>
        </w:div>
        <w:div w:id="842936110">
          <w:marLeft w:val="640"/>
          <w:marRight w:val="0"/>
          <w:marTop w:val="0"/>
          <w:marBottom w:val="0"/>
          <w:divBdr>
            <w:top w:val="none" w:sz="0" w:space="0" w:color="auto"/>
            <w:left w:val="none" w:sz="0" w:space="0" w:color="auto"/>
            <w:bottom w:val="none" w:sz="0" w:space="0" w:color="auto"/>
            <w:right w:val="none" w:sz="0" w:space="0" w:color="auto"/>
          </w:divBdr>
        </w:div>
        <w:div w:id="1007517032">
          <w:marLeft w:val="640"/>
          <w:marRight w:val="0"/>
          <w:marTop w:val="0"/>
          <w:marBottom w:val="0"/>
          <w:divBdr>
            <w:top w:val="none" w:sz="0" w:space="0" w:color="auto"/>
            <w:left w:val="none" w:sz="0" w:space="0" w:color="auto"/>
            <w:bottom w:val="none" w:sz="0" w:space="0" w:color="auto"/>
            <w:right w:val="none" w:sz="0" w:space="0" w:color="auto"/>
          </w:divBdr>
        </w:div>
        <w:div w:id="1010644021">
          <w:marLeft w:val="640"/>
          <w:marRight w:val="0"/>
          <w:marTop w:val="0"/>
          <w:marBottom w:val="0"/>
          <w:divBdr>
            <w:top w:val="none" w:sz="0" w:space="0" w:color="auto"/>
            <w:left w:val="none" w:sz="0" w:space="0" w:color="auto"/>
            <w:bottom w:val="none" w:sz="0" w:space="0" w:color="auto"/>
            <w:right w:val="none" w:sz="0" w:space="0" w:color="auto"/>
          </w:divBdr>
        </w:div>
        <w:div w:id="1077362843">
          <w:marLeft w:val="640"/>
          <w:marRight w:val="0"/>
          <w:marTop w:val="0"/>
          <w:marBottom w:val="0"/>
          <w:divBdr>
            <w:top w:val="none" w:sz="0" w:space="0" w:color="auto"/>
            <w:left w:val="none" w:sz="0" w:space="0" w:color="auto"/>
            <w:bottom w:val="none" w:sz="0" w:space="0" w:color="auto"/>
            <w:right w:val="none" w:sz="0" w:space="0" w:color="auto"/>
          </w:divBdr>
        </w:div>
        <w:div w:id="1119645263">
          <w:marLeft w:val="640"/>
          <w:marRight w:val="0"/>
          <w:marTop w:val="0"/>
          <w:marBottom w:val="0"/>
          <w:divBdr>
            <w:top w:val="none" w:sz="0" w:space="0" w:color="auto"/>
            <w:left w:val="none" w:sz="0" w:space="0" w:color="auto"/>
            <w:bottom w:val="none" w:sz="0" w:space="0" w:color="auto"/>
            <w:right w:val="none" w:sz="0" w:space="0" w:color="auto"/>
          </w:divBdr>
        </w:div>
        <w:div w:id="1203984783">
          <w:marLeft w:val="640"/>
          <w:marRight w:val="0"/>
          <w:marTop w:val="0"/>
          <w:marBottom w:val="0"/>
          <w:divBdr>
            <w:top w:val="none" w:sz="0" w:space="0" w:color="auto"/>
            <w:left w:val="none" w:sz="0" w:space="0" w:color="auto"/>
            <w:bottom w:val="none" w:sz="0" w:space="0" w:color="auto"/>
            <w:right w:val="none" w:sz="0" w:space="0" w:color="auto"/>
          </w:divBdr>
        </w:div>
        <w:div w:id="1206020596">
          <w:marLeft w:val="640"/>
          <w:marRight w:val="0"/>
          <w:marTop w:val="0"/>
          <w:marBottom w:val="0"/>
          <w:divBdr>
            <w:top w:val="none" w:sz="0" w:space="0" w:color="auto"/>
            <w:left w:val="none" w:sz="0" w:space="0" w:color="auto"/>
            <w:bottom w:val="none" w:sz="0" w:space="0" w:color="auto"/>
            <w:right w:val="none" w:sz="0" w:space="0" w:color="auto"/>
          </w:divBdr>
        </w:div>
        <w:div w:id="1277249244">
          <w:marLeft w:val="640"/>
          <w:marRight w:val="0"/>
          <w:marTop w:val="0"/>
          <w:marBottom w:val="0"/>
          <w:divBdr>
            <w:top w:val="none" w:sz="0" w:space="0" w:color="auto"/>
            <w:left w:val="none" w:sz="0" w:space="0" w:color="auto"/>
            <w:bottom w:val="none" w:sz="0" w:space="0" w:color="auto"/>
            <w:right w:val="none" w:sz="0" w:space="0" w:color="auto"/>
          </w:divBdr>
        </w:div>
        <w:div w:id="1311978664">
          <w:marLeft w:val="640"/>
          <w:marRight w:val="0"/>
          <w:marTop w:val="0"/>
          <w:marBottom w:val="0"/>
          <w:divBdr>
            <w:top w:val="none" w:sz="0" w:space="0" w:color="auto"/>
            <w:left w:val="none" w:sz="0" w:space="0" w:color="auto"/>
            <w:bottom w:val="none" w:sz="0" w:space="0" w:color="auto"/>
            <w:right w:val="none" w:sz="0" w:space="0" w:color="auto"/>
          </w:divBdr>
        </w:div>
        <w:div w:id="1378122068">
          <w:marLeft w:val="640"/>
          <w:marRight w:val="0"/>
          <w:marTop w:val="0"/>
          <w:marBottom w:val="0"/>
          <w:divBdr>
            <w:top w:val="none" w:sz="0" w:space="0" w:color="auto"/>
            <w:left w:val="none" w:sz="0" w:space="0" w:color="auto"/>
            <w:bottom w:val="none" w:sz="0" w:space="0" w:color="auto"/>
            <w:right w:val="none" w:sz="0" w:space="0" w:color="auto"/>
          </w:divBdr>
        </w:div>
        <w:div w:id="1397122527">
          <w:marLeft w:val="640"/>
          <w:marRight w:val="0"/>
          <w:marTop w:val="0"/>
          <w:marBottom w:val="0"/>
          <w:divBdr>
            <w:top w:val="none" w:sz="0" w:space="0" w:color="auto"/>
            <w:left w:val="none" w:sz="0" w:space="0" w:color="auto"/>
            <w:bottom w:val="none" w:sz="0" w:space="0" w:color="auto"/>
            <w:right w:val="none" w:sz="0" w:space="0" w:color="auto"/>
          </w:divBdr>
        </w:div>
        <w:div w:id="1449663399">
          <w:marLeft w:val="640"/>
          <w:marRight w:val="0"/>
          <w:marTop w:val="0"/>
          <w:marBottom w:val="0"/>
          <w:divBdr>
            <w:top w:val="none" w:sz="0" w:space="0" w:color="auto"/>
            <w:left w:val="none" w:sz="0" w:space="0" w:color="auto"/>
            <w:bottom w:val="none" w:sz="0" w:space="0" w:color="auto"/>
            <w:right w:val="none" w:sz="0" w:space="0" w:color="auto"/>
          </w:divBdr>
        </w:div>
        <w:div w:id="1480029584">
          <w:marLeft w:val="640"/>
          <w:marRight w:val="0"/>
          <w:marTop w:val="0"/>
          <w:marBottom w:val="0"/>
          <w:divBdr>
            <w:top w:val="none" w:sz="0" w:space="0" w:color="auto"/>
            <w:left w:val="none" w:sz="0" w:space="0" w:color="auto"/>
            <w:bottom w:val="none" w:sz="0" w:space="0" w:color="auto"/>
            <w:right w:val="none" w:sz="0" w:space="0" w:color="auto"/>
          </w:divBdr>
        </w:div>
        <w:div w:id="1542401029">
          <w:marLeft w:val="640"/>
          <w:marRight w:val="0"/>
          <w:marTop w:val="0"/>
          <w:marBottom w:val="0"/>
          <w:divBdr>
            <w:top w:val="none" w:sz="0" w:space="0" w:color="auto"/>
            <w:left w:val="none" w:sz="0" w:space="0" w:color="auto"/>
            <w:bottom w:val="none" w:sz="0" w:space="0" w:color="auto"/>
            <w:right w:val="none" w:sz="0" w:space="0" w:color="auto"/>
          </w:divBdr>
        </w:div>
        <w:div w:id="1697538870">
          <w:marLeft w:val="640"/>
          <w:marRight w:val="0"/>
          <w:marTop w:val="0"/>
          <w:marBottom w:val="0"/>
          <w:divBdr>
            <w:top w:val="none" w:sz="0" w:space="0" w:color="auto"/>
            <w:left w:val="none" w:sz="0" w:space="0" w:color="auto"/>
            <w:bottom w:val="none" w:sz="0" w:space="0" w:color="auto"/>
            <w:right w:val="none" w:sz="0" w:space="0" w:color="auto"/>
          </w:divBdr>
        </w:div>
        <w:div w:id="1707831238">
          <w:marLeft w:val="640"/>
          <w:marRight w:val="0"/>
          <w:marTop w:val="0"/>
          <w:marBottom w:val="0"/>
          <w:divBdr>
            <w:top w:val="none" w:sz="0" w:space="0" w:color="auto"/>
            <w:left w:val="none" w:sz="0" w:space="0" w:color="auto"/>
            <w:bottom w:val="none" w:sz="0" w:space="0" w:color="auto"/>
            <w:right w:val="none" w:sz="0" w:space="0" w:color="auto"/>
          </w:divBdr>
        </w:div>
        <w:div w:id="1740010437">
          <w:marLeft w:val="640"/>
          <w:marRight w:val="0"/>
          <w:marTop w:val="0"/>
          <w:marBottom w:val="0"/>
          <w:divBdr>
            <w:top w:val="none" w:sz="0" w:space="0" w:color="auto"/>
            <w:left w:val="none" w:sz="0" w:space="0" w:color="auto"/>
            <w:bottom w:val="none" w:sz="0" w:space="0" w:color="auto"/>
            <w:right w:val="none" w:sz="0" w:space="0" w:color="auto"/>
          </w:divBdr>
        </w:div>
        <w:div w:id="1787457883">
          <w:marLeft w:val="640"/>
          <w:marRight w:val="0"/>
          <w:marTop w:val="0"/>
          <w:marBottom w:val="0"/>
          <w:divBdr>
            <w:top w:val="none" w:sz="0" w:space="0" w:color="auto"/>
            <w:left w:val="none" w:sz="0" w:space="0" w:color="auto"/>
            <w:bottom w:val="none" w:sz="0" w:space="0" w:color="auto"/>
            <w:right w:val="none" w:sz="0" w:space="0" w:color="auto"/>
          </w:divBdr>
        </w:div>
        <w:div w:id="1911117423">
          <w:marLeft w:val="640"/>
          <w:marRight w:val="0"/>
          <w:marTop w:val="0"/>
          <w:marBottom w:val="0"/>
          <w:divBdr>
            <w:top w:val="none" w:sz="0" w:space="0" w:color="auto"/>
            <w:left w:val="none" w:sz="0" w:space="0" w:color="auto"/>
            <w:bottom w:val="none" w:sz="0" w:space="0" w:color="auto"/>
            <w:right w:val="none" w:sz="0" w:space="0" w:color="auto"/>
          </w:divBdr>
        </w:div>
        <w:div w:id="2011904468">
          <w:marLeft w:val="640"/>
          <w:marRight w:val="0"/>
          <w:marTop w:val="0"/>
          <w:marBottom w:val="0"/>
          <w:divBdr>
            <w:top w:val="none" w:sz="0" w:space="0" w:color="auto"/>
            <w:left w:val="none" w:sz="0" w:space="0" w:color="auto"/>
            <w:bottom w:val="none" w:sz="0" w:space="0" w:color="auto"/>
            <w:right w:val="none" w:sz="0" w:space="0" w:color="auto"/>
          </w:divBdr>
        </w:div>
        <w:div w:id="2030256472">
          <w:marLeft w:val="640"/>
          <w:marRight w:val="0"/>
          <w:marTop w:val="0"/>
          <w:marBottom w:val="0"/>
          <w:divBdr>
            <w:top w:val="none" w:sz="0" w:space="0" w:color="auto"/>
            <w:left w:val="none" w:sz="0" w:space="0" w:color="auto"/>
            <w:bottom w:val="none" w:sz="0" w:space="0" w:color="auto"/>
            <w:right w:val="none" w:sz="0" w:space="0" w:color="auto"/>
          </w:divBdr>
        </w:div>
        <w:div w:id="2045060830">
          <w:marLeft w:val="640"/>
          <w:marRight w:val="0"/>
          <w:marTop w:val="0"/>
          <w:marBottom w:val="0"/>
          <w:divBdr>
            <w:top w:val="none" w:sz="0" w:space="0" w:color="auto"/>
            <w:left w:val="none" w:sz="0" w:space="0" w:color="auto"/>
            <w:bottom w:val="none" w:sz="0" w:space="0" w:color="auto"/>
            <w:right w:val="none" w:sz="0" w:space="0" w:color="auto"/>
          </w:divBdr>
        </w:div>
        <w:div w:id="2046325328">
          <w:marLeft w:val="640"/>
          <w:marRight w:val="0"/>
          <w:marTop w:val="0"/>
          <w:marBottom w:val="0"/>
          <w:divBdr>
            <w:top w:val="none" w:sz="0" w:space="0" w:color="auto"/>
            <w:left w:val="none" w:sz="0" w:space="0" w:color="auto"/>
            <w:bottom w:val="none" w:sz="0" w:space="0" w:color="auto"/>
            <w:right w:val="none" w:sz="0" w:space="0" w:color="auto"/>
          </w:divBdr>
        </w:div>
      </w:divsChild>
    </w:div>
    <w:div w:id="446974755">
      <w:bodyDiv w:val="1"/>
      <w:marLeft w:val="0"/>
      <w:marRight w:val="0"/>
      <w:marTop w:val="0"/>
      <w:marBottom w:val="0"/>
      <w:divBdr>
        <w:top w:val="none" w:sz="0" w:space="0" w:color="auto"/>
        <w:left w:val="none" w:sz="0" w:space="0" w:color="auto"/>
        <w:bottom w:val="none" w:sz="0" w:space="0" w:color="auto"/>
        <w:right w:val="none" w:sz="0" w:space="0" w:color="auto"/>
      </w:divBdr>
      <w:divsChild>
        <w:div w:id="208886919">
          <w:marLeft w:val="640"/>
          <w:marRight w:val="0"/>
          <w:marTop w:val="0"/>
          <w:marBottom w:val="0"/>
          <w:divBdr>
            <w:top w:val="none" w:sz="0" w:space="0" w:color="auto"/>
            <w:left w:val="none" w:sz="0" w:space="0" w:color="auto"/>
            <w:bottom w:val="none" w:sz="0" w:space="0" w:color="auto"/>
            <w:right w:val="none" w:sz="0" w:space="0" w:color="auto"/>
          </w:divBdr>
        </w:div>
        <w:div w:id="300890157">
          <w:marLeft w:val="640"/>
          <w:marRight w:val="0"/>
          <w:marTop w:val="0"/>
          <w:marBottom w:val="0"/>
          <w:divBdr>
            <w:top w:val="none" w:sz="0" w:space="0" w:color="auto"/>
            <w:left w:val="none" w:sz="0" w:space="0" w:color="auto"/>
            <w:bottom w:val="none" w:sz="0" w:space="0" w:color="auto"/>
            <w:right w:val="none" w:sz="0" w:space="0" w:color="auto"/>
          </w:divBdr>
        </w:div>
        <w:div w:id="334957721">
          <w:marLeft w:val="640"/>
          <w:marRight w:val="0"/>
          <w:marTop w:val="0"/>
          <w:marBottom w:val="0"/>
          <w:divBdr>
            <w:top w:val="none" w:sz="0" w:space="0" w:color="auto"/>
            <w:left w:val="none" w:sz="0" w:space="0" w:color="auto"/>
            <w:bottom w:val="none" w:sz="0" w:space="0" w:color="auto"/>
            <w:right w:val="none" w:sz="0" w:space="0" w:color="auto"/>
          </w:divBdr>
        </w:div>
        <w:div w:id="447551515">
          <w:marLeft w:val="640"/>
          <w:marRight w:val="0"/>
          <w:marTop w:val="0"/>
          <w:marBottom w:val="0"/>
          <w:divBdr>
            <w:top w:val="none" w:sz="0" w:space="0" w:color="auto"/>
            <w:left w:val="none" w:sz="0" w:space="0" w:color="auto"/>
            <w:bottom w:val="none" w:sz="0" w:space="0" w:color="auto"/>
            <w:right w:val="none" w:sz="0" w:space="0" w:color="auto"/>
          </w:divBdr>
        </w:div>
        <w:div w:id="535435499">
          <w:marLeft w:val="640"/>
          <w:marRight w:val="0"/>
          <w:marTop w:val="0"/>
          <w:marBottom w:val="0"/>
          <w:divBdr>
            <w:top w:val="none" w:sz="0" w:space="0" w:color="auto"/>
            <w:left w:val="none" w:sz="0" w:space="0" w:color="auto"/>
            <w:bottom w:val="none" w:sz="0" w:space="0" w:color="auto"/>
            <w:right w:val="none" w:sz="0" w:space="0" w:color="auto"/>
          </w:divBdr>
        </w:div>
        <w:div w:id="593444535">
          <w:marLeft w:val="640"/>
          <w:marRight w:val="0"/>
          <w:marTop w:val="0"/>
          <w:marBottom w:val="0"/>
          <w:divBdr>
            <w:top w:val="none" w:sz="0" w:space="0" w:color="auto"/>
            <w:left w:val="none" w:sz="0" w:space="0" w:color="auto"/>
            <w:bottom w:val="none" w:sz="0" w:space="0" w:color="auto"/>
            <w:right w:val="none" w:sz="0" w:space="0" w:color="auto"/>
          </w:divBdr>
        </w:div>
        <w:div w:id="630785595">
          <w:marLeft w:val="640"/>
          <w:marRight w:val="0"/>
          <w:marTop w:val="0"/>
          <w:marBottom w:val="0"/>
          <w:divBdr>
            <w:top w:val="none" w:sz="0" w:space="0" w:color="auto"/>
            <w:left w:val="none" w:sz="0" w:space="0" w:color="auto"/>
            <w:bottom w:val="none" w:sz="0" w:space="0" w:color="auto"/>
            <w:right w:val="none" w:sz="0" w:space="0" w:color="auto"/>
          </w:divBdr>
        </w:div>
        <w:div w:id="687635510">
          <w:marLeft w:val="640"/>
          <w:marRight w:val="0"/>
          <w:marTop w:val="0"/>
          <w:marBottom w:val="0"/>
          <w:divBdr>
            <w:top w:val="none" w:sz="0" w:space="0" w:color="auto"/>
            <w:left w:val="none" w:sz="0" w:space="0" w:color="auto"/>
            <w:bottom w:val="none" w:sz="0" w:space="0" w:color="auto"/>
            <w:right w:val="none" w:sz="0" w:space="0" w:color="auto"/>
          </w:divBdr>
        </w:div>
        <w:div w:id="820196760">
          <w:marLeft w:val="640"/>
          <w:marRight w:val="0"/>
          <w:marTop w:val="0"/>
          <w:marBottom w:val="0"/>
          <w:divBdr>
            <w:top w:val="none" w:sz="0" w:space="0" w:color="auto"/>
            <w:left w:val="none" w:sz="0" w:space="0" w:color="auto"/>
            <w:bottom w:val="none" w:sz="0" w:space="0" w:color="auto"/>
            <w:right w:val="none" w:sz="0" w:space="0" w:color="auto"/>
          </w:divBdr>
        </w:div>
        <w:div w:id="834036181">
          <w:marLeft w:val="640"/>
          <w:marRight w:val="0"/>
          <w:marTop w:val="0"/>
          <w:marBottom w:val="0"/>
          <w:divBdr>
            <w:top w:val="none" w:sz="0" w:space="0" w:color="auto"/>
            <w:left w:val="none" w:sz="0" w:space="0" w:color="auto"/>
            <w:bottom w:val="none" w:sz="0" w:space="0" w:color="auto"/>
            <w:right w:val="none" w:sz="0" w:space="0" w:color="auto"/>
          </w:divBdr>
        </w:div>
        <w:div w:id="870344078">
          <w:marLeft w:val="640"/>
          <w:marRight w:val="0"/>
          <w:marTop w:val="0"/>
          <w:marBottom w:val="0"/>
          <w:divBdr>
            <w:top w:val="none" w:sz="0" w:space="0" w:color="auto"/>
            <w:left w:val="none" w:sz="0" w:space="0" w:color="auto"/>
            <w:bottom w:val="none" w:sz="0" w:space="0" w:color="auto"/>
            <w:right w:val="none" w:sz="0" w:space="0" w:color="auto"/>
          </w:divBdr>
        </w:div>
        <w:div w:id="892740804">
          <w:marLeft w:val="640"/>
          <w:marRight w:val="0"/>
          <w:marTop w:val="0"/>
          <w:marBottom w:val="0"/>
          <w:divBdr>
            <w:top w:val="none" w:sz="0" w:space="0" w:color="auto"/>
            <w:left w:val="none" w:sz="0" w:space="0" w:color="auto"/>
            <w:bottom w:val="none" w:sz="0" w:space="0" w:color="auto"/>
            <w:right w:val="none" w:sz="0" w:space="0" w:color="auto"/>
          </w:divBdr>
        </w:div>
        <w:div w:id="894782701">
          <w:marLeft w:val="640"/>
          <w:marRight w:val="0"/>
          <w:marTop w:val="0"/>
          <w:marBottom w:val="0"/>
          <w:divBdr>
            <w:top w:val="none" w:sz="0" w:space="0" w:color="auto"/>
            <w:left w:val="none" w:sz="0" w:space="0" w:color="auto"/>
            <w:bottom w:val="none" w:sz="0" w:space="0" w:color="auto"/>
            <w:right w:val="none" w:sz="0" w:space="0" w:color="auto"/>
          </w:divBdr>
        </w:div>
        <w:div w:id="1004623990">
          <w:marLeft w:val="640"/>
          <w:marRight w:val="0"/>
          <w:marTop w:val="0"/>
          <w:marBottom w:val="0"/>
          <w:divBdr>
            <w:top w:val="none" w:sz="0" w:space="0" w:color="auto"/>
            <w:left w:val="none" w:sz="0" w:space="0" w:color="auto"/>
            <w:bottom w:val="none" w:sz="0" w:space="0" w:color="auto"/>
            <w:right w:val="none" w:sz="0" w:space="0" w:color="auto"/>
          </w:divBdr>
        </w:div>
        <w:div w:id="1152060636">
          <w:marLeft w:val="640"/>
          <w:marRight w:val="0"/>
          <w:marTop w:val="0"/>
          <w:marBottom w:val="0"/>
          <w:divBdr>
            <w:top w:val="none" w:sz="0" w:space="0" w:color="auto"/>
            <w:left w:val="none" w:sz="0" w:space="0" w:color="auto"/>
            <w:bottom w:val="none" w:sz="0" w:space="0" w:color="auto"/>
            <w:right w:val="none" w:sz="0" w:space="0" w:color="auto"/>
          </w:divBdr>
        </w:div>
        <w:div w:id="1191990592">
          <w:marLeft w:val="640"/>
          <w:marRight w:val="0"/>
          <w:marTop w:val="0"/>
          <w:marBottom w:val="0"/>
          <w:divBdr>
            <w:top w:val="none" w:sz="0" w:space="0" w:color="auto"/>
            <w:left w:val="none" w:sz="0" w:space="0" w:color="auto"/>
            <w:bottom w:val="none" w:sz="0" w:space="0" w:color="auto"/>
            <w:right w:val="none" w:sz="0" w:space="0" w:color="auto"/>
          </w:divBdr>
        </w:div>
        <w:div w:id="1274435160">
          <w:marLeft w:val="640"/>
          <w:marRight w:val="0"/>
          <w:marTop w:val="0"/>
          <w:marBottom w:val="0"/>
          <w:divBdr>
            <w:top w:val="none" w:sz="0" w:space="0" w:color="auto"/>
            <w:left w:val="none" w:sz="0" w:space="0" w:color="auto"/>
            <w:bottom w:val="none" w:sz="0" w:space="0" w:color="auto"/>
            <w:right w:val="none" w:sz="0" w:space="0" w:color="auto"/>
          </w:divBdr>
        </w:div>
        <w:div w:id="1311862207">
          <w:marLeft w:val="640"/>
          <w:marRight w:val="0"/>
          <w:marTop w:val="0"/>
          <w:marBottom w:val="0"/>
          <w:divBdr>
            <w:top w:val="none" w:sz="0" w:space="0" w:color="auto"/>
            <w:left w:val="none" w:sz="0" w:space="0" w:color="auto"/>
            <w:bottom w:val="none" w:sz="0" w:space="0" w:color="auto"/>
            <w:right w:val="none" w:sz="0" w:space="0" w:color="auto"/>
          </w:divBdr>
        </w:div>
        <w:div w:id="1604649913">
          <w:marLeft w:val="640"/>
          <w:marRight w:val="0"/>
          <w:marTop w:val="0"/>
          <w:marBottom w:val="0"/>
          <w:divBdr>
            <w:top w:val="none" w:sz="0" w:space="0" w:color="auto"/>
            <w:left w:val="none" w:sz="0" w:space="0" w:color="auto"/>
            <w:bottom w:val="none" w:sz="0" w:space="0" w:color="auto"/>
            <w:right w:val="none" w:sz="0" w:space="0" w:color="auto"/>
          </w:divBdr>
        </w:div>
        <w:div w:id="1641181505">
          <w:marLeft w:val="640"/>
          <w:marRight w:val="0"/>
          <w:marTop w:val="0"/>
          <w:marBottom w:val="0"/>
          <w:divBdr>
            <w:top w:val="none" w:sz="0" w:space="0" w:color="auto"/>
            <w:left w:val="none" w:sz="0" w:space="0" w:color="auto"/>
            <w:bottom w:val="none" w:sz="0" w:space="0" w:color="auto"/>
            <w:right w:val="none" w:sz="0" w:space="0" w:color="auto"/>
          </w:divBdr>
        </w:div>
        <w:div w:id="1770546257">
          <w:marLeft w:val="640"/>
          <w:marRight w:val="0"/>
          <w:marTop w:val="0"/>
          <w:marBottom w:val="0"/>
          <w:divBdr>
            <w:top w:val="none" w:sz="0" w:space="0" w:color="auto"/>
            <w:left w:val="none" w:sz="0" w:space="0" w:color="auto"/>
            <w:bottom w:val="none" w:sz="0" w:space="0" w:color="auto"/>
            <w:right w:val="none" w:sz="0" w:space="0" w:color="auto"/>
          </w:divBdr>
        </w:div>
        <w:div w:id="1830167247">
          <w:marLeft w:val="640"/>
          <w:marRight w:val="0"/>
          <w:marTop w:val="0"/>
          <w:marBottom w:val="0"/>
          <w:divBdr>
            <w:top w:val="none" w:sz="0" w:space="0" w:color="auto"/>
            <w:left w:val="none" w:sz="0" w:space="0" w:color="auto"/>
            <w:bottom w:val="none" w:sz="0" w:space="0" w:color="auto"/>
            <w:right w:val="none" w:sz="0" w:space="0" w:color="auto"/>
          </w:divBdr>
        </w:div>
        <w:div w:id="1840542707">
          <w:marLeft w:val="640"/>
          <w:marRight w:val="0"/>
          <w:marTop w:val="0"/>
          <w:marBottom w:val="0"/>
          <w:divBdr>
            <w:top w:val="none" w:sz="0" w:space="0" w:color="auto"/>
            <w:left w:val="none" w:sz="0" w:space="0" w:color="auto"/>
            <w:bottom w:val="none" w:sz="0" w:space="0" w:color="auto"/>
            <w:right w:val="none" w:sz="0" w:space="0" w:color="auto"/>
          </w:divBdr>
        </w:div>
        <w:div w:id="1868369157">
          <w:marLeft w:val="640"/>
          <w:marRight w:val="0"/>
          <w:marTop w:val="0"/>
          <w:marBottom w:val="0"/>
          <w:divBdr>
            <w:top w:val="none" w:sz="0" w:space="0" w:color="auto"/>
            <w:left w:val="none" w:sz="0" w:space="0" w:color="auto"/>
            <w:bottom w:val="none" w:sz="0" w:space="0" w:color="auto"/>
            <w:right w:val="none" w:sz="0" w:space="0" w:color="auto"/>
          </w:divBdr>
        </w:div>
        <w:div w:id="1927028983">
          <w:marLeft w:val="640"/>
          <w:marRight w:val="0"/>
          <w:marTop w:val="0"/>
          <w:marBottom w:val="0"/>
          <w:divBdr>
            <w:top w:val="none" w:sz="0" w:space="0" w:color="auto"/>
            <w:left w:val="none" w:sz="0" w:space="0" w:color="auto"/>
            <w:bottom w:val="none" w:sz="0" w:space="0" w:color="auto"/>
            <w:right w:val="none" w:sz="0" w:space="0" w:color="auto"/>
          </w:divBdr>
        </w:div>
        <w:div w:id="2014142631">
          <w:marLeft w:val="640"/>
          <w:marRight w:val="0"/>
          <w:marTop w:val="0"/>
          <w:marBottom w:val="0"/>
          <w:divBdr>
            <w:top w:val="none" w:sz="0" w:space="0" w:color="auto"/>
            <w:left w:val="none" w:sz="0" w:space="0" w:color="auto"/>
            <w:bottom w:val="none" w:sz="0" w:space="0" w:color="auto"/>
            <w:right w:val="none" w:sz="0" w:space="0" w:color="auto"/>
          </w:divBdr>
        </w:div>
        <w:div w:id="2109689936">
          <w:marLeft w:val="640"/>
          <w:marRight w:val="0"/>
          <w:marTop w:val="0"/>
          <w:marBottom w:val="0"/>
          <w:divBdr>
            <w:top w:val="none" w:sz="0" w:space="0" w:color="auto"/>
            <w:left w:val="none" w:sz="0" w:space="0" w:color="auto"/>
            <w:bottom w:val="none" w:sz="0" w:space="0" w:color="auto"/>
            <w:right w:val="none" w:sz="0" w:space="0" w:color="auto"/>
          </w:divBdr>
        </w:div>
      </w:divsChild>
    </w:div>
    <w:div w:id="460462574">
      <w:bodyDiv w:val="1"/>
      <w:marLeft w:val="0"/>
      <w:marRight w:val="0"/>
      <w:marTop w:val="0"/>
      <w:marBottom w:val="0"/>
      <w:divBdr>
        <w:top w:val="none" w:sz="0" w:space="0" w:color="auto"/>
        <w:left w:val="none" w:sz="0" w:space="0" w:color="auto"/>
        <w:bottom w:val="none" w:sz="0" w:space="0" w:color="auto"/>
        <w:right w:val="none" w:sz="0" w:space="0" w:color="auto"/>
      </w:divBdr>
      <w:divsChild>
        <w:div w:id="1778675688">
          <w:marLeft w:val="640"/>
          <w:marRight w:val="0"/>
          <w:marTop w:val="0"/>
          <w:marBottom w:val="0"/>
          <w:divBdr>
            <w:top w:val="none" w:sz="0" w:space="0" w:color="auto"/>
            <w:left w:val="none" w:sz="0" w:space="0" w:color="auto"/>
            <w:bottom w:val="none" w:sz="0" w:space="0" w:color="auto"/>
            <w:right w:val="none" w:sz="0" w:space="0" w:color="auto"/>
          </w:divBdr>
        </w:div>
        <w:div w:id="909193673">
          <w:marLeft w:val="640"/>
          <w:marRight w:val="0"/>
          <w:marTop w:val="0"/>
          <w:marBottom w:val="0"/>
          <w:divBdr>
            <w:top w:val="none" w:sz="0" w:space="0" w:color="auto"/>
            <w:left w:val="none" w:sz="0" w:space="0" w:color="auto"/>
            <w:bottom w:val="none" w:sz="0" w:space="0" w:color="auto"/>
            <w:right w:val="none" w:sz="0" w:space="0" w:color="auto"/>
          </w:divBdr>
        </w:div>
        <w:div w:id="1585185648">
          <w:marLeft w:val="640"/>
          <w:marRight w:val="0"/>
          <w:marTop w:val="0"/>
          <w:marBottom w:val="0"/>
          <w:divBdr>
            <w:top w:val="none" w:sz="0" w:space="0" w:color="auto"/>
            <w:left w:val="none" w:sz="0" w:space="0" w:color="auto"/>
            <w:bottom w:val="none" w:sz="0" w:space="0" w:color="auto"/>
            <w:right w:val="none" w:sz="0" w:space="0" w:color="auto"/>
          </w:divBdr>
        </w:div>
        <w:div w:id="1930501279">
          <w:marLeft w:val="640"/>
          <w:marRight w:val="0"/>
          <w:marTop w:val="0"/>
          <w:marBottom w:val="0"/>
          <w:divBdr>
            <w:top w:val="none" w:sz="0" w:space="0" w:color="auto"/>
            <w:left w:val="none" w:sz="0" w:space="0" w:color="auto"/>
            <w:bottom w:val="none" w:sz="0" w:space="0" w:color="auto"/>
            <w:right w:val="none" w:sz="0" w:space="0" w:color="auto"/>
          </w:divBdr>
        </w:div>
        <w:div w:id="1165971930">
          <w:marLeft w:val="640"/>
          <w:marRight w:val="0"/>
          <w:marTop w:val="0"/>
          <w:marBottom w:val="0"/>
          <w:divBdr>
            <w:top w:val="none" w:sz="0" w:space="0" w:color="auto"/>
            <w:left w:val="none" w:sz="0" w:space="0" w:color="auto"/>
            <w:bottom w:val="none" w:sz="0" w:space="0" w:color="auto"/>
            <w:right w:val="none" w:sz="0" w:space="0" w:color="auto"/>
          </w:divBdr>
        </w:div>
        <w:div w:id="1097871083">
          <w:marLeft w:val="640"/>
          <w:marRight w:val="0"/>
          <w:marTop w:val="0"/>
          <w:marBottom w:val="0"/>
          <w:divBdr>
            <w:top w:val="none" w:sz="0" w:space="0" w:color="auto"/>
            <w:left w:val="none" w:sz="0" w:space="0" w:color="auto"/>
            <w:bottom w:val="none" w:sz="0" w:space="0" w:color="auto"/>
            <w:right w:val="none" w:sz="0" w:space="0" w:color="auto"/>
          </w:divBdr>
        </w:div>
        <w:div w:id="1185948578">
          <w:marLeft w:val="640"/>
          <w:marRight w:val="0"/>
          <w:marTop w:val="0"/>
          <w:marBottom w:val="0"/>
          <w:divBdr>
            <w:top w:val="none" w:sz="0" w:space="0" w:color="auto"/>
            <w:left w:val="none" w:sz="0" w:space="0" w:color="auto"/>
            <w:bottom w:val="none" w:sz="0" w:space="0" w:color="auto"/>
            <w:right w:val="none" w:sz="0" w:space="0" w:color="auto"/>
          </w:divBdr>
        </w:div>
        <w:div w:id="1676302801">
          <w:marLeft w:val="640"/>
          <w:marRight w:val="0"/>
          <w:marTop w:val="0"/>
          <w:marBottom w:val="0"/>
          <w:divBdr>
            <w:top w:val="none" w:sz="0" w:space="0" w:color="auto"/>
            <w:left w:val="none" w:sz="0" w:space="0" w:color="auto"/>
            <w:bottom w:val="none" w:sz="0" w:space="0" w:color="auto"/>
            <w:right w:val="none" w:sz="0" w:space="0" w:color="auto"/>
          </w:divBdr>
        </w:div>
        <w:div w:id="1955358586">
          <w:marLeft w:val="640"/>
          <w:marRight w:val="0"/>
          <w:marTop w:val="0"/>
          <w:marBottom w:val="0"/>
          <w:divBdr>
            <w:top w:val="none" w:sz="0" w:space="0" w:color="auto"/>
            <w:left w:val="none" w:sz="0" w:space="0" w:color="auto"/>
            <w:bottom w:val="none" w:sz="0" w:space="0" w:color="auto"/>
            <w:right w:val="none" w:sz="0" w:space="0" w:color="auto"/>
          </w:divBdr>
        </w:div>
        <w:div w:id="1390806898">
          <w:marLeft w:val="640"/>
          <w:marRight w:val="0"/>
          <w:marTop w:val="0"/>
          <w:marBottom w:val="0"/>
          <w:divBdr>
            <w:top w:val="none" w:sz="0" w:space="0" w:color="auto"/>
            <w:left w:val="none" w:sz="0" w:space="0" w:color="auto"/>
            <w:bottom w:val="none" w:sz="0" w:space="0" w:color="auto"/>
            <w:right w:val="none" w:sz="0" w:space="0" w:color="auto"/>
          </w:divBdr>
        </w:div>
        <w:div w:id="277177496">
          <w:marLeft w:val="640"/>
          <w:marRight w:val="0"/>
          <w:marTop w:val="0"/>
          <w:marBottom w:val="0"/>
          <w:divBdr>
            <w:top w:val="none" w:sz="0" w:space="0" w:color="auto"/>
            <w:left w:val="none" w:sz="0" w:space="0" w:color="auto"/>
            <w:bottom w:val="none" w:sz="0" w:space="0" w:color="auto"/>
            <w:right w:val="none" w:sz="0" w:space="0" w:color="auto"/>
          </w:divBdr>
        </w:div>
        <w:div w:id="759177515">
          <w:marLeft w:val="640"/>
          <w:marRight w:val="0"/>
          <w:marTop w:val="0"/>
          <w:marBottom w:val="0"/>
          <w:divBdr>
            <w:top w:val="none" w:sz="0" w:space="0" w:color="auto"/>
            <w:left w:val="none" w:sz="0" w:space="0" w:color="auto"/>
            <w:bottom w:val="none" w:sz="0" w:space="0" w:color="auto"/>
            <w:right w:val="none" w:sz="0" w:space="0" w:color="auto"/>
          </w:divBdr>
        </w:div>
        <w:div w:id="1831828485">
          <w:marLeft w:val="640"/>
          <w:marRight w:val="0"/>
          <w:marTop w:val="0"/>
          <w:marBottom w:val="0"/>
          <w:divBdr>
            <w:top w:val="none" w:sz="0" w:space="0" w:color="auto"/>
            <w:left w:val="none" w:sz="0" w:space="0" w:color="auto"/>
            <w:bottom w:val="none" w:sz="0" w:space="0" w:color="auto"/>
            <w:right w:val="none" w:sz="0" w:space="0" w:color="auto"/>
          </w:divBdr>
        </w:div>
        <w:div w:id="1495301211">
          <w:marLeft w:val="640"/>
          <w:marRight w:val="0"/>
          <w:marTop w:val="0"/>
          <w:marBottom w:val="0"/>
          <w:divBdr>
            <w:top w:val="none" w:sz="0" w:space="0" w:color="auto"/>
            <w:left w:val="none" w:sz="0" w:space="0" w:color="auto"/>
            <w:bottom w:val="none" w:sz="0" w:space="0" w:color="auto"/>
            <w:right w:val="none" w:sz="0" w:space="0" w:color="auto"/>
          </w:divBdr>
        </w:div>
        <w:div w:id="2067488681">
          <w:marLeft w:val="640"/>
          <w:marRight w:val="0"/>
          <w:marTop w:val="0"/>
          <w:marBottom w:val="0"/>
          <w:divBdr>
            <w:top w:val="none" w:sz="0" w:space="0" w:color="auto"/>
            <w:left w:val="none" w:sz="0" w:space="0" w:color="auto"/>
            <w:bottom w:val="none" w:sz="0" w:space="0" w:color="auto"/>
            <w:right w:val="none" w:sz="0" w:space="0" w:color="auto"/>
          </w:divBdr>
        </w:div>
        <w:div w:id="712005838">
          <w:marLeft w:val="640"/>
          <w:marRight w:val="0"/>
          <w:marTop w:val="0"/>
          <w:marBottom w:val="0"/>
          <w:divBdr>
            <w:top w:val="none" w:sz="0" w:space="0" w:color="auto"/>
            <w:left w:val="none" w:sz="0" w:space="0" w:color="auto"/>
            <w:bottom w:val="none" w:sz="0" w:space="0" w:color="auto"/>
            <w:right w:val="none" w:sz="0" w:space="0" w:color="auto"/>
          </w:divBdr>
        </w:div>
        <w:div w:id="875778572">
          <w:marLeft w:val="640"/>
          <w:marRight w:val="0"/>
          <w:marTop w:val="0"/>
          <w:marBottom w:val="0"/>
          <w:divBdr>
            <w:top w:val="none" w:sz="0" w:space="0" w:color="auto"/>
            <w:left w:val="none" w:sz="0" w:space="0" w:color="auto"/>
            <w:bottom w:val="none" w:sz="0" w:space="0" w:color="auto"/>
            <w:right w:val="none" w:sz="0" w:space="0" w:color="auto"/>
          </w:divBdr>
        </w:div>
        <w:div w:id="1797021918">
          <w:marLeft w:val="640"/>
          <w:marRight w:val="0"/>
          <w:marTop w:val="0"/>
          <w:marBottom w:val="0"/>
          <w:divBdr>
            <w:top w:val="none" w:sz="0" w:space="0" w:color="auto"/>
            <w:left w:val="none" w:sz="0" w:space="0" w:color="auto"/>
            <w:bottom w:val="none" w:sz="0" w:space="0" w:color="auto"/>
            <w:right w:val="none" w:sz="0" w:space="0" w:color="auto"/>
          </w:divBdr>
        </w:div>
        <w:div w:id="688993168">
          <w:marLeft w:val="640"/>
          <w:marRight w:val="0"/>
          <w:marTop w:val="0"/>
          <w:marBottom w:val="0"/>
          <w:divBdr>
            <w:top w:val="none" w:sz="0" w:space="0" w:color="auto"/>
            <w:left w:val="none" w:sz="0" w:space="0" w:color="auto"/>
            <w:bottom w:val="none" w:sz="0" w:space="0" w:color="auto"/>
            <w:right w:val="none" w:sz="0" w:space="0" w:color="auto"/>
          </w:divBdr>
        </w:div>
        <w:div w:id="1097024828">
          <w:marLeft w:val="640"/>
          <w:marRight w:val="0"/>
          <w:marTop w:val="0"/>
          <w:marBottom w:val="0"/>
          <w:divBdr>
            <w:top w:val="none" w:sz="0" w:space="0" w:color="auto"/>
            <w:left w:val="none" w:sz="0" w:space="0" w:color="auto"/>
            <w:bottom w:val="none" w:sz="0" w:space="0" w:color="auto"/>
            <w:right w:val="none" w:sz="0" w:space="0" w:color="auto"/>
          </w:divBdr>
        </w:div>
        <w:div w:id="671877669">
          <w:marLeft w:val="640"/>
          <w:marRight w:val="0"/>
          <w:marTop w:val="0"/>
          <w:marBottom w:val="0"/>
          <w:divBdr>
            <w:top w:val="none" w:sz="0" w:space="0" w:color="auto"/>
            <w:left w:val="none" w:sz="0" w:space="0" w:color="auto"/>
            <w:bottom w:val="none" w:sz="0" w:space="0" w:color="auto"/>
            <w:right w:val="none" w:sz="0" w:space="0" w:color="auto"/>
          </w:divBdr>
        </w:div>
        <w:div w:id="341979886">
          <w:marLeft w:val="640"/>
          <w:marRight w:val="0"/>
          <w:marTop w:val="0"/>
          <w:marBottom w:val="0"/>
          <w:divBdr>
            <w:top w:val="none" w:sz="0" w:space="0" w:color="auto"/>
            <w:left w:val="none" w:sz="0" w:space="0" w:color="auto"/>
            <w:bottom w:val="none" w:sz="0" w:space="0" w:color="auto"/>
            <w:right w:val="none" w:sz="0" w:space="0" w:color="auto"/>
          </w:divBdr>
        </w:div>
        <w:div w:id="462307811">
          <w:marLeft w:val="640"/>
          <w:marRight w:val="0"/>
          <w:marTop w:val="0"/>
          <w:marBottom w:val="0"/>
          <w:divBdr>
            <w:top w:val="none" w:sz="0" w:space="0" w:color="auto"/>
            <w:left w:val="none" w:sz="0" w:space="0" w:color="auto"/>
            <w:bottom w:val="none" w:sz="0" w:space="0" w:color="auto"/>
            <w:right w:val="none" w:sz="0" w:space="0" w:color="auto"/>
          </w:divBdr>
        </w:div>
        <w:div w:id="167063356">
          <w:marLeft w:val="640"/>
          <w:marRight w:val="0"/>
          <w:marTop w:val="0"/>
          <w:marBottom w:val="0"/>
          <w:divBdr>
            <w:top w:val="none" w:sz="0" w:space="0" w:color="auto"/>
            <w:left w:val="none" w:sz="0" w:space="0" w:color="auto"/>
            <w:bottom w:val="none" w:sz="0" w:space="0" w:color="auto"/>
            <w:right w:val="none" w:sz="0" w:space="0" w:color="auto"/>
          </w:divBdr>
        </w:div>
        <w:div w:id="1280261031">
          <w:marLeft w:val="640"/>
          <w:marRight w:val="0"/>
          <w:marTop w:val="0"/>
          <w:marBottom w:val="0"/>
          <w:divBdr>
            <w:top w:val="none" w:sz="0" w:space="0" w:color="auto"/>
            <w:left w:val="none" w:sz="0" w:space="0" w:color="auto"/>
            <w:bottom w:val="none" w:sz="0" w:space="0" w:color="auto"/>
            <w:right w:val="none" w:sz="0" w:space="0" w:color="auto"/>
          </w:divBdr>
        </w:div>
        <w:div w:id="1357540970">
          <w:marLeft w:val="640"/>
          <w:marRight w:val="0"/>
          <w:marTop w:val="0"/>
          <w:marBottom w:val="0"/>
          <w:divBdr>
            <w:top w:val="none" w:sz="0" w:space="0" w:color="auto"/>
            <w:left w:val="none" w:sz="0" w:space="0" w:color="auto"/>
            <w:bottom w:val="none" w:sz="0" w:space="0" w:color="auto"/>
            <w:right w:val="none" w:sz="0" w:space="0" w:color="auto"/>
          </w:divBdr>
        </w:div>
        <w:div w:id="276907287">
          <w:marLeft w:val="640"/>
          <w:marRight w:val="0"/>
          <w:marTop w:val="0"/>
          <w:marBottom w:val="0"/>
          <w:divBdr>
            <w:top w:val="none" w:sz="0" w:space="0" w:color="auto"/>
            <w:left w:val="none" w:sz="0" w:space="0" w:color="auto"/>
            <w:bottom w:val="none" w:sz="0" w:space="0" w:color="auto"/>
            <w:right w:val="none" w:sz="0" w:space="0" w:color="auto"/>
          </w:divBdr>
        </w:div>
        <w:div w:id="847527852">
          <w:marLeft w:val="640"/>
          <w:marRight w:val="0"/>
          <w:marTop w:val="0"/>
          <w:marBottom w:val="0"/>
          <w:divBdr>
            <w:top w:val="none" w:sz="0" w:space="0" w:color="auto"/>
            <w:left w:val="none" w:sz="0" w:space="0" w:color="auto"/>
            <w:bottom w:val="none" w:sz="0" w:space="0" w:color="auto"/>
            <w:right w:val="none" w:sz="0" w:space="0" w:color="auto"/>
          </w:divBdr>
        </w:div>
        <w:div w:id="255212479">
          <w:marLeft w:val="640"/>
          <w:marRight w:val="0"/>
          <w:marTop w:val="0"/>
          <w:marBottom w:val="0"/>
          <w:divBdr>
            <w:top w:val="none" w:sz="0" w:space="0" w:color="auto"/>
            <w:left w:val="none" w:sz="0" w:space="0" w:color="auto"/>
            <w:bottom w:val="none" w:sz="0" w:space="0" w:color="auto"/>
            <w:right w:val="none" w:sz="0" w:space="0" w:color="auto"/>
          </w:divBdr>
        </w:div>
        <w:div w:id="1691029111">
          <w:marLeft w:val="640"/>
          <w:marRight w:val="0"/>
          <w:marTop w:val="0"/>
          <w:marBottom w:val="0"/>
          <w:divBdr>
            <w:top w:val="none" w:sz="0" w:space="0" w:color="auto"/>
            <w:left w:val="none" w:sz="0" w:space="0" w:color="auto"/>
            <w:bottom w:val="none" w:sz="0" w:space="0" w:color="auto"/>
            <w:right w:val="none" w:sz="0" w:space="0" w:color="auto"/>
          </w:divBdr>
        </w:div>
        <w:div w:id="1344867484">
          <w:marLeft w:val="640"/>
          <w:marRight w:val="0"/>
          <w:marTop w:val="0"/>
          <w:marBottom w:val="0"/>
          <w:divBdr>
            <w:top w:val="none" w:sz="0" w:space="0" w:color="auto"/>
            <w:left w:val="none" w:sz="0" w:space="0" w:color="auto"/>
            <w:bottom w:val="none" w:sz="0" w:space="0" w:color="auto"/>
            <w:right w:val="none" w:sz="0" w:space="0" w:color="auto"/>
          </w:divBdr>
        </w:div>
        <w:div w:id="704795802">
          <w:marLeft w:val="640"/>
          <w:marRight w:val="0"/>
          <w:marTop w:val="0"/>
          <w:marBottom w:val="0"/>
          <w:divBdr>
            <w:top w:val="none" w:sz="0" w:space="0" w:color="auto"/>
            <w:left w:val="none" w:sz="0" w:space="0" w:color="auto"/>
            <w:bottom w:val="none" w:sz="0" w:space="0" w:color="auto"/>
            <w:right w:val="none" w:sz="0" w:space="0" w:color="auto"/>
          </w:divBdr>
        </w:div>
        <w:div w:id="1864318906">
          <w:marLeft w:val="640"/>
          <w:marRight w:val="0"/>
          <w:marTop w:val="0"/>
          <w:marBottom w:val="0"/>
          <w:divBdr>
            <w:top w:val="none" w:sz="0" w:space="0" w:color="auto"/>
            <w:left w:val="none" w:sz="0" w:space="0" w:color="auto"/>
            <w:bottom w:val="none" w:sz="0" w:space="0" w:color="auto"/>
            <w:right w:val="none" w:sz="0" w:space="0" w:color="auto"/>
          </w:divBdr>
        </w:div>
        <w:div w:id="1492410907">
          <w:marLeft w:val="640"/>
          <w:marRight w:val="0"/>
          <w:marTop w:val="0"/>
          <w:marBottom w:val="0"/>
          <w:divBdr>
            <w:top w:val="none" w:sz="0" w:space="0" w:color="auto"/>
            <w:left w:val="none" w:sz="0" w:space="0" w:color="auto"/>
            <w:bottom w:val="none" w:sz="0" w:space="0" w:color="auto"/>
            <w:right w:val="none" w:sz="0" w:space="0" w:color="auto"/>
          </w:divBdr>
        </w:div>
        <w:div w:id="454257159">
          <w:marLeft w:val="640"/>
          <w:marRight w:val="0"/>
          <w:marTop w:val="0"/>
          <w:marBottom w:val="0"/>
          <w:divBdr>
            <w:top w:val="none" w:sz="0" w:space="0" w:color="auto"/>
            <w:left w:val="none" w:sz="0" w:space="0" w:color="auto"/>
            <w:bottom w:val="none" w:sz="0" w:space="0" w:color="auto"/>
            <w:right w:val="none" w:sz="0" w:space="0" w:color="auto"/>
          </w:divBdr>
        </w:div>
        <w:div w:id="1118718788">
          <w:marLeft w:val="640"/>
          <w:marRight w:val="0"/>
          <w:marTop w:val="0"/>
          <w:marBottom w:val="0"/>
          <w:divBdr>
            <w:top w:val="none" w:sz="0" w:space="0" w:color="auto"/>
            <w:left w:val="none" w:sz="0" w:space="0" w:color="auto"/>
            <w:bottom w:val="none" w:sz="0" w:space="0" w:color="auto"/>
            <w:right w:val="none" w:sz="0" w:space="0" w:color="auto"/>
          </w:divBdr>
        </w:div>
        <w:div w:id="175929132">
          <w:marLeft w:val="640"/>
          <w:marRight w:val="0"/>
          <w:marTop w:val="0"/>
          <w:marBottom w:val="0"/>
          <w:divBdr>
            <w:top w:val="none" w:sz="0" w:space="0" w:color="auto"/>
            <w:left w:val="none" w:sz="0" w:space="0" w:color="auto"/>
            <w:bottom w:val="none" w:sz="0" w:space="0" w:color="auto"/>
            <w:right w:val="none" w:sz="0" w:space="0" w:color="auto"/>
          </w:divBdr>
        </w:div>
        <w:div w:id="413209618">
          <w:marLeft w:val="640"/>
          <w:marRight w:val="0"/>
          <w:marTop w:val="0"/>
          <w:marBottom w:val="0"/>
          <w:divBdr>
            <w:top w:val="none" w:sz="0" w:space="0" w:color="auto"/>
            <w:left w:val="none" w:sz="0" w:space="0" w:color="auto"/>
            <w:bottom w:val="none" w:sz="0" w:space="0" w:color="auto"/>
            <w:right w:val="none" w:sz="0" w:space="0" w:color="auto"/>
          </w:divBdr>
        </w:div>
        <w:div w:id="2073847480">
          <w:marLeft w:val="640"/>
          <w:marRight w:val="0"/>
          <w:marTop w:val="0"/>
          <w:marBottom w:val="0"/>
          <w:divBdr>
            <w:top w:val="none" w:sz="0" w:space="0" w:color="auto"/>
            <w:left w:val="none" w:sz="0" w:space="0" w:color="auto"/>
            <w:bottom w:val="none" w:sz="0" w:space="0" w:color="auto"/>
            <w:right w:val="none" w:sz="0" w:space="0" w:color="auto"/>
          </w:divBdr>
        </w:div>
        <w:div w:id="740521181">
          <w:marLeft w:val="640"/>
          <w:marRight w:val="0"/>
          <w:marTop w:val="0"/>
          <w:marBottom w:val="0"/>
          <w:divBdr>
            <w:top w:val="none" w:sz="0" w:space="0" w:color="auto"/>
            <w:left w:val="none" w:sz="0" w:space="0" w:color="auto"/>
            <w:bottom w:val="none" w:sz="0" w:space="0" w:color="auto"/>
            <w:right w:val="none" w:sz="0" w:space="0" w:color="auto"/>
          </w:divBdr>
        </w:div>
        <w:div w:id="354157937">
          <w:marLeft w:val="640"/>
          <w:marRight w:val="0"/>
          <w:marTop w:val="0"/>
          <w:marBottom w:val="0"/>
          <w:divBdr>
            <w:top w:val="none" w:sz="0" w:space="0" w:color="auto"/>
            <w:left w:val="none" w:sz="0" w:space="0" w:color="auto"/>
            <w:bottom w:val="none" w:sz="0" w:space="0" w:color="auto"/>
            <w:right w:val="none" w:sz="0" w:space="0" w:color="auto"/>
          </w:divBdr>
        </w:div>
        <w:div w:id="255989759">
          <w:marLeft w:val="640"/>
          <w:marRight w:val="0"/>
          <w:marTop w:val="0"/>
          <w:marBottom w:val="0"/>
          <w:divBdr>
            <w:top w:val="none" w:sz="0" w:space="0" w:color="auto"/>
            <w:left w:val="none" w:sz="0" w:space="0" w:color="auto"/>
            <w:bottom w:val="none" w:sz="0" w:space="0" w:color="auto"/>
            <w:right w:val="none" w:sz="0" w:space="0" w:color="auto"/>
          </w:divBdr>
        </w:div>
        <w:div w:id="1328050800">
          <w:marLeft w:val="640"/>
          <w:marRight w:val="0"/>
          <w:marTop w:val="0"/>
          <w:marBottom w:val="0"/>
          <w:divBdr>
            <w:top w:val="none" w:sz="0" w:space="0" w:color="auto"/>
            <w:left w:val="none" w:sz="0" w:space="0" w:color="auto"/>
            <w:bottom w:val="none" w:sz="0" w:space="0" w:color="auto"/>
            <w:right w:val="none" w:sz="0" w:space="0" w:color="auto"/>
          </w:divBdr>
        </w:div>
        <w:div w:id="1780446968">
          <w:marLeft w:val="640"/>
          <w:marRight w:val="0"/>
          <w:marTop w:val="0"/>
          <w:marBottom w:val="0"/>
          <w:divBdr>
            <w:top w:val="none" w:sz="0" w:space="0" w:color="auto"/>
            <w:left w:val="none" w:sz="0" w:space="0" w:color="auto"/>
            <w:bottom w:val="none" w:sz="0" w:space="0" w:color="auto"/>
            <w:right w:val="none" w:sz="0" w:space="0" w:color="auto"/>
          </w:divBdr>
        </w:div>
        <w:div w:id="1721856815">
          <w:marLeft w:val="640"/>
          <w:marRight w:val="0"/>
          <w:marTop w:val="0"/>
          <w:marBottom w:val="0"/>
          <w:divBdr>
            <w:top w:val="none" w:sz="0" w:space="0" w:color="auto"/>
            <w:left w:val="none" w:sz="0" w:space="0" w:color="auto"/>
            <w:bottom w:val="none" w:sz="0" w:space="0" w:color="auto"/>
            <w:right w:val="none" w:sz="0" w:space="0" w:color="auto"/>
          </w:divBdr>
        </w:div>
        <w:div w:id="2058702111">
          <w:marLeft w:val="640"/>
          <w:marRight w:val="0"/>
          <w:marTop w:val="0"/>
          <w:marBottom w:val="0"/>
          <w:divBdr>
            <w:top w:val="none" w:sz="0" w:space="0" w:color="auto"/>
            <w:left w:val="none" w:sz="0" w:space="0" w:color="auto"/>
            <w:bottom w:val="none" w:sz="0" w:space="0" w:color="auto"/>
            <w:right w:val="none" w:sz="0" w:space="0" w:color="auto"/>
          </w:divBdr>
        </w:div>
        <w:div w:id="89161101">
          <w:marLeft w:val="640"/>
          <w:marRight w:val="0"/>
          <w:marTop w:val="0"/>
          <w:marBottom w:val="0"/>
          <w:divBdr>
            <w:top w:val="none" w:sz="0" w:space="0" w:color="auto"/>
            <w:left w:val="none" w:sz="0" w:space="0" w:color="auto"/>
            <w:bottom w:val="none" w:sz="0" w:space="0" w:color="auto"/>
            <w:right w:val="none" w:sz="0" w:space="0" w:color="auto"/>
          </w:divBdr>
        </w:div>
      </w:divsChild>
    </w:div>
    <w:div w:id="466044797">
      <w:marLeft w:val="0"/>
      <w:marRight w:val="0"/>
      <w:marTop w:val="0"/>
      <w:marBottom w:val="0"/>
      <w:divBdr>
        <w:top w:val="none" w:sz="0" w:space="0" w:color="auto"/>
        <w:left w:val="none" w:sz="0" w:space="0" w:color="auto"/>
        <w:bottom w:val="none" w:sz="0" w:space="0" w:color="auto"/>
        <w:right w:val="none" w:sz="0" w:space="0" w:color="auto"/>
      </w:divBdr>
    </w:div>
    <w:div w:id="466508626">
      <w:marLeft w:val="0"/>
      <w:marRight w:val="0"/>
      <w:marTop w:val="0"/>
      <w:marBottom w:val="0"/>
      <w:divBdr>
        <w:top w:val="none" w:sz="0" w:space="0" w:color="auto"/>
        <w:left w:val="none" w:sz="0" w:space="0" w:color="auto"/>
        <w:bottom w:val="none" w:sz="0" w:space="0" w:color="auto"/>
        <w:right w:val="none" w:sz="0" w:space="0" w:color="auto"/>
      </w:divBdr>
    </w:div>
    <w:div w:id="468059747">
      <w:bodyDiv w:val="1"/>
      <w:marLeft w:val="0"/>
      <w:marRight w:val="0"/>
      <w:marTop w:val="0"/>
      <w:marBottom w:val="0"/>
      <w:divBdr>
        <w:top w:val="none" w:sz="0" w:space="0" w:color="auto"/>
        <w:left w:val="none" w:sz="0" w:space="0" w:color="auto"/>
        <w:bottom w:val="none" w:sz="0" w:space="0" w:color="auto"/>
        <w:right w:val="none" w:sz="0" w:space="0" w:color="auto"/>
      </w:divBdr>
      <w:divsChild>
        <w:div w:id="1678195657">
          <w:marLeft w:val="640"/>
          <w:marRight w:val="0"/>
          <w:marTop w:val="0"/>
          <w:marBottom w:val="0"/>
          <w:divBdr>
            <w:top w:val="none" w:sz="0" w:space="0" w:color="auto"/>
            <w:left w:val="none" w:sz="0" w:space="0" w:color="auto"/>
            <w:bottom w:val="none" w:sz="0" w:space="0" w:color="auto"/>
            <w:right w:val="none" w:sz="0" w:space="0" w:color="auto"/>
          </w:divBdr>
        </w:div>
        <w:div w:id="72705695">
          <w:marLeft w:val="640"/>
          <w:marRight w:val="0"/>
          <w:marTop w:val="0"/>
          <w:marBottom w:val="0"/>
          <w:divBdr>
            <w:top w:val="none" w:sz="0" w:space="0" w:color="auto"/>
            <w:left w:val="none" w:sz="0" w:space="0" w:color="auto"/>
            <w:bottom w:val="none" w:sz="0" w:space="0" w:color="auto"/>
            <w:right w:val="none" w:sz="0" w:space="0" w:color="auto"/>
          </w:divBdr>
        </w:div>
        <w:div w:id="275020783">
          <w:marLeft w:val="640"/>
          <w:marRight w:val="0"/>
          <w:marTop w:val="0"/>
          <w:marBottom w:val="0"/>
          <w:divBdr>
            <w:top w:val="none" w:sz="0" w:space="0" w:color="auto"/>
            <w:left w:val="none" w:sz="0" w:space="0" w:color="auto"/>
            <w:bottom w:val="none" w:sz="0" w:space="0" w:color="auto"/>
            <w:right w:val="none" w:sz="0" w:space="0" w:color="auto"/>
          </w:divBdr>
        </w:div>
        <w:div w:id="1626539868">
          <w:marLeft w:val="640"/>
          <w:marRight w:val="0"/>
          <w:marTop w:val="0"/>
          <w:marBottom w:val="0"/>
          <w:divBdr>
            <w:top w:val="none" w:sz="0" w:space="0" w:color="auto"/>
            <w:left w:val="none" w:sz="0" w:space="0" w:color="auto"/>
            <w:bottom w:val="none" w:sz="0" w:space="0" w:color="auto"/>
            <w:right w:val="none" w:sz="0" w:space="0" w:color="auto"/>
          </w:divBdr>
        </w:div>
        <w:div w:id="1679382910">
          <w:marLeft w:val="640"/>
          <w:marRight w:val="0"/>
          <w:marTop w:val="0"/>
          <w:marBottom w:val="0"/>
          <w:divBdr>
            <w:top w:val="none" w:sz="0" w:space="0" w:color="auto"/>
            <w:left w:val="none" w:sz="0" w:space="0" w:color="auto"/>
            <w:bottom w:val="none" w:sz="0" w:space="0" w:color="auto"/>
            <w:right w:val="none" w:sz="0" w:space="0" w:color="auto"/>
          </w:divBdr>
        </w:div>
        <w:div w:id="429424599">
          <w:marLeft w:val="640"/>
          <w:marRight w:val="0"/>
          <w:marTop w:val="0"/>
          <w:marBottom w:val="0"/>
          <w:divBdr>
            <w:top w:val="none" w:sz="0" w:space="0" w:color="auto"/>
            <w:left w:val="none" w:sz="0" w:space="0" w:color="auto"/>
            <w:bottom w:val="none" w:sz="0" w:space="0" w:color="auto"/>
            <w:right w:val="none" w:sz="0" w:space="0" w:color="auto"/>
          </w:divBdr>
        </w:div>
        <w:div w:id="16781655">
          <w:marLeft w:val="640"/>
          <w:marRight w:val="0"/>
          <w:marTop w:val="0"/>
          <w:marBottom w:val="0"/>
          <w:divBdr>
            <w:top w:val="none" w:sz="0" w:space="0" w:color="auto"/>
            <w:left w:val="none" w:sz="0" w:space="0" w:color="auto"/>
            <w:bottom w:val="none" w:sz="0" w:space="0" w:color="auto"/>
            <w:right w:val="none" w:sz="0" w:space="0" w:color="auto"/>
          </w:divBdr>
        </w:div>
        <w:div w:id="1306930558">
          <w:marLeft w:val="640"/>
          <w:marRight w:val="0"/>
          <w:marTop w:val="0"/>
          <w:marBottom w:val="0"/>
          <w:divBdr>
            <w:top w:val="none" w:sz="0" w:space="0" w:color="auto"/>
            <w:left w:val="none" w:sz="0" w:space="0" w:color="auto"/>
            <w:bottom w:val="none" w:sz="0" w:space="0" w:color="auto"/>
            <w:right w:val="none" w:sz="0" w:space="0" w:color="auto"/>
          </w:divBdr>
        </w:div>
        <w:div w:id="955327072">
          <w:marLeft w:val="640"/>
          <w:marRight w:val="0"/>
          <w:marTop w:val="0"/>
          <w:marBottom w:val="0"/>
          <w:divBdr>
            <w:top w:val="none" w:sz="0" w:space="0" w:color="auto"/>
            <w:left w:val="none" w:sz="0" w:space="0" w:color="auto"/>
            <w:bottom w:val="none" w:sz="0" w:space="0" w:color="auto"/>
            <w:right w:val="none" w:sz="0" w:space="0" w:color="auto"/>
          </w:divBdr>
        </w:div>
        <w:div w:id="653534203">
          <w:marLeft w:val="640"/>
          <w:marRight w:val="0"/>
          <w:marTop w:val="0"/>
          <w:marBottom w:val="0"/>
          <w:divBdr>
            <w:top w:val="none" w:sz="0" w:space="0" w:color="auto"/>
            <w:left w:val="none" w:sz="0" w:space="0" w:color="auto"/>
            <w:bottom w:val="none" w:sz="0" w:space="0" w:color="auto"/>
            <w:right w:val="none" w:sz="0" w:space="0" w:color="auto"/>
          </w:divBdr>
        </w:div>
        <w:div w:id="1740595408">
          <w:marLeft w:val="640"/>
          <w:marRight w:val="0"/>
          <w:marTop w:val="0"/>
          <w:marBottom w:val="0"/>
          <w:divBdr>
            <w:top w:val="none" w:sz="0" w:space="0" w:color="auto"/>
            <w:left w:val="none" w:sz="0" w:space="0" w:color="auto"/>
            <w:bottom w:val="none" w:sz="0" w:space="0" w:color="auto"/>
            <w:right w:val="none" w:sz="0" w:space="0" w:color="auto"/>
          </w:divBdr>
        </w:div>
        <w:div w:id="618731415">
          <w:marLeft w:val="640"/>
          <w:marRight w:val="0"/>
          <w:marTop w:val="0"/>
          <w:marBottom w:val="0"/>
          <w:divBdr>
            <w:top w:val="none" w:sz="0" w:space="0" w:color="auto"/>
            <w:left w:val="none" w:sz="0" w:space="0" w:color="auto"/>
            <w:bottom w:val="none" w:sz="0" w:space="0" w:color="auto"/>
            <w:right w:val="none" w:sz="0" w:space="0" w:color="auto"/>
          </w:divBdr>
        </w:div>
        <w:div w:id="500895351">
          <w:marLeft w:val="640"/>
          <w:marRight w:val="0"/>
          <w:marTop w:val="0"/>
          <w:marBottom w:val="0"/>
          <w:divBdr>
            <w:top w:val="none" w:sz="0" w:space="0" w:color="auto"/>
            <w:left w:val="none" w:sz="0" w:space="0" w:color="auto"/>
            <w:bottom w:val="none" w:sz="0" w:space="0" w:color="auto"/>
            <w:right w:val="none" w:sz="0" w:space="0" w:color="auto"/>
          </w:divBdr>
        </w:div>
        <w:div w:id="1265188520">
          <w:marLeft w:val="640"/>
          <w:marRight w:val="0"/>
          <w:marTop w:val="0"/>
          <w:marBottom w:val="0"/>
          <w:divBdr>
            <w:top w:val="none" w:sz="0" w:space="0" w:color="auto"/>
            <w:left w:val="none" w:sz="0" w:space="0" w:color="auto"/>
            <w:bottom w:val="none" w:sz="0" w:space="0" w:color="auto"/>
            <w:right w:val="none" w:sz="0" w:space="0" w:color="auto"/>
          </w:divBdr>
        </w:div>
        <w:div w:id="1188063819">
          <w:marLeft w:val="640"/>
          <w:marRight w:val="0"/>
          <w:marTop w:val="0"/>
          <w:marBottom w:val="0"/>
          <w:divBdr>
            <w:top w:val="none" w:sz="0" w:space="0" w:color="auto"/>
            <w:left w:val="none" w:sz="0" w:space="0" w:color="auto"/>
            <w:bottom w:val="none" w:sz="0" w:space="0" w:color="auto"/>
            <w:right w:val="none" w:sz="0" w:space="0" w:color="auto"/>
          </w:divBdr>
        </w:div>
        <w:div w:id="1219852873">
          <w:marLeft w:val="640"/>
          <w:marRight w:val="0"/>
          <w:marTop w:val="0"/>
          <w:marBottom w:val="0"/>
          <w:divBdr>
            <w:top w:val="none" w:sz="0" w:space="0" w:color="auto"/>
            <w:left w:val="none" w:sz="0" w:space="0" w:color="auto"/>
            <w:bottom w:val="none" w:sz="0" w:space="0" w:color="auto"/>
            <w:right w:val="none" w:sz="0" w:space="0" w:color="auto"/>
          </w:divBdr>
        </w:div>
        <w:div w:id="568079653">
          <w:marLeft w:val="640"/>
          <w:marRight w:val="0"/>
          <w:marTop w:val="0"/>
          <w:marBottom w:val="0"/>
          <w:divBdr>
            <w:top w:val="none" w:sz="0" w:space="0" w:color="auto"/>
            <w:left w:val="none" w:sz="0" w:space="0" w:color="auto"/>
            <w:bottom w:val="none" w:sz="0" w:space="0" w:color="auto"/>
            <w:right w:val="none" w:sz="0" w:space="0" w:color="auto"/>
          </w:divBdr>
        </w:div>
        <w:div w:id="522865163">
          <w:marLeft w:val="640"/>
          <w:marRight w:val="0"/>
          <w:marTop w:val="0"/>
          <w:marBottom w:val="0"/>
          <w:divBdr>
            <w:top w:val="none" w:sz="0" w:space="0" w:color="auto"/>
            <w:left w:val="none" w:sz="0" w:space="0" w:color="auto"/>
            <w:bottom w:val="none" w:sz="0" w:space="0" w:color="auto"/>
            <w:right w:val="none" w:sz="0" w:space="0" w:color="auto"/>
          </w:divBdr>
        </w:div>
        <w:div w:id="934171852">
          <w:marLeft w:val="640"/>
          <w:marRight w:val="0"/>
          <w:marTop w:val="0"/>
          <w:marBottom w:val="0"/>
          <w:divBdr>
            <w:top w:val="none" w:sz="0" w:space="0" w:color="auto"/>
            <w:left w:val="none" w:sz="0" w:space="0" w:color="auto"/>
            <w:bottom w:val="none" w:sz="0" w:space="0" w:color="auto"/>
            <w:right w:val="none" w:sz="0" w:space="0" w:color="auto"/>
          </w:divBdr>
        </w:div>
        <w:div w:id="921640717">
          <w:marLeft w:val="640"/>
          <w:marRight w:val="0"/>
          <w:marTop w:val="0"/>
          <w:marBottom w:val="0"/>
          <w:divBdr>
            <w:top w:val="none" w:sz="0" w:space="0" w:color="auto"/>
            <w:left w:val="none" w:sz="0" w:space="0" w:color="auto"/>
            <w:bottom w:val="none" w:sz="0" w:space="0" w:color="auto"/>
            <w:right w:val="none" w:sz="0" w:space="0" w:color="auto"/>
          </w:divBdr>
        </w:div>
        <w:div w:id="1841655739">
          <w:marLeft w:val="640"/>
          <w:marRight w:val="0"/>
          <w:marTop w:val="0"/>
          <w:marBottom w:val="0"/>
          <w:divBdr>
            <w:top w:val="none" w:sz="0" w:space="0" w:color="auto"/>
            <w:left w:val="none" w:sz="0" w:space="0" w:color="auto"/>
            <w:bottom w:val="none" w:sz="0" w:space="0" w:color="auto"/>
            <w:right w:val="none" w:sz="0" w:space="0" w:color="auto"/>
          </w:divBdr>
        </w:div>
        <w:div w:id="785151460">
          <w:marLeft w:val="640"/>
          <w:marRight w:val="0"/>
          <w:marTop w:val="0"/>
          <w:marBottom w:val="0"/>
          <w:divBdr>
            <w:top w:val="none" w:sz="0" w:space="0" w:color="auto"/>
            <w:left w:val="none" w:sz="0" w:space="0" w:color="auto"/>
            <w:bottom w:val="none" w:sz="0" w:space="0" w:color="auto"/>
            <w:right w:val="none" w:sz="0" w:space="0" w:color="auto"/>
          </w:divBdr>
        </w:div>
        <w:div w:id="632948695">
          <w:marLeft w:val="640"/>
          <w:marRight w:val="0"/>
          <w:marTop w:val="0"/>
          <w:marBottom w:val="0"/>
          <w:divBdr>
            <w:top w:val="none" w:sz="0" w:space="0" w:color="auto"/>
            <w:left w:val="none" w:sz="0" w:space="0" w:color="auto"/>
            <w:bottom w:val="none" w:sz="0" w:space="0" w:color="auto"/>
            <w:right w:val="none" w:sz="0" w:space="0" w:color="auto"/>
          </w:divBdr>
        </w:div>
        <w:div w:id="1952856371">
          <w:marLeft w:val="640"/>
          <w:marRight w:val="0"/>
          <w:marTop w:val="0"/>
          <w:marBottom w:val="0"/>
          <w:divBdr>
            <w:top w:val="none" w:sz="0" w:space="0" w:color="auto"/>
            <w:left w:val="none" w:sz="0" w:space="0" w:color="auto"/>
            <w:bottom w:val="none" w:sz="0" w:space="0" w:color="auto"/>
            <w:right w:val="none" w:sz="0" w:space="0" w:color="auto"/>
          </w:divBdr>
        </w:div>
        <w:div w:id="1248418336">
          <w:marLeft w:val="640"/>
          <w:marRight w:val="0"/>
          <w:marTop w:val="0"/>
          <w:marBottom w:val="0"/>
          <w:divBdr>
            <w:top w:val="none" w:sz="0" w:space="0" w:color="auto"/>
            <w:left w:val="none" w:sz="0" w:space="0" w:color="auto"/>
            <w:bottom w:val="none" w:sz="0" w:space="0" w:color="auto"/>
            <w:right w:val="none" w:sz="0" w:space="0" w:color="auto"/>
          </w:divBdr>
        </w:div>
        <w:div w:id="514733705">
          <w:marLeft w:val="640"/>
          <w:marRight w:val="0"/>
          <w:marTop w:val="0"/>
          <w:marBottom w:val="0"/>
          <w:divBdr>
            <w:top w:val="none" w:sz="0" w:space="0" w:color="auto"/>
            <w:left w:val="none" w:sz="0" w:space="0" w:color="auto"/>
            <w:bottom w:val="none" w:sz="0" w:space="0" w:color="auto"/>
            <w:right w:val="none" w:sz="0" w:space="0" w:color="auto"/>
          </w:divBdr>
        </w:div>
        <w:div w:id="1961256088">
          <w:marLeft w:val="640"/>
          <w:marRight w:val="0"/>
          <w:marTop w:val="0"/>
          <w:marBottom w:val="0"/>
          <w:divBdr>
            <w:top w:val="none" w:sz="0" w:space="0" w:color="auto"/>
            <w:left w:val="none" w:sz="0" w:space="0" w:color="auto"/>
            <w:bottom w:val="none" w:sz="0" w:space="0" w:color="auto"/>
            <w:right w:val="none" w:sz="0" w:space="0" w:color="auto"/>
          </w:divBdr>
        </w:div>
        <w:div w:id="366028852">
          <w:marLeft w:val="640"/>
          <w:marRight w:val="0"/>
          <w:marTop w:val="0"/>
          <w:marBottom w:val="0"/>
          <w:divBdr>
            <w:top w:val="none" w:sz="0" w:space="0" w:color="auto"/>
            <w:left w:val="none" w:sz="0" w:space="0" w:color="auto"/>
            <w:bottom w:val="none" w:sz="0" w:space="0" w:color="auto"/>
            <w:right w:val="none" w:sz="0" w:space="0" w:color="auto"/>
          </w:divBdr>
        </w:div>
        <w:div w:id="719016612">
          <w:marLeft w:val="640"/>
          <w:marRight w:val="0"/>
          <w:marTop w:val="0"/>
          <w:marBottom w:val="0"/>
          <w:divBdr>
            <w:top w:val="none" w:sz="0" w:space="0" w:color="auto"/>
            <w:left w:val="none" w:sz="0" w:space="0" w:color="auto"/>
            <w:bottom w:val="none" w:sz="0" w:space="0" w:color="auto"/>
            <w:right w:val="none" w:sz="0" w:space="0" w:color="auto"/>
          </w:divBdr>
        </w:div>
        <w:div w:id="1224415254">
          <w:marLeft w:val="640"/>
          <w:marRight w:val="0"/>
          <w:marTop w:val="0"/>
          <w:marBottom w:val="0"/>
          <w:divBdr>
            <w:top w:val="none" w:sz="0" w:space="0" w:color="auto"/>
            <w:left w:val="none" w:sz="0" w:space="0" w:color="auto"/>
            <w:bottom w:val="none" w:sz="0" w:space="0" w:color="auto"/>
            <w:right w:val="none" w:sz="0" w:space="0" w:color="auto"/>
          </w:divBdr>
        </w:div>
        <w:div w:id="1899972526">
          <w:marLeft w:val="640"/>
          <w:marRight w:val="0"/>
          <w:marTop w:val="0"/>
          <w:marBottom w:val="0"/>
          <w:divBdr>
            <w:top w:val="none" w:sz="0" w:space="0" w:color="auto"/>
            <w:left w:val="none" w:sz="0" w:space="0" w:color="auto"/>
            <w:bottom w:val="none" w:sz="0" w:space="0" w:color="auto"/>
            <w:right w:val="none" w:sz="0" w:space="0" w:color="auto"/>
          </w:divBdr>
        </w:div>
        <w:div w:id="1199589433">
          <w:marLeft w:val="640"/>
          <w:marRight w:val="0"/>
          <w:marTop w:val="0"/>
          <w:marBottom w:val="0"/>
          <w:divBdr>
            <w:top w:val="none" w:sz="0" w:space="0" w:color="auto"/>
            <w:left w:val="none" w:sz="0" w:space="0" w:color="auto"/>
            <w:bottom w:val="none" w:sz="0" w:space="0" w:color="auto"/>
            <w:right w:val="none" w:sz="0" w:space="0" w:color="auto"/>
          </w:divBdr>
        </w:div>
        <w:div w:id="1199702681">
          <w:marLeft w:val="640"/>
          <w:marRight w:val="0"/>
          <w:marTop w:val="0"/>
          <w:marBottom w:val="0"/>
          <w:divBdr>
            <w:top w:val="none" w:sz="0" w:space="0" w:color="auto"/>
            <w:left w:val="none" w:sz="0" w:space="0" w:color="auto"/>
            <w:bottom w:val="none" w:sz="0" w:space="0" w:color="auto"/>
            <w:right w:val="none" w:sz="0" w:space="0" w:color="auto"/>
          </w:divBdr>
        </w:div>
        <w:div w:id="196429212">
          <w:marLeft w:val="640"/>
          <w:marRight w:val="0"/>
          <w:marTop w:val="0"/>
          <w:marBottom w:val="0"/>
          <w:divBdr>
            <w:top w:val="none" w:sz="0" w:space="0" w:color="auto"/>
            <w:left w:val="none" w:sz="0" w:space="0" w:color="auto"/>
            <w:bottom w:val="none" w:sz="0" w:space="0" w:color="auto"/>
            <w:right w:val="none" w:sz="0" w:space="0" w:color="auto"/>
          </w:divBdr>
        </w:div>
        <w:div w:id="286543167">
          <w:marLeft w:val="640"/>
          <w:marRight w:val="0"/>
          <w:marTop w:val="0"/>
          <w:marBottom w:val="0"/>
          <w:divBdr>
            <w:top w:val="none" w:sz="0" w:space="0" w:color="auto"/>
            <w:left w:val="none" w:sz="0" w:space="0" w:color="auto"/>
            <w:bottom w:val="none" w:sz="0" w:space="0" w:color="auto"/>
            <w:right w:val="none" w:sz="0" w:space="0" w:color="auto"/>
          </w:divBdr>
        </w:div>
        <w:div w:id="600382632">
          <w:marLeft w:val="640"/>
          <w:marRight w:val="0"/>
          <w:marTop w:val="0"/>
          <w:marBottom w:val="0"/>
          <w:divBdr>
            <w:top w:val="none" w:sz="0" w:space="0" w:color="auto"/>
            <w:left w:val="none" w:sz="0" w:space="0" w:color="auto"/>
            <w:bottom w:val="none" w:sz="0" w:space="0" w:color="auto"/>
            <w:right w:val="none" w:sz="0" w:space="0" w:color="auto"/>
          </w:divBdr>
        </w:div>
        <w:div w:id="49381164">
          <w:marLeft w:val="640"/>
          <w:marRight w:val="0"/>
          <w:marTop w:val="0"/>
          <w:marBottom w:val="0"/>
          <w:divBdr>
            <w:top w:val="none" w:sz="0" w:space="0" w:color="auto"/>
            <w:left w:val="none" w:sz="0" w:space="0" w:color="auto"/>
            <w:bottom w:val="none" w:sz="0" w:space="0" w:color="auto"/>
            <w:right w:val="none" w:sz="0" w:space="0" w:color="auto"/>
          </w:divBdr>
        </w:div>
        <w:div w:id="657538255">
          <w:marLeft w:val="640"/>
          <w:marRight w:val="0"/>
          <w:marTop w:val="0"/>
          <w:marBottom w:val="0"/>
          <w:divBdr>
            <w:top w:val="none" w:sz="0" w:space="0" w:color="auto"/>
            <w:left w:val="none" w:sz="0" w:space="0" w:color="auto"/>
            <w:bottom w:val="none" w:sz="0" w:space="0" w:color="auto"/>
            <w:right w:val="none" w:sz="0" w:space="0" w:color="auto"/>
          </w:divBdr>
        </w:div>
        <w:div w:id="2110540852">
          <w:marLeft w:val="640"/>
          <w:marRight w:val="0"/>
          <w:marTop w:val="0"/>
          <w:marBottom w:val="0"/>
          <w:divBdr>
            <w:top w:val="none" w:sz="0" w:space="0" w:color="auto"/>
            <w:left w:val="none" w:sz="0" w:space="0" w:color="auto"/>
            <w:bottom w:val="none" w:sz="0" w:space="0" w:color="auto"/>
            <w:right w:val="none" w:sz="0" w:space="0" w:color="auto"/>
          </w:divBdr>
        </w:div>
        <w:div w:id="842937887">
          <w:marLeft w:val="640"/>
          <w:marRight w:val="0"/>
          <w:marTop w:val="0"/>
          <w:marBottom w:val="0"/>
          <w:divBdr>
            <w:top w:val="none" w:sz="0" w:space="0" w:color="auto"/>
            <w:left w:val="none" w:sz="0" w:space="0" w:color="auto"/>
            <w:bottom w:val="none" w:sz="0" w:space="0" w:color="auto"/>
            <w:right w:val="none" w:sz="0" w:space="0" w:color="auto"/>
          </w:divBdr>
        </w:div>
        <w:div w:id="1397246073">
          <w:marLeft w:val="640"/>
          <w:marRight w:val="0"/>
          <w:marTop w:val="0"/>
          <w:marBottom w:val="0"/>
          <w:divBdr>
            <w:top w:val="none" w:sz="0" w:space="0" w:color="auto"/>
            <w:left w:val="none" w:sz="0" w:space="0" w:color="auto"/>
            <w:bottom w:val="none" w:sz="0" w:space="0" w:color="auto"/>
            <w:right w:val="none" w:sz="0" w:space="0" w:color="auto"/>
          </w:divBdr>
        </w:div>
        <w:div w:id="2068407870">
          <w:marLeft w:val="640"/>
          <w:marRight w:val="0"/>
          <w:marTop w:val="0"/>
          <w:marBottom w:val="0"/>
          <w:divBdr>
            <w:top w:val="none" w:sz="0" w:space="0" w:color="auto"/>
            <w:left w:val="none" w:sz="0" w:space="0" w:color="auto"/>
            <w:bottom w:val="none" w:sz="0" w:space="0" w:color="auto"/>
            <w:right w:val="none" w:sz="0" w:space="0" w:color="auto"/>
          </w:divBdr>
        </w:div>
        <w:div w:id="872885440">
          <w:marLeft w:val="640"/>
          <w:marRight w:val="0"/>
          <w:marTop w:val="0"/>
          <w:marBottom w:val="0"/>
          <w:divBdr>
            <w:top w:val="none" w:sz="0" w:space="0" w:color="auto"/>
            <w:left w:val="none" w:sz="0" w:space="0" w:color="auto"/>
            <w:bottom w:val="none" w:sz="0" w:space="0" w:color="auto"/>
            <w:right w:val="none" w:sz="0" w:space="0" w:color="auto"/>
          </w:divBdr>
        </w:div>
        <w:div w:id="2126852081">
          <w:marLeft w:val="640"/>
          <w:marRight w:val="0"/>
          <w:marTop w:val="0"/>
          <w:marBottom w:val="0"/>
          <w:divBdr>
            <w:top w:val="none" w:sz="0" w:space="0" w:color="auto"/>
            <w:left w:val="none" w:sz="0" w:space="0" w:color="auto"/>
            <w:bottom w:val="none" w:sz="0" w:space="0" w:color="auto"/>
            <w:right w:val="none" w:sz="0" w:space="0" w:color="auto"/>
          </w:divBdr>
        </w:div>
        <w:div w:id="1477062232">
          <w:marLeft w:val="640"/>
          <w:marRight w:val="0"/>
          <w:marTop w:val="0"/>
          <w:marBottom w:val="0"/>
          <w:divBdr>
            <w:top w:val="none" w:sz="0" w:space="0" w:color="auto"/>
            <w:left w:val="none" w:sz="0" w:space="0" w:color="auto"/>
            <w:bottom w:val="none" w:sz="0" w:space="0" w:color="auto"/>
            <w:right w:val="none" w:sz="0" w:space="0" w:color="auto"/>
          </w:divBdr>
        </w:div>
        <w:div w:id="2003459661">
          <w:marLeft w:val="640"/>
          <w:marRight w:val="0"/>
          <w:marTop w:val="0"/>
          <w:marBottom w:val="0"/>
          <w:divBdr>
            <w:top w:val="none" w:sz="0" w:space="0" w:color="auto"/>
            <w:left w:val="none" w:sz="0" w:space="0" w:color="auto"/>
            <w:bottom w:val="none" w:sz="0" w:space="0" w:color="auto"/>
            <w:right w:val="none" w:sz="0" w:space="0" w:color="auto"/>
          </w:divBdr>
        </w:div>
        <w:div w:id="1527598808">
          <w:marLeft w:val="640"/>
          <w:marRight w:val="0"/>
          <w:marTop w:val="0"/>
          <w:marBottom w:val="0"/>
          <w:divBdr>
            <w:top w:val="none" w:sz="0" w:space="0" w:color="auto"/>
            <w:left w:val="none" w:sz="0" w:space="0" w:color="auto"/>
            <w:bottom w:val="none" w:sz="0" w:space="0" w:color="auto"/>
            <w:right w:val="none" w:sz="0" w:space="0" w:color="auto"/>
          </w:divBdr>
        </w:div>
        <w:div w:id="2068916614">
          <w:marLeft w:val="640"/>
          <w:marRight w:val="0"/>
          <w:marTop w:val="0"/>
          <w:marBottom w:val="0"/>
          <w:divBdr>
            <w:top w:val="none" w:sz="0" w:space="0" w:color="auto"/>
            <w:left w:val="none" w:sz="0" w:space="0" w:color="auto"/>
            <w:bottom w:val="none" w:sz="0" w:space="0" w:color="auto"/>
            <w:right w:val="none" w:sz="0" w:space="0" w:color="auto"/>
          </w:divBdr>
        </w:div>
        <w:div w:id="1665205247">
          <w:marLeft w:val="640"/>
          <w:marRight w:val="0"/>
          <w:marTop w:val="0"/>
          <w:marBottom w:val="0"/>
          <w:divBdr>
            <w:top w:val="none" w:sz="0" w:space="0" w:color="auto"/>
            <w:left w:val="none" w:sz="0" w:space="0" w:color="auto"/>
            <w:bottom w:val="none" w:sz="0" w:space="0" w:color="auto"/>
            <w:right w:val="none" w:sz="0" w:space="0" w:color="auto"/>
          </w:divBdr>
        </w:div>
        <w:div w:id="632105258">
          <w:marLeft w:val="640"/>
          <w:marRight w:val="0"/>
          <w:marTop w:val="0"/>
          <w:marBottom w:val="0"/>
          <w:divBdr>
            <w:top w:val="none" w:sz="0" w:space="0" w:color="auto"/>
            <w:left w:val="none" w:sz="0" w:space="0" w:color="auto"/>
            <w:bottom w:val="none" w:sz="0" w:space="0" w:color="auto"/>
            <w:right w:val="none" w:sz="0" w:space="0" w:color="auto"/>
          </w:divBdr>
        </w:div>
      </w:divsChild>
    </w:div>
    <w:div w:id="468981922">
      <w:bodyDiv w:val="1"/>
      <w:marLeft w:val="0"/>
      <w:marRight w:val="0"/>
      <w:marTop w:val="0"/>
      <w:marBottom w:val="0"/>
      <w:divBdr>
        <w:top w:val="none" w:sz="0" w:space="0" w:color="auto"/>
        <w:left w:val="none" w:sz="0" w:space="0" w:color="auto"/>
        <w:bottom w:val="none" w:sz="0" w:space="0" w:color="auto"/>
        <w:right w:val="none" w:sz="0" w:space="0" w:color="auto"/>
      </w:divBdr>
    </w:div>
    <w:div w:id="473332866">
      <w:bodyDiv w:val="1"/>
      <w:marLeft w:val="0"/>
      <w:marRight w:val="0"/>
      <w:marTop w:val="0"/>
      <w:marBottom w:val="0"/>
      <w:divBdr>
        <w:top w:val="none" w:sz="0" w:space="0" w:color="auto"/>
        <w:left w:val="none" w:sz="0" w:space="0" w:color="auto"/>
        <w:bottom w:val="none" w:sz="0" w:space="0" w:color="auto"/>
        <w:right w:val="none" w:sz="0" w:space="0" w:color="auto"/>
      </w:divBdr>
      <w:divsChild>
        <w:div w:id="29959630">
          <w:marLeft w:val="640"/>
          <w:marRight w:val="0"/>
          <w:marTop w:val="0"/>
          <w:marBottom w:val="0"/>
          <w:divBdr>
            <w:top w:val="none" w:sz="0" w:space="0" w:color="auto"/>
            <w:left w:val="none" w:sz="0" w:space="0" w:color="auto"/>
            <w:bottom w:val="none" w:sz="0" w:space="0" w:color="auto"/>
            <w:right w:val="none" w:sz="0" w:space="0" w:color="auto"/>
          </w:divBdr>
        </w:div>
        <w:div w:id="35663652">
          <w:marLeft w:val="640"/>
          <w:marRight w:val="0"/>
          <w:marTop w:val="0"/>
          <w:marBottom w:val="0"/>
          <w:divBdr>
            <w:top w:val="none" w:sz="0" w:space="0" w:color="auto"/>
            <w:left w:val="none" w:sz="0" w:space="0" w:color="auto"/>
            <w:bottom w:val="none" w:sz="0" w:space="0" w:color="auto"/>
            <w:right w:val="none" w:sz="0" w:space="0" w:color="auto"/>
          </w:divBdr>
        </w:div>
        <w:div w:id="62678350">
          <w:marLeft w:val="640"/>
          <w:marRight w:val="0"/>
          <w:marTop w:val="0"/>
          <w:marBottom w:val="0"/>
          <w:divBdr>
            <w:top w:val="none" w:sz="0" w:space="0" w:color="auto"/>
            <w:left w:val="none" w:sz="0" w:space="0" w:color="auto"/>
            <w:bottom w:val="none" w:sz="0" w:space="0" w:color="auto"/>
            <w:right w:val="none" w:sz="0" w:space="0" w:color="auto"/>
          </w:divBdr>
        </w:div>
        <w:div w:id="185296703">
          <w:marLeft w:val="640"/>
          <w:marRight w:val="0"/>
          <w:marTop w:val="0"/>
          <w:marBottom w:val="0"/>
          <w:divBdr>
            <w:top w:val="none" w:sz="0" w:space="0" w:color="auto"/>
            <w:left w:val="none" w:sz="0" w:space="0" w:color="auto"/>
            <w:bottom w:val="none" w:sz="0" w:space="0" w:color="auto"/>
            <w:right w:val="none" w:sz="0" w:space="0" w:color="auto"/>
          </w:divBdr>
        </w:div>
        <w:div w:id="223024829">
          <w:marLeft w:val="640"/>
          <w:marRight w:val="0"/>
          <w:marTop w:val="0"/>
          <w:marBottom w:val="0"/>
          <w:divBdr>
            <w:top w:val="none" w:sz="0" w:space="0" w:color="auto"/>
            <w:left w:val="none" w:sz="0" w:space="0" w:color="auto"/>
            <w:bottom w:val="none" w:sz="0" w:space="0" w:color="auto"/>
            <w:right w:val="none" w:sz="0" w:space="0" w:color="auto"/>
          </w:divBdr>
        </w:div>
        <w:div w:id="308559407">
          <w:marLeft w:val="640"/>
          <w:marRight w:val="0"/>
          <w:marTop w:val="0"/>
          <w:marBottom w:val="0"/>
          <w:divBdr>
            <w:top w:val="none" w:sz="0" w:space="0" w:color="auto"/>
            <w:left w:val="none" w:sz="0" w:space="0" w:color="auto"/>
            <w:bottom w:val="none" w:sz="0" w:space="0" w:color="auto"/>
            <w:right w:val="none" w:sz="0" w:space="0" w:color="auto"/>
          </w:divBdr>
        </w:div>
        <w:div w:id="326598447">
          <w:marLeft w:val="640"/>
          <w:marRight w:val="0"/>
          <w:marTop w:val="0"/>
          <w:marBottom w:val="0"/>
          <w:divBdr>
            <w:top w:val="none" w:sz="0" w:space="0" w:color="auto"/>
            <w:left w:val="none" w:sz="0" w:space="0" w:color="auto"/>
            <w:bottom w:val="none" w:sz="0" w:space="0" w:color="auto"/>
            <w:right w:val="none" w:sz="0" w:space="0" w:color="auto"/>
          </w:divBdr>
        </w:div>
        <w:div w:id="365640696">
          <w:marLeft w:val="640"/>
          <w:marRight w:val="0"/>
          <w:marTop w:val="0"/>
          <w:marBottom w:val="0"/>
          <w:divBdr>
            <w:top w:val="none" w:sz="0" w:space="0" w:color="auto"/>
            <w:left w:val="none" w:sz="0" w:space="0" w:color="auto"/>
            <w:bottom w:val="none" w:sz="0" w:space="0" w:color="auto"/>
            <w:right w:val="none" w:sz="0" w:space="0" w:color="auto"/>
          </w:divBdr>
        </w:div>
        <w:div w:id="380713350">
          <w:marLeft w:val="640"/>
          <w:marRight w:val="0"/>
          <w:marTop w:val="0"/>
          <w:marBottom w:val="0"/>
          <w:divBdr>
            <w:top w:val="none" w:sz="0" w:space="0" w:color="auto"/>
            <w:left w:val="none" w:sz="0" w:space="0" w:color="auto"/>
            <w:bottom w:val="none" w:sz="0" w:space="0" w:color="auto"/>
            <w:right w:val="none" w:sz="0" w:space="0" w:color="auto"/>
          </w:divBdr>
        </w:div>
        <w:div w:id="400719249">
          <w:marLeft w:val="640"/>
          <w:marRight w:val="0"/>
          <w:marTop w:val="0"/>
          <w:marBottom w:val="0"/>
          <w:divBdr>
            <w:top w:val="none" w:sz="0" w:space="0" w:color="auto"/>
            <w:left w:val="none" w:sz="0" w:space="0" w:color="auto"/>
            <w:bottom w:val="none" w:sz="0" w:space="0" w:color="auto"/>
            <w:right w:val="none" w:sz="0" w:space="0" w:color="auto"/>
          </w:divBdr>
        </w:div>
        <w:div w:id="537204651">
          <w:marLeft w:val="640"/>
          <w:marRight w:val="0"/>
          <w:marTop w:val="0"/>
          <w:marBottom w:val="0"/>
          <w:divBdr>
            <w:top w:val="none" w:sz="0" w:space="0" w:color="auto"/>
            <w:left w:val="none" w:sz="0" w:space="0" w:color="auto"/>
            <w:bottom w:val="none" w:sz="0" w:space="0" w:color="auto"/>
            <w:right w:val="none" w:sz="0" w:space="0" w:color="auto"/>
          </w:divBdr>
        </w:div>
        <w:div w:id="573703949">
          <w:marLeft w:val="640"/>
          <w:marRight w:val="0"/>
          <w:marTop w:val="0"/>
          <w:marBottom w:val="0"/>
          <w:divBdr>
            <w:top w:val="none" w:sz="0" w:space="0" w:color="auto"/>
            <w:left w:val="none" w:sz="0" w:space="0" w:color="auto"/>
            <w:bottom w:val="none" w:sz="0" w:space="0" w:color="auto"/>
            <w:right w:val="none" w:sz="0" w:space="0" w:color="auto"/>
          </w:divBdr>
        </w:div>
        <w:div w:id="589898410">
          <w:marLeft w:val="640"/>
          <w:marRight w:val="0"/>
          <w:marTop w:val="0"/>
          <w:marBottom w:val="0"/>
          <w:divBdr>
            <w:top w:val="none" w:sz="0" w:space="0" w:color="auto"/>
            <w:left w:val="none" w:sz="0" w:space="0" w:color="auto"/>
            <w:bottom w:val="none" w:sz="0" w:space="0" w:color="auto"/>
            <w:right w:val="none" w:sz="0" w:space="0" w:color="auto"/>
          </w:divBdr>
        </w:div>
        <w:div w:id="648216852">
          <w:marLeft w:val="640"/>
          <w:marRight w:val="0"/>
          <w:marTop w:val="0"/>
          <w:marBottom w:val="0"/>
          <w:divBdr>
            <w:top w:val="none" w:sz="0" w:space="0" w:color="auto"/>
            <w:left w:val="none" w:sz="0" w:space="0" w:color="auto"/>
            <w:bottom w:val="none" w:sz="0" w:space="0" w:color="auto"/>
            <w:right w:val="none" w:sz="0" w:space="0" w:color="auto"/>
          </w:divBdr>
        </w:div>
        <w:div w:id="742727163">
          <w:marLeft w:val="640"/>
          <w:marRight w:val="0"/>
          <w:marTop w:val="0"/>
          <w:marBottom w:val="0"/>
          <w:divBdr>
            <w:top w:val="none" w:sz="0" w:space="0" w:color="auto"/>
            <w:left w:val="none" w:sz="0" w:space="0" w:color="auto"/>
            <w:bottom w:val="none" w:sz="0" w:space="0" w:color="auto"/>
            <w:right w:val="none" w:sz="0" w:space="0" w:color="auto"/>
          </w:divBdr>
        </w:div>
        <w:div w:id="876159565">
          <w:marLeft w:val="640"/>
          <w:marRight w:val="0"/>
          <w:marTop w:val="0"/>
          <w:marBottom w:val="0"/>
          <w:divBdr>
            <w:top w:val="none" w:sz="0" w:space="0" w:color="auto"/>
            <w:left w:val="none" w:sz="0" w:space="0" w:color="auto"/>
            <w:bottom w:val="none" w:sz="0" w:space="0" w:color="auto"/>
            <w:right w:val="none" w:sz="0" w:space="0" w:color="auto"/>
          </w:divBdr>
        </w:div>
        <w:div w:id="1029798920">
          <w:marLeft w:val="640"/>
          <w:marRight w:val="0"/>
          <w:marTop w:val="0"/>
          <w:marBottom w:val="0"/>
          <w:divBdr>
            <w:top w:val="none" w:sz="0" w:space="0" w:color="auto"/>
            <w:left w:val="none" w:sz="0" w:space="0" w:color="auto"/>
            <w:bottom w:val="none" w:sz="0" w:space="0" w:color="auto"/>
            <w:right w:val="none" w:sz="0" w:space="0" w:color="auto"/>
          </w:divBdr>
        </w:div>
        <w:div w:id="1042751590">
          <w:marLeft w:val="640"/>
          <w:marRight w:val="0"/>
          <w:marTop w:val="0"/>
          <w:marBottom w:val="0"/>
          <w:divBdr>
            <w:top w:val="none" w:sz="0" w:space="0" w:color="auto"/>
            <w:left w:val="none" w:sz="0" w:space="0" w:color="auto"/>
            <w:bottom w:val="none" w:sz="0" w:space="0" w:color="auto"/>
            <w:right w:val="none" w:sz="0" w:space="0" w:color="auto"/>
          </w:divBdr>
        </w:div>
        <w:div w:id="1099569199">
          <w:marLeft w:val="640"/>
          <w:marRight w:val="0"/>
          <w:marTop w:val="0"/>
          <w:marBottom w:val="0"/>
          <w:divBdr>
            <w:top w:val="none" w:sz="0" w:space="0" w:color="auto"/>
            <w:left w:val="none" w:sz="0" w:space="0" w:color="auto"/>
            <w:bottom w:val="none" w:sz="0" w:space="0" w:color="auto"/>
            <w:right w:val="none" w:sz="0" w:space="0" w:color="auto"/>
          </w:divBdr>
        </w:div>
        <w:div w:id="1140346972">
          <w:marLeft w:val="640"/>
          <w:marRight w:val="0"/>
          <w:marTop w:val="0"/>
          <w:marBottom w:val="0"/>
          <w:divBdr>
            <w:top w:val="none" w:sz="0" w:space="0" w:color="auto"/>
            <w:left w:val="none" w:sz="0" w:space="0" w:color="auto"/>
            <w:bottom w:val="none" w:sz="0" w:space="0" w:color="auto"/>
            <w:right w:val="none" w:sz="0" w:space="0" w:color="auto"/>
          </w:divBdr>
        </w:div>
        <w:div w:id="1186820763">
          <w:marLeft w:val="640"/>
          <w:marRight w:val="0"/>
          <w:marTop w:val="0"/>
          <w:marBottom w:val="0"/>
          <w:divBdr>
            <w:top w:val="none" w:sz="0" w:space="0" w:color="auto"/>
            <w:left w:val="none" w:sz="0" w:space="0" w:color="auto"/>
            <w:bottom w:val="none" w:sz="0" w:space="0" w:color="auto"/>
            <w:right w:val="none" w:sz="0" w:space="0" w:color="auto"/>
          </w:divBdr>
        </w:div>
        <w:div w:id="1207135424">
          <w:marLeft w:val="640"/>
          <w:marRight w:val="0"/>
          <w:marTop w:val="0"/>
          <w:marBottom w:val="0"/>
          <w:divBdr>
            <w:top w:val="none" w:sz="0" w:space="0" w:color="auto"/>
            <w:left w:val="none" w:sz="0" w:space="0" w:color="auto"/>
            <w:bottom w:val="none" w:sz="0" w:space="0" w:color="auto"/>
            <w:right w:val="none" w:sz="0" w:space="0" w:color="auto"/>
          </w:divBdr>
        </w:div>
        <w:div w:id="1227686854">
          <w:marLeft w:val="640"/>
          <w:marRight w:val="0"/>
          <w:marTop w:val="0"/>
          <w:marBottom w:val="0"/>
          <w:divBdr>
            <w:top w:val="none" w:sz="0" w:space="0" w:color="auto"/>
            <w:left w:val="none" w:sz="0" w:space="0" w:color="auto"/>
            <w:bottom w:val="none" w:sz="0" w:space="0" w:color="auto"/>
            <w:right w:val="none" w:sz="0" w:space="0" w:color="auto"/>
          </w:divBdr>
        </w:div>
        <w:div w:id="1230075085">
          <w:marLeft w:val="640"/>
          <w:marRight w:val="0"/>
          <w:marTop w:val="0"/>
          <w:marBottom w:val="0"/>
          <w:divBdr>
            <w:top w:val="none" w:sz="0" w:space="0" w:color="auto"/>
            <w:left w:val="none" w:sz="0" w:space="0" w:color="auto"/>
            <w:bottom w:val="none" w:sz="0" w:space="0" w:color="auto"/>
            <w:right w:val="none" w:sz="0" w:space="0" w:color="auto"/>
          </w:divBdr>
        </w:div>
        <w:div w:id="1295984469">
          <w:marLeft w:val="640"/>
          <w:marRight w:val="0"/>
          <w:marTop w:val="0"/>
          <w:marBottom w:val="0"/>
          <w:divBdr>
            <w:top w:val="none" w:sz="0" w:space="0" w:color="auto"/>
            <w:left w:val="none" w:sz="0" w:space="0" w:color="auto"/>
            <w:bottom w:val="none" w:sz="0" w:space="0" w:color="auto"/>
            <w:right w:val="none" w:sz="0" w:space="0" w:color="auto"/>
          </w:divBdr>
        </w:div>
        <w:div w:id="1308127651">
          <w:marLeft w:val="640"/>
          <w:marRight w:val="0"/>
          <w:marTop w:val="0"/>
          <w:marBottom w:val="0"/>
          <w:divBdr>
            <w:top w:val="none" w:sz="0" w:space="0" w:color="auto"/>
            <w:left w:val="none" w:sz="0" w:space="0" w:color="auto"/>
            <w:bottom w:val="none" w:sz="0" w:space="0" w:color="auto"/>
            <w:right w:val="none" w:sz="0" w:space="0" w:color="auto"/>
          </w:divBdr>
        </w:div>
        <w:div w:id="1308776364">
          <w:marLeft w:val="640"/>
          <w:marRight w:val="0"/>
          <w:marTop w:val="0"/>
          <w:marBottom w:val="0"/>
          <w:divBdr>
            <w:top w:val="none" w:sz="0" w:space="0" w:color="auto"/>
            <w:left w:val="none" w:sz="0" w:space="0" w:color="auto"/>
            <w:bottom w:val="none" w:sz="0" w:space="0" w:color="auto"/>
            <w:right w:val="none" w:sz="0" w:space="0" w:color="auto"/>
          </w:divBdr>
        </w:div>
        <w:div w:id="1327632966">
          <w:marLeft w:val="640"/>
          <w:marRight w:val="0"/>
          <w:marTop w:val="0"/>
          <w:marBottom w:val="0"/>
          <w:divBdr>
            <w:top w:val="none" w:sz="0" w:space="0" w:color="auto"/>
            <w:left w:val="none" w:sz="0" w:space="0" w:color="auto"/>
            <w:bottom w:val="none" w:sz="0" w:space="0" w:color="auto"/>
            <w:right w:val="none" w:sz="0" w:space="0" w:color="auto"/>
          </w:divBdr>
        </w:div>
        <w:div w:id="1330791087">
          <w:marLeft w:val="640"/>
          <w:marRight w:val="0"/>
          <w:marTop w:val="0"/>
          <w:marBottom w:val="0"/>
          <w:divBdr>
            <w:top w:val="none" w:sz="0" w:space="0" w:color="auto"/>
            <w:left w:val="none" w:sz="0" w:space="0" w:color="auto"/>
            <w:bottom w:val="none" w:sz="0" w:space="0" w:color="auto"/>
            <w:right w:val="none" w:sz="0" w:space="0" w:color="auto"/>
          </w:divBdr>
        </w:div>
        <w:div w:id="1407536558">
          <w:marLeft w:val="640"/>
          <w:marRight w:val="0"/>
          <w:marTop w:val="0"/>
          <w:marBottom w:val="0"/>
          <w:divBdr>
            <w:top w:val="none" w:sz="0" w:space="0" w:color="auto"/>
            <w:left w:val="none" w:sz="0" w:space="0" w:color="auto"/>
            <w:bottom w:val="none" w:sz="0" w:space="0" w:color="auto"/>
            <w:right w:val="none" w:sz="0" w:space="0" w:color="auto"/>
          </w:divBdr>
        </w:div>
        <w:div w:id="1436560627">
          <w:marLeft w:val="640"/>
          <w:marRight w:val="0"/>
          <w:marTop w:val="0"/>
          <w:marBottom w:val="0"/>
          <w:divBdr>
            <w:top w:val="none" w:sz="0" w:space="0" w:color="auto"/>
            <w:left w:val="none" w:sz="0" w:space="0" w:color="auto"/>
            <w:bottom w:val="none" w:sz="0" w:space="0" w:color="auto"/>
            <w:right w:val="none" w:sz="0" w:space="0" w:color="auto"/>
          </w:divBdr>
        </w:div>
        <w:div w:id="1441142992">
          <w:marLeft w:val="640"/>
          <w:marRight w:val="0"/>
          <w:marTop w:val="0"/>
          <w:marBottom w:val="0"/>
          <w:divBdr>
            <w:top w:val="none" w:sz="0" w:space="0" w:color="auto"/>
            <w:left w:val="none" w:sz="0" w:space="0" w:color="auto"/>
            <w:bottom w:val="none" w:sz="0" w:space="0" w:color="auto"/>
            <w:right w:val="none" w:sz="0" w:space="0" w:color="auto"/>
          </w:divBdr>
        </w:div>
        <w:div w:id="1477919052">
          <w:marLeft w:val="640"/>
          <w:marRight w:val="0"/>
          <w:marTop w:val="0"/>
          <w:marBottom w:val="0"/>
          <w:divBdr>
            <w:top w:val="none" w:sz="0" w:space="0" w:color="auto"/>
            <w:left w:val="none" w:sz="0" w:space="0" w:color="auto"/>
            <w:bottom w:val="none" w:sz="0" w:space="0" w:color="auto"/>
            <w:right w:val="none" w:sz="0" w:space="0" w:color="auto"/>
          </w:divBdr>
        </w:div>
        <w:div w:id="1542016251">
          <w:marLeft w:val="640"/>
          <w:marRight w:val="0"/>
          <w:marTop w:val="0"/>
          <w:marBottom w:val="0"/>
          <w:divBdr>
            <w:top w:val="none" w:sz="0" w:space="0" w:color="auto"/>
            <w:left w:val="none" w:sz="0" w:space="0" w:color="auto"/>
            <w:bottom w:val="none" w:sz="0" w:space="0" w:color="auto"/>
            <w:right w:val="none" w:sz="0" w:space="0" w:color="auto"/>
          </w:divBdr>
        </w:div>
        <w:div w:id="1639144582">
          <w:marLeft w:val="640"/>
          <w:marRight w:val="0"/>
          <w:marTop w:val="0"/>
          <w:marBottom w:val="0"/>
          <w:divBdr>
            <w:top w:val="none" w:sz="0" w:space="0" w:color="auto"/>
            <w:left w:val="none" w:sz="0" w:space="0" w:color="auto"/>
            <w:bottom w:val="none" w:sz="0" w:space="0" w:color="auto"/>
            <w:right w:val="none" w:sz="0" w:space="0" w:color="auto"/>
          </w:divBdr>
        </w:div>
        <w:div w:id="1687636767">
          <w:marLeft w:val="640"/>
          <w:marRight w:val="0"/>
          <w:marTop w:val="0"/>
          <w:marBottom w:val="0"/>
          <w:divBdr>
            <w:top w:val="none" w:sz="0" w:space="0" w:color="auto"/>
            <w:left w:val="none" w:sz="0" w:space="0" w:color="auto"/>
            <w:bottom w:val="none" w:sz="0" w:space="0" w:color="auto"/>
            <w:right w:val="none" w:sz="0" w:space="0" w:color="auto"/>
          </w:divBdr>
        </w:div>
        <w:div w:id="1782414080">
          <w:marLeft w:val="640"/>
          <w:marRight w:val="0"/>
          <w:marTop w:val="0"/>
          <w:marBottom w:val="0"/>
          <w:divBdr>
            <w:top w:val="none" w:sz="0" w:space="0" w:color="auto"/>
            <w:left w:val="none" w:sz="0" w:space="0" w:color="auto"/>
            <w:bottom w:val="none" w:sz="0" w:space="0" w:color="auto"/>
            <w:right w:val="none" w:sz="0" w:space="0" w:color="auto"/>
          </w:divBdr>
        </w:div>
        <w:div w:id="1911580034">
          <w:marLeft w:val="640"/>
          <w:marRight w:val="0"/>
          <w:marTop w:val="0"/>
          <w:marBottom w:val="0"/>
          <w:divBdr>
            <w:top w:val="none" w:sz="0" w:space="0" w:color="auto"/>
            <w:left w:val="none" w:sz="0" w:space="0" w:color="auto"/>
            <w:bottom w:val="none" w:sz="0" w:space="0" w:color="auto"/>
            <w:right w:val="none" w:sz="0" w:space="0" w:color="auto"/>
          </w:divBdr>
        </w:div>
        <w:div w:id="1914073937">
          <w:marLeft w:val="640"/>
          <w:marRight w:val="0"/>
          <w:marTop w:val="0"/>
          <w:marBottom w:val="0"/>
          <w:divBdr>
            <w:top w:val="none" w:sz="0" w:space="0" w:color="auto"/>
            <w:left w:val="none" w:sz="0" w:space="0" w:color="auto"/>
            <w:bottom w:val="none" w:sz="0" w:space="0" w:color="auto"/>
            <w:right w:val="none" w:sz="0" w:space="0" w:color="auto"/>
          </w:divBdr>
        </w:div>
        <w:div w:id="1945073638">
          <w:marLeft w:val="640"/>
          <w:marRight w:val="0"/>
          <w:marTop w:val="0"/>
          <w:marBottom w:val="0"/>
          <w:divBdr>
            <w:top w:val="none" w:sz="0" w:space="0" w:color="auto"/>
            <w:left w:val="none" w:sz="0" w:space="0" w:color="auto"/>
            <w:bottom w:val="none" w:sz="0" w:space="0" w:color="auto"/>
            <w:right w:val="none" w:sz="0" w:space="0" w:color="auto"/>
          </w:divBdr>
        </w:div>
        <w:div w:id="1997801536">
          <w:marLeft w:val="640"/>
          <w:marRight w:val="0"/>
          <w:marTop w:val="0"/>
          <w:marBottom w:val="0"/>
          <w:divBdr>
            <w:top w:val="none" w:sz="0" w:space="0" w:color="auto"/>
            <w:left w:val="none" w:sz="0" w:space="0" w:color="auto"/>
            <w:bottom w:val="none" w:sz="0" w:space="0" w:color="auto"/>
            <w:right w:val="none" w:sz="0" w:space="0" w:color="auto"/>
          </w:divBdr>
        </w:div>
        <w:div w:id="2016691337">
          <w:marLeft w:val="640"/>
          <w:marRight w:val="0"/>
          <w:marTop w:val="0"/>
          <w:marBottom w:val="0"/>
          <w:divBdr>
            <w:top w:val="none" w:sz="0" w:space="0" w:color="auto"/>
            <w:left w:val="none" w:sz="0" w:space="0" w:color="auto"/>
            <w:bottom w:val="none" w:sz="0" w:space="0" w:color="auto"/>
            <w:right w:val="none" w:sz="0" w:space="0" w:color="auto"/>
          </w:divBdr>
        </w:div>
        <w:div w:id="2084335188">
          <w:marLeft w:val="640"/>
          <w:marRight w:val="0"/>
          <w:marTop w:val="0"/>
          <w:marBottom w:val="0"/>
          <w:divBdr>
            <w:top w:val="none" w:sz="0" w:space="0" w:color="auto"/>
            <w:left w:val="none" w:sz="0" w:space="0" w:color="auto"/>
            <w:bottom w:val="none" w:sz="0" w:space="0" w:color="auto"/>
            <w:right w:val="none" w:sz="0" w:space="0" w:color="auto"/>
          </w:divBdr>
        </w:div>
      </w:divsChild>
    </w:div>
    <w:div w:id="474029654">
      <w:bodyDiv w:val="1"/>
      <w:marLeft w:val="0"/>
      <w:marRight w:val="0"/>
      <w:marTop w:val="0"/>
      <w:marBottom w:val="0"/>
      <w:divBdr>
        <w:top w:val="none" w:sz="0" w:space="0" w:color="auto"/>
        <w:left w:val="none" w:sz="0" w:space="0" w:color="auto"/>
        <w:bottom w:val="none" w:sz="0" w:space="0" w:color="auto"/>
        <w:right w:val="none" w:sz="0" w:space="0" w:color="auto"/>
      </w:divBdr>
      <w:divsChild>
        <w:div w:id="62026437">
          <w:marLeft w:val="640"/>
          <w:marRight w:val="0"/>
          <w:marTop w:val="0"/>
          <w:marBottom w:val="0"/>
          <w:divBdr>
            <w:top w:val="none" w:sz="0" w:space="0" w:color="auto"/>
            <w:left w:val="none" w:sz="0" w:space="0" w:color="auto"/>
            <w:bottom w:val="none" w:sz="0" w:space="0" w:color="auto"/>
            <w:right w:val="none" w:sz="0" w:space="0" w:color="auto"/>
          </w:divBdr>
        </w:div>
        <w:div w:id="69544183">
          <w:marLeft w:val="640"/>
          <w:marRight w:val="0"/>
          <w:marTop w:val="0"/>
          <w:marBottom w:val="0"/>
          <w:divBdr>
            <w:top w:val="none" w:sz="0" w:space="0" w:color="auto"/>
            <w:left w:val="none" w:sz="0" w:space="0" w:color="auto"/>
            <w:bottom w:val="none" w:sz="0" w:space="0" w:color="auto"/>
            <w:right w:val="none" w:sz="0" w:space="0" w:color="auto"/>
          </w:divBdr>
        </w:div>
        <w:div w:id="369694497">
          <w:marLeft w:val="640"/>
          <w:marRight w:val="0"/>
          <w:marTop w:val="0"/>
          <w:marBottom w:val="0"/>
          <w:divBdr>
            <w:top w:val="none" w:sz="0" w:space="0" w:color="auto"/>
            <w:left w:val="none" w:sz="0" w:space="0" w:color="auto"/>
            <w:bottom w:val="none" w:sz="0" w:space="0" w:color="auto"/>
            <w:right w:val="none" w:sz="0" w:space="0" w:color="auto"/>
          </w:divBdr>
        </w:div>
        <w:div w:id="371420525">
          <w:marLeft w:val="640"/>
          <w:marRight w:val="0"/>
          <w:marTop w:val="0"/>
          <w:marBottom w:val="0"/>
          <w:divBdr>
            <w:top w:val="none" w:sz="0" w:space="0" w:color="auto"/>
            <w:left w:val="none" w:sz="0" w:space="0" w:color="auto"/>
            <w:bottom w:val="none" w:sz="0" w:space="0" w:color="auto"/>
            <w:right w:val="none" w:sz="0" w:space="0" w:color="auto"/>
          </w:divBdr>
        </w:div>
        <w:div w:id="547380413">
          <w:marLeft w:val="640"/>
          <w:marRight w:val="0"/>
          <w:marTop w:val="0"/>
          <w:marBottom w:val="0"/>
          <w:divBdr>
            <w:top w:val="none" w:sz="0" w:space="0" w:color="auto"/>
            <w:left w:val="none" w:sz="0" w:space="0" w:color="auto"/>
            <w:bottom w:val="none" w:sz="0" w:space="0" w:color="auto"/>
            <w:right w:val="none" w:sz="0" w:space="0" w:color="auto"/>
          </w:divBdr>
        </w:div>
        <w:div w:id="681661594">
          <w:marLeft w:val="640"/>
          <w:marRight w:val="0"/>
          <w:marTop w:val="0"/>
          <w:marBottom w:val="0"/>
          <w:divBdr>
            <w:top w:val="none" w:sz="0" w:space="0" w:color="auto"/>
            <w:left w:val="none" w:sz="0" w:space="0" w:color="auto"/>
            <w:bottom w:val="none" w:sz="0" w:space="0" w:color="auto"/>
            <w:right w:val="none" w:sz="0" w:space="0" w:color="auto"/>
          </w:divBdr>
        </w:div>
        <w:div w:id="758529698">
          <w:marLeft w:val="640"/>
          <w:marRight w:val="0"/>
          <w:marTop w:val="0"/>
          <w:marBottom w:val="0"/>
          <w:divBdr>
            <w:top w:val="none" w:sz="0" w:space="0" w:color="auto"/>
            <w:left w:val="none" w:sz="0" w:space="0" w:color="auto"/>
            <w:bottom w:val="none" w:sz="0" w:space="0" w:color="auto"/>
            <w:right w:val="none" w:sz="0" w:space="0" w:color="auto"/>
          </w:divBdr>
        </w:div>
        <w:div w:id="793911134">
          <w:marLeft w:val="640"/>
          <w:marRight w:val="0"/>
          <w:marTop w:val="0"/>
          <w:marBottom w:val="0"/>
          <w:divBdr>
            <w:top w:val="none" w:sz="0" w:space="0" w:color="auto"/>
            <w:left w:val="none" w:sz="0" w:space="0" w:color="auto"/>
            <w:bottom w:val="none" w:sz="0" w:space="0" w:color="auto"/>
            <w:right w:val="none" w:sz="0" w:space="0" w:color="auto"/>
          </w:divBdr>
        </w:div>
        <w:div w:id="815802352">
          <w:marLeft w:val="640"/>
          <w:marRight w:val="0"/>
          <w:marTop w:val="0"/>
          <w:marBottom w:val="0"/>
          <w:divBdr>
            <w:top w:val="none" w:sz="0" w:space="0" w:color="auto"/>
            <w:left w:val="none" w:sz="0" w:space="0" w:color="auto"/>
            <w:bottom w:val="none" w:sz="0" w:space="0" w:color="auto"/>
            <w:right w:val="none" w:sz="0" w:space="0" w:color="auto"/>
          </w:divBdr>
        </w:div>
        <w:div w:id="834422669">
          <w:marLeft w:val="640"/>
          <w:marRight w:val="0"/>
          <w:marTop w:val="0"/>
          <w:marBottom w:val="0"/>
          <w:divBdr>
            <w:top w:val="none" w:sz="0" w:space="0" w:color="auto"/>
            <w:left w:val="none" w:sz="0" w:space="0" w:color="auto"/>
            <w:bottom w:val="none" w:sz="0" w:space="0" w:color="auto"/>
            <w:right w:val="none" w:sz="0" w:space="0" w:color="auto"/>
          </w:divBdr>
        </w:div>
        <w:div w:id="881133857">
          <w:marLeft w:val="640"/>
          <w:marRight w:val="0"/>
          <w:marTop w:val="0"/>
          <w:marBottom w:val="0"/>
          <w:divBdr>
            <w:top w:val="none" w:sz="0" w:space="0" w:color="auto"/>
            <w:left w:val="none" w:sz="0" w:space="0" w:color="auto"/>
            <w:bottom w:val="none" w:sz="0" w:space="0" w:color="auto"/>
            <w:right w:val="none" w:sz="0" w:space="0" w:color="auto"/>
          </w:divBdr>
        </w:div>
        <w:div w:id="1007102831">
          <w:marLeft w:val="640"/>
          <w:marRight w:val="0"/>
          <w:marTop w:val="0"/>
          <w:marBottom w:val="0"/>
          <w:divBdr>
            <w:top w:val="none" w:sz="0" w:space="0" w:color="auto"/>
            <w:left w:val="none" w:sz="0" w:space="0" w:color="auto"/>
            <w:bottom w:val="none" w:sz="0" w:space="0" w:color="auto"/>
            <w:right w:val="none" w:sz="0" w:space="0" w:color="auto"/>
          </w:divBdr>
        </w:div>
        <w:div w:id="1166358030">
          <w:marLeft w:val="640"/>
          <w:marRight w:val="0"/>
          <w:marTop w:val="0"/>
          <w:marBottom w:val="0"/>
          <w:divBdr>
            <w:top w:val="none" w:sz="0" w:space="0" w:color="auto"/>
            <w:left w:val="none" w:sz="0" w:space="0" w:color="auto"/>
            <w:bottom w:val="none" w:sz="0" w:space="0" w:color="auto"/>
            <w:right w:val="none" w:sz="0" w:space="0" w:color="auto"/>
          </w:divBdr>
        </w:div>
        <w:div w:id="1306154690">
          <w:marLeft w:val="640"/>
          <w:marRight w:val="0"/>
          <w:marTop w:val="0"/>
          <w:marBottom w:val="0"/>
          <w:divBdr>
            <w:top w:val="none" w:sz="0" w:space="0" w:color="auto"/>
            <w:left w:val="none" w:sz="0" w:space="0" w:color="auto"/>
            <w:bottom w:val="none" w:sz="0" w:space="0" w:color="auto"/>
            <w:right w:val="none" w:sz="0" w:space="0" w:color="auto"/>
          </w:divBdr>
        </w:div>
        <w:div w:id="1428236676">
          <w:marLeft w:val="640"/>
          <w:marRight w:val="0"/>
          <w:marTop w:val="0"/>
          <w:marBottom w:val="0"/>
          <w:divBdr>
            <w:top w:val="none" w:sz="0" w:space="0" w:color="auto"/>
            <w:left w:val="none" w:sz="0" w:space="0" w:color="auto"/>
            <w:bottom w:val="none" w:sz="0" w:space="0" w:color="auto"/>
            <w:right w:val="none" w:sz="0" w:space="0" w:color="auto"/>
          </w:divBdr>
        </w:div>
        <w:div w:id="1631518862">
          <w:marLeft w:val="640"/>
          <w:marRight w:val="0"/>
          <w:marTop w:val="0"/>
          <w:marBottom w:val="0"/>
          <w:divBdr>
            <w:top w:val="none" w:sz="0" w:space="0" w:color="auto"/>
            <w:left w:val="none" w:sz="0" w:space="0" w:color="auto"/>
            <w:bottom w:val="none" w:sz="0" w:space="0" w:color="auto"/>
            <w:right w:val="none" w:sz="0" w:space="0" w:color="auto"/>
          </w:divBdr>
        </w:div>
        <w:div w:id="1664578896">
          <w:marLeft w:val="640"/>
          <w:marRight w:val="0"/>
          <w:marTop w:val="0"/>
          <w:marBottom w:val="0"/>
          <w:divBdr>
            <w:top w:val="none" w:sz="0" w:space="0" w:color="auto"/>
            <w:left w:val="none" w:sz="0" w:space="0" w:color="auto"/>
            <w:bottom w:val="none" w:sz="0" w:space="0" w:color="auto"/>
            <w:right w:val="none" w:sz="0" w:space="0" w:color="auto"/>
          </w:divBdr>
        </w:div>
        <w:div w:id="1700007751">
          <w:marLeft w:val="640"/>
          <w:marRight w:val="0"/>
          <w:marTop w:val="0"/>
          <w:marBottom w:val="0"/>
          <w:divBdr>
            <w:top w:val="none" w:sz="0" w:space="0" w:color="auto"/>
            <w:left w:val="none" w:sz="0" w:space="0" w:color="auto"/>
            <w:bottom w:val="none" w:sz="0" w:space="0" w:color="auto"/>
            <w:right w:val="none" w:sz="0" w:space="0" w:color="auto"/>
          </w:divBdr>
        </w:div>
        <w:div w:id="1702852277">
          <w:marLeft w:val="640"/>
          <w:marRight w:val="0"/>
          <w:marTop w:val="0"/>
          <w:marBottom w:val="0"/>
          <w:divBdr>
            <w:top w:val="none" w:sz="0" w:space="0" w:color="auto"/>
            <w:left w:val="none" w:sz="0" w:space="0" w:color="auto"/>
            <w:bottom w:val="none" w:sz="0" w:space="0" w:color="auto"/>
            <w:right w:val="none" w:sz="0" w:space="0" w:color="auto"/>
          </w:divBdr>
        </w:div>
        <w:div w:id="1855142947">
          <w:marLeft w:val="640"/>
          <w:marRight w:val="0"/>
          <w:marTop w:val="0"/>
          <w:marBottom w:val="0"/>
          <w:divBdr>
            <w:top w:val="none" w:sz="0" w:space="0" w:color="auto"/>
            <w:left w:val="none" w:sz="0" w:space="0" w:color="auto"/>
            <w:bottom w:val="none" w:sz="0" w:space="0" w:color="auto"/>
            <w:right w:val="none" w:sz="0" w:space="0" w:color="auto"/>
          </w:divBdr>
        </w:div>
        <w:div w:id="1966623012">
          <w:marLeft w:val="640"/>
          <w:marRight w:val="0"/>
          <w:marTop w:val="0"/>
          <w:marBottom w:val="0"/>
          <w:divBdr>
            <w:top w:val="none" w:sz="0" w:space="0" w:color="auto"/>
            <w:left w:val="none" w:sz="0" w:space="0" w:color="auto"/>
            <w:bottom w:val="none" w:sz="0" w:space="0" w:color="auto"/>
            <w:right w:val="none" w:sz="0" w:space="0" w:color="auto"/>
          </w:divBdr>
        </w:div>
        <w:div w:id="2075396279">
          <w:marLeft w:val="640"/>
          <w:marRight w:val="0"/>
          <w:marTop w:val="0"/>
          <w:marBottom w:val="0"/>
          <w:divBdr>
            <w:top w:val="none" w:sz="0" w:space="0" w:color="auto"/>
            <w:left w:val="none" w:sz="0" w:space="0" w:color="auto"/>
            <w:bottom w:val="none" w:sz="0" w:space="0" w:color="auto"/>
            <w:right w:val="none" w:sz="0" w:space="0" w:color="auto"/>
          </w:divBdr>
        </w:div>
      </w:divsChild>
    </w:div>
    <w:div w:id="479736425">
      <w:marLeft w:val="0"/>
      <w:marRight w:val="0"/>
      <w:marTop w:val="0"/>
      <w:marBottom w:val="0"/>
      <w:divBdr>
        <w:top w:val="none" w:sz="0" w:space="0" w:color="auto"/>
        <w:left w:val="none" w:sz="0" w:space="0" w:color="auto"/>
        <w:bottom w:val="none" w:sz="0" w:space="0" w:color="auto"/>
        <w:right w:val="none" w:sz="0" w:space="0" w:color="auto"/>
      </w:divBdr>
    </w:div>
    <w:div w:id="480198259">
      <w:marLeft w:val="0"/>
      <w:marRight w:val="0"/>
      <w:marTop w:val="0"/>
      <w:marBottom w:val="0"/>
      <w:divBdr>
        <w:top w:val="none" w:sz="0" w:space="0" w:color="auto"/>
        <w:left w:val="none" w:sz="0" w:space="0" w:color="auto"/>
        <w:bottom w:val="none" w:sz="0" w:space="0" w:color="auto"/>
        <w:right w:val="none" w:sz="0" w:space="0" w:color="auto"/>
      </w:divBdr>
    </w:div>
    <w:div w:id="483857334">
      <w:marLeft w:val="0"/>
      <w:marRight w:val="0"/>
      <w:marTop w:val="0"/>
      <w:marBottom w:val="0"/>
      <w:divBdr>
        <w:top w:val="none" w:sz="0" w:space="0" w:color="auto"/>
        <w:left w:val="none" w:sz="0" w:space="0" w:color="auto"/>
        <w:bottom w:val="none" w:sz="0" w:space="0" w:color="auto"/>
        <w:right w:val="none" w:sz="0" w:space="0" w:color="auto"/>
      </w:divBdr>
    </w:div>
    <w:div w:id="491288557">
      <w:marLeft w:val="0"/>
      <w:marRight w:val="0"/>
      <w:marTop w:val="0"/>
      <w:marBottom w:val="0"/>
      <w:divBdr>
        <w:top w:val="none" w:sz="0" w:space="0" w:color="auto"/>
        <w:left w:val="none" w:sz="0" w:space="0" w:color="auto"/>
        <w:bottom w:val="none" w:sz="0" w:space="0" w:color="auto"/>
        <w:right w:val="none" w:sz="0" w:space="0" w:color="auto"/>
      </w:divBdr>
    </w:div>
    <w:div w:id="491528853">
      <w:bodyDiv w:val="1"/>
      <w:marLeft w:val="0"/>
      <w:marRight w:val="0"/>
      <w:marTop w:val="0"/>
      <w:marBottom w:val="0"/>
      <w:divBdr>
        <w:top w:val="none" w:sz="0" w:space="0" w:color="auto"/>
        <w:left w:val="none" w:sz="0" w:space="0" w:color="auto"/>
        <w:bottom w:val="none" w:sz="0" w:space="0" w:color="auto"/>
        <w:right w:val="none" w:sz="0" w:space="0" w:color="auto"/>
      </w:divBdr>
      <w:divsChild>
        <w:div w:id="1227566315">
          <w:marLeft w:val="640"/>
          <w:marRight w:val="0"/>
          <w:marTop w:val="0"/>
          <w:marBottom w:val="0"/>
          <w:divBdr>
            <w:top w:val="none" w:sz="0" w:space="0" w:color="auto"/>
            <w:left w:val="none" w:sz="0" w:space="0" w:color="auto"/>
            <w:bottom w:val="none" w:sz="0" w:space="0" w:color="auto"/>
            <w:right w:val="none" w:sz="0" w:space="0" w:color="auto"/>
          </w:divBdr>
        </w:div>
        <w:div w:id="16468951">
          <w:marLeft w:val="640"/>
          <w:marRight w:val="0"/>
          <w:marTop w:val="0"/>
          <w:marBottom w:val="0"/>
          <w:divBdr>
            <w:top w:val="none" w:sz="0" w:space="0" w:color="auto"/>
            <w:left w:val="none" w:sz="0" w:space="0" w:color="auto"/>
            <w:bottom w:val="none" w:sz="0" w:space="0" w:color="auto"/>
            <w:right w:val="none" w:sz="0" w:space="0" w:color="auto"/>
          </w:divBdr>
        </w:div>
        <w:div w:id="1519151742">
          <w:marLeft w:val="640"/>
          <w:marRight w:val="0"/>
          <w:marTop w:val="0"/>
          <w:marBottom w:val="0"/>
          <w:divBdr>
            <w:top w:val="none" w:sz="0" w:space="0" w:color="auto"/>
            <w:left w:val="none" w:sz="0" w:space="0" w:color="auto"/>
            <w:bottom w:val="none" w:sz="0" w:space="0" w:color="auto"/>
            <w:right w:val="none" w:sz="0" w:space="0" w:color="auto"/>
          </w:divBdr>
        </w:div>
        <w:div w:id="378281864">
          <w:marLeft w:val="640"/>
          <w:marRight w:val="0"/>
          <w:marTop w:val="0"/>
          <w:marBottom w:val="0"/>
          <w:divBdr>
            <w:top w:val="none" w:sz="0" w:space="0" w:color="auto"/>
            <w:left w:val="none" w:sz="0" w:space="0" w:color="auto"/>
            <w:bottom w:val="none" w:sz="0" w:space="0" w:color="auto"/>
            <w:right w:val="none" w:sz="0" w:space="0" w:color="auto"/>
          </w:divBdr>
        </w:div>
        <w:div w:id="1004820380">
          <w:marLeft w:val="640"/>
          <w:marRight w:val="0"/>
          <w:marTop w:val="0"/>
          <w:marBottom w:val="0"/>
          <w:divBdr>
            <w:top w:val="none" w:sz="0" w:space="0" w:color="auto"/>
            <w:left w:val="none" w:sz="0" w:space="0" w:color="auto"/>
            <w:bottom w:val="none" w:sz="0" w:space="0" w:color="auto"/>
            <w:right w:val="none" w:sz="0" w:space="0" w:color="auto"/>
          </w:divBdr>
        </w:div>
        <w:div w:id="1184712586">
          <w:marLeft w:val="640"/>
          <w:marRight w:val="0"/>
          <w:marTop w:val="0"/>
          <w:marBottom w:val="0"/>
          <w:divBdr>
            <w:top w:val="none" w:sz="0" w:space="0" w:color="auto"/>
            <w:left w:val="none" w:sz="0" w:space="0" w:color="auto"/>
            <w:bottom w:val="none" w:sz="0" w:space="0" w:color="auto"/>
            <w:right w:val="none" w:sz="0" w:space="0" w:color="auto"/>
          </w:divBdr>
        </w:div>
        <w:div w:id="1111515674">
          <w:marLeft w:val="640"/>
          <w:marRight w:val="0"/>
          <w:marTop w:val="0"/>
          <w:marBottom w:val="0"/>
          <w:divBdr>
            <w:top w:val="none" w:sz="0" w:space="0" w:color="auto"/>
            <w:left w:val="none" w:sz="0" w:space="0" w:color="auto"/>
            <w:bottom w:val="none" w:sz="0" w:space="0" w:color="auto"/>
            <w:right w:val="none" w:sz="0" w:space="0" w:color="auto"/>
          </w:divBdr>
        </w:div>
        <w:div w:id="1536037363">
          <w:marLeft w:val="640"/>
          <w:marRight w:val="0"/>
          <w:marTop w:val="0"/>
          <w:marBottom w:val="0"/>
          <w:divBdr>
            <w:top w:val="none" w:sz="0" w:space="0" w:color="auto"/>
            <w:left w:val="none" w:sz="0" w:space="0" w:color="auto"/>
            <w:bottom w:val="none" w:sz="0" w:space="0" w:color="auto"/>
            <w:right w:val="none" w:sz="0" w:space="0" w:color="auto"/>
          </w:divBdr>
        </w:div>
        <w:div w:id="36592879">
          <w:marLeft w:val="640"/>
          <w:marRight w:val="0"/>
          <w:marTop w:val="0"/>
          <w:marBottom w:val="0"/>
          <w:divBdr>
            <w:top w:val="none" w:sz="0" w:space="0" w:color="auto"/>
            <w:left w:val="none" w:sz="0" w:space="0" w:color="auto"/>
            <w:bottom w:val="none" w:sz="0" w:space="0" w:color="auto"/>
            <w:right w:val="none" w:sz="0" w:space="0" w:color="auto"/>
          </w:divBdr>
        </w:div>
        <w:div w:id="484669778">
          <w:marLeft w:val="640"/>
          <w:marRight w:val="0"/>
          <w:marTop w:val="0"/>
          <w:marBottom w:val="0"/>
          <w:divBdr>
            <w:top w:val="none" w:sz="0" w:space="0" w:color="auto"/>
            <w:left w:val="none" w:sz="0" w:space="0" w:color="auto"/>
            <w:bottom w:val="none" w:sz="0" w:space="0" w:color="auto"/>
            <w:right w:val="none" w:sz="0" w:space="0" w:color="auto"/>
          </w:divBdr>
        </w:div>
        <w:div w:id="301278377">
          <w:marLeft w:val="640"/>
          <w:marRight w:val="0"/>
          <w:marTop w:val="0"/>
          <w:marBottom w:val="0"/>
          <w:divBdr>
            <w:top w:val="none" w:sz="0" w:space="0" w:color="auto"/>
            <w:left w:val="none" w:sz="0" w:space="0" w:color="auto"/>
            <w:bottom w:val="none" w:sz="0" w:space="0" w:color="auto"/>
            <w:right w:val="none" w:sz="0" w:space="0" w:color="auto"/>
          </w:divBdr>
        </w:div>
        <w:div w:id="1701203031">
          <w:marLeft w:val="640"/>
          <w:marRight w:val="0"/>
          <w:marTop w:val="0"/>
          <w:marBottom w:val="0"/>
          <w:divBdr>
            <w:top w:val="none" w:sz="0" w:space="0" w:color="auto"/>
            <w:left w:val="none" w:sz="0" w:space="0" w:color="auto"/>
            <w:bottom w:val="none" w:sz="0" w:space="0" w:color="auto"/>
            <w:right w:val="none" w:sz="0" w:space="0" w:color="auto"/>
          </w:divBdr>
        </w:div>
        <w:div w:id="822508912">
          <w:marLeft w:val="640"/>
          <w:marRight w:val="0"/>
          <w:marTop w:val="0"/>
          <w:marBottom w:val="0"/>
          <w:divBdr>
            <w:top w:val="none" w:sz="0" w:space="0" w:color="auto"/>
            <w:left w:val="none" w:sz="0" w:space="0" w:color="auto"/>
            <w:bottom w:val="none" w:sz="0" w:space="0" w:color="auto"/>
            <w:right w:val="none" w:sz="0" w:space="0" w:color="auto"/>
          </w:divBdr>
        </w:div>
        <w:div w:id="1574973782">
          <w:marLeft w:val="640"/>
          <w:marRight w:val="0"/>
          <w:marTop w:val="0"/>
          <w:marBottom w:val="0"/>
          <w:divBdr>
            <w:top w:val="none" w:sz="0" w:space="0" w:color="auto"/>
            <w:left w:val="none" w:sz="0" w:space="0" w:color="auto"/>
            <w:bottom w:val="none" w:sz="0" w:space="0" w:color="auto"/>
            <w:right w:val="none" w:sz="0" w:space="0" w:color="auto"/>
          </w:divBdr>
        </w:div>
        <w:div w:id="1202478684">
          <w:marLeft w:val="640"/>
          <w:marRight w:val="0"/>
          <w:marTop w:val="0"/>
          <w:marBottom w:val="0"/>
          <w:divBdr>
            <w:top w:val="none" w:sz="0" w:space="0" w:color="auto"/>
            <w:left w:val="none" w:sz="0" w:space="0" w:color="auto"/>
            <w:bottom w:val="none" w:sz="0" w:space="0" w:color="auto"/>
            <w:right w:val="none" w:sz="0" w:space="0" w:color="auto"/>
          </w:divBdr>
        </w:div>
        <w:div w:id="2073500400">
          <w:marLeft w:val="640"/>
          <w:marRight w:val="0"/>
          <w:marTop w:val="0"/>
          <w:marBottom w:val="0"/>
          <w:divBdr>
            <w:top w:val="none" w:sz="0" w:space="0" w:color="auto"/>
            <w:left w:val="none" w:sz="0" w:space="0" w:color="auto"/>
            <w:bottom w:val="none" w:sz="0" w:space="0" w:color="auto"/>
            <w:right w:val="none" w:sz="0" w:space="0" w:color="auto"/>
          </w:divBdr>
        </w:div>
        <w:div w:id="1935505336">
          <w:marLeft w:val="640"/>
          <w:marRight w:val="0"/>
          <w:marTop w:val="0"/>
          <w:marBottom w:val="0"/>
          <w:divBdr>
            <w:top w:val="none" w:sz="0" w:space="0" w:color="auto"/>
            <w:left w:val="none" w:sz="0" w:space="0" w:color="auto"/>
            <w:bottom w:val="none" w:sz="0" w:space="0" w:color="auto"/>
            <w:right w:val="none" w:sz="0" w:space="0" w:color="auto"/>
          </w:divBdr>
        </w:div>
        <w:div w:id="1732194972">
          <w:marLeft w:val="640"/>
          <w:marRight w:val="0"/>
          <w:marTop w:val="0"/>
          <w:marBottom w:val="0"/>
          <w:divBdr>
            <w:top w:val="none" w:sz="0" w:space="0" w:color="auto"/>
            <w:left w:val="none" w:sz="0" w:space="0" w:color="auto"/>
            <w:bottom w:val="none" w:sz="0" w:space="0" w:color="auto"/>
            <w:right w:val="none" w:sz="0" w:space="0" w:color="auto"/>
          </w:divBdr>
        </w:div>
        <w:div w:id="1832327002">
          <w:marLeft w:val="640"/>
          <w:marRight w:val="0"/>
          <w:marTop w:val="0"/>
          <w:marBottom w:val="0"/>
          <w:divBdr>
            <w:top w:val="none" w:sz="0" w:space="0" w:color="auto"/>
            <w:left w:val="none" w:sz="0" w:space="0" w:color="auto"/>
            <w:bottom w:val="none" w:sz="0" w:space="0" w:color="auto"/>
            <w:right w:val="none" w:sz="0" w:space="0" w:color="auto"/>
          </w:divBdr>
        </w:div>
        <w:div w:id="1359238608">
          <w:marLeft w:val="640"/>
          <w:marRight w:val="0"/>
          <w:marTop w:val="0"/>
          <w:marBottom w:val="0"/>
          <w:divBdr>
            <w:top w:val="none" w:sz="0" w:space="0" w:color="auto"/>
            <w:left w:val="none" w:sz="0" w:space="0" w:color="auto"/>
            <w:bottom w:val="none" w:sz="0" w:space="0" w:color="auto"/>
            <w:right w:val="none" w:sz="0" w:space="0" w:color="auto"/>
          </w:divBdr>
        </w:div>
        <w:div w:id="1811439036">
          <w:marLeft w:val="640"/>
          <w:marRight w:val="0"/>
          <w:marTop w:val="0"/>
          <w:marBottom w:val="0"/>
          <w:divBdr>
            <w:top w:val="none" w:sz="0" w:space="0" w:color="auto"/>
            <w:left w:val="none" w:sz="0" w:space="0" w:color="auto"/>
            <w:bottom w:val="none" w:sz="0" w:space="0" w:color="auto"/>
            <w:right w:val="none" w:sz="0" w:space="0" w:color="auto"/>
          </w:divBdr>
        </w:div>
        <w:div w:id="564225556">
          <w:marLeft w:val="640"/>
          <w:marRight w:val="0"/>
          <w:marTop w:val="0"/>
          <w:marBottom w:val="0"/>
          <w:divBdr>
            <w:top w:val="none" w:sz="0" w:space="0" w:color="auto"/>
            <w:left w:val="none" w:sz="0" w:space="0" w:color="auto"/>
            <w:bottom w:val="none" w:sz="0" w:space="0" w:color="auto"/>
            <w:right w:val="none" w:sz="0" w:space="0" w:color="auto"/>
          </w:divBdr>
        </w:div>
        <w:div w:id="1897086008">
          <w:marLeft w:val="640"/>
          <w:marRight w:val="0"/>
          <w:marTop w:val="0"/>
          <w:marBottom w:val="0"/>
          <w:divBdr>
            <w:top w:val="none" w:sz="0" w:space="0" w:color="auto"/>
            <w:left w:val="none" w:sz="0" w:space="0" w:color="auto"/>
            <w:bottom w:val="none" w:sz="0" w:space="0" w:color="auto"/>
            <w:right w:val="none" w:sz="0" w:space="0" w:color="auto"/>
          </w:divBdr>
        </w:div>
        <w:div w:id="483590191">
          <w:marLeft w:val="640"/>
          <w:marRight w:val="0"/>
          <w:marTop w:val="0"/>
          <w:marBottom w:val="0"/>
          <w:divBdr>
            <w:top w:val="none" w:sz="0" w:space="0" w:color="auto"/>
            <w:left w:val="none" w:sz="0" w:space="0" w:color="auto"/>
            <w:bottom w:val="none" w:sz="0" w:space="0" w:color="auto"/>
            <w:right w:val="none" w:sz="0" w:space="0" w:color="auto"/>
          </w:divBdr>
        </w:div>
        <w:div w:id="791554090">
          <w:marLeft w:val="640"/>
          <w:marRight w:val="0"/>
          <w:marTop w:val="0"/>
          <w:marBottom w:val="0"/>
          <w:divBdr>
            <w:top w:val="none" w:sz="0" w:space="0" w:color="auto"/>
            <w:left w:val="none" w:sz="0" w:space="0" w:color="auto"/>
            <w:bottom w:val="none" w:sz="0" w:space="0" w:color="auto"/>
            <w:right w:val="none" w:sz="0" w:space="0" w:color="auto"/>
          </w:divBdr>
        </w:div>
        <w:div w:id="92634516">
          <w:marLeft w:val="640"/>
          <w:marRight w:val="0"/>
          <w:marTop w:val="0"/>
          <w:marBottom w:val="0"/>
          <w:divBdr>
            <w:top w:val="none" w:sz="0" w:space="0" w:color="auto"/>
            <w:left w:val="none" w:sz="0" w:space="0" w:color="auto"/>
            <w:bottom w:val="none" w:sz="0" w:space="0" w:color="auto"/>
            <w:right w:val="none" w:sz="0" w:space="0" w:color="auto"/>
          </w:divBdr>
        </w:div>
        <w:div w:id="526721958">
          <w:marLeft w:val="640"/>
          <w:marRight w:val="0"/>
          <w:marTop w:val="0"/>
          <w:marBottom w:val="0"/>
          <w:divBdr>
            <w:top w:val="none" w:sz="0" w:space="0" w:color="auto"/>
            <w:left w:val="none" w:sz="0" w:space="0" w:color="auto"/>
            <w:bottom w:val="none" w:sz="0" w:space="0" w:color="auto"/>
            <w:right w:val="none" w:sz="0" w:space="0" w:color="auto"/>
          </w:divBdr>
        </w:div>
        <w:div w:id="1131822943">
          <w:marLeft w:val="640"/>
          <w:marRight w:val="0"/>
          <w:marTop w:val="0"/>
          <w:marBottom w:val="0"/>
          <w:divBdr>
            <w:top w:val="none" w:sz="0" w:space="0" w:color="auto"/>
            <w:left w:val="none" w:sz="0" w:space="0" w:color="auto"/>
            <w:bottom w:val="none" w:sz="0" w:space="0" w:color="auto"/>
            <w:right w:val="none" w:sz="0" w:space="0" w:color="auto"/>
          </w:divBdr>
        </w:div>
        <w:div w:id="792331794">
          <w:marLeft w:val="640"/>
          <w:marRight w:val="0"/>
          <w:marTop w:val="0"/>
          <w:marBottom w:val="0"/>
          <w:divBdr>
            <w:top w:val="none" w:sz="0" w:space="0" w:color="auto"/>
            <w:left w:val="none" w:sz="0" w:space="0" w:color="auto"/>
            <w:bottom w:val="none" w:sz="0" w:space="0" w:color="auto"/>
            <w:right w:val="none" w:sz="0" w:space="0" w:color="auto"/>
          </w:divBdr>
        </w:div>
        <w:div w:id="1654722601">
          <w:marLeft w:val="640"/>
          <w:marRight w:val="0"/>
          <w:marTop w:val="0"/>
          <w:marBottom w:val="0"/>
          <w:divBdr>
            <w:top w:val="none" w:sz="0" w:space="0" w:color="auto"/>
            <w:left w:val="none" w:sz="0" w:space="0" w:color="auto"/>
            <w:bottom w:val="none" w:sz="0" w:space="0" w:color="auto"/>
            <w:right w:val="none" w:sz="0" w:space="0" w:color="auto"/>
          </w:divBdr>
        </w:div>
        <w:div w:id="1388794443">
          <w:marLeft w:val="640"/>
          <w:marRight w:val="0"/>
          <w:marTop w:val="0"/>
          <w:marBottom w:val="0"/>
          <w:divBdr>
            <w:top w:val="none" w:sz="0" w:space="0" w:color="auto"/>
            <w:left w:val="none" w:sz="0" w:space="0" w:color="auto"/>
            <w:bottom w:val="none" w:sz="0" w:space="0" w:color="auto"/>
            <w:right w:val="none" w:sz="0" w:space="0" w:color="auto"/>
          </w:divBdr>
        </w:div>
        <w:div w:id="438258109">
          <w:marLeft w:val="640"/>
          <w:marRight w:val="0"/>
          <w:marTop w:val="0"/>
          <w:marBottom w:val="0"/>
          <w:divBdr>
            <w:top w:val="none" w:sz="0" w:space="0" w:color="auto"/>
            <w:left w:val="none" w:sz="0" w:space="0" w:color="auto"/>
            <w:bottom w:val="none" w:sz="0" w:space="0" w:color="auto"/>
            <w:right w:val="none" w:sz="0" w:space="0" w:color="auto"/>
          </w:divBdr>
        </w:div>
        <w:div w:id="1973898400">
          <w:marLeft w:val="640"/>
          <w:marRight w:val="0"/>
          <w:marTop w:val="0"/>
          <w:marBottom w:val="0"/>
          <w:divBdr>
            <w:top w:val="none" w:sz="0" w:space="0" w:color="auto"/>
            <w:left w:val="none" w:sz="0" w:space="0" w:color="auto"/>
            <w:bottom w:val="none" w:sz="0" w:space="0" w:color="auto"/>
            <w:right w:val="none" w:sz="0" w:space="0" w:color="auto"/>
          </w:divBdr>
        </w:div>
        <w:div w:id="759519773">
          <w:marLeft w:val="640"/>
          <w:marRight w:val="0"/>
          <w:marTop w:val="0"/>
          <w:marBottom w:val="0"/>
          <w:divBdr>
            <w:top w:val="none" w:sz="0" w:space="0" w:color="auto"/>
            <w:left w:val="none" w:sz="0" w:space="0" w:color="auto"/>
            <w:bottom w:val="none" w:sz="0" w:space="0" w:color="auto"/>
            <w:right w:val="none" w:sz="0" w:space="0" w:color="auto"/>
          </w:divBdr>
        </w:div>
        <w:div w:id="1617712688">
          <w:marLeft w:val="640"/>
          <w:marRight w:val="0"/>
          <w:marTop w:val="0"/>
          <w:marBottom w:val="0"/>
          <w:divBdr>
            <w:top w:val="none" w:sz="0" w:space="0" w:color="auto"/>
            <w:left w:val="none" w:sz="0" w:space="0" w:color="auto"/>
            <w:bottom w:val="none" w:sz="0" w:space="0" w:color="auto"/>
            <w:right w:val="none" w:sz="0" w:space="0" w:color="auto"/>
          </w:divBdr>
        </w:div>
        <w:div w:id="1181627526">
          <w:marLeft w:val="640"/>
          <w:marRight w:val="0"/>
          <w:marTop w:val="0"/>
          <w:marBottom w:val="0"/>
          <w:divBdr>
            <w:top w:val="none" w:sz="0" w:space="0" w:color="auto"/>
            <w:left w:val="none" w:sz="0" w:space="0" w:color="auto"/>
            <w:bottom w:val="none" w:sz="0" w:space="0" w:color="auto"/>
            <w:right w:val="none" w:sz="0" w:space="0" w:color="auto"/>
          </w:divBdr>
        </w:div>
        <w:div w:id="534196604">
          <w:marLeft w:val="640"/>
          <w:marRight w:val="0"/>
          <w:marTop w:val="0"/>
          <w:marBottom w:val="0"/>
          <w:divBdr>
            <w:top w:val="none" w:sz="0" w:space="0" w:color="auto"/>
            <w:left w:val="none" w:sz="0" w:space="0" w:color="auto"/>
            <w:bottom w:val="none" w:sz="0" w:space="0" w:color="auto"/>
            <w:right w:val="none" w:sz="0" w:space="0" w:color="auto"/>
          </w:divBdr>
        </w:div>
        <w:div w:id="1123383508">
          <w:marLeft w:val="640"/>
          <w:marRight w:val="0"/>
          <w:marTop w:val="0"/>
          <w:marBottom w:val="0"/>
          <w:divBdr>
            <w:top w:val="none" w:sz="0" w:space="0" w:color="auto"/>
            <w:left w:val="none" w:sz="0" w:space="0" w:color="auto"/>
            <w:bottom w:val="none" w:sz="0" w:space="0" w:color="auto"/>
            <w:right w:val="none" w:sz="0" w:space="0" w:color="auto"/>
          </w:divBdr>
        </w:div>
        <w:div w:id="803154476">
          <w:marLeft w:val="640"/>
          <w:marRight w:val="0"/>
          <w:marTop w:val="0"/>
          <w:marBottom w:val="0"/>
          <w:divBdr>
            <w:top w:val="none" w:sz="0" w:space="0" w:color="auto"/>
            <w:left w:val="none" w:sz="0" w:space="0" w:color="auto"/>
            <w:bottom w:val="none" w:sz="0" w:space="0" w:color="auto"/>
            <w:right w:val="none" w:sz="0" w:space="0" w:color="auto"/>
          </w:divBdr>
        </w:div>
        <w:div w:id="1850826285">
          <w:marLeft w:val="640"/>
          <w:marRight w:val="0"/>
          <w:marTop w:val="0"/>
          <w:marBottom w:val="0"/>
          <w:divBdr>
            <w:top w:val="none" w:sz="0" w:space="0" w:color="auto"/>
            <w:left w:val="none" w:sz="0" w:space="0" w:color="auto"/>
            <w:bottom w:val="none" w:sz="0" w:space="0" w:color="auto"/>
            <w:right w:val="none" w:sz="0" w:space="0" w:color="auto"/>
          </w:divBdr>
        </w:div>
        <w:div w:id="751119347">
          <w:marLeft w:val="640"/>
          <w:marRight w:val="0"/>
          <w:marTop w:val="0"/>
          <w:marBottom w:val="0"/>
          <w:divBdr>
            <w:top w:val="none" w:sz="0" w:space="0" w:color="auto"/>
            <w:left w:val="none" w:sz="0" w:space="0" w:color="auto"/>
            <w:bottom w:val="none" w:sz="0" w:space="0" w:color="auto"/>
            <w:right w:val="none" w:sz="0" w:space="0" w:color="auto"/>
          </w:divBdr>
        </w:div>
        <w:div w:id="55469271">
          <w:marLeft w:val="640"/>
          <w:marRight w:val="0"/>
          <w:marTop w:val="0"/>
          <w:marBottom w:val="0"/>
          <w:divBdr>
            <w:top w:val="none" w:sz="0" w:space="0" w:color="auto"/>
            <w:left w:val="none" w:sz="0" w:space="0" w:color="auto"/>
            <w:bottom w:val="none" w:sz="0" w:space="0" w:color="auto"/>
            <w:right w:val="none" w:sz="0" w:space="0" w:color="auto"/>
          </w:divBdr>
        </w:div>
        <w:div w:id="1189221163">
          <w:marLeft w:val="640"/>
          <w:marRight w:val="0"/>
          <w:marTop w:val="0"/>
          <w:marBottom w:val="0"/>
          <w:divBdr>
            <w:top w:val="none" w:sz="0" w:space="0" w:color="auto"/>
            <w:left w:val="none" w:sz="0" w:space="0" w:color="auto"/>
            <w:bottom w:val="none" w:sz="0" w:space="0" w:color="auto"/>
            <w:right w:val="none" w:sz="0" w:space="0" w:color="auto"/>
          </w:divBdr>
        </w:div>
        <w:div w:id="1555316247">
          <w:marLeft w:val="640"/>
          <w:marRight w:val="0"/>
          <w:marTop w:val="0"/>
          <w:marBottom w:val="0"/>
          <w:divBdr>
            <w:top w:val="none" w:sz="0" w:space="0" w:color="auto"/>
            <w:left w:val="none" w:sz="0" w:space="0" w:color="auto"/>
            <w:bottom w:val="none" w:sz="0" w:space="0" w:color="auto"/>
            <w:right w:val="none" w:sz="0" w:space="0" w:color="auto"/>
          </w:divBdr>
        </w:div>
        <w:div w:id="1215312472">
          <w:marLeft w:val="640"/>
          <w:marRight w:val="0"/>
          <w:marTop w:val="0"/>
          <w:marBottom w:val="0"/>
          <w:divBdr>
            <w:top w:val="none" w:sz="0" w:space="0" w:color="auto"/>
            <w:left w:val="none" w:sz="0" w:space="0" w:color="auto"/>
            <w:bottom w:val="none" w:sz="0" w:space="0" w:color="auto"/>
            <w:right w:val="none" w:sz="0" w:space="0" w:color="auto"/>
          </w:divBdr>
        </w:div>
        <w:div w:id="428162240">
          <w:marLeft w:val="640"/>
          <w:marRight w:val="0"/>
          <w:marTop w:val="0"/>
          <w:marBottom w:val="0"/>
          <w:divBdr>
            <w:top w:val="none" w:sz="0" w:space="0" w:color="auto"/>
            <w:left w:val="none" w:sz="0" w:space="0" w:color="auto"/>
            <w:bottom w:val="none" w:sz="0" w:space="0" w:color="auto"/>
            <w:right w:val="none" w:sz="0" w:space="0" w:color="auto"/>
          </w:divBdr>
        </w:div>
      </w:divsChild>
    </w:div>
    <w:div w:id="496069033">
      <w:marLeft w:val="0"/>
      <w:marRight w:val="0"/>
      <w:marTop w:val="0"/>
      <w:marBottom w:val="0"/>
      <w:divBdr>
        <w:top w:val="none" w:sz="0" w:space="0" w:color="auto"/>
        <w:left w:val="none" w:sz="0" w:space="0" w:color="auto"/>
        <w:bottom w:val="none" w:sz="0" w:space="0" w:color="auto"/>
        <w:right w:val="none" w:sz="0" w:space="0" w:color="auto"/>
      </w:divBdr>
    </w:div>
    <w:div w:id="507252450">
      <w:marLeft w:val="0"/>
      <w:marRight w:val="0"/>
      <w:marTop w:val="0"/>
      <w:marBottom w:val="0"/>
      <w:divBdr>
        <w:top w:val="none" w:sz="0" w:space="0" w:color="auto"/>
        <w:left w:val="none" w:sz="0" w:space="0" w:color="auto"/>
        <w:bottom w:val="none" w:sz="0" w:space="0" w:color="auto"/>
        <w:right w:val="none" w:sz="0" w:space="0" w:color="auto"/>
      </w:divBdr>
    </w:div>
    <w:div w:id="507601129">
      <w:marLeft w:val="0"/>
      <w:marRight w:val="0"/>
      <w:marTop w:val="0"/>
      <w:marBottom w:val="0"/>
      <w:divBdr>
        <w:top w:val="none" w:sz="0" w:space="0" w:color="auto"/>
        <w:left w:val="none" w:sz="0" w:space="0" w:color="auto"/>
        <w:bottom w:val="none" w:sz="0" w:space="0" w:color="auto"/>
        <w:right w:val="none" w:sz="0" w:space="0" w:color="auto"/>
      </w:divBdr>
    </w:div>
    <w:div w:id="513762971">
      <w:bodyDiv w:val="1"/>
      <w:marLeft w:val="0"/>
      <w:marRight w:val="0"/>
      <w:marTop w:val="0"/>
      <w:marBottom w:val="0"/>
      <w:divBdr>
        <w:top w:val="none" w:sz="0" w:space="0" w:color="auto"/>
        <w:left w:val="none" w:sz="0" w:space="0" w:color="auto"/>
        <w:bottom w:val="none" w:sz="0" w:space="0" w:color="auto"/>
        <w:right w:val="none" w:sz="0" w:space="0" w:color="auto"/>
      </w:divBdr>
      <w:divsChild>
        <w:div w:id="39938144">
          <w:marLeft w:val="640"/>
          <w:marRight w:val="0"/>
          <w:marTop w:val="0"/>
          <w:marBottom w:val="0"/>
          <w:divBdr>
            <w:top w:val="none" w:sz="0" w:space="0" w:color="auto"/>
            <w:left w:val="none" w:sz="0" w:space="0" w:color="auto"/>
            <w:bottom w:val="none" w:sz="0" w:space="0" w:color="auto"/>
            <w:right w:val="none" w:sz="0" w:space="0" w:color="auto"/>
          </w:divBdr>
        </w:div>
        <w:div w:id="143861869">
          <w:marLeft w:val="640"/>
          <w:marRight w:val="0"/>
          <w:marTop w:val="0"/>
          <w:marBottom w:val="0"/>
          <w:divBdr>
            <w:top w:val="none" w:sz="0" w:space="0" w:color="auto"/>
            <w:left w:val="none" w:sz="0" w:space="0" w:color="auto"/>
            <w:bottom w:val="none" w:sz="0" w:space="0" w:color="auto"/>
            <w:right w:val="none" w:sz="0" w:space="0" w:color="auto"/>
          </w:divBdr>
        </w:div>
        <w:div w:id="173110490">
          <w:marLeft w:val="640"/>
          <w:marRight w:val="0"/>
          <w:marTop w:val="0"/>
          <w:marBottom w:val="0"/>
          <w:divBdr>
            <w:top w:val="none" w:sz="0" w:space="0" w:color="auto"/>
            <w:left w:val="none" w:sz="0" w:space="0" w:color="auto"/>
            <w:bottom w:val="none" w:sz="0" w:space="0" w:color="auto"/>
            <w:right w:val="none" w:sz="0" w:space="0" w:color="auto"/>
          </w:divBdr>
        </w:div>
        <w:div w:id="251090460">
          <w:marLeft w:val="640"/>
          <w:marRight w:val="0"/>
          <w:marTop w:val="0"/>
          <w:marBottom w:val="0"/>
          <w:divBdr>
            <w:top w:val="none" w:sz="0" w:space="0" w:color="auto"/>
            <w:left w:val="none" w:sz="0" w:space="0" w:color="auto"/>
            <w:bottom w:val="none" w:sz="0" w:space="0" w:color="auto"/>
            <w:right w:val="none" w:sz="0" w:space="0" w:color="auto"/>
          </w:divBdr>
        </w:div>
        <w:div w:id="300814166">
          <w:marLeft w:val="640"/>
          <w:marRight w:val="0"/>
          <w:marTop w:val="0"/>
          <w:marBottom w:val="0"/>
          <w:divBdr>
            <w:top w:val="none" w:sz="0" w:space="0" w:color="auto"/>
            <w:left w:val="none" w:sz="0" w:space="0" w:color="auto"/>
            <w:bottom w:val="none" w:sz="0" w:space="0" w:color="auto"/>
            <w:right w:val="none" w:sz="0" w:space="0" w:color="auto"/>
          </w:divBdr>
        </w:div>
        <w:div w:id="313796642">
          <w:marLeft w:val="640"/>
          <w:marRight w:val="0"/>
          <w:marTop w:val="0"/>
          <w:marBottom w:val="0"/>
          <w:divBdr>
            <w:top w:val="none" w:sz="0" w:space="0" w:color="auto"/>
            <w:left w:val="none" w:sz="0" w:space="0" w:color="auto"/>
            <w:bottom w:val="none" w:sz="0" w:space="0" w:color="auto"/>
            <w:right w:val="none" w:sz="0" w:space="0" w:color="auto"/>
          </w:divBdr>
        </w:div>
        <w:div w:id="378744921">
          <w:marLeft w:val="640"/>
          <w:marRight w:val="0"/>
          <w:marTop w:val="0"/>
          <w:marBottom w:val="0"/>
          <w:divBdr>
            <w:top w:val="none" w:sz="0" w:space="0" w:color="auto"/>
            <w:left w:val="none" w:sz="0" w:space="0" w:color="auto"/>
            <w:bottom w:val="none" w:sz="0" w:space="0" w:color="auto"/>
            <w:right w:val="none" w:sz="0" w:space="0" w:color="auto"/>
          </w:divBdr>
        </w:div>
        <w:div w:id="399862301">
          <w:marLeft w:val="640"/>
          <w:marRight w:val="0"/>
          <w:marTop w:val="0"/>
          <w:marBottom w:val="0"/>
          <w:divBdr>
            <w:top w:val="none" w:sz="0" w:space="0" w:color="auto"/>
            <w:left w:val="none" w:sz="0" w:space="0" w:color="auto"/>
            <w:bottom w:val="none" w:sz="0" w:space="0" w:color="auto"/>
            <w:right w:val="none" w:sz="0" w:space="0" w:color="auto"/>
          </w:divBdr>
        </w:div>
        <w:div w:id="409277427">
          <w:marLeft w:val="640"/>
          <w:marRight w:val="0"/>
          <w:marTop w:val="0"/>
          <w:marBottom w:val="0"/>
          <w:divBdr>
            <w:top w:val="none" w:sz="0" w:space="0" w:color="auto"/>
            <w:left w:val="none" w:sz="0" w:space="0" w:color="auto"/>
            <w:bottom w:val="none" w:sz="0" w:space="0" w:color="auto"/>
            <w:right w:val="none" w:sz="0" w:space="0" w:color="auto"/>
          </w:divBdr>
        </w:div>
        <w:div w:id="634986579">
          <w:marLeft w:val="640"/>
          <w:marRight w:val="0"/>
          <w:marTop w:val="0"/>
          <w:marBottom w:val="0"/>
          <w:divBdr>
            <w:top w:val="none" w:sz="0" w:space="0" w:color="auto"/>
            <w:left w:val="none" w:sz="0" w:space="0" w:color="auto"/>
            <w:bottom w:val="none" w:sz="0" w:space="0" w:color="auto"/>
            <w:right w:val="none" w:sz="0" w:space="0" w:color="auto"/>
          </w:divBdr>
        </w:div>
        <w:div w:id="674694345">
          <w:marLeft w:val="640"/>
          <w:marRight w:val="0"/>
          <w:marTop w:val="0"/>
          <w:marBottom w:val="0"/>
          <w:divBdr>
            <w:top w:val="none" w:sz="0" w:space="0" w:color="auto"/>
            <w:left w:val="none" w:sz="0" w:space="0" w:color="auto"/>
            <w:bottom w:val="none" w:sz="0" w:space="0" w:color="auto"/>
            <w:right w:val="none" w:sz="0" w:space="0" w:color="auto"/>
          </w:divBdr>
        </w:div>
        <w:div w:id="716470407">
          <w:marLeft w:val="640"/>
          <w:marRight w:val="0"/>
          <w:marTop w:val="0"/>
          <w:marBottom w:val="0"/>
          <w:divBdr>
            <w:top w:val="none" w:sz="0" w:space="0" w:color="auto"/>
            <w:left w:val="none" w:sz="0" w:space="0" w:color="auto"/>
            <w:bottom w:val="none" w:sz="0" w:space="0" w:color="auto"/>
            <w:right w:val="none" w:sz="0" w:space="0" w:color="auto"/>
          </w:divBdr>
        </w:div>
        <w:div w:id="726496637">
          <w:marLeft w:val="640"/>
          <w:marRight w:val="0"/>
          <w:marTop w:val="0"/>
          <w:marBottom w:val="0"/>
          <w:divBdr>
            <w:top w:val="none" w:sz="0" w:space="0" w:color="auto"/>
            <w:left w:val="none" w:sz="0" w:space="0" w:color="auto"/>
            <w:bottom w:val="none" w:sz="0" w:space="0" w:color="auto"/>
            <w:right w:val="none" w:sz="0" w:space="0" w:color="auto"/>
          </w:divBdr>
        </w:div>
        <w:div w:id="726536234">
          <w:marLeft w:val="640"/>
          <w:marRight w:val="0"/>
          <w:marTop w:val="0"/>
          <w:marBottom w:val="0"/>
          <w:divBdr>
            <w:top w:val="none" w:sz="0" w:space="0" w:color="auto"/>
            <w:left w:val="none" w:sz="0" w:space="0" w:color="auto"/>
            <w:bottom w:val="none" w:sz="0" w:space="0" w:color="auto"/>
            <w:right w:val="none" w:sz="0" w:space="0" w:color="auto"/>
          </w:divBdr>
        </w:div>
        <w:div w:id="766117655">
          <w:marLeft w:val="640"/>
          <w:marRight w:val="0"/>
          <w:marTop w:val="0"/>
          <w:marBottom w:val="0"/>
          <w:divBdr>
            <w:top w:val="none" w:sz="0" w:space="0" w:color="auto"/>
            <w:left w:val="none" w:sz="0" w:space="0" w:color="auto"/>
            <w:bottom w:val="none" w:sz="0" w:space="0" w:color="auto"/>
            <w:right w:val="none" w:sz="0" w:space="0" w:color="auto"/>
          </w:divBdr>
        </w:div>
        <w:div w:id="786124317">
          <w:marLeft w:val="640"/>
          <w:marRight w:val="0"/>
          <w:marTop w:val="0"/>
          <w:marBottom w:val="0"/>
          <w:divBdr>
            <w:top w:val="none" w:sz="0" w:space="0" w:color="auto"/>
            <w:left w:val="none" w:sz="0" w:space="0" w:color="auto"/>
            <w:bottom w:val="none" w:sz="0" w:space="0" w:color="auto"/>
            <w:right w:val="none" w:sz="0" w:space="0" w:color="auto"/>
          </w:divBdr>
        </w:div>
        <w:div w:id="789710753">
          <w:marLeft w:val="640"/>
          <w:marRight w:val="0"/>
          <w:marTop w:val="0"/>
          <w:marBottom w:val="0"/>
          <w:divBdr>
            <w:top w:val="none" w:sz="0" w:space="0" w:color="auto"/>
            <w:left w:val="none" w:sz="0" w:space="0" w:color="auto"/>
            <w:bottom w:val="none" w:sz="0" w:space="0" w:color="auto"/>
            <w:right w:val="none" w:sz="0" w:space="0" w:color="auto"/>
          </w:divBdr>
        </w:div>
        <w:div w:id="824054705">
          <w:marLeft w:val="640"/>
          <w:marRight w:val="0"/>
          <w:marTop w:val="0"/>
          <w:marBottom w:val="0"/>
          <w:divBdr>
            <w:top w:val="none" w:sz="0" w:space="0" w:color="auto"/>
            <w:left w:val="none" w:sz="0" w:space="0" w:color="auto"/>
            <w:bottom w:val="none" w:sz="0" w:space="0" w:color="auto"/>
            <w:right w:val="none" w:sz="0" w:space="0" w:color="auto"/>
          </w:divBdr>
        </w:div>
        <w:div w:id="883757025">
          <w:marLeft w:val="640"/>
          <w:marRight w:val="0"/>
          <w:marTop w:val="0"/>
          <w:marBottom w:val="0"/>
          <w:divBdr>
            <w:top w:val="none" w:sz="0" w:space="0" w:color="auto"/>
            <w:left w:val="none" w:sz="0" w:space="0" w:color="auto"/>
            <w:bottom w:val="none" w:sz="0" w:space="0" w:color="auto"/>
            <w:right w:val="none" w:sz="0" w:space="0" w:color="auto"/>
          </w:divBdr>
        </w:div>
        <w:div w:id="960500594">
          <w:marLeft w:val="640"/>
          <w:marRight w:val="0"/>
          <w:marTop w:val="0"/>
          <w:marBottom w:val="0"/>
          <w:divBdr>
            <w:top w:val="none" w:sz="0" w:space="0" w:color="auto"/>
            <w:left w:val="none" w:sz="0" w:space="0" w:color="auto"/>
            <w:bottom w:val="none" w:sz="0" w:space="0" w:color="auto"/>
            <w:right w:val="none" w:sz="0" w:space="0" w:color="auto"/>
          </w:divBdr>
        </w:div>
        <w:div w:id="962273844">
          <w:marLeft w:val="640"/>
          <w:marRight w:val="0"/>
          <w:marTop w:val="0"/>
          <w:marBottom w:val="0"/>
          <w:divBdr>
            <w:top w:val="none" w:sz="0" w:space="0" w:color="auto"/>
            <w:left w:val="none" w:sz="0" w:space="0" w:color="auto"/>
            <w:bottom w:val="none" w:sz="0" w:space="0" w:color="auto"/>
            <w:right w:val="none" w:sz="0" w:space="0" w:color="auto"/>
          </w:divBdr>
        </w:div>
        <w:div w:id="1012220907">
          <w:marLeft w:val="640"/>
          <w:marRight w:val="0"/>
          <w:marTop w:val="0"/>
          <w:marBottom w:val="0"/>
          <w:divBdr>
            <w:top w:val="none" w:sz="0" w:space="0" w:color="auto"/>
            <w:left w:val="none" w:sz="0" w:space="0" w:color="auto"/>
            <w:bottom w:val="none" w:sz="0" w:space="0" w:color="auto"/>
            <w:right w:val="none" w:sz="0" w:space="0" w:color="auto"/>
          </w:divBdr>
        </w:div>
        <w:div w:id="1018049086">
          <w:marLeft w:val="640"/>
          <w:marRight w:val="0"/>
          <w:marTop w:val="0"/>
          <w:marBottom w:val="0"/>
          <w:divBdr>
            <w:top w:val="none" w:sz="0" w:space="0" w:color="auto"/>
            <w:left w:val="none" w:sz="0" w:space="0" w:color="auto"/>
            <w:bottom w:val="none" w:sz="0" w:space="0" w:color="auto"/>
            <w:right w:val="none" w:sz="0" w:space="0" w:color="auto"/>
          </w:divBdr>
        </w:div>
        <w:div w:id="1023096742">
          <w:marLeft w:val="640"/>
          <w:marRight w:val="0"/>
          <w:marTop w:val="0"/>
          <w:marBottom w:val="0"/>
          <w:divBdr>
            <w:top w:val="none" w:sz="0" w:space="0" w:color="auto"/>
            <w:left w:val="none" w:sz="0" w:space="0" w:color="auto"/>
            <w:bottom w:val="none" w:sz="0" w:space="0" w:color="auto"/>
            <w:right w:val="none" w:sz="0" w:space="0" w:color="auto"/>
          </w:divBdr>
        </w:div>
        <w:div w:id="1033115593">
          <w:marLeft w:val="640"/>
          <w:marRight w:val="0"/>
          <w:marTop w:val="0"/>
          <w:marBottom w:val="0"/>
          <w:divBdr>
            <w:top w:val="none" w:sz="0" w:space="0" w:color="auto"/>
            <w:left w:val="none" w:sz="0" w:space="0" w:color="auto"/>
            <w:bottom w:val="none" w:sz="0" w:space="0" w:color="auto"/>
            <w:right w:val="none" w:sz="0" w:space="0" w:color="auto"/>
          </w:divBdr>
        </w:div>
        <w:div w:id="1092240541">
          <w:marLeft w:val="640"/>
          <w:marRight w:val="0"/>
          <w:marTop w:val="0"/>
          <w:marBottom w:val="0"/>
          <w:divBdr>
            <w:top w:val="none" w:sz="0" w:space="0" w:color="auto"/>
            <w:left w:val="none" w:sz="0" w:space="0" w:color="auto"/>
            <w:bottom w:val="none" w:sz="0" w:space="0" w:color="auto"/>
            <w:right w:val="none" w:sz="0" w:space="0" w:color="auto"/>
          </w:divBdr>
        </w:div>
        <w:div w:id="1182402226">
          <w:marLeft w:val="640"/>
          <w:marRight w:val="0"/>
          <w:marTop w:val="0"/>
          <w:marBottom w:val="0"/>
          <w:divBdr>
            <w:top w:val="none" w:sz="0" w:space="0" w:color="auto"/>
            <w:left w:val="none" w:sz="0" w:space="0" w:color="auto"/>
            <w:bottom w:val="none" w:sz="0" w:space="0" w:color="auto"/>
            <w:right w:val="none" w:sz="0" w:space="0" w:color="auto"/>
          </w:divBdr>
        </w:div>
        <w:div w:id="1201745768">
          <w:marLeft w:val="640"/>
          <w:marRight w:val="0"/>
          <w:marTop w:val="0"/>
          <w:marBottom w:val="0"/>
          <w:divBdr>
            <w:top w:val="none" w:sz="0" w:space="0" w:color="auto"/>
            <w:left w:val="none" w:sz="0" w:space="0" w:color="auto"/>
            <w:bottom w:val="none" w:sz="0" w:space="0" w:color="auto"/>
            <w:right w:val="none" w:sz="0" w:space="0" w:color="auto"/>
          </w:divBdr>
        </w:div>
        <w:div w:id="1229262615">
          <w:marLeft w:val="640"/>
          <w:marRight w:val="0"/>
          <w:marTop w:val="0"/>
          <w:marBottom w:val="0"/>
          <w:divBdr>
            <w:top w:val="none" w:sz="0" w:space="0" w:color="auto"/>
            <w:left w:val="none" w:sz="0" w:space="0" w:color="auto"/>
            <w:bottom w:val="none" w:sz="0" w:space="0" w:color="auto"/>
            <w:right w:val="none" w:sz="0" w:space="0" w:color="auto"/>
          </w:divBdr>
        </w:div>
        <w:div w:id="1249996467">
          <w:marLeft w:val="640"/>
          <w:marRight w:val="0"/>
          <w:marTop w:val="0"/>
          <w:marBottom w:val="0"/>
          <w:divBdr>
            <w:top w:val="none" w:sz="0" w:space="0" w:color="auto"/>
            <w:left w:val="none" w:sz="0" w:space="0" w:color="auto"/>
            <w:bottom w:val="none" w:sz="0" w:space="0" w:color="auto"/>
            <w:right w:val="none" w:sz="0" w:space="0" w:color="auto"/>
          </w:divBdr>
        </w:div>
        <w:div w:id="1293755464">
          <w:marLeft w:val="640"/>
          <w:marRight w:val="0"/>
          <w:marTop w:val="0"/>
          <w:marBottom w:val="0"/>
          <w:divBdr>
            <w:top w:val="none" w:sz="0" w:space="0" w:color="auto"/>
            <w:left w:val="none" w:sz="0" w:space="0" w:color="auto"/>
            <w:bottom w:val="none" w:sz="0" w:space="0" w:color="auto"/>
            <w:right w:val="none" w:sz="0" w:space="0" w:color="auto"/>
          </w:divBdr>
        </w:div>
        <w:div w:id="1295717334">
          <w:marLeft w:val="640"/>
          <w:marRight w:val="0"/>
          <w:marTop w:val="0"/>
          <w:marBottom w:val="0"/>
          <w:divBdr>
            <w:top w:val="none" w:sz="0" w:space="0" w:color="auto"/>
            <w:left w:val="none" w:sz="0" w:space="0" w:color="auto"/>
            <w:bottom w:val="none" w:sz="0" w:space="0" w:color="auto"/>
            <w:right w:val="none" w:sz="0" w:space="0" w:color="auto"/>
          </w:divBdr>
        </w:div>
        <w:div w:id="1322810379">
          <w:marLeft w:val="640"/>
          <w:marRight w:val="0"/>
          <w:marTop w:val="0"/>
          <w:marBottom w:val="0"/>
          <w:divBdr>
            <w:top w:val="none" w:sz="0" w:space="0" w:color="auto"/>
            <w:left w:val="none" w:sz="0" w:space="0" w:color="auto"/>
            <w:bottom w:val="none" w:sz="0" w:space="0" w:color="auto"/>
            <w:right w:val="none" w:sz="0" w:space="0" w:color="auto"/>
          </w:divBdr>
        </w:div>
        <w:div w:id="1547061211">
          <w:marLeft w:val="640"/>
          <w:marRight w:val="0"/>
          <w:marTop w:val="0"/>
          <w:marBottom w:val="0"/>
          <w:divBdr>
            <w:top w:val="none" w:sz="0" w:space="0" w:color="auto"/>
            <w:left w:val="none" w:sz="0" w:space="0" w:color="auto"/>
            <w:bottom w:val="none" w:sz="0" w:space="0" w:color="auto"/>
            <w:right w:val="none" w:sz="0" w:space="0" w:color="auto"/>
          </w:divBdr>
        </w:div>
        <w:div w:id="1621110593">
          <w:marLeft w:val="640"/>
          <w:marRight w:val="0"/>
          <w:marTop w:val="0"/>
          <w:marBottom w:val="0"/>
          <w:divBdr>
            <w:top w:val="none" w:sz="0" w:space="0" w:color="auto"/>
            <w:left w:val="none" w:sz="0" w:space="0" w:color="auto"/>
            <w:bottom w:val="none" w:sz="0" w:space="0" w:color="auto"/>
            <w:right w:val="none" w:sz="0" w:space="0" w:color="auto"/>
          </w:divBdr>
        </w:div>
        <w:div w:id="1631665678">
          <w:marLeft w:val="640"/>
          <w:marRight w:val="0"/>
          <w:marTop w:val="0"/>
          <w:marBottom w:val="0"/>
          <w:divBdr>
            <w:top w:val="none" w:sz="0" w:space="0" w:color="auto"/>
            <w:left w:val="none" w:sz="0" w:space="0" w:color="auto"/>
            <w:bottom w:val="none" w:sz="0" w:space="0" w:color="auto"/>
            <w:right w:val="none" w:sz="0" w:space="0" w:color="auto"/>
          </w:divBdr>
        </w:div>
        <w:div w:id="1742218400">
          <w:marLeft w:val="640"/>
          <w:marRight w:val="0"/>
          <w:marTop w:val="0"/>
          <w:marBottom w:val="0"/>
          <w:divBdr>
            <w:top w:val="none" w:sz="0" w:space="0" w:color="auto"/>
            <w:left w:val="none" w:sz="0" w:space="0" w:color="auto"/>
            <w:bottom w:val="none" w:sz="0" w:space="0" w:color="auto"/>
            <w:right w:val="none" w:sz="0" w:space="0" w:color="auto"/>
          </w:divBdr>
        </w:div>
        <w:div w:id="1772776868">
          <w:marLeft w:val="640"/>
          <w:marRight w:val="0"/>
          <w:marTop w:val="0"/>
          <w:marBottom w:val="0"/>
          <w:divBdr>
            <w:top w:val="none" w:sz="0" w:space="0" w:color="auto"/>
            <w:left w:val="none" w:sz="0" w:space="0" w:color="auto"/>
            <w:bottom w:val="none" w:sz="0" w:space="0" w:color="auto"/>
            <w:right w:val="none" w:sz="0" w:space="0" w:color="auto"/>
          </w:divBdr>
        </w:div>
        <w:div w:id="1806120556">
          <w:marLeft w:val="640"/>
          <w:marRight w:val="0"/>
          <w:marTop w:val="0"/>
          <w:marBottom w:val="0"/>
          <w:divBdr>
            <w:top w:val="none" w:sz="0" w:space="0" w:color="auto"/>
            <w:left w:val="none" w:sz="0" w:space="0" w:color="auto"/>
            <w:bottom w:val="none" w:sz="0" w:space="0" w:color="auto"/>
            <w:right w:val="none" w:sz="0" w:space="0" w:color="auto"/>
          </w:divBdr>
        </w:div>
        <w:div w:id="1819228268">
          <w:marLeft w:val="640"/>
          <w:marRight w:val="0"/>
          <w:marTop w:val="0"/>
          <w:marBottom w:val="0"/>
          <w:divBdr>
            <w:top w:val="none" w:sz="0" w:space="0" w:color="auto"/>
            <w:left w:val="none" w:sz="0" w:space="0" w:color="auto"/>
            <w:bottom w:val="none" w:sz="0" w:space="0" w:color="auto"/>
            <w:right w:val="none" w:sz="0" w:space="0" w:color="auto"/>
          </w:divBdr>
        </w:div>
        <w:div w:id="1820029459">
          <w:marLeft w:val="640"/>
          <w:marRight w:val="0"/>
          <w:marTop w:val="0"/>
          <w:marBottom w:val="0"/>
          <w:divBdr>
            <w:top w:val="none" w:sz="0" w:space="0" w:color="auto"/>
            <w:left w:val="none" w:sz="0" w:space="0" w:color="auto"/>
            <w:bottom w:val="none" w:sz="0" w:space="0" w:color="auto"/>
            <w:right w:val="none" w:sz="0" w:space="0" w:color="auto"/>
          </w:divBdr>
        </w:div>
        <w:div w:id="1822648571">
          <w:marLeft w:val="640"/>
          <w:marRight w:val="0"/>
          <w:marTop w:val="0"/>
          <w:marBottom w:val="0"/>
          <w:divBdr>
            <w:top w:val="none" w:sz="0" w:space="0" w:color="auto"/>
            <w:left w:val="none" w:sz="0" w:space="0" w:color="auto"/>
            <w:bottom w:val="none" w:sz="0" w:space="0" w:color="auto"/>
            <w:right w:val="none" w:sz="0" w:space="0" w:color="auto"/>
          </w:divBdr>
        </w:div>
        <w:div w:id="1848211141">
          <w:marLeft w:val="640"/>
          <w:marRight w:val="0"/>
          <w:marTop w:val="0"/>
          <w:marBottom w:val="0"/>
          <w:divBdr>
            <w:top w:val="none" w:sz="0" w:space="0" w:color="auto"/>
            <w:left w:val="none" w:sz="0" w:space="0" w:color="auto"/>
            <w:bottom w:val="none" w:sz="0" w:space="0" w:color="auto"/>
            <w:right w:val="none" w:sz="0" w:space="0" w:color="auto"/>
          </w:divBdr>
        </w:div>
        <w:div w:id="1875730108">
          <w:marLeft w:val="640"/>
          <w:marRight w:val="0"/>
          <w:marTop w:val="0"/>
          <w:marBottom w:val="0"/>
          <w:divBdr>
            <w:top w:val="none" w:sz="0" w:space="0" w:color="auto"/>
            <w:left w:val="none" w:sz="0" w:space="0" w:color="auto"/>
            <w:bottom w:val="none" w:sz="0" w:space="0" w:color="auto"/>
            <w:right w:val="none" w:sz="0" w:space="0" w:color="auto"/>
          </w:divBdr>
        </w:div>
        <w:div w:id="1911889766">
          <w:marLeft w:val="640"/>
          <w:marRight w:val="0"/>
          <w:marTop w:val="0"/>
          <w:marBottom w:val="0"/>
          <w:divBdr>
            <w:top w:val="none" w:sz="0" w:space="0" w:color="auto"/>
            <w:left w:val="none" w:sz="0" w:space="0" w:color="auto"/>
            <w:bottom w:val="none" w:sz="0" w:space="0" w:color="auto"/>
            <w:right w:val="none" w:sz="0" w:space="0" w:color="auto"/>
          </w:divBdr>
        </w:div>
        <w:div w:id="1917589757">
          <w:marLeft w:val="640"/>
          <w:marRight w:val="0"/>
          <w:marTop w:val="0"/>
          <w:marBottom w:val="0"/>
          <w:divBdr>
            <w:top w:val="none" w:sz="0" w:space="0" w:color="auto"/>
            <w:left w:val="none" w:sz="0" w:space="0" w:color="auto"/>
            <w:bottom w:val="none" w:sz="0" w:space="0" w:color="auto"/>
            <w:right w:val="none" w:sz="0" w:space="0" w:color="auto"/>
          </w:divBdr>
        </w:div>
        <w:div w:id="1923491698">
          <w:marLeft w:val="640"/>
          <w:marRight w:val="0"/>
          <w:marTop w:val="0"/>
          <w:marBottom w:val="0"/>
          <w:divBdr>
            <w:top w:val="none" w:sz="0" w:space="0" w:color="auto"/>
            <w:left w:val="none" w:sz="0" w:space="0" w:color="auto"/>
            <w:bottom w:val="none" w:sz="0" w:space="0" w:color="auto"/>
            <w:right w:val="none" w:sz="0" w:space="0" w:color="auto"/>
          </w:divBdr>
        </w:div>
        <w:div w:id="2040007439">
          <w:marLeft w:val="640"/>
          <w:marRight w:val="0"/>
          <w:marTop w:val="0"/>
          <w:marBottom w:val="0"/>
          <w:divBdr>
            <w:top w:val="none" w:sz="0" w:space="0" w:color="auto"/>
            <w:left w:val="none" w:sz="0" w:space="0" w:color="auto"/>
            <w:bottom w:val="none" w:sz="0" w:space="0" w:color="auto"/>
            <w:right w:val="none" w:sz="0" w:space="0" w:color="auto"/>
          </w:divBdr>
        </w:div>
        <w:div w:id="2042897591">
          <w:marLeft w:val="640"/>
          <w:marRight w:val="0"/>
          <w:marTop w:val="0"/>
          <w:marBottom w:val="0"/>
          <w:divBdr>
            <w:top w:val="none" w:sz="0" w:space="0" w:color="auto"/>
            <w:left w:val="none" w:sz="0" w:space="0" w:color="auto"/>
            <w:bottom w:val="none" w:sz="0" w:space="0" w:color="auto"/>
            <w:right w:val="none" w:sz="0" w:space="0" w:color="auto"/>
          </w:divBdr>
        </w:div>
        <w:div w:id="2069299884">
          <w:marLeft w:val="640"/>
          <w:marRight w:val="0"/>
          <w:marTop w:val="0"/>
          <w:marBottom w:val="0"/>
          <w:divBdr>
            <w:top w:val="none" w:sz="0" w:space="0" w:color="auto"/>
            <w:left w:val="none" w:sz="0" w:space="0" w:color="auto"/>
            <w:bottom w:val="none" w:sz="0" w:space="0" w:color="auto"/>
            <w:right w:val="none" w:sz="0" w:space="0" w:color="auto"/>
          </w:divBdr>
        </w:div>
      </w:divsChild>
    </w:div>
    <w:div w:id="514344154">
      <w:bodyDiv w:val="1"/>
      <w:marLeft w:val="0"/>
      <w:marRight w:val="0"/>
      <w:marTop w:val="0"/>
      <w:marBottom w:val="0"/>
      <w:divBdr>
        <w:top w:val="none" w:sz="0" w:space="0" w:color="auto"/>
        <w:left w:val="none" w:sz="0" w:space="0" w:color="auto"/>
        <w:bottom w:val="none" w:sz="0" w:space="0" w:color="auto"/>
        <w:right w:val="none" w:sz="0" w:space="0" w:color="auto"/>
      </w:divBdr>
      <w:divsChild>
        <w:div w:id="3670181">
          <w:marLeft w:val="640"/>
          <w:marRight w:val="0"/>
          <w:marTop w:val="0"/>
          <w:marBottom w:val="0"/>
          <w:divBdr>
            <w:top w:val="none" w:sz="0" w:space="0" w:color="auto"/>
            <w:left w:val="none" w:sz="0" w:space="0" w:color="auto"/>
            <w:bottom w:val="none" w:sz="0" w:space="0" w:color="auto"/>
            <w:right w:val="none" w:sz="0" w:space="0" w:color="auto"/>
          </w:divBdr>
        </w:div>
        <w:div w:id="137457042">
          <w:marLeft w:val="640"/>
          <w:marRight w:val="0"/>
          <w:marTop w:val="0"/>
          <w:marBottom w:val="0"/>
          <w:divBdr>
            <w:top w:val="none" w:sz="0" w:space="0" w:color="auto"/>
            <w:left w:val="none" w:sz="0" w:space="0" w:color="auto"/>
            <w:bottom w:val="none" w:sz="0" w:space="0" w:color="auto"/>
            <w:right w:val="none" w:sz="0" w:space="0" w:color="auto"/>
          </w:divBdr>
        </w:div>
        <w:div w:id="248925601">
          <w:marLeft w:val="640"/>
          <w:marRight w:val="0"/>
          <w:marTop w:val="0"/>
          <w:marBottom w:val="0"/>
          <w:divBdr>
            <w:top w:val="none" w:sz="0" w:space="0" w:color="auto"/>
            <w:left w:val="none" w:sz="0" w:space="0" w:color="auto"/>
            <w:bottom w:val="none" w:sz="0" w:space="0" w:color="auto"/>
            <w:right w:val="none" w:sz="0" w:space="0" w:color="auto"/>
          </w:divBdr>
        </w:div>
        <w:div w:id="505049738">
          <w:marLeft w:val="640"/>
          <w:marRight w:val="0"/>
          <w:marTop w:val="0"/>
          <w:marBottom w:val="0"/>
          <w:divBdr>
            <w:top w:val="none" w:sz="0" w:space="0" w:color="auto"/>
            <w:left w:val="none" w:sz="0" w:space="0" w:color="auto"/>
            <w:bottom w:val="none" w:sz="0" w:space="0" w:color="auto"/>
            <w:right w:val="none" w:sz="0" w:space="0" w:color="auto"/>
          </w:divBdr>
        </w:div>
        <w:div w:id="535777214">
          <w:marLeft w:val="640"/>
          <w:marRight w:val="0"/>
          <w:marTop w:val="0"/>
          <w:marBottom w:val="0"/>
          <w:divBdr>
            <w:top w:val="none" w:sz="0" w:space="0" w:color="auto"/>
            <w:left w:val="none" w:sz="0" w:space="0" w:color="auto"/>
            <w:bottom w:val="none" w:sz="0" w:space="0" w:color="auto"/>
            <w:right w:val="none" w:sz="0" w:space="0" w:color="auto"/>
          </w:divBdr>
        </w:div>
        <w:div w:id="614679857">
          <w:marLeft w:val="640"/>
          <w:marRight w:val="0"/>
          <w:marTop w:val="0"/>
          <w:marBottom w:val="0"/>
          <w:divBdr>
            <w:top w:val="none" w:sz="0" w:space="0" w:color="auto"/>
            <w:left w:val="none" w:sz="0" w:space="0" w:color="auto"/>
            <w:bottom w:val="none" w:sz="0" w:space="0" w:color="auto"/>
            <w:right w:val="none" w:sz="0" w:space="0" w:color="auto"/>
          </w:divBdr>
        </w:div>
        <w:div w:id="650253398">
          <w:marLeft w:val="640"/>
          <w:marRight w:val="0"/>
          <w:marTop w:val="0"/>
          <w:marBottom w:val="0"/>
          <w:divBdr>
            <w:top w:val="none" w:sz="0" w:space="0" w:color="auto"/>
            <w:left w:val="none" w:sz="0" w:space="0" w:color="auto"/>
            <w:bottom w:val="none" w:sz="0" w:space="0" w:color="auto"/>
            <w:right w:val="none" w:sz="0" w:space="0" w:color="auto"/>
          </w:divBdr>
        </w:div>
        <w:div w:id="691220948">
          <w:marLeft w:val="640"/>
          <w:marRight w:val="0"/>
          <w:marTop w:val="0"/>
          <w:marBottom w:val="0"/>
          <w:divBdr>
            <w:top w:val="none" w:sz="0" w:space="0" w:color="auto"/>
            <w:left w:val="none" w:sz="0" w:space="0" w:color="auto"/>
            <w:bottom w:val="none" w:sz="0" w:space="0" w:color="auto"/>
            <w:right w:val="none" w:sz="0" w:space="0" w:color="auto"/>
          </w:divBdr>
        </w:div>
        <w:div w:id="734819022">
          <w:marLeft w:val="640"/>
          <w:marRight w:val="0"/>
          <w:marTop w:val="0"/>
          <w:marBottom w:val="0"/>
          <w:divBdr>
            <w:top w:val="none" w:sz="0" w:space="0" w:color="auto"/>
            <w:left w:val="none" w:sz="0" w:space="0" w:color="auto"/>
            <w:bottom w:val="none" w:sz="0" w:space="0" w:color="auto"/>
            <w:right w:val="none" w:sz="0" w:space="0" w:color="auto"/>
          </w:divBdr>
        </w:div>
        <w:div w:id="872232303">
          <w:marLeft w:val="640"/>
          <w:marRight w:val="0"/>
          <w:marTop w:val="0"/>
          <w:marBottom w:val="0"/>
          <w:divBdr>
            <w:top w:val="none" w:sz="0" w:space="0" w:color="auto"/>
            <w:left w:val="none" w:sz="0" w:space="0" w:color="auto"/>
            <w:bottom w:val="none" w:sz="0" w:space="0" w:color="auto"/>
            <w:right w:val="none" w:sz="0" w:space="0" w:color="auto"/>
          </w:divBdr>
        </w:div>
        <w:div w:id="879782951">
          <w:marLeft w:val="640"/>
          <w:marRight w:val="0"/>
          <w:marTop w:val="0"/>
          <w:marBottom w:val="0"/>
          <w:divBdr>
            <w:top w:val="none" w:sz="0" w:space="0" w:color="auto"/>
            <w:left w:val="none" w:sz="0" w:space="0" w:color="auto"/>
            <w:bottom w:val="none" w:sz="0" w:space="0" w:color="auto"/>
            <w:right w:val="none" w:sz="0" w:space="0" w:color="auto"/>
          </w:divBdr>
        </w:div>
        <w:div w:id="920481209">
          <w:marLeft w:val="640"/>
          <w:marRight w:val="0"/>
          <w:marTop w:val="0"/>
          <w:marBottom w:val="0"/>
          <w:divBdr>
            <w:top w:val="none" w:sz="0" w:space="0" w:color="auto"/>
            <w:left w:val="none" w:sz="0" w:space="0" w:color="auto"/>
            <w:bottom w:val="none" w:sz="0" w:space="0" w:color="auto"/>
            <w:right w:val="none" w:sz="0" w:space="0" w:color="auto"/>
          </w:divBdr>
        </w:div>
        <w:div w:id="937327373">
          <w:marLeft w:val="640"/>
          <w:marRight w:val="0"/>
          <w:marTop w:val="0"/>
          <w:marBottom w:val="0"/>
          <w:divBdr>
            <w:top w:val="none" w:sz="0" w:space="0" w:color="auto"/>
            <w:left w:val="none" w:sz="0" w:space="0" w:color="auto"/>
            <w:bottom w:val="none" w:sz="0" w:space="0" w:color="auto"/>
            <w:right w:val="none" w:sz="0" w:space="0" w:color="auto"/>
          </w:divBdr>
        </w:div>
        <w:div w:id="963655872">
          <w:marLeft w:val="640"/>
          <w:marRight w:val="0"/>
          <w:marTop w:val="0"/>
          <w:marBottom w:val="0"/>
          <w:divBdr>
            <w:top w:val="none" w:sz="0" w:space="0" w:color="auto"/>
            <w:left w:val="none" w:sz="0" w:space="0" w:color="auto"/>
            <w:bottom w:val="none" w:sz="0" w:space="0" w:color="auto"/>
            <w:right w:val="none" w:sz="0" w:space="0" w:color="auto"/>
          </w:divBdr>
        </w:div>
        <w:div w:id="1042751653">
          <w:marLeft w:val="640"/>
          <w:marRight w:val="0"/>
          <w:marTop w:val="0"/>
          <w:marBottom w:val="0"/>
          <w:divBdr>
            <w:top w:val="none" w:sz="0" w:space="0" w:color="auto"/>
            <w:left w:val="none" w:sz="0" w:space="0" w:color="auto"/>
            <w:bottom w:val="none" w:sz="0" w:space="0" w:color="auto"/>
            <w:right w:val="none" w:sz="0" w:space="0" w:color="auto"/>
          </w:divBdr>
        </w:div>
        <w:div w:id="1094284100">
          <w:marLeft w:val="640"/>
          <w:marRight w:val="0"/>
          <w:marTop w:val="0"/>
          <w:marBottom w:val="0"/>
          <w:divBdr>
            <w:top w:val="none" w:sz="0" w:space="0" w:color="auto"/>
            <w:left w:val="none" w:sz="0" w:space="0" w:color="auto"/>
            <w:bottom w:val="none" w:sz="0" w:space="0" w:color="auto"/>
            <w:right w:val="none" w:sz="0" w:space="0" w:color="auto"/>
          </w:divBdr>
        </w:div>
        <w:div w:id="1135102057">
          <w:marLeft w:val="640"/>
          <w:marRight w:val="0"/>
          <w:marTop w:val="0"/>
          <w:marBottom w:val="0"/>
          <w:divBdr>
            <w:top w:val="none" w:sz="0" w:space="0" w:color="auto"/>
            <w:left w:val="none" w:sz="0" w:space="0" w:color="auto"/>
            <w:bottom w:val="none" w:sz="0" w:space="0" w:color="auto"/>
            <w:right w:val="none" w:sz="0" w:space="0" w:color="auto"/>
          </w:divBdr>
        </w:div>
        <w:div w:id="1139766161">
          <w:marLeft w:val="640"/>
          <w:marRight w:val="0"/>
          <w:marTop w:val="0"/>
          <w:marBottom w:val="0"/>
          <w:divBdr>
            <w:top w:val="none" w:sz="0" w:space="0" w:color="auto"/>
            <w:left w:val="none" w:sz="0" w:space="0" w:color="auto"/>
            <w:bottom w:val="none" w:sz="0" w:space="0" w:color="auto"/>
            <w:right w:val="none" w:sz="0" w:space="0" w:color="auto"/>
          </w:divBdr>
        </w:div>
        <w:div w:id="1144783646">
          <w:marLeft w:val="640"/>
          <w:marRight w:val="0"/>
          <w:marTop w:val="0"/>
          <w:marBottom w:val="0"/>
          <w:divBdr>
            <w:top w:val="none" w:sz="0" w:space="0" w:color="auto"/>
            <w:left w:val="none" w:sz="0" w:space="0" w:color="auto"/>
            <w:bottom w:val="none" w:sz="0" w:space="0" w:color="auto"/>
            <w:right w:val="none" w:sz="0" w:space="0" w:color="auto"/>
          </w:divBdr>
        </w:div>
        <w:div w:id="1144811884">
          <w:marLeft w:val="640"/>
          <w:marRight w:val="0"/>
          <w:marTop w:val="0"/>
          <w:marBottom w:val="0"/>
          <w:divBdr>
            <w:top w:val="none" w:sz="0" w:space="0" w:color="auto"/>
            <w:left w:val="none" w:sz="0" w:space="0" w:color="auto"/>
            <w:bottom w:val="none" w:sz="0" w:space="0" w:color="auto"/>
            <w:right w:val="none" w:sz="0" w:space="0" w:color="auto"/>
          </w:divBdr>
        </w:div>
        <w:div w:id="1167789879">
          <w:marLeft w:val="640"/>
          <w:marRight w:val="0"/>
          <w:marTop w:val="0"/>
          <w:marBottom w:val="0"/>
          <w:divBdr>
            <w:top w:val="none" w:sz="0" w:space="0" w:color="auto"/>
            <w:left w:val="none" w:sz="0" w:space="0" w:color="auto"/>
            <w:bottom w:val="none" w:sz="0" w:space="0" w:color="auto"/>
            <w:right w:val="none" w:sz="0" w:space="0" w:color="auto"/>
          </w:divBdr>
        </w:div>
        <w:div w:id="1321235217">
          <w:marLeft w:val="640"/>
          <w:marRight w:val="0"/>
          <w:marTop w:val="0"/>
          <w:marBottom w:val="0"/>
          <w:divBdr>
            <w:top w:val="none" w:sz="0" w:space="0" w:color="auto"/>
            <w:left w:val="none" w:sz="0" w:space="0" w:color="auto"/>
            <w:bottom w:val="none" w:sz="0" w:space="0" w:color="auto"/>
            <w:right w:val="none" w:sz="0" w:space="0" w:color="auto"/>
          </w:divBdr>
        </w:div>
        <w:div w:id="1324358499">
          <w:marLeft w:val="640"/>
          <w:marRight w:val="0"/>
          <w:marTop w:val="0"/>
          <w:marBottom w:val="0"/>
          <w:divBdr>
            <w:top w:val="none" w:sz="0" w:space="0" w:color="auto"/>
            <w:left w:val="none" w:sz="0" w:space="0" w:color="auto"/>
            <w:bottom w:val="none" w:sz="0" w:space="0" w:color="auto"/>
            <w:right w:val="none" w:sz="0" w:space="0" w:color="auto"/>
          </w:divBdr>
        </w:div>
        <w:div w:id="1324702892">
          <w:marLeft w:val="640"/>
          <w:marRight w:val="0"/>
          <w:marTop w:val="0"/>
          <w:marBottom w:val="0"/>
          <w:divBdr>
            <w:top w:val="none" w:sz="0" w:space="0" w:color="auto"/>
            <w:left w:val="none" w:sz="0" w:space="0" w:color="auto"/>
            <w:bottom w:val="none" w:sz="0" w:space="0" w:color="auto"/>
            <w:right w:val="none" w:sz="0" w:space="0" w:color="auto"/>
          </w:divBdr>
        </w:div>
        <w:div w:id="1331330698">
          <w:marLeft w:val="640"/>
          <w:marRight w:val="0"/>
          <w:marTop w:val="0"/>
          <w:marBottom w:val="0"/>
          <w:divBdr>
            <w:top w:val="none" w:sz="0" w:space="0" w:color="auto"/>
            <w:left w:val="none" w:sz="0" w:space="0" w:color="auto"/>
            <w:bottom w:val="none" w:sz="0" w:space="0" w:color="auto"/>
            <w:right w:val="none" w:sz="0" w:space="0" w:color="auto"/>
          </w:divBdr>
        </w:div>
        <w:div w:id="1350567506">
          <w:marLeft w:val="640"/>
          <w:marRight w:val="0"/>
          <w:marTop w:val="0"/>
          <w:marBottom w:val="0"/>
          <w:divBdr>
            <w:top w:val="none" w:sz="0" w:space="0" w:color="auto"/>
            <w:left w:val="none" w:sz="0" w:space="0" w:color="auto"/>
            <w:bottom w:val="none" w:sz="0" w:space="0" w:color="auto"/>
            <w:right w:val="none" w:sz="0" w:space="0" w:color="auto"/>
          </w:divBdr>
        </w:div>
        <w:div w:id="1382485421">
          <w:marLeft w:val="640"/>
          <w:marRight w:val="0"/>
          <w:marTop w:val="0"/>
          <w:marBottom w:val="0"/>
          <w:divBdr>
            <w:top w:val="none" w:sz="0" w:space="0" w:color="auto"/>
            <w:left w:val="none" w:sz="0" w:space="0" w:color="auto"/>
            <w:bottom w:val="none" w:sz="0" w:space="0" w:color="auto"/>
            <w:right w:val="none" w:sz="0" w:space="0" w:color="auto"/>
          </w:divBdr>
        </w:div>
        <w:div w:id="1411005569">
          <w:marLeft w:val="640"/>
          <w:marRight w:val="0"/>
          <w:marTop w:val="0"/>
          <w:marBottom w:val="0"/>
          <w:divBdr>
            <w:top w:val="none" w:sz="0" w:space="0" w:color="auto"/>
            <w:left w:val="none" w:sz="0" w:space="0" w:color="auto"/>
            <w:bottom w:val="none" w:sz="0" w:space="0" w:color="auto"/>
            <w:right w:val="none" w:sz="0" w:space="0" w:color="auto"/>
          </w:divBdr>
        </w:div>
        <w:div w:id="1439332494">
          <w:marLeft w:val="640"/>
          <w:marRight w:val="0"/>
          <w:marTop w:val="0"/>
          <w:marBottom w:val="0"/>
          <w:divBdr>
            <w:top w:val="none" w:sz="0" w:space="0" w:color="auto"/>
            <w:left w:val="none" w:sz="0" w:space="0" w:color="auto"/>
            <w:bottom w:val="none" w:sz="0" w:space="0" w:color="auto"/>
            <w:right w:val="none" w:sz="0" w:space="0" w:color="auto"/>
          </w:divBdr>
        </w:div>
        <w:div w:id="1447508391">
          <w:marLeft w:val="640"/>
          <w:marRight w:val="0"/>
          <w:marTop w:val="0"/>
          <w:marBottom w:val="0"/>
          <w:divBdr>
            <w:top w:val="none" w:sz="0" w:space="0" w:color="auto"/>
            <w:left w:val="none" w:sz="0" w:space="0" w:color="auto"/>
            <w:bottom w:val="none" w:sz="0" w:space="0" w:color="auto"/>
            <w:right w:val="none" w:sz="0" w:space="0" w:color="auto"/>
          </w:divBdr>
        </w:div>
        <w:div w:id="1479152809">
          <w:marLeft w:val="640"/>
          <w:marRight w:val="0"/>
          <w:marTop w:val="0"/>
          <w:marBottom w:val="0"/>
          <w:divBdr>
            <w:top w:val="none" w:sz="0" w:space="0" w:color="auto"/>
            <w:left w:val="none" w:sz="0" w:space="0" w:color="auto"/>
            <w:bottom w:val="none" w:sz="0" w:space="0" w:color="auto"/>
            <w:right w:val="none" w:sz="0" w:space="0" w:color="auto"/>
          </w:divBdr>
        </w:div>
        <w:div w:id="1537741145">
          <w:marLeft w:val="640"/>
          <w:marRight w:val="0"/>
          <w:marTop w:val="0"/>
          <w:marBottom w:val="0"/>
          <w:divBdr>
            <w:top w:val="none" w:sz="0" w:space="0" w:color="auto"/>
            <w:left w:val="none" w:sz="0" w:space="0" w:color="auto"/>
            <w:bottom w:val="none" w:sz="0" w:space="0" w:color="auto"/>
            <w:right w:val="none" w:sz="0" w:space="0" w:color="auto"/>
          </w:divBdr>
        </w:div>
        <w:div w:id="1568229440">
          <w:marLeft w:val="640"/>
          <w:marRight w:val="0"/>
          <w:marTop w:val="0"/>
          <w:marBottom w:val="0"/>
          <w:divBdr>
            <w:top w:val="none" w:sz="0" w:space="0" w:color="auto"/>
            <w:left w:val="none" w:sz="0" w:space="0" w:color="auto"/>
            <w:bottom w:val="none" w:sz="0" w:space="0" w:color="auto"/>
            <w:right w:val="none" w:sz="0" w:space="0" w:color="auto"/>
          </w:divBdr>
        </w:div>
        <w:div w:id="1602300514">
          <w:marLeft w:val="640"/>
          <w:marRight w:val="0"/>
          <w:marTop w:val="0"/>
          <w:marBottom w:val="0"/>
          <w:divBdr>
            <w:top w:val="none" w:sz="0" w:space="0" w:color="auto"/>
            <w:left w:val="none" w:sz="0" w:space="0" w:color="auto"/>
            <w:bottom w:val="none" w:sz="0" w:space="0" w:color="auto"/>
            <w:right w:val="none" w:sz="0" w:space="0" w:color="auto"/>
          </w:divBdr>
        </w:div>
        <w:div w:id="1628926828">
          <w:marLeft w:val="640"/>
          <w:marRight w:val="0"/>
          <w:marTop w:val="0"/>
          <w:marBottom w:val="0"/>
          <w:divBdr>
            <w:top w:val="none" w:sz="0" w:space="0" w:color="auto"/>
            <w:left w:val="none" w:sz="0" w:space="0" w:color="auto"/>
            <w:bottom w:val="none" w:sz="0" w:space="0" w:color="auto"/>
            <w:right w:val="none" w:sz="0" w:space="0" w:color="auto"/>
          </w:divBdr>
        </w:div>
        <w:div w:id="1732464218">
          <w:marLeft w:val="640"/>
          <w:marRight w:val="0"/>
          <w:marTop w:val="0"/>
          <w:marBottom w:val="0"/>
          <w:divBdr>
            <w:top w:val="none" w:sz="0" w:space="0" w:color="auto"/>
            <w:left w:val="none" w:sz="0" w:space="0" w:color="auto"/>
            <w:bottom w:val="none" w:sz="0" w:space="0" w:color="auto"/>
            <w:right w:val="none" w:sz="0" w:space="0" w:color="auto"/>
          </w:divBdr>
        </w:div>
        <w:div w:id="1761291195">
          <w:marLeft w:val="640"/>
          <w:marRight w:val="0"/>
          <w:marTop w:val="0"/>
          <w:marBottom w:val="0"/>
          <w:divBdr>
            <w:top w:val="none" w:sz="0" w:space="0" w:color="auto"/>
            <w:left w:val="none" w:sz="0" w:space="0" w:color="auto"/>
            <w:bottom w:val="none" w:sz="0" w:space="0" w:color="auto"/>
            <w:right w:val="none" w:sz="0" w:space="0" w:color="auto"/>
          </w:divBdr>
        </w:div>
        <w:div w:id="1790390011">
          <w:marLeft w:val="640"/>
          <w:marRight w:val="0"/>
          <w:marTop w:val="0"/>
          <w:marBottom w:val="0"/>
          <w:divBdr>
            <w:top w:val="none" w:sz="0" w:space="0" w:color="auto"/>
            <w:left w:val="none" w:sz="0" w:space="0" w:color="auto"/>
            <w:bottom w:val="none" w:sz="0" w:space="0" w:color="auto"/>
            <w:right w:val="none" w:sz="0" w:space="0" w:color="auto"/>
          </w:divBdr>
        </w:div>
        <w:div w:id="1815289128">
          <w:marLeft w:val="640"/>
          <w:marRight w:val="0"/>
          <w:marTop w:val="0"/>
          <w:marBottom w:val="0"/>
          <w:divBdr>
            <w:top w:val="none" w:sz="0" w:space="0" w:color="auto"/>
            <w:left w:val="none" w:sz="0" w:space="0" w:color="auto"/>
            <w:bottom w:val="none" w:sz="0" w:space="0" w:color="auto"/>
            <w:right w:val="none" w:sz="0" w:space="0" w:color="auto"/>
          </w:divBdr>
        </w:div>
        <w:div w:id="1816142789">
          <w:marLeft w:val="640"/>
          <w:marRight w:val="0"/>
          <w:marTop w:val="0"/>
          <w:marBottom w:val="0"/>
          <w:divBdr>
            <w:top w:val="none" w:sz="0" w:space="0" w:color="auto"/>
            <w:left w:val="none" w:sz="0" w:space="0" w:color="auto"/>
            <w:bottom w:val="none" w:sz="0" w:space="0" w:color="auto"/>
            <w:right w:val="none" w:sz="0" w:space="0" w:color="auto"/>
          </w:divBdr>
        </w:div>
        <w:div w:id="1981767865">
          <w:marLeft w:val="640"/>
          <w:marRight w:val="0"/>
          <w:marTop w:val="0"/>
          <w:marBottom w:val="0"/>
          <w:divBdr>
            <w:top w:val="none" w:sz="0" w:space="0" w:color="auto"/>
            <w:left w:val="none" w:sz="0" w:space="0" w:color="auto"/>
            <w:bottom w:val="none" w:sz="0" w:space="0" w:color="auto"/>
            <w:right w:val="none" w:sz="0" w:space="0" w:color="auto"/>
          </w:divBdr>
        </w:div>
        <w:div w:id="1986816084">
          <w:marLeft w:val="640"/>
          <w:marRight w:val="0"/>
          <w:marTop w:val="0"/>
          <w:marBottom w:val="0"/>
          <w:divBdr>
            <w:top w:val="none" w:sz="0" w:space="0" w:color="auto"/>
            <w:left w:val="none" w:sz="0" w:space="0" w:color="auto"/>
            <w:bottom w:val="none" w:sz="0" w:space="0" w:color="auto"/>
            <w:right w:val="none" w:sz="0" w:space="0" w:color="auto"/>
          </w:divBdr>
        </w:div>
        <w:div w:id="2061509591">
          <w:marLeft w:val="640"/>
          <w:marRight w:val="0"/>
          <w:marTop w:val="0"/>
          <w:marBottom w:val="0"/>
          <w:divBdr>
            <w:top w:val="none" w:sz="0" w:space="0" w:color="auto"/>
            <w:left w:val="none" w:sz="0" w:space="0" w:color="auto"/>
            <w:bottom w:val="none" w:sz="0" w:space="0" w:color="auto"/>
            <w:right w:val="none" w:sz="0" w:space="0" w:color="auto"/>
          </w:divBdr>
        </w:div>
        <w:div w:id="2096439630">
          <w:marLeft w:val="640"/>
          <w:marRight w:val="0"/>
          <w:marTop w:val="0"/>
          <w:marBottom w:val="0"/>
          <w:divBdr>
            <w:top w:val="none" w:sz="0" w:space="0" w:color="auto"/>
            <w:left w:val="none" w:sz="0" w:space="0" w:color="auto"/>
            <w:bottom w:val="none" w:sz="0" w:space="0" w:color="auto"/>
            <w:right w:val="none" w:sz="0" w:space="0" w:color="auto"/>
          </w:divBdr>
        </w:div>
      </w:divsChild>
    </w:div>
    <w:div w:id="518786626">
      <w:bodyDiv w:val="1"/>
      <w:marLeft w:val="0"/>
      <w:marRight w:val="0"/>
      <w:marTop w:val="0"/>
      <w:marBottom w:val="0"/>
      <w:divBdr>
        <w:top w:val="none" w:sz="0" w:space="0" w:color="auto"/>
        <w:left w:val="none" w:sz="0" w:space="0" w:color="auto"/>
        <w:bottom w:val="none" w:sz="0" w:space="0" w:color="auto"/>
        <w:right w:val="none" w:sz="0" w:space="0" w:color="auto"/>
      </w:divBdr>
    </w:div>
    <w:div w:id="521020587">
      <w:marLeft w:val="0"/>
      <w:marRight w:val="0"/>
      <w:marTop w:val="0"/>
      <w:marBottom w:val="0"/>
      <w:divBdr>
        <w:top w:val="none" w:sz="0" w:space="0" w:color="auto"/>
        <w:left w:val="none" w:sz="0" w:space="0" w:color="auto"/>
        <w:bottom w:val="none" w:sz="0" w:space="0" w:color="auto"/>
        <w:right w:val="none" w:sz="0" w:space="0" w:color="auto"/>
      </w:divBdr>
    </w:div>
    <w:div w:id="525095399">
      <w:bodyDiv w:val="1"/>
      <w:marLeft w:val="0"/>
      <w:marRight w:val="0"/>
      <w:marTop w:val="0"/>
      <w:marBottom w:val="0"/>
      <w:divBdr>
        <w:top w:val="none" w:sz="0" w:space="0" w:color="auto"/>
        <w:left w:val="none" w:sz="0" w:space="0" w:color="auto"/>
        <w:bottom w:val="none" w:sz="0" w:space="0" w:color="auto"/>
        <w:right w:val="none" w:sz="0" w:space="0" w:color="auto"/>
      </w:divBdr>
      <w:divsChild>
        <w:div w:id="110899505">
          <w:marLeft w:val="640"/>
          <w:marRight w:val="0"/>
          <w:marTop w:val="0"/>
          <w:marBottom w:val="0"/>
          <w:divBdr>
            <w:top w:val="none" w:sz="0" w:space="0" w:color="auto"/>
            <w:left w:val="none" w:sz="0" w:space="0" w:color="auto"/>
            <w:bottom w:val="none" w:sz="0" w:space="0" w:color="auto"/>
            <w:right w:val="none" w:sz="0" w:space="0" w:color="auto"/>
          </w:divBdr>
        </w:div>
        <w:div w:id="323437475">
          <w:marLeft w:val="640"/>
          <w:marRight w:val="0"/>
          <w:marTop w:val="0"/>
          <w:marBottom w:val="0"/>
          <w:divBdr>
            <w:top w:val="none" w:sz="0" w:space="0" w:color="auto"/>
            <w:left w:val="none" w:sz="0" w:space="0" w:color="auto"/>
            <w:bottom w:val="none" w:sz="0" w:space="0" w:color="auto"/>
            <w:right w:val="none" w:sz="0" w:space="0" w:color="auto"/>
          </w:divBdr>
        </w:div>
        <w:div w:id="353460532">
          <w:marLeft w:val="640"/>
          <w:marRight w:val="0"/>
          <w:marTop w:val="0"/>
          <w:marBottom w:val="0"/>
          <w:divBdr>
            <w:top w:val="none" w:sz="0" w:space="0" w:color="auto"/>
            <w:left w:val="none" w:sz="0" w:space="0" w:color="auto"/>
            <w:bottom w:val="none" w:sz="0" w:space="0" w:color="auto"/>
            <w:right w:val="none" w:sz="0" w:space="0" w:color="auto"/>
          </w:divBdr>
        </w:div>
        <w:div w:id="760416460">
          <w:marLeft w:val="640"/>
          <w:marRight w:val="0"/>
          <w:marTop w:val="0"/>
          <w:marBottom w:val="0"/>
          <w:divBdr>
            <w:top w:val="none" w:sz="0" w:space="0" w:color="auto"/>
            <w:left w:val="none" w:sz="0" w:space="0" w:color="auto"/>
            <w:bottom w:val="none" w:sz="0" w:space="0" w:color="auto"/>
            <w:right w:val="none" w:sz="0" w:space="0" w:color="auto"/>
          </w:divBdr>
        </w:div>
        <w:div w:id="852381698">
          <w:marLeft w:val="640"/>
          <w:marRight w:val="0"/>
          <w:marTop w:val="0"/>
          <w:marBottom w:val="0"/>
          <w:divBdr>
            <w:top w:val="none" w:sz="0" w:space="0" w:color="auto"/>
            <w:left w:val="none" w:sz="0" w:space="0" w:color="auto"/>
            <w:bottom w:val="none" w:sz="0" w:space="0" w:color="auto"/>
            <w:right w:val="none" w:sz="0" w:space="0" w:color="auto"/>
          </w:divBdr>
        </w:div>
        <w:div w:id="912081763">
          <w:marLeft w:val="640"/>
          <w:marRight w:val="0"/>
          <w:marTop w:val="0"/>
          <w:marBottom w:val="0"/>
          <w:divBdr>
            <w:top w:val="none" w:sz="0" w:space="0" w:color="auto"/>
            <w:left w:val="none" w:sz="0" w:space="0" w:color="auto"/>
            <w:bottom w:val="none" w:sz="0" w:space="0" w:color="auto"/>
            <w:right w:val="none" w:sz="0" w:space="0" w:color="auto"/>
          </w:divBdr>
        </w:div>
        <w:div w:id="1086802379">
          <w:marLeft w:val="640"/>
          <w:marRight w:val="0"/>
          <w:marTop w:val="0"/>
          <w:marBottom w:val="0"/>
          <w:divBdr>
            <w:top w:val="none" w:sz="0" w:space="0" w:color="auto"/>
            <w:left w:val="none" w:sz="0" w:space="0" w:color="auto"/>
            <w:bottom w:val="none" w:sz="0" w:space="0" w:color="auto"/>
            <w:right w:val="none" w:sz="0" w:space="0" w:color="auto"/>
          </w:divBdr>
        </w:div>
        <w:div w:id="1179584747">
          <w:marLeft w:val="640"/>
          <w:marRight w:val="0"/>
          <w:marTop w:val="0"/>
          <w:marBottom w:val="0"/>
          <w:divBdr>
            <w:top w:val="none" w:sz="0" w:space="0" w:color="auto"/>
            <w:left w:val="none" w:sz="0" w:space="0" w:color="auto"/>
            <w:bottom w:val="none" w:sz="0" w:space="0" w:color="auto"/>
            <w:right w:val="none" w:sz="0" w:space="0" w:color="auto"/>
          </w:divBdr>
        </w:div>
        <w:div w:id="1207333610">
          <w:marLeft w:val="640"/>
          <w:marRight w:val="0"/>
          <w:marTop w:val="0"/>
          <w:marBottom w:val="0"/>
          <w:divBdr>
            <w:top w:val="none" w:sz="0" w:space="0" w:color="auto"/>
            <w:left w:val="none" w:sz="0" w:space="0" w:color="auto"/>
            <w:bottom w:val="none" w:sz="0" w:space="0" w:color="auto"/>
            <w:right w:val="none" w:sz="0" w:space="0" w:color="auto"/>
          </w:divBdr>
        </w:div>
        <w:div w:id="1403678299">
          <w:marLeft w:val="640"/>
          <w:marRight w:val="0"/>
          <w:marTop w:val="0"/>
          <w:marBottom w:val="0"/>
          <w:divBdr>
            <w:top w:val="none" w:sz="0" w:space="0" w:color="auto"/>
            <w:left w:val="none" w:sz="0" w:space="0" w:color="auto"/>
            <w:bottom w:val="none" w:sz="0" w:space="0" w:color="auto"/>
            <w:right w:val="none" w:sz="0" w:space="0" w:color="auto"/>
          </w:divBdr>
        </w:div>
        <w:div w:id="1471315952">
          <w:marLeft w:val="640"/>
          <w:marRight w:val="0"/>
          <w:marTop w:val="0"/>
          <w:marBottom w:val="0"/>
          <w:divBdr>
            <w:top w:val="none" w:sz="0" w:space="0" w:color="auto"/>
            <w:left w:val="none" w:sz="0" w:space="0" w:color="auto"/>
            <w:bottom w:val="none" w:sz="0" w:space="0" w:color="auto"/>
            <w:right w:val="none" w:sz="0" w:space="0" w:color="auto"/>
          </w:divBdr>
        </w:div>
        <w:div w:id="1609970277">
          <w:marLeft w:val="640"/>
          <w:marRight w:val="0"/>
          <w:marTop w:val="0"/>
          <w:marBottom w:val="0"/>
          <w:divBdr>
            <w:top w:val="none" w:sz="0" w:space="0" w:color="auto"/>
            <w:left w:val="none" w:sz="0" w:space="0" w:color="auto"/>
            <w:bottom w:val="none" w:sz="0" w:space="0" w:color="auto"/>
            <w:right w:val="none" w:sz="0" w:space="0" w:color="auto"/>
          </w:divBdr>
        </w:div>
        <w:div w:id="1716201607">
          <w:marLeft w:val="640"/>
          <w:marRight w:val="0"/>
          <w:marTop w:val="0"/>
          <w:marBottom w:val="0"/>
          <w:divBdr>
            <w:top w:val="none" w:sz="0" w:space="0" w:color="auto"/>
            <w:left w:val="none" w:sz="0" w:space="0" w:color="auto"/>
            <w:bottom w:val="none" w:sz="0" w:space="0" w:color="auto"/>
            <w:right w:val="none" w:sz="0" w:space="0" w:color="auto"/>
          </w:divBdr>
        </w:div>
        <w:div w:id="1813596692">
          <w:marLeft w:val="640"/>
          <w:marRight w:val="0"/>
          <w:marTop w:val="0"/>
          <w:marBottom w:val="0"/>
          <w:divBdr>
            <w:top w:val="none" w:sz="0" w:space="0" w:color="auto"/>
            <w:left w:val="none" w:sz="0" w:space="0" w:color="auto"/>
            <w:bottom w:val="none" w:sz="0" w:space="0" w:color="auto"/>
            <w:right w:val="none" w:sz="0" w:space="0" w:color="auto"/>
          </w:divBdr>
        </w:div>
        <w:div w:id="1816221989">
          <w:marLeft w:val="640"/>
          <w:marRight w:val="0"/>
          <w:marTop w:val="0"/>
          <w:marBottom w:val="0"/>
          <w:divBdr>
            <w:top w:val="none" w:sz="0" w:space="0" w:color="auto"/>
            <w:left w:val="none" w:sz="0" w:space="0" w:color="auto"/>
            <w:bottom w:val="none" w:sz="0" w:space="0" w:color="auto"/>
            <w:right w:val="none" w:sz="0" w:space="0" w:color="auto"/>
          </w:divBdr>
        </w:div>
        <w:div w:id="1890418198">
          <w:marLeft w:val="640"/>
          <w:marRight w:val="0"/>
          <w:marTop w:val="0"/>
          <w:marBottom w:val="0"/>
          <w:divBdr>
            <w:top w:val="none" w:sz="0" w:space="0" w:color="auto"/>
            <w:left w:val="none" w:sz="0" w:space="0" w:color="auto"/>
            <w:bottom w:val="none" w:sz="0" w:space="0" w:color="auto"/>
            <w:right w:val="none" w:sz="0" w:space="0" w:color="auto"/>
          </w:divBdr>
        </w:div>
        <w:div w:id="1959869411">
          <w:marLeft w:val="640"/>
          <w:marRight w:val="0"/>
          <w:marTop w:val="0"/>
          <w:marBottom w:val="0"/>
          <w:divBdr>
            <w:top w:val="none" w:sz="0" w:space="0" w:color="auto"/>
            <w:left w:val="none" w:sz="0" w:space="0" w:color="auto"/>
            <w:bottom w:val="none" w:sz="0" w:space="0" w:color="auto"/>
            <w:right w:val="none" w:sz="0" w:space="0" w:color="auto"/>
          </w:divBdr>
        </w:div>
        <w:div w:id="1998143152">
          <w:marLeft w:val="640"/>
          <w:marRight w:val="0"/>
          <w:marTop w:val="0"/>
          <w:marBottom w:val="0"/>
          <w:divBdr>
            <w:top w:val="none" w:sz="0" w:space="0" w:color="auto"/>
            <w:left w:val="none" w:sz="0" w:space="0" w:color="auto"/>
            <w:bottom w:val="none" w:sz="0" w:space="0" w:color="auto"/>
            <w:right w:val="none" w:sz="0" w:space="0" w:color="auto"/>
          </w:divBdr>
        </w:div>
        <w:div w:id="2002149888">
          <w:marLeft w:val="640"/>
          <w:marRight w:val="0"/>
          <w:marTop w:val="0"/>
          <w:marBottom w:val="0"/>
          <w:divBdr>
            <w:top w:val="none" w:sz="0" w:space="0" w:color="auto"/>
            <w:left w:val="none" w:sz="0" w:space="0" w:color="auto"/>
            <w:bottom w:val="none" w:sz="0" w:space="0" w:color="auto"/>
            <w:right w:val="none" w:sz="0" w:space="0" w:color="auto"/>
          </w:divBdr>
        </w:div>
        <w:div w:id="2105372941">
          <w:marLeft w:val="640"/>
          <w:marRight w:val="0"/>
          <w:marTop w:val="0"/>
          <w:marBottom w:val="0"/>
          <w:divBdr>
            <w:top w:val="none" w:sz="0" w:space="0" w:color="auto"/>
            <w:left w:val="none" w:sz="0" w:space="0" w:color="auto"/>
            <w:bottom w:val="none" w:sz="0" w:space="0" w:color="auto"/>
            <w:right w:val="none" w:sz="0" w:space="0" w:color="auto"/>
          </w:divBdr>
        </w:div>
        <w:div w:id="2136678795">
          <w:marLeft w:val="640"/>
          <w:marRight w:val="0"/>
          <w:marTop w:val="0"/>
          <w:marBottom w:val="0"/>
          <w:divBdr>
            <w:top w:val="none" w:sz="0" w:space="0" w:color="auto"/>
            <w:left w:val="none" w:sz="0" w:space="0" w:color="auto"/>
            <w:bottom w:val="none" w:sz="0" w:space="0" w:color="auto"/>
            <w:right w:val="none" w:sz="0" w:space="0" w:color="auto"/>
          </w:divBdr>
        </w:div>
      </w:divsChild>
    </w:div>
    <w:div w:id="526719421">
      <w:bodyDiv w:val="1"/>
      <w:marLeft w:val="0"/>
      <w:marRight w:val="0"/>
      <w:marTop w:val="0"/>
      <w:marBottom w:val="0"/>
      <w:divBdr>
        <w:top w:val="none" w:sz="0" w:space="0" w:color="auto"/>
        <w:left w:val="none" w:sz="0" w:space="0" w:color="auto"/>
        <w:bottom w:val="none" w:sz="0" w:space="0" w:color="auto"/>
        <w:right w:val="none" w:sz="0" w:space="0" w:color="auto"/>
      </w:divBdr>
      <w:divsChild>
        <w:div w:id="62333759">
          <w:marLeft w:val="640"/>
          <w:marRight w:val="0"/>
          <w:marTop w:val="0"/>
          <w:marBottom w:val="0"/>
          <w:divBdr>
            <w:top w:val="none" w:sz="0" w:space="0" w:color="auto"/>
            <w:left w:val="none" w:sz="0" w:space="0" w:color="auto"/>
            <w:bottom w:val="none" w:sz="0" w:space="0" w:color="auto"/>
            <w:right w:val="none" w:sz="0" w:space="0" w:color="auto"/>
          </w:divBdr>
        </w:div>
        <w:div w:id="71778448">
          <w:marLeft w:val="640"/>
          <w:marRight w:val="0"/>
          <w:marTop w:val="0"/>
          <w:marBottom w:val="0"/>
          <w:divBdr>
            <w:top w:val="none" w:sz="0" w:space="0" w:color="auto"/>
            <w:left w:val="none" w:sz="0" w:space="0" w:color="auto"/>
            <w:bottom w:val="none" w:sz="0" w:space="0" w:color="auto"/>
            <w:right w:val="none" w:sz="0" w:space="0" w:color="auto"/>
          </w:divBdr>
        </w:div>
        <w:div w:id="113184228">
          <w:marLeft w:val="640"/>
          <w:marRight w:val="0"/>
          <w:marTop w:val="0"/>
          <w:marBottom w:val="0"/>
          <w:divBdr>
            <w:top w:val="none" w:sz="0" w:space="0" w:color="auto"/>
            <w:left w:val="none" w:sz="0" w:space="0" w:color="auto"/>
            <w:bottom w:val="none" w:sz="0" w:space="0" w:color="auto"/>
            <w:right w:val="none" w:sz="0" w:space="0" w:color="auto"/>
          </w:divBdr>
        </w:div>
        <w:div w:id="135924894">
          <w:marLeft w:val="640"/>
          <w:marRight w:val="0"/>
          <w:marTop w:val="0"/>
          <w:marBottom w:val="0"/>
          <w:divBdr>
            <w:top w:val="none" w:sz="0" w:space="0" w:color="auto"/>
            <w:left w:val="none" w:sz="0" w:space="0" w:color="auto"/>
            <w:bottom w:val="none" w:sz="0" w:space="0" w:color="auto"/>
            <w:right w:val="none" w:sz="0" w:space="0" w:color="auto"/>
          </w:divBdr>
        </w:div>
        <w:div w:id="298923806">
          <w:marLeft w:val="640"/>
          <w:marRight w:val="0"/>
          <w:marTop w:val="0"/>
          <w:marBottom w:val="0"/>
          <w:divBdr>
            <w:top w:val="none" w:sz="0" w:space="0" w:color="auto"/>
            <w:left w:val="none" w:sz="0" w:space="0" w:color="auto"/>
            <w:bottom w:val="none" w:sz="0" w:space="0" w:color="auto"/>
            <w:right w:val="none" w:sz="0" w:space="0" w:color="auto"/>
          </w:divBdr>
        </w:div>
        <w:div w:id="328758386">
          <w:marLeft w:val="640"/>
          <w:marRight w:val="0"/>
          <w:marTop w:val="0"/>
          <w:marBottom w:val="0"/>
          <w:divBdr>
            <w:top w:val="none" w:sz="0" w:space="0" w:color="auto"/>
            <w:left w:val="none" w:sz="0" w:space="0" w:color="auto"/>
            <w:bottom w:val="none" w:sz="0" w:space="0" w:color="auto"/>
            <w:right w:val="none" w:sz="0" w:space="0" w:color="auto"/>
          </w:divBdr>
        </w:div>
        <w:div w:id="352269284">
          <w:marLeft w:val="640"/>
          <w:marRight w:val="0"/>
          <w:marTop w:val="0"/>
          <w:marBottom w:val="0"/>
          <w:divBdr>
            <w:top w:val="none" w:sz="0" w:space="0" w:color="auto"/>
            <w:left w:val="none" w:sz="0" w:space="0" w:color="auto"/>
            <w:bottom w:val="none" w:sz="0" w:space="0" w:color="auto"/>
            <w:right w:val="none" w:sz="0" w:space="0" w:color="auto"/>
          </w:divBdr>
        </w:div>
        <w:div w:id="371540352">
          <w:marLeft w:val="640"/>
          <w:marRight w:val="0"/>
          <w:marTop w:val="0"/>
          <w:marBottom w:val="0"/>
          <w:divBdr>
            <w:top w:val="none" w:sz="0" w:space="0" w:color="auto"/>
            <w:left w:val="none" w:sz="0" w:space="0" w:color="auto"/>
            <w:bottom w:val="none" w:sz="0" w:space="0" w:color="auto"/>
            <w:right w:val="none" w:sz="0" w:space="0" w:color="auto"/>
          </w:divBdr>
        </w:div>
        <w:div w:id="371929493">
          <w:marLeft w:val="640"/>
          <w:marRight w:val="0"/>
          <w:marTop w:val="0"/>
          <w:marBottom w:val="0"/>
          <w:divBdr>
            <w:top w:val="none" w:sz="0" w:space="0" w:color="auto"/>
            <w:left w:val="none" w:sz="0" w:space="0" w:color="auto"/>
            <w:bottom w:val="none" w:sz="0" w:space="0" w:color="auto"/>
            <w:right w:val="none" w:sz="0" w:space="0" w:color="auto"/>
          </w:divBdr>
        </w:div>
        <w:div w:id="398989003">
          <w:marLeft w:val="640"/>
          <w:marRight w:val="0"/>
          <w:marTop w:val="0"/>
          <w:marBottom w:val="0"/>
          <w:divBdr>
            <w:top w:val="none" w:sz="0" w:space="0" w:color="auto"/>
            <w:left w:val="none" w:sz="0" w:space="0" w:color="auto"/>
            <w:bottom w:val="none" w:sz="0" w:space="0" w:color="auto"/>
            <w:right w:val="none" w:sz="0" w:space="0" w:color="auto"/>
          </w:divBdr>
        </w:div>
        <w:div w:id="426273967">
          <w:marLeft w:val="640"/>
          <w:marRight w:val="0"/>
          <w:marTop w:val="0"/>
          <w:marBottom w:val="0"/>
          <w:divBdr>
            <w:top w:val="none" w:sz="0" w:space="0" w:color="auto"/>
            <w:left w:val="none" w:sz="0" w:space="0" w:color="auto"/>
            <w:bottom w:val="none" w:sz="0" w:space="0" w:color="auto"/>
            <w:right w:val="none" w:sz="0" w:space="0" w:color="auto"/>
          </w:divBdr>
        </w:div>
        <w:div w:id="494300838">
          <w:marLeft w:val="640"/>
          <w:marRight w:val="0"/>
          <w:marTop w:val="0"/>
          <w:marBottom w:val="0"/>
          <w:divBdr>
            <w:top w:val="none" w:sz="0" w:space="0" w:color="auto"/>
            <w:left w:val="none" w:sz="0" w:space="0" w:color="auto"/>
            <w:bottom w:val="none" w:sz="0" w:space="0" w:color="auto"/>
            <w:right w:val="none" w:sz="0" w:space="0" w:color="auto"/>
          </w:divBdr>
        </w:div>
        <w:div w:id="521868393">
          <w:marLeft w:val="640"/>
          <w:marRight w:val="0"/>
          <w:marTop w:val="0"/>
          <w:marBottom w:val="0"/>
          <w:divBdr>
            <w:top w:val="none" w:sz="0" w:space="0" w:color="auto"/>
            <w:left w:val="none" w:sz="0" w:space="0" w:color="auto"/>
            <w:bottom w:val="none" w:sz="0" w:space="0" w:color="auto"/>
            <w:right w:val="none" w:sz="0" w:space="0" w:color="auto"/>
          </w:divBdr>
        </w:div>
        <w:div w:id="525678920">
          <w:marLeft w:val="640"/>
          <w:marRight w:val="0"/>
          <w:marTop w:val="0"/>
          <w:marBottom w:val="0"/>
          <w:divBdr>
            <w:top w:val="none" w:sz="0" w:space="0" w:color="auto"/>
            <w:left w:val="none" w:sz="0" w:space="0" w:color="auto"/>
            <w:bottom w:val="none" w:sz="0" w:space="0" w:color="auto"/>
            <w:right w:val="none" w:sz="0" w:space="0" w:color="auto"/>
          </w:divBdr>
        </w:div>
        <w:div w:id="546843388">
          <w:marLeft w:val="640"/>
          <w:marRight w:val="0"/>
          <w:marTop w:val="0"/>
          <w:marBottom w:val="0"/>
          <w:divBdr>
            <w:top w:val="none" w:sz="0" w:space="0" w:color="auto"/>
            <w:left w:val="none" w:sz="0" w:space="0" w:color="auto"/>
            <w:bottom w:val="none" w:sz="0" w:space="0" w:color="auto"/>
            <w:right w:val="none" w:sz="0" w:space="0" w:color="auto"/>
          </w:divBdr>
        </w:div>
        <w:div w:id="574705496">
          <w:marLeft w:val="640"/>
          <w:marRight w:val="0"/>
          <w:marTop w:val="0"/>
          <w:marBottom w:val="0"/>
          <w:divBdr>
            <w:top w:val="none" w:sz="0" w:space="0" w:color="auto"/>
            <w:left w:val="none" w:sz="0" w:space="0" w:color="auto"/>
            <w:bottom w:val="none" w:sz="0" w:space="0" w:color="auto"/>
            <w:right w:val="none" w:sz="0" w:space="0" w:color="auto"/>
          </w:divBdr>
        </w:div>
        <w:div w:id="591932174">
          <w:marLeft w:val="640"/>
          <w:marRight w:val="0"/>
          <w:marTop w:val="0"/>
          <w:marBottom w:val="0"/>
          <w:divBdr>
            <w:top w:val="none" w:sz="0" w:space="0" w:color="auto"/>
            <w:left w:val="none" w:sz="0" w:space="0" w:color="auto"/>
            <w:bottom w:val="none" w:sz="0" w:space="0" w:color="auto"/>
            <w:right w:val="none" w:sz="0" w:space="0" w:color="auto"/>
          </w:divBdr>
        </w:div>
        <w:div w:id="597375448">
          <w:marLeft w:val="640"/>
          <w:marRight w:val="0"/>
          <w:marTop w:val="0"/>
          <w:marBottom w:val="0"/>
          <w:divBdr>
            <w:top w:val="none" w:sz="0" w:space="0" w:color="auto"/>
            <w:left w:val="none" w:sz="0" w:space="0" w:color="auto"/>
            <w:bottom w:val="none" w:sz="0" w:space="0" w:color="auto"/>
            <w:right w:val="none" w:sz="0" w:space="0" w:color="auto"/>
          </w:divBdr>
        </w:div>
        <w:div w:id="649016944">
          <w:marLeft w:val="640"/>
          <w:marRight w:val="0"/>
          <w:marTop w:val="0"/>
          <w:marBottom w:val="0"/>
          <w:divBdr>
            <w:top w:val="none" w:sz="0" w:space="0" w:color="auto"/>
            <w:left w:val="none" w:sz="0" w:space="0" w:color="auto"/>
            <w:bottom w:val="none" w:sz="0" w:space="0" w:color="auto"/>
            <w:right w:val="none" w:sz="0" w:space="0" w:color="auto"/>
          </w:divBdr>
        </w:div>
        <w:div w:id="703866181">
          <w:marLeft w:val="640"/>
          <w:marRight w:val="0"/>
          <w:marTop w:val="0"/>
          <w:marBottom w:val="0"/>
          <w:divBdr>
            <w:top w:val="none" w:sz="0" w:space="0" w:color="auto"/>
            <w:left w:val="none" w:sz="0" w:space="0" w:color="auto"/>
            <w:bottom w:val="none" w:sz="0" w:space="0" w:color="auto"/>
            <w:right w:val="none" w:sz="0" w:space="0" w:color="auto"/>
          </w:divBdr>
        </w:div>
        <w:div w:id="709306019">
          <w:marLeft w:val="640"/>
          <w:marRight w:val="0"/>
          <w:marTop w:val="0"/>
          <w:marBottom w:val="0"/>
          <w:divBdr>
            <w:top w:val="none" w:sz="0" w:space="0" w:color="auto"/>
            <w:left w:val="none" w:sz="0" w:space="0" w:color="auto"/>
            <w:bottom w:val="none" w:sz="0" w:space="0" w:color="auto"/>
            <w:right w:val="none" w:sz="0" w:space="0" w:color="auto"/>
          </w:divBdr>
        </w:div>
        <w:div w:id="727531594">
          <w:marLeft w:val="640"/>
          <w:marRight w:val="0"/>
          <w:marTop w:val="0"/>
          <w:marBottom w:val="0"/>
          <w:divBdr>
            <w:top w:val="none" w:sz="0" w:space="0" w:color="auto"/>
            <w:left w:val="none" w:sz="0" w:space="0" w:color="auto"/>
            <w:bottom w:val="none" w:sz="0" w:space="0" w:color="auto"/>
            <w:right w:val="none" w:sz="0" w:space="0" w:color="auto"/>
          </w:divBdr>
        </w:div>
        <w:div w:id="737286021">
          <w:marLeft w:val="640"/>
          <w:marRight w:val="0"/>
          <w:marTop w:val="0"/>
          <w:marBottom w:val="0"/>
          <w:divBdr>
            <w:top w:val="none" w:sz="0" w:space="0" w:color="auto"/>
            <w:left w:val="none" w:sz="0" w:space="0" w:color="auto"/>
            <w:bottom w:val="none" w:sz="0" w:space="0" w:color="auto"/>
            <w:right w:val="none" w:sz="0" w:space="0" w:color="auto"/>
          </w:divBdr>
        </w:div>
        <w:div w:id="791479746">
          <w:marLeft w:val="640"/>
          <w:marRight w:val="0"/>
          <w:marTop w:val="0"/>
          <w:marBottom w:val="0"/>
          <w:divBdr>
            <w:top w:val="none" w:sz="0" w:space="0" w:color="auto"/>
            <w:left w:val="none" w:sz="0" w:space="0" w:color="auto"/>
            <w:bottom w:val="none" w:sz="0" w:space="0" w:color="auto"/>
            <w:right w:val="none" w:sz="0" w:space="0" w:color="auto"/>
          </w:divBdr>
        </w:div>
        <w:div w:id="923105872">
          <w:marLeft w:val="640"/>
          <w:marRight w:val="0"/>
          <w:marTop w:val="0"/>
          <w:marBottom w:val="0"/>
          <w:divBdr>
            <w:top w:val="none" w:sz="0" w:space="0" w:color="auto"/>
            <w:left w:val="none" w:sz="0" w:space="0" w:color="auto"/>
            <w:bottom w:val="none" w:sz="0" w:space="0" w:color="auto"/>
            <w:right w:val="none" w:sz="0" w:space="0" w:color="auto"/>
          </w:divBdr>
        </w:div>
        <w:div w:id="930622579">
          <w:marLeft w:val="640"/>
          <w:marRight w:val="0"/>
          <w:marTop w:val="0"/>
          <w:marBottom w:val="0"/>
          <w:divBdr>
            <w:top w:val="none" w:sz="0" w:space="0" w:color="auto"/>
            <w:left w:val="none" w:sz="0" w:space="0" w:color="auto"/>
            <w:bottom w:val="none" w:sz="0" w:space="0" w:color="auto"/>
            <w:right w:val="none" w:sz="0" w:space="0" w:color="auto"/>
          </w:divBdr>
        </w:div>
        <w:div w:id="935752494">
          <w:marLeft w:val="640"/>
          <w:marRight w:val="0"/>
          <w:marTop w:val="0"/>
          <w:marBottom w:val="0"/>
          <w:divBdr>
            <w:top w:val="none" w:sz="0" w:space="0" w:color="auto"/>
            <w:left w:val="none" w:sz="0" w:space="0" w:color="auto"/>
            <w:bottom w:val="none" w:sz="0" w:space="0" w:color="auto"/>
            <w:right w:val="none" w:sz="0" w:space="0" w:color="auto"/>
          </w:divBdr>
        </w:div>
        <w:div w:id="1035809220">
          <w:marLeft w:val="640"/>
          <w:marRight w:val="0"/>
          <w:marTop w:val="0"/>
          <w:marBottom w:val="0"/>
          <w:divBdr>
            <w:top w:val="none" w:sz="0" w:space="0" w:color="auto"/>
            <w:left w:val="none" w:sz="0" w:space="0" w:color="auto"/>
            <w:bottom w:val="none" w:sz="0" w:space="0" w:color="auto"/>
            <w:right w:val="none" w:sz="0" w:space="0" w:color="auto"/>
          </w:divBdr>
        </w:div>
        <w:div w:id="1069814137">
          <w:marLeft w:val="640"/>
          <w:marRight w:val="0"/>
          <w:marTop w:val="0"/>
          <w:marBottom w:val="0"/>
          <w:divBdr>
            <w:top w:val="none" w:sz="0" w:space="0" w:color="auto"/>
            <w:left w:val="none" w:sz="0" w:space="0" w:color="auto"/>
            <w:bottom w:val="none" w:sz="0" w:space="0" w:color="auto"/>
            <w:right w:val="none" w:sz="0" w:space="0" w:color="auto"/>
          </w:divBdr>
        </w:div>
        <w:div w:id="1104224509">
          <w:marLeft w:val="640"/>
          <w:marRight w:val="0"/>
          <w:marTop w:val="0"/>
          <w:marBottom w:val="0"/>
          <w:divBdr>
            <w:top w:val="none" w:sz="0" w:space="0" w:color="auto"/>
            <w:left w:val="none" w:sz="0" w:space="0" w:color="auto"/>
            <w:bottom w:val="none" w:sz="0" w:space="0" w:color="auto"/>
            <w:right w:val="none" w:sz="0" w:space="0" w:color="auto"/>
          </w:divBdr>
        </w:div>
        <w:div w:id="1132476951">
          <w:marLeft w:val="640"/>
          <w:marRight w:val="0"/>
          <w:marTop w:val="0"/>
          <w:marBottom w:val="0"/>
          <w:divBdr>
            <w:top w:val="none" w:sz="0" w:space="0" w:color="auto"/>
            <w:left w:val="none" w:sz="0" w:space="0" w:color="auto"/>
            <w:bottom w:val="none" w:sz="0" w:space="0" w:color="auto"/>
            <w:right w:val="none" w:sz="0" w:space="0" w:color="auto"/>
          </w:divBdr>
        </w:div>
        <w:div w:id="1175001994">
          <w:marLeft w:val="640"/>
          <w:marRight w:val="0"/>
          <w:marTop w:val="0"/>
          <w:marBottom w:val="0"/>
          <w:divBdr>
            <w:top w:val="none" w:sz="0" w:space="0" w:color="auto"/>
            <w:left w:val="none" w:sz="0" w:space="0" w:color="auto"/>
            <w:bottom w:val="none" w:sz="0" w:space="0" w:color="auto"/>
            <w:right w:val="none" w:sz="0" w:space="0" w:color="auto"/>
          </w:divBdr>
        </w:div>
        <w:div w:id="1182160407">
          <w:marLeft w:val="640"/>
          <w:marRight w:val="0"/>
          <w:marTop w:val="0"/>
          <w:marBottom w:val="0"/>
          <w:divBdr>
            <w:top w:val="none" w:sz="0" w:space="0" w:color="auto"/>
            <w:left w:val="none" w:sz="0" w:space="0" w:color="auto"/>
            <w:bottom w:val="none" w:sz="0" w:space="0" w:color="auto"/>
            <w:right w:val="none" w:sz="0" w:space="0" w:color="auto"/>
          </w:divBdr>
        </w:div>
        <w:div w:id="1185824221">
          <w:marLeft w:val="640"/>
          <w:marRight w:val="0"/>
          <w:marTop w:val="0"/>
          <w:marBottom w:val="0"/>
          <w:divBdr>
            <w:top w:val="none" w:sz="0" w:space="0" w:color="auto"/>
            <w:left w:val="none" w:sz="0" w:space="0" w:color="auto"/>
            <w:bottom w:val="none" w:sz="0" w:space="0" w:color="auto"/>
            <w:right w:val="none" w:sz="0" w:space="0" w:color="auto"/>
          </w:divBdr>
        </w:div>
        <w:div w:id="1233927556">
          <w:marLeft w:val="640"/>
          <w:marRight w:val="0"/>
          <w:marTop w:val="0"/>
          <w:marBottom w:val="0"/>
          <w:divBdr>
            <w:top w:val="none" w:sz="0" w:space="0" w:color="auto"/>
            <w:left w:val="none" w:sz="0" w:space="0" w:color="auto"/>
            <w:bottom w:val="none" w:sz="0" w:space="0" w:color="auto"/>
            <w:right w:val="none" w:sz="0" w:space="0" w:color="auto"/>
          </w:divBdr>
        </w:div>
        <w:div w:id="1374689445">
          <w:marLeft w:val="640"/>
          <w:marRight w:val="0"/>
          <w:marTop w:val="0"/>
          <w:marBottom w:val="0"/>
          <w:divBdr>
            <w:top w:val="none" w:sz="0" w:space="0" w:color="auto"/>
            <w:left w:val="none" w:sz="0" w:space="0" w:color="auto"/>
            <w:bottom w:val="none" w:sz="0" w:space="0" w:color="auto"/>
            <w:right w:val="none" w:sz="0" w:space="0" w:color="auto"/>
          </w:divBdr>
        </w:div>
        <w:div w:id="1414163767">
          <w:marLeft w:val="640"/>
          <w:marRight w:val="0"/>
          <w:marTop w:val="0"/>
          <w:marBottom w:val="0"/>
          <w:divBdr>
            <w:top w:val="none" w:sz="0" w:space="0" w:color="auto"/>
            <w:left w:val="none" w:sz="0" w:space="0" w:color="auto"/>
            <w:bottom w:val="none" w:sz="0" w:space="0" w:color="auto"/>
            <w:right w:val="none" w:sz="0" w:space="0" w:color="auto"/>
          </w:divBdr>
        </w:div>
        <w:div w:id="1422725266">
          <w:marLeft w:val="640"/>
          <w:marRight w:val="0"/>
          <w:marTop w:val="0"/>
          <w:marBottom w:val="0"/>
          <w:divBdr>
            <w:top w:val="none" w:sz="0" w:space="0" w:color="auto"/>
            <w:left w:val="none" w:sz="0" w:space="0" w:color="auto"/>
            <w:bottom w:val="none" w:sz="0" w:space="0" w:color="auto"/>
            <w:right w:val="none" w:sz="0" w:space="0" w:color="auto"/>
          </w:divBdr>
        </w:div>
        <w:div w:id="1453791209">
          <w:marLeft w:val="640"/>
          <w:marRight w:val="0"/>
          <w:marTop w:val="0"/>
          <w:marBottom w:val="0"/>
          <w:divBdr>
            <w:top w:val="none" w:sz="0" w:space="0" w:color="auto"/>
            <w:left w:val="none" w:sz="0" w:space="0" w:color="auto"/>
            <w:bottom w:val="none" w:sz="0" w:space="0" w:color="auto"/>
            <w:right w:val="none" w:sz="0" w:space="0" w:color="auto"/>
          </w:divBdr>
        </w:div>
        <w:div w:id="1469974863">
          <w:marLeft w:val="640"/>
          <w:marRight w:val="0"/>
          <w:marTop w:val="0"/>
          <w:marBottom w:val="0"/>
          <w:divBdr>
            <w:top w:val="none" w:sz="0" w:space="0" w:color="auto"/>
            <w:left w:val="none" w:sz="0" w:space="0" w:color="auto"/>
            <w:bottom w:val="none" w:sz="0" w:space="0" w:color="auto"/>
            <w:right w:val="none" w:sz="0" w:space="0" w:color="auto"/>
          </w:divBdr>
        </w:div>
        <w:div w:id="1495492945">
          <w:marLeft w:val="640"/>
          <w:marRight w:val="0"/>
          <w:marTop w:val="0"/>
          <w:marBottom w:val="0"/>
          <w:divBdr>
            <w:top w:val="none" w:sz="0" w:space="0" w:color="auto"/>
            <w:left w:val="none" w:sz="0" w:space="0" w:color="auto"/>
            <w:bottom w:val="none" w:sz="0" w:space="0" w:color="auto"/>
            <w:right w:val="none" w:sz="0" w:space="0" w:color="auto"/>
          </w:divBdr>
        </w:div>
        <w:div w:id="1558589305">
          <w:marLeft w:val="640"/>
          <w:marRight w:val="0"/>
          <w:marTop w:val="0"/>
          <w:marBottom w:val="0"/>
          <w:divBdr>
            <w:top w:val="none" w:sz="0" w:space="0" w:color="auto"/>
            <w:left w:val="none" w:sz="0" w:space="0" w:color="auto"/>
            <w:bottom w:val="none" w:sz="0" w:space="0" w:color="auto"/>
            <w:right w:val="none" w:sz="0" w:space="0" w:color="auto"/>
          </w:divBdr>
        </w:div>
        <w:div w:id="1686059352">
          <w:marLeft w:val="640"/>
          <w:marRight w:val="0"/>
          <w:marTop w:val="0"/>
          <w:marBottom w:val="0"/>
          <w:divBdr>
            <w:top w:val="none" w:sz="0" w:space="0" w:color="auto"/>
            <w:left w:val="none" w:sz="0" w:space="0" w:color="auto"/>
            <w:bottom w:val="none" w:sz="0" w:space="0" w:color="auto"/>
            <w:right w:val="none" w:sz="0" w:space="0" w:color="auto"/>
          </w:divBdr>
        </w:div>
        <w:div w:id="1695036403">
          <w:marLeft w:val="640"/>
          <w:marRight w:val="0"/>
          <w:marTop w:val="0"/>
          <w:marBottom w:val="0"/>
          <w:divBdr>
            <w:top w:val="none" w:sz="0" w:space="0" w:color="auto"/>
            <w:left w:val="none" w:sz="0" w:space="0" w:color="auto"/>
            <w:bottom w:val="none" w:sz="0" w:space="0" w:color="auto"/>
            <w:right w:val="none" w:sz="0" w:space="0" w:color="auto"/>
          </w:divBdr>
        </w:div>
        <w:div w:id="1702197526">
          <w:marLeft w:val="640"/>
          <w:marRight w:val="0"/>
          <w:marTop w:val="0"/>
          <w:marBottom w:val="0"/>
          <w:divBdr>
            <w:top w:val="none" w:sz="0" w:space="0" w:color="auto"/>
            <w:left w:val="none" w:sz="0" w:space="0" w:color="auto"/>
            <w:bottom w:val="none" w:sz="0" w:space="0" w:color="auto"/>
            <w:right w:val="none" w:sz="0" w:space="0" w:color="auto"/>
          </w:divBdr>
        </w:div>
        <w:div w:id="1708333649">
          <w:marLeft w:val="640"/>
          <w:marRight w:val="0"/>
          <w:marTop w:val="0"/>
          <w:marBottom w:val="0"/>
          <w:divBdr>
            <w:top w:val="none" w:sz="0" w:space="0" w:color="auto"/>
            <w:left w:val="none" w:sz="0" w:space="0" w:color="auto"/>
            <w:bottom w:val="none" w:sz="0" w:space="0" w:color="auto"/>
            <w:right w:val="none" w:sz="0" w:space="0" w:color="auto"/>
          </w:divBdr>
        </w:div>
        <w:div w:id="1709259755">
          <w:marLeft w:val="640"/>
          <w:marRight w:val="0"/>
          <w:marTop w:val="0"/>
          <w:marBottom w:val="0"/>
          <w:divBdr>
            <w:top w:val="none" w:sz="0" w:space="0" w:color="auto"/>
            <w:left w:val="none" w:sz="0" w:space="0" w:color="auto"/>
            <w:bottom w:val="none" w:sz="0" w:space="0" w:color="auto"/>
            <w:right w:val="none" w:sz="0" w:space="0" w:color="auto"/>
          </w:divBdr>
        </w:div>
        <w:div w:id="1780636376">
          <w:marLeft w:val="640"/>
          <w:marRight w:val="0"/>
          <w:marTop w:val="0"/>
          <w:marBottom w:val="0"/>
          <w:divBdr>
            <w:top w:val="none" w:sz="0" w:space="0" w:color="auto"/>
            <w:left w:val="none" w:sz="0" w:space="0" w:color="auto"/>
            <w:bottom w:val="none" w:sz="0" w:space="0" w:color="auto"/>
            <w:right w:val="none" w:sz="0" w:space="0" w:color="auto"/>
          </w:divBdr>
        </w:div>
        <w:div w:id="1806390908">
          <w:marLeft w:val="640"/>
          <w:marRight w:val="0"/>
          <w:marTop w:val="0"/>
          <w:marBottom w:val="0"/>
          <w:divBdr>
            <w:top w:val="none" w:sz="0" w:space="0" w:color="auto"/>
            <w:left w:val="none" w:sz="0" w:space="0" w:color="auto"/>
            <w:bottom w:val="none" w:sz="0" w:space="0" w:color="auto"/>
            <w:right w:val="none" w:sz="0" w:space="0" w:color="auto"/>
          </w:divBdr>
        </w:div>
        <w:div w:id="1830558090">
          <w:marLeft w:val="640"/>
          <w:marRight w:val="0"/>
          <w:marTop w:val="0"/>
          <w:marBottom w:val="0"/>
          <w:divBdr>
            <w:top w:val="none" w:sz="0" w:space="0" w:color="auto"/>
            <w:left w:val="none" w:sz="0" w:space="0" w:color="auto"/>
            <w:bottom w:val="none" w:sz="0" w:space="0" w:color="auto"/>
            <w:right w:val="none" w:sz="0" w:space="0" w:color="auto"/>
          </w:divBdr>
        </w:div>
        <w:div w:id="1912038560">
          <w:marLeft w:val="640"/>
          <w:marRight w:val="0"/>
          <w:marTop w:val="0"/>
          <w:marBottom w:val="0"/>
          <w:divBdr>
            <w:top w:val="none" w:sz="0" w:space="0" w:color="auto"/>
            <w:left w:val="none" w:sz="0" w:space="0" w:color="auto"/>
            <w:bottom w:val="none" w:sz="0" w:space="0" w:color="auto"/>
            <w:right w:val="none" w:sz="0" w:space="0" w:color="auto"/>
          </w:divBdr>
        </w:div>
        <w:div w:id="1915892134">
          <w:marLeft w:val="640"/>
          <w:marRight w:val="0"/>
          <w:marTop w:val="0"/>
          <w:marBottom w:val="0"/>
          <w:divBdr>
            <w:top w:val="none" w:sz="0" w:space="0" w:color="auto"/>
            <w:left w:val="none" w:sz="0" w:space="0" w:color="auto"/>
            <w:bottom w:val="none" w:sz="0" w:space="0" w:color="auto"/>
            <w:right w:val="none" w:sz="0" w:space="0" w:color="auto"/>
          </w:divBdr>
        </w:div>
        <w:div w:id="1936211792">
          <w:marLeft w:val="640"/>
          <w:marRight w:val="0"/>
          <w:marTop w:val="0"/>
          <w:marBottom w:val="0"/>
          <w:divBdr>
            <w:top w:val="none" w:sz="0" w:space="0" w:color="auto"/>
            <w:left w:val="none" w:sz="0" w:space="0" w:color="auto"/>
            <w:bottom w:val="none" w:sz="0" w:space="0" w:color="auto"/>
            <w:right w:val="none" w:sz="0" w:space="0" w:color="auto"/>
          </w:divBdr>
        </w:div>
        <w:div w:id="1942638180">
          <w:marLeft w:val="640"/>
          <w:marRight w:val="0"/>
          <w:marTop w:val="0"/>
          <w:marBottom w:val="0"/>
          <w:divBdr>
            <w:top w:val="none" w:sz="0" w:space="0" w:color="auto"/>
            <w:left w:val="none" w:sz="0" w:space="0" w:color="auto"/>
            <w:bottom w:val="none" w:sz="0" w:space="0" w:color="auto"/>
            <w:right w:val="none" w:sz="0" w:space="0" w:color="auto"/>
          </w:divBdr>
        </w:div>
        <w:div w:id="2009017961">
          <w:marLeft w:val="640"/>
          <w:marRight w:val="0"/>
          <w:marTop w:val="0"/>
          <w:marBottom w:val="0"/>
          <w:divBdr>
            <w:top w:val="none" w:sz="0" w:space="0" w:color="auto"/>
            <w:left w:val="none" w:sz="0" w:space="0" w:color="auto"/>
            <w:bottom w:val="none" w:sz="0" w:space="0" w:color="auto"/>
            <w:right w:val="none" w:sz="0" w:space="0" w:color="auto"/>
          </w:divBdr>
        </w:div>
        <w:div w:id="2103988884">
          <w:marLeft w:val="640"/>
          <w:marRight w:val="0"/>
          <w:marTop w:val="0"/>
          <w:marBottom w:val="0"/>
          <w:divBdr>
            <w:top w:val="none" w:sz="0" w:space="0" w:color="auto"/>
            <w:left w:val="none" w:sz="0" w:space="0" w:color="auto"/>
            <w:bottom w:val="none" w:sz="0" w:space="0" w:color="auto"/>
            <w:right w:val="none" w:sz="0" w:space="0" w:color="auto"/>
          </w:divBdr>
        </w:div>
        <w:div w:id="2126383807">
          <w:marLeft w:val="640"/>
          <w:marRight w:val="0"/>
          <w:marTop w:val="0"/>
          <w:marBottom w:val="0"/>
          <w:divBdr>
            <w:top w:val="none" w:sz="0" w:space="0" w:color="auto"/>
            <w:left w:val="none" w:sz="0" w:space="0" w:color="auto"/>
            <w:bottom w:val="none" w:sz="0" w:space="0" w:color="auto"/>
            <w:right w:val="none" w:sz="0" w:space="0" w:color="auto"/>
          </w:divBdr>
        </w:div>
      </w:divsChild>
    </w:div>
    <w:div w:id="529997588">
      <w:marLeft w:val="0"/>
      <w:marRight w:val="0"/>
      <w:marTop w:val="0"/>
      <w:marBottom w:val="0"/>
      <w:divBdr>
        <w:top w:val="none" w:sz="0" w:space="0" w:color="auto"/>
        <w:left w:val="none" w:sz="0" w:space="0" w:color="auto"/>
        <w:bottom w:val="none" w:sz="0" w:space="0" w:color="auto"/>
        <w:right w:val="none" w:sz="0" w:space="0" w:color="auto"/>
      </w:divBdr>
    </w:div>
    <w:div w:id="537354090">
      <w:bodyDiv w:val="1"/>
      <w:marLeft w:val="0"/>
      <w:marRight w:val="0"/>
      <w:marTop w:val="0"/>
      <w:marBottom w:val="0"/>
      <w:divBdr>
        <w:top w:val="none" w:sz="0" w:space="0" w:color="auto"/>
        <w:left w:val="none" w:sz="0" w:space="0" w:color="auto"/>
        <w:bottom w:val="none" w:sz="0" w:space="0" w:color="auto"/>
        <w:right w:val="none" w:sz="0" w:space="0" w:color="auto"/>
      </w:divBdr>
      <w:divsChild>
        <w:div w:id="22288031">
          <w:marLeft w:val="640"/>
          <w:marRight w:val="0"/>
          <w:marTop w:val="0"/>
          <w:marBottom w:val="0"/>
          <w:divBdr>
            <w:top w:val="none" w:sz="0" w:space="0" w:color="auto"/>
            <w:left w:val="none" w:sz="0" w:space="0" w:color="auto"/>
            <w:bottom w:val="none" w:sz="0" w:space="0" w:color="auto"/>
            <w:right w:val="none" w:sz="0" w:space="0" w:color="auto"/>
          </w:divBdr>
        </w:div>
        <w:div w:id="78144299">
          <w:marLeft w:val="640"/>
          <w:marRight w:val="0"/>
          <w:marTop w:val="0"/>
          <w:marBottom w:val="0"/>
          <w:divBdr>
            <w:top w:val="none" w:sz="0" w:space="0" w:color="auto"/>
            <w:left w:val="none" w:sz="0" w:space="0" w:color="auto"/>
            <w:bottom w:val="none" w:sz="0" w:space="0" w:color="auto"/>
            <w:right w:val="none" w:sz="0" w:space="0" w:color="auto"/>
          </w:divBdr>
        </w:div>
        <w:div w:id="215356398">
          <w:marLeft w:val="640"/>
          <w:marRight w:val="0"/>
          <w:marTop w:val="0"/>
          <w:marBottom w:val="0"/>
          <w:divBdr>
            <w:top w:val="none" w:sz="0" w:space="0" w:color="auto"/>
            <w:left w:val="none" w:sz="0" w:space="0" w:color="auto"/>
            <w:bottom w:val="none" w:sz="0" w:space="0" w:color="auto"/>
            <w:right w:val="none" w:sz="0" w:space="0" w:color="auto"/>
          </w:divBdr>
        </w:div>
        <w:div w:id="217977746">
          <w:marLeft w:val="640"/>
          <w:marRight w:val="0"/>
          <w:marTop w:val="0"/>
          <w:marBottom w:val="0"/>
          <w:divBdr>
            <w:top w:val="none" w:sz="0" w:space="0" w:color="auto"/>
            <w:left w:val="none" w:sz="0" w:space="0" w:color="auto"/>
            <w:bottom w:val="none" w:sz="0" w:space="0" w:color="auto"/>
            <w:right w:val="none" w:sz="0" w:space="0" w:color="auto"/>
          </w:divBdr>
        </w:div>
        <w:div w:id="230233047">
          <w:marLeft w:val="640"/>
          <w:marRight w:val="0"/>
          <w:marTop w:val="0"/>
          <w:marBottom w:val="0"/>
          <w:divBdr>
            <w:top w:val="none" w:sz="0" w:space="0" w:color="auto"/>
            <w:left w:val="none" w:sz="0" w:space="0" w:color="auto"/>
            <w:bottom w:val="none" w:sz="0" w:space="0" w:color="auto"/>
            <w:right w:val="none" w:sz="0" w:space="0" w:color="auto"/>
          </w:divBdr>
        </w:div>
        <w:div w:id="319772644">
          <w:marLeft w:val="640"/>
          <w:marRight w:val="0"/>
          <w:marTop w:val="0"/>
          <w:marBottom w:val="0"/>
          <w:divBdr>
            <w:top w:val="none" w:sz="0" w:space="0" w:color="auto"/>
            <w:left w:val="none" w:sz="0" w:space="0" w:color="auto"/>
            <w:bottom w:val="none" w:sz="0" w:space="0" w:color="auto"/>
            <w:right w:val="none" w:sz="0" w:space="0" w:color="auto"/>
          </w:divBdr>
        </w:div>
        <w:div w:id="322006889">
          <w:marLeft w:val="640"/>
          <w:marRight w:val="0"/>
          <w:marTop w:val="0"/>
          <w:marBottom w:val="0"/>
          <w:divBdr>
            <w:top w:val="none" w:sz="0" w:space="0" w:color="auto"/>
            <w:left w:val="none" w:sz="0" w:space="0" w:color="auto"/>
            <w:bottom w:val="none" w:sz="0" w:space="0" w:color="auto"/>
            <w:right w:val="none" w:sz="0" w:space="0" w:color="auto"/>
          </w:divBdr>
        </w:div>
        <w:div w:id="339817926">
          <w:marLeft w:val="640"/>
          <w:marRight w:val="0"/>
          <w:marTop w:val="0"/>
          <w:marBottom w:val="0"/>
          <w:divBdr>
            <w:top w:val="none" w:sz="0" w:space="0" w:color="auto"/>
            <w:left w:val="none" w:sz="0" w:space="0" w:color="auto"/>
            <w:bottom w:val="none" w:sz="0" w:space="0" w:color="auto"/>
            <w:right w:val="none" w:sz="0" w:space="0" w:color="auto"/>
          </w:divBdr>
        </w:div>
        <w:div w:id="458647744">
          <w:marLeft w:val="640"/>
          <w:marRight w:val="0"/>
          <w:marTop w:val="0"/>
          <w:marBottom w:val="0"/>
          <w:divBdr>
            <w:top w:val="none" w:sz="0" w:space="0" w:color="auto"/>
            <w:left w:val="none" w:sz="0" w:space="0" w:color="auto"/>
            <w:bottom w:val="none" w:sz="0" w:space="0" w:color="auto"/>
            <w:right w:val="none" w:sz="0" w:space="0" w:color="auto"/>
          </w:divBdr>
        </w:div>
        <w:div w:id="608125609">
          <w:marLeft w:val="640"/>
          <w:marRight w:val="0"/>
          <w:marTop w:val="0"/>
          <w:marBottom w:val="0"/>
          <w:divBdr>
            <w:top w:val="none" w:sz="0" w:space="0" w:color="auto"/>
            <w:left w:val="none" w:sz="0" w:space="0" w:color="auto"/>
            <w:bottom w:val="none" w:sz="0" w:space="0" w:color="auto"/>
            <w:right w:val="none" w:sz="0" w:space="0" w:color="auto"/>
          </w:divBdr>
        </w:div>
        <w:div w:id="620111501">
          <w:marLeft w:val="640"/>
          <w:marRight w:val="0"/>
          <w:marTop w:val="0"/>
          <w:marBottom w:val="0"/>
          <w:divBdr>
            <w:top w:val="none" w:sz="0" w:space="0" w:color="auto"/>
            <w:left w:val="none" w:sz="0" w:space="0" w:color="auto"/>
            <w:bottom w:val="none" w:sz="0" w:space="0" w:color="auto"/>
            <w:right w:val="none" w:sz="0" w:space="0" w:color="auto"/>
          </w:divBdr>
        </w:div>
        <w:div w:id="632758321">
          <w:marLeft w:val="640"/>
          <w:marRight w:val="0"/>
          <w:marTop w:val="0"/>
          <w:marBottom w:val="0"/>
          <w:divBdr>
            <w:top w:val="none" w:sz="0" w:space="0" w:color="auto"/>
            <w:left w:val="none" w:sz="0" w:space="0" w:color="auto"/>
            <w:bottom w:val="none" w:sz="0" w:space="0" w:color="auto"/>
            <w:right w:val="none" w:sz="0" w:space="0" w:color="auto"/>
          </w:divBdr>
        </w:div>
        <w:div w:id="698512513">
          <w:marLeft w:val="640"/>
          <w:marRight w:val="0"/>
          <w:marTop w:val="0"/>
          <w:marBottom w:val="0"/>
          <w:divBdr>
            <w:top w:val="none" w:sz="0" w:space="0" w:color="auto"/>
            <w:left w:val="none" w:sz="0" w:space="0" w:color="auto"/>
            <w:bottom w:val="none" w:sz="0" w:space="0" w:color="auto"/>
            <w:right w:val="none" w:sz="0" w:space="0" w:color="auto"/>
          </w:divBdr>
        </w:div>
        <w:div w:id="709300192">
          <w:marLeft w:val="640"/>
          <w:marRight w:val="0"/>
          <w:marTop w:val="0"/>
          <w:marBottom w:val="0"/>
          <w:divBdr>
            <w:top w:val="none" w:sz="0" w:space="0" w:color="auto"/>
            <w:left w:val="none" w:sz="0" w:space="0" w:color="auto"/>
            <w:bottom w:val="none" w:sz="0" w:space="0" w:color="auto"/>
            <w:right w:val="none" w:sz="0" w:space="0" w:color="auto"/>
          </w:divBdr>
        </w:div>
        <w:div w:id="730688481">
          <w:marLeft w:val="640"/>
          <w:marRight w:val="0"/>
          <w:marTop w:val="0"/>
          <w:marBottom w:val="0"/>
          <w:divBdr>
            <w:top w:val="none" w:sz="0" w:space="0" w:color="auto"/>
            <w:left w:val="none" w:sz="0" w:space="0" w:color="auto"/>
            <w:bottom w:val="none" w:sz="0" w:space="0" w:color="auto"/>
            <w:right w:val="none" w:sz="0" w:space="0" w:color="auto"/>
          </w:divBdr>
        </w:div>
        <w:div w:id="796608215">
          <w:marLeft w:val="640"/>
          <w:marRight w:val="0"/>
          <w:marTop w:val="0"/>
          <w:marBottom w:val="0"/>
          <w:divBdr>
            <w:top w:val="none" w:sz="0" w:space="0" w:color="auto"/>
            <w:left w:val="none" w:sz="0" w:space="0" w:color="auto"/>
            <w:bottom w:val="none" w:sz="0" w:space="0" w:color="auto"/>
            <w:right w:val="none" w:sz="0" w:space="0" w:color="auto"/>
          </w:divBdr>
        </w:div>
        <w:div w:id="845558214">
          <w:marLeft w:val="640"/>
          <w:marRight w:val="0"/>
          <w:marTop w:val="0"/>
          <w:marBottom w:val="0"/>
          <w:divBdr>
            <w:top w:val="none" w:sz="0" w:space="0" w:color="auto"/>
            <w:left w:val="none" w:sz="0" w:space="0" w:color="auto"/>
            <w:bottom w:val="none" w:sz="0" w:space="0" w:color="auto"/>
            <w:right w:val="none" w:sz="0" w:space="0" w:color="auto"/>
          </w:divBdr>
        </w:div>
        <w:div w:id="865217081">
          <w:marLeft w:val="640"/>
          <w:marRight w:val="0"/>
          <w:marTop w:val="0"/>
          <w:marBottom w:val="0"/>
          <w:divBdr>
            <w:top w:val="none" w:sz="0" w:space="0" w:color="auto"/>
            <w:left w:val="none" w:sz="0" w:space="0" w:color="auto"/>
            <w:bottom w:val="none" w:sz="0" w:space="0" w:color="auto"/>
            <w:right w:val="none" w:sz="0" w:space="0" w:color="auto"/>
          </w:divBdr>
        </w:div>
        <w:div w:id="953052978">
          <w:marLeft w:val="640"/>
          <w:marRight w:val="0"/>
          <w:marTop w:val="0"/>
          <w:marBottom w:val="0"/>
          <w:divBdr>
            <w:top w:val="none" w:sz="0" w:space="0" w:color="auto"/>
            <w:left w:val="none" w:sz="0" w:space="0" w:color="auto"/>
            <w:bottom w:val="none" w:sz="0" w:space="0" w:color="auto"/>
            <w:right w:val="none" w:sz="0" w:space="0" w:color="auto"/>
          </w:divBdr>
        </w:div>
        <w:div w:id="1024551302">
          <w:marLeft w:val="640"/>
          <w:marRight w:val="0"/>
          <w:marTop w:val="0"/>
          <w:marBottom w:val="0"/>
          <w:divBdr>
            <w:top w:val="none" w:sz="0" w:space="0" w:color="auto"/>
            <w:left w:val="none" w:sz="0" w:space="0" w:color="auto"/>
            <w:bottom w:val="none" w:sz="0" w:space="0" w:color="auto"/>
            <w:right w:val="none" w:sz="0" w:space="0" w:color="auto"/>
          </w:divBdr>
        </w:div>
        <w:div w:id="1083450274">
          <w:marLeft w:val="640"/>
          <w:marRight w:val="0"/>
          <w:marTop w:val="0"/>
          <w:marBottom w:val="0"/>
          <w:divBdr>
            <w:top w:val="none" w:sz="0" w:space="0" w:color="auto"/>
            <w:left w:val="none" w:sz="0" w:space="0" w:color="auto"/>
            <w:bottom w:val="none" w:sz="0" w:space="0" w:color="auto"/>
            <w:right w:val="none" w:sz="0" w:space="0" w:color="auto"/>
          </w:divBdr>
        </w:div>
        <w:div w:id="1118257636">
          <w:marLeft w:val="640"/>
          <w:marRight w:val="0"/>
          <w:marTop w:val="0"/>
          <w:marBottom w:val="0"/>
          <w:divBdr>
            <w:top w:val="none" w:sz="0" w:space="0" w:color="auto"/>
            <w:left w:val="none" w:sz="0" w:space="0" w:color="auto"/>
            <w:bottom w:val="none" w:sz="0" w:space="0" w:color="auto"/>
            <w:right w:val="none" w:sz="0" w:space="0" w:color="auto"/>
          </w:divBdr>
        </w:div>
        <w:div w:id="1127822893">
          <w:marLeft w:val="640"/>
          <w:marRight w:val="0"/>
          <w:marTop w:val="0"/>
          <w:marBottom w:val="0"/>
          <w:divBdr>
            <w:top w:val="none" w:sz="0" w:space="0" w:color="auto"/>
            <w:left w:val="none" w:sz="0" w:space="0" w:color="auto"/>
            <w:bottom w:val="none" w:sz="0" w:space="0" w:color="auto"/>
            <w:right w:val="none" w:sz="0" w:space="0" w:color="auto"/>
          </w:divBdr>
        </w:div>
        <w:div w:id="1150168854">
          <w:marLeft w:val="640"/>
          <w:marRight w:val="0"/>
          <w:marTop w:val="0"/>
          <w:marBottom w:val="0"/>
          <w:divBdr>
            <w:top w:val="none" w:sz="0" w:space="0" w:color="auto"/>
            <w:left w:val="none" w:sz="0" w:space="0" w:color="auto"/>
            <w:bottom w:val="none" w:sz="0" w:space="0" w:color="auto"/>
            <w:right w:val="none" w:sz="0" w:space="0" w:color="auto"/>
          </w:divBdr>
        </w:div>
        <w:div w:id="1188911611">
          <w:marLeft w:val="640"/>
          <w:marRight w:val="0"/>
          <w:marTop w:val="0"/>
          <w:marBottom w:val="0"/>
          <w:divBdr>
            <w:top w:val="none" w:sz="0" w:space="0" w:color="auto"/>
            <w:left w:val="none" w:sz="0" w:space="0" w:color="auto"/>
            <w:bottom w:val="none" w:sz="0" w:space="0" w:color="auto"/>
            <w:right w:val="none" w:sz="0" w:space="0" w:color="auto"/>
          </w:divBdr>
        </w:div>
        <w:div w:id="1197432005">
          <w:marLeft w:val="640"/>
          <w:marRight w:val="0"/>
          <w:marTop w:val="0"/>
          <w:marBottom w:val="0"/>
          <w:divBdr>
            <w:top w:val="none" w:sz="0" w:space="0" w:color="auto"/>
            <w:left w:val="none" w:sz="0" w:space="0" w:color="auto"/>
            <w:bottom w:val="none" w:sz="0" w:space="0" w:color="auto"/>
            <w:right w:val="none" w:sz="0" w:space="0" w:color="auto"/>
          </w:divBdr>
        </w:div>
        <w:div w:id="1282607598">
          <w:marLeft w:val="640"/>
          <w:marRight w:val="0"/>
          <w:marTop w:val="0"/>
          <w:marBottom w:val="0"/>
          <w:divBdr>
            <w:top w:val="none" w:sz="0" w:space="0" w:color="auto"/>
            <w:left w:val="none" w:sz="0" w:space="0" w:color="auto"/>
            <w:bottom w:val="none" w:sz="0" w:space="0" w:color="auto"/>
            <w:right w:val="none" w:sz="0" w:space="0" w:color="auto"/>
          </w:divBdr>
        </w:div>
        <w:div w:id="1367179030">
          <w:marLeft w:val="640"/>
          <w:marRight w:val="0"/>
          <w:marTop w:val="0"/>
          <w:marBottom w:val="0"/>
          <w:divBdr>
            <w:top w:val="none" w:sz="0" w:space="0" w:color="auto"/>
            <w:left w:val="none" w:sz="0" w:space="0" w:color="auto"/>
            <w:bottom w:val="none" w:sz="0" w:space="0" w:color="auto"/>
            <w:right w:val="none" w:sz="0" w:space="0" w:color="auto"/>
          </w:divBdr>
        </w:div>
        <w:div w:id="1396392554">
          <w:marLeft w:val="640"/>
          <w:marRight w:val="0"/>
          <w:marTop w:val="0"/>
          <w:marBottom w:val="0"/>
          <w:divBdr>
            <w:top w:val="none" w:sz="0" w:space="0" w:color="auto"/>
            <w:left w:val="none" w:sz="0" w:space="0" w:color="auto"/>
            <w:bottom w:val="none" w:sz="0" w:space="0" w:color="auto"/>
            <w:right w:val="none" w:sz="0" w:space="0" w:color="auto"/>
          </w:divBdr>
        </w:div>
        <w:div w:id="1467165489">
          <w:marLeft w:val="640"/>
          <w:marRight w:val="0"/>
          <w:marTop w:val="0"/>
          <w:marBottom w:val="0"/>
          <w:divBdr>
            <w:top w:val="none" w:sz="0" w:space="0" w:color="auto"/>
            <w:left w:val="none" w:sz="0" w:space="0" w:color="auto"/>
            <w:bottom w:val="none" w:sz="0" w:space="0" w:color="auto"/>
            <w:right w:val="none" w:sz="0" w:space="0" w:color="auto"/>
          </w:divBdr>
        </w:div>
        <w:div w:id="1532065762">
          <w:marLeft w:val="640"/>
          <w:marRight w:val="0"/>
          <w:marTop w:val="0"/>
          <w:marBottom w:val="0"/>
          <w:divBdr>
            <w:top w:val="none" w:sz="0" w:space="0" w:color="auto"/>
            <w:left w:val="none" w:sz="0" w:space="0" w:color="auto"/>
            <w:bottom w:val="none" w:sz="0" w:space="0" w:color="auto"/>
            <w:right w:val="none" w:sz="0" w:space="0" w:color="auto"/>
          </w:divBdr>
        </w:div>
        <w:div w:id="1581334407">
          <w:marLeft w:val="640"/>
          <w:marRight w:val="0"/>
          <w:marTop w:val="0"/>
          <w:marBottom w:val="0"/>
          <w:divBdr>
            <w:top w:val="none" w:sz="0" w:space="0" w:color="auto"/>
            <w:left w:val="none" w:sz="0" w:space="0" w:color="auto"/>
            <w:bottom w:val="none" w:sz="0" w:space="0" w:color="auto"/>
            <w:right w:val="none" w:sz="0" w:space="0" w:color="auto"/>
          </w:divBdr>
        </w:div>
        <w:div w:id="1638143942">
          <w:marLeft w:val="640"/>
          <w:marRight w:val="0"/>
          <w:marTop w:val="0"/>
          <w:marBottom w:val="0"/>
          <w:divBdr>
            <w:top w:val="none" w:sz="0" w:space="0" w:color="auto"/>
            <w:left w:val="none" w:sz="0" w:space="0" w:color="auto"/>
            <w:bottom w:val="none" w:sz="0" w:space="0" w:color="auto"/>
            <w:right w:val="none" w:sz="0" w:space="0" w:color="auto"/>
          </w:divBdr>
        </w:div>
        <w:div w:id="1642660662">
          <w:marLeft w:val="640"/>
          <w:marRight w:val="0"/>
          <w:marTop w:val="0"/>
          <w:marBottom w:val="0"/>
          <w:divBdr>
            <w:top w:val="none" w:sz="0" w:space="0" w:color="auto"/>
            <w:left w:val="none" w:sz="0" w:space="0" w:color="auto"/>
            <w:bottom w:val="none" w:sz="0" w:space="0" w:color="auto"/>
            <w:right w:val="none" w:sz="0" w:space="0" w:color="auto"/>
          </w:divBdr>
        </w:div>
        <w:div w:id="1643387046">
          <w:marLeft w:val="640"/>
          <w:marRight w:val="0"/>
          <w:marTop w:val="0"/>
          <w:marBottom w:val="0"/>
          <w:divBdr>
            <w:top w:val="none" w:sz="0" w:space="0" w:color="auto"/>
            <w:left w:val="none" w:sz="0" w:space="0" w:color="auto"/>
            <w:bottom w:val="none" w:sz="0" w:space="0" w:color="auto"/>
            <w:right w:val="none" w:sz="0" w:space="0" w:color="auto"/>
          </w:divBdr>
        </w:div>
        <w:div w:id="1697002717">
          <w:marLeft w:val="640"/>
          <w:marRight w:val="0"/>
          <w:marTop w:val="0"/>
          <w:marBottom w:val="0"/>
          <w:divBdr>
            <w:top w:val="none" w:sz="0" w:space="0" w:color="auto"/>
            <w:left w:val="none" w:sz="0" w:space="0" w:color="auto"/>
            <w:bottom w:val="none" w:sz="0" w:space="0" w:color="auto"/>
            <w:right w:val="none" w:sz="0" w:space="0" w:color="auto"/>
          </w:divBdr>
        </w:div>
        <w:div w:id="1715344777">
          <w:marLeft w:val="640"/>
          <w:marRight w:val="0"/>
          <w:marTop w:val="0"/>
          <w:marBottom w:val="0"/>
          <w:divBdr>
            <w:top w:val="none" w:sz="0" w:space="0" w:color="auto"/>
            <w:left w:val="none" w:sz="0" w:space="0" w:color="auto"/>
            <w:bottom w:val="none" w:sz="0" w:space="0" w:color="auto"/>
            <w:right w:val="none" w:sz="0" w:space="0" w:color="auto"/>
          </w:divBdr>
        </w:div>
        <w:div w:id="1741709211">
          <w:marLeft w:val="640"/>
          <w:marRight w:val="0"/>
          <w:marTop w:val="0"/>
          <w:marBottom w:val="0"/>
          <w:divBdr>
            <w:top w:val="none" w:sz="0" w:space="0" w:color="auto"/>
            <w:left w:val="none" w:sz="0" w:space="0" w:color="auto"/>
            <w:bottom w:val="none" w:sz="0" w:space="0" w:color="auto"/>
            <w:right w:val="none" w:sz="0" w:space="0" w:color="auto"/>
          </w:divBdr>
        </w:div>
        <w:div w:id="1831434799">
          <w:marLeft w:val="640"/>
          <w:marRight w:val="0"/>
          <w:marTop w:val="0"/>
          <w:marBottom w:val="0"/>
          <w:divBdr>
            <w:top w:val="none" w:sz="0" w:space="0" w:color="auto"/>
            <w:left w:val="none" w:sz="0" w:space="0" w:color="auto"/>
            <w:bottom w:val="none" w:sz="0" w:space="0" w:color="auto"/>
            <w:right w:val="none" w:sz="0" w:space="0" w:color="auto"/>
          </w:divBdr>
        </w:div>
        <w:div w:id="2053377848">
          <w:marLeft w:val="640"/>
          <w:marRight w:val="0"/>
          <w:marTop w:val="0"/>
          <w:marBottom w:val="0"/>
          <w:divBdr>
            <w:top w:val="none" w:sz="0" w:space="0" w:color="auto"/>
            <w:left w:val="none" w:sz="0" w:space="0" w:color="auto"/>
            <w:bottom w:val="none" w:sz="0" w:space="0" w:color="auto"/>
            <w:right w:val="none" w:sz="0" w:space="0" w:color="auto"/>
          </w:divBdr>
        </w:div>
        <w:div w:id="2079134332">
          <w:marLeft w:val="640"/>
          <w:marRight w:val="0"/>
          <w:marTop w:val="0"/>
          <w:marBottom w:val="0"/>
          <w:divBdr>
            <w:top w:val="none" w:sz="0" w:space="0" w:color="auto"/>
            <w:left w:val="none" w:sz="0" w:space="0" w:color="auto"/>
            <w:bottom w:val="none" w:sz="0" w:space="0" w:color="auto"/>
            <w:right w:val="none" w:sz="0" w:space="0" w:color="auto"/>
          </w:divBdr>
        </w:div>
        <w:div w:id="2132550065">
          <w:marLeft w:val="640"/>
          <w:marRight w:val="0"/>
          <w:marTop w:val="0"/>
          <w:marBottom w:val="0"/>
          <w:divBdr>
            <w:top w:val="none" w:sz="0" w:space="0" w:color="auto"/>
            <w:left w:val="none" w:sz="0" w:space="0" w:color="auto"/>
            <w:bottom w:val="none" w:sz="0" w:space="0" w:color="auto"/>
            <w:right w:val="none" w:sz="0" w:space="0" w:color="auto"/>
          </w:divBdr>
        </w:div>
      </w:divsChild>
    </w:div>
    <w:div w:id="538394525">
      <w:bodyDiv w:val="1"/>
      <w:marLeft w:val="0"/>
      <w:marRight w:val="0"/>
      <w:marTop w:val="0"/>
      <w:marBottom w:val="0"/>
      <w:divBdr>
        <w:top w:val="none" w:sz="0" w:space="0" w:color="auto"/>
        <w:left w:val="none" w:sz="0" w:space="0" w:color="auto"/>
        <w:bottom w:val="none" w:sz="0" w:space="0" w:color="auto"/>
        <w:right w:val="none" w:sz="0" w:space="0" w:color="auto"/>
      </w:divBdr>
      <w:divsChild>
        <w:div w:id="921641039">
          <w:marLeft w:val="640"/>
          <w:marRight w:val="0"/>
          <w:marTop w:val="0"/>
          <w:marBottom w:val="0"/>
          <w:divBdr>
            <w:top w:val="none" w:sz="0" w:space="0" w:color="auto"/>
            <w:left w:val="none" w:sz="0" w:space="0" w:color="auto"/>
            <w:bottom w:val="none" w:sz="0" w:space="0" w:color="auto"/>
            <w:right w:val="none" w:sz="0" w:space="0" w:color="auto"/>
          </w:divBdr>
        </w:div>
        <w:div w:id="2049526304">
          <w:marLeft w:val="640"/>
          <w:marRight w:val="0"/>
          <w:marTop w:val="0"/>
          <w:marBottom w:val="0"/>
          <w:divBdr>
            <w:top w:val="none" w:sz="0" w:space="0" w:color="auto"/>
            <w:left w:val="none" w:sz="0" w:space="0" w:color="auto"/>
            <w:bottom w:val="none" w:sz="0" w:space="0" w:color="auto"/>
            <w:right w:val="none" w:sz="0" w:space="0" w:color="auto"/>
          </w:divBdr>
        </w:div>
        <w:div w:id="1480878401">
          <w:marLeft w:val="640"/>
          <w:marRight w:val="0"/>
          <w:marTop w:val="0"/>
          <w:marBottom w:val="0"/>
          <w:divBdr>
            <w:top w:val="none" w:sz="0" w:space="0" w:color="auto"/>
            <w:left w:val="none" w:sz="0" w:space="0" w:color="auto"/>
            <w:bottom w:val="none" w:sz="0" w:space="0" w:color="auto"/>
            <w:right w:val="none" w:sz="0" w:space="0" w:color="auto"/>
          </w:divBdr>
        </w:div>
        <w:div w:id="925960409">
          <w:marLeft w:val="640"/>
          <w:marRight w:val="0"/>
          <w:marTop w:val="0"/>
          <w:marBottom w:val="0"/>
          <w:divBdr>
            <w:top w:val="none" w:sz="0" w:space="0" w:color="auto"/>
            <w:left w:val="none" w:sz="0" w:space="0" w:color="auto"/>
            <w:bottom w:val="none" w:sz="0" w:space="0" w:color="auto"/>
            <w:right w:val="none" w:sz="0" w:space="0" w:color="auto"/>
          </w:divBdr>
        </w:div>
        <w:div w:id="100222546">
          <w:marLeft w:val="640"/>
          <w:marRight w:val="0"/>
          <w:marTop w:val="0"/>
          <w:marBottom w:val="0"/>
          <w:divBdr>
            <w:top w:val="none" w:sz="0" w:space="0" w:color="auto"/>
            <w:left w:val="none" w:sz="0" w:space="0" w:color="auto"/>
            <w:bottom w:val="none" w:sz="0" w:space="0" w:color="auto"/>
            <w:right w:val="none" w:sz="0" w:space="0" w:color="auto"/>
          </w:divBdr>
        </w:div>
        <w:div w:id="1991981499">
          <w:marLeft w:val="640"/>
          <w:marRight w:val="0"/>
          <w:marTop w:val="0"/>
          <w:marBottom w:val="0"/>
          <w:divBdr>
            <w:top w:val="none" w:sz="0" w:space="0" w:color="auto"/>
            <w:left w:val="none" w:sz="0" w:space="0" w:color="auto"/>
            <w:bottom w:val="none" w:sz="0" w:space="0" w:color="auto"/>
            <w:right w:val="none" w:sz="0" w:space="0" w:color="auto"/>
          </w:divBdr>
        </w:div>
        <w:div w:id="561866176">
          <w:marLeft w:val="640"/>
          <w:marRight w:val="0"/>
          <w:marTop w:val="0"/>
          <w:marBottom w:val="0"/>
          <w:divBdr>
            <w:top w:val="none" w:sz="0" w:space="0" w:color="auto"/>
            <w:left w:val="none" w:sz="0" w:space="0" w:color="auto"/>
            <w:bottom w:val="none" w:sz="0" w:space="0" w:color="auto"/>
            <w:right w:val="none" w:sz="0" w:space="0" w:color="auto"/>
          </w:divBdr>
        </w:div>
        <w:div w:id="1477726592">
          <w:marLeft w:val="640"/>
          <w:marRight w:val="0"/>
          <w:marTop w:val="0"/>
          <w:marBottom w:val="0"/>
          <w:divBdr>
            <w:top w:val="none" w:sz="0" w:space="0" w:color="auto"/>
            <w:left w:val="none" w:sz="0" w:space="0" w:color="auto"/>
            <w:bottom w:val="none" w:sz="0" w:space="0" w:color="auto"/>
            <w:right w:val="none" w:sz="0" w:space="0" w:color="auto"/>
          </w:divBdr>
        </w:div>
        <w:div w:id="1148596891">
          <w:marLeft w:val="640"/>
          <w:marRight w:val="0"/>
          <w:marTop w:val="0"/>
          <w:marBottom w:val="0"/>
          <w:divBdr>
            <w:top w:val="none" w:sz="0" w:space="0" w:color="auto"/>
            <w:left w:val="none" w:sz="0" w:space="0" w:color="auto"/>
            <w:bottom w:val="none" w:sz="0" w:space="0" w:color="auto"/>
            <w:right w:val="none" w:sz="0" w:space="0" w:color="auto"/>
          </w:divBdr>
        </w:div>
        <w:div w:id="953026508">
          <w:marLeft w:val="640"/>
          <w:marRight w:val="0"/>
          <w:marTop w:val="0"/>
          <w:marBottom w:val="0"/>
          <w:divBdr>
            <w:top w:val="none" w:sz="0" w:space="0" w:color="auto"/>
            <w:left w:val="none" w:sz="0" w:space="0" w:color="auto"/>
            <w:bottom w:val="none" w:sz="0" w:space="0" w:color="auto"/>
            <w:right w:val="none" w:sz="0" w:space="0" w:color="auto"/>
          </w:divBdr>
        </w:div>
        <w:div w:id="1000541631">
          <w:marLeft w:val="640"/>
          <w:marRight w:val="0"/>
          <w:marTop w:val="0"/>
          <w:marBottom w:val="0"/>
          <w:divBdr>
            <w:top w:val="none" w:sz="0" w:space="0" w:color="auto"/>
            <w:left w:val="none" w:sz="0" w:space="0" w:color="auto"/>
            <w:bottom w:val="none" w:sz="0" w:space="0" w:color="auto"/>
            <w:right w:val="none" w:sz="0" w:space="0" w:color="auto"/>
          </w:divBdr>
        </w:div>
        <w:div w:id="320279635">
          <w:marLeft w:val="640"/>
          <w:marRight w:val="0"/>
          <w:marTop w:val="0"/>
          <w:marBottom w:val="0"/>
          <w:divBdr>
            <w:top w:val="none" w:sz="0" w:space="0" w:color="auto"/>
            <w:left w:val="none" w:sz="0" w:space="0" w:color="auto"/>
            <w:bottom w:val="none" w:sz="0" w:space="0" w:color="auto"/>
            <w:right w:val="none" w:sz="0" w:space="0" w:color="auto"/>
          </w:divBdr>
        </w:div>
        <w:div w:id="1595018888">
          <w:marLeft w:val="640"/>
          <w:marRight w:val="0"/>
          <w:marTop w:val="0"/>
          <w:marBottom w:val="0"/>
          <w:divBdr>
            <w:top w:val="none" w:sz="0" w:space="0" w:color="auto"/>
            <w:left w:val="none" w:sz="0" w:space="0" w:color="auto"/>
            <w:bottom w:val="none" w:sz="0" w:space="0" w:color="auto"/>
            <w:right w:val="none" w:sz="0" w:space="0" w:color="auto"/>
          </w:divBdr>
        </w:div>
        <w:div w:id="937907084">
          <w:marLeft w:val="640"/>
          <w:marRight w:val="0"/>
          <w:marTop w:val="0"/>
          <w:marBottom w:val="0"/>
          <w:divBdr>
            <w:top w:val="none" w:sz="0" w:space="0" w:color="auto"/>
            <w:left w:val="none" w:sz="0" w:space="0" w:color="auto"/>
            <w:bottom w:val="none" w:sz="0" w:space="0" w:color="auto"/>
            <w:right w:val="none" w:sz="0" w:space="0" w:color="auto"/>
          </w:divBdr>
        </w:div>
        <w:div w:id="2015451090">
          <w:marLeft w:val="640"/>
          <w:marRight w:val="0"/>
          <w:marTop w:val="0"/>
          <w:marBottom w:val="0"/>
          <w:divBdr>
            <w:top w:val="none" w:sz="0" w:space="0" w:color="auto"/>
            <w:left w:val="none" w:sz="0" w:space="0" w:color="auto"/>
            <w:bottom w:val="none" w:sz="0" w:space="0" w:color="auto"/>
            <w:right w:val="none" w:sz="0" w:space="0" w:color="auto"/>
          </w:divBdr>
        </w:div>
        <w:div w:id="1450781989">
          <w:marLeft w:val="640"/>
          <w:marRight w:val="0"/>
          <w:marTop w:val="0"/>
          <w:marBottom w:val="0"/>
          <w:divBdr>
            <w:top w:val="none" w:sz="0" w:space="0" w:color="auto"/>
            <w:left w:val="none" w:sz="0" w:space="0" w:color="auto"/>
            <w:bottom w:val="none" w:sz="0" w:space="0" w:color="auto"/>
            <w:right w:val="none" w:sz="0" w:space="0" w:color="auto"/>
          </w:divBdr>
        </w:div>
        <w:div w:id="2057855365">
          <w:marLeft w:val="640"/>
          <w:marRight w:val="0"/>
          <w:marTop w:val="0"/>
          <w:marBottom w:val="0"/>
          <w:divBdr>
            <w:top w:val="none" w:sz="0" w:space="0" w:color="auto"/>
            <w:left w:val="none" w:sz="0" w:space="0" w:color="auto"/>
            <w:bottom w:val="none" w:sz="0" w:space="0" w:color="auto"/>
            <w:right w:val="none" w:sz="0" w:space="0" w:color="auto"/>
          </w:divBdr>
        </w:div>
        <w:div w:id="1782455796">
          <w:marLeft w:val="640"/>
          <w:marRight w:val="0"/>
          <w:marTop w:val="0"/>
          <w:marBottom w:val="0"/>
          <w:divBdr>
            <w:top w:val="none" w:sz="0" w:space="0" w:color="auto"/>
            <w:left w:val="none" w:sz="0" w:space="0" w:color="auto"/>
            <w:bottom w:val="none" w:sz="0" w:space="0" w:color="auto"/>
            <w:right w:val="none" w:sz="0" w:space="0" w:color="auto"/>
          </w:divBdr>
        </w:div>
        <w:div w:id="414933974">
          <w:marLeft w:val="640"/>
          <w:marRight w:val="0"/>
          <w:marTop w:val="0"/>
          <w:marBottom w:val="0"/>
          <w:divBdr>
            <w:top w:val="none" w:sz="0" w:space="0" w:color="auto"/>
            <w:left w:val="none" w:sz="0" w:space="0" w:color="auto"/>
            <w:bottom w:val="none" w:sz="0" w:space="0" w:color="auto"/>
            <w:right w:val="none" w:sz="0" w:space="0" w:color="auto"/>
          </w:divBdr>
        </w:div>
        <w:div w:id="1998532734">
          <w:marLeft w:val="640"/>
          <w:marRight w:val="0"/>
          <w:marTop w:val="0"/>
          <w:marBottom w:val="0"/>
          <w:divBdr>
            <w:top w:val="none" w:sz="0" w:space="0" w:color="auto"/>
            <w:left w:val="none" w:sz="0" w:space="0" w:color="auto"/>
            <w:bottom w:val="none" w:sz="0" w:space="0" w:color="auto"/>
            <w:right w:val="none" w:sz="0" w:space="0" w:color="auto"/>
          </w:divBdr>
        </w:div>
        <w:div w:id="1971474899">
          <w:marLeft w:val="640"/>
          <w:marRight w:val="0"/>
          <w:marTop w:val="0"/>
          <w:marBottom w:val="0"/>
          <w:divBdr>
            <w:top w:val="none" w:sz="0" w:space="0" w:color="auto"/>
            <w:left w:val="none" w:sz="0" w:space="0" w:color="auto"/>
            <w:bottom w:val="none" w:sz="0" w:space="0" w:color="auto"/>
            <w:right w:val="none" w:sz="0" w:space="0" w:color="auto"/>
          </w:divBdr>
        </w:div>
        <w:div w:id="304627558">
          <w:marLeft w:val="640"/>
          <w:marRight w:val="0"/>
          <w:marTop w:val="0"/>
          <w:marBottom w:val="0"/>
          <w:divBdr>
            <w:top w:val="none" w:sz="0" w:space="0" w:color="auto"/>
            <w:left w:val="none" w:sz="0" w:space="0" w:color="auto"/>
            <w:bottom w:val="none" w:sz="0" w:space="0" w:color="auto"/>
            <w:right w:val="none" w:sz="0" w:space="0" w:color="auto"/>
          </w:divBdr>
        </w:div>
        <w:div w:id="1364788210">
          <w:marLeft w:val="640"/>
          <w:marRight w:val="0"/>
          <w:marTop w:val="0"/>
          <w:marBottom w:val="0"/>
          <w:divBdr>
            <w:top w:val="none" w:sz="0" w:space="0" w:color="auto"/>
            <w:left w:val="none" w:sz="0" w:space="0" w:color="auto"/>
            <w:bottom w:val="none" w:sz="0" w:space="0" w:color="auto"/>
            <w:right w:val="none" w:sz="0" w:space="0" w:color="auto"/>
          </w:divBdr>
        </w:div>
        <w:div w:id="904798481">
          <w:marLeft w:val="640"/>
          <w:marRight w:val="0"/>
          <w:marTop w:val="0"/>
          <w:marBottom w:val="0"/>
          <w:divBdr>
            <w:top w:val="none" w:sz="0" w:space="0" w:color="auto"/>
            <w:left w:val="none" w:sz="0" w:space="0" w:color="auto"/>
            <w:bottom w:val="none" w:sz="0" w:space="0" w:color="auto"/>
            <w:right w:val="none" w:sz="0" w:space="0" w:color="auto"/>
          </w:divBdr>
        </w:div>
        <w:div w:id="1701934936">
          <w:marLeft w:val="640"/>
          <w:marRight w:val="0"/>
          <w:marTop w:val="0"/>
          <w:marBottom w:val="0"/>
          <w:divBdr>
            <w:top w:val="none" w:sz="0" w:space="0" w:color="auto"/>
            <w:left w:val="none" w:sz="0" w:space="0" w:color="auto"/>
            <w:bottom w:val="none" w:sz="0" w:space="0" w:color="auto"/>
            <w:right w:val="none" w:sz="0" w:space="0" w:color="auto"/>
          </w:divBdr>
        </w:div>
        <w:div w:id="1225261833">
          <w:marLeft w:val="640"/>
          <w:marRight w:val="0"/>
          <w:marTop w:val="0"/>
          <w:marBottom w:val="0"/>
          <w:divBdr>
            <w:top w:val="none" w:sz="0" w:space="0" w:color="auto"/>
            <w:left w:val="none" w:sz="0" w:space="0" w:color="auto"/>
            <w:bottom w:val="none" w:sz="0" w:space="0" w:color="auto"/>
            <w:right w:val="none" w:sz="0" w:space="0" w:color="auto"/>
          </w:divBdr>
        </w:div>
        <w:div w:id="58554934">
          <w:marLeft w:val="640"/>
          <w:marRight w:val="0"/>
          <w:marTop w:val="0"/>
          <w:marBottom w:val="0"/>
          <w:divBdr>
            <w:top w:val="none" w:sz="0" w:space="0" w:color="auto"/>
            <w:left w:val="none" w:sz="0" w:space="0" w:color="auto"/>
            <w:bottom w:val="none" w:sz="0" w:space="0" w:color="auto"/>
            <w:right w:val="none" w:sz="0" w:space="0" w:color="auto"/>
          </w:divBdr>
        </w:div>
        <w:div w:id="1040204768">
          <w:marLeft w:val="640"/>
          <w:marRight w:val="0"/>
          <w:marTop w:val="0"/>
          <w:marBottom w:val="0"/>
          <w:divBdr>
            <w:top w:val="none" w:sz="0" w:space="0" w:color="auto"/>
            <w:left w:val="none" w:sz="0" w:space="0" w:color="auto"/>
            <w:bottom w:val="none" w:sz="0" w:space="0" w:color="auto"/>
            <w:right w:val="none" w:sz="0" w:space="0" w:color="auto"/>
          </w:divBdr>
        </w:div>
        <w:div w:id="1511602705">
          <w:marLeft w:val="640"/>
          <w:marRight w:val="0"/>
          <w:marTop w:val="0"/>
          <w:marBottom w:val="0"/>
          <w:divBdr>
            <w:top w:val="none" w:sz="0" w:space="0" w:color="auto"/>
            <w:left w:val="none" w:sz="0" w:space="0" w:color="auto"/>
            <w:bottom w:val="none" w:sz="0" w:space="0" w:color="auto"/>
            <w:right w:val="none" w:sz="0" w:space="0" w:color="auto"/>
          </w:divBdr>
        </w:div>
        <w:div w:id="1753509553">
          <w:marLeft w:val="640"/>
          <w:marRight w:val="0"/>
          <w:marTop w:val="0"/>
          <w:marBottom w:val="0"/>
          <w:divBdr>
            <w:top w:val="none" w:sz="0" w:space="0" w:color="auto"/>
            <w:left w:val="none" w:sz="0" w:space="0" w:color="auto"/>
            <w:bottom w:val="none" w:sz="0" w:space="0" w:color="auto"/>
            <w:right w:val="none" w:sz="0" w:space="0" w:color="auto"/>
          </w:divBdr>
        </w:div>
        <w:div w:id="533466684">
          <w:marLeft w:val="640"/>
          <w:marRight w:val="0"/>
          <w:marTop w:val="0"/>
          <w:marBottom w:val="0"/>
          <w:divBdr>
            <w:top w:val="none" w:sz="0" w:space="0" w:color="auto"/>
            <w:left w:val="none" w:sz="0" w:space="0" w:color="auto"/>
            <w:bottom w:val="none" w:sz="0" w:space="0" w:color="auto"/>
            <w:right w:val="none" w:sz="0" w:space="0" w:color="auto"/>
          </w:divBdr>
        </w:div>
        <w:div w:id="692610227">
          <w:marLeft w:val="640"/>
          <w:marRight w:val="0"/>
          <w:marTop w:val="0"/>
          <w:marBottom w:val="0"/>
          <w:divBdr>
            <w:top w:val="none" w:sz="0" w:space="0" w:color="auto"/>
            <w:left w:val="none" w:sz="0" w:space="0" w:color="auto"/>
            <w:bottom w:val="none" w:sz="0" w:space="0" w:color="auto"/>
            <w:right w:val="none" w:sz="0" w:space="0" w:color="auto"/>
          </w:divBdr>
        </w:div>
        <w:div w:id="1372025648">
          <w:marLeft w:val="640"/>
          <w:marRight w:val="0"/>
          <w:marTop w:val="0"/>
          <w:marBottom w:val="0"/>
          <w:divBdr>
            <w:top w:val="none" w:sz="0" w:space="0" w:color="auto"/>
            <w:left w:val="none" w:sz="0" w:space="0" w:color="auto"/>
            <w:bottom w:val="none" w:sz="0" w:space="0" w:color="auto"/>
            <w:right w:val="none" w:sz="0" w:space="0" w:color="auto"/>
          </w:divBdr>
        </w:div>
        <w:div w:id="501436712">
          <w:marLeft w:val="640"/>
          <w:marRight w:val="0"/>
          <w:marTop w:val="0"/>
          <w:marBottom w:val="0"/>
          <w:divBdr>
            <w:top w:val="none" w:sz="0" w:space="0" w:color="auto"/>
            <w:left w:val="none" w:sz="0" w:space="0" w:color="auto"/>
            <w:bottom w:val="none" w:sz="0" w:space="0" w:color="auto"/>
            <w:right w:val="none" w:sz="0" w:space="0" w:color="auto"/>
          </w:divBdr>
        </w:div>
        <w:div w:id="1775638430">
          <w:marLeft w:val="640"/>
          <w:marRight w:val="0"/>
          <w:marTop w:val="0"/>
          <w:marBottom w:val="0"/>
          <w:divBdr>
            <w:top w:val="none" w:sz="0" w:space="0" w:color="auto"/>
            <w:left w:val="none" w:sz="0" w:space="0" w:color="auto"/>
            <w:bottom w:val="none" w:sz="0" w:space="0" w:color="auto"/>
            <w:right w:val="none" w:sz="0" w:space="0" w:color="auto"/>
          </w:divBdr>
        </w:div>
        <w:div w:id="865019639">
          <w:marLeft w:val="640"/>
          <w:marRight w:val="0"/>
          <w:marTop w:val="0"/>
          <w:marBottom w:val="0"/>
          <w:divBdr>
            <w:top w:val="none" w:sz="0" w:space="0" w:color="auto"/>
            <w:left w:val="none" w:sz="0" w:space="0" w:color="auto"/>
            <w:bottom w:val="none" w:sz="0" w:space="0" w:color="auto"/>
            <w:right w:val="none" w:sz="0" w:space="0" w:color="auto"/>
          </w:divBdr>
        </w:div>
        <w:div w:id="2129468324">
          <w:marLeft w:val="640"/>
          <w:marRight w:val="0"/>
          <w:marTop w:val="0"/>
          <w:marBottom w:val="0"/>
          <w:divBdr>
            <w:top w:val="none" w:sz="0" w:space="0" w:color="auto"/>
            <w:left w:val="none" w:sz="0" w:space="0" w:color="auto"/>
            <w:bottom w:val="none" w:sz="0" w:space="0" w:color="auto"/>
            <w:right w:val="none" w:sz="0" w:space="0" w:color="auto"/>
          </w:divBdr>
        </w:div>
        <w:div w:id="649408036">
          <w:marLeft w:val="640"/>
          <w:marRight w:val="0"/>
          <w:marTop w:val="0"/>
          <w:marBottom w:val="0"/>
          <w:divBdr>
            <w:top w:val="none" w:sz="0" w:space="0" w:color="auto"/>
            <w:left w:val="none" w:sz="0" w:space="0" w:color="auto"/>
            <w:bottom w:val="none" w:sz="0" w:space="0" w:color="auto"/>
            <w:right w:val="none" w:sz="0" w:space="0" w:color="auto"/>
          </w:divBdr>
        </w:div>
        <w:div w:id="632176806">
          <w:marLeft w:val="640"/>
          <w:marRight w:val="0"/>
          <w:marTop w:val="0"/>
          <w:marBottom w:val="0"/>
          <w:divBdr>
            <w:top w:val="none" w:sz="0" w:space="0" w:color="auto"/>
            <w:left w:val="none" w:sz="0" w:space="0" w:color="auto"/>
            <w:bottom w:val="none" w:sz="0" w:space="0" w:color="auto"/>
            <w:right w:val="none" w:sz="0" w:space="0" w:color="auto"/>
          </w:divBdr>
        </w:div>
        <w:div w:id="1109274612">
          <w:marLeft w:val="640"/>
          <w:marRight w:val="0"/>
          <w:marTop w:val="0"/>
          <w:marBottom w:val="0"/>
          <w:divBdr>
            <w:top w:val="none" w:sz="0" w:space="0" w:color="auto"/>
            <w:left w:val="none" w:sz="0" w:space="0" w:color="auto"/>
            <w:bottom w:val="none" w:sz="0" w:space="0" w:color="auto"/>
            <w:right w:val="none" w:sz="0" w:space="0" w:color="auto"/>
          </w:divBdr>
        </w:div>
        <w:div w:id="1449548544">
          <w:marLeft w:val="640"/>
          <w:marRight w:val="0"/>
          <w:marTop w:val="0"/>
          <w:marBottom w:val="0"/>
          <w:divBdr>
            <w:top w:val="none" w:sz="0" w:space="0" w:color="auto"/>
            <w:left w:val="none" w:sz="0" w:space="0" w:color="auto"/>
            <w:bottom w:val="none" w:sz="0" w:space="0" w:color="auto"/>
            <w:right w:val="none" w:sz="0" w:space="0" w:color="auto"/>
          </w:divBdr>
        </w:div>
        <w:div w:id="954213030">
          <w:marLeft w:val="640"/>
          <w:marRight w:val="0"/>
          <w:marTop w:val="0"/>
          <w:marBottom w:val="0"/>
          <w:divBdr>
            <w:top w:val="none" w:sz="0" w:space="0" w:color="auto"/>
            <w:left w:val="none" w:sz="0" w:space="0" w:color="auto"/>
            <w:bottom w:val="none" w:sz="0" w:space="0" w:color="auto"/>
            <w:right w:val="none" w:sz="0" w:space="0" w:color="auto"/>
          </w:divBdr>
        </w:div>
        <w:div w:id="885726833">
          <w:marLeft w:val="640"/>
          <w:marRight w:val="0"/>
          <w:marTop w:val="0"/>
          <w:marBottom w:val="0"/>
          <w:divBdr>
            <w:top w:val="none" w:sz="0" w:space="0" w:color="auto"/>
            <w:left w:val="none" w:sz="0" w:space="0" w:color="auto"/>
            <w:bottom w:val="none" w:sz="0" w:space="0" w:color="auto"/>
            <w:right w:val="none" w:sz="0" w:space="0" w:color="auto"/>
          </w:divBdr>
        </w:div>
        <w:div w:id="1398674759">
          <w:marLeft w:val="640"/>
          <w:marRight w:val="0"/>
          <w:marTop w:val="0"/>
          <w:marBottom w:val="0"/>
          <w:divBdr>
            <w:top w:val="none" w:sz="0" w:space="0" w:color="auto"/>
            <w:left w:val="none" w:sz="0" w:space="0" w:color="auto"/>
            <w:bottom w:val="none" w:sz="0" w:space="0" w:color="auto"/>
            <w:right w:val="none" w:sz="0" w:space="0" w:color="auto"/>
          </w:divBdr>
        </w:div>
        <w:div w:id="1006595111">
          <w:marLeft w:val="640"/>
          <w:marRight w:val="0"/>
          <w:marTop w:val="0"/>
          <w:marBottom w:val="0"/>
          <w:divBdr>
            <w:top w:val="none" w:sz="0" w:space="0" w:color="auto"/>
            <w:left w:val="none" w:sz="0" w:space="0" w:color="auto"/>
            <w:bottom w:val="none" w:sz="0" w:space="0" w:color="auto"/>
            <w:right w:val="none" w:sz="0" w:space="0" w:color="auto"/>
          </w:divBdr>
        </w:div>
        <w:div w:id="1824734752">
          <w:marLeft w:val="640"/>
          <w:marRight w:val="0"/>
          <w:marTop w:val="0"/>
          <w:marBottom w:val="0"/>
          <w:divBdr>
            <w:top w:val="none" w:sz="0" w:space="0" w:color="auto"/>
            <w:left w:val="none" w:sz="0" w:space="0" w:color="auto"/>
            <w:bottom w:val="none" w:sz="0" w:space="0" w:color="auto"/>
            <w:right w:val="none" w:sz="0" w:space="0" w:color="auto"/>
          </w:divBdr>
        </w:div>
        <w:div w:id="2099712919">
          <w:marLeft w:val="640"/>
          <w:marRight w:val="0"/>
          <w:marTop w:val="0"/>
          <w:marBottom w:val="0"/>
          <w:divBdr>
            <w:top w:val="none" w:sz="0" w:space="0" w:color="auto"/>
            <w:left w:val="none" w:sz="0" w:space="0" w:color="auto"/>
            <w:bottom w:val="none" w:sz="0" w:space="0" w:color="auto"/>
            <w:right w:val="none" w:sz="0" w:space="0" w:color="auto"/>
          </w:divBdr>
        </w:div>
        <w:div w:id="223570114">
          <w:marLeft w:val="640"/>
          <w:marRight w:val="0"/>
          <w:marTop w:val="0"/>
          <w:marBottom w:val="0"/>
          <w:divBdr>
            <w:top w:val="none" w:sz="0" w:space="0" w:color="auto"/>
            <w:left w:val="none" w:sz="0" w:space="0" w:color="auto"/>
            <w:bottom w:val="none" w:sz="0" w:space="0" w:color="auto"/>
            <w:right w:val="none" w:sz="0" w:space="0" w:color="auto"/>
          </w:divBdr>
        </w:div>
        <w:div w:id="935020874">
          <w:marLeft w:val="640"/>
          <w:marRight w:val="0"/>
          <w:marTop w:val="0"/>
          <w:marBottom w:val="0"/>
          <w:divBdr>
            <w:top w:val="none" w:sz="0" w:space="0" w:color="auto"/>
            <w:left w:val="none" w:sz="0" w:space="0" w:color="auto"/>
            <w:bottom w:val="none" w:sz="0" w:space="0" w:color="auto"/>
            <w:right w:val="none" w:sz="0" w:space="0" w:color="auto"/>
          </w:divBdr>
        </w:div>
        <w:div w:id="1198467926">
          <w:marLeft w:val="640"/>
          <w:marRight w:val="0"/>
          <w:marTop w:val="0"/>
          <w:marBottom w:val="0"/>
          <w:divBdr>
            <w:top w:val="none" w:sz="0" w:space="0" w:color="auto"/>
            <w:left w:val="none" w:sz="0" w:space="0" w:color="auto"/>
            <w:bottom w:val="none" w:sz="0" w:space="0" w:color="auto"/>
            <w:right w:val="none" w:sz="0" w:space="0" w:color="auto"/>
          </w:divBdr>
        </w:div>
        <w:div w:id="1591238634">
          <w:marLeft w:val="640"/>
          <w:marRight w:val="0"/>
          <w:marTop w:val="0"/>
          <w:marBottom w:val="0"/>
          <w:divBdr>
            <w:top w:val="none" w:sz="0" w:space="0" w:color="auto"/>
            <w:left w:val="none" w:sz="0" w:space="0" w:color="auto"/>
            <w:bottom w:val="none" w:sz="0" w:space="0" w:color="auto"/>
            <w:right w:val="none" w:sz="0" w:space="0" w:color="auto"/>
          </w:divBdr>
        </w:div>
      </w:divsChild>
    </w:div>
    <w:div w:id="541938987">
      <w:marLeft w:val="0"/>
      <w:marRight w:val="0"/>
      <w:marTop w:val="0"/>
      <w:marBottom w:val="0"/>
      <w:divBdr>
        <w:top w:val="none" w:sz="0" w:space="0" w:color="auto"/>
        <w:left w:val="none" w:sz="0" w:space="0" w:color="auto"/>
        <w:bottom w:val="none" w:sz="0" w:space="0" w:color="auto"/>
        <w:right w:val="none" w:sz="0" w:space="0" w:color="auto"/>
      </w:divBdr>
    </w:div>
    <w:div w:id="544683801">
      <w:marLeft w:val="0"/>
      <w:marRight w:val="0"/>
      <w:marTop w:val="0"/>
      <w:marBottom w:val="0"/>
      <w:divBdr>
        <w:top w:val="none" w:sz="0" w:space="0" w:color="auto"/>
        <w:left w:val="none" w:sz="0" w:space="0" w:color="auto"/>
        <w:bottom w:val="none" w:sz="0" w:space="0" w:color="auto"/>
        <w:right w:val="none" w:sz="0" w:space="0" w:color="auto"/>
      </w:divBdr>
    </w:div>
    <w:div w:id="544951675">
      <w:marLeft w:val="0"/>
      <w:marRight w:val="0"/>
      <w:marTop w:val="0"/>
      <w:marBottom w:val="0"/>
      <w:divBdr>
        <w:top w:val="none" w:sz="0" w:space="0" w:color="auto"/>
        <w:left w:val="none" w:sz="0" w:space="0" w:color="auto"/>
        <w:bottom w:val="none" w:sz="0" w:space="0" w:color="auto"/>
        <w:right w:val="none" w:sz="0" w:space="0" w:color="auto"/>
      </w:divBdr>
    </w:div>
    <w:div w:id="545340976">
      <w:marLeft w:val="0"/>
      <w:marRight w:val="0"/>
      <w:marTop w:val="0"/>
      <w:marBottom w:val="0"/>
      <w:divBdr>
        <w:top w:val="none" w:sz="0" w:space="0" w:color="auto"/>
        <w:left w:val="none" w:sz="0" w:space="0" w:color="auto"/>
        <w:bottom w:val="none" w:sz="0" w:space="0" w:color="auto"/>
        <w:right w:val="none" w:sz="0" w:space="0" w:color="auto"/>
      </w:divBdr>
    </w:div>
    <w:div w:id="548961787">
      <w:marLeft w:val="0"/>
      <w:marRight w:val="0"/>
      <w:marTop w:val="0"/>
      <w:marBottom w:val="0"/>
      <w:divBdr>
        <w:top w:val="none" w:sz="0" w:space="0" w:color="auto"/>
        <w:left w:val="none" w:sz="0" w:space="0" w:color="auto"/>
        <w:bottom w:val="none" w:sz="0" w:space="0" w:color="auto"/>
        <w:right w:val="none" w:sz="0" w:space="0" w:color="auto"/>
      </w:divBdr>
    </w:div>
    <w:div w:id="551774161">
      <w:bodyDiv w:val="1"/>
      <w:marLeft w:val="0"/>
      <w:marRight w:val="0"/>
      <w:marTop w:val="0"/>
      <w:marBottom w:val="0"/>
      <w:divBdr>
        <w:top w:val="none" w:sz="0" w:space="0" w:color="auto"/>
        <w:left w:val="none" w:sz="0" w:space="0" w:color="auto"/>
        <w:bottom w:val="none" w:sz="0" w:space="0" w:color="auto"/>
        <w:right w:val="none" w:sz="0" w:space="0" w:color="auto"/>
      </w:divBdr>
      <w:divsChild>
        <w:div w:id="1628587001">
          <w:marLeft w:val="640"/>
          <w:marRight w:val="0"/>
          <w:marTop w:val="0"/>
          <w:marBottom w:val="0"/>
          <w:divBdr>
            <w:top w:val="none" w:sz="0" w:space="0" w:color="auto"/>
            <w:left w:val="none" w:sz="0" w:space="0" w:color="auto"/>
            <w:bottom w:val="none" w:sz="0" w:space="0" w:color="auto"/>
            <w:right w:val="none" w:sz="0" w:space="0" w:color="auto"/>
          </w:divBdr>
        </w:div>
        <w:div w:id="954747572">
          <w:marLeft w:val="640"/>
          <w:marRight w:val="0"/>
          <w:marTop w:val="0"/>
          <w:marBottom w:val="0"/>
          <w:divBdr>
            <w:top w:val="none" w:sz="0" w:space="0" w:color="auto"/>
            <w:left w:val="none" w:sz="0" w:space="0" w:color="auto"/>
            <w:bottom w:val="none" w:sz="0" w:space="0" w:color="auto"/>
            <w:right w:val="none" w:sz="0" w:space="0" w:color="auto"/>
          </w:divBdr>
        </w:div>
        <w:div w:id="1715276606">
          <w:marLeft w:val="640"/>
          <w:marRight w:val="0"/>
          <w:marTop w:val="0"/>
          <w:marBottom w:val="0"/>
          <w:divBdr>
            <w:top w:val="none" w:sz="0" w:space="0" w:color="auto"/>
            <w:left w:val="none" w:sz="0" w:space="0" w:color="auto"/>
            <w:bottom w:val="none" w:sz="0" w:space="0" w:color="auto"/>
            <w:right w:val="none" w:sz="0" w:space="0" w:color="auto"/>
          </w:divBdr>
        </w:div>
        <w:div w:id="1744714188">
          <w:marLeft w:val="640"/>
          <w:marRight w:val="0"/>
          <w:marTop w:val="0"/>
          <w:marBottom w:val="0"/>
          <w:divBdr>
            <w:top w:val="none" w:sz="0" w:space="0" w:color="auto"/>
            <w:left w:val="none" w:sz="0" w:space="0" w:color="auto"/>
            <w:bottom w:val="none" w:sz="0" w:space="0" w:color="auto"/>
            <w:right w:val="none" w:sz="0" w:space="0" w:color="auto"/>
          </w:divBdr>
        </w:div>
        <w:div w:id="1100758350">
          <w:marLeft w:val="640"/>
          <w:marRight w:val="0"/>
          <w:marTop w:val="0"/>
          <w:marBottom w:val="0"/>
          <w:divBdr>
            <w:top w:val="none" w:sz="0" w:space="0" w:color="auto"/>
            <w:left w:val="none" w:sz="0" w:space="0" w:color="auto"/>
            <w:bottom w:val="none" w:sz="0" w:space="0" w:color="auto"/>
            <w:right w:val="none" w:sz="0" w:space="0" w:color="auto"/>
          </w:divBdr>
        </w:div>
        <w:div w:id="395275271">
          <w:marLeft w:val="640"/>
          <w:marRight w:val="0"/>
          <w:marTop w:val="0"/>
          <w:marBottom w:val="0"/>
          <w:divBdr>
            <w:top w:val="none" w:sz="0" w:space="0" w:color="auto"/>
            <w:left w:val="none" w:sz="0" w:space="0" w:color="auto"/>
            <w:bottom w:val="none" w:sz="0" w:space="0" w:color="auto"/>
            <w:right w:val="none" w:sz="0" w:space="0" w:color="auto"/>
          </w:divBdr>
        </w:div>
        <w:div w:id="2037539997">
          <w:marLeft w:val="640"/>
          <w:marRight w:val="0"/>
          <w:marTop w:val="0"/>
          <w:marBottom w:val="0"/>
          <w:divBdr>
            <w:top w:val="none" w:sz="0" w:space="0" w:color="auto"/>
            <w:left w:val="none" w:sz="0" w:space="0" w:color="auto"/>
            <w:bottom w:val="none" w:sz="0" w:space="0" w:color="auto"/>
            <w:right w:val="none" w:sz="0" w:space="0" w:color="auto"/>
          </w:divBdr>
        </w:div>
        <w:div w:id="493179673">
          <w:marLeft w:val="640"/>
          <w:marRight w:val="0"/>
          <w:marTop w:val="0"/>
          <w:marBottom w:val="0"/>
          <w:divBdr>
            <w:top w:val="none" w:sz="0" w:space="0" w:color="auto"/>
            <w:left w:val="none" w:sz="0" w:space="0" w:color="auto"/>
            <w:bottom w:val="none" w:sz="0" w:space="0" w:color="auto"/>
            <w:right w:val="none" w:sz="0" w:space="0" w:color="auto"/>
          </w:divBdr>
        </w:div>
        <w:div w:id="1525099385">
          <w:marLeft w:val="640"/>
          <w:marRight w:val="0"/>
          <w:marTop w:val="0"/>
          <w:marBottom w:val="0"/>
          <w:divBdr>
            <w:top w:val="none" w:sz="0" w:space="0" w:color="auto"/>
            <w:left w:val="none" w:sz="0" w:space="0" w:color="auto"/>
            <w:bottom w:val="none" w:sz="0" w:space="0" w:color="auto"/>
            <w:right w:val="none" w:sz="0" w:space="0" w:color="auto"/>
          </w:divBdr>
        </w:div>
        <w:div w:id="2020692258">
          <w:marLeft w:val="640"/>
          <w:marRight w:val="0"/>
          <w:marTop w:val="0"/>
          <w:marBottom w:val="0"/>
          <w:divBdr>
            <w:top w:val="none" w:sz="0" w:space="0" w:color="auto"/>
            <w:left w:val="none" w:sz="0" w:space="0" w:color="auto"/>
            <w:bottom w:val="none" w:sz="0" w:space="0" w:color="auto"/>
            <w:right w:val="none" w:sz="0" w:space="0" w:color="auto"/>
          </w:divBdr>
        </w:div>
        <w:div w:id="2121413343">
          <w:marLeft w:val="640"/>
          <w:marRight w:val="0"/>
          <w:marTop w:val="0"/>
          <w:marBottom w:val="0"/>
          <w:divBdr>
            <w:top w:val="none" w:sz="0" w:space="0" w:color="auto"/>
            <w:left w:val="none" w:sz="0" w:space="0" w:color="auto"/>
            <w:bottom w:val="none" w:sz="0" w:space="0" w:color="auto"/>
            <w:right w:val="none" w:sz="0" w:space="0" w:color="auto"/>
          </w:divBdr>
        </w:div>
        <w:div w:id="656692039">
          <w:marLeft w:val="640"/>
          <w:marRight w:val="0"/>
          <w:marTop w:val="0"/>
          <w:marBottom w:val="0"/>
          <w:divBdr>
            <w:top w:val="none" w:sz="0" w:space="0" w:color="auto"/>
            <w:left w:val="none" w:sz="0" w:space="0" w:color="auto"/>
            <w:bottom w:val="none" w:sz="0" w:space="0" w:color="auto"/>
            <w:right w:val="none" w:sz="0" w:space="0" w:color="auto"/>
          </w:divBdr>
        </w:div>
        <w:div w:id="43725630">
          <w:marLeft w:val="640"/>
          <w:marRight w:val="0"/>
          <w:marTop w:val="0"/>
          <w:marBottom w:val="0"/>
          <w:divBdr>
            <w:top w:val="none" w:sz="0" w:space="0" w:color="auto"/>
            <w:left w:val="none" w:sz="0" w:space="0" w:color="auto"/>
            <w:bottom w:val="none" w:sz="0" w:space="0" w:color="auto"/>
            <w:right w:val="none" w:sz="0" w:space="0" w:color="auto"/>
          </w:divBdr>
        </w:div>
        <w:div w:id="1250820260">
          <w:marLeft w:val="640"/>
          <w:marRight w:val="0"/>
          <w:marTop w:val="0"/>
          <w:marBottom w:val="0"/>
          <w:divBdr>
            <w:top w:val="none" w:sz="0" w:space="0" w:color="auto"/>
            <w:left w:val="none" w:sz="0" w:space="0" w:color="auto"/>
            <w:bottom w:val="none" w:sz="0" w:space="0" w:color="auto"/>
            <w:right w:val="none" w:sz="0" w:space="0" w:color="auto"/>
          </w:divBdr>
        </w:div>
        <w:div w:id="1584099422">
          <w:marLeft w:val="640"/>
          <w:marRight w:val="0"/>
          <w:marTop w:val="0"/>
          <w:marBottom w:val="0"/>
          <w:divBdr>
            <w:top w:val="none" w:sz="0" w:space="0" w:color="auto"/>
            <w:left w:val="none" w:sz="0" w:space="0" w:color="auto"/>
            <w:bottom w:val="none" w:sz="0" w:space="0" w:color="auto"/>
            <w:right w:val="none" w:sz="0" w:space="0" w:color="auto"/>
          </w:divBdr>
        </w:div>
        <w:div w:id="152649108">
          <w:marLeft w:val="640"/>
          <w:marRight w:val="0"/>
          <w:marTop w:val="0"/>
          <w:marBottom w:val="0"/>
          <w:divBdr>
            <w:top w:val="none" w:sz="0" w:space="0" w:color="auto"/>
            <w:left w:val="none" w:sz="0" w:space="0" w:color="auto"/>
            <w:bottom w:val="none" w:sz="0" w:space="0" w:color="auto"/>
            <w:right w:val="none" w:sz="0" w:space="0" w:color="auto"/>
          </w:divBdr>
        </w:div>
        <w:div w:id="41098464">
          <w:marLeft w:val="640"/>
          <w:marRight w:val="0"/>
          <w:marTop w:val="0"/>
          <w:marBottom w:val="0"/>
          <w:divBdr>
            <w:top w:val="none" w:sz="0" w:space="0" w:color="auto"/>
            <w:left w:val="none" w:sz="0" w:space="0" w:color="auto"/>
            <w:bottom w:val="none" w:sz="0" w:space="0" w:color="auto"/>
            <w:right w:val="none" w:sz="0" w:space="0" w:color="auto"/>
          </w:divBdr>
        </w:div>
        <w:div w:id="429743537">
          <w:marLeft w:val="640"/>
          <w:marRight w:val="0"/>
          <w:marTop w:val="0"/>
          <w:marBottom w:val="0"/>
          <w:divBdr>
            <w:top w:val="none" w:sz="0" w:space="0" w:color="auto"/>
            <w:left w:val="none" w:sz="0" w:space="0" w:color="auto"/>
            <w:bottom w:val="none" w:sz="0" w:space="0" w:color="auto"/>
            <w:right w:val="none" w:sz="0" w:space="0" w:color="auto"/>
          </w:divBdr>
        </w:div>
        <w:div w:id="684792552">
          <w:marLeft w:val="640"/>
          <w:marRight w:val="0"/>
          <w:marTop w:val="0"/>
          <w:marBottom w:val="0"/>
          <w:divBdr>
            <w:top w:val="none" w:sz="0" w:space="0" w:color="auto"/>
            <w:left w:val="none" w:sz="0" w:space="0" w:color="auto"/>
            <w:bottom w:val="none" w:sz="0" w:space="0" w:color="auto"/>
            <w:right w:val="none" w:sz="0" w:space="0" w:color="auto"/>
          </w:divBdr>
        </w:div>
        <w:div w:id="1496874585">
          <w:marLeft w:val="640"/>
          <w:marRight w:val="0"/>
          <w:marTop w:val="0"/>
          <w:marBottom w:val="0"/>
          <w:divBdr>
            <w:top w:val="none" w:sz="0" w:space="0" w:color="auto"/>
            <w:left w:val="none" w:sz="0" w:space="0" w:color="auto"/>
            <w:bottom w:val="none" w:sz="0" w:space="0" w:color="auto"/>
            <w:right w:val="none" w:sz="0" w:space="0" w:color="auto"/>
          </w:divBdr>
        </w:div>
        <w:div w:id="253628888">
          <w:marLeft w:val="640"/>
          <w:marRight w:val="0"/>
          <w:marTop w:val="0"/>
          <w:marBottom w:val="0"/>
          <w:divBdr>
            <w:top w:val="none" w:sz="0" w:space="0" w:color="auto"/>
            <w:left w:val="none" w:sz="0" w:space="0" w:color="auto"/>
            <w:bottom w:val="none" w:sz="0" w:space="0" w:color="auto"/>
            <w:right w:val="none" w:sz="0" w:space="0" w:color="auto"/>
          </w:divBdr>
        </w:div>
        <w:div w:id="1453745219">
          <w:marLeft w:val="640"/>
          <w:marRight w:val="0"/>
          <w:marTop w:val="0"/>
          <w:marBottom w:val="0"/>
          <w:divBdr>
            <w:top w:val="none" w:sz="0" w:space="0" w:color="auto"/>
            <w:left w:val="none" w:sz="0" w:space="0" w:color="auto"/>
            <w:bottom w:val="none" w:sz="0" w:space="0" w:color="auto"/>
            <w:right w:val="none" w:sz="0" w:space="0" w:color="auto"/>
          </w:divBdr>
        </w:div>
        <w:div w:id="185674524">
          <w:marLeft w:val="640"/>
          <w:marRight w:val="0"/>
          <w:marTop w:val="0"/>
          <w:marBottom w:val="0"/>
          <w:divBdr>
            <w:top w:val="none" w:sz="0" w:space="0" w:color="auto"/>
            <w:left w:val="none" w:sz="0" w:space="0" w:color="auto"/>
            <w:bottom w:val="none" w:sz="0" w:space="0" w:color="auto"/>
            <w:right w:val="none" w:sz="0" w:space="0" w:color="auto"/>
          </w:divBdr>
        </w:div>
        <w:div w:id="1698308568">
          <w:marLeft w:val="640"/>
          <w:marRight w:val="0"/>
          <w:marTop w:val="0"/>
          <w:marBottom w:val="0"/>
          <w:divBdr>
            <w:top w:val="none" w:sz="0" w:space="0" w:color="auto"/>
            <w:left w:val="none" w:sz="0" w:space="0" w:color="auto"/>
            <w:bottom w:val="none" w:sz="0" w:space="0" w:color="auto"/>
            <w:right w:val="none" w:sz="0" w:space="0" w:color="auto"/>
          </w:divBdr>
        </w:div>
        <w:div w:id="197394596">
          <w:marLeft w:val="640"/>
          <w:marRight w:val="0"/>
          <w:marTop w:val="0"/>
          <w:marBottom w:val="0"/>
          <w:divBdr>
            <w:top w:val="none" w:sz="0" w:space="0" w:color="auto"/>
            <w:left w:val="none" w:sz="0" w:space="0" w:color="auto"/>
            <w:bottom w:val="none" w:sz="0" w:space="0" w:color="auto"/>
            <w:right w:val="none" w:sz="0" w:space="0" w:color="auto"/>
          </w:divBdr>
        </w:div>
        <w:div w:id="829639259">
          <w:marLeft w:val="640"/>
          <w:marRight w:val="0"/>
          <w:marTop w:val="0"/>
          <w:marBottom w:val="0"/>
          <w:divBdr>
            <w:top w:val="none" w:sz="0" w:space="0" w:color="auto"/>
            <w:left w:val="none" w:sz="0" w:space="0" w:color="auto"/>
            <w:bottom w:val="none" w:sz="0" w:space="0" w:color="auto"/>
            <w:right w:val="none" w:sz="0" w:space="0" w:color="auto"/>
          </w:divBdr>
        </w:div>
        <w:div w:id="424304415">
          <w:marLeft w:val="640"/>
          <w:marRight w:val="0"/>
          <w:marTop w:val="0"/>
          <w:marBottom w:val="0"/>
          <w:divBdr>
            <w:top w:val="none" w:sz="0" w:space="0" w:color="auto"/>
            <w:left w:val="none" w:sz="0" w:space="0" w:color="auto"/>
            <w:bottom w:val="none" w:sz="0" w:space="0" w:color="auto"/>
            <w:right w:val="none" w:sz="0" w:space="0" w:color="auto"/>
          </w:divBdr>
        </w:div>
        <w:div w:id="449905217">
          <w:marLeft w:val="640"/>
          <w:marRight w:val="0"/>
          <w:marTop w:val="0"/>
          <w:marBottom w:val="0"/>
          <w:divBdr>
            <w:top w:val="none" w:sz="0" w:space="0" w:color="auto"/>
            <w:left w:val="none" w:sz="0" w:space="0" w:color="auto"/>
            <w:bottom w:val="none" w:sz="0" w:space="0" w:color="auto"/>
            <w:right w:val="none" w:sz="0" w:space="0" w:color="auto"/>
          </w:divBdr>
        </w:div>
        <w:div w:id="1420250828">
          <w:marLeft w:val="640"/>
          <w:marRight w:val="0"/>
          <w:marTop w:val="0"/>
          <w:marBottom w:val="0"/>
          <w:divBdr>
            <w:top w:val="none" w:sz="0" w:space="0" w:color="auto"/>
            <w:left w:val="none" w:sz="0" w:space="0" w:color="auto"/>
            <w:bottom w:val="none" w:sz="0" w:space="0" w:color="auto"/>
            <w:right w:val="none" w:sz="0" w:space="0" w:color="auto"/>
          </w:divBdr>
        </w:div>
        <w:div w:id="1485582753">
          <w:marLeft w:val="640"/>
          <w:marRight w:val="0"/>
          <w:marTop w:val="0"/>
          <w:marBottom w:val="0"/>
          <w:divBdr>
            <w:top w:val="none" w:sz="0" w:space="0" w:color="auto"/>
            <w:left w:val="none" w:sz="0" w:space="0" w:color="auto"/>
            <w:bottom w:val="none" w:sz="0" w:space="0" w:color="auto"/>
            <w:right w:val="none" w:sz="0" w:space="0" w:color="auto"/>
          </w:divBdr>
        </w:div>
        <w:div w:id="468128370">
          <w:marLeft w:val="640"/>
          <w:marRight w:val="0"/>
          <w:marTop w:val="0"/>
          <w:marBottom w:val="0"/>
          <w:divBdr>
            <w:top w:val="none" w:sz="0" w:space="0" w:color="auto"/>
            <w:left w:val="none" w:sz="0" w:space="0" w:color="auto"/>
            <w:bottom w:val="none" w:sz="0" w:space="0" w:color="auto"/>
            <w:right w:val="none" w:sz="0" w:space="0" w:color="auto"/>
          </w:divBdr>
        </w:div>
        <w:div w:id="1695306130">
          <w:marLeft w:val="640"/>
          <w:marRight w:val="0"/>
          <w:marTop w:val="0"/>
          <w:marBottom w:val="0"/>
          <w:divBdr>
            <w:top w:val="none" w:sz="0" w:space="0" w:color="auto"/>
            <w:left w:val="none" w:sz="0" w:space="0" w:color="auto"/>
            <w:bottom w:val="none" w:sz="0" w:space="0" w:color="auto"/>
            <w:right w:val="none" w:sz="0" w:space="0" w:color="auto"/>
          </w:divBdr>
        </w:div>
        <w:div w:id="1549099874">
          <w:marLeft w:val="640"/>
          <w:marRight w:val="0"/>
          <w:marTop w:val="0"/>
          <w:marBottom w:val="0"/>
          <w:divBdr>
            <w:top w:val="none" w:sz="0" w:space="0" w:color="auto"/>
            <w:left w:val="none" w:sz="0" w:space="0" w:color="auto"/>
            <w:bottom w:val="none" w:sz="0" w:space="0" w:color="auto"/>
            <w:right w:val="none" w:sz="0" w:space="0" w:color="auto"/>
          </w:divBdr>
        </w:div>
        <w:div w:id="1310743334">
          <w:marLeft w:val="640"/>
          <w:marRight w:val="0"/>
          <w:marTop w:val="0"/>
          <w:marBottom w:val="0"/>
          <w:divBdr>
            <w:top w:val="none" w:sz="0" w:space="0" w:color="auto"/>
            <w:left w:val="none" w:sz="0" w:space="0" w:color="auto"/>
            <w:bottom w:val="none" w:sz="0" w:space="0" w:color="auto"/>
            <w:right w:val="none" w:sz="0" w:space="0" w:color="auto"/>
          </w:divBdr>
        </w:div>
        <w:div w:id="1569799810">
          <w:marLeft w:val="640"/>
          <w:marRight w:val="0"/>
          <w:marTop w:val="0"/>
          <w:marBottom w:val="0"/>
          <w:divBdr>
            <w:top w:val="none" w:sz="0" w:space="0" w:color="auto"/>
            <w:left w:val="none" w:sz="0" w:space="0" w:color="auto"/>
            <w:bottom w:val="none" w:sz="0" w:space="0" w:color="auto"/>
            <w:right w:val="none" w:sz="0" w:space="0" w:color="auto"/>
          </w:divBdr>
        </w:div>
        <w:div w:id="1730348400">
          <w:marLeft w:val="640"/>
          <w:marRight w:val="0"/>
          <w:marTop w:val="0"/>
          <w:marBottom w:val="0"/>
          <w:divBdr>
            <w:top w:val="none" w:sz="0" w:space="0" w:color="auto"/>
            <w:left w:val="none" w:sz="0" w:space="0" w:color="auto"/>
            <w:bottom w:val="none" w:sz="0" w:space="0" w:color="auto"/>
            <w:right w:val="none" w:sz="0" w:space="0" w:color="auto"/>
          </w:divBdr>
        </w:div>
        <w:div w:id="546599842">
          <w:marLeft w:val="640"/>
          <w:marRight w:val="0"/>
          <w:marTop w:val="0"/>
          <w:marBottom w:val="0"/>
          <w:divBdr>
            <w:top w:val="none" w:sz="0" w:space="0" w:color="auto"/>
            <w:left w:val="none" w:sz="0" w:space="0" w:color="auto"/>
            <w:bottom w:val="none" w:sz="0" w:space="0" w:color="auto"/>
            <w:right w:val="none" w:sz="0" w:space="0" w:color="auto"/>
          </w:divBdr>
        </w:div>
        <w:div w:id="1436100344">
          <w:marLeft w:val="640"/>
          <w:marRight w:val="0"/>
          <w:marTop w:val="0"/>
          <w:marBottom w:val="0"/>
          <w:divBdr>
            <w:top w:val="none" w:sz="0" w:space="0" w:color="auto"/>
            <w:left w:val="none" w:sz="0" w:space="0" w:color="auto"/>
            <w:bottom w:val="none" w:sz="0" w:space="0" w:color="auto"/>
            <w:right w:val="none" w:sz="0" w:space="0" w:color="auto"/>
          </w:divBdr>
        </w:div>
        <w:div w:id="1980650929">
          <w:marLeft w:val="640"/>
          <w:marRight w:val="0"/>
          <w:marTop w:val="0"/>
          <w:marBottom w:val="0"/>
          <w:divBdr>
            <w:top w:val="none" w:sz="0" w:space="0" w:color="auto"/>
            <w:left w:val="none" w:sz="0" w:space="0" w:color="auto"/>
            <w:bottom w:val="none" w:sz="0" w:space="0" w:color="auto"/>
            <w:right w:val="none" w:sz="0" w:space="0" w:color="auto"/>
          </w:divBdr>
        </w:div>
        <w:div w:id="1314481052">
          <w:marLeft w:val="640"/>
          <w:marRight w:val="0"/>
          <w:marTop w:val="0"/>
          <w:marBottom w:val="0"/>
          <w:divBdr>
            <w:top w:val="none" w:sz="0" w:space="0" w:color="auto"/>
            <w:left w:val="none" w:sz="0" w:space="0" w:color="auto"/>
            <w:bottom w:val="none" w:sz="0" w:space="0" w:color="auto"/>
            <w:right w:val="none" w:sz="0" w:space="0" w:color="auto"/>
          </w:divBdr>
        </w:div>
        <w:div w:id="1414739024">
          <w:marLeft w:val="640"/>
          <w:marRight w:val="0"/>
          <w:marTop w:val="0"/>
          <w:marBottom w:val="0"/>
          <w:divBdr>
            <w:top w:val="none" w:sz="0" w:space="0" w:color="auto"/>
            <w:left w:val="none" w:sz="0" w:space="0" w:color="auto"/>
            <w:bottom w:val="none" w:sz="0" w:space="0" w:color="auto"/>
            <w:right w:val="none" w:sz="0" w:space="0" w:color="auto"/>
          </w:divBdr>
        </w:div>
        <w:div w:id="1125853872">
          <w:marLeft w:val="640"/>
          <w:marRight w:val="0"/>
          <w:marTop w:val="0"/>
          <w:marBottom w:val="0"/>
          <w:divBdr>
            <w:top w:val="none" w:sz="0" w:space="0" w:color="auto"/>
            <w:left w:val="none" w:sz="0" w:space="0" w:color="auto"/>
            <w:bottom w:val="none" w:sz="0" w:space="0" w:color="auto"/>
            <w:right w:val="none" w:sz="0" w:space="0" w:color="auto"/>
          </w:divBdr>
        </w:div>
        <w:div w:id="799569068">
          <w:marLeft w:val="640"/>
          <w:marRight w:val="0"/>
          <w:marTop w:val="0"/>
          <w:marBottom w:val="0"/>
          <w:divBdr>
            <w:top w:val="none" w:sz="0" w:space="0" w:color="auto"/>
            <w:left w:val="none" w:sz="0" w:space="0" w:color="auto"/>
            <w:bottom w:val="none" w:sz="0" w:space="0" w:color="auto"/>
            <w:right w:val="none" w:sz="0" w:space="0" w:color="auto"/>
          </w:divBdr>
        </w:div>
        <w:div w:id="1523663175">
          <w:marLeft w:val="640"/>
          <w:marRight w:val="0"/>
          <w:marTop w:val="0"/>
          <w:marBottom w:val="0"/>
          <w:divBdr>
            <w:top w:val="none" w:sz="0" w:space="0" w:color="auto"/>
            <w:left w:val="none" w:sz="0" w:space="0" w:color="auto"/>
            <w:bottom w:val="none" w:sz="0" w:space="0" w:color="auto"/>
            <w:right w:val="none" w:sz="0" w:space="0" w:color="auto"/>
          </w:divBdr>
        </w:div>
        <w:div w:id="412431696">
          <w:marLeft w:val="640"/>
          <w:marRight w:val="0"/>
          <w:marTop w:val="0"/>
          <w:marBottom w:val="0"/>
          <w:divBdr>
            <w:top w:val="none" w:sz="0" w:space="0" w:color="auto"/>
            <w:left w:val="none" w:sz="0" w:space="0" w:color="auto"/>
            <w:bottom w:val="none" w:sz="0" w:space="0" w:color="auto"/>
            <w:right w:val="none" w:sz="0" w:space="0" w:color="auto"/>
          </w:divBdr>
        </w:div>
        <w:div w:id="1456093366">
          <w:marLeft w:val="640"/>
          <w:marRight w:val="0"/>
          <w:marTop w:val="0"/>
          <w:marBottom w:val="0"/>
          <w:divBdr>
            <w:top w:val="none" w:sz="0" w:space="0" w:color="auto"/>
            <w:left w:val="none" w:sz="0" w:space="0" w:color="auto"/>
            <w:bottom w:val="none" w:sz="0" w:space="0" w:color="auto"/>
            <w:right w:val="none" w:sz="0" w:space="0" w:color="auto"/>
          </w:divBdr>
        </w:div>
        <w:div w:id="1117600031">
          <w:marLeft w:val="640"/>
          <w:marRight w:val="0"/>
          <w:marTop w:val="0"/>
          <w:marBottom w:val="0"/>
          <w:divBdr>
            <w:top w:val="none" w:sz="0" w:space="0" w:color="auto"/>
            <w:left w:val="none" w:sz="0" w:space="0" w:color="auto"/>
            <w:bottom w:val="none" w:sz="0" w:space="0" w:color="auto"/>
            <w:right w:val="none" w:sz="0" w:space="0" w:color="auto"/>
          </w:divBdr>
        </w:div>
        <w:div w:id="1038167087">
          <w:marLeft w:val="640"/>
          <w:marRight w:val="0"/>
          <w:marTop w:val="0"/>
          <w:marBottom w:val="0"/>
          <w:divBdr>
            <w:top w:val="none" w:sz="0" w:space="0" w:color="auto"/>
            <w:left w:val="none" w:sz="0" w:space="0" w:color="auto"/>
            <w:bottom w:val="none" w:sz="0" w:space="0" w:color="auto"/>
            <w:right w:val="none" w:sz="0" w:space="0" w:color="auto"/>
          </w:divBdr>
        </w:div>
        <w:div w:id="1117721526">
          <w:marLeft w:val="640"/>
          <w:marRight w:val="0"/>
          <w:marTop w:val="0"/>
          <w:marBottom w:val="0"/>
          <w:divBdr>
            <w:top w:val="none" w:sz="0" w:space="0" w:color="auto"/>
            <w:left w:val="none" w:sz="0" w:space="0" w:color="auto"/>
            <w:bottom w:val="none" w:sz="0" w:space="0" w:color="auto"/>
            <w:right w:val="none" w:sz="0" w:space="0" w:color="auto"/>
          </w:divBdr>
        </w:div>
        <w:div w:id="1727952126">
          <w:marLeft w:val="640"/>
          <w:marRight w:val="0"/>
          <w:marTop w:val="0"/>
          <w:marBottom w:val="0"/>
          <w:divBdr>
            <w:top w:val="none" w:sz="0" w:space="0" w:color="auto"/>
            <w:left w:val="none" w:sz="0" w:space="0" w:color="auto"/>
            <w:bottom w:val="none" w:sz="0" w:space="0" w:color="auto"/>
            <w:right w:val="none" w:sz="0" w:space="0" w:color="auto"/>
          </w:divBdr>
        </w:div>
        <w:div w:id="848904667">
          <w:marLeft w:val="640"/>
          <w:marRight w:val="0"/>
          <w:marTop w:val="0"/>
          <w:marBottom w:val="0"/>
          <w:divBdr>
            <w:top w:val="none" w:sz="0" w:space="0" w:color="auto"/>
            <w:left w:val="none" w:sz="0" w:space="0" w:color="auto"/>
            <w:bottom w:val="none" w:sz="0" w:space="0" w:color="auto"/>
            <w:right w:val="none" w:sz="0" w:space="0" w:color="auto"/>
          </w:divBdr>
        </w:div>
      </w:divsChild>
    </w:div>
    <w:div w:id="555436788">
      <w:bodyDiv w:val="1"/>
      <w:marLeft w:val="0"/>
      <w:marRight w:val="0"/>
      <w:marTop w:val="0"/>
      <w:marBottom w:val="0"/>
      <w:divBdr>
        <w:top w:val="none" w:sz="0" w:space="0" w:color="auto"/>
        <w:left w:val="none" w:sz="0" w:space="0" w:color="auto"/>
        <w:bottom w:val="none" w:sz="0" w:space="0" w:color="auto"/>
        <w:right w:val="none" w:sz="0" w:space="0" w:color="auto"/>
      </w:divBdr>
      <w:divsChild>
        <w:div w:id="783618157">
          <w:marLeft w:val="640"/>
          <w:marRight w:val="0"/>
          <w:marTop w:val="0"/>
          <w:marBottom w:val="0"/>
          <w:divBdr>
            <w:top w:val="none" w:sz="0" w:space="0" w:color="auto"/>
            <w:left w:val="none" w:sz="0" w:space="0" w:color="auto"/>
            <w:bottom w:val="none" w:sz="0" w:space="0" w:color="auto"/>
            <w:right w:val="none" w:sz="0" w:space="0" w:color="auto"/>
          </w:divBdr>
        </w:div>
        <w:div w:id="1840734948">
          <w:marLeft w:val="640"/>
          <w:marRight w:val="0"/>
          <w:marTop w:val="0"/>
          <w:marBottom w:val="0"/>
          <w:divBdr>
            <w:top w:val="none" w:sz="0" w:space="0" w:color="auto"/>
            <w:left w:val="none" w:sz="0" w:space="0" w:color="auto"/>
            <w:bottom w:val="none" w:sz="0" w:space="0" w:color="auto"/>
            <w:right w:val="none" w:sz="0" w:space="0" w:color="auto"/>
          </w:divBdr>
        </w:div>
        <w:div w:id="1045060798">
          <w:marLeft w:val="640"/>
          <w:marRight w:val="0"/>
          <w:marTop w:val="0"/>
          <w:marBottom w:val="0"/>
          <w:divBdr>
            <w:top w:val="none" w:sz="0" w:space="0" w:color="auto"/>
            <w:left w:val="none" w:sz="0" w:space="0" w:color="auto"/>
            <w:bottom w:val="none" w:sz="0" w:space="0" w:color="auto"/>
            <w:right w:val="none" w:sz="0" w:space="0" w:color="auto"/>
          </w:divBdr>
        </w:div>
        <w:div w:id="67777746">
          <w:marLeft w:val="640"/>
          <w:marRight w:val="0"/>
          <w:marTop w:val="0"/>
          <w:marBottom w:val="0"/>
          <w:divBdr>
            <w:top w:val="none" w:sz="0" w:space="0" w:color="auto"/>
            <w:left w:val="none" w:sz="0" w:space="0" w:color="auto"/>
            <w:bottom w:val="none" w:sz="0" w:space="0" w:color="auto"/>
            <w:right w:val="none" w:sz="0" w:space="0" w:color="auto"/>
          </w:divBdr>
        </w:div>
        <w:div w:id="515458215">
          <w:marLeft w:val="640"/>
          <w:marRight w:val="0"/>
          <w:marTop w:val="0"/>
          <w:marBottom w:val="0"/>
          <w:divBdr>
            <w:top w:val="none" w:sz="0" w:space="0" w:color="auto"/>
            <w:left w:val="none" w:sz="0" w:space="0" w:color="auto"/>
            <w:bottom w:val="none" w:sz="0" w:space="0" w:color="auto"/>
            <w:right w:val="none" w:sz="0" w:space="0" w:color="auto"/>
          </w:divBdr>
        </w:div>
        <w:div w:id="1903716122">
          <w:marLeft w:val="640"/>
          <w:marRight w:val="0"/>
          <w:marTop w:val="0"/>
          <w:marBottom w:val="0"/>
          <w:divBdr>
            <w:top w:val="none" w:sz="0" w:space="0" w:color="auto"/>
            <w:left w:val="none" w:sz="0" w:space="0" w:color="auto"/>
            <w:bottom w:val="none" w:sz="0" w:space="0" w:color="auto"/>
            <w:right w:val="none" w:sz="0" w:space="0" w:color="auto"/>
          </w:divBdr>
        </w:div>
        <w:div w:id="1648052418">
          <w:marLeft w:val="640"/>
          <w:marRight w:val="0"/>
          <w:marTop w:val="0"/>
          <w:marBottom w:val="0"/>
          <w:divBdr>
            <w:top w:val="none" w:sz="0" w:space="0" w:color="auto"/>
            <w:left w:val="none" w:sz="0" w:space="0" w:color="auto"/>
            <w:bottom w:val="none" w:sz="0" w:space="0" w:color="auto"/>
            <w:right w:val="none" w:sz="0" w:space="0" w:color="auto"/>
          </w:divBdr>
        </w:div>
        <w:div w:id="1644121151">
          <w:marLeft w:val="640"/>
          <w:marRight w:val="0"/>
          <w:marTop w:val="0"/>
          <w:marBottom w:val="0"/>
          <w:divBdr>
            <w:top w:val="none" w:sz="0" w:space="0" w:color="auto"/>
            <w:left w:val="none" w:sz="0" w:space="0" w:color="auto"/>
            <w:bottom w:val="none" w:sz="0" w:space="0" w:color="auto"/>
            <w:right w:val="none" w:sz="0" w:space="0" w:color="auto"/>
          </w:divBdr>
        </w:div>
        <w:div w:id="905528544">
          <w:marLeft w:val="640"/>
          <w:marRight w:val="0"/>
          <w:marTop w:val="0"/>
          <w:marBottom w:val="0"/>
          <w:divBdr>
            <w:top w:val="none" w:sz="0" w:space="0" w:color="auto"/>
            <w:left w:val="none" w:sz="0" w:space="0" w:color="auto"/>
            <w:bottom w:val="none" w:sz="0" w:space="0" w:color="auto"/>
            <w:right w:val="none" w:sz="0" w:space="0" w:color="auto"/>
          </w:divBdr>
        </w:div>
        <w:div w:id="1567297166">
          <w:marLeft w:val="640"/>
          <w:marRight w:val="0"/>
          <w:marTop w:val="0"/>
          <w:marBottom w:val="0"/>
          <w:divBdr>
            <w:top w:val="none" w:sz="0" w:space="0" w:color="auto"/>
            <w:left w:val="none" w:sz="0" w:space="0" w:color="auto"/>
            <w:bottom w:val="none" w:sz="0" w:space="0" w:color="auto"/>
            <w:right w:val="none" w:sz="0" w:space="0" w:color="auto"/>
          </w:divBdr>
        </w:div>
        <w:div w:id="1055085441">
          <w:marLeft w:val="640"/>
          <w:marRight w:val="0"/>
          <w:marTop w:val="0"/>
          <w:marBottom w:val="0"/>
          <w:divBdr>
            <w:top w:val="none" w:sz="0" w:space="0" w:color="auto"/>
            <w:left w:val="none" w:sz="0" w:space="0" w:color="auto"/>
            <w:bottom w:val="none" w:sz="0" w:space="0" w:color="auto"/>
            <w:right w:val="none" w:sz="0" w:space="0" w:color="auto"/>
          </w:divBdr>
        </w:div>
        <w:div w:id="1459180227">
          <w:marLeft w:val="640"/>
          <w:marRight w:val="0"/>
          <w:marTop w:val="0"/>
          <w:marBottom w:val="0"/>
          <w:divBdr>
            <w:top w:val="none" w:sz="0" w:space="0" w:color="auto"/>
            <w:left w:val="none" w:sz="0" w:space="0" w:color="auto"/>
            <w:bottom w:val="none" w:sz="0" w:space="0" w:color="auto"/>
            <w:right w:val="none" w:sz="0" w:space="0" w:color="auto"/>
          </w:divBdr>
        </w:div>
        <w:div w:id="596450568">
          <w:marLeft w:val="640"/>
          <w:marRight w:val="0"/>
          <w:marTop w:val="0"/>
          <w:marBottom w:val="0"/>
          <w:divBdr>
            <w:top w:val="none" w:sz="0" w:space="0" w:color="auto"/>
            <w:left w:val="none" w:sz="0" w:space="0" w:color="auto"/>
            <w:bottom w:val="none" w:sz="0" w:space="0" w:color="auto"/>
            <w:right w:val="none" w:sz="0" w:space="0" w:color="auto"/>
          </w:divBdr>
        </w:div>
        <w:div w:id="1231619260">
          <w:marLeft w:val="640"/>
          <w:marRight w:val="0"/>
          <w:marTop w:val="0"/>
          <w:marBottom w:val="0"/>
          <w:divBdr>
            <w:top w:val="none" w:sz="0" w:space="0" w:color="auto"/>
            <w:left w:val="none" w:sz="0" w:space="0" w:color="auto"/>
            <w:bottom w:val="none" w:sz="0" w:space="0" w:color="auto"/>
            <w:right w:val="none" w:sz="0" w:space="0" w:color="auto"/>
          </w:divBdr>
        </w:div>
        <w:div w:id="665061364">
          <w:marLeft w:val="640"/>
          <w:marRight w:val="0"/>
          <w:marTop w:val="0"/>
          <w:marBottom w:val="0"/>
          <w:divBdr>
            <w:top w:val="none" w:sz="0" w:space="0" w:color="auto"/>
            <w:left w:val="none" w:sz="0" w:space="0" w:color="auto"/>
            <w:bottom w:val="none" w:sz="0" w:space="0" w:color="auto"/>
            <w:right w:val="none" w:sz="0" w:space="0" w:color="auto"/>
          </w:divBdr>
        </w:div>
        <w:div w:id="1929197209">
          <w:marLeft w:val="640"/>
          <w:marRight w:val="0"/>
          <w:marTop w:val="0"/>
          <w:marBottom w:val="0"/>
          <w:divBdr>
            <w:top w:val="none" w:sz="0" w:space="0" w:color="auto"/>
            <w:left w:val="none" w:sz="0" w:space="0" w:color="auto"/>
            <w:bottom w:val="none" w:sz="0" w:space="0" w:color="auto"/>
            <w:right w:val="none" w:sz="0" w:space="0" w:color="auto"/>
          </w:divBdr>
        </w:div>
        <w:div w:id="415789609">
          <w:marLeft w:val="640"/>
          <w:marRight w:val="0"/>
          <w:marTop w:val="0"/>
          <w:marBottom w:val="0"/>
          <w:divBdr>
            <w:top w:val="none" w:sz="0" w:space="0" w:color="auto"/>
            <w:left w:val="none" w:sz="0" w:space="0" w:color="auto"/>
            <w:bottom w:val="none" w:sz="0" w:space="0" w:color="auto"/>
            <w:right w:val="none" w:sz="0" w:space="0" w:color="auto"/>
          </w:divBdr>
        </w:div>
        <w:div w:id="358509736">
          <w:marLeft w:val="640"/>
          <w:marRight w:val="0"/>
          <w:marTop w:val="0"/>
          <w:marBottom w:val="0"/>
          <w:divBdr>
            <w:top w:val="none" w:sz="0" w:space="0" w:color="auto"/>
            <w:left w:val="none" w:sz="0" w:space="0" w:color="auto"/>
            <w:bottom w:val="none" w:sz="0" w:space="0" w:color="auto"/>
            <w:right w:val="none" w:sz="0" w:space="0" w:color="auto"/>
          </w:divBdr>
        </w:div>
        <w:div w:id="663046527">
          <w:marLeft w:val="640"/>
          <w:marRight w:val="0"/>
          <w:marTop w:val="0"/>
          <w:marBottom w:val="0"/>
          <w:divBdr>
            <w:top w:val="none" w:sz="0" w:space="0" w:color="auto"/>
            <w:left w:val="none" w:sz="0" w:space="0" w:color="auto"/>
            <w:bottom w:val="none" w:sz="0" w:space="0" w:color="auto"/>
            <w:right w:val="none" w:sz="0" w:space="0" w:color="auto"/>
          </w:divBdr>
        </w:div>
        <w:div w:id="1973317005">
          <w:marLeft w:val="640"/>
          <w:marRight w:val="0"/>
          <w:marTop w:val="0"/>
          <w:marBottom w:val="0"/>
          <w:divBdr>
            <w:top w:val="none" w:sz="0" w:space="0" w:color="auto"/>
            <w:left w:val="none" w:sz="0" w:space="0" w:color="auto"/>
            <w:bottom w:val="none" w:sz="0" w:space="0" w:color="auto"/>
            <w:right w:val="none" w:sz="0" w:space="0" w:color="auto"/>
          </w:divBdr>
        </w:div>
        <w:div w:id="1146780960">
          <w:marLeft w:val="640"/>
          <w:marRight w:val="0"/>
          <w:marTop w:val="0"/>
          <w:marBottom w:val="0"/>
          <w:divBdr>
            <w:top w:val="none" w:sz="0" w:space="0" w:color="auto"/>
            <w:left w:val="none" w:sz="0" w:space="0" w:color="auto"/>
            <w:bottom w:val="none" w:sz="0" w:space="0" w:color="auto"/>
            <w:right w:val="none" w:sz="0" w:space="0" w:color="auto"/>
          </w:divBdr>
        </w:div>
        <w:div w:id="870999233">
          <w:marLeft w:val="640"/>
          <w:marRight w:val="0"/>
          <w:marTop w:val="0"/>
          <w:marBottom w:val="0"/>
          <w:divBdr>
            <w:top w:val="none" w:sz="0" w:space="0" w:color="auto"/>
            <w:left w:val="none" w:sz="0" w:space="0" w:color="auto"/>
            <w:bottom w:val="none" w:sz="0" w:space="0" w:color="auto"/>
            <w:right w:val="none" w:sz="0" w:space="0" w:color="auto"/>
          </w:divBdr>
        </w:div>
        <w:div w:id="1764451741">
          <w:marLeft w:val="640"/>
          <w:marRight w:val="0"/>
          <w:marTop w:val="0"/>
          <w:marBottom w:val="0"/>
          <w:divBdr>
            <w:top w:val="none" w:sz="0" w:space="0" w:color="auto"/>
            <w:left w:val="none" w:sz="0" w:space="0" w:color="auto"/>
            <w:bottom w:val="none" w:sz="0" w:space="0" w:color="auto"/>
            <w:right w:val="none" w:sz="0" w:space="0" w:color="auto"/>
          </w:divBdr>
        </w:div>
        <w:div w:id="503789564">
          <w:marLeft w:val="640"/>
          <w:marRight w:val="0"/>
          <w:marTop w:val="0"/>
          <w:marBottom w:val="0"/>
          <w:divBdr>
            <w:top w:val="none" w:sz="0" w:space="0" w:color="auto"/>
            <w:left w:val="none" w:sz="0" w:space="0" w:color="auto"/>
            <w:bottom w:val="none" w:sz="0" w:space="0" w:color="auto"/>
            <w:right w:val="none" w:sz="0" w:space="0" w:color="auto"/>
          </w:divBdr>
        </w:div>
        <w:div w:id="755394977">
          <w:marLeft w:val="640"/>
          <w:marRight w:val="0"/>
          <w:marTop w:val="0"/>
          <w:marBottom w:val="0"/>
          <w:divBdr>
            <w:top w:val="none" w:sz="0" w:space="0" w:color="auto"/>
            <w:left w:val="none" w:sz="0" w:space="0" w:color="auto"/>
            <w:bottom w:val="none" w:sz="0" w:space="0" w:color="auto"/>
            <w:right w:val="none" w:sz="0" w:space="0" w:color="auto"/>
          </w:divBdr>
        </w:div>
        <w:div w:id="970211309">
          <w:marLeft w:val="640"/>
          <w:marRight w:val="0"/>
          <w:marTop w:val="0"/>
          <w:marBottom w:val="0"/>
          <w:divBdr>
            <w:top w:val="none" w:sz="0" w:space="0" w:color="auto"/>
            <w:left w:val="none" w:sz="0" w:space="0" w:color="auto"/>
            <w:bottom w:val="none" w:sz="0" w:space="0" w:color="auto"/>
            <w:right w:val="none" w:sz="0" w:space="0" w:color="auto"/>
          </w:divBdr>
        </w:div>
        <w:div w:id="734623595">
          <w:marLeft w:val="640"/>
          <w:marRight w:val="0"/>
          <w:marTop w:val="0"/>
          <w:marBottom w:val="0"/>
          <w:divBdr>
            <w:top w:val="none" w:sz="0" w:space="0" w:color="auto"/>
            <w:left w:val="none" w:sz="0" w:space="0" w:color="auto"/>
            <w:bottom w:val="none" w:sz="0" w:space="0" w:color="auto"/>
            <w:right w:val="none" w:sz="0" w:space="0" w:color="auto"/>
          </w:divBdr>
        </w:div>
        <w:div w:id="1201094271">
          <w:marLeft w:val="640"/>
          <w:marRight w:val="0"/>
          <w:marTop w:val="0"/>
          <w:marBottom w:val="0"/>
          <w:divBdr>
            <w:top w:val="none" w:sz="0" w:space="0" w:color="auto"/>
            <w:left w:val="none" w:sz="0" w:space="0" w:color="auto"/>
            <w:bottom w:val="none" w:sz="0" w:space="0" w:color="auto"/>
            <w:right w:val="none" w:sz="0" w:space="0" w:color="auto"/>
          </w:divBdr>
        </w:div>
        <w:div w:id="547649142">
          <w:marLeft w:val="640"/>
          <w:marRight w:val="0"/>
          <w:marTop w:val="0"/>
          <w:marBottom w:val="0"/>
          <w:divBdr>
            <w:top w:val="none" w:sz="0" w:space="0" w:color="auto"/>
            <w:left w:val="none" w:sz="0" w:space="0" w:color="auto"/>
            <w:bottom w:val="none" w:sz="0" w:space="0" w:color="auto"/>
            <w:right w:val="none" w:sz="0" w:space="0" w:color="auto"/>
          </w:divBdr>
        </w:div>
        <w:div w:id="1439377035">
          <w:marLeft w:val="640"/>
          <w:marRight w:val="0"/>
          <w:marTop w:val="0"/>
          <w:marBottom w:val="0"/>
          <w:divBdr>
            <w:top w:val="none" w:sz="0" w:space="0" w:color="auto"/>
            <w:left w:val="none" w:sz="0" w:space="0" w:color="auto"/>
            <w:bottom w:val="none" w:sz="0" w:space="0" w:color="auto"/>
            <w:right w:val="none" w:sz="0" w:space="0" w:color="auto"/>
          </w:divBdr>
        </w:div>
        <w:div w:id="364913737">
          <w:marLeft w:val="640"/>
          <w:marRight w:val="0"/>
          <w:marTop w:val="0"/>
          <w:marBottom w:val="0"/>
          <w:divBdr>
            <w:top w:val="none" w:sz="0" w:space="0" w:color="auto"/>
            <w:left w:val="none" w:sz="0" w:space="0" w:color="auto"/>
            <w:bottom w:val="none" w:sz="0" w:space="0" w:color="auto"/>
            <w:right w:val="none" w:sz="0" w:space="0" w:color="auto"/>
          </w:divBdr>
        </w:div>
        <w:div w:id="1440569159">
          <w:marLeft w:val="640"/>
          <w:marRight w:val="0"/>
          <w:marTop w:val="0"/>
          <w:marBottom w:val="0"/>
          <w:divBdr>
            <w:top w:val="none" w:sz="0" w:space="0" w:color="auto"/>
            <w:left w:val="none" w:sz="0" w:space="0" w:color="auto"/>
            <w:bottom w:val="none" w:sz="0" w:space="0" w:color="auto"/>
            <w:right w:val="none" w:sz="0" w:space="0" w:color="auto"/>
          </w:divBdr>
        </w:div>
        <w:div w:id="72121269">
          <w:marLeft w:val="640"/>
          <w:marRight w:val="0"/>
          <w:marTop w:val="0"/>
          <w:marBottom w:val="0"/>
          <w:divBdr>
            <w:top w:val="none" w:sz="0" w:space="0" w:color="auto"/>
            <w:left w:val="none" w:sz="0" w:space="0" w:color="auto"/>
            <w:bottom w:val="none" w:sz="0" w:space="0" w:color="auto"/>
            <w:right w:val="none" w:sz="0" w:space="0" w:color="auto"/>
          </w:divBdr>
        </w:div>
        <w:div w:id="1666200275">
          <w:marLeft w:val="640"/>
          <w:marRight w:val="0"/>
          <w:marTop w:val="0"/>
          <w:marBottom w:val="0"/>
          <w:divBdr>
            <w:top w:val="none" w:sz="0" w:space="0" w:color="auto"/>
            <w:left w:val="none" w:sz="0" w:space="0" w:color="auto"/>
            <w:bottom w:val="none" w:sz="0" w:space="0" w:color="auto"/>
            <w:right w:val="none" w:sz="0" w:space="0" w:color="auto"/>
          </w:divBdr>
        </w:div>
        <w:div w:id="1635714642">
          <w:marLeft w:val="640"/>
          <w:marRight w:val="0"/>
          <w:marTop w:val="0"/>
          <w:marBottom w:val="0"/>
          <w:divBdr>
            <w:top w:val="none" w:sz="0" w:space="0" w:color="auto"/>
            <w:left w:val="none" w:sz="0" w:space="0" w:color="auto"/>
            <w:bottom w:val="none" w:sz="0" w:space="0" w:color="auto"/>
            <w:right w:val="none" w:sz="0" w:space="0" w:color="auto"/>
          </w:divBdr>
        </w:div>
        <w:div w:id="1941640479">
          <w:marLeft w:val="640"/>
          <w:marRight w:val="0"/>
          <w:marTop w:val="0"/>
          <w:marBottom w:val="0"/>
          <w:divBdr>
            <w:top w:val="none" w:sz="0" w:space="0" w:color="auto"/>
            <w:left w:val="none" w:sz="0" w:space="0" w:color="auto"/>
            <w:bottom w:val="none" w:sz="0" w:space="0" w:color="auto"/>
            <w:right w:val="none" w:sz="0" w:space="0" w:color="auto"/>
          </w:divBdr>
        </w:div>
        <w:div w:id="947272181">
          <w:marLeft w:val="640"/>
          <w:marRight w:val="0"/>
          <w:marTop w:val="0"/>
          <w:marBottom w:val="0"/>
          <w:divBdr>
            <w:top w:val="none" w:sz="0" w:space="0" w:color="auto"/>
            <w:left w:val="none" w:sz="0" w:space="0" w:color="auto"/>
            <w:bottom w:val="none" w:sz="0" w:space="0" w:color="auto"/>
            <w:right w:val="none" w:sz="0" w:space="0" w:color="auto"/>
          </w:divBdr>
        </w:div>
        <w:div w:id="392000317">
          <w:marLeft w:val="640"/>
          <w:marRight w:val="0"/>
          <w:marTop w:val="0"/>
          <w:marBottom w:val="0"/>
          <w:divBdr>
            <w:top w:val="none" w:sz="0" w:space="0" w:color="auto"/>
            <w:left w:val="none" w:sz="0" w:space="0" w:color="auto"/>
            <w:bottom w:val="none" w:sz="0" w:space="0" w:color="auto"/>
            <w:right w:val="none" w:sz="0" w:space="0" w:color="auto"/>
          </w:divBdr>
        </w:div>
        <w:div w:id="189729580">
          <w:marLeft w:val="640"/>
          <w:marRight w:val="0"/>
          <w:marTop w:val="0"/>
          <w:marBottom w:val="0"/>
          <w:divBdr>
            <w:top w:val="none" w:sz="0" w:space="0" w:color="auto"/>
            <w:left w:val="none" w:sz="0" w:space="0" w:color="auto"/>
            <w:bottom w:val="none" w:sz="0" w:space="0" w:color="auto"/>
            <w:right w:val="none" w:sz="0" w:space="0" w:color="auto"/>
          </w:divBdr>
        </w:div>
        <w:div w:id="1601722853">
          <w:marLeft w:val="640"/>
          <w:marRight w:val="0"/>
          <w:marTop w:val="0"/>
          <w:marBottom w:val="0"/>
          <w:divBdr>
            <w:top w:val="none" w:sz="0" w:space="0" w:color="auto"/>
            <w:left w:val="none" w:sz="0" w:space="0" w:color="auto"/>
            <w:bottom w:val="none" w:sz="0" w:space="0" w:color="auto"/>
            <w:right w:val="none" w:sz="0" w:space="0" w:color="auto"/>
          </w:divBdr>
        </w:div>
        <w:div w:id="39405234">
          <w:marLeft w:val="640"/>
          <w:marRight w:val="0"/>
          <w:marTop w:val="0"/>
          <w:marBottom w:val="0"/>
          <w:divBdr>
            <w:top w:val="none" w:sz="0" w:space="0" w:color="auto"/>
            <w:left w:val="none" w:sz="0" w:space="0" w:color="auto"/>
            <w:bottom w:val="none" w:sz="0" w:space="0" w:color="auto"/>
            <w:right w:val="none" w:sz="0" w:space="0" w:color="auto"/>
          </w:divBdr>
        </w:div>
        <w:div w:id="1659110153">
          <w:marLeft w:val="640"/>
          <w:marRight w:val="0"/>
          <w:marTop w:val="0"/>
          <w:marBottom w:val="0"/>
          <w:divBdr>
            <w:top w:val="none" w:sz="0" w:space="0" w:color="auto"/>
            <w:left w:val="none" w:sz="0" w:space="0" w:color="auto"/>
            <w:bottom w:val="none" w:sz="0" w:space="0" w:color="auto"/>
            <w:right w:val="none" w:sz="0" w:space="0" w:color="auto"/>
          </w:divBdr>
        </w:div>
        <w:div w:id="470024260">
          <w:marLeft w:val="640"/>
          <w:marRight w:val="0"/>
          <w:marTop w:val="0"/>
          <w:marBottom w:val="0"/>
          <w:divBdr>
            <w:top w:val="none" w:sz="0" w:space="0" w:color="auto"/>
            <w:left w:val="none" w:sz="0" w:space="0" w:color="auto"/>
            <w:bottom w:val="none" w:sz="0" w:space="0" w:color="auto"/>
            <w:right w:val="none" w:sz="0" w:space="0" w:color="auto"/>
          </w:divBdr>
        </w:div>
        <w:div w:id="1959289053">
          <w:marLeft w:val="640"/>
          <w:marRight w:val="0"/>
          <w:marTop w:val="0"/>
          <w:marBottom w:val="0"/>
          <w:divBdr>
            <w:top w:val="none" w:sz="0" w:space="0" w:color="auto"/>
            <w:left w:val="none" w:sz="0" w:space="0" w:color="auto"/>
            <w:bottom w:val="none" w:sz="0" w:space="0" w:color="auto"/>
            <w:right w:val="none" w:sz="0" w:space="0" w:color="auto"/>
          </w:divBdr>
        </w:div>
        <w:div w:id="299387851">
          <w:marLeft w:val="640"/>
          <w:marRight w:val="0"/>
          <w:marTop w:val="0"/>
          <w:marBottom w:val="0"/>
          <w:divBdr>
            <w:top w:val="none" w:sz="0" w:space="0" w:color="auto"/>
            <w:left w:val="none" w:sz="0" w:space="0" w:color="auto"/>
            <w:bottom w:val="none" w:sz="0" w:space="0" w:color="auto"/>
            <w:right w:val="none" w:sz="0" w:space="0" w:color="auto"/>
          </w:divBdr>
        </w:div>
        <w:div w:id="751584165">
          <w:marLeft w:val="640"/>
          <w:marRight w:val="0"/>
          <w:marTop w:val="0"/>
          <w:marBottom w:val="0"/>
          <w:divBdr>
            <w:top w:val="none" w:sz="0" w:space="0" w:color="auto"/>
            <w:left w:val="none" w:sz="0" w:space="0" w:color="auto"/>
            <w:bottom w:val="none" w:sz="0" w:space="0" w:color="auto"/>
            <w:right w:val="none" w:sz="0" w:space="0" w:color="auto"/>
          </w:divBdr>
        </w:div>
        <w:div w:id="869342084">
          <w:marLeft w:val="640"/>
          <w:marRight w:val="0"/>
          <w:marTop w:val="0"/>
          <w:marBottom w:val="0"/>
          <w:divBdr>
            <w:top w:val="none" w:sz="0" w:space="0" w:color="auto"/>
            <w:left w:val="none" w:sz="0" w:space="0" w:color="auto"/>
            <w:bottom w:val="none" w:sz="0" w:space="0" w:color="auto"/>
            <w:right w:val="none" w:sz="0" w:space="0" w:color="auto"/>
          </w:divBdr>
        </w:div>
        <w:div w:id="145518833">
          <w:marLeft w:val="640"/>
          <w:marRight w:val="0"/>
          <w:marTop w:val="0"/>
          <w:marBottom w:val="0"/>
          <w:divBdr>
            <w:top w:val="none" w:sz="0" w:space="0" w:color="auto"/>
            <w:left w:val="none" w:sz="0" w:space="0" w:color="auto"/>
            <w:bottom w:val="none" w:sz="0" w:space="0" w:color="auto"/>
            <w:right w:val="none" w:sz="0" w:space="0" w:color="auto"/>
          </w:divBdr>
        </w:div>
        <w:div w:id="1105464519">
          <w:marLeft w:val="640"/>
          <w:marRight w:val="0"/>
          <w:marTop w:val="0"/>
          <w:marBottom w:val="0"/>
          <w:divBdr>
            <w:top w:val="none" w:sz="0" w:space="0" w:color="auto"/>
            <w:left w:val="none" w:sz="0" w:space="0" w:color="auto"/>
            <w:bottom w:val="none" w:sz="0" w:space="0" w:color="auto"/>
            <w:right w:val="none" w:sz="0" w:space="0" w:color="auto"/>
          </w:divBdr>
        </w:div>
        <w:div w:id="1796866571">
          <w:marLeft w:val="640"/>
          <w:marRight w:val="0"/>
          <w:marTop w:val="0"/>
          <w:marBottom w:val="0"/>
          <w:divBdr>
            <w:top w:val="none" w:sz="0" w:space="0" w:color="auto"/>
            <w:left w:val="none" w:sz="0" w:space="0" w:color="auto"/>
            <w:bottom w:val="none" w:sz="0" w:space="0" w:color="auto"/>
            <w:right w:val="none" w:sz="0" w:space="0" w:color="auto"/>
          </w:divBdr>
        </w:div>
        <w:div w:id="857736804">
          <w:marLeft w:val="640"/>
          <w:marRight w:val="0"/>
          <w:marTop w:val="0"/>
          <w:marBottom w:val="0"/>
          <w:divBdr>
            <w:top w:val="none" w:sz="0" w:space="0" w:color="auto"/>
            <w:left w:val="none" w:sz="0" w:space="0" w:color="auto"/>
            <w:bottom w:val="none" w:sz="0" w:space="0" w:color="auto"/>
            <w:right w:val="none" w:sz="0" w:space="0" w:color="auto"/>
          </w:divBdr>
        </w:div>
      </w:divsChild>
    </w:div>
    <w:div w:id="556624634">
      <w:marLeft w:val="0"/>
      <w:marRight w:val="0"/>
      <w:marTop w:val="0"/>
      <w:marBottom w:val="0"/>
      <w:divBdr>
        <w:top w:val="none" w:sz="0" w:space="0" w:color="auto"/>
        <w:left w:val="none" w:sz="0" w:space="0" w:color="auto"/>
        <w:bottom w:val="none" w:sz="0" w:space="0" w:color="auto"/>
        <w:right w:val="none" w:sz="0" w:space="0" w:color="auto"/>
      </w:divBdr>
    </w:div>
    <w:div w:id="557400539">
      <w:marLeft w:val="0"/>
      <w:marRight w:val="0"/>
      <w:marTop w:val="0"/>
      <w:marBottom w:val="0"/>
      <w:divBdr>
        <w:top w:val="none" w:sz="0" w:space="0" w:color="auto"/>
        <w:left w:val="none" w:sz="0" w:space="0" w:color="auto"/>
        <w:bottom w:val="none" w:sz="0" w:space="0" w:color="auto"/>
        <w:right w:val="none" w:sz="0" w:space="0" w:color="auto"/>
      </w:divBdr>
    </w:div>
    <w:div w:id="565337817">
      <w:bodyDiv w:val="1"/>
      <w:marLeft w:val="0"/>
      <w:marRight w:val="0"/>
      <w:marTop w:val="0"/>
      <w:marBottom w:val="0"/>
      <w:divBdr>
        <w:top w:val="none" w:sz="0" w:space="0" w:color="auto"/>
        <w:left w:val="none" w:sz="0" w:space="0" w:color="auto"/>
        <w:bottom w:val="none" w:sz="0" w:space="0" w:color="auto"/>
        <w:right w:val="none" w:sz="0" w:space="0" w:color="auto"/>
      </w:divBdr>
      <w:divsChild>
        <w:div w:id="9796587">
          <w:marLeft w:val="640"/>
          <w:marRight w:val="0"/>
          <w:marTop w:val="0"/>
          <w:marBottom w:val="0"/>
          <w:divBdr>
            <w:top w:val="none" w:sz="0" w:space="0" w:color="auto"/>
            <w:left w:val="none" w:sz="0" w:space="0" w:color="auto"/>
            <w:bottom w:val="none" w:sz="0" w:space="0" w:color="auto"/>
            <w:right w:val="none" w:sz="0" w:space="0" w:color="auto"/>
          </w:divBdr>
        </w:div>
        <w:div w:id="70780832">
          <w:marLeft w:val="640"/>
          <w:marRight w:val="0"/>
          <w:marTop w:val="0"/>
          <w:marBottom w:val="0"/>
          <w:divBdr>
            <w:top w:val="none" w:sz="0" w:space="0" w:color="auto"/>
            <w:left w:val="none" w:sz="0" w:space="0" w:color="auto"/>
            <w:bottom w:val="none" w:sz="0" w:space="0" w:color="auto"/>
            <w:right w:val="none" w:sz="0" w:space="0" w:color="auto"/>
          </w:divBdr>
        </w:div>
        <w:div w:id="107817851">
          <w:marLeft w:val="640"/>
          <w:marRight w:val="0"/>
          <w:marTop w:val="0"/>
          <w:marBottom w:val="0"/>
          <w:divBdr>
            <w:top w:val="none" w:sz="0" w:space="0" w:color="auto"/>
            <w:left w:val="none" w:sz="0" w:space="0" w:color="auto"/>
            <w:bottom w:val="none" w:sz="0" w:space="0" w:color="auto"/>
            <w:right w:val="none" w:sz="0" w:space="0" w:color="auto"/>
          </w:divBdr>
        </w:div>
        <w:div w:id="147670398">
          <w:marLeft w:val="640"/>
          <w:marRight w:val="0"/>
          <w:marTop w:val="0"/>
          <w:marBottom w:val="0"/>
          <w:divBdr>
            <w:top w:val="none" w:sz="0" w:space="0" w:color="auto"/>
            <w:left w:val="none" w:sz="0" w:space="0" w:color="auto"/>
            <w:bottom w:val="none" w:sz="0" w:space="0" w:color="auto"/>
            <w:right w:val="none" w:sz="0" w:space="0" w:color="auto"/>
          </w:divBdr>
        </w:div>
        <w:div w:id="187836734">
          <w:marLeft w:val="640"/>
          <w:marRight w:val="0"/>
          <w:marTop w:val="0"/>
          <w:marBottom w:val="0"/>
          <w:divBdr>
            <w:top w:val="none" w:sz="0" w:space="0" w:color="auto"/>
            <w:left w:val="none" w:sz="0" w:space="0" w:color="auto"/>
            <w:bottom w:val="none" w:sz="0" w:space="0" w:color="auto"/>
            <w:right w:val="none" w:sz="0" w:space="0" w:color="auto"/>
          </w:divBdr>
        </w:div>
        <w:div w:id="245116623">
          <w:marLeft w:val="640"/>
          <w:marRight w:val="0"/>
          <w:marTop w:val="0"/>
          <w:marBottom w:val="0"/>
          <w:divBdr>
            <w:top w:val="none" w:sz="0" w:space="0" w:color="auto"/>
            <w:left w:val="none" w:sz="0" w:space="0" w:color="auto"/>
            <w:bottom w:val="none" w:sz="0" w:space="0" w:color="auto"/>
            <w:right w:val="none" w:sz="0" w:space="0" w:color="auto"/>
          </w:divBdr>
        </w:div>
        <w:div w:id="293559664">
          <w:marLeft w:val="640"/>
          <w:marRight w:val="0"/>
          <w:marTop w:val="0"/>
          <w:marBottom w:val="0"/>
          <w:divBdr>
            <w:top w:val="none" w:sz="0" w:space="0" w:color="auto"/>
            <w:left w:val="none" w:sz="0" w:space="0" w:color="auto"/>
            <w:bottom w:val="none" w:sz="0" w:space="0" w:color="auto"/>
            <w:right w:val="none" w:sz="0" w:space="0" w:color="auto"/>
          </w:divBdr>
        </w:div>
        <w:div w:id="316037226">
          <w:marLeft w:val="640"/>
          <w:marRight w:val="0"/>
          <w:marTop w:val="0"/>
          <w:marBottom w:val="0"/>
          <w:divBdr>
            <w:top w:val="none" w:sz="0" w:space="0" w:color="auto"/>
            <w:left w:val="none" w:sz="0" w:space="0" w:color="auto"/>
            <w:bottom w:val="none" w:sz="0" w:space="0" w:color="auto"/>
            <w:right w:val="none" w:sz="0" w:space="0" w:color="auto"/>
          </w:divBdr>
        </w:div>
        <w:div w:id="455413740">
          <w:marLeft w:val="640"/>
          <w:marRight w:val="0"/>
          <w:marTop w:val="0"/>
          <w:marBottom w:val="0"/>
          <w:divBdr>
            <w:top w:val="none" w:sz="0" w:space="0" w:color="auto"/>
            <w:left w:val="none" w:sz="0" w:space="0" w:color="auto"/>
            <w:bottom w:val="none" w:sz="0" w:space="0" w:color="auto"/>
            <w:right w:val="none" w:sz="0" w:space="0" w:color="auto"/>
          </w:divBdr>
        </w:div>
        <w:div w:id="459080724">
          <w:marLeft w:val="640"/>
          <w:marRight w:val="0"/>
          <w:marTop w:val="0"/>
          <w:marBottom w:val="0"/>
          <w:divBdr>
            <w:top w:val="none" w:sz="0" w:space="0" w:color="auto"/>
            <w:left w:val="none" w:sz="0" w:space="0" w:color="auto"/>
            <w:bottom w:val="none" w:sz="0" w:space="0" w:color="auto"/>
            <w:right w:val="none" w:sz="0" w:space="0" w:color="auto"/>
          </w:divBdr>
        </w:div>
        <w:div w:id="484012788">
          <w:marLeft w:val="640"/>
          <w:marRight w:val="0"/>
          <w:marTop w:val="0"/>
          <w:marBottom w:val="0"/>
          <w:divBdr>
            <w:top w:val="none" w:sz="0" w:space="0" w:color="auto"/>
            <w:left w:val="none" w:sz="0" w:space="0" w:color="auto"/>
            <w:bottom w:val="none" w:sz="0" w:space="0" w:color="auto"/>
            <w:right w:val="none" w:sz="0" w:space="0" w:color="auto"/>
          </w:divBdr>
        </w:div>
        <w:div w:id="528252890">
          <w:marLeft w:val="640"/>
          <w:marRight w:val="0"/>
          <w:marTop w:val="0"/>
          <w:marBottom w:val="0"/>
          <w:divBdr>
            <w:top w:val="none" w:sz="0" w:space="0" w:color="auto"/>
            <w:left w:val="none" w:sz="0" w:space="0" w:color="auto"/>
            <w:bottom w:val="none" w:sz="0" w:space="0" w:color="auto"/>
            <w:right w:val="none" w:sz="0" w:space="0" w:color="auto"/>
          </w:divBdr>
        </w:div>
        <w:div w:id="548034470">
          <w:marLeft w:val="640"/>
          <w:marRight w:val="0"/>
          <w:marTop w:val="0"/>
          <w:marBottom w:val="0"/>
          <w:divBdr>
            <w:top w:val="none" w:sz="0" w:space="0" w:color="auto"/>
            <w:left w:val="none" w:sz="0" w:space="0" w:color="auto"/>
            <w:bottom w:val="none" w:sz="0" w:space="0" w:color="auto"/>
            <w:right w:val="none" w:sz="0" w:space="0" w:color="auto"/>
          </w:divBdr>
        </w:div>
        <w:div w:id="587737040">
          <w:marLeft w:val="640"/>
          <w:marRight w:val="0"/>
          <w:marTop w:val="0"/>
          <w:marBottom w:val="0"/>
          <w:divBdr>
            <w:top w:val="none" w:sz="0" w:space="0" w:color="auto"/>
            <w:left w:val="none" w:sz="0" w:space="0" w:color="auto"/>
            <w:bottom w:val="none" w:sz="0" w:space="0" w:color="auto"/>
            <w:right w:val="none" w:sz="0" w:space="0" w:color="auto"/>
          </w:divBdr>
        </w:div>
        <w:div w:id="629477447">
          <w:marLeft w:val="640"/>
          <w:marRight w:val="0"/>
          <w:marTop w:val="0"/>
          <w:marBottom w:val="0"/>
          <w:divBdr>
            <w:top w:val="none" w:sz="0" w:space="0" w:color="auto"/>
            <w:left w:val="none" w:sz="0" w:space="0" w:color="auto"/>
            <w:bottom w:val="none" w:sz="0" w:space="0" w:color="auto"/>
            <w:right w:val="none" w:sz="0" w:space="0" w:color="auto"/>
          </w:divBdr>
        </w:div>
        <w:div w:id="634145524">
          <w:marLeft w:val="640"/>
          <w:marRight w:val="0"/>
          <w:marTop w:val="0"/>
          <w:marBottom w:val="0"/>
          <w:divBdr>
            <w:top w:val="none" w:sz="0" w:space="0" w:color="auto"/>
            <w:left w:val="none" w:sz="0" w:space="0" w:color="auto"/>
            <w:bottom w:val="none" w:sz="0" w:space="0" w:color="auto"/>
            <w:right w:val="none" w:sz="0" w:space="0" w:color="auto"/>
          </w:divBdr>
        </w:div>
        <w:div w:id="637612848">
          <w:marLeft w:val="640"/>
          <w:marRight w:val="0"/>
          <w:marTop w:val="0"/>
          <w:marBottom w:val="0"/>
          <w:divBdr>
            <w:top w:val="none" w:sz="0" w:space="0" w:color="auto"/>
            <w:left w:val="none" w:sz="0" w:space="0" w:color="auto"/>
            <w:bottom w:val="none" w:sz="0" w:space="0" w:color="auto"/>
            <w:right w:val="none" w:sz="0" w:space="0" w:color="auto"/>
          </w:divBdr>
        </w:div>
        <w:div w:id="765492499">
          <w:marLeft w:val="640"/>
          <w:marRight w:val="0"/>
          <w:marTop w:val="0"/>
          <w:marBottom w:val="0"/>
          <w:divBdr>
            <w:top w:val="none" w:sz="0" w:space="0" w:color="auto"/>
            <w:left w:val="none" w:sz="0" w:space="0" w:color="auto"/>
            <w:bottom w:val="none" w:sz="0" w:space="0" w:color="auto"/>
            <w:right w:val="none" w:sz="0" w:space="0" w:color="auto"/>
          </w:divBdr>
        </w:div>
        <w:div w:id="808979441">
          <w:marLeft w:val="640"/>
          <w:marRight w:val="0"/>
          <w:marTop w:val="0"/>
          <w:marBottom w:val="0"/>
          <w:divBdr>
            <w:top w:val="none" w:sz="0" w:space="0" w:color="auto"/>
            <w:left w:val="none" w:sz="0" w:space="0" w:color="auto"/>
            <w:bottom w:val="none" w:sz="0" w:space="0" w:color="auto"/>
            <w:right w:val="none" w:sz="0" w:space="0" w:color="auto"/>
          </w:divBdr>
        </w:div>
        <w:div w:id="813106180">
          <w:marLeft w:val="640"/>
          <w:marRight w:val="0"/>
          <w:marTop w:val="0"/>
          <w:marBottom w:val="0"/>
          <w:divBdr>
            <w:top w:val="none" w:sz="0" w:space="0" w:color="auto"/>
            <w:left w:val="none" w:sz="0" w:space="0" w:color="auto"/>
            <w:bottom w:val="none" w:sz="0" w:space="0" w:color="auto"/>
            <w:right w:val="none" w:sz="0" w:space="0" w:color="auto"/>
          </w:divBdr>
        </w:div>
        <w:div w:id="847251469">
          <w:marLeft w:val="640"/>
          <w:marRight w:val="0"/>
          <w:marTop w:val="0"/>
          <w:marBottom w:val="0"/>
          <w:divBdr>
            <w:top w:val="none" w:sz="0" w:space="0" w:color="auto"/>
            <w:left w:val="none" w:sz="0" w:space="0" w:color="auto"/>
            <w:bottom w:val="none" w:sz="0" w:space="0" w:color="auto"/>
            <w:right w:val="none" w:sz="0" w:space="0" w:color="auto"/>
          </w:divBdr>
        </w:div>
        <w:div w:id="884096477">
          <w:marLeft w:val="640"/>
          <w:marRight w:val="0"/>
          <w:marTop w:val="0"/>
          <w:marBottom w:val="0"/>
          <w:divBdr>
            <w:top w:val="none" w:sz="0" w:space="0" w:color="auto"/>
            <w:left w:val="none" w:sz="0" w:space="0" w:color="auto"/>
            <w:bottom w:val="none" w:sz="0" w:space="0" w:color="auto"/>
            <w:right w:val="none" w:sz="0" w:space="0" w:color="auto"/>
          </w:divBdr>
        </w:div>
        <w:div w:id="910696777">
          <w:marLeft w:val="640"/>
          <w:marRight w:val="0"/>
          <w:marTop w:val="0"/>
          <w:marBottom w:val="0"/>
          <w:divBdr>
            <w:top w:val="none" w:sz="0" w:space="0" w:color="auto"/>
            <w:left w:val="none" w:sz="0" w:space="0" w:color="auto"/>
            <w:bottom w:val="none" w:sz="0" w:space="0" w:color="auto"/>
            <w:right w:val="none" w:sz="0" w:space="0" w:color="auto"/>
          </w:divBdr>
        </w:div>
        <w:div w:id="937106088">
          <w:marLeft w:val="640"/>
          <w:marRight w:val="0"/>
          <w:marTop w:val="0"/>
          <w:marBottom w:val="0"/>
          <w:divBdr>
            <w:top w:val="none" w:sz="0" w:space="0" w:color="auto"/>
            <w:left w:val="none" w:sz="0" w:space="0" w:color="auto"/>
            <w:bottom w:val="none" w:sz="0" w:space="0" w:color="auto"/>
            <w:right w:val="none" w:sz="0" w:space="0" w:color="auto"/>
          </w:divBdr>
        </w:div>
        <w:div w:id="945649955">
          <w:marLeft w:val="640"/>
          <w:marRight w:val="0"/>
          <w:marTop w:val="0"/>
          <w:marBottom w:val="0"/>
          <w:divBdr>
            <w:top w:val="none" w:sz="0" w:space="0" w:color="auto"/>
            <w:left w:val="none" w:sz="0" w:space="0" w:color="auto"/>
            <w:bottom w:val="none" w:sz="0" w:space="0" w:color="auto"/>
            <w:right w:val="none" w:sz="0" w:space="0" w:color="auto"/>
          </w:divBdr>
        </w:div>
        <w:div w:id="1009985600">
          <w:marLeft w:val="640"/>
          <w:marRight w:val="0"/>
          <w:marTop w:val="0"/>
          <w:marBottom w:val="0"/>
          <w:divBdr>
            <w:top w:val="none" w:sz="0" w:space="0" w:color="auto"/>
            <w:left w:val="none" w:sz="0" w:space="0" w:color="auto"/>
            <w:bottom w:val="none" w:sz="0" w:space="0" w:color="auto"/>
            <w:right w:val="none" w:sz="0" w:space="0" w:color="auto"/>
          </w:divBdr>
        </w:div>
        <w:div w:id="1122378288">
          <w:marLeft w:val="640"/>
          <w:marRight w:val="0"/>
          <w:marTop w:val="0"/>
          <w:marBottom w:val="0"/>
          <w:divBdr>
            <w:top w:val="none" w:sz="0" w:space="0" w:color="auto"/>
            <w:left w:val="none" w:sz="0" w:space="0" w:color="auto"/>
            <w:bottom w:val="none" w:sz="0" w:space="0" w:color="auto"/>
            <w:right w:val="none" w:sz="0" w:space="0" w:color="auto"/>
          </w:divBdr>
        </w:div>
        <w:div w:id="1135950614">
          <w:marLeft w:val="640"/>
          <w:marRight w:val="0"/>
          <w:marTop w:val="0"/>
          <w:marBottom w:val="0"/>
          <w:divBdr>
            <w:top w:val="none" w:sz="0" w:space="0" w:color="auto"/>
            <w:left w:val="none" w:sz="0" w:space="0" w:color="auto"/>
            <w:bottom w:val="none" w:sz="0" w:space="0" w:color="auto"/>
            <w:right w:val="none" w:sz="0" w:space="0" w:color="auto"/>
          </w:divBdr>
        </w:div>
        <w:div w:id="1244149188">
          <w:marLeft w:val="640"/>
          <w:marRight w:val="0"/>
          <w:marTop w:val="0"/>
          <w:marBottom w:val="0"/>
          <w:divBdr>
            <w:top w:val="none" w:sz="0" w:space="0" w:color="auto"/>
            <w:left w:val="none" w:sz="0" w:space="0" w:color="auto"/>
            <w:bottom w:val="none" w:sz="0" w:space="0" w:color="auto"/>
            <w:right w:val="none" w:sz="0" w:space="0" w:color="auto"/>
          </w:divBdr>
        </w:div>
        <w:div w:id="1454864248">
          <w:marLeft w:val="640"/>
          <w:marRight w:val="0"/>
          <w:marTop w:val="0"/>
          <w:marBottom w:val="0"/>
          <w:divBdr>
            <w:top w:val="none" w:sz="0" w:space="0" w:color="auto"/>
            <w:left w:val="none" w:sz="0" w:space="0" w:color="auto"/>
            <w:bottom w:val="none" w:sz="0" w:space="0" w:color="auto"/>
            <w:right w:val="none" w:sz="0" w:space="0" w:color="auto"/>
          </w:divBdr>
        </w:div>
        <w:div w:id="1508524353">
          <w:marLeft w:val="640"/>
          <w:marRight w:val="0"/>
          <w:marTop w:val="0"/>
          <w:marBottom w:val="0"/>
          <w:divBdr>
            <w:top w:val="none" w:sz="0" w:space="0" w:color="auto"/>
            <w:left w:val="none" w:sz="0" w:space="0" w:color="auto"/>
            <w:bottom w:val="none" w:sz="0" w:space="0" w:color="auto"/>
            <w:right w:val="none" w:sz="0" w:space="0" w:color="auto"/>
          </w:divBdr>
        </w:div>
        <w:div w:id="1510870715">
          <w:marLeft w:val="640"/>
          <w:marRight w:val="0"/>
          <w:marTop w:val="0"/>
          <w:marBottom w:val="0"/>
          <w:divBdr>
            <w:top w:val="none" w:sz="0" w:space="0" w:color="auto"/>
            <w:left w:val="none" w:sz="0" w:space="0" w:color="auto"/>
            <w:bottom w:val="none" w:sz="0" w:space="0" w:color="auto"/>
            <w:right w:val="none" w:sz="0" w:space="0" w:color="auto"/>
          </w:divBdr>
        </w:div>
        <w:div w:id="1550603820">
          <w:marLeft w:val="640"/>
          <w:marRight w:val="0"/>
          <w:marTop w:val="0"/>
          <w:marBottom w:val="0"/>
          <w:divBdr>
            <w:top w:val="none" w:sz="0" w:space="0" w:color="auto"/>
            <w:left w:val="none" w:sz="0" w:space="0" w:color="auto"/>
            <w:bottom w:val="none" w:sz="0" w:space="0" w:color="auto"/>
            <w:right w:val="none" w:sz="0" w:space="0" w:color="auto"/>
          </w:divBdr>
        </w:div>
        <w:div w:id="1672638586">
          <w:marLeft w:val="640"/>
          <w:marRight w:val="0"/>
          <w:marTop w:val="0"/>
          <w:marBottom w:val="0"/>
          <w:divBdr>
            <w:top w:val="none" w:sz="0" w:space="0" w:color="auto"/>
            <w:left w:val="none" w:sz="0" w:space="0" w:color="auto"/>
            <w:bottom w:val="none" w:sz="0" w:space="0" w:color="auto"/>
            <w:right w:val="none" w:sz="0" w:space="0" w:color="auto"/>
          </w:divBdr>
        </w:div>
        <w:div w:id="1694727102">
          <w:marLeft w:val="640"/>
          <w:marRight w:val="0"/>
          <w:marTop w:val="0"/>
          <w:marBottom w:val="0"/>
          <w:divBdr>
            <w:top w:val="none" w:sz="0" w:space="0" w:color="auto"/>
            <w:left w:val="none" w:sz="0" w:space="0" w:color="auto"/>
            <w:bottom w:val="none" w:sz="0" w:space="0" w:color="auto"/>
            <w:right w:val="none" w:sz="0" w:space="0" w:color="auto"/>
          </w:divBdr>
        </w:div>
        <w:div w:id="1697926718">
          <w:marLeft w:val="640"/>
          <w:marRight w:val="0"/>
          <w:marTop w:val="0"/>
          <w:marBottom w:val="0"/>
          <w:divBdr>
            <w:top w:val="none" w:sz="0" w:space="0" w:color="auto"/>
            <w:left w:val="none" w:sz="0" w:space="0" w:color="auto"/>
            <w:bottom w:val="none" w:sz="0" w:space="0" w:color="auto"/>
            <w:right w:val="none" w:sz="0" w:space="0" w:color="auto"/>
          </w:divBdr>
        </w:div>
        <w:div w:id="1794129297">
          <w:marLeft w:val="640"/>
          <w:marRight w:val="0"/>
          <w:marTop w:val="0"/>
          <w:marBottom w:val="0"/>
          <w:divBdr>
            <w:top w:val="none" w:sz="0" w:space="0" w:color="auto"/>
            <w:left w:val="none" w:sz="0" w:space="0" w:color="auto"/>
            <w:bottom w:val="none" w:sz="0" w:space="0" w:color="auto"/>
            <w:right w:val="none" w:sz="0" w:space="0" w:color="auto"/>
          </w:divBdr>
        </w:div>
        <w:div w:id="1800998890">
          <w:marLeft w:val="640"/>
          <w:marRight w:val="0"/>
          <w:marTop w:val="0"/>
          <w:marBottom w:val="0"/>
          <w:divBdr>
            <w:top w:val="none" w:sz="0" w:space="0" w:color="auto"/>
            <w:left w:val="none" w:sz="0" w:space="0" w:color="auto"/>
            <w:bottom w:val="none" w:sz="0" w:space="0" w:color="auto"/>
            <w:right w:val="none" w:sz="0" w:space="0" w:color="auto"/>
          </w:divBdr>
        </w:div>
        <w:div w:id="1816412225">
          <w:marLeft w:val="640"/>
          <w:marRight w:val="0"/>
          <w:marTop w:val="0"/>
          <w:marBottom w:val="0"/>
          <w:divBdr>
            <w:top w:val="none" w:sz="0" w:space="0" w:color="auto"/>
            <w:left w:val="none" w:sz="0" w:space="0" w:color="auto"/>
            <w:bottom w:val="none" w:sz="0" w:space="0" w:color="auto"/>
            <w:right w:val="none" w:sz="0" w:space="0" w:color="auto"/>
          </w:divBdr>
        </w:div>
        <w:div w:id="1888293499">
          <w:marLeft w:val="640"/>
          <w:marRight w:val="0"/>
          <w:marTop w:val="0"/>
          <w:marBottom w:val="0"/>
          <w:divBdr>
            <w:top w:val="none" w:sz="0" w:space="0" w:color="auto"/>
            <w:left w:val="none" w:sz="0" w:space="0" w:color="auto"/>
            <w:bottom w:val="none" w:sz="0" w:space="0" w:color="auto"/>
            <w:right w:val="none" w:sz="0" w:space="0" w:color="auto"/>
          </w:divBdr>
        </w:div>
        <w:div w:id="1942451380">
          <w:marLeft w:val="640"/>
          <w:marRight w:val="0"/>
          <w:marTop w:val="0"/>
          <w:marBottom w:val="0"/>
          <w:divBdr>
            <w:top w:val="none" w:sz="0" w:space="0" w:color="auto"/>
            <w:left w:val="none" w:sz="0" w:space="0" w:color="auto"/>
            <w:bottom w:val="none" w:sz="0" w:space="0" w:color="auto"/>
            <w:right w:val="none" w:sz="0" w:space="0" w:color="auto"/>
          </w:divBdr>
        </w:div>
        <w:div w:id="1989430182">
          <w:marLeft w:val="640"/>
          <w:marRight w:val="0"/>
          <w:marTop w:val="0"/>
          <w:marBottom w:val="0"/>
          <w:divBdr>
            <w:top w:val="none" w:sz="0" w:space="0" w:color="auto"/>
            <w:left w:val="none" w:sz="0" w:space="0" w:color="auto"/>
            <w:bottom w:val="none" w:sz="0" w:space="0" w:color="auto"/>
            <w:right w:val="none" w:sz="0" w:space="0" w:color="auto"/>
          </w:divBdr>
        </w:div>
        <w:div w:id="2116778559">
          <w:marLeft w:val="640"/>
          <w:marRight w:val="0"/>
          <w:marTop w:val="0"/>
          <w:marBottom w:val="0"/>
          <w:divBdr>
            <w:top w:val="none" w:sz="0" w:space="0" w:color="auto"/>
            <w:left w:val="none" w:sz="0" w:space="0" w:color="auto"/>
            <w:bottom w:val="none" w:sz="0" w:space="0" w:color="auto"/>
            <w:right w:val="none" w:sz="0" w:space="0" w:color="auto"/>
          </w:divBdr>
        </w:div>
        <w:div w:id="2118912882">
          <w:marLeft w:val="640"/>
          <w:marRight w:val="0"/>
          <w:marTop w:val="0"/>
          <w:marBottom w:val="0"/>
          <w:divBdr>
            <w:top w:val="none" w:sz="0" w:space="0" w:color="auto"/>
            <w:left w:val="none" w:sz="0" w:space="0" w:color="auto"/>
            <w:bottom w:val="none" w:sz="0" w:space="0" w:color="auto"/>
            <w:right w:val="none" w:sz="0" w:space="0" w:color="auto"/>
          </w:divBdr>
        </w:div>
      </w:divsChild>
    </w:div>
    <w:div w:id="565411709">
      <w:marLeft w:val="0"/>
      <w:marRight w:val="0"/>
      <w:marTop w:val="0"/>
      <w:marBottom w:val="0"/>
      <w:divBdr>
        <w:top w:val="none" w:sz="0" w:space="0" w:color="auto"/>
        <w:left w:val="none" w:sz="0" w:space="0" w:color="auto"/>
        <w:bottom w:val="none" w:sz="0" w:space="0" w:color="auto"/>
        <w:right w:val="none" w:sz="0" w:space="0" w:color="auto"/>
      </w:divBdr>
    </w:div>
    <w:div w:id="566653773">
      <w:bodyDiv w:val="1"/>
      <w:marLeft w:val="0"/>
      <w:marRight w:val="0"/>
      <w:marTop w:val="0"/>
      <w:marBottom w:val="0"/>
      <w:divBdr>
        <w:top w:val="none" w:sz="0" w:space="0" w:color="auto"/>
        <w:left w:val="none" w:sz="0" w:space="0" w:color="auto"/>
        <w:bottom w:val="none" w:sz="0" w:space="0" w:color="auto"/>
        <w:right w:val="none" w:sz="0" w:space="0" w:color="auto"/>
      </w:divBdr>
      <w:divsChild>
        <w:div w:id="93062844">
          <w:marLeft w:val="640"/>
          <w:marRight w:val="0"/>
          <w:marTop w:val="0"/>
          <w:marBottom w:val="0"/>
          <w:divBdr>
            <w:top w:val="none" w:sz="0" w:space="0" w:color="auto"/>
            <w:left w:val="none" w:sz="0" w:space="0" w:color="auto"/>
            <w:bottom w:val="none" w:sz="0" w:space="0" w:color="auto"/>
            <w:right w:val="none" w:sz="0" w:space="0" w:color="auto"/>
          </w:divBdr>
        </w:div>
        <w:div w:id="232012662">
          <w:marLeft w:val="640"/>
          <w:marRight w:val="0"/>
          <w:marTop w:val="0"/>
          <w:marBottom w:val="0"/>
          <w:divBdr>
            <w:top w:val="none" w:sz="0" w:space="0" w:color="auto"/>
            <w:left w:val="none" w:sz="0" w:space="0" w:color="auto"/>
            <w:bottom w:val="none" w:sz="0" w:space="0" w:color="auto"/>
            <w:right w:val="none" w:sz="0" w:space="0" w:color="auto"/>
          </w:divBdr>
        </w:div>
        <w:div w:id="258804098">
          <w:marLeft w:val="640"/>
          <w:marRight w:val="0"/>
          <w:marTop w:val="0"/>
          <w:marBottom w:val="0"/>
          <w:divBdr>
            <w:top w:val="none" w:sz="0" w:space="0" w:color="auto"/>
            <w:left w:val="none" w:sz="0" w:space="0" w:color="auto"/>
            <w:bottom w:val="none" w:sz="0" w:space="0" w:color="auto"/>
            <w:right w:val="none" w:sz="0" w:space="0" w:color="auto"/>
          </w:divBdr>
        </w:div>
        <w:div w:id="283705413">
          <w:marLeft w:val="640"/>
          <w:marRight w:val="0"/>
          <w:marTop w:val="0"/>
          <w:marBottom w:val="0"/>
          <w:divBdr>
            <w:top w:val="none" w:sz="0" w:space="0" w:color="auto"/>
            <w:left w:val="none" w:sz="0" w:space="0" w:color="auto"/>
            <w:bottom w:val="none" w:sz="0" w:space="0" w:color="auto"/>
            <w:right w:val="none" w:sz="0" w:space="0" w:color="auto"/>
          </w:divBdr>
        </w:div>
        <w:div w:id="292951477">
          <w:marLeft w:val="640"/>
          <w:marRight w:val="0"/>
          <w:marTop w:val="0"/>
          <w:marBottom w:val="0"/>
          <w:divBdr>
            <w:top w:val="none" w:sz="0" w:space="0" w:color="auto"/>
            <w:left w:val="none" w:sz="0" w:space="0" w:color="auto"/>
            <w:bottom w:val="none" w:sz="0" w:space="0" w:color="auto"/>
            <w:right w:val="none" w:sz="0" w:space="0" w:color="auto"/>
          </w:divBdr>
        </w:div>
        <w:div w:id="394547808">
          <w:marLeft w:val="640"/>
          <w:marRight w:val="0"/>
          <w:marTop w:val="0"/>
          <w:marBottom w:val="0"/>
          <w:divBdr>
            <w:top w:val="none" w:sz="0" w:space="0" w:color="auto"/>
            <w:left w:val="none" w:sz="0" w:space="0" w:color="auto"/>
            <w:bottom w:val="none" w:sz="0" w:space="0" w:color="auto"/>
            <w:right w:val="none" w:sz="0" w:space="0" w:color="auto"/>
          </w:divBdr>
        </w:div>
        <w:div w:id="404185481">
          <w:marLeft w:val="640"/>
          <w:marRight w:val="0"/>
          <w:marTop w:val="0"/>
          <w:marBottom w:val="0"/>
          <w:divBdr>
            <w:top w:val="none" w:sz="0" w:space="0" w:color="auto"/>
            <w:left w:val="none" w:sz="0" w:space="0" w:color="auto"/>
            <w:bottom w:val="none" w:sz="0" w:space="0" w:color="auto"/>
            <w:right w:val="none" w:sz="0" w:space="0" w:color="auto"/>
          </w:divBdr>
        </w:div>
        <w:div w:id="410853439">
          <w:marLeft w:val="640"/>
          <w:marRight w:val="0"/>
          <w:marTop w:val="0"/>
          <w:marBottom w:val="0"/>
          <w:divBdr>
            <w:top w:val="none" w:sz="0" w:space="0" w:color="auto"/>
            <w:left w:val="none" w:sz="0" w:space="0" w:color="auto"/>
            <w:bottom w:val="none" w:sz="0" w:space="0" w:color="auto"/>
            <w:right w:val="none" w:sz="0" w:space="0" w:color="auto"/>
          </w:divBdr>
        </w:div>
        <w:div w:id="464352865">
          <w:marLeft w:val="640"/>
          <w:marRight w:val="0"/>
          <w:marTop w:val="0"/>
          <w:marBottom w:val="0"/>
          <w:divBdr>
            <w:top w:val="none" w:sz="0" w:space="0" w:color="auto"/>
            <w:left w:val="none" w:sz="0" w:space="0" w:color="auto"/>
            <w:bottom w:val="none" w:sz="0" w:space="0" w:color="auto"/>
            <w:right w:val="none" w:sz="0" w:space="0" w:color="auto"/>
          </w:divBdr>
        </w:div>
        <w:div w:id="530148726">
          <w:marLeft w:val="640"/>
          <w:marRight w:val="0"/>
          <w:marTop w:val="0"/>
          <w:marBottom w:val="0"/>
          <w:divBdr>
            <w:top w:val="none" w:sz="0" w:space="0" w:color="auto"/>
            <w:left w:val="none" w:sz="0" w:space="0" w:color="auto"/>
            <w:bottom w:val="none" w:sz="0" w:space="0" w:color="auto"/>
            <w:right w:val="none" w:sz="0" w:space="0" w:color="auto"/>
          </w:divBdr>
        </w:div>
        <w:div w:id="594939522">
          <w:marLeft w:val="640"/>
          <w:marRight w:val="0"/>
          <w:marTop w:val="0"/>
          <w:marBottom w:val="0"/>
          <w:divBdr>
            <w:top w:val="none" w:sz="0" w:space="0" w:color="auto"/>
            <w:left w:val="none" w:sz="0" w:space="0" w:color="auto"/>
            <w:bottom w:val="none" w:sz="0" w:space="0" w:color="auto"/>
            <w:right w:val="none" w:sz="0" w:space="0" w:color="auto"/>
          </w:divBdr>
        </w:div>
        <w:div w:id="630088357">
          <w:marLeft w:val="640"/>
          <w:marRight w:val="0"/>
          <w:marTop w:val="0"/>
          <w:marBottom w:val="0"/>
          <w:divBdr>
            <w:top w:val="none" w:sz="0" w:space="0" w:color="auto"/>
            <w:left w:val="none" w:sz="0" w:space="0" w:color="auto"/>
            <w:bottom w:val="none" w:sz="0" w:space="0" w:color="auto"/>
            <w:right w:val="none" w:sz="0" w:space="0" w:color="auto"/>
          </w:divBdr>
        </w:div>
        <w:div w:id="671181569">
          <w:marLeft w:val="640"/>
          <w:marRight w:val="0"/>
          <w:marTop w:val="0"/>
          <w:marBottom w:val="0"/>
          <w:divBdr>
            <w:top w:val="none" w:sz="0" w:space="0" w:color="auto"/>
            <w:left w:val="none" w:sz="0" w:space="0" w:color="auto"/>
            <w:bottom w:val="none" w:sz="0" w:space="0" w:color="auto"/>
            <w:right w:val="none" w:sz="0" w:space="0" w:color="auto"/>
          </w:divBdr>
        </w:div>
        <w:div w:id="739525258">
          <w:marLeft w:val="640"/>
          <w:marRight w:val="0"/>
          <w:marTop w:val="0"/>
          <w:marBottom w:val="0"/>
          <w:divBdr>
            <w:top w:val="none" w:sz="0" w:space="0" w:color="auto"/>
            <w:left w:val="none" w:sz="0" w:space="0" w:color="auto"/>
            <w:bottom w:val="none" w:sz="0" w:space="0" w:color="auto"/>
            <w:right w:val="none" w:sz="0" w:space="0" w:color="auto"/>
          </w:divBdr>
        </w:div>
        <w:div w:id="852038509">
          <w:marLeft w:val="640"/>
          <w:marRight w:val="0"/>
          <w:marTop w:val="0"/>
          <w:marBottom w:val="0"/>
          <w:divBdr>
            <w:top w:val="none" w:sz="0" w:space="0" w:color="auto"/>
            <w:left w:val="none" w:sz="0" w:space="0" w:color="auto"/>
            <w:bottom w:val="none" w:sz="0" w:space="0" w:color="auto"/>
            <w:right w:val="none" w:sz="0" w:space="0" w:color="auto"/>
          </w:divBdr>
        </w:div>
        <w:div w:id="905796370">
          <w:marLeft w:val="640"/>
          <w:marRight w:val="0"/>
          <w:marTop w:val="0"/>
          <w:marBottom w:val="0"/>
          <w:divBdr>
            <w:top w:val="none" w:sz="0" w:space="0" w:color="auto"/>
            <w:left w:val="none" w:sz="0" w:space="0" w:color="auto"/>
            <w:bottom w:val="none" w:sz="0" w:space="0" w:color="auto"/>
            <w:right w:val="none" w:sz="0" w:space="0" w:color="auto"/>
          </w:divBdr>
        </w:div>
        <w:div w:id="979924684">
          <w:marLeft w:val="640"/>
          <w:marRight w:val="0"/>
          <w:marTop w:val="0"/>
          <w:marBottom w:val="0"/>
          <w:divBdr>
            <w:top w:val="none" w:sz="0" w:space="0" w:color="auto"/>
            <w:left w:val="none" w:sz="0" w:space="0" w:color="auto"/>
            <w:bottom w:val="none" w:sz="0" w:space="0" w:color="auto"/>
            <w:right w:val="none" w:sz="0" w:space="0" w:color="auto"/>
          </w:divBdr>
        </w:div>
        <w:div w:id="984548095">
          <w:marLeft w:val="640"/>
          <w:marRight w:val="0"/>
          <w:marTop w:val="0"/>
          <w:marBottom w:val="0"/>
          <w:divBdr>
            <w:top w:val="none" w:sz="0" w:space="0" w:color="auto"/>
            <w:left w:val="none" w:sz="0" w:space="0" w:color="auto"/>
            <w:bottom w:val="none" w:sz="0" w:space="0" w:color="auto"/>
            <w:right w:val="none" w:sz="0" w:space="0" w:color="auto"/>
          </w:divBdr>
        </w:div>
        <w:div w:id="1018043793">
          <w:marLeft w:val="640"/>
          <w:marRight w:val="0"/>
          <w:marTop w:val="0"/>
          <w:marBottom w:val="0"/>
          <w:divBdr>
            <w:top w:val="none" w:sz="0" w:space="0" w:color="auto"/>
            <w:left w:val="none" w:sz="0" w:space="0" w:color="auto"/>
            <w:bottom w:val="none" w:sz="0" w:space="0" w:color="auto"/>
            <w:right w:val="none" w:sz="0" w:space="0" w:color="auto"/>
          </w:divBdr>
        </w:div>
        <w:div w:id="1042175037">
          <w:marLeft w:val="640"/>
          <w:marRight w:val="0"/>
          <w:marTop w:val="0"/>
          <w:marBottom w:val="0"/>
          <w:divBdr>
            <w:top w:val="none" w:sz="0" w:space="0" w:color="auto"/>
            <w:left w:val="none" w:sz="0" w:space="0" w:color="auto"/>
            <w:bottom w:val="none" w:sz="0" w:space="0" w:color="auto"/>
            <w:right w:val="none" w:sz="0" w:space="0" w:color="auto"/>
          </w:divBdr>
        </w:div>
        <w:div w:id="1086029174">
          <w:marLeft w:val="640"/>
          <w:marRight w:val="0"/>
          <w:marTop w:val="0"/>
          <w:marBottom w:val="0"/>
          <w:divBdr>
            <w:top w:val="none" w:sz="0" w:space="0" w:color="auto"/>
            <w:left w:val="none" w:sz="0" w:space="0" w:color="auto"/>
            <w:bottom w:val="none" w:sz="0" w:space="0" w:color="auto"/>
            <w:right w:val="none" w:sz="0" w:space="0" w:color="auto"/>
          </w:divBdr>
        </w:div>
        <w:div w:id="1087656349">
          <w:marLeft w:val="640"/>
          <w:marRight w:val="0"/>
          <w:marTop w:val="0"/>
          <w:marBottom w:val="0"/>
          <w:divBdr>
            <w:top w:val="none" w:sz="0" w:space="0" w:color="auto"/>
            <w:left w:val="none" w:sz="0" w:space="0" w:color="auto"/>
            <w:bottom w:val="none" w:sz="0" w:space="0" w:color="auto"/>
            <w:right w:val="none" w:sz="0" w:space="0" w:color="auto"/>
          </w:divBdr>
        </w:div>
        <w:div w:id="1190945900">
          <w:marLeft w:val="640"/>
          <w:marRight w:val="0"/>
          <w:marTop w:val="0"/>
          <w:marBottom w:val="0"/>
          <w:divBdr>
            <w:top w:val="none" w:sz="0" w:space="0" w:color="auto"/>
            <w:left w:val="none" w:sz="0" w:space="0" w:color="auto"/>
            <w:bottom w:val="none" w:sz="0" w:space="0" w:color="auto"/>
            <w:right w:val="none" w:sz="0" w:space="0" w:color="auto"/>
          </w:divBdr>
        </w:div>
        <w:div w:id="1234388219">
          <w:marLeft w:val="640"/>
          <w:marRight w:val="0"/>
          <w:marTop w:val="0"/>
          <w:marBottom w:val="0"/>
          <w:divBdr>
            <w:top w:val="none" w:sz="0" w:space="0" w:color="auto"/>
            <w:left w:val="none" w:sz="0" w:space="0" w:color="auto"/>
            <w:bottom w:val="none" w:sz="0" w:space="0" w:color="auto"/>
            <w:right w:val="none" w:sz="0" w:space="0" w:color="auto"/>
          </w:divBdr>
        </w:div>
        <w:div w:id="1309632836">
          <w:marLeft w:val="640"/>
          <w:marRight w:val="0"/>
          <w:marTop w:val="0"/>
          <w:marBottom w:val="0"/>
          <w:divBdr>
            <w:top w:val="none" w:sz="0" w:space="0" w:color="auto"/>
            <w:left w:val="none" w:sz="0" w:space="0" w:color="auto"/>
            <w:bottom w:val="none" w:sz="0" w:space="0" w:color="auto"/>
            <w:right w:val="none" w:sz="0" w:space="0" w:color="auto"/>
          </w:divBdr>
        </w:div>
        <w:div w:id="1312323587">
          <w:marLeft w:val="640"/>
          <w:marRight w:val="0"/>
          <w:marTop w:val="0"/>
          <w:marBottom w:val="0"/>
          <w:divBdr>
            <w:top w:val="none" w:sz="0" w:space="0" w:color="auto"/>
            <w:left w:val="none" w:sz="0" w:space="0" w:color="auto"/>
            <w:bottom w:val="none" w:sz="0" w:space="0" w:color="auto"/>
            <w:right w:val="none" w:sz="0" w:space="0" w:color="auto"/>
          </w:divBdr>
        </w:div>
        <w:div w:id="1374843569">
          <w:marLeft w:val="640"/>
          <w:marRight w:val="0"/>
          <w:marTop w:val="0"/>
          <w:marBottom w:val="0"/>
          <w:divBdr>
            <w:top w:val="none" w:sz="0" w:space="0" w:color="auto"/>
            <w:left w:val="none" w:sz="0" w:space="0" w:color="auto"/>
            <w:bottom w:val="none" w:sz="0" w:space="0" w:color="auto"/>
            <w:right w:val="none" w:sz="0" w:space="0" w:color="auto"/>
          </w:divBdr>
        </w:div>
        <w:div w:id="1446314266">
          <w:marLeft w:val="640"/>
          <w:marRight w:val="0"/>
          <w:marTop w:val="0"/>
          <w:marBottom w:val="0"/>
          <w:divBdr>
            <w:top w:val="none" w:sz="0" w:space="0" w:color="auto"/>
            <w:left w:val="none" w:sz="0" w:space="0" w:color="auto"/>
            <w:bottom w:val="none" w:sz="0" w:space="0" w:color="auto"/>
            <w:right w:val="none" w:sz="0" w:space="0" w:color="auto"/>
          </w:divBdr>
        </w:div>
        <w:div w:id="1479031312">
          <w:marLeft w:val="640"/>
          <w:marRight w:val="0"/>
          <w:marTop w:val="0"/>
          <w:marBottom w:val="0"/>
          <w:divBdr>
            <w:top w:val="none" w:sz="0" w:space="0" w:color="auto"/>
            <w:left w:val="none" w:sz="0" w:space="0" w:color="auto"/>
            <w:bottom w:val="none" w:sz="0" w:space="0" w:color="auto"/>
            <w:right w:val="none" w:sz="0" w:space="0" w:color="auto"/>
          </w:divBdr>
        </w:div>
        <w:div w:id="1485858806">
          <w:marLeft w:val="640"/>
          <w:marRight w:val="0"/>
          <w:marTop w:val="0"/>
          <w:marBottom w:val="0"/>
          <w:divBdr>
            <w:top w:val="none" w:sz="0" w:space="0" w:color="auto"/>
            <w:left w:val="none" w:sz="0" w:space="0" w:color="auto"/>
            <w:bottom w:val="none" w:sz="0" w:space="0" w:color="auto"/>
            <w:right w:val="none" w:sz="0" w:space="0" w:color="auto"/>
          </w:divBdr>
        </w:div>
        <w:div w:id="1539465055">
          <w:marLeft w:val="640"/>
          <w:marRight w:val="0"/>
          <w:marTop w:val="0"/>
          <w:marBottom w:val="0"/>
          <w:divBdr>
            <w:top w:val="none" w:sz="0" w:space="0" w:color="auto"/>
            <w:left w:val="none" w:sz="0" w:space="0" w:color="auto"/>
            <w:bottom w:val="none" w:sz="0" w:space="0" w:color="auto"/>
            <w:right w:val="none" w:sz="0" w:space="0" w:color="auto"/>
          </w:divBdr>
        </w:div>
        <w:div w:id="1577090637">
          <w:marLeft w:val="640"/>
          <w:marRight w:val="0"/>
          <w:marTop w:val="0"/>
          <w:marBottom w:val="0"/>
          <w:divBdr>
            <w:top w:val="none" w:sz="0" w:space="0" w:color="auto"/>
            <w:left w:val="none" w:sz="0" w:space="0" w:color="auto"/>
            <w:bottom w:val="none" w:sz="0" w:space="0" w:color="auto"/>
            <w:right w:val="none" w:sz="0" w:space="0" w:color="auto"/>
          </w:divBdr>
        </w:div>
        <w:div w:id="1610240203">
          <w:marLeft w:val="640"/>
          <w:marRight w:val="0"/>
          <w:marTop w:val="0"/>
          <w:marBottom w:val="0"/>
          <w:divBdr>
            <w:top w:val="none" w:sz="0" w:space="0" w:color="auto"/>
            <w:left w:val="none" w:sz="0" w:space="0" w:color="auto"/>
            <w:bottom w:val="none" w:sz="0" w:space="0" w:color="auto"/>
            <w:right w:val="none" w:sz="0" w:space="0" w:color="auto"/>
          </w:divBdr>
        </w:div>
        <w:div w:id="1613319169">
          <w:marLeft w:val="640"/>
          <w:marRight w:val="0"/>
          <w:marTop w:val="0"/>
          <w:marBottom w:val="0"/>
          <w:divBdr>
            <w:top w:val="none" w:sz="0" w:space="0" w:color="auto"/>
            <w:left w:val="none" w:sz="0" w:space="0" w:color="auto"/>
            <w:bottom w:val="none" w:sz="0" w:space="0" w:color="auto"/>
            <w:right w:val="none" w:sz="0" w:space="0" w:color="auto"/>
          </w:divBdr>
        </w:div>
        <w:div w:id="1648050927">
          <w:marLeft w:val="640"/>
          <w:marRight w:val="0"/>
          <w:marTop w:val="0"/>
          <w:marBottom w:val="0"/>
          <w:divBdr>
            <w:top w:val="none" w:sz="0" w:space="0" w:color="auto"/>
            <w:left w:val="none" w:sz="0" w:space="0" w:color="auto"/>
            <w:bottom w:val="none" w:sz="0" w:space="0" w:color="auto"/>
            <w:right w:val="none" w:sz="0" w:space="0" w:color="auto"/>
          </w:divBdr>
        </w:div>
        <w:div w:id="1716005536">
          <w:marLeft w:val="640"/>
          <w:marRight w:val="0"/>
          <w:marTop w:val="0"/>
          <w:marBottom w:val="0"/>
          <w:divBdr>
            <w:top w:val="none" w:sz="0" w:space="0" w:color="auto"/>
            <w:left w:val="none" w:sz="0" w:space="0" w:color="auto"/>
            <w:bottom w:val="none" w:sz="0" w:space="0" w:color="auto"/>
            <w:right w:val="none" w:sz="0" w:space="0" w:color="auto"/>
          </w:divBdr>
        </w:div>
        <w:div w:id="1720131908">
          <w:marLeft w:val="640"/>
          <w:marRight w:val="0"/>
          <w:marTop w:val="0"/>
          <w:marBottom w:val="0"/>
          <w:divBdr>
            <w:top w:val="none" w:sz="0" w:space="0" w:color="auto"/>
            <w:left w:val="none" w:sz="0" w:space="0" w:color="auto"/>
            <w:bottom w:val="none" w:sz="0" w:space="0" w:color="auto"/>
            <w:right w:val="none" w:sz="0" w:space="0" w:color="auto"/>
          </w:divBdr>
        </w:div>
        <w:div w:id="1721048099">
          <w:marLeft w:val="640"/>
          <w:marRight w:val="0"/>
          <w:marTop w:val="0"/>
          <w:marBottom w:val="0"/>
          <w:divBdr>
            <w:top w:val="none" w:sz="0" w:space="0" w:color="auto"/>
            <w:left w:val="none" w:sz="0" w:space="0" w:color="auto"/>
            <w:bottom w:val="none" w:sz="0" w:space="0" w:color="auto"/>
            <w:right w:val="none" w:sz="0" w:space="0" w:color="auto"/>
          </w:divBdr>
        </w:div>
        <w:div w:id="1806970603">
          <w:marLeft w:val="640"/>
          <w:marRight w:val="0"/>
          <w:marTop w:val="0"/>
          <w:marBottom w:val="0"/>
          <w:divBdr>
            <w:top w:val="none" w:sz="0" w:space="0" w:color="auto"/>
            <w:left w:val="none" w:sz="0" w:space="0" w:color="auto"/>
            <w:bottom w:val="none" w:sz="0" w:space="0" w:color="auto"/>
            <w:right w:val="none" w:sz="0" w:space="0" w:color="auto"/>
          </w:divBdr>
        </w:div>
        <w:div w:id="1836262388">
          <w:marLeft w:val="640"/>
          <w:marRight w:val="0"/>
          <w:marTop w:val="0"/>
          <w:marBottom w:val="0"/>
          <w:divBdr>
            <w:top w:val="none" w:sz="0" w:space="0" w:color="auto"/>
            <w:left w:val="none" w:sz="0" w:space="0" w:color="auto"/>
            <w:bottom w:val="none" w:sz="0" w:space="0" w:color="auto"/>
            <w:right w:val="none" w:sz="0" w:space="0" w:color="auto"/>
          </w:divBdr>
        </w:div>
        <w:div w:id="1903755496">
          <w:marLeft w:val="640"/>
          <w:marRight w:val="0"/>
          <w:marTop w:val="0"/>
          <w:marBottom w:val="0"/>
          <w:divBdr>
            <w:top w:val="none" w:sz="0" w:space="0" w:color="auto"/>
            <w:left w:val="none" w:sz="0" w:space="0" w:color="auto"/>
            <w:bottom w:val="none" w:sz="0" w:space="0" w:color="auto"/>
            <w:right w:val="none" w:sz="0" w:space="0" w:color="auto"/>
          </w:divBdr>
        </w:div>
        <w:div w:id="1949698841">
          <w:marLeft w:val="640"/>
          <w:marRight w:val="0"/>
          <w:marTop w:val="0"/>
          <w:marBottom w:val="0"/>
          <w:divBdr>
            <w:top w:val="none" w:sz="0" w:space="0" w:color="auto"/>
            <w:left w:val="none" w:sz="0" w:space="0" w:color="auto"/>
            <w:bottom w:val="none" w:sz="0" w:space="0" w:color="auto"/>
            <w:right w:val="none" w:sz="0" w:space="0" w:color="auto"/>
          </w:divBdr>
        </w:div>
        <w:div w:id="1969508849">
          <w:marLeft w:val="640"/>
          <w:marRight w:val="0"/>
          <w:marTop w:val="0"/>
          <w:marBottom w:val="0"/>
          <w:divBdr>
            <w:top w:val="none" w:sz="0" w:space="0" w:color="auto"/>
            <w:left w:val="none" w:sz="0" w:space="0" w:color="auto"/>
            <w:bottom w:val="none" w:sz="0" w:space="0" w:color="auto"/>
            <w:right w:val="none" w:sz="0" w:space="0" w:color="auto"/>
          </w:divBdr>
        </w:div>
        <w:div w:id="2002272920">
          <w:marLeft w:val="640"/>
          <w:marRight w:val="0"/>
          <w:marTop w:val="0"/>
          <w:marBottom w:val="0"/>
          <w:divBdr>
            <w:top w:val="none" w:sz="0" w:space="0" w:color="auto"/>
            <w:left w:val="none" w:sz="0" w:space="0" w:color="auto"/>
            <w:bottom w:val="none" w:sz="0" w:space="0" w:color="auto"/>
            <w:right w:val="none" w:sz="0" w:space="0" w:color="auto"/>
          </w:divBdr>
        </w:div>
        <w:div w:id="2037729780">
          <w:marLeft w:val="640"/>
          <w:marRight w:val="0"/>
          <w:marTop w:val="0"/>
          <w:marBottom w:val="0"/>
          <w:divBdr>
            <w:top w:val="none" w:sz="0" w:space="0" w:color="auto"/>
            <w:left w:val="none" w:sz="0" w:space="0" w:color="auto"/>
            <w:bottom w:val="none" w:sz="0" w:space="0" w:color="auto"/>
            <w:right w:val="none" w:sz="0" w:space="0" w:color="auto"/>
          </w:divBdr>
        </w:div>
        <w:div w:id="2058508267">
          <w:marLeft w:val="640"/>
          <w:marRight w:val="0"/>
          <w:marTop w:val="0"/>
          <w:marBottom w:val="0"/>
          <w:divBdr>
            <w:top w:val="none" w:sz="0" w:space="0" w:color="auto"/>
            <w:left w:val="none" w:sz="0" w:space="0" w:color="auto"/>
            <w:bottom w:val="none" w:sz="0" w:space="0" w:color="auto"/>
            <w:right w:val="none" w:sz="0" w:space="0" w:color="auto"/>
          </w:divBdr>
        </w:div>
        <w:div w:id="2061054842">
          <w:marLeft w:val="640"/>
          <w:marRight w:val="0"/>
          <w:marTop w:val="0"/>
          <w:marBottom w:val="0"/>
          <w:divBdr>
            <w:top w:val="none" w:sz="0" w:space="0" w:color="auto"/>
            <w:left w:val="none" w:sz="0" w:space="0" w:color="auto"/>
            <w:bottom w:val="none" w:sz="0" w:space="0" w:color="auto"/>
            <w:right w:val="none" w:sz="0" w:space="0" w:color="auto"/>
          </w:divBdr>
        </w:div>
        <w:div w:id="2101751274">
          <w:marLeft w:val="640"/>
          <w:marRight w:val="0"/>
          <w:marTop w:val="0"/>
          <w:marBottom w:val="0"/>
          <w:divBdr>
            <w:top w:val="none" w:sz="0" w:space="0" w:color="auto"/>
            <w:left w:val="none" w:sz="0" w:space="0" w:color="auto"/>
            <w:bottom w:val="none" w:sz="0" w:space="0" w:color="auto"/>
            <w:right w:val="none" w:sz="0" w:space="0" w:color="auto"/>
          </w:divBdr>
        </w:div>
      </w:divsChild>
    </w:div>
    <w:div w:id="572590293">
      <w:bodyDiv w:val="1"/>
      <w:marLeft w:val="0"/>
      <w:marRight w:val="0"/>
      <w:marTop w:val="0"/>
      <w:marBottom w:val="0"/>
      <w:divBdr>
        <w:top w:val="none" w:sz="0" w:space="0" w:color="auto"/>
        <w:left w:val="none" w:sz="0" w:space="0" w:color="auto"/>
        <w:bottom w:val="none" w:sz="0" w:space="0" w:color="auto"/>
        <w:right w:val="none" w:sz="0" w:space="0" w:color="auto"/>
      </w:divBdr>
      <w:divsChild>
        <w:div w:id="1671256051">
          <w:marLeft w:val="640"/>
          <w:marRight w:val="0"/>
          <w:marTop w:val="0"/>
          <w:marBottom w:val="0"/>
          <w:divBdr>
            <w:top w:val="none" w:sz="0" w:space="0" w:color="auto"/>
            <w:left w:val="none" w:sz="0" w:space="0" w:color="auto"/>
            <w:bottom w:val="none" w:sz="0" w:space="0" w:color="auto"/>
            <w:right w:val="none" w:sz="0" w:space="0" w:color="auto"/>
          </w:divBdr>
        </w:div>
        <w:div w:id="1334793559">
          <w:marLeft w:val="640"/>
          <w:marRight w:val="0"/>
          <w:marTop w:val="0"/>
          <w:marBottom w:val="0"/>
          <w:divBdr>
            <w:top w:val="none" w:sz="0" w:space="0" w:color="auto"/>
            <w:left w:val="none" w:sz="0" w:space="0" w:color="auto"/>
            <w:bottom w:val="none" w:sz="0" w:space="0" w:color="auto"/>
            <w:right w:val="none" w:sz="0" w:space="0" w:color="auto"/>
          </w:divBdr>
        </w:div>
        <w:div w:id="767389861">
          <w:marLeft w:val="640"/>
          <w:marRight w:val="0"/>
          <w:marTop w:val="0"/>
          <w:marBottom w:val="0"/>
          <w:divBdr>
            <w:top w:val="none" w:sz="0" w:space="0" w:color="auto"/>
            <w:left w:val="none" w:sz="0" w:space="0" w:color="auto"/>
            <w:bottom w:val="none" w:sz="0" w:space="0" w:color="auto"/>
            <w:right w:val="none" w:sz="0" w:space="0" w:color="auto"/>
          </w:divBdr>
        </w:div>
        <w:div w:id="453711980">
          <w:marLeft w:val="640"/>
          <w:marRight w:val="0"/>
          <w:marTop w:val="0"/>
          <w:marBottom w:val="0"/>
          <w:divBdr>
            <w:top w:val="none" w:sz="0" w:space="0" w:color="auto"/>
            <w:left w:val="none" w:sz="0" w:space="0" w:color="auto"/>
            <w:bottom w:val="none" w:sz="0" w:space="0" w:color="auto"/>
            <w:right w:val="none" w:sz="0" w:space="0" w:color="auto"/>
          </w:divBdr>
        </w:div>
        <w:div w:id="1468816220">
          <w:marLeft w:val="640"/>
          <w:marRight w:val="0"/>
          <w:marTop w:val="0"/>
          <w:marBottom w:val="0"/>
          <w:divBdr>
            <w:top w:val="none" w:sz="0" w:space="0" w:color="auto"/>
            <w:left w:val="none" w:sz="0" w:space="0" w:color="auto"/>
            <w:bottom w:val="none" w:sz="0" w:space="0" w:color="auto"/>
            <w:right w:val="none" w:sz="0" w:space="0" w:color="auto"/>
          </w:divBdr>
        </w:div>
        <w:div w:id="1983925799">
          <w:marLeft w:val="640"/>
          <w:marRight w:val="0"/>
          <w:marTop w:val="0"/>
          <w:marBottom w:val="0"/>
          <w:divBdr>
            <w:top w:val="none" w:sz="0" w:space="0" w:color="auto"/>
            <w:left w:val="none" w:sz="0" w:space="0" w:color="auto"/>
            <w:bottom w:val="none" w:sz="0" w:space="0" w:color="auto"/>
            <w:right w:val="none" w:sz="0" w:space="0" w:color="auto"/>
          </w:divBdr>
        </w:div>
        <w:div w:id="344135407">
          <w:marLeft w:val="640"/>
          <w:marRight w:val="0"/>
          <w:marTop w:val="0"/>
          <w:marBottom w:val="0"/>
          <w:divBdr>
            <w:top w:val="none" w:sz="0" w:space="0" w:color="auto"/>
            <w:left w:val="none" w:sz="0" w:space="0" w:color="auto"/>
            <w:bottom w:val="none" w:sz="0" w:space="0" w:color="auto"/>
            <w:right w:val="none" w:sz="0" w:space="0" w:color="auto"/>
          </w:divBdr>
        </w:div>
        <w:div w:id="1944070998">
          <w:marLeft w:val="640"/>
          <w:marRight w:val="0"/>
          <w:marTop w:val="0"/>
          <w:marBottom w:val="0"/>
          <w:divBdr>
            <w:top w:val="none" w:sz="0" w:space="0" w:color="auto"/>
            <w:left w:val="none" w:sz="0" w:space="0" w:color="auto"/>
            <w:bottom w:val="none" w:sz="0" w:space="0" w:color="auto"/>
            <w:right w:val="none" w:sz="0" w:space="0" w:color="auto"/>
          </w:divBdr>
        </w:div>
        <w:div w:id="601183283">
          <w:marLeft w:val="640"/>
          <w:marRight w:val="0"/>
          <w:marTop w:val="0"/>
          <w:marBottom w:val="0"/>
          <w:divBdr>
            <w:top w:val="none" w:sz="0" w:space="0" w:color="auto"/>
            <w:left w:val="none" w:sz="0" w:space="0" w:color="auto"/>
            <w:bottom w:val="none" w:sz="0" w:space="0" w:color="auto"/>
            <w:right w:val="none" w:sz="0" w:space="0" w:color="auto"/>
          </w:divBdr>
        </w:div>
        <w:div w:id="2084527452">
          <w:marLeft w:val="640"/>
          <w:marRight w:val="0"/>
          <w:marTop w:val="0"/>
          <w:marBottom w:val="0"/>
          <w:divBdr>
            <w:top w:val="none" w:sz="0" w:space="0" w:color="auto"/>
            <w:left w:val="none" w:sz="0" w:space="0" w:color="auto"/>
            <w:bottom w:val="none" w:sz="0" w:space="0" w:color="auto"/>
            <w:right w:val="none" w:sz="0" w:space="0" w:color="auto"/>
          </w:divBdr>
        </w:div>
        <w:div w:id="659816672">
          <w:marLeft w:val="640"/>
          <w:marRight w:val="0"/>
          <w:marTop w:val="0"/>
          <w:marBottom w:val="0"/>
          <w:divBdr>
            <w:top w:val="none" w:sz="0" w:space="0" w:color="auto"/>
            <w:left w:val="none" w:sz="0" w:space="0" w:color="auto"/>
            <w:bottom w:val="none" w:sz="0" w:space="0" w:color="auto"/>
            <w:right w:val="none" w:sz="0" w:space="0" w:color="auto"/>
          </w:divBdr>
        </w:div>
        <w:div w:id="1463226974">
          <w:marLeft w:val="640"/>
          <w:marRight w:val="0"/>
          <w:marTop w:val="0"/>
          <w:marBottom w:val="0"/>
          <w:divBdr>
            <w:top w:val="none" w:sz="0" w:space="0" w:color="auto"/>
            <w:left w:val="none" w:sz="0" w:space="0" w:color="auto"/>
            <w:bottom w:val="none" w:sz="0" w:space="0" w:color="auto"/>
            <w:right w:val="none" w:sz="0" w:space="0" w:color="auto"/>
          </w:divBdr>
        </w:div>
        <w:div w:id="67117156">
          <w:marLeft w:val="640"/>
          <w:marRight w:val="0"/>
          <w:marTop w:val="0"/>
          <w:marBottom w:val="0"/>
          <w:divBdr>
            <w:top w:val="none" w:sz="0" w:space="0" w:color="auto"/>
            <w:left w:val="none" w:sz="0" w:space="0" w:color="auto"/>
            <w:bottom w:val="none" w:sz="0" w:space="0" w:color="auto"/>
            <w:right w:val="none" w:sz="0" w:space="0" w:color="auto"/>
          </w:divBdr>
        </w:div>
        <w:div w:id="2109345978">
          <w:marLeft w:val="640"/>
          <w:marRight w:val="0"/>
          <w:marTop w:val="0"/>
          <w:marBottom w:val="0"/>
          <w:divBdr>
            <w:top w:val="none" w:sz="0" w:space="0" w:color="auto"/>
            <w:left w:val="none" w:sz="0" w:space="0" w:color="auto"/>
            <w:bottom w:val="none" w:sz="0" w:space="0" w:color="auto"/>
            <w:right w:val="none" w:sz="0" w:space="0" w:color="auto"/>
          </w:divBdr>
        </w:div>
        <w:div w:id="1254164415">
          <w:marLeft w:val="640"/>
          <w:marRight w:val="0"/>
          <w:marTop w:val="0"/>
          <w:marBottom w:val="0"/>
          <w:divBdr>
            <w:top w:val="none" w:sz="0" w:space="0" w:color="auto"/>
            <w:left w:val="none" w:sz="0" w:space="0" w:color="auto"/>
            <w:bottom w:val="none" w:sz="0" w:space="0" w:color="auto"/>
            <w:right w:val="none" w:sz="0" w:space="0" w:color="auto"/>
          </w:divBdr>
        </w:div>
        <w:div w:id="935016759">
          <w:marLeft w:val="640"/>
          <w:marRight w:val="0"/>
          <w:marTop w:val="0"/>
          <w:marBottom w:val="0"/>
          <w:divBdr>
            <w:top w:val="none" w:sz="0" w:space="0" w:color="auto"/>
            <w:left w:val="none" w:sz="0" w:space="0" w:color="auto"/>
            <w:bottom w:val="none" w:sz="0" w:space="0" w:color="auto"/>
            <w:right w:val="none" w:sz="0" w:space="0" w:color="auto"/>
          </w:divBdr>
        </w:div>
        <w:div w:id="1088037513">
          <w:marLeft w:val="640"/>
          <w:marRight w:val="0"/>
          <w:marTop w:val="0"/>
          <w:marBottom w:val="0"/>
          <w:divBdr>
            <w:top w:val="none" w:sz="0" w:space="0" w:color="auto"/>
            <w:left w:val="none" w:sz="0" w:space="0" w:color="auto"/>
            <w:bottom w:val="none" w:sz="0" w:space="0" w:color="auto"/>
            <w:right w:val="none" w:sz="0" w:space="0" w:color="auto"/>
          </w:divBdr>
        </w:div>
        <w:div w:id="1693611342">
          <w:marLeft w:val="640"/>
          <w:marRight w:val="0"/>
          <w:marTop w:val="0"/>
          <w:marBottom w:val="0"/>
          <w:divBdr>
            <w:top w:val="none" w:sz="0" w:space="0" w:color="auto"/>
            <w:left w:val="none" w:sz="0" w:space="0" w:color="auto"/>
            <w:bottom w:val="none" w:sz="0" w:space="0" w:color="auto"/>
            <w:right w:val="none" w:sz="0" w:space="0" w:color="auto"/>
          </w:divBdr>
        </w:div>
        <w:div w:id="1129083092">
          <w:marLeft w:val="640"/>
          <w:marRight w:val="0"/>
          <w:marTop w:val="0"/>
          <w:marBottom w:val="0"/>
          <w:divBdr>
            <w:top w:val="none" w:sz="0" w:space="0" w:color="auto"/>
            <w:left w:val="none" w:sz="0" w:space="0" w:color="auto"/>
            <w:bottom w:val="none" w:sz="0" w:space="0" w:color="auto"/>
            <w:right w:val="none" w:sz="0" w:space="0" w:color="auto"/>
          </w:divBdr>
        </w:div>
        <w:div w:id="1780443053">
          <w:marLeft w:val="640"/>
          <w:marRight w:val="0"/>
          <w:marTop w:val="0"/>
          <w:marBottom w:val="0"/>
          <w:divBdr>
            <w:top w:val="none" w:sz="0" w:space="0" w:color="auto"/>
            <w:left w:val="none" w:sz="0" w:space="0" w:color="auto"/>
            <w:bottom w:val="none" w:sz="0" w:space="0" w:color="auto"/>
            <w:right w:val="none" w:sz="0" w:space="0" w:color="auto"/>
          </w:divBdr>
        </w:div>
        <w:div w:id="346365810">
          <w:marLeft w:val="640"/>
          <w:marRight w:val="0"/>
          <w:marTop w:val="0"/>
          <w:marBottom w:val="0"/>
          <w:divBdr>
            <w:top w:val="none" w:sz="0" w:space="0" w:color="auto"/>
            <w:left w:val="none" w:sz="0" w:space="0" w:color="auto"/>
            <w:bottom w:val="none" w:sz="0" w:space="0" w:color="auto"/>
            <w:right w:val="none" w:sz="0" w:space="0" w:color="auto"/>
          </w:divBdr>
        </w:div>
        <w:div w:id="1128009352">
          <w:marLeft w:val="640"/>
          <w:marRight w:val="0"/>
          <w:marTop w:val="0"/>
          <w:marBottom w:val="0"/>
          <w:divBdr>
            <w:top w:val="none" w:sz="0" w:space="0" w:color="auto"/>
            <w:left w:val="none" w:sz="0" w:space="0" w:color="auto"/>
            <w:bottom w:val="none" w:sz="0" w:space="0" w:color="auto"/>
            <w:right w:val="none" w:sz="0" w:space="0" w:color="auto"/>
          </w:divBdr>
        </w:div>
        <w:div w:id="1881476198">
          <w:marLeft w:val="640"/>
          <w:marRight w:val="0"/>
          <w:marTop w:val="0"/>
          <w:marBottom w:val="0"/>
          <w:divBdr>
            <w:top w:val="none" w:sz="0" w:space="0" w:color="auto"/>
            <w:left w:val="none" w:sz="0" w:space="0" w:color="auto"/>
            <w:bottom w:val="none" w:sz="0" w:space="0" w:color="auto"/>
            <w:right w:val="none" w:sz="0" w:space="0" w:color="auto"/>
          </w:divBdr>
        </w:div>
        <w:div w:id="1635015906">
          <w:marLeft w:val="640"/>
          <w:marRight w:val="0"/>
          <w:marTop w:val="0"/>
          <w:marBottom w:val="0"/>
          <w:divBdr>
            <w:top w:val="none" w:sz="0" w:space="0" w:color="auto"/>
            <w:left w:val="none" w:sz="0" w:space="0" w:color="auto"/>
            <w:bottom w:val="none" w:sz="0" w:space="0" w:color="auto"/>
            <w:right w:val="none" w:sz="0" w:space="0" w:color="auto"/>
          </w:divBdr>
        </w:div>
        <w:div w:id="1785417650">
          <w:marLeft w:val="640"/>
          <w:marRight w:val="0"/>
          <w:marTop w:val="0"/>
          <w:marBottom w:val="0"/>
          <w:divBdr>
            <w:top w:val="none" w:sz="0" w:space="0" w:color="auto"/>
            <w:left w:val="none" w:sz="0" w:space="0" w:color="auto"/>
            <w:bottom w:val="none" w:sz="0" w:space="0" w:color="auto"/>
            <w:right w:val="none" w:sz="0" w:space="0" w:color="auto"/>
          </w:divBdr>
        </w:div>
        <w:div w:id="1422489628">
          <w:marLeft w:val="640"/>
          <w:marRight w:val="0"/>
          <w:marTop w:val="0"/>
          <w:marBottom w:val="0"/>
          <w:divBdr>
            <w:top w:val="none" w:sz="0" w:space="0" w:color="auto"/>
            <w:left w:val="none" w:sz="0" w:space="0" w:color="auto"/>
            <w:bottom w:val="none" w:sz="0" w:space="0" w:color="auto"/>
            <w:right w:val="none" w:sz="0" w:space="0" w:color="auto"/>
          </w:divBdr>
        </w:div>
        <w:div w:id="1566211813">
          <w:marLeft w:val="640"/>
          <w:marRight w:val="0"/>
          <w:marTop w:val="0"/>
          <w:marBottom w:val="0"/>
          <w:divBdr>
            <w:top w:val="none" w:sz="0" w:space="0" w:color="auto"/>
            <w:left w:val="none" w:sz="0" w:space="0" w:color="auto"/>
            <w:bottom w:val="none" w:sz="0" w:space="0" w:color="auto"/>
            <w:right w:val="none" w:sz="0" w:space="0" w:color="auto"/>
          </w:divBdr>
        </w:div>
        <w:div w:id="1673794328">
          <w:marLeft w:val="640"/>
          <w:marRight w:val="0"/>
          <w:marTop w:val="0"/>
          <w:marBottom w:val="0"/>
          <w:divBdr>
            <w:top w:val="none" w:sz="0" w:space="0" w:color="auto"/>
            <w:left w:val="none" w:sz="0" w:space="0" w:color="auto"/>
            <w:bottom w:val="none" w:sz="0" w:space="0" w:color="auto"/>
            <w:right w:val="none" w:sz="0" w:space="0" w:color="auto"/>
          </w:divBdr>
        </w:div>
        <w:div w:id="79758281">
          <w:marLeft w:val="640"/>
          <w:marRight w:val="0"/>
          <w:marTop w:val="0"/>
          <w:marBottom w:val="0"/>
          <w:divBdr>
            <w:top w:val="none" w:sz="0" w:space="0" w:color="auto"/>
            <w:left w:val="none" w:sz="0" w:space="0" w:color="auto"/>
            <w:bottom w:val="none" w:sz="0" w:space="0" w:color="auto"/>
            <w:right w:val="none" w:sz="0" w:space="0" w:color="auto"/>
          </w:divBdr>
        </w:div>
        <w:div w:id="1210797267">
          <w:marLeft w:val="640"/>
          <w:marRight w:val="0"/>
          <w:marTop w:val="0"/>
          <w:marBottom w:val="0"/>
          <w:divBdr>
            <w:top w:val="none" w:sz="0" w:space="0" w:color="auto"/>
            <w:left w:val="none" w:sz="0" w:space="0" w:color="auto"/>
            <w:bottom w:val="none" w:sz="0" w:space="0" w:color="auto"/>
            <w:right w:val="none" w:sz="0" w:space="0" w:color="auto"/>
          </w:divBdr>
        </w:div>
        <w:div w:id="828593956">
          <w:marLeft w:val="640"/>
          <w:marRight w:val="0"/>
          <w:marTop w:val="0"/>
          <w:marBottom w:val="0"/>
          <w:divBdr>
            <w:top w:val="none" w:sz="0" w:space="0" w:color="auto"/>
            <w:left w:val="none" w:sz="0" w:space="0" w:color="auto"/>
            <w:bottom w:val="none" w:sz="0" w:space="0" w:color="auto"/>
            <w:right w:val="none" w:sz="0" w:space="0" w:color="auto"/>
          </w:divBdr>
        </w:div>
        <w:div w:id="1425147528">
          <w:marLeft w:val="640"/>
          <w:marRight w:val="0"/>
          <w:marTop w:val="0"/>
          <w:marBottom w:val="0"/>
          <w:divBdr>
            <w:top w:val="none" w:sz="0" w:space="0" w:color="auto"/>
            <w:left w:val="none" w:sz="0" w:space="0" w:color="auto"/>
            <w:bottom w:val="none" w:sz="0" w:space="0" w:color="auto"/>
            <w:right w:val="none" w:sz="0" w:space="0" w:color="auto"/>
          </w:divBdr>
        </w:div>
        <w:div w:id="948050134">
          <w:marLeft w:val="640"/>
          <w:marRight w:val="0"/>
          <w:marTop w:val="0"/>
          <w:marBottom w:val="0"/>
          <w:divBdr>
            <w:top w:val="none" w:sz="0" w:space="0" w:color="auto"/>
            <w:left w:val="none" w:sz="0" w:space="0" w:color="auto"/>
            <w:bottom w:val="none" w:sz="0" w:space="0" w:color="auto"/>
            <w:right w:val="none" w:sz="0" w:space="0" w:color="auto"/>
          </w:divBdr>
        </w:div>
        <w:div w:id="1921282744">
          <w:marLeft w:val="640"/>
          <w:marRight w:val="0"/>
          <w:marTop w:val="0"/>
          <w:marBottom w:val="0"/>
          <w:divBdr>
            <w:top w:val="none" w:sz="0" w:space="0" w:color="auto"/>
            <w:left w:val="none" w:sz="0" w:space="0" w:color="auto"/>
            <w:bottom w:val="none" w:sz="0" w:space="0" w:color="auto"/>
            <w:right w:val="none" w:sz="0" w:space="0" w:color="auto"/>
          </w:divBdr>
        </w:div>
        <w:div w:id="1166819271">
          <w:marLeft w:val="640"/>
          <w:marRight w:val="0"/>
          <w:marTop w:val="0"/>
          <w:marBottom w:val="0"/>
          <w:divBdr>
            <w:top w:val="none" w:sz="0" w:space="0" w:color="auto"/>
            <w:left w:val="none" w:sz="0" w:space="0" w:color="auto"/>
            <w:bottom w:val="none" w:sz="0" w:space="0" w:color="auto"/>
            <w:right w:val="none" w:sz="0" w:space="0" w:color="auto"/>
          </w:divBdr>
        </w:div>
        <w:div w:id="1088963250">
          <w:marLeft w:val="640"/>
          <w:marRight w:val="0"/>
          <w:marTop w:val="0"/>
          <w:marBottom w:val="0"/>
          <w:divBdr>
            <w:top w:val="none" w:sz="0" w:space="0" w:color="auto"/>
            <w:left w:val="none" w:sz="0" w:space="0" w:color="auto"/>
            <w:bottom w:val="none" w:sz="0" w:space="0" w:color="auto"/>
            <w:right w:val="none" w:sz="0" w:space="0" w:color="auto"/>
          </w:divBdr>
        </w:div>
        <w:div w:id="1220628620">
          <w:marLeft w:val="640"/>
          <w:marRight w:val="0"/>
          <w:marTop w:val="0"/>
          <w:marBottom w:val="0"/>
          <w:divBdr>
            <w:top w:val="none" w:sz="0" w:space="0" w:color="auto"/>
            <w:left w:val="none" w:sz="0" w:space="0" w:color="auto"/>
            <w:bottom w:val="none" w:sz="0" w:space="0" w:color="auto"/>
            <w:right w:val="none" w:sz="0" w:space="0" w:color="auto"/>
          </w:divBdr>
        </w:div>
        <w:div w:id="1364213565">
          <w:marLeft w:val="640"/>
          <w:marRight w:val="0"/>
          <w:marTop w:val="0"/>
          <w:marBottom w:val="0"/>
          <w:divBdr>
            <w:top w:val="none" w:sz="0" w:space="0" w:color="auto"/>
            <w:left w:val="none" w:sz="0" w:space="0" w:color="auto"/>
            <w:bottom w:val="none" w:sz="0" w:space="0" w:color="auto"/>
            <w:right w:val="none" w:sz="0" w:space="0" w:color="auto"/>
          </w:divBdr>
        </w:div>
        <w:div w:id="1452094943">
          <w:marLeft w:val="640"/>
          <w:marRight w:val="0"/>
          <w:marTop w:val="0"/>
          <w:marBottom w:val="0"/>
          <w:divBdr>
            <w:top w:val="none" w:sz="0" w:space="0" w:color="auto"/>
            <w:left w:val="none" w:sz="0" w:space="0" w:color="auto"/>
            <w:bottom w:val="none" w:sz="0" w:space="0" w:color="auto"/>
            <w:right w:val="none" w:sz="0" w:space="0" w:color="auto"/>
          </w:divBdr>
        </w:div>
        <w:div w:id="480583402">
          <w:marLeft w:val="640"/>
          <w:marRight w:val="0"/>
          <w:marTop w:val="0"/>
          <w:marBottom w:val="0"/>
          <w:divBdr>
            <w:top w:val="none" w:sz="0" w:space="0" w:color="auto"/>
            <w:left w:val="none" w:sz="0" w:space="0" w:color="auto"/>
            <w:bottom w:val="none" w:sz="0" w:space="0" w:color="auto"/>
            <w:right w:val="none" w:sz="0" w:space="0" w:color="auto"/>
          </w:divBdr>
        </w:div>
        <w:div w:id="1991670929">
          <w:marLeft w:val="640"/>
          <w:marRight w:val="0"/>
          <w:marTop w:val="0"/>
          <w:marBottom w:val="0"/>
          <w:divBdr>
            <w:top w:val="none" w:sz="0" w:space="0" w:color="auto"/>
            <w:left w:val="none" w:sz="0" w:space="0" w:color="auto"/>
            <w:bottom w:val="none" w:sz="0" w:space="0" w:color="auto"/>
            <w:right w:val="none" w:sz="0" w:space="0" w:color="auto"/>
          </w:divBdr>
        </w:div>
        <w:div w:id="926886714">
          <w:marLeft w:val="640"/>
          <w:marRight w:val="0"/>
          <w:marTop w:val="0"/>
          <w:marBottom w:val="0"/>
          <w:divBdr>
            <w:top w:val="none" w:sz="0" w:space="0" w:color="auto"/>
            <w:left w:val="none" w:sz="0" w:space="0" w:color="auto"/>
            <w:bottom w:val="none" w:sz="0" w:space="0" w:color="auto"/>
            <w:right w:val="none" w:sz="0" w:space="0" w:color="auto"/>
          </w:divBdr>
        </w:div>
        <w:div w:id="1628657145">
          <w:marLeft w:val="640"/>
          <w:marRight w:val="0"/>
          <w:marTop w:val="0"/>
          <w:marBottom w:val="0"/>
          <w:divBdr>
            <w:top w:val="none" w:sz="0" w:space="0" w:color="auto"/>
            <w:left w:val="none" w:sz="0" w:space="0" w:color="auto"/>
            <w:bottom w:val="none" w:sz="0" w:space="0" w:color="auto"/>
            <w:right w:val="none" w:sz="0" w:space="0" w:color="auto"/>
          </w:divBdr>
        </w:div>
        <w:div w:id="659309680">
          <w:marLeft w:val="640"/>
          <w:marRight w:val="0"/>
          <w:marTop w:val="0"/>
          <w:marBottom w:val="0"/>
          <w:divBdr>
            <w:top w:val="none" w:sz="0" w:space="0" w:color="auto"/>
            <w:left w:val="none" w:sz="0" w:space="0" w:color="auto"/>
            <w:bottom w:val="none" w:sz="0" w:space="0" w:color="auto"/>
            <w:right w:val="none" w:sz="0" w:space="0" w:color="auto"/>
          </w:divBdr>
        </w:div>
        <w:div w:id="516508494">
          <w:marLeft w:val="640"/>
          <w:marRight w:val="0"/>
          <w:marTop w:val="0"/>
          <w:marBottom w:val="0"/>
          <w:divBdr>
            <w:top w:val="none" w:sz="0" w:space="0" w:color="auto"/>
            <w:left w:val="none" w:sz="0" w:space="0" w:color="auto"/>
            <w:bottom w:val="none" w:sz="0" w:space="0" w:color="auto"/>
            <w:right w:val="none" w:sz="0" w:space="0" w:color="auto"/>
          </w:divBdr>
        </w:div>
        <w:div w:id="1501240685">
          <w:marLeft w:val="640"/>
          <w:marRight w:val="0"/>
          <w:marTop w:val="0"/>
          <w:marBottom w:val="0"/>
          <w:divBdr>
            <w:top w:val="none" w:sz="0" w:space="0" w:color="auto"/>
            <w:left w:val="none" w:sz="0" w:space="0" w:color="auto"/>
            <w:bottom w:val="none" w:sz="0" w:space="0" w:color="auto"/>
            <w:right w:val="none" w:sz="0" w:space="0" w:color="auto"/>
          </w:divBdr>
        </w:div>
        <w:div w:id="880020534">
          <w:marLeft w:val="640"/>
          <w:marRight w:val="0"/>
          <w:marTop w:val="0"/>
          <w:marBottom w:val="0"/>
          <w:divBdr>
            <w:top w:val="none" w:sz="0" w:space="0" w:color="auto"/>
            <w:left w:val="none" w:sz="0" w:space="0" w:color="auto"/>
            <w:bottom w:val="none" w:sz="0" w:space="0" w:color="auto"/>
            <w:right w:val="none" w:sz="0" w:space="0" w:color="auto"/>
          </w:divBdr>
        </w:div>
      </w:divsChild>
    </w:div>
    <w:div w:id="572734993">
      <w:bodyDiv w:val="1"/>
      <w:marLeft w:val="0"/>
      <w:marRight w:val="0"/>
      <w:marTop w:val="0"/>
      <w:marBottom w:val="0"/>
      <w:divBdr>
        <w:top w:val="none" w:sz="0" w:space="0" w:color="auto"/>
        <w:left w:val="none" w:sz="0" w:space="0" w:color="auto"/>
        <w:bottom w:val="none" w:sz="0" w:space="0" w:color="auto"/>
        <w:right w:val="none" w:sz="0" w:space="0" w:color="auto"/>
      </w:divBdr>
      <w:divsChild>
        <w:div w:id="26948331">
          <w:marLeft w:val="640"/>
          <w:marRight w:val="0"/>
          <w:marTop w:val="0"/>
          <w:marBottom w:val="0"/>
          <w:divBdr>
            <w:top w:val="none" w:sz="0" w:space="0" w:color="auto"/>
            <w:left w:val="none" w:sz="0" w:space="0" w:color="auto"/>
            <w:bottom w:val="none" w:sz="0" w:space="0" w:color="auto"/>
            <w:right w:val="none" w:sz="0" w:space="0" w:color="auto"/>
          </w:divBdr>
        </w:div>
        <w:div w:id="48917074">
          <w:marLeft w:val="640"/>
          <w:marRight w:val="0"/>
          <w:marTop w:val="0"/>
          <w:marBottom w:val="0"/>
          <w:divBdr>
            <w:top w:val="none" w:sz="0" w:space="0" w:color="auto"/>
            <w:left w:val="none" w:sz="0" w:space="0" w:color="auto"/>
            <w:bottom w:val="none" w:sz="0" w:space="0" w:color="auto"/>
            <w:right w:val="none" w:sz="0" w:space="0" w:color="auto"/>
          </w:divBdr>
        </w:div>
        <w:div w:id="51118298">
          <w:marLeft w:val="640"/>
          <w:marRight w:val="0"/>
          <w:marTop w:val="0"/>
          <w:marBottom w:val="0"/>
          <w:divBdr>
            <w:top w:val="none" w:sz="0" w:space="0" w:color="auto"/>
            <w:left w:val="none" w:sz="0" w:space="0" w:color="auto"/>
            <w:bottom w:val="none" w:sz="0" w:space="0" w:color="auto"/>
            <w:right w:val="none" w:sz="0" w:space="0" w:color="auto"/>
          </w:divBdr>
        </w:div>
        <w:div w:id="61024140">
          <w:marLeft w:val="640"/>
          <w:marRight w:val="0"/>
          <w:marTop w:val="0"/>
          <w:marBottom w:val="0"/>
          <w:divBdr>
            <w:top w:val="none" w:sz="0" w:space="0" w:color="auto"/>
            <w:left w:val="none" w:sz="0" w:space="0" w:color="auto"/>
            <w:bottom w:val="none" w:sz="0" w:space="0" w:color="auto"/>
            <w:right w:val="none" w:sz="0" w:space="0" w:color="auto"/>
          </w:divBdr>
        </w:div>
        <w:div w:id="72244701">
          <w:marLeft w:val="640"/>
          <w:marRight w:val="0"/>
          <w:marTop w:val="0"/>
          <w:marBottom w:val="0"/>
          <w:divBdr>
            <w:top w:val="none" w:sz="0" w:space="0" w:color="auto"/>
            <w:left w:val="none" w:sz="0" w:space="0" w:color="auto"/>
            <w:bottom w:val="none" w:sz="0" w:space="0" w:color="auto"/>
            <w:right w:val="none" w:sz="0" w:space="0" w:color="auto"/>
          </w:divBdr>
        </w:div>
        <w:div w:id="143356308">
          <w:marLeft w:val="640"/>
          <w:marRight w:val="0"/>
          <w:marTop w:val="0"/>
          <w:marBottom w:val="0"/>
          <w:divBdr>
            <w:top w:val="none" w:sz="0" w:space="0" w:color="auto"/>
            <w:left w:val="none" w:sz="0" w:space="0" w:color="auto"/>
            <w:bottom w:val="none" w:sz="0" w:space="0" w:color="auto"/>
            <w:right w:val="none" w:sz="0" w:space="0" w:color="auto"/>
          </w:divBdr>
        </w:div>
        <w:div w:id="356930143">
          <w:marLeft w:val="640"/>
          <w:marRight w:val="0"/>
          <w:marTop w:val="0"/>
          <w:marBottom w:val="0"/>
          <w:divBdr>
            <w:top w:val="none" w:sz="0" w:space="0" w:color="auto"/>
            <w:left w:val="none" w:sz="0" w:space="0" w:color="auto"/>
            <w:bottom w:val="none" w:sz="0" w:space="0" w:color="auto"/>
            <w:right w:val="none" w:sz="0" w:space="0" w:color="auto"/>
          </w:divBdr>
        </w:div>
        <w:div w:id="583957649">
          <w:marLeft w:val="640"/>
          <w:marRight w:val="0"/>
          <w:marTop w:val="0"/>
          <w:marBottom w:val="0"/>
          <w:divBdr>
            <w:top w:val="none" w:sz="0" w:space="0" w:color="auto"/>
            <w:left w:val="none" w:sz="0" w:space="0" w:color="auto"/>
            <w:bottom w:val="none" w:sz="0" w:space="0" w:color="auto"/>
            <w:right w:val="none" w:sz="0" w:space="0" w:color="auto"/>
          </w:divBdr>
        </w:div>
        <w:div w:id="590352955">
          <w:marLeft w:val="640"/>
          <w:marRight w:val="0"/>
          <w:marTop w:val="0"/>
          <w:marBottom w:val="0"/>
          <w:divBdr>
            <w:top w:val="none" w:sz="0" w:space="0" w:color="auto"/>
            <w:left w:val="none" w:sz="0" w:space="0" w:color="auto"/>
            <w:bottom w:val="none" w:sz="0" w:space="0" w:color="auto"/>
            <w:right w:val="none" w:sz="0" w:space="0" w:color="auto"/>
          </w:divBdr>
        </w:div>
        <w:div w:id="650141822">
          <w:marLeft w:val="640"/>
          <w:marRight w:val="0"/>
          <w:marTop w:val="0"/>
          <w:marBottom w:val="0"/>
          <w:divBdr>
            <w:top w:val="none" w:sz="0" w:space="0" w:color="auto"/>
            <w:left w:val="none" w:sz="0" w:space="0" w:color="auto"/>
            <w:bottom w:val="none" w:sz="0" w:space="0" w:color="auto"/>
            <w:right w:val="none" w:sz="0" w:space="0" w:color="auto"/>
          </w:divBdr>
        </w:div>
        <w:div w:id="786698995">
          <w:marLeft w:val="640"/>
          <w:marRight w:val="0"/>
          <w:marTop w:val="0"/>
          <w:marBottom w:val="0"/>
          <w:divBdr>
            <w:top w:val="none" w:sz="0" w:space="0" w:color="auto"/>
            <w:left w:val="none" w:sz="0" w:space="0" w:color="auto"/>
            <w:bottom w:val="none" w:sz="0" w:space="0" w:color="auto"/>
            <w:right w:val="none" w:sz="0" w:space="0" w:color="auto"/>
          </w:divBdr>
        </w:div>
        <w:div w:id="805202503">
          <w:marLeft w:val="640"/>
          <w:marRight w:val="0"/>
          <w:marTop w:val="0"/>
          <w:marBottom w:val="0"/>
          <w:divBdr>
            <w:top w:val="none" w:sz="0" w:space="0" w:color="auto"/>
            <w:left w:val="none" w:sz="0" w:space="0" w:color="auto"/>
            <w:bottom w:val="none" w:sz="0" w:space="0" w:color="auto"/>
            <w:right w:val="none" w:sz="0" w:space="0" w:color="auto"/>
          </w:divBdr>
        </w:div>
        <w:div w:id="816267871">
          <w:marLeft w:val="640"/>
          <w:marRight w:val="0"/>
          <w:marTop w:val="0"/>
          <w:marBottom w:val="0"/>
          <w:divBdr>
            <w:top w:val="none" w:sz="0" w:space="0" w:color="auto"/>
            <w:left w:val="none" w:sz="0" w:space="0" w:color="auto"/>
            <w:bottom w:val="none" w:sz="0" w:space="0" w:color="auto"/>
            <w:right w:val="none" w:sz="0" w:space="0" w:color="auto"/>
          </w:divBdr>
        </w:div>
        <w:div w:id="825241362">
          <w:marLeft w:val="640"/>
          <w:marRight w:val="0"/>
          <w:marTop w:val="0"/>
          <w:marBottom w:val="0"/>
          <w:divBdr>
            <w:top w:val="none" w:sz="0" w:space="0" w:color="auto"/>
            <w:left w:val="none" w:sz="0" w:space="0" w:color="auto"/>
            <w:bottom w:val="none" w:sz="0" w:space="0" w:color="auto"/>
            <w:right w:val="none" w:sz="0" w:space="0" w:color="auto"/>
          </w:divBdr>
        </w:div>
        <w:div w:id="849179897">
          <w:marLeft w:val="640"/>
          <w:marRight w:val="0"/>
          <w:marTop w:val="0"/>
          <w:marBottom w:val="0"/>
          <w:divBdr>
            <w:top w:val="none" w:sz="0" w:space="0" w:color="auto"/>
            <w:left w:val="none" w:sz="0" w:space="0" w:color="auto"/>
            <w:bottom w:val="none" w:sz="0" w:space="0" w:color="auto"/>
            <w:right w:val="none" w:sz="0" w:space="0" w:color="auto"/>
          </w:divBdr>
        </w:div>
        <w:div w:id="849300276">
          <w:marLeft w:val="640"/>
          <w:marRight w:val="0"/>
          <w:marTop w:val="0"/>
          <w:marBottom w:val="0"/>
          <w:divBdr>
            <w:top w:val="none" w:sz="0" w:space="0" w:color="auto"/>
            <w:left w:val="none" w:sz="0" w:space="0" w:color="auto"/>
            <w:bottom w:val="none" w:sz="0" w:space="0" w:color="auto"/>
            <w:right w:val="none" w:sz="0" w:space="0" w:color="auto"/>
          </w:divBdr>
        </w:div>
        <w:div w:id="871457697">
          <w:marLeft w:val="640"/>
          <w:marRight w:val="0"/>
          <w:marTop w:val="0"/>
          <w:marBottom w:val="0"/>
          <w:divBdr>
            <w:top w:val="none" w:sz="0" w:space="0" w:color="auto"/>
            <w:left w:val="none" w:sz="0" w:space="0" w:color="auto"/>
            <w:bottom w:val="none" w:sz="0" w:space="0" w:color="auto"/>
            <w:right w:val="none" w:sz="0" w:space="0" w:color="auto"/>
          </w:divBdr>
        </w:div>
        <w:div w:id="879627844">
          <w:marLeft w:val="640"/>
          <w:marRight w:val="0"/>
          <w:marTop w:val="0"/>
          <w:marBottom w:val="0"/>
          <w:divBdr>
            <w:top w:val="none" w:sz="0" w:space="0" w:color="auto"/>
            <w:left w:val="none" w:sz="0" w:space="0" w:color="auto"/>
            <w:bottom w:val="none" w:sz="0" w:space="0" w:color="auto"/>
            <w:right w:val="none" w:sz="0" w:space="0" w:color="auto"/>
          </w:divBdr>
        </w:div>
        <w:div w:id="913975960">
          <w:marLeft w:val="640"/>
          <w:marRight w:val="0"/>
          <w:marTop w:val="0"/>
          <w:marBottom w:val="0"/>
          <w:divBdr>
            <w:top w:val="none" w:sz="0" w:space="0" w:color="auto"/>
            <w:left w:val="none" w:sz="0" w:space="0" w:color="auto"/>
            <w:bottom w:val="none" w:sz="0" w:space="0" w:color="auto"/>
            <w:right w:val="none" w:sz="0" w:space="0" w:color="auto"/>
          </w:divBdr>
        </w:div>
        <w:div w:id="1003439724">
          <w:marLeft w:val="640"/>
          <w:marRight w:val="0"/>
          <w:marTop w:val="0"/>
          <w:marBottom w:val="0"/>
          <w:divBdr>
            <w:top w:val="none" w:sz="0" w:space="0" w:color="auto"/>
            <w:left w:val="none" w:sz="0" w:space="0" w:color="auto"/>
            <w:bottom w:val="none" w:sz="0" w:space="0" w:color="auto"/>
            <w:right w:val="none" w:sz="0" w:space="0" w:color="auto"/>
          </w:divBdr>
        </w:div>
        <w:div w:id="1022970763">
          <w:marLeft w:val="640"/>
          <w:marRight w:val="0"/>
          <w:marTop w:val="0"/>
          <w:marBottom w:val="0"/>
          <w:divBdr>
            <w:top w:val="none" w:sz="0" w:space="0" w:color="auto"/>
            <w:left w:val="none" w:sz="0" w:space="0" w:color="auto"/>
            <w:bottom w:val="none" w:sz="0" w:space="0" w:color="auto"/>
            <w:right w:val="none" w:sz="0" w:space="0" w:color="auto"/>
          </w:divBdr>
        </w:div>
        <w:div w:id="1035159135">
          <w:marLeft w:val="640"/>
          <w:marRight w:val="0"/>
          <w:marTop w:val="0"/>
          <w:marBottom w:val="0"/>
          <w:divBdr>
            <w:top w:val="none" w:sz="0" w:space="0" w:color="auto"/>
            <w:left w:val="none" w:sz="0" w:space="0" w:color="auto"/>
            <w:bottom w:val="none" w:sz="0" w:space="0" w:color="auto"/>
            <w:right w:val="none" w:sz="0" w:space="0" w:color="auto"/>
          </w:divBdr>
        </w:div>
        <w:div w:id="1042289061">
          <w:marLeft w:val="640"/>
          <w:marRight w:val="0"/>
          <w:marTop w:val="0"/>
          <w:marBottom w:val="0"/>
          <w:divBdr>
            <w:top w:val="none" w:sz="0" w:space="0" w:color="auto"/>
            <w:left w:val="none" w:sz="0" w:space="0" w:color="auto"/>
            <w:bottom w:val="none" w:sz="0" w:space="0" w:color="auto"/>
            <w:right w:val="none" w:sz="0" w:space="0" w:color="auto"/>
          </w:divBdr>
        </w:div>
        <w:div w:id="1056584820">
          <w:marLeft w:val="640"/>
          <w:marRight w:val="0"/>
          <w:marTop w:val="0"/>
          <w:marBottom w:val="0"/>
          <w:divBdr>
            <w:top w:val="none" w:sz="0" w:space="0" w:color="auto"/>
            <w:left w:val="none" w:sz="0" w:space="0" w:color="auto"/>
            <w:bottom w:val="none" w:sz="0" w:space="0" w:color="auto"/>
            <w:right w:val="none" w:sz="0" w:space="0" w:color="auto"/>
          </w:divBdr>
        </w:div>
        <w:div w:id="1063986263">
          <w:marLeft w:val="640"/>
          <w:marRight w:val="0"/>
          <w:marTop w:val="0"/>
          <w:marBottom w:val="0"/>
          <w:divBdr>
            <w:top w:val="none" w:sz="0" w:space="0" w:color="auto"/>
            <w:left w:val="none" w:sz="0" w:space="0" w:color="auto"/>
            <w:bottom w:val="none" w:sz="0" w:space="0" w:color="auto"/>
            <w:right w:val="none" w:sz="0" w:space="0" w:color="auto"/>
          </w:divBdr>
        </w:div>
        <w:div w:id="1076586527">
          <w:marLeft w:val="640"/>
          <w:marRight w:val="0"/>
          <w:marTop w:val="0"/>
          <w:marBottom w:val="0"/>
          <w:divBdr>
            <w:top w:val="none" w:sz="0" w:space="0" w:color="auto"/>
            <w:left w:val="none" w:sz="0" w:space="0" w:color="auto"/>
            <w:bottom w:val="none" w:sz="0" w:space="0" w:color="auto"/>
            <w:right w:val="none" w:sz="0" w:space="0" w:color="auto"/>
          </w:divBdr>
        </w:div>
        <w:div w:id="1112362017">
          <w:marLeft w:val="640"/>
          <w:marRight w:val="0"/>
          <w:marTop w:val="0"/>
          <w:marBottom w:val="0"/>
          <w:divBdr>
            <w:top w:val="none" w:sz="0" w:space="0" w:color="auto"/>
            <w:left w:val="none" w:sz="0" w:space="0" w:color="auto"/>
            <w:bottom w:val="none" w:sz="0" w:space="0" w:color="auto"/>
            <w:right w:val="none" w:sz="0" w:space="0" w:color="auto"/>
          </w:divBdr>
        </w:div>
        <w:div w:id="1112825230">
          <w:marLeft w:val="640"/>
          <w:marRight w:val="0"/>
          <w:marTop w:val="0"/>
          <w:marBottom w:val="0"/>
          <w:divBdr>
            <w:top w:val="none" w:sz="0" w:space="0" w:color="auto"/>
            <w:left w:val="none" w:sz="0" w:space="0" w:color="auto"/>
            <w:bottom w:val="none" w:sz="0" w:space="0" w:color="auto"/>
            <w:right w:val="none" w:sz="0" w:space="0" w:color="auto"/>
          </w:divBdr>
        </w:div>
        <w:div w:id="1140227585">
          <w:marLeft w:val="640"/>
          <w:marRight w:val="0"/>
          <w:marTop w:val="0"/>
          <w:marBottom w:val="0"/>
          <w:divBdr>
            <w:top w:val="none" w:sz="0" w:space="0" w:color="auto"/>
            <w:left w:val="none" w:sz="0" w:space="0" w:color="auto"/>
            <w:bottom w:val="none" w:sz="0" w:space="0" w:color="auto"/>
            <w:right w:val="none" w:sz="0" w:space="0" w:color="auto"/>
          </w:divBdr>
        </w:div>
        <w:div w:id="1254238092">
          <w:marLeft w:val="640"/>
          <w:marRight w:val="0"/>
          <w:marTop w:val="0"/>
          <w:marBottom w:val="0"/>
          <w:divBdr>
            <w:top w:val="none" w:sz="0" w:space="0" w:color="auto"/>
            <w:left w:val="none" w:sz="0" w:space="0" w:color="auto"/>
            <w:bottom w:val="none" w:sz="0" w:space="0" w:color="auto"/>
            <w:right w:val="none" w:sz="0" w:space="0" w:color="auto"/>
          </w:divBdr>
        </w:div>
        <w:div w:id="1262833101">
          <w:marLeft w:val="640"/>
          <w:marRight w:val="0"/>
          <w:marTop w:val="0"/>
          <w:marBottom w:val="0"/>
          <w:divBdr>
            <w:top w:val="none" w:sz="0" w:space="0" w:color="auto"/>
            <w:left w:val="none" w:sz="0" w:space="0" w:color="auto"/>
            <w:bottom w:val="none" w:sz="0" w:space="0" w:color="auto"/>
            <w:right w:val="none" w:sz="0" w:space="0" w:color="auto"/>
          </w:divBdr>
        </w:div>
        <w:div w:id="1378624639">
          <w:marLeft w:val="640"/>
          <w:marRight w:val="0"/>
          <w:marTop w:val="0"/>
          <w:marBottom w:val="0"/>
          <w:divBdr>
            <w:top w:val="none" w:sz="0" w:space="0" w:color="auto"/>
            <w:left w:val="none" w:sz="0" w:space="0" w:color="auto"/>
            <w:bottom w:val="none" w:sz="0" w:space="0" w:color="auto"/>
            <w:right w:val="none" w:sz="0" w:space="0" w:color="auto"/>
          </w:divBdr>
        </w:div>
        <w:div w:id="1419522516">
          <w:marLeft w:val="640"/>
          <w:marRight w:val="0"/>
          <w:marTop w:val="0"/>
          <w:marBottom w:val="0"/>
          <w:divBdr>
            <w:top w:val="none" w:sz="0" w:space="0" w:color="auto"/>
            <w:left w:val="none" w:sz="0" w:space="0" w:color="auto"/>
            <w:bottom w:val="none" w:sz="0" w:space="0" w:color="auto"/>
            <w:right w:val="none" w:sz="0" w:space="0" w:color="auto"/>
          </w:divBdr>
        </w:div>
        <w:div w:id="1442142570">
          <w:marLeft w:val="640"/>
          <w:marRight w:val="0"/>
          <w:marTop w:val="0"/>
          <w:marBottom w:val="0"/>
          <w:divBdr>
            <w:top w:val="none" w:sz="0" w:space="0" w:color="auto"/>
            <w:left w:val="none" w:sz="0" w:space="0" w:color="auto"/>
            <w:bottom w:val="none" w:sz="0" w:space="0" w:color="auto"/>
            <w:right w:val="none" w:sz="0" w:space="0" w:color="auto"/>
          </w:divBdr>
        </w:div>
        <w:div w:id="1496531882">
          <w:marLeft w:val="640"/>
          <w:marRight w:val="0"/>
          <w:marTop w:val="0"/>
          <w:marBottom w:val="0"/>
          <w:divBdr>
            <w:top w:val="none" w:sz="0" w:space="0" w:color="auto"/>
            <w:left w:val="none" w:sz="0" w:space="0" w:color="auto"/>
            <w:bottom w:val="none" w:sz="0" w:space="0" w:color="auto"/>
            <w:right w:val="none" w:sz="0" w:space="0" w:color="auto"/>
          </w:divBdr>
        </w:div>
        <w:div w:id="1501384452">
          <w:marLeft w:val="640"/>
          <w:marRight w:val="0"/>
          <w:marTop w:val="0"/>
          <w:marBottom w:val="0"/>
          <w:divBdr>
            <w:top w:val="none" w:sz="0" w:space="0" w:color="auto"/>
            <w:left w:val="none" w:sz="0" w:space="0" w:color="auto"/>
            <w:bottom w:val="none" w:sz="0" w:space="0" w:color="auto"/>
            <w:right w:val="none" w:sz="0" w:space="0" w:color="auto"/>
          </w:divBdr>
        </w:div>
        <w:div w:id="1589920927">
          <w:marLeft w:val="640"/>
          <w:marRight w:val="0"/>
          <w:marTop w:val="0"/>
          <w:marBottom w:val="0"/>
          <w:divBdr>
            <w:top w:val="none" w:sz="0" w:space="0" w:color="auto"/>
            <w:left w:val="none" w:sz="0" w:space="0" w:color="auto"/>
            <w:bottom w:val="none" w:sz="0" w:space="0" w:color="auto"/>
            <w:right w:val="none" w:sz="0" w:space="0" w:color="auto"/>
          </w:divBdr>
        </w:div>
        <w:div w:id="1648824514">
          <w:marLeft w:val="640"/>
          <w:marRight w:val="0"/>
          <w:marTop w:val="0"/>
          <w:marBottom w:val="0"/>
          <w:divBdr>
            <w:top w:val="none" w:sz="0" w:space="0" w:color="auto"/>
            <w:left w:val="none" w:sz="0" w:space="0" w:color="auto"/>
            <w:bottom w:val="none" w:sz="0" w:space="0" w:color="auto"/>
            <w:right w:val="none" w:sz="0" w:space="0" w:color="auto"/>
          </w:divBdr>
        </w:div>
        <w:div w:id="1676959028">
          <w:marLeft w:val="640"/>
          <w:marRight w:val="0"/>
          <w:marTop w:val="0"/>
          <w:marBottom w:val="0"/>
          <w:divBdr>
            <w:top w:val="none" w:sz="0" w:space="0" w:color="auto"/>
            <w:left w:val="none" w:sz="0" w:space="0" w:color="auto"/>
            <w:bottom w:val="none" w:sz="0" w:space="0" w:color="auto"/>
            <w:right w:val="none" w:sz="0" w:space="0" w:color="auto"/>
          </w:divBdr>
        </w:div>
        <w:div w:id="1680155704">
          <w:marLeft w:val="640"/>
          <w:marRight w:val="0"/>
          <w:marTop w:val="0"/>
          <w:marBottom w:val="0"/>
          <w:divBdr>
            <w:top w:val="none" w:sz="0" w:space="0" w:color="auto"/>
            <w:left w:val="none" w:sz="0" w:space="0" w:color="auto"/>
            <w:bottom w:val="none" w:sz="0" w:space="0" w:color="auto"/>
            <w:right w:val="none" w:sz="0" w:space="0" w:color="auto"/>
          </w:divBdr>
        </w:div>
        <w:div w:id="1682776328">
          <w:marLeft w:val="640"/>
          <w:marRight w:val="0"/>
          <w:marTop w:val="0"/>
          <w:marBottom w:val="0"/>
          <w:divBdr>
            <w:top w:val="none" w:sz="0" w:space="0" w:color="auto"/>
            <w:left w:val="none" w:sz="0" w:space="0" w:color="auto"/>
            <w:bottom w:val="none" w:sz="0" w:space="0" w:color="auto"/>
            <w:right w:val="none" w:sz="0" w:space="0" w:color="auto"/>
          </w:divBdr>
        </w:div>
        <w:div w:id="1711756840">
          <w:marLeft w:val="640"/>
          <w:marRight w:val="0"/>
          <w:marTop w:val="0"/>
          <w:marBottom w:val="0"/>
          <w:divBdr>
            <w:top w:val="none" w:sz="0" w:space="0" w:color="auto"/>
            <w:left w:val="none" w:sz="0" w:space="0" w:color="auto"/>
            <w:bottom w:val="none" w:sz="0" w:space="0" w:color="auto"/>
            <w:right w:val="none" w:sz="0" w:space="0" w:color="auto"/>
          </w:divBdr>
        </w:div>
        <w:div w:id="1763456553">
          <w:marLeft w:val="640"/>
          <w:marRight w:val="0"/>
          <w:marTop w:val="0"/>
          <w:marBottom w:val="0"/>
          <w:divBdr>
            <w:top w:val="none" w:sz="0" w:space="0" w:color="auto"/>
            <w:left w:val="none" w:sz="0" w:space="0" w:color="auto"/>
            <w:bottom w:val="none" w:sz="0" w:space="0" w:color="auto"/>
            <w:right w:val="none" w:sz="0" w:space="0" w:color="auto"/>
          </w:divBdr>
        </w:div>
        <w:div w:id="1808935618">
          <w:marLeft w:val="640"/>
          <w:marRight w:val="0"/>
          <w:marTop w:val="0"/>
          <w:marBottom w:val="0"/>
          <w:divBdr>
            <w:top w:val="none" w:sz="0" w:space="0" w:color="auto"/>
            <w:left w:val="none" w:sz="0" w:space="0" w:color="auto"/>
            <w:bottom w:val="none" w:sz="0" w:space="0" w:color="auto"/>
            <w:right w:val="none" w:sz="0" w:space="0" w:color="auto"/>
          </w:divBdr>
        </w:div>
        <w:div w:id="1832719588">
          <w:marLeft w:val="640"/>
          <w:marRight w:val="0"/>
          <w:marTop w:val="0"/>
          <w:marBottom w:val="0"/>
          <w:divBdr>
            <w:top w:val="none" w:sz="0" w:space="0" w:color="auto"/>
            <w:left w:val="none" w:sz="0" w:space="0" w:color="auto"/>
            <w:bottom w:val="none" w:sz="0" w:space="0" w:color="auto"/>
            <w:right w:val="none" w:sz="0" w:space="0" w:color="auto"/>
          </w:divBdr>
        </w:div>
        <w:div w:id="1911310468">
          <w:marLeft w:val="640"/>
          <w:marRight w:val="0"/>
          <w:marTop w:val="0"/>
          <w:marBottom w:val="0"/>
          <w:divBdr>
            <w:top w:val="none" w:sz="0" w:space="0" w:color="auto"/>
            <w:left w:val="none" w:sz="0" w:space="0" w:color="auto"/>
            <w:bottom w:val="none" w:sz="0" w:space="0" w:color="auto"/>
            <w:right w:val="none" w:sz="0" w:space="0" w:color="auto"/>
          </w:divBdr>
        </w:div>
        <w:div w:id="1934625927">
          <w:marLeft w:val="640"/>
          <w:marRight w:val="0"/>
          <w:marTop w:val="0"/>
          <w:marBottom w:val="0"/>
          <w:divBdr>
            <w:top w:val="none" w:sz="0" w:space="0" w:color="auto"/>
            <w:left w:val="none" w:sz="0" w:space="0" w:color="auto"/>
            <w:bottom w:val="none" w:sz="0" w:space="0" w:color="auto"/>
            <w:right w:val="none" w:sz="0" w:space="0" w:color="auto"/>
          </w:divBdr>
        </w:div>
        <w:div w:id="2020503662">
          <w:marLeft w:val="640"/>
          <w:marRight w:val="0"/>
          <w:marTop w:val="0"/>
          <w:marBottom w:val="0"/>
          <w:divBdr>
            <w:top w:val="none" w:sz="0" w:space="0" w:color="auto"/>
            <w:left w:val="none" w:sz="0" w:space="0" w:color="auto"/>
            <w:bottom w:val="none" w:sz="0" w:space="0" w:color="auto"/>
            <w:right w:val="none" w:sz="0" w:space="0" w:color="auto"/>
          </w:divBdr>
        </w:div>
        <w:div w:id="2076277795">
          <w:marLeft w:val="640"/>
          <w:marRight w:val="0"/>
          <w:marTop w:val="0"/>
          <w:marBottom w:val="0"/>
          <w:divBdr>
            <w:top w:val="none" w:sz="0" w:space="0" w:color="auto"/>
            <w:left w:val="none" w:sz="0" w:space="0" w:color="auto"/>
            <w:bottom w:val="none" w:sz="0" w:space="0" w:color="auto"/>
            <w:right w:val="none" w:sz="0" w:space="0" w:color="auto"/>
          </w:divBdr>
        </w:div>
        <w:div w:id="2124492936">
          <w:marLeft w:val="640"/>
          <w:marRight w:val="0"/>
          <w:marTop w:val="0"/>
          <w:marBottom w:val="0"/>
          <w:divBdr>
            <w:top w:val="none" w:sz="0" w:space="0" w:color="auto"/>
            <w:left w:val="none" w:sz="0" w:space="0" w:color="auto"/>
            <w:bottom w:val="none" w:sz="0" w:space="0" w:color="auto"/>
            <w:right w:val="none" w:sz="0" w:space="0" w:color="auto"/>
          </w:divBdr>
        </w:div>
      </w:divsChild>
    </w:div>
    <w:div w:id="574435799">
      <w:bodyDiv w:val="1"/>
      <w:marLeft w:val="0"/>
      <w:marRight w:val="0"/>
      <w:marTop w:val="0"/>
      <w:marBottom w:val="0"/>
      <w:divBdr>
        <w:top w:val="none" w:sz="0" w:space="0" w:color="auto"/>
        <w:left w:val="none" w:sz="0" w:space="0" w:color="auto"/>
        <w:bottom w:val="none" w:sz="0" w:space="0" w:color="auto"/>
        <w:right w:val="none" w:sz="0" w:space="0" w:color="auto"/>
      </w:divBdr>
      <w:divsChild>
        <w:div w:id="118108946">
          <w:marLeft w:val="640"/>
          <w:marRight w:val="0"/>
          <w:marTop w:val="0"/>
          <w:marBottom w:val="0"/>
          <w:divBdr>
            <w:top w:val="none" w:sz="0" w:space="0" w:color="auto"/>
            <w:left w:val="none" w:sz="0" w:space="0" w:color="auto"/>
            <w:bottom w:val="none" w:sz="0" w:space="0" w:color="auto"/>
            <w:right w:val="none" w:sz="0" w:space="0" w:color="auto"/>
          </w:divBdr>
        </w:div>
        <w:div w:id="1622223269">
          <w:marLeft w:val="640"/>
          <w:marRight w:val="0"/>
          <w:marTop w:val="0"/>
          <w:marBottom w:val="0"/>
          <w:divBdr>
            <w:top w:val="none" w:sz="0" w:space="0" w:color="auto"/>
            <w:left w:val="none" w:sz="0" w:space="0" w:color="auto"/>
            <w:bottom w:val="none" w:sz="0" w:space="0" w:color="auto"/>
            <w:right w:val="none" w:sz="0" w:space="0" w:color="auto"/>
          </w:divBdr>
        </w:div>
        <w:div w:id="1012337539">
          <w:marLeft w:val="640"/>
          <w:marRight w:val="0"/>
          <w:marTop w:val="0"/>
          <w:marBottom w:val="0"/>
          <w:divBdr>
            <w:top w:val="none" w:sz="0" w:space="0" w:color="auto"/>
            <w:left w:val="none" w:sz="0" w:space="0" w:color="auto"/>
            <w:bottom w:val="none" w:sz="0" w:space="0" w:color="auto"/>
            <w:right w:val="none" w:sz="0" w:space="0" w:color="auto"/>
          </w:divBdr>
        </w:div>
        <w:div w:id="1890650831">
          <w:marLeft w:val="640"/>
          <w:marRight w:val="0"/>
          <w:marTop w:val="0"/>
          <w:marBottom w:val="0"/>
          <w:divBdr>
            <w:top w:val="none" w:sz="0" w:space="0" w:color="auto"/>
            <w:left w:val="none" w:sz="0" w:space="0" w:color="auto"/>
            <w:bottom w:val="none" w:sz="0" w:space="0" w:color="auto"/>
            <w:right w:val="none" w:sz="0" w:space="0" w:color="auto"/>
          </w:divBdr>
        </w:div>
        <w:div w:id="1088765902">
          <w:marLeft w:val="640"/>
          <w:marRight w:val="0"/>
          <w:marTop w:val="0"/>
          <w:marBottom w:val="0"/>
          <w:divBdr>
            <w:top w:val="none" w:sz="0" w:space="0" w:color="auto"/>
            <w:left w:val="none" w:sz="0" w:space="0" w:color="auto"/>
            <w:bottom w:val="none" w:sz="0" w:space="0" w:color="auto"/>
            <w:right w:val="none" w:sz="0" w:space="0" w:color="auto"/>
          </w:divBdr>
        </w:div>
        <w:div w:id="910232165">
          <w:marLeft w:val="640"/>
          <w:marRight w:val="0"/>
          <w:marTop w:val="0"/>
          <w:marBottom w:val="0"/>
          <w:divBdr>
            <w:top w:val="none" w:sz="0" w:space="0" w:color="auto"/>
            <w:left w:val="none" w:sz="0" w:space="0" w:color="auto"/>
            <w:bottom w:val="none" w:sz="0" w:space="0" w:color="auto"/>
            <w:right w:val="none" w:sz="0" w:space="0" w:color="auto"/>
          </w:divBdr>
        </w:div>
        <w:div w:id="1610702180">
          <w:marLeft w:val="640"/>
          <w:marRight w:val="0"/>
          <w:marTop w:val="0"/>
          <w:marBottom w:val="0"/>
          <w:divBdr>
            <w:top w:val="none" w:sz="0" w:space="0" w:color="auto"/>
            <w:left w:val="none" w:sz="0" w:space="0" w:color="auto"/>
            <w:bottom w:val="none" w:sz="0" w:space="0" w:color="auto"/>
            <w:right w:val="none" w:sz="0" w:space="0" w:color="auto"/>
          </w:divBdr>
        </w:div>
        <w:div w:id="1002898938">
          <w:marLeft w:val="640"/>
          <w:marRight w:val="0"/>
          <w:marTop w:val="0"/>
          <w:marBottom w:val="0"/>
          <w:divBdr>
            <w:top w:val="none" w:sz="0" w:space="0" w:color="auto"/>
            <w:left w:val="none" w:sz="0" w:space="0" w:color="auto"/>
            <w:bottom w:val="none" w:sz="0" w:space="0" w:color="auto"/>
            <w:right w:val="none" w:sz="0" w:space="0" w:color="auto"/>
          </w:divBdr>
        </w:div>
        <w:div w:id="1326663705">
          <w:marLeft w:val="640"/>
          <w:marRight w:val="0"/>
          <w:marTop w:val="0"/>
          <w:marBottom w:val="0"/>
          <w:divBdr>
            <w:top w:val="none" w:sz="0" w:space="0" w:color="auto"/>
            <w:left w:val="none" w:sz="0" w:space="0" w:color="auto"/>
            <w:bottom w:val="none" w:sz="0" w:space="0" w:color="auto"/>
            <w:right w:val="none" w:sz="0" w:space="0" w:color="auto"/>
          </w:divBdr>
        </w:div>
        <w:div w:id="643122771">
          <w:marLeft w:val="640"/>
          <w:marRight w:val="0"/>
          <w:marTop w:val="0"/>
          <w:marBottom w:val="0"/>
          <w:divBdr>
            <w:top w:val="none" w:sz="0" w:space="0" w:color="auto"/>
            <w:left w:val="none" w:sz="0" w:space="0" w:color="auto"/>
            <w:bottom w:val="none" w:sz="0" w:space="0" w:color="auto"/>
            <w:right w:val="none" w:sz="0" w:space="0" w:color="auto"/>
          </w:divBdr>
        </w:div>
        <w:div w:id="1630935653">
          <w:marLeft w:val="640"/>
          <w:marRight w:val="0"/>
          <w:marTop w:val="0"/>
          <w:marBottom w:val="0"/>
          <w:divBdr>
            <w:top w:val="none" w:sz="0" w:space="0" w:color="auto"/>
            <w:left w:val="none" w:sz="0" w:space="0" w:color="auto"/>
            <w:bottom w:val="none" w:sz="0" w:space="0" w:color="auto"/>
            <w:right w:val="none" w:sz="0" w:space="0" w:color="auto"/>
          </w:divBdr>
        </w:div>
        <w:div w:id="1094277752">
          <w:marLeft w:val="640"/>
          <w:marRight w:val="0"/>
          <w:marTop w:val="0"/>
          <w:marBottom w:val="0"/>
          <w:divBdr>
            <w:top w:val="none" w:sz="0" w:space="0" w:color="auto"/>
            <w:left w:val="none" w:sz="0" w:space="0" w:color="auto"/>
            <w:bottom w:val="none" w:sz="0" w:space="0" w:color="auto"/>
            <w:right w:val="none" w:sz="0" w:space="0" w:color="auto"/>
          </w:divBdr>
        </w:div>
        <w:div w:id="1343582755">
          <w:marLeft w:val="640"/>
          <w:marRight w:val="0"/>
          <w:marTop w:val="0"/>
          <w:marBottom w:val="0"/>
          <w:divBdr>
            <w:top w:val="none" w:sz="0" w:space="0" w:color="auto"/>
            <w:left w:val="none" w:sz="0" w:space="0" w:color="auto"/>
            <w:bottom w:val="none" w:sz="0" w:space="0" w:color="auto"/>
            <w:right w:val="none" w:sz="0" w:space="0" w:color="auto"/>
          </w:divBdr>
        </w:div>
        <w:div w:id="1659461660">
          <w:marLeft w:val="640"/>
          <w:marRight w:val="0"/>
          <w:marTop w:val="0"/>
          <w:marBottom w:val="0"/>
          <w:divBdr>
            <w:top w:val="none" w:sz="0" w:space="0" w:color="auto"/>
            <w:left w:val="none" w:sz="0" w:space="0" w:color="auto"/>
            <w:bottom w:val="none" w:sz="0" w:space="0" w:color="auto"/>
            <w:right w:val="none" w:sz="0" w:space="0" w:color="auto"/>
          </w:divBdr>
        </w:div>
        <w:div w:id="1474788771">
          <w:marLeft w:val="640"/>
          <w:marRight w:val="0"/>
          <w:marTop w:val="0"/>
          <w:marBottom w:val="0"/>
          <w:divBdr>
            <w:top w:val="none" w:sz="0" w:space="0" w:color="auto"/>
            <w:left w:val="none" w:sz="0" w:space="0" w:color="auto"/>
            <w:bottom w:val="none" w:sz="0" w:space="0" w:color="auto"/>
            <w:right w:val="none" w:sz="0" w:space="0" w:color="auto"/>
          </w:divBdr>
        </w:div>
        <w:div w:id="989095334">
          <w:marLeft w:val="640"/>
          <w:marRight w:val="0"/>
          <w:marTop w:val="0"/>
          <w:marBottom w:val="0"/>
          <w:divBdr>
            <w:top w:val="none" w:sz="0" w:space="0" w:color="auto"/>
            <w:left w:val="none" w:sz="0" w:space="0" w:color="auto"/>
            <w:bottom w:val="none" w:sz="0" w:space="0" w:color="auto"/>
            <w:right w:val="none" w:sz="0" w:space="0" w:color="auto"/>
          </w:divBdr>
        </w:div>
        <w:div w:id="2037652460">
          <w:marLeft w:val="640"/>
          <w:marRight w:val="0"/>
          <w:marTop w:val="0"/>
          <w:marBottom w:val="0"/>
          <w:divBdr>
            <w:top w:val="none" w:sz="0" w:space="0" w:color="auto"/>
            <w:left w:val="none" w:sz="0" w:space="0" w:color="auto"/>
            <w:bottom w:val="none" w:sz="0" w:space="0" w:color="auto"/>
            <w:right w:val="none" w:sz="0" w:space="0" w:color="auto"/>
          </w:divBdr>
        </w:div>
        <w:div w:id="1460606894">
          <w:marLeft w:val="640"/>
          <w:marRight w:val="0"/>
          <w:marTop w:val="0"/>
          <w:marBottom w:val="0"/>
          <w:divBdr>
            <w:top w:val="none" w:sz="0" w:space="0" w:color="auto"/>
            <w:left w:val="none" w:sz="0" w:space="0" w:color="auto"/>
            <w:bottom w:val="none" w:sz="0" w:space="0" w:color="auto"/>
            <w:right w:val="none" w:sz="0" w:space="0" w:color="auto"/>
          </w:divBdr>
        </w:div>
        <w:div w:id="1477919058">
          <w:marLeft w:val="640"/>
          <w:marRight w:val="0"/>
          <w:marTop w:val="0"/>
          <w:marBottom w:val="0"/>
          <w:divBdr>
            <w:top w:val="none" w:sz="0" w:space="0" w:color="auto"/>
            <w:left w:val="none" w:sz="0" w:space="0" w:color="auto"/>
            <w:bottom w:val="none" w:sz="0" w:space="0" w:color="auto"/>
            <w:right w:val="none" w:sz="0" w:space="0" w:color="auto"/>
          </w:divBdr>
        </w:div>
        <w:div w:id="2094887605">
          <w:marLeft w:val="640"/>
          <w:marRight w:val="0"/>
          <w:marTop w:val="0"/>
          <w:marBottom w:val="0"/>
          <w:divBdr>
            <w:top w:val="none" w:sz="0" w:space="0" w:color="auto"/>
            <w:left w:val="none" w:sz="0" w:space="0" w:color="auto"/>
            <w:bottom w:val="none" w:sz="0" w:space="0" w:color="auto"/>
            <w:right w:val="none" w:sz="0" w:space="0" w:color="auto"/>
          </w:divBdr>
        </w:div>
        <w:div w:id="1463692368">
          <w:marLeft w:val="640"/>
          <w:marRight w:val="0"/>
          <w:marTop w:val="0"/>
          <w:marBottom w:val="0"/>
          <w:divBdr>
            <w:top w:val="none" w:sz="0" w:space="0" w:color="auto"/>
            <w:left w:val="none" w:sz="0" w:space="0" w:color="auto"/>
            <w:bottom w:val="none" w:sz="0" w:space="0" w:color="auto"/>
            <w:right w:val="none" w:sz="0" w:space="0" w:color="auto"/>
          </w:divBdr>
        </w:div>
        <w:div w:id="58333524">
          <w:marLeft w:val="640"/>
          <w:marRight w:val="0"/>
          <w:marTop w:val="0"/>
          <w:marBottom w:val="0"/>
          <w:divBdr>
            <w:top w:val="none" w:sz="0" w:space="0" w:color="auto"/>
            <w:left w:val="none" w:sz="0" w:space="0" w:color="auto"/>
            <w:bottom w:val="none" w:sz="0" w:space="0" w:color="auto"/>
            <w:right w:val="none" w:sz="0" w:space="0" w:color="auto"/>
          </w:divBdr>
        </w:div>
        <w:div w:id="306521348">
          <w:marLeft w:val="640"/>
          <w:marRight w:val="0"/>
          <w:marTop w:val="0"/>
          <w:marBottom w:val="0"/>
          <w:divBdr>
            <w:top w:val="none" w:sz="0" w:space="0" w:color="auto"/>
            <w:left w:val="none" w:sz="0" w:space="0" w:color="auto"/>
            <w:bottom w:val="none" w:sz="0" w:space="0" w:color="auto"/>
            <w:right w:val="none" w:sz="0" w:space="0" w:color="auto"/>
          </w:divBdr>
        </w:div>
        <w:div w:id="81949237">
          <w:marLeft w:val="640"/>
          <w:marRight w:val="0"/>
          <w:marTop w:val="0"/>
          <w:marBottom w:val="0"/>
          <w:divBdr>
            <w:top w:val="none" w:sz="0" w:space="0" w:color="auto"/>
            <w:left w:val="none" w:sz="0" w:space="0" w:color="auto"/>
            <w:bottom w:val="none" w:sz="0" w:space="0" w:color="auto"/>
            <w:right w:val="none" w:sz="0" w:space="0" w:color="auto"/>
          </w:divBdr>
        </w:div>
        <w:div w:id="1867909239">
          <w:marLeft w:val="640"/>
          <w:marRight w:val="0"/>
          <w:marTop w:val="0"/>
          <w:marBottom w:val="0"/>
          <w:divBdr>
            <w:top w:val="none" w:sz="0" w:space="0" w:color="auto"/>
            <w:left w:val="none" w:sz="0" w:space="0" w:color="auto"/>
            <w:bottom w:val="none" w:sz="0" w:space="0" w:color="auto"/>
            <w:right w:val="none" w:sz="0" w:space="0" w:color="auto"/>
          </w:divBdr>
        </w:div>
        <w:div w:id="409817279">
          <w:marLeft w:val="640"/>
          <w:marRight w:val="0"/>
          <w:marTop w:val="0"/>
          <w:marBottom w:val="0"/>
          <w:divBdr>
            <w:top w:val="none" w:sz="0" w:space="0" w:color="auto"/>
            <w:left w:val="none" w:sz="0" w:space="0" w:color="auto"/>
            <w:bottom w:val="none" w:sz="0" w:space="0" w:color="auto"/>
            <w:right w:val="none" w:sz="0" w:space="0" w:color="auto"/>
          </w:divBdr>
        </w:div>
        <w:div w:id="1675372768">
          <w:marLeft w:val="640"/>
          <w:marRight w:val="0"/>
          <w:marTop w:val="0"/>
          <w:marBottom w:val="0"/>
          <w:divBdr>
            <w:top w:val="none" w:sz="0" w:space="0" w:color="auto"/>
            <w:left w:val="none" w:sz="0" w:space="0" w:color="auto"/>
            <w:bottom w:val="none" w:sz="0" w:space="0" w:color="auto"/>
            <w:right w:val="none" w:sz="0" w:space="0" w:color="auto"/>
          </w:divBdr>
        </w:div>
        <w:div w:id="664476604">
          <w:marLeft w:val="640"/>
          <w:marRight w:val="0"/>
          <w:marTop w:val="0"/>
          <w:marBottom w:val="0"/>
          <w:divBdr>
            <w:top w:val="none" w:sz="0" w:space="0" w:color="auto"/>
            <w:left w:val="none" w:sz="0" w:space="0" w:color="auto"/>
            <w:bottom w:val="none" w:sz="0" w:space="0" w:color="auto"/>
            <w:right w:val="none" w:sz="0" w:space="0" w:color="auto"/>
          </w:divBdr>
        </w:div>
        <w:div w:id="229659323">
          <w:marLeft w:val="640"/>
          <w:marRight w:val="0"/>
          <w:marTop w:val="0"/>
          <w:marBottom w:val="0"/>
          <w:divBdr>
            <w:top w:val="none" w:sz="0" w:space="0" w:color="auto"/>
            <w:left w:val="none" w:sz="0" w:space="0" w:color="auto"/>
            <w:bottom w:val="none" w:sz="0" w:space="0" w:color="auto"/>
            <w:right w:val="none" w:sz="0" w:space="0" w:color="auto"/>
          </w:divBdr>
        </w:div>
        <w:div w:id="1410423897">
          <w:marLeft w:val="640"/>
          <w:marRight w:val="0"/>
          <w:marTop w:val="0"/>
          <w:marBottom w:val="0"/>
          <w:divBdr>
            <w:top w:val="none" w:sz="0" w:space="0" w:color="auto"/>
            <w:left w:val="none" w:sz="0" w:space="0" w:color="auto"/>
            <w:bottom w:val="none" w:sz="0" w:space="0" w:color="auto"/>
            <w:right w:val="none" w:sz="0" w:space="0" w:color="auto"/>
          </w:divBdr>
        </w:div>
        <w:div w:id="1008676687">
          <w:marLeft w:val="640"/>
          <w:marRight w:val="0"/>
          <w:marTop w:val="0"/>
          <w:marBottom w:val="0"/>
          <w:divBdr>
            <w:top w:val="none" w:sz="0" w:space="0" w:color="auto"/>
            <w:left w:val="none" w:sz="0" w:space="0" w:color="auto"/>
            <w:bottom w:val="none" w:sz="0" w:space="0" w:color="auto"/>
            <w:right w:val="none" w:sz="0" w:space="0" w:color="auto"/>
          </w:divBdr>
        </w:div>
        <w:div w:id="405496698">
          <w:marLeft w:val="640"/>
          <w:marRight w:val="0"/>
          <w:marTop w:val="0"/>
          <w:marBottom w:val="0"/>
          <w:divBdr>
            <w:top w:val="none" w:sz="0" w:space="0" w:color="auto"/>
            <w:left w:val="none" w:sz="0" w:space="0" w:color="auto"/>
            <w:bottom w:val="none" w:sz="0" w:space="0" w:color="auto"/>
            <w:right w:val="none" w:sz="0" w:space="0" w:color="auto"/>
          </w:divBdr>
        </w:div>
        <w:div w:id="454065713">
          <w:marLeft w:val="640"/>
          <w:marRight w:val="0"/>
          <w:marTop w:val="0"/>
          <w:marBottom w:val="0"/>
          <w:divBdr>
            <w:top w:val="none" w:sz="0" w:space="0" w:color="auto"/>
            <w:left w:val="none" w:sz="0" w:space="0" w:color="auto"/>
            <w:bottom w:val="none" w:sz="0" w:space="0" w:color="auto"/>
            <w:right w:val="none" w:sz="0" w:space="0" w:color="auto"/>
          </w:divBdr>
        </w:div>
        <w:div w:id="1680156634">
          <w:marLeft w:val="640"/>
          <w:marRight w:val="0"/>
          <w:marTop w:val="0"/>
          <w:marBottom w:val="0"/>
          <w:divBdr>
            <w:top w:val="none" w:sz="0" w:space="0" w:color="auto"/>
            <w:left w:val="none" w:sz="0" w:space="0" w:color="auto"/>
            <w:bottom w:val="none" w:sz="0" w:space="0" w:color="auto"/>
            <w:right w:val="none" w:sz="0" w:space="0" w:color="auto"/>
          </w:divBdr>
        </w:div>
        <w:div w:id="289821528">
          <w:marLeft w:val="640"/>
          <w:marRight w:val="0"/>
          <w:marTop w:val="0"/>
          <w:marBottom w:val="0"/>
          <w:divBdr>
            <w:top w:val="none" w:sz="0" w:space="0" w:color="auto"/>
            <w:left w:val="none" w:sz="0" w:space="0" w:color="auto"/>
            <w:bottom w:val="none" w:sz="0" w:space="0" w:color="auto"/>
            <w:right w:val="none" w:sz="0" w:space="0" w:color="auto"/>
          </w:divBdr>
        </w:div>
        <w:div w:id="501358235">
          <w:marLeft w:val="640"/>
          <w:marRight w:val="0"/>
          <w:marTop w:val="0"/>
          <w:marBottom w:val="0"/>
          <w:divBdr>
            <w:top w:val="none" w:sz="0" w:space="0" w:color="auto"/>
            <w:left w:val="none" w:sz="0" w:space="0" w:color="auto"/>
            <w:bottom w:val="none" w:sz="0" w:space="0" w:color="auto"/>
            <w:right w:val="none" w:sz="0" w:space="0" w:color="auto"/>
          </w:divBdr>
        </w:div>
        <w:div w:id="535435931">
          <w:marLeft w:val="640"/>
          <w:marRight w:val="0"/>
          <w:marTop w:val="0"/>
          <w:marBottom w:val="0"/>
          <w:divBdr>
            <w:top w:val="none" w:sz="0" w:space="0" w:color="auto"/>
            <w:left w:val="none" w:sz="0" w:space="0" w:color="auto"/>
            <w:bottom w:val="none" w:sz="0" w:space="0" w:color="auto"/>
            <w:right w:val="none" w:sz="0" w:space="0" w:color="auto"/>
          </w:divBdr>
        </w:div>
        <w:div w:id="751245486">
          <w:marLeft w:val="640"/>
          <w:marRight w:val="0"/>
          <w:marTop w:val="0"/>
          <w:marBottom w:val="0"/>
          <w:divBdr>
            <w:top w:val="none" w:sz="0" w:space="0" w:color="auto"/>
            <w:left w:val="none" w:sz="0" w:space="0" w:color="auto"/>
            <w:bottom w:val="none" w:sz="0" w:space="0" w:color="auto"/>
            <w:right w:val="none" w:sz="0" w:space="0" w:color="auto"/>
          </w:divBdr>
        </w:div>
        <w:div w:id="2091268290">
          <w:marLeft w:val="640"/>
          <w:marRight w:val="0"/>
          <w:marTop w:val="0"/>
          <w:marBottom w:val="0"/>
          <w:divBdr>
            <w:top w:val="none" w:sz="0" w:space="0" w:color="auto"/>
            <w:left w:val="none" w:sz="0" w:space="0" w:color="auto"/>
            <w:bottom w:val="none" w:sz="0" w:space="0" w:color="auto"/>
            <w:right w:val="none" w:sz="0" w:space="0" w:color="auto"/>
          </w:divBdr>
        </w:div>
        <w:div w:id="1933859311">
          <w:marLeft w:val="640"/>
          <w:marRight w:val="0"/>
          <w:marTop w:val="0"/>
          <w:marBottom w:val="0"/>
          <w:divBdr>
            <w:top w:val="none" w:sz="0" w:space="0" w:color="auto"/>
            <w:left w:val="none" w:sz="0" w:space="0" w:color="auto"/>
            <w:bottom w:val="none" w:sz="0" w:space="0" w:color="auto"/>
            <w:right w:val="none" w:sz="0" w:space="0" w:color="auto"/>
          </w:divBdr>
        </w:div>
        <w:div w:id="1659117220">
          <w:marLeft w:val="640"/>
          <w:marRight w:val="0"/>
          <w:marTop w:val="0"/>
          <w:marBottom w:val="0"/>
          <w:divBdr>
            <w:top w:val="none" w:sz="0" w:space="0" w:color="auto"/>
            <w:left w:val="none" w:sz="0" w:space="0" w:color="auto"/>
            <w:bottom w:val="none" w:sz="0" w:space="0" w:color="auto"/>
            <w:right w:val="none" w:sz="0" w:space="0" w:color="auto"/>
          </w:divBdr>
        </w:div>
        <w:div w:id="844786268">
          <w:marLeft w:val="640"/>
          <w:marRight w:val="0"/>
          <w:marTop w:val="0"/>
          <w:marBottom w:val="0"/>
          <w:divBdr>
            <w:top w:val="none" w:sz="0" w:space="0" w:color="auto"/>
            <w:left w:val="none" w:sz="0" w:space="0" w:color="auto"/>
            <w:bottom w:val="none" w:sz="0" w:space="0" w:color="auto"/>
            <w:right w:val="none" w:sz="0" w:space="0" w:color="auto"/>
          </w:divBdr>
        </w:div>
        <w:div w:id="1376585557">
          <w:marLeft w:val="640"/>
          <w:marRight w:val="0"/>
          <w:marTop w:val="0"/>
          <w:marBottom w:val="0"/>
          <w:divBdr>
            <w:top w:val="none" w:sz="0" w:space="0" w:color="auto"/>
            <w:left w:val="none" w:sz="0" w:space="0" w:color="auto"/>
            <w:bottom w:val="none" w:sz="0" w:space="0" w:color="auto"/>
            <w:right w:val="none" w:sz="0" w:space="0" w:color="auto"/>
          </w:divBdr>
        </w:div>
        <w:div w:id="1997102380">
          <w:marLeft w:val="640"/>
          <w:marRight w:val="0"/>
          <w:marTop w:val="0"/>
          <w:marBottom w:val="0"/>
          <w:divBdr>
            <w:top w:val="none" w:sz="0" w:space="0" w:color="auto"/>
            <w:left w:val="none" w:sz="0" w:space="0" w:color="auto"/>
            <w:bottom w:val="none" w:sz="0" w:space="0" w:color="auto"/>
            <w:right w:val="none" w:sz="0" w:space="0" w:color="auto"/>
          </w:divBdr>
        </w:div>
        <w:div w:id="1326669208">
          <w:marLeft w:val="640"/>
          <w:marRight w:val="0"/>
          <w:marTop w:val="0"/>
          <w:marBottom w:val="0"/>
          <w:divBdr>
            <w:top w:val="none" w:sz="0" w:space="0" w:color="auto"/>
            <w:left w:val="none" w:sz="0" w:space="0" w:color="auto"/>
            <w:bottom w:val="none" w:sz="0" w:space="0" w:color="auto"/>
            <w:right w:val="none" w:sz="0" w:space="0" w:color="auto"/>
          </w:divBdr>
        </w:div>
        <w:div w:id="1905948251">
          <w:marLeft w:val="640"/>
          <w:marRight w:val="0"/>
          <w:marTop w:val="0"/>
          <w:marBottom w:val="0"/>
          <w:divBdr>
            <w:top w:val="none" w:sz="0" w:space="0" w:color="auto"/>
            <w:left w:val="none" w:sz="0" w:space="0" w:color="auto"/>
            <w:bottom w:val="none" w:sz="0" w:space="0" w:color="auto"/>
            <w:right w:val="none" w:sz="0" w:space="0" w:color="auto"/>
          </w:divBdr>
        </w:div>
        <w:div w:id="2052420681">
          <w:marLeft w:val="640"/>
          <w:marRight w:val="0"/>
          <w:marTop w:val="0"/>
          <w:marBottom w:val="0"/>
          <w:divBdr>
            <w:top w:val="none" w:sz="0" w:space="0" w:color="auto"/>
            <w:left w:val="none" w:sz="0" w:space="0" w:color="auto"/>
            <w:bottom w:val="none" w:sz="0" w:space="0" w:color="auto"/>
            <w:right w:val="none" w:sz="0" w:space="0" w:color="auto"/>
          </w:divBdr>
        </w:div>
        <w:div w:id="1285691830">
          <w:marLeft w:val="640"/>
          <w:marRight w:val="0"/>
          <w:marTop w:val="0"/>
          <w:marBottom w:val="0"/>
          <w:divBdr>
            <w:top w:val="none" w:sz="0" w:space="0" w:color="auto"/>
            <w:left w:val="none" w:sz="0" w:space="0" w:color="auto"/>
            <w:bottom w:val="none" w:sz="0" w:space="0" w:color="auto"/>
            <w:right w:val="none" w:sz="0" w:space="0" w:color="auto"/>
          </w:divBdr>
        </w:div>
        <w:div w:id="945187865">
          <w:marLeft w:val="640"/>
          <w:marRight w:val="0"/>
          <w:marTop w:val="0"/>
          <w:marBottom w:val="0"/>
          <w:divBdr>
            <w:top w:val="none" w:sz="0" w:space="0" w:color="auto"/>
            <w:left w:val="none" w:sz="0" w:space="0" w:color="auto"/>
            <w:bottom w:val="none" w:sz="0" w:space="0" w:color="auto"/>
            <w:right w:val="none" w:sz="0" w:space="0" w:color="auto"/>
          </w:divBdr>
        </w:div>
      </w:divsChild>
    </w:div>
    <w:div w:id="575096122">
      <w:bodyDiv w:val="1"/>
      <w:marLeft w:val="0"/>
      <w:marRight w:val="0"/>
      <w:marTop w:val="0"/>
      <w:marBottom w:val="0"/>
      <w:divBdr>
        <w:top w:val="none" w:sz="0" w:space="0" w:color="auto"/>
        <w:left w:val="none" w:sz="0" w:space="0" w:color="auto"/>
        <w:bottom w:val="none" w:sz="0" w:space="0" w:color="auto"/>
        <w:right w:val="none" w:sz="0" w:space="0" w:color="auto"/>
      </w:divBdr>
    </w:div>
    <w:div w:id="575434063">
      <w:bodyDiv w:val="1"/>
      <w:marLeft w:val="0"/>
      <w:marRight w:val="0"/>
      <w:marTop w:val="0"/>
      <w:marBottom w:val="0"/>
      <w:divBdr>
        <w:top w:val="none" w:sz="0" w:space="0" w:color="auto"/>
        <w:left w:val="none" w:sz="0" w:space="0" w:color="auto"/>
        <w:bottom w:val="none" w:sz="0" w:space="0" w:color="auto"/>
        <w:right w:val="none" w:sz="0" w:space="0" w:color="auto"/>
      </w:divBdr>
      <w:divsChild>
        <w:div w:id="205919703">
          <w:marLeft w:val="640"/>
          <w:marRight w:val="0"/>
          <w:marTop w:val="0"/>
          <w:marBottom w:val="0"/>
          <w:divBdr>
            <w:top w:val="none" w:sz="0" w:space="0" w:color="auto"/>
            <w:left w:val="none" w:sz="0" w:space="0" w:color="auto"/>
            <w:bottom w:val="none" w:sz="0" w:space="0" w:color="auto"/>
            <w:right w:val="none" w:sz="0" w:space="0" w:color="auto"/>
          </w:divBdr>
        </w:div>
        <w:div w:id="193471349">
          <w:marLeft w:val="640"/>
          <w:marRight w:val="0"/>
          <w:marTop w:val="0"/>
          <w:marBottom w:val="0"/>
          <w:divBdr>
            <w:top w:val="none" w:sz="0" w:space="0" w:color="auto"/>
            <w:left w:val="none" w:sz="0" w:space="0" w:color="auto"/>
            <w:bottom w:val="none" w:sz="0" w:space="0" w:color="auto"/>
            <w:right w:val="none" w:sz="0" w:space="0" w:color="auto"/>
          </w:divBdr>
        </w:div>
        <w:div w:id="42023048">
          <w:marLeft w:val="640"/>
          <w:marRight w:val="0"/>
          <w:marTop w:val="0"/>
          <w:marBottom w:val="0"/>
          <w:divBdr>
            <w:top w:val="none" w:sz="0" w:space="0" w:color="auto"/>
            <w:left w:val="none" w:sz="0" w:space="0" w:color="auto"/>
            <w:bottom w:val="none" w:sz="0" w:space="0" w:color="auto"/>
            <w:right w:val="none" w:sz="0" w:space="0" w:color="auto"/>
          </w:divBdr>
        </w:div>
        <w:div w:id="575555265">
          <w:marLeft w:val="640"/>
          <w:marRight w:val="0"/>
          <w:marTop w:val="0"/>
          <w:marBottom w:val="0"/>
          <w:divBdr>
            <w:top w:val="none" w:sz="0" w:space="0" w:color="auto"/>
            <w:left w:val="none" w:sz="0" w:space="0" w:color="auto"/>
            <w:bottom w:val="none" w:sz="0" w:space="0" w:color="auto"/>
            <w:right w:val="none" w:sz="0" w:space="0" w:color="auto"/>
          </w:divBdr>
        </w:div>
        <w:div w:id="602811525">
          <w:marLeft w:val="640"/>
          <w:marRight w:val="0"/>
          <w:marTop w:val="0"/>
          <w:marBottom w:val="0"/>
          <w:divBdr>
            <w:top w:val="none" w:sz="0" w:space="0" w:color="auto"/>
            <w:left w:val="none" w:sz="0" w:space="0" w:color="auto"/>
            <w:bottom w:val="none" w:sz="0" w:space="0" w:color="auto"/>
            <w:right w:val="none" w:sz="0" w:space="0" w:color="auto"/>
          </w:divBdr>
        </w:div>
        <w:div w:id="699012080">
          <w:marLeft w:val="640"/>
          <w:marRight w:val="0"/>
          <w:marTop w:val="0"/>
          <w:marBottom w:val="0"/>
          <w:divBdr>
            <w:top w:val="none" w:sz="0" w:space="0" w:color="auto"/>
            <w:left w:val="none" w:sz="0" w:space="0" w:color="auto"/>
            <w:bottom w:val="none" w:sz="0" w:space="0" w:color="auto"/>
            <w:right w:val="none" w:sz="0" w:space="0" w:color="auto"/>
          </w:divBdr>
        </w:div>
        <w:div w:id="1937251338">
          <w:marLeft w:val="640"/>
          <w:marRight w:val="0"/>
          <w:marTop w:val="0"/>
          <w:marBottom w:val="0"/>
          <w:divBdr>
            <w:top w:val="none" w:sz="0" w:space="0" w:color="auto"/>
            <w:left w:val="none" w:sz="0" w:space="0" w:color="auto"/>
            <w:bottom w:val="none" w:sz="0" w:space="0" w:color="auto"/>
            <w:right w:val="none" w:sz="0" w:space="0" w:color="auto"/>
          </w:divBdr>
        </w:div>
        <w:div w:id="1597052350">
          <w:marLeft w:val="640"/>
          <w:marRight w:val="0"/>
          <w:marTop w:val="0"/>
          <w:marBottom w:val="0"/>
          <w:divBdr>
            <w:top w:val="none" w:sz="0" w:space="0" w:color="auto"/>
            <w:left w:val="none" w:sz="0" w:space="0" w:color="auto"/>
            <w:bottom w:val="none" w:sz="0" w:space="0" w:color="auto"/>
            <w:right w:val="none" w:sz="0" w:space="0" w:color="auto"/>
          </w:divBdr>
        </w:div>
        <w:div w:id="2064088122">
          <w:marLeft w:val="640"/>
          <w:marRight w:val="0"/>
          <w:marTop w:val="0"/>
          <w:marBottom w:val="0"/>
          <w:divBdr>
            <w:top w:val="none" w:sz="0" w:space="0" w:color="auto"/>
            <w:left w:val="none" w:sz="0" w:space="0" w:color="auto"/>
            <w:bottom w:val="none" w:sz="0" w:space="0" w:color="auto"/>
            <w:right w:val="none" w:sz="0" w:space="0" w:color="auto"/>
          </w:divBdr>
        </w:div>
        <w:div w:id="1990163034">
          <w:marLeft w:val="640"/>
          <w:marRight w:val="0"/>
          <w:marTop w:val="0"/>
          <w:marBottom w:val="0"/>
          <w:divBdr>
            <w:top w:val="none" w:sz="0" w:space="0" w:color="auto"/>
            <w:left w:val="none" w:sz="0" w:space="0" w:color="auto"/>
            <w:bottom w:val="none" w:sz="0" w:space="0" w:color="auto"/>
            <w:right w:val="none" w:sz="0" w:space="0" w:color="auto"/>
          </w:divBdr>
        </w:div>
        <w:div w:id="1200625410">
          <w:marLeft w:val="640"/>
          <w:marRight w:val="0"/>
          <w:marTop w:val="0"/>
          <w:marBottom w:val="0"/>
          <w:divBdr>
            <w:top w:val="none" w:sz="0" w:space="0" w:color="auto"/>
            <w:left w:val="none" w:sz="0" w:space="0" w:color="auto"/>
            <w:bottom w:val="none" w:sz="0" w:space="0" w:color="auto"/>
            <w:right w:val="none" w:sz="0" w:space="0" w:color="auto"/>
          </w:divBdr>
        </w:div>
        <w:div w:id="137041333">
          <w:marLeft w:val="640"/>
          <w:marRight w:val="0"/>
          <w:marTop w:val="0"/>
          <w:marBottom w:val="0"/>
          <w:divBdr>
            <w:top w:val="none" w:sz="0" w:space="0" w:color="auto"/>
            <w:left w:val="none" w:sz="0" w:space="0" w:color="auto"/>
            <w:bottom w:val="none" w:sz="0" w:space="0" w:color="auto"/>
            <w:right w:val="none" w:sz="0" w:space="0" w:color="auto"/>
          </w:divBdr>
        </w:div>
        <w:div w:id="1495948009">
          <w:marLeft w:val="640"/>
          <w:marRight w:val="0"/>
          <w:marTop w:val="0"/>
          <w:marBottom w:val="0"/>
          <w:divBdr>
            <w:top w:val="none" w:sz="0" w:space="0" w:color="auto"/>
            <w:left w:val="none" w:sz="0" w:space="0" w:color="auto"/>
            <w:bottom w:val="none" w:sz="0" w:space="0" w:color="auto"/>
            <w:right w:val="none" w:sz="0" w:space="0" w:color="auto"/>
          </w:divBdr>
        </w:div>
        <w:div w:id="800415975">
          <w:marLeft w:val="640"/>
          <w:marRight w:val="0"/>
          <w:marTop w:val="0"/>
          <w:marBottom w:val="0"/>
          <w:divBdr>
            <w:top w:val="none" w:sz="0" w:space="0" w:color="auto"/>
            <w:left w:val="none" w:sz="0" w:space="0" w:color="auto"/>
            <w:bottom w:val="none" w:sz="0" w:space="0" w:color="auto"/>
            <w:right w:val="none" w:sz="0" w:space="0" w:color="auto"/>
          </w:divBdr>
        </w:div>
        <w:div w:id="110629891">
          <w:marLeft w:val="640"/>
          <w:marRight w:val="0"/>
          <w:marTop w:val="0"/>
          <w:marBottom w:val="0"/>
          <w:divBdr>
            <w:top w:val="none" w:sz="0" w:space="0" w:color="auto"/>
            <w:left w:val="none" w:sz="0" w:space="0" w:color="auto"/>
            <w:bottom w:val="none" w:sz="0" w:space="0" w:color="auto"/>
            <w:right w:val="none" w:sz="0" w:space="0" w:color="auto"/>
          </w:divBdr>
        </w:div>
        <w:div w:id="1372610100">
          <w:marLeft w:val="640"/>
          <w:marRight w:val="0"/>
          <w:marTop w:val="0"/>
          <w:marBottom w:val="0"/>
          <w:divBdr>
            <w:top w:val="none" w:sz="0" w:space="0" w:color="auto"/>
            <w:left w:val="none" w:sz="0" w:space="0" w:color="auto"/>
            <w:bottom w:val="none" w:sz="0" w:space="0" w:color="auto"/>
            <w:right w:val="none" w:sz="0" w:space="0" w:color="auto"/>
          </w:divBdr>
        </w:div>
        <w:div w:id="2099210209">
          <w:marLeft w:val="640"/>
          <w:marRight w:val="0"/>
          <w:marTop w:val="0"/>
          <w:marBottom w:val="0"/>
          <w:divBdr>
            <w:top w:val="none" w:sz="0" w:space="0" w:color="auto"/>
            <w:left w:val="none" w:sz="0" w:space="0" w:color="auto"/>
            <w:bottom w:val="none" w:sz="0" w:space="0" w:color="auto"/>
            <w:right w:val="none" w:sz="0" w:space="0" w:color="auto"/>
          </w:divBdr>
        </w:div>
        <w:div w:id="539243301">
          <w:marLeft w:val="640"/>
          <w:marRight w:val="0"/>
          <w:marTop w:val="0"/>
          <w:marBottom w:val="0"/>
          <w:divBdr>
            <w:top w:val="none" w:sz="0" w:space="0" w:color="auto"/>
            <w:left w:val="none" w:sz="0" w:space="0" w:color="auto"/>
            <w:bottom w:val="none" w:sz="0" w:space="0" w:color="auto"/>
            <w:right w:val="none" w:sz="0" w:space="0" w:color="auto"/>
          </w:divBdr>
        </w:div>
        <w:div w:id="165750209">
          <w:marLeft w:val="640"/>
          <w:marRight w:val="0"/>
          <w:marTop w:val="0"/>
          <w:marBottom w:val="0"/>
          <w:divBdr>
            <w:top w:val="none" w:sz="0" w:space="0" w:color="auto"/>
            <w:left w:val="none" w:sz="0" w:space="0" w:color="auto"/>
            <w:bottom w:val="none" w:sz="0" w:space="0" w:color="auto"/>
            <w:right w:val="none" w:sz="0" w:space="0" w:color="auto"/>
          </w:divBdr>
        </w:div>
        <w:div w:id="1906836382">
          <w:marLeft w:val="640"/>
          <w:marRight w:val="0"/>
          <w:marTop w:val="0"/>
          <w:marBottom w:val="0"/>
          <w:divBdr>
            <w:top w:val="none" w:sz="0" w:space="0" w:color="auto"/>
            <w:left w:val="none" w:sz="0" w:space="0" w:color="auto"/>
            <w:bottom w:val="none" w:sz="0" w:space="0" w:color="auto"/>
            <w:right w:val="none" w:sz="0" w:space="0" w:color="auto"/>
          </w:divBdr>
        </w:div>
        <w:div w:id="735013373">
          <w:marLeft w:val="640"/>
          <w:marRight w:val="0"/>
          <w:marTop w:val="0"/>
          <w:marBottom w:val="0"/>
          <w:divBdr>
            <w:top w:val="none" w:sz="0" w:space="0" w:color="auto"/>
            <w:left w:val="none" w:sz="0" w:space="0" w:color="auto"/>
            <w:bottom w:val="none" w:sz="0" w:space="0" w:color="auto"/>
            <w:right w:val="none" w:sz="0" w:space="0" w:color="auto"/>
          </w:divBdr>
        </w:div>
        <w:div w:id="1780101413">
          <w:marLeft w:val="640"/>
          <w:marRight w:val="0"/>
          <w:marTop w:val="0"/>
          <w:marBottom w:val="0"/>
          <w:divBdr>
            <w:top w:val="none" w:sz="0" w:space="0" w:color="auto"/>
            <w:left w:val="none" w:sz="0" w:space="0" w:color="auto"/>
            <w:bottom w:val="none" w:sz="0" w:space="0" w:color="auto"/>
            <w:right w:val="none" w:sz="0" w:space="0" w:color="auto"/>
          </w:divBdr>
        </w:div>
        <w:div w:id="1607425745">
          <w:marLeft w:val="640"/>
          <w:marRight w:val="0"/>
          <w:marTop w:val="0"/>
          <w:marBottom w:val="0"/>
          <w:divBdr>
            <w:top w:val="none" w:sz="0" w:space="0" w:color="auto"/>
            <w:left w:val="none" w:sz="0" w:space="0" w:color="auto"/>
            <w:bottom w:val="none" w:sz="0" w:space="0" w:color="auto"/>
            <w:right w:val="none" w:sz="0" w:space="0" w:color="auto"/>
          </w:divBdr>
        </w:div>
        <w:div w:id="113061011">
          <w:marLeft w:val="640"/>
          <w:marRight w:val="0"/>
          <w:marTop w:val="0"/>
          <w:marBottom w:val="0"/>
          <w:divBdr>
            <w:top w:val="none" w:sz="0" w:space="0" w:color="auto"/>
            <w:left w:val="none" w:sz="0" w:space="0" w:color="auto"/>
            <w:bottom w:val="none" w:sz="0" w:space="0" w:color="auto"/>
            <w:right w:val="none" w:sz="0" w:space="0" w:color="auto"/>
          </w:divBdr>
        </w:div>
        <w:div w:id="291330463">
          <w:marLeft w:val="640"/>
          <w:marRight w:val="0"/>
          <w:marTop w:val="0"/>
          <w:marBottom w:val="0"/>
          <w:divBdr>
            <w:top w:val="none" w:sz="0" w:space="0" w:color="auto"/>
            <w:left w:val="none" w:sz="0" w:space="0" w:color="auto"/>
            <w:bottom w:val="none" w:sz="0" w:space="0" w:color="auto"/>
            <w:right w:val="none" w:sz="0" w:space="0" w:color="auto"/>
          </w:divBdr>
        </w:div>
        <w:div w:id="2071926160">
          <w:marLeft w:val="640"/>
          <w:marRight w:val="0"/>
          <w:marTop w:val="0"/>
          <w:marBottom w:val="0"/>
          <w:divBdr>
            <w:top w:val="none" w:sz="0" w:space="0" w:color="auto"/>
            <w:left w:val="none" w:sz="0" w:space="0" w:color="auto"/>
            <w:bottom w:val="none" w:sz="0" w:space="0" w:color="auto"/>
            <w:right w:val="none" w:sz="0" w:space="0" w:color="auto"/>
          </w:divBdr>
        </w:div>
        <w:div w:id="1156603570">
          <w:marLeft w:val="640"/>
          <w:marRight w:val="0"/>
          <w:marTop w:val="0"/>
          <w:marBottom w:val="0"/>
          <w:divBdr>
            <w:top w:val="none" w:sz="0" w:space="0" w:color="auto"/>
            <w:left w:val="none" w:sz="0" w:space="0" w:color="auto"/>
            <w:bottom w:val="none" w:sz="0" w:space="0" w:color="auto"/>
            <w:right w:val="none" w:sz="0" w:space="0" w:color="auto"/>
          </w:divBdr>
        </w:div>
        <w:div w:id="590162440">
          <w:marLeft w:val="640"/>
          <w:marRight w:val="0"/>
          <w:marTop w:val="0"/>
          <w:marBottom w:val="0"/>
          <w:divBdr>
            <w:top w:val="none" w:sz="0" w:space="0" w:color="auto"/>
            <w:left w:val="none" w:sz="0" w:space="0" w:color="auto"/>
            <w:bottom w:val="none" w:sz="0" w:space="0" w:color="auto"/>
            <w:right w:val="none" w:sz="0" w:space="0" w:color="auto"/>
          </w:divBdr>
        </w:div>
        <w:div w:id="1906991552">
          <w:marLeft w:val="640"/>
          <w:marRight w:val="0"/>
          <w:marTop w:val="0"/>
          <w:marBottom w:val="0"/>
          <w:divBdr>
            <w:top w:val="none" w:sz="0" w:space="0" w:color="auto"/>
            <w:left w:val="none" w:sz="0" w:space="0" w:color="auto"/>
            <w:bottom w:val="none" w:sz="0" w:space="0" w:color="auto"/>
            <w:right w:val="none" w:sz="0" w:space="0" w:color="auto"/>
          </w:divBdr>
        </w:div>
        <w:div w:id="1442140373">
          <w:marLeft w:val="640"/>
          <w:marRight w:val="0"/>
          <w:marTop w:val="0"/>
          <w:marBottom w:val="0"/>
          <w:divBdr>
            <w:top w:val="none" w:sz="0" w:space="0" w:color="auto"/>
            <w:left w:val="none" w:sz="0" w:space="0" w:color="auto"/>
            <w:bottom w:val="none" w:sz="0" w:space="0" w:color="auto"/>
            <w:right w:val="none" w:sz="0" w:space="0" w:color="auto"/>
          </w:divBdr>
        </w:div>
        <w:div w:id="66193903">
          <w:marLeft w:val="640"/>
          <w:marRight w:val="0"/>
          <w:marTop w:val="0"/>
          <w:marBottom w:val="0"/>
          <w:divBdr>
            <w:top w:val="none" w:sz="0" w:space="0" w:color="auto"/>
            <w:left w:val="none" w:sz="0" w:space="0" w:color="auto"/>
            <w:bottom w:val="none" w:sz="0" w:space="0" w:color="auto"/>
            <w:right w:val="none" w:sz="0" w:space="0" w:color="auto"/>
          </w:divBdr>
        </w:div>
        <w:div w:id="705525832">
          <w:marLeft w:val="640"/>
          <w:marRight w:val="0"/>
          <w:marTop w:val="0"/>
          <w:marBottom w:val="0"/>
          <w:divBdr>
            <w:top w:val="none" w:sz="0" w:space="0" w:color="auto"/>
            <w:left w:val="none" w:sz="0" w:space="0" w:color="auto"/>
            <w:bottom w:val="none" w:sz="0" w:space="0" w:color="auto"/>
            <w:right w:val="none" w:sz="0" w:space="0" w:color="auto"/>
          </w:divBdr>
        </w:div>
        <w:div w:id="2029596155">
          <w:marLeft w:val="640"/>
          <w:marRight w:val="0"/>
          <w:marTop w:val="0"/>
          <w:marBottom w:val="0"/>
          <w:divBdr>
            <w:top w:val="none" w:sz="0" w:space="0" w:color="auto"/>
            <w:left w:val="none" w:sz="0" w:space="0" w:color="auto"/>
            <w:bottom w:val="none" w:sz="0" w:space="0" w:color="auto"/>
            <w:right w:val="none" w:sz="0" w:space="0" w:color="auto"/>
          </w:divBdr>
        </w:div>
        <w:div w:id="1368918716">
          <w:marLeft w:val="640"/>
          <w:marRight w:val="0"/>
          <w:marTop w:val="0"/>
          <w:marBottom w:val="0"/>
          <w:divBdr>
            <w:top w:val="none" w:sz="0" w:space="0" w:color="auto"/>
            <w:left w:val="none" w:sz="0" w:space="0" w:color="auto"/>
            <w:bottom w:val="none" w:sz="0" w:space="0" w:color="auto"/>
            <w:right w:val="none" w:sz="0" w:space="0" w:color="auto"/>
          </w:divBdr>
        </w:div>
        <w:div w:id="771978751">
          <w:marLeft w:val="640"/>
          <w:marRight w:val="0"/>
          <w:marTop w:val="0"/>
          <w:marBottom w:val="0"/>
          <w:divBdr>
            <w:top w:val="none" w:sz="0" w:space="0" w:color="auto"/>
            <w:left w:val="none" w:sz="0" w:space="0" w:color="auto"/>
            <w:bottom w:val="none" w:sz="0" w:space="0" w:color="auto"/>
            <w:right w:val="none" w:sz="0" w:space="0" w:color="auto"/>
          </w:divBdr>
        </w:div>
        <w:div w:id="155995767">
          <w:marLeft w:val="640"/>
          <w:marRight w:val="0"/>
          <w:marTop w:val="0"/>
          <w:marBottom w:val="0"/>
          <w:divBdr>
            <w:top w:val="none" w:sz="0" w:space="0" w:color="auto"/>
            <w:left w:val="none" w:sz="0" w:space="0" w:color="auto"/>
            <w:bottom w:val="none" w:sz="0" w:space="0" w:color="auto"/>
            <w:right w:val="none" w:sz="0" w:space="0" w:color="auto"/>
          </w:divBdr>
        </w:div>
        <w:div w:id="1350181585">
          <w:marLeft w:val="640"/>
          <w:marRight w:val="0"/>
          <w:marTop w:val="0"/>
          <w:marBottom w:val="0"/>
          <w:divBdr>
            <w:top w:val="none" w:sz="0" w:space="0" w:color="auto"/>
            <w:left w:val="none" w:sz="0" w:space="0" w:color="auto"/>
            <w:bottom w:val="none" w:sz="0" w:space="0" w:color="auto"/>
            <w:right w:val="none" w:sz="0" w:space="0" w:color="auto"/>
          </w:divBdr>
        </w:div>
        <w:div w:id="1140996235">
          <w:marLeft w:val="640"/>
          <w:marRight w:val="0"/>
          <w:marTop w:val="0"/>
          <w:marBottom w:val="0"/>
          <w:divBdr>
            <w:top w:val="none" w:sz="0" w:space="0" w:color="auto"/>
            <w:left w:val="none" w:sz="0" w:space="0" w:color="auto"/>
            <w:bottom w:val="none" w:sz="0" w:space="0" w:color="auto"/>
            <w:right w:val="none" w:sz="0" w:space="0" w:color="auto"/>
          </w:divBdr>
        </w:div>
        <w:div w:id="929779202">
          <w:marLeft w:val="640"/>
          <w:marRight w:val="0"/>
          <w:marTop w:val="0"/>
          <w:marBottom w:val="0"/>
          <w:divBdr>
            <w:top w:val="none" w:sz="0" w:space="0" w:color="auto"/>
            <w:left w:val="none" w:sz="0" w:space="0" w:color="auto"/>
            <w:bottom w:val="none" w:sz="0" w:space="0" w:color="auto"/>
            <w:right w:val="none" w:sz="0" w:space="0" w:color="auto"/>
          </w:divBdr>
        </w:div>
        <w:div w:id="1394308022">
          <w:marLeft w:val="640"/>
          <w:marRight w:val="0"/>
          <w:marTop w:val="0"/>
          <w:marBottom w:val="0"/>
          <w:divBdr>
            <w:top w:val="none" w:sz="0" w:space="0" w:color="auto"/>
            <w:left w:val="none" w:sz="0" w:space="0" w:color="auto"/>
            <w:bottom w:val="none" w:sz="0" w:space="0" w:color="auto"/>
            <w:right w:val="none" w:sz="0" w:space="0" w:color="auto"/>
          </w:divBdr>
        </w:div>
        <w:div w:id="2115592303">
          <w:marLeft w:val="640"/>
          <w:marRight w:val="0"/>
          <w:marTop w:val="0"/>
          <w:marBottom w:val="0"/>
          <w:divBdr>
            <w:top w:val="none" w:sz="0" w:space="0" w:color="auto"/>
            <w:left w:val="none" w:sz="0" w:space="0" w:color="auto"/>
            <w:bottom w:val="none" w:sz="0" w:space="0" w:color="auto"/>
            <w:right w:val="none" w:sz="0" w:space="0" w:color="auto"/>
          </w:divBdr>
        </w:div>
        <w:div w:id="226262059">
          <w:marLeft w:val="640"/>
          <w:marRight w:val="0"/>
          <w:marTop w:val="0"/>
          <w:marBottom w:val="0"/>
          <w:divBdr>
            <w:top w:val="none" w:sz="0" w:space="0" w:color="auto"/>
            <w:left w:val="none" w:sz="0" w:space="0" w:color="auto"/>
            <w:bottom w:val="none" w:sz="0" w:space="0" w:color="auto"/>
            <w:right w:val="none" w:sz="0" w:space="0" w:color="auto"/>
          </w:divBdr>
        </w:div>
        <w:div w:id="962462637">
          <w:marLeft w:val="640"/>
          <w:marRight w:val="0"/>
          <w:marTop w:val="0"/>
          <w:marBottom w:val="0"/>
          <w:divBdr>
            <w:top w:val="none" w:sz="0" w:space="0" w:color="auto"/>
            <w:left w:val="none" w:sz="0" w:space="0" w:color="auto"/>
            <w:bottom w:val="none" w:sz="0" w:space="0" w:color="auto"/>
            <w:right w:val="none" w:sz="0" w:space="0" w:color="auto"/>
          </w:divBdr>
        </w:div>
        <w:div w:id="1019889473">
          <w:marLeft w:val="640"/>
          <w:marRight w:val="0"/>
          <w:marTop w:val="0"/>
          <w:marBottom w:val="0"/>
          <w:divBdr>
            <w:top w:val="none" w:sz="0" w:space="0" w:color="auto"/>
            <w:left w:val="none" w:sz="0" w:space="0" w:color="auto"/>
            <w:bottom w:val="none" w:sz="0" w:space="0" w:color="auto"/>
            <w:right w:val="none" w:sz="0" w:space="0" w:color="auto"/>
          </w:divBdr>
        </w:div>
        <w:div w:id="1922446008">
          <w:marLeft w:val="640"/>
          <w:marRight w:val="0"/>
          <w:marTop w:val="0"/>
          <w:marBottom w:val="0"/>
          <w:divBdr>
            <w:top w:val="none" w:sz="0" w:space="0" w:color="auto"/>
            <w:left w:val="none" w:sz="0" w:space="0" w:color="auto"/>
            <w:bottom w:val="none" w:sz="0" w:space="0" w:color="auto"/>
            <w:right w:val="none" w:sz="0" w:space="0" w:color="auto"/>
          </w:divBdr>
        </w:div>
        <w:div w:id="1836604630">
          <w:marLeft w:val="640"/>
          <w:marRight w:val="0"/>
          <w:marTop w:val="0"/>
          <w:marBottom w:val="0"/>
          <w:divBdr>
            <w:top w:val="none" w:sz="0" w:space="0" w:color="auto"/>
            <w:left w:val="none" w:sz="0" w:space="0" w:color="auto"/>
            <w:bottom w:val="none" w:sz="0" w:space="0" w:color="auto"/>
            <w:right w:val="none" w:sz="0" w:space="0" w:color="auto"/>
          </w:divBdr>
        </w:div>
        <w:div w:id="1202130471">
          <w:marLeft w:val="640"/>
          <w:marRight w:val="0"/>
          <w:marTop w:val="0"/>
          <w:marBottom w:val="0"/>
          <w:divBdr>
            <w:top w:val="none" w:sz="0" w:space="0" w:color="auto"/>
            <w:left w:val="none" w:sz="0" w:space="0" w:color="auto"/>
            <w:bottom w:val="none" w:sz="0" w:space="0" w:color="auto"/>
            <w:right w:val="none" w:sz="0" w:space="0" w:color="auto"/>
          </w:divBdr>
        </w:div>
        <w:div w:id="1529366463">
          <w:marLeft w:val="640"/>
          <w:marRight w:val="0"/>
          <w:marTop w:val="0"/>
          <w:marBottom w:val="0"/>
          <w:divBdr>
            <w:top w:val="none" w:sz="0" w:space="0" w:color="auto"/>
            <w:left w:val="none" w:sz="0" w:space="0" w:color="auto"/>
            <w:bottom w:val="none" w:sz="0" w:space="0" w:color="auto"/>
            <w:right w:val="none" w:sz="0" w:space="0" w:color="auto"/>
          </w:divBdr>
        </w:div>
        <w:div w:id="1635134352">
          <w:marLeft w:val="640"/>
          <w:marRight w:val="0"/>
          <w:marTop w:val="0"/>
          <w:marBottom w:val="0"/>
          <w:divBdr>
            <w:top w:val="none" w:sz="0" w:space="0" w:color="auto"/>
            <w:left w:val="none" w:sz="0" w:space="0" w:color="auto"/>
            <w:bottom w:val="none" w:sz="0" w:space="0" w:color="auto"/>
            <w:right w:val="none" w:sz="0" w:space="0" w:color="auto"/>
          </w:divBdr>
        </w:div>
        <w:div w:id="129593419">
          <w:marLeft w:val="640"/>
          <w:marRight w:val="0"/>
          <w:marTop w:val="0"/>
          <w:marBottom w:val="0"/>
          <w:divBdr>
            <w:top w:val="none" w:sz="0" w:space="0" w:color="auto"/>
            <w:left w:val="none" w:sz="0" w:space="0" w:color="auto"/>
            <w:bottom w:val="none" w:sz="0" w:space="0" w:color="auto"/>
            <w:right w:val="none" w:sz="0" w:space="0" w:color="auto"/>
          </w:divBdr>
        </w:div>
        <w:div w:id="754590115">
          <w:marLeft w:val="640"/>
          <w:marRight w:val="0"/>
          <w:marTop w:val="0"/>
          <w:marBottom w:val="0"/>
          <w:divBdr>
            <w:top w:val="none" w:sz="0" w:space="0" w:color="auto"/>
            <w:left w:val="none" w:sz="0" w:space="0" w:color="auto"/>
            <w:bottom w:val="none" w:sz="0" w:space="0" w:color="auto"/>
            <w:right w:val="none" w:sz="0" w:space="0" w:color="auto"/>
          </w:divBdr>
        </w:div>
      </w:divsChild>
    </w:div>
    <w:div w:id="578757639">
      <w:bodyDiv w:val="1"/>
      <w:marLeft w:val="0"/>
      <w:marRight w:val="0"/>
      <w:marTop w:val="0"/>
      <w:marBottom w:val="0"/>
      <w:divBdr>
        <w:top w:val="none" w:sz="0" w:space="0" w:color="auto"/>
        <w:left w:val="none" w:sz="0" w:space="0" w:color="auto"/>
        <w:bottom w:val="none" w:sz="0" w:space="0" w:color="auto"/>
        <w:right w:val="none" w:sz="0" w:space="0" w:color="auto"/>
      </w:divBdr>
    </w:div>
    <w:div w:id="580678319">
      <w:marLeft w:val="0"/>
      <w:marRight w:val="0"/>
      <w:marTop w:val="0"/>
      <w:marBottom w:val="0"/>
      <w:divBdr>
        <w:top w:val="none" w:sz="0" w:space="0" w:color="auto"/>
        <w:left w:val="none" w:sz="0" w:space="0" w:color="auto"/>
        <w:bottom w:val="none" w:sz="0" w:space="0" w:color="auto"/>
        <w:right w:val="none" w:sz="0" w:space="0" w:color="auto"/>
      </w:divBdr>
    </w:div>
    <w:div w:id="586114385">
      <w:bodyDiv w:val="1"/>
      <w:marLeft w:val="0"/>
      <w:marRight w:val="0"/>
      <w:marTop w:val="0"/>
      <w:marBottom w:val="0"/>
      <w:divBdr>
        <w:top w:val="none" w:sz="0" w:space="0" w:color="auto"/>
        <w:left w:val="none" w:sz="0" w:space="0" w:color="auto"/>
        <w:bottom w:val="none" w:sz="0" w:space="0" w:color="auto"/>
        <w:right w:val="none" w:sz="0" w:space="0" w:color="auto"/>
      </w:divBdr>
      <w:divsChild>
        <w:div w:id="2896846">
          <w:marLeft w:val="640"/>
          <w:marRight w:val="0"/>
          <w:marTop w:val="0"/>
          <w:marBottom w:val="0"/>
          <w:divBdr>
            <w:top w:val="none" w:sz="0" w:space="0" w:color="auto"/>
            <w:left w:val="none" w:sz="0" w:space="0" w:color="auto"/>
            <w:bottom w:val="none" w:sz="0" w:space="0" w:color="auto"/>
            <w:right w:val="none" w:sz="0" w:space="0" w:color="auto"/>
          </w:divBdr>
        </w:div>
        <w:div w:id="89548437">
          <w:marLeft w:val="640"/>
          <w:marRight w:val="0"/>
          <w:marTop w:val="0"/>
          <w:marBottom w:val="0"/>
          <w:divBdr>
            <w:top w:val="none" w:sz="0" w:space="0" w:color="auto"/>
            <w:left w:val="none" w:sz="0" w:space="0" w:color="auto"/>
            <w:bottom w:val="none" w:sz="0" w:space="0" w:color="auto"/>
            <w:right w:val="none" w:sz="0" w:space="0" w:color="auto"/>
          </w:divBdr>
        </w:div>
        <w:div w:id="132989807">
          <w:marLeft w:val="640"/>
          <w:marRight w:val="0"/>
          <w:marTop w:val="0"/>
          <w:marBottom w:val="0"/>
          <w:divBdr>
            <w:top w:val="none" w:sz="0" w:space="0" w:color="auto"/>
            <w:left w:val="none" w:sz="0" w:space="0" w:color="auto"/>
            <w:bottom w:val="none" w:sz="0" w:space="0" w:color="auto"/>
            <w:right w:val="none" w:sz="0" w:space="0" w:color="auto"/>
          </w:divBdr>
        </w:div>
        <w:div w:id="135727653">
          <w:marLeft w:val="640"/>
          <w:marRight w:val="0"/>
          <w:marTop w:val="0"/>
          <w:marBottom w:val="0"/>
          <w:divBdr>
            <w:top w:val="none" w:sz="0" w:space="0" w:color="auto"/>
            <w:left w:val="none" w:sz="0" w:space="0" w:color="auto"/>
            <w:bottom w:val="none" w:sz="0" w:space="0" w:color="auto"/>
            <w:right w:val="none" w:sz="0" w:space="0" w:color="auto"/>
          </w:divBdr>
        </w:div>
        <w:div w:id="164248348">
          <w:marLeft w:val="640"/>
          <w:marRight w:val="0"/>
          <w:marTop w:val="0"/>
          <w:marBottom w:val="0"/>
          <w:divBdr>
            <w:top w:val="none" w:sz="0" w:space="0" w:color="auto"/>
            <w:left w:val="none" w:sz="0" w:space="0" w:color="auto"/>
            <w:bottom w:val="none" w:sz="0" w:space="0" w:color="auto"/>
            <w:right w:val="none" w:sz="0" w:space="0" w:color="auto"/>
          </w:divBdr>
        </w:div>
        <w:div w:id="182598217">
          <w:marLeft w:val="640"/>
          <w:marRight w:val="0"/>
          <w:marTop w:val="0"/>
          <w:marBottom w:val="0"/>
          <w:divBdr>
            <w:top w:val="none" w:sz="0" w:space="0" w:color="auto"/>
            <w:left w:val="none" w:sz="0" w:space="0" w:color="auto"/>
            <w:bottom w:val="none" w:sz="0" w:space="0" w:color="auto"/>
            <w:right w:val="none" w:sz="0" w:space="0" w:color="auto"/>
          </w:divBdr>
        </w:div>
        <w:div w:id="194126355">
          <w:marLeft w:val="640"/>
          <w:marRight w:val="0"/>
          <w:marTop w:val="0"/>
          <w:marBottom w:val="0"/>
          <w:divBdr>
            <w:top w:val="none" w:sz="0" w:space="0" w:color="auto"/>
            <w:left w:val="none" w:sz="0" w:space="0" w:color="auto"/>
            <w:bottom w:val="none" w:sz="0" w:space="0" w:color="auto"/>
            <w:right w:val="none" w:sz="0" w:space="0" w:color="auto"/>
          </w:divBdr>
        </w:div>
        <w:div w:id="221141774">
          <w:marLeft w:val="640"/>
          <w:marRight w:val="0"/>
          <w:marTop w:val="0"/>
          <w:marBottom w:val="0"/>
          <w:divBdr>
            <w:top w:val="none" w:sz="0" w:space="0" w:color="auto"/>
            <w:left w:val="none" w:sz="0" w:space="0" w:color="auto"/>
            <w:bottom w:val="none" w:sz="0" w:space="0" w:color="auto"/>
            <w:right w:val="none" w:sz="0" w:space="0" w:color="auto"/>
          </w:divBdr>
        </w:div>
        <w:div w:id="235747844">
          <w:marLeft w:val="640"/>
          <w:marRight w:val="0"/>
          <w:marTop w:val="0"/>
          <w:marBottom w:val="0"/>
          <w:divBdr>
            <w:top w:val="none" w:sz="0" w:space="0" w:color="auto"/>
            <w:left w:val="none" w:sz="0" w:space="0" w:color="auto"/>
            <w:bottom w:val="none" w:sz="0" w:space="0" w:color="auto"/>
            <w:right w:val="none" w:sz="0" w:space="0" w:color="auto"/>
          </w:divBdr>
        </w:div>
        <w:div w:id="241643816">
          <w:marLeft w:val="640"/>
          <w:marRight w:val="0"/>
          <w:marTop w:val="0"/>
          <w:marBottom w:val="0"/>
          <w:divBdr>
            <w:top w:val="none" w:sz="0" w:space="0" w:color="auto"/>
            <w:left w:val="none" w:sz="0" w:space="0" w:color="auto"/>
            <w:bottom w:val="none" w:sz="0" w:space="0" w:color="auto"/>
            <w:right w:val="none" w:sz="0" w:space="0" w:color="auto"/>
          </w:divBdr>
        </w:div>
        <w:div w:id="326371956">
          <w:marLeft w:val="640"/>
          <w:marRight w:val="0"/>
          <w:marTop w:val="0"/>
          <w:marBottom w:val="0"/>
          <w:divBdr>
            <w:top w:val="none" w:sz="0" w:space="0" w:color="auto"/>
            <w:left w:val="none" w:sz="0" w:space="0" w:color="auto"/>
            <w:bottom w:val="none" w:sz="0" w:space="0" w:color="auto"/>
            <w:right w:val="none" w:sz="0" w:space="0" w:color="auto"/>
          </w:divBdr>
        </w:div>
        <w:div w:id="343363812">
          <w:marLeft w:val="640"/>
          <w:marRight w:val="0"/>
          <w:marTop w:val="0"/>
          <w:marBottom w:val="0"/>
          <w:divBdr>
            <w:top w:val="none" w:sz="0" w:space="0" w:color="auto"/>
            <w:left w:val="none" w:sz="0" w:space="0" w:color="auto"/>
            <w:bottom w:val="none" w:sz="0" w:space="0" w:color="auto"/>
            <w:right w:val="none" w:sz="0" w:space="0" w:color="auto"/>
          </w:divBdr>
        </w:div>
        <w:div w:id="348676103">
          <w:marLeft w:val="640"/>
          <w:marRight w:val="0"/>
          <w:marTop w:val="0"/>
          <w:marBottom w:val="0"/>
          <w:divBdr>
            <w:top w:val="none" w:sz="0" w:space="0" w:color="auto"/>
            <w:left w:val="none" w:sz="0" w:space="0" w:color="auto"/>
            <w:bottom w:val="none" w:sz="0" w:space="0" w:color="auto"/>
            <w:right w:val="none" w:sz="0" w:space="0" w:color="auto"/>
          </w:divBdr>
        </w:div>
        <w:div w:id="383261019">
          <w:marLeft w:val="640"/>
          <w:marRight w:val="0"/>
          <w:marTop w:val="0"/>
          <w:marBottom w:val="0"/>
          <w:divBdr>
            <w:top w:val="none" w:sz="0" w:space="0" w:color="auto"/>
            <w:left w:val="none" w:sz="0" w:space="0" w:color="auto"/>
            <w:bottom w:val="none" w:sz="0" w:space="0" w:color="auto"/>
            <w:right w:val="none" w:sz="0" w:space="0" w:color="auto"/>
          </w:divBdr>
        </w:div>
        <w:div w:id="406345537">
          <w:marLeft w:val="640"/>
          <w:marRight w:val="0"/>
          <w:marTop w:val="0"/>
          <w:marBottom w:val="0"/>
          <w:divBdr>
            <w:top w:val="none" w:sz="0" w:space="0" w:color="auto"/>
            <w:left w:val="none" w:sz="0" w:space="0" w:color="auto"/>
            <w:bottom w:val="none" w:sz="0" w:space="0" w:color="auto"/>
            <w:right w:val="none" w:sz="0" w:space="0" w:color="auto"/>
          </w:divBdr>
        </w:div>
        <w:div w:id="457528416">
          <w:marLeft w:val="640"/>
          <w:marRight w:val="0"/>
          <w:marTop w:val="0"/>
          <w:marBottom w:val="0"/>
          <w:divBdr>
            <w:top w:val="none" w:sz="0" w:space="0" w:color="auto"/>
            <w:left w:val="none" w:sz="0" w:space="0" w:color="auto"/>
            <w:bottom w:val="none" w:sz="0" w:space="0" w:color="auto"/>
            <w:right w:val="none" w:sz="0" w:space="0" w:color="auto"/>
          </w:divBdr>
        </w:div>
        <w:div w:id="571544470">
          <w:marLeft w:val="640"/>
          <w:marRight w:val="0"/>
          <w:marTop w:val="0"/>
          <w:marBottom w:val="0"/>
          <w:divBdr>
            <w:top w:val="none" w:sz="0" w:space="0" w:color="auto"/>
            <w:left w:val="none" w:sz="0" w:space="0" w:color="auto"/>
            <w:bottom w:val="none" w:sz="0" w:space="0" w:color="auto"/>
            <w:right w:val="none" w:sz="0" w:space="0" w:color="auto"/>
          </w:divBdr>
        </w:div>
        <w:div w:id="592739809">
          <w:marLeft w:val="640"/>
          <w:marRight w:val="0"/>
          <w:marTop w:val="0"/>
          <w:marBottom w:val="0"/>
          <w:divBdr>
            <w:top w:val="none" w:sz="0" w:space="0" w:color="auto"/>
            <w:left w:val="none" w:sz="0" w:space="0" w:color="auto"/>
            <w:bottom w:val="none" w:sz="0" w:space="0" w:color="auto"/>
            <w:right w:val="none" w:sz="0" w:space="0" w:color="auto"/>
          </w:divBdr>
        </w:div>
        <w:div w:id="701590479">
          <w:marLeft w:val="640"/>
          <w:marRight w:val="0"/>
          <w:marTop w:val="0"/>
          <w:marBottom w:val="0"/>
          <w:divBdr>
            <w:top w:val="none" w:sz="0" w:space="0" w:color="auto"/>
            <w:left w:val="none" w:sz="0" w:space="0" w:color="auto"/>
            <w:bottom w:val="none" w:sz="0" w:space="0" w:color="auto"/>
            <w:right w:val="none" w:sz="0" w:space="0" w:color="auto"/>
          </w:divBdr>
        </w:div>
        <w:div w:id="756558738">
          <w:marLeft w:val="640"/>
          <w:marRight w:val="0"/>
          <w:marTop w:val="0"/>
          <w:marBottom w:val="0"/>
          <w:divBdr>
            <w:top w:val="none" w:sz="0" w:space="0" w:color="auto"/>
            <w:left w:val="none" w:sz="0" w:space="0" w:color="auto"/>
            <w:bottom w:val="none" w:sz="0" w:space="0" w:color="auto"/>
            <w:right w:val="none" w:sz="0" w:space="0" w:color="auto"/>
          </w:divBdr>
        </w:div>
        <w:div w:id="785466660">
          <w:marLeft w:val="640"/>
          <w:marRight w:val="0"/>
          <w:marTop w:val="0"/>
          <w:marBottom w:val="0"/>
          <w:divBdr>
            <w:top w:val="none" w:sz="0" w:space="0" w:color="auto"/>
            <w:left w:val="none" w:sz="0" w:space="0" w:color="auto"/>
            <w:bottom w:val="none" w:sz="0" w:space="0" w:color="auto"/>
            <w:right w:val="none" w:sz="0" w:space="0" w:color="auto"/>
          </w:divBdr>
        </w:div>
        <w:div w:id="840513905">
          <w:marLeft w:val="640"/>
          <w:marRight w:val="0"/>
          <w:marTop w:val="0"/>
          <w:marBottom w:val="0"/>
          <w:divBdr>
            <w:top w:val="none" w:sz="0" w:space="0" w:color="auto"/>
            <w:left w:val="none" w:sz="0" w:space="0" w:color="auto"/>
            <w:bottom w:val="none" w:sz="0" w:space="0" w:color="auto"/>
            <w:right w:val="none" w:sz="0" w:space="0" w:color="auto"/>
          </w:divBdr>
        </w:div>
        <w:div w:id="960644910">
          <w:marLeft w:val="640"/>
          <w:marRight w:val="0"/>
          <w:marTop w:val="0"/>
          <w:marBottom w:val="0"/>
          <w:divBdr>
            <w:top w:val="none" w:sz="0" w:space="0" w:color="auto"/>
            <w:left w:val="none" w:sz="0" w:space="0" w:color="auto"/>
            <w:bottom w:val="none" w:sz="0" w:space="0" w:color="auto"/>
            <w:right w:val="none" w:sz="0" w:space="0" w:color="auto"/>
          </w:divBdr>
        </w:div>
        <w:div w:id="1134132580">
          <w:marLeft w:val="640"/>
          <w:marRight w:val="0"/>
          <w:marTop w:val="0"/>
          <w:marBottom w:val="0"/>
          <w:divBdr>
            <w:top w:val="none" w:sz="0" w:space="0" w:color="auto"/>
            <w:left w:val="none" w:sz="0" w:space="0" w:color="auto"/>
            <w:bottom w:val="none" w:sz="0" w:space="0" w:color="auto"/>
            <w:right w:val="none" w:sz="0" w:space="0" w:color="auto"/>
          </w:divBdr>
        </w:div>
        <w:div w:id="1135561737">
          <w:marLeft w:val="640"/>
          <w:marRight w:val="0"/>
          <w:marTop w:val="0"/>
          <w:marBottom w:val="0"/>
          <w:divBdr>
            <w:top w:val="none" w:sz="0" w:space="0" w:color="auto"/>
            <w:left w:val="none" w:sz="0" w:space="0" w:color="auto"/>
            <w:bottom w:val="none" w:sz="0" w:space="0" w:color="auto"/>
            <w:right w:val="none" w:sz="0" w:space="0" w:color="auto"/>
          </w:divBdr>
        </w:div>
        <w:div w:id="1174758565">
          <w:marLeft w:val="640"/>
          <w:marRight w:val="0"/>
          <w:marTop w:val="0"/>
          <w:marBottom w:val="0"/>
          <w:divBdr>
            <w:top w:val="none" w:sz="0" w:space="0" w:color="auto"/>
            <w:left w:val="none" w:sz="0" w:space="0" w:color="auto"/>
            <w:bottom w:val="none" w:sz="0" w:space="0" w:color="auto"/>
            <w:right w:val="none" w:sz="0" w:space="0" w:color="auto"/>
          </w:divBdr>
        </w:div>
        <w:div w:id="1199393186">
          <w:marLeft w:val="640"/>
          <w:marRight w:val="0"/>
          <w:marTop w:val="0"/>
          <w:marBottom w:val="0"/>
          <w:divBdr>
            <w:top w:val="none" w:sz="0" w:space="0" w:color="auto"/>
            <w:left w:val="none" w:sz="0" w:space="0" w:color="auto"/>
            <w:bottom w:val="none" w:sz="0" w:space="0" w:color="auto"/>
            <w:right w:val="none" w:sz="0" w:space="0" w:color="auto"/>
          </w:divBdr>
        </w:div>
        <w:div w:id="1211307538">
          <w:marLeft w:val="640"/>
          <w:marRight w:val="0"/>
          <w:marTop w:val="0"/>
          <w:marBottom w:val="0"/>
          <w:divBdr>
            <w:top w:val="none" w:sz="0" w:space="0" w:color="auto"/>
            <w:left w:val="none" w:sz="0" w:space="0" w:color="auto"/>
            <w:bottom w:val="none" w:sz="0" w:space="0" w:color="auto"/>
            <w:right w:val="none" w:sz="0" w:space="0" w:color="auto"/>
          </w:divBdr>
        </w:div>
        <w:div w:id="1217931284">
          <w:marLeft w:val="640"/>
          <w:marRight w:val="0"/>
          <w:marTop w:val="0"/>
          <w:marBottom w:val="0"/>
          <w:divBdr>
            <w:top w:val="none" w:sz="0" w:space="0" w:color="auto"/>
            <w:left w:val="none" w:sz="0" w:space="0" w:color="auto"/>
            <w:bottom w:val="none" w:sz="0" w:space="0" w:color="auto"/>
            <w:right w:val="none" w:sz="0" w:space="0" w:color="auto"/>
          </w:divBdr>
        </w:div>
        <w:div w:id="1273437378">
          <w:marLeft w:val="640"/>
          <w:marRight w:val="0"/>
          <w:marTop w:val="0"/>
          <w:marBottom w:val="0"/>
          <w:divBdr>
            <w:top w:val="none" w:sz="0" w:space="0" w:color="auto"/>
            <w:left w:val="none" w:sz="0" w:space="0" w:color="auto"/>
            <w:bottom w:val="none" w:sz="0" w:space="0" w:color="auto"/>
            <w:right w:val="none" w:sz="0" w:space="0" w:color="auto"/>
          </w:divBdr>
        </w:div>
        <w:div w:id="1521432091">
          <w:marLeft w:val="640"/>
          <w:marRight w:val="0"/>
          <w:marTop w:val="0"/>
          <w:marBottom w:val="0"/>
          <w:divBdr>
            <w:top w:val="none" w:sz="0" w:space="0" w:color="auto"/>
            <w:left w:val="none" w:sz="0" w:space="0" w:color="auto"/>
            <w:bottom w:val="none" w:sz="0" w:space="0" w:color="auto"/>
            <w:right w:val="none" w:sz="0" w:space="0" w:color="auto"/>
          </w:divBdr>
        </w:div>
        <w:div w:id="1561406090">
          <w:marLeft w:val="640"/>
          <w:marRight w:val="0"/>
          <w:marTop w:val="0"/>
          <w:marBottom w:val="0"/>
          <w:divBdr>
            <w:top w:val="none" w:sz="0" w:space="0" w:color="auto"/>
            <w:left w:val="none" w:sz="0" w:space="0" w:color="auto"/>
            <w:bottom w:val="none" w:sz="0" w:space="0" w:color="auto"/>
            <w:right w:val="none" w:sz="0" w:space="0" w:color="auto"/>
          </w:divBdr>
        </w:div>
        <w:div w:id="1608582142">
          <w:marLeft w:val="640"/>
          <w:marRight w:val="0"/>
          <w:marTop w:val="0"/>
          <w:marBottom w:val="0"/>
          <w:divBdr>
            <w:top w:val="none" w:sz="0" w:space="0" w:color="auto"/>
            <w:left w:val="none" w:sz="0" w:space="0" w:color="auto"/>
            <w:bottom w:val="none" w:sz="0" w:space="0" w:color="auto"/>
            <w:right w:val="none" w:sz="0" w:space="0" w:color="auto"/>
          </w:divBdr>
        </w:div>
        <w:div w:id="1699550732">
          <w:marLeft w:val="640"/>
          <w:marRight w:val="0"/>
          <w:marTop w:val="0"/>
          <w:marBottom w:val="0"/>
          <w:divBdr>
            <w:top w:val="none" w:sz="0" w:space="0" w:color="auto"/>
            <w:left w:val="none" w:sz="0" w:space="0" w:color="auto"/>
            <w:bottom w:val="none" w:sz="0" w:space="0" w:color="auto"/>
            <w:right w:val="none" w:sz="0" w:space="0" w:color="auto"/>
          </w:divBdr>
        </w:div>
        <w:div w:id="1711614804">
          <w:marLeft w:val="640"/>
          <w:marRight w:val="0"/>
          <w:marTop w:val="0"/>
          <w:marBottom w:val="0"/>
          <w:divBdr>
            <w:top w:val="none" w:sz="0" w:space="0" w:color="auto"/>
            <w:left w:val="none" w:sz="0" w:space="0" w:color="auto"/>
            <w:bottom w:val="none" w:sz="0" w:space="0" w:color="auto"/>
            <w:right w:val="none" w:sz="0" w:space="0" w:color="auto"/>
          </w:divBdr>
        </w:div>
        <w:div w:id="1742143512">
          <w:marLeft w:val="640"/>
          <w:marRight w:val="0"/>
          <w:marTop w:val="0"/>
          <w:marBottom w:val="0"/>
          <w:divBdr>
            <w:top w:val="none" w:sz="0" w:space="0" w:color="auto"/>
            <w:left w:val="none" w:sz="0" w:space="0" w:color="auto"/>
            <w:bottom w:val="none" w:sz="0" w:space="0" w:color="auto"/>
            <w:right w:val="none" w:sz="0" w:space="0" w:color="auto"/>
          </w:divBdr>
        </w:div>
        <w:div w:id="1798525519">
          <w:marLeft w:val="640"/>
          <w:marRight w:val="0"/>
          <w:marTop w:val="0"/>
          <w:marBottom w:val="0"/>
          <w:divBdr>
            <w:top w:val="none" w:sz="0" w:space="0" w:color="auto"/>
            <w:left w:val="none" w:sz="0" w:space="0" w:color="auto"/>
            <w:bottom w:val="none" w:sz="0" w:space="0" w:color="auto"/>
            <w:right w:val="none" w:sz="0" w:space="0" w:color="auto"/>
          </w:divBdr>
        </w:div>
        <w:div w:id="1805463560">
          <w:marLeft w:val="640"/>
          <w:marRight w:val="0"/>
          <w:marTop w:val="0"/>
          <w:marBottom w:val="0"/>
          <w:divBdr>
            <w:top w:val="none" w:sz="0" w:space="0" w:color="auto"/>
            <w:left w:val="none" w:sz="0" w:space="0" w:color="auto"/>
            <w:bottom w:val="none" w:sz="0" w:space="0" w:color="auto"/>
            <w:right w:val="none" w:sz="0" w:space="0" w:color="auto"/>
          </w:divBdr>
        </w:div>
        <w:div w:id="1940289987">
          <w:marLeft w:val="640"/>
          <w:marRight w:val="0"/>
          <w:marTop w:val="0"/>
          <w:marBottom w:val="0"/>
          <w:divBdr>
            <w:top w:val="none" w:sz="0" w:space="0" w:color="auto"/>
            <w:left w:val="none" w:sz="0" w:space="0" w:color="auto"/>
            <w:bottom w:val="none" w:sz="0" w:space="0" w:color="auto"/>
            <w:right w:val="none" w:sz="0" w:space="0" w:color="auto"/>
          </w:divBdr>
        </w:div>
        <w:div w:id="1995404739">
          <w:marLeft w:val="640"/>
          <w:marRight w:val="0"/>
          <w:marTop w:val="0"/>
          <w:marBottom w:val="0"/>
          <w:divBdr>
            <w:top w:val="none" w:sz="0" w:space="0" w:color="auto"/>
            <w:left w:val="none" w:sz="0" w:space="0" w:color="auto"/>
            <w:bottom w:val="none" w:sz="0" w:space="0" w:color="auto"/>
            <w:right w:val="none" w:sz="0" w:space="0" w:color="auto"/>
          </w:divBdr>
        </w:div>
        <w:div w:id="2002541466">
          <w:marLeft w:val="640"/>
          <w:marRight w:val="0"/>
          <w:marTop w:val="0"/>
          <w:marBottom w:val="0"/>
          <w:divBdr>
            <w:top w:val="none" w:sz="0" w:space="0" w:color="auto"/>
            <w:left w:val="none" w:sz="0" w:space="0" w:color="auto"/>
            <w:bottom w:val="none" w:sz="0" w:space="0" w:color="auto"/>
            <w:right w:val="none" w:sz="0" w:space="0" w:color="auto"/>
          </w:divBdr>
        </w:div>
        <w:div w:id="2047487285">
          <w:marLeft w:val="640"/>
          <w:marRight w:val="0"/>
          <w:marTop w:val="0"/>
          <w:marBottom w:val="0"/>
          <w:divBdr>
            <w:top w:val="none" w:sz="0" w:space="0" w:color="auto"/>
            <w:left w:val="none" w:sz="0" w:space="0" w:color="auto"/>
            <w:bottom w:val="none" w:sz="0" w:space="0" w:color="auto"/>
            <w:right w:val="none" w:sz="0" w:space="0" w:color="auto"/>
          </w:divBdr>
        </w:div>
        <w:div w:id="2076661003">
          <w:marLeft w:val="640"/>
          <w:marRight w:val="0"/>
          <w:marTop w:val="0"/>
          <w:marBottom w:val="0"/>
          <w:divBdr>
            <w:top w:val="none" w:sz="0" w:space="0" w:color="auto"/>
            <w:left w:val="none" w:sz="0" w:space="0" w:color="auto"/>
            <w:bottom w:val="none" w:sz="0" w:space="0" w:color="auto"/>
            <w:right w:val="none" w:sz="0" w:space="0" w:color="auto"/>
          </w:divBdr>
        </w:div>
        <w:div w:id="2089692353">
          <w:marLeft w:val="640"/>
          <w:marRight w:val="0"/>
          <w:marTop w:val="0"/>
          <w:marBottom w:val="0"/>
          <w:divBdr>
            <w:top w:val="none" w:sz="0" w:space="0" w:color="auto"/>
            <w:left w:val="none" w:sz="0" w:space="0" w:color="auto"/>
            <w:bottom w:val="none" w:sz="0" w:space="0" w:color="auto"/>
            <w:right w:val="none" w:sz="0" w:space="0" w:color="auto"/>
          </w:divBdr>
        </w:div>
        <w:div w:id="2122675623">
          <w:marLeft w:val="640"/>
          <w:marRight w:val="0"/>
          <w:marTop w:val="0"/>
          <w:marBottom w:val="0"/>
          <w:divBdr>
            <w:top w:val="none" w:sz="0" w:space="0" w:color="auto"/>
            <w:left w:val="none" w:sz="0" w:space="0" w:color="auto"/>
            <w:bottom w:val="none" w:sz="0" w:space="0" w:color="auto"/>
            <w:right w:val="none" w:sz="0" w:space="0" w:color="auto"/>
          </w:divBdr>
        </w:div>
      </w:divsChild>
    </w:div>
    <w:div w:id="587078639">
      <w:bodyDiv w:val="1"/>
      <w:marLeft w:val="0"/>
      <w:marRight w:val="0"/>
      <w:marTop w:val="0"/>
      <w:marBottom w:val="0"/>
      <w:divBdr>
        <w:top w:val="none" w:sz="0" w:space="0" w:color="auto"/>
        <w:left w:val="none" w:sz="0" w:space="0" w:color="auto"/>
        <w:bottom w:val="none" w:sz="0" w:space="0" w:color="auto"/>
        <w:right w:val="none" w:sz="0" w:space="0" w:color="auto"/>
      </w:divBdr>
      <w:divsChild>
        <w:div w:id="913205891">
          <w:marLeft w:val="640"/>
          <w:marRight w:val="0"/>
          <w:marTop w:val="0"/>
          <w:marBottom w:val="0"/>
          <w:divBdr>
            <w:top w:val="none" w:sz="0" w:space="0" w:color="auto"/>
            <w:left w:val="none" w:sz="0" w:space="0" w:color="auto"/>
            <w:bottom w:val="none" w:sz="0" w:space="0" w:color="auto"/>
            <w:right w:val="none" w:sz="0" w:space="0" w:color="auto"/>
          </w:divBdr>
        </w:div>
        <w:div w:id="2091466058">
          <w:marLeft w:val="640"/>
          <w:marRight w:val="0"/>
          <w:marTop w:val="0"/>
          <w:marBottom w:val="0"/>
          <w:divBdr>
            <w:top w:val="none" w:sz="0" w:space="0" w:color="auto"/>
            <w:left w:val="none" w:sz="0" w:space="0" w:color="auto"/>
            <w:bottom w:val="none" w:sz="0" w:space="0" w:color="auto"/>
            <w:right w:val="none" w:sz="0" w:space="0" w:color="auto"/>
          </w:divBdr>
        </w:div>
        <w:div w:id="260188840">
          <w:marLeft w:val="640"/>
          <w:marRight w:val="0"/>
          <w:marTop w:val="0"/>
          <w:marBottom w:val="0"/>
          <w:divBdr>
            <w:top w:val="none" w:sz="0" w:space="0" w:color="auto"/>
            <w:left w:val="none" w:sz="0" w:space="0" w:color="auto"/>
            <w:bottom w:val="none" w:sz="0" w:space="0" w:color="auto"/>
            <w:right w:val="none" w:sz="0" w:space="0" w:color="auto"/>
          </w:divBdr>
        </w:div>
        <w:div w:id="1160729982">
          <w:marLeft w:val="640"/>
          <w:marRight w:val="0"/>
          <w:marTop w:val="0"/>
          <w:marBottom w:val="0"/>
          <w:divBdr>
            <w:top w:val="none" w:sz="0" w:space="0" w:color="auto"/>
            <w:left w:val="none" w:sz="0" w:space="0" w:color="auto"/>
            <w:bottom w:val="none" w:sz="0" w:space="0" w:color="auto"/>
            <w:right w:val="none" w:sz="0" w:space="0" w:color="auto"/>
          </w:divBdr>
        </w:div>
        <w:div w:id="1723138363">
          <w:marLeft w:val="640"/>
          <w:marRight w:val="0"/>
          <w:marTop w:val="0"/>
          <w:marBottom w:val="0"/>
          <w:divBdr>
            <w:top w:val="none" w:sz="0" w:space="0" w:color="auto"/>
            <w:left w:val="none" w:sz="0" w:space="0" w:color="auto"/>
            <w:bottom w:val="none" w:sz="0" w:space="0" w:color="auto"/>
            <w:right w:val="none" w:sz="0" w:space="0" w:color="auto"/>
          </w:divBdr>
        </w:div>
        <w:div w:id="2030908238">
          <w:marLeft w:val="640"/>
          <w:marRight w:val="0"/>
          <w:marTop w:val="0"/>
          <w:marBottom w:val="0"/>
          <w:divBdr>
            <w:top w:val="none" w:sz="0" w:space="0" w:color="auto"/>
            <w:left w:val="none" w:sz="0" w:space="0" w:color="auto"/>
            <w:bottom w:val="none" w:sz="0" w:space="0" w:color="auto"/>
            <w:right w:val="none" w:sz="0" w:space="0" w:color="auto"/>
          </w:divBdr>
        </w:div>
        <w:div w:id="2021545249">
          <w:marLeft w:val="640"/>
          <w:marRight w:val="0"/>
          <w:marTop w:val="0"/>
          <w:marBottom w:val="0"/>
          <w:divBdr>
            <w:top w:val="none" w:sz="0" w:space="0" w:color="auto"/>
            <w:left w:val="none" w:sz="0" w:space="0" w:color="auto"/>
            <w:bottom w:val="none" w:sz="0" w:space="0" w:color="auto"/>
            <w:right w:val="none" w:sz="0" w:space="0" w:color="auto"/>
          </w:divBdr>
        </w:div>
        <w:div w:id="1784037790">
          <w:marLeft w:val="640"/>
          <w:marRight w:val="0"/>
          <w:marTop w:val="0"/>
          <w:marBottom w:val="0"/>
          <w:divBdr>
            <w:top w:val="none" w:sz="0" w:space="0" w:color="auto"/>
            <w:left w:val="none" w:sz="0" w:space="0" w:color="auto"/>
            <w:bottom w:val="none" w:sz="0" w:space="0" w:color="auto"/>
            <w:right w:val="none" w:sz="0" w:space="0" w:color="auto"/>
          </w:divBdr>
        </w:div>
        <w:div w:id="1107310384">
          <w:marLeft w:val="640"/>
          <w:marRight w:val="0"/>
          <w:marTop w:val="0"/>
          <w:marBottom w:val="0"/>
          <w:divBdr>
            <w:top w:val="none" w:sz="0" w:space="0" w:color="auto"/>
            <w:left w:val="none" w:sz="0" w:space="0" w:color="auto"/>
            <w:bottom w:val="none" w:sz="0" w:space="0" w:color="auto"/>
            <w:right w:val="none" w:sz="0" w:space="0" w:color="auto"/>
          </w:divBdr>
        </w:div>
        <w:div w:id="262298983">
          <w:marLeft w:val="640"/>
          <w:marRight w:val="0"/>
          <w:marTop w:val="0"/>
          <w:marBottom w:val="0"/>
          <w:divBdr>
            <w:top w:val="none" w:sz="0" w:space="0" w:color="auto"/>
            <w:left w:val="none" w:sz="0" w:space="0" w:color="auto"/>
            <w:bottom w:val="none" w:sz="0" w:space="0" w:color="auto"/>
            <w:right w:val="none" w:sz="0" w:space="0" w:color="auto"/>
          </w:divBdr>
        </w:div>
        <w:div w:id="1874345026">
          <w:marLeft w:val="640"/>
          <w:marRight w:val="0"/>
          <w:marTop w:val="0"/>
          <w:marBottom w:val="0"/>
          <w:divBdr>
            <w:top w:val="none" w:sz="0" w:space="0" w:color="auto"/>
            <w:left w:val="none" w:sz="0" w:space="0" w:color="auto"/>
            <w:bottom w:val="none" w:sz="0" w:space="0" w:color="auto"/>
            <w:right w:val="none" w:sz="0" w:space="0" w:color="auto"/>
          </w:divBdr>
        </w:div>
        <w:div w:id="1762214916">
          <w:marLeft w:val="640"/>
          <w:marRight w:val="0"/>
          <w:marTop w:val="0"/>
          <w:marBottom w:val="0"/>
          <w:divBdr>
            <w:top w:val="none" w:sz="0" w:space="0" w:color="auto"/>
            <w:left w:val="none" w:sz="0" w:space="0" w:color="auto"/>
            <w:bottom w:val="none" w:sz="0" w:space="0" w:color="auto"/>
            <w:right w:val="none" w:sz="0" w:space="0" w:color="auto"/>
          </w:divBdr>
        </w:div>
        <w:div w:id="1637251441">
          <w:marLeft w:val="640"/>
          <w:marRight w:val="0"/>
          <w:marTop w:val="0"/>
          <w:marBottom w:val="0"/>
          <w:divBdr>
            <w:top w:val="none" w:sz="0" w:space="0" w:color="auto"/>
            <w:left w:val="none" w:sz="0" w:space="0" w:color="auto"/>
            <w:bottom w:val="none" w:sz="0" w:space="0" w:color="auto"/>
            <w:right w:val="none" w:sz="0" w:space="0" w:color="auto"/>
          </w:divBdr>
        </w:div>
        <w:div w:id="907501623">
          <w:marLeft w:val="640"/>
          <w:marRight w:val="0"/>
          <w:marTop w:val="0"/>
          <w:marBottom w:val="0"/>
          <w:divBdr>
            <w:top w:val="none" w:sz="0" w:space="0" w:color="auto"/>
            <w:left w:val="none" w:sz="0" w:space="0" w:color="auto"/>
            <w:bottom w:val="none" w:sz="0" w:space="0" w:color="auto"/>
            <w:right w:val="none" w:sz="0" w:space="0" w:color="auto"/>
          </w:divBdr>
        </w:div>
        <w:div w:id="1611157368">
          <w:marLeft w:val="640"/>
          <w:marRight w:val="0"/>
          <w:marTop w:val="0"/>
          <w:marBottom w:val="0"/>
          <w:divBdr>
            <w:top w:val="none" w:sz="0" w:space="0" w:color="auto"/>
            <w:left w:val="none" w:sz="0" w:space="0" w:color="auto"/>
            <w:bottom w:val="none" w:sz="0" w:space="0" w:color="auto"/>
            <w:right w:val="none" w:sz="0" w:space="0" w:color="auto"/>
          </w:divBdr>
        </w:div>
        <w:div w:id="485586268">
          <w:marLeft w:val="640"/>
          <w:marRight w:val="0"/>
          <w:marTop w:val="0"/>
          <w:marBottom w:val="0"/>
          <w:divBdr>
            <w:top w:val="none" w:sz="0" w:space="0" w:color="auto"/>
            <w:left w:val="none" w:sz="0" w:space="0" w:color="auto"/>
            <w:bottom w:val="none" w:sz="0" w:space="0" w:color="auto"/>
            <w:right w:val="none" w:sz="0" w:space="0" w:color="auto"/>
          </w:divBdr>
        </w:div>
        <w:div w:id="1713264904">
          <w:marLeft w:val="640"/>
          <w:marRight w:val="0"/>
          <w:marTop w:val="0"/>
          <w:marBottom w:val="0"/>
          <w:divBdr>
            <w:top w:val="none" w:sz="0" w:space="0" w:color="auto"/>
            <w:left w:val="none" w:sz="0" w:space="0" w:color="auto"/>
            <w:bottom w:val="none" w:sz="0" w:space="0" w:color="auto"/>
            <w:right w:val="none" w:sz="0" w:space="0" w:color="auto"/>
          </w:divBdr>
        </w:div>
        <w:div w:id="236481618">
          <w:marLeft w:val="640"/>
          <w:marRight w:val="0"/>
          <w:marTop w:val="0"/>
          <w:marBottom w:val="0"/>
          <w:divBdr>
            <w:top w:val="none" w:sz="0" w:space="0" w:color="auto"/>
            <w:left w:val="none" w:sz="0" w:space="0" w:color="auto"/>
            <w:bottom w:val="none" w:sz="0" w:space="0" w:color="auto"/>
            <w:right w:val="none" w:sz="0" w:space="0" w:color="auto"/>
          </w:divBdr>
        </w:div>
        <w:div w:id="1736925540">
          <w:marLeft w:val="640"/>
          <w:marRight w:val="0"/>
          <w:marTop w:val="0"/>
          <w:marBottom w:val="0"/>
          <w:divBdr>
            <w:top w:val="none" w:sz="0" w:space="0" w:color="auto"/>
            <w:left w:val="none" w:sz="0" w:space="0" w:color="auto"/>
            <w:bottom w:val="none" w:sz="0" w:space="0" w:color="auto"/>
            <w:right w:val="none" w:sz="0" w:space="0" w:color="auto"/>
          </w:divBdr>
        </w:div>
        <w:div w:id="641737792">
          <w:marLeft w:val="640"/>
          <w:marRight w:val="0"/>
          <w:marTop w:val="0"/>
          <w:marBottom w:val="0"/>
          <w:divBdr>
            <w:top w:val="none" w:sz="0" w:space="0" w:color="auto"/>
            <w:left w:val="none" w:sz="0" w:space="0" w:color="auto"/>
            <w:bottom w:val="none" w:sz="0" w:space="0" w:color="auto"/>
            <w:right w:val="none" w:sz="0" w:space="0" w:color="auto"/>
          </w:divBdr>
        </w:div>
        <w:div w:id="1814524872">
          <w:marLeft w:val="640"/>
          <w:marRight w:val="0"/>
          <w:marTop w:val="0"/>
          <w:marBottom w:val="0"/>
          <w:divBdr>
            <w:top w:val="none" w:sz="0" w:space="0" w:color="auto"/>
            <w:left w:val="none" w:sz="0" w:space="0" w:color="auto"/>
            <w:bottom w:val="none" w:sz="0" w:space="0" w:color="auto"/>
            <w:right w:val="none" w:sz="0" w:space="0" w:color="auto"/>
          </w:divBdr>
        </w:div>
        <w:div w:id="2127894224">
          <w:marLeft w:val="640"/>
          <w:marRight w:val="0"/>
          <w:marTop w:val="0"/>
          <w:marBottom w:val="0"/>
          <w:divBdr>
            <w:top w:val="none" w:sz="0" w:space="0" w:color="auto"/>
            <w:left w:val="none" w:sz="0" w:space="0" w:color="auto"/>
            <w:bottom w:val="none" w:sz="0" w:space="0" w:color="auto"/>
            <w:right w:val="none" w:sz="0" w:space="0" w:color="auto"/>
          </w:divBdr>
        </w:div>
        <w:div w:id="856574735">
          <w:marLeft w:val="640"/>
          <w:marRight w:val="0"/>
          <w:marTop w:val="0"/>
          <w:marBottom w:val="0"/>
          <w:divBdr>
            <w:top w:val="none" w:sz="0" w:space="0" w:color="auto"/>
            <w:left w:val="none" w:sz="0" w:space="0" w:color="auto"/>
            <w:bottom w:val="none" w:sz="0" w:space="0" w:color="auto"/>
            <w:right w:val="none" w:sz="0" w:space="0" w:color="auto"/>
          </w:divBdr>
        </w:div>
        <w:div w:id="2087873762">
          <w:marLeft w:val="640"/>
          <w:marRight w:val="0"/>
          <w:marTop w:val="0"/>
          <w:marBottom w:val="0"/>
          <w:divBdr>
            <w:top w:val="none" w:sz="0" w:space="0" w:color="auto"/>
            <w:left w:val="none" w:sz="0" w:space="0" w:color="auto"/>
            <w:bottom w:val="none" w:sz="0" w:space="0" w:color="auto"/>
            <w:right w:val="none" w:sz="0" w:space="0" w:color="auto"/>
          </w:divBdr>
        </w:div>
        <w:div w:id="1955284109">
          <w:marLeft w:val="640"/>
          <w:marRight w:val="0"/>
          <w:marTop w:val="0"/>
          <w:marBottom w:val="0"/>
          <w:divBdr>
            <w:top w:val="none" w:sz="0" w:space="0" w:color="auto"/>
            <w:left w:val="none" w:sz="0" w:space="0" w:color="auto"/>
            <w:bottom w:val="none" w:sz="0" w:space="0" w:color="auto"/>
            <w:right w:val="none" w:sz="0" w:space="0" w:color="auto"/>
          </w:divBdr>
        </w:div>
        <w:div w:id="512915372">
          <w:marLeft w:val="640"/>
          <w:marRight w:val="0"/>
          <w:marTop w:val="0"/>
          <w:marBottom w:val="0"/>
          <w:divBdr>
            <w:top w:val="none" w:sz="0" w:space="0" w:color="auto"/>
            <w:left w:val="none" w:sz="0" w:space="0" w:color="auto"/>
            <w:bottom w:val="none" w:sz="0" w:space="0" w:color="auto"/>
            <w:right w:val="none" w:sz="0" w:space="0" w:color="auto"/>
          </w:divBdr>
        </w:div>
        <w:div w:id="91245318">
          <w:marLeft w:val="640"/>
          <w:marRight w:val="0"/>
          <w:marTop w:val="0"/>
          <w:marBottom w:val="0"/>
          <w:divBdr>
            <w:top w:val="none" w:sz="0" w:space="0" w:color="auto"/>
            <w:left w:val="none" w:sz="0" w:space="0" w:color="auto"/>
            <w:bottom w:val="none" w:sz="0" w:space="0" w:color="auto"/>
            <w:right w:val="none" w:sz="0" w:space="0" w:color="auto"/>
          </w:divBdr>
        </w:div>
        <w:div w:id="878317433">
          <w:marLeft w:val="640"/>
          <w:marRight w:val="0"/>
          <w:marTop w:val="0"/>
          <w:marBottom w:val="0"/>
          <w:divBdr>
            <w:top w:val="none" w:sz="0" w:space="0" w:color="auto"/>
            <w:left w:val="none" w:sz="0" w:space="0" w:color="auto"/>
            <w:bottom w:val="none" w:sz="0" w:space="0" w:color="auto"/>
            <w:right w:val="none" w:sz="0" w:space="0" w:color="auto"/>
          </w:divBdr>
        </w:div>
        <w:div w:id="390033986">
          <w:marLeft w:val="640"/>
          <w:marRight w:val="0"/>
          <w:marTop w:val="0"/>
          <w:marBottom w:val="0"/>
          <w:divBdr>
            <w:top w:val="none" w:sz="0" w:space="0" w:color="auto"/>
            <w:left w:val="none" w:sz="0" w:space="0" w:color="auto"/>
            <w:bottom w:val="none" w:sz="0" w:space="0" w:color="auto"/>
            <w:right w:val="none" w:sz="0" w:space="0" w:color="auto"/>
          </w:divBdr>
        </w:div>
        <w:div w:id="2147047553">
          <w:marLeft w:val="640"/>
          <w:marRight w:val="0"/>
          <w:marTop w:val="0"/>
          <w:marBottom w:val="0"/>
          <w:divBdr>
            <w:top w:val="none" w:sz="0" w:space="0" w:color="auto"/>
            <w:left w:val="none" w:sz="0" w:space="0" w:color="auto"/>
            <w:bottom w:val="none" w:sz="0" w:space="0" w:color="auto"/>
            <w:right w:val="none" w:sz="0" w:space="0" w:color="auto"/>
          </w:divBdr>
        </w:div>
        <w:div w:id="74674356">
          <w:marLeft w:val="640"/>
          <w:marRight w:val="0"/>
          <w:marTop w:val="0"/>
          <w:marBottom w:val="0"/>
          <w:divBdr>
            <w:top w:val="none" w:sz="0" w:space="0" w:color="auto"/>
            <w:left w:val="none" w:sz="0" w:space="0" w:color="auto"/>
            <w:bottom w:val="none" w:sz="0" w:space="0" w:color="auto"/>
            <w:right w:val="none" w:sz="0" w:space="0" w:color="auto"/>
          </w:divBdr>
        </w:div>
        <w:div w:id="24644482">
          <w:marLeft w:val="640"/>
          <w:marRight w:val="0"/>
          <w:marTop w:val="0"/>
          <w:marBottom w:val="0"/>
          <w:divBdr>
            <w:top w:val="none" w:sz="0" w:space="0" w:color="auto"/>
            <w:left w:val="none" w:sz="0" w:space="0" w:color="auto"/>
            <w:bottom w:val="none" w:sz="0" w:space="0" w:color="auto"/>
            <w:right w:val="none" w:sz="0" w:space="0" w:color="auto"/>
          </w:divBdr>
        </w:div>
        <w:div w:id="381949943">
          <w:marLeft w:val="640"/>
          <w:marRight w:val="0"/>
          <w:marTop w:val="0"/>
          <w:marBottom w:val="0"/>
          <w:divBdr>
            <w:top w:val="none" w:sz="0" w:space="0" w:color="auto"/>
            <w:left w:val="none" w:sz="0" w:space="0" w:color="auto"/>
            <w:bottom w:val="none" w:sz="0" w:space="0" w:color="auto"/>
            <w:right w:val="none" w:sz="0" w:space="0" w:color="auto"/>
          </w:divBdr>
        </w:div>
        <w:div w:id="1274746820">
          <w:marLeft w:val="640"/>
          <w:marRight w:val="0"/>
          <w:marTop w:val="0"/>
          <w:marBottom w:val="0"/>
          <w:divBdr>
            <w:top w:val="none" w:sz="0" w:space="0" w:color="auto"/>
            <w:left w:val="none" w:sz="0" w:space="0" w:color="auto"/>
            <w:bottom w:val="none" w:sz="0" w:space="0" w:color="auto"/>
            <w:right w:val="none" w:sz="0" w:space="0" w:color="auto"/>
          </w:divBdr>
        </w:div>
        <w:div w:id="1532495042">
          <w:marLeft w:val="640"/>
          <w:marRight w:val="0"/>
          <w:marTop w:val="0"/>
          <w:marBottom w:val="0"/>
          <w:divBdr>
            <w:top w:val="none" w:sz="0" w:space="0" w:color="auto"/>
            <w:left w:val="none" w:sz="0" w:space="0" w:color="auto"/>
            <w:bottom w:val="none" w:sz="0" w:space="0" w:color="auto"/>
            <w:right w:val="none" w:sz="0" w:space="0" w:color="auto"/>
          </w:divBdr>
        </w:div>
        <w:div w:id="1489056509">
          <w:marLeft w:val="640"/>
          <w:marRight w:val="0"/>
          <w:marTop w:val="0"/>
          <w:marBottom w:val="0"/>
          <w:divBdr>
            <w:top w:val="none" w:sz="0" w:space="0" w:color="auto"/>
            <w:left w:val="none" w:sz="0" w:space="0" w:color="auto"/>
            <w:bottom w:val="none" w:sz="0" w:space="0" w:color="auto"/>
            <w:right w:val="none" w:sz="0" w:space="0" w:color="auto"/>
          </w:divBdr>
        </w:div>
        <w:div w:id="1885866216">
          <w:marLeft w:val="640"/>
          <w:marRight w:val="0"/>
          <w:marTop w:val="0"/>
          <w:marBottom w:val="0"/>
          <w:divBdr>
            <w:top w:val="none" w:sz="0" w:space="0" w:color="auto"/>
            <w:left w:val="none" w:sz="0" w:space="0" w:color="auto"/>
            <w:bottom w:val="none" w:sz="0" w:space="0" w:color="auto"/>
            <w:right w:val="none" w:sz="0" w:space="0" w:color="auto"/>
          </w:divBdr>
        </w:div>
        <w:div w:id="1979457413">
          <w:marLeft w:val="640"/>
          <w:marRight w:val="0"/>
          <w:marTop w:val="0"/>
          <w:marBottom w:val="0"/>
          <w:divBdr>
            <w:top w:val="none" w:sz="0" w:space="0" w:color="auto"/>
            <w:left w:val="none" w:sz="0" w:space="0" w:color="auto"/>
            <w:bottom w:val="none" w:sz="0" w:space="0" w:color="auto"/>
            <w:right w:val="none" w:sz="0" w:space="0" w:color="auto"/>
          </w:divBdr>
        </w:div>
        <w:div w:id="203182308">
          <w:marLeft w:val="640"/>
          <w:marRight w:val="0"/>
          <w:marTop w:val="0"/>
          <w:marBottom w:val="0"/>
          <w:divBdr>
            <w:top w:val="none" w:sz="0" w:space="0" w:color="auto"/>
            <w:left w:val="none" w:sz="0" w:space="0" w:color="auto"/>
            <w:bottom w:val="none" w:sz="0" w:space="0" w:color="auto"/>
            <w:right w:val="none" w:sz="0" w:space="0" w:color="auto"/>
          </w:divBdr>
        </w:div>
        <w:div w:id="827592453">
          <w:marLeft w:val="640"/>
          <w:marRight w:val="0"/>
          <w:marTop w:val="0"/>
          <w:marBottom w:val="0"/>
          <w:divBdr>
            <w:top w:val="none" w:sz="0" w:space="0" w:color="auto"/>
            <w:left w:val="none" w:sz="0" w:space="0" w:color="auto"/>
            <w:bottom w:val="none" w:sz="0" w:space="0" w:color="auto"/>
            <w:right w:val="none" w:sz="0" w:space="0" w:color="auto"/>
          </w:divBdr>
        </w:div>
        <w:div w:id="720832211">
          <w:marLeft w:val="640"/>
          <w:marRight w:val="0"/>
          <w:marTop w:val="0"/>
          <w:marBottom w:val="0"/>
          <w:divBdr>
            <w:top w:val="none" w:sz="0" w:space="0" w:color="auto"/>
            <w:left w:val="none" w:sz="0" w:space="0" w:color="auto"/>
            <w:bottom w:val="none" w:sz="0" w:space="0" w:color="auto"/>
            <w:right w:val="none" w:sz="0" w:space="0" w:color="auto"/>
          </w:divBdr>
        </w:div>
        <w:div w:id="1045518356">
          <w:marLeft w:val="640"/>
          <w:marRight w:val="0"/>
          <w:marTop w:val="0"/>
          <w:marBottom w:val="0"/>
          <w:divBdr>
            <w:top w:val="none" w:sz="0" w:space="0" w:color="auto"/>
            <w:left w:val="none" w:sz="0" w:space="0" w:color="auto"/>
            <w:bottom w:val="none" w:sz="0" w:space="0" w:color="auto"/>
            <w:right w:val="none" w:sz="0" w:space="0" w:color="auto"/>
          </w:divBdr>
        </w:div>
        <w:div w:id="1646621006">
          <w:marLeft w:val="640"/>
          <w:marRight w:val="0"/>
          <w:marTop w:val="0"/>
          <w:marBottom w:val="0"/>
          <w:divBdr>
            <w:top w:val="none" w:sz="0" w:space="0" w:color="auto"/>
            <w:left w:val="none" w:sz="0" w:space="0" w:color="auto"/>
            <w:bottom w:val="none" w:sz="0" w:space="0" w:color="auto"/>
            <w:right w:val="none" w:sz="0" w:space="0" w:color="auto"/>
          </w:divBdr>
        </w:div>
        <w:div w:id="925849482">
          <w:marLeft w:val="640"/>
          <w:marRight w:val="0"/>
          <w:marTop w:val="0"/>
          <w:marBottom w:val="0"/>
          <w:divBdr>
            <w:top w:val="none" w:sz="0" w:space="0" w:color="auto"/>
            <w:left w:val="none" w:sz="0" w:space="0" w:color="auto"/>
            <w:bottom w:val="none" w:sz="0" w:space="0" w:color="auto"/>
            <w:right w:val="none" w:sz="0" w:space="0" w:color="auto"/>
          </w:divBdr>
        </w:div>
        <w:div w:id="289017821">
          <w:marLeft w:val="640"/>
          <w:marRight w:val="0"/>
          <w:marTop w:val="0"/>
          <w:marBottom w:val="0"/>
          <w:divBdr>
            <w:top w:val="none" w:sz="0" w:space="0" w:color="auto"/>
            <w:left w:val="none" w:sz="0" w:space="0" w:color="auto"/>
            <w:bottom w:val="none" w:sz="0" w:space="0" w:color="auto"/>
            <w:right w:val="none" w:sz="0" w:space="0" w:color="auto"/>
          </w:divBdr>
        </w:div>
        <w:div w:id="1880892913">
          <w:marLeft w:val="640"/>
          <w:marRight w:val="0"/>
          <w:marTop w:val="0"/>
          <w:marBottom w:val="0"/>
          <w:divBdr>
            <w:top w:val="none" w:sz="0" w:space="0" w:color="auto"/>
            <w:left w:val="none" w:sz="0" w:space="0" w:color="auto"/>
            <w:bottom w:val="none" w:sz="0" w:space="0" w:color="auto"/>
            <w:right w:val="none" w:sz="0" w:space="0" w:color="auto"/>
          </w:divBdr>
        </w:div>
      </w:divsChild>
    </w:div>
    <w:div w:id="588775840">
      <w:marLeft w:val="0"/>
      <w:marRight w:val="0"/>
      <w:marTop w:val="0"/>
      <w:marBottom w:val="0"/>
      <w:divBdr>
        <w:top w:val="none" w:sz="0" w:space="0" w:color="auto"/>
        <w:left w:val="none" w:sz="0" w:space="0" w:color="auto"/>
        <w:bottom w:val="none" w:sz="0" w:space="0" w:color="auto"/>
        <w:right w:val="none" w:sz="0" w:space="0" w:color="auto"/>
      </w:divBdr>
    </w:div>
    <w:div w:id="593897992">
      <w:bodyDiv w:val="1"/>
      <w:marLeft w:val="0"/>
      <w:marRight w:val="0"/>
      <w:marTop w:val="0"/>
      <w:marBottom w:val="0"/>
      <w:divBdr>
        <w:top w:val="none" w:sz="0" w:space="0" w:color="auto"/>
        <w:left w:val="none" w:sz="0" w:space="0" w:color="auto"/>
        <w:bottom w:val="none" w:sz="0" w:space="0" w:color="auto"/>
        <w:right w:val="none" w:sz="0" w:space="0" w:color="auto"/>
      </w:divBdr>
      <w:divsChild>
        <w:div w:id="36705308">
          <w:marLeft w:val="640"/>
          <w:marRight w:val="0"/>
          <w:marTop w:val="0"/>
          <w:marBottom w:val="0"/>
          <w:divBdr>
            <w:top w:val="none" w:sz="0" w:space="0" w:color="auto"/>
            <w:left w:val="none" w:sz="0" w:space="0" w:color="auto"/>
            <w:bottom w:val="none" w:sz="0" w:space="0" w:color="auto"/>
            <w:right w:val="none" w:sz="0" w:space="0" w:color="auto"/>
          </w:divBdr>
        </w:div>
        <w:div w:id="59251111">
          <w:marLeft w:val="640"/>
          <w:marRight w:val="0"/>
          <w:marTop w:val="0"/>
          <w:marBottom w:val="0"/>
          <w:divBdr>
            <w:top w:val="none" w:sz="0" w:space="0" w:color="auto"/>
            <w:left w:val="none" w:sz="0" w:space="0" w:color="auto"/>
            <w:bottom w:val="none" w:sz="0" w:space="0" w:color="auto"/>
            <w:right w:val="none" w:sz="0" w:space="0" w:color="auto"/>
          </w:divBdr>
        </w:div>
        <w:div w:id="140392916">
          <w:marLeft w:val="640"/>
          <w:marRight w:val="0"/>
          <w:marTop w:val="0"/>
          <w:marBottom w:val="0"/>
          <w:divBdr>
            <w:top w:val="none" w:sz="0" w:space="0" w:color="auto"/>
            <w:left w:val="none" w:sz="0" w:space="0" w:color="auto"/>
            <w:bottom w:val="none" w:sz="0" w:space="0" w:color="auto"/>
            <w:right w:val="none" w:sz="0" w:space="0" w:color="auto"/>
          </w:divBdr>
        </w:div>
        <w:div w:id="166094497">
          <w:marLeft w:val="640"/>
          <w:marRight w:val="0"/>
          <w:marTop w:val="0"/>
          <w:marBottom w:val="0"/>
          <w:divBdr>
            <w:top w:val="none" w:sz="0" w:space="0" w:color="auto"/>
            <w:left w:val="none" w:sz="0" w:space="0" w:color="auto"/>
            <w:bottom w:val="none" w:sz="0" w:space="0" w:color="auto"/>
            <w:right w:val="none" w:sz="0" w:space="0" w:color="auto"/>
          </w:divBdr>
        </w:div>
        <w:div w:id="173230354">
          <w:marLeft w:val="640"/>
          <w:marRight w:val="0"/>
          <w:marTop w:val="0"/>
          <w:marBottom w:val="0"/>
          <w:divBdr>
            <w:top w:val="none" w:sz="0" w:space="0" w:color="auto"/>
            <w:left w:val="none" w:sz="0" w:space="0" w:color="auto"/>
            <w:bottom w:val="none" w:sz="0" w:space="0" w:color="auto"/>
            <w:right w:val="none" w:sz="0" w:space="0" w:color="auto"/>
          </w:divBdr>
        </w:div>
        <w:div w:id="226187632">
          <w:marLeft w:val="640"/>
          <w:marRight w:val="0"/>
          <w:marTop w:val="0"/>
          <w:marBottom w:val="0"/>
          <w:divBdr>
            <w:top w:val="none" w:sz="0" w:space="0" w:color="auto"/>
            <w:left w:val="none" w:sz="0" w:space="0" w:color="auto"/>
            <w:bottom w:val="none" w:sz="0" w:space="0" w:color="auto"/>
            <w:right w:val="none" w:sz="0" w:space="0" w:color="auto"/>
          </w:divBdr>
        </w:div>
        <w:div w:id="233781441">
          <w:marLeft w:val="640"/>
          <w:marRight w:val="0"/>
          <w:marTop w:val="0"/>
          <w:marBottom w:val="0"/>
          <w:divBdr>
            <w:top w:val="none" w:sz="0" w:space="0" w:color="auto"/>
            <w:left w:val="none" w:sz="0" w:space="0" w:color="auto"/>
            <w:bottom w:val="none" w:sz="0" w:space="0" w:color="auto"/>
            <w:right w:val="none" w:sz="0" w:space="0" w:color="auto"/>
          </w:divBdr>
        </w:div>
        <w:div w:id="351031189">
          <w:marLeft w:val="640"/>
          <w:marRight w:val="0"/>
          <w:marTop w:val="0"/>
          <w:marBottom w:val="0"/>
          <w:divBdr>
            <w:top w:val="none" w:sz="0" w:space="0" w:color="auto"/>
            <w:left w:val="none" w:sz="0" w:space="0" w:color="auto"/>
            <w:bottom w:val="none" w:sz="0" w:space="0" w:color="auto"/>
            <w:right w:val="none" w:sz="0" w:space="0" w:color="auto"/>
          </w:divBdr>
        </w:div>
        <w:div w:id="368534519">
          <w:marLeft w:val="640"/>
          <w:marRight w:val="0"/>
          <w:marTop w:val="0"/>
          <w:marBottom w:val="0"/>
          <w:divBdr>
            <w:top w:val="none" w:sz="0" w:space="0" w:color="auto"/>
            <w:left w:val="none" w:sz="0" w:space="0" w:color="auto"/>
            <w:bottom w:val="none" w:sz="0" w:space="0" w:color="auto"/>
            <w:right w:val="none" w:sz="0" w:space="0" w:color="auto"/>
          </w:divBdr>
        </w:div>
        <w:div w:id="424307887">
          <w:marLeft w:val="640"/>
          <w:marRight w:val="0"/>
          <w:marTop w:val="0"/>
          <w:marBottom w:val="0"/>
          <w:divBdr>
            <w:top w:val="none" w:sz="0" w:space="0" w:color="auto"/>
            <w:left w:val="none" w:sz="0" w:space="0" w:color="auto"/>
            <w:bottom w:val="none" w:sz="0" w:space="0" w:color="auto"/>
            <w:right w:val="none" w:sz="0" w:space="0" w:color="auto"/>
          </w:divBdr>
        </w:div>
        <w:div w:id="458185513">
          <w:marLeft w:val="640"/>
          <w:marRight w:val="0"/>
          <w:marTop w:val="0"/>
          <w:marBottom w:val="0"/>
          <w:divBdr>
            <w:top w:val="none" w:sz="0" w:space="0" w:color="auto"/>
            <w:left w:val="none" w:sz="0" w:space="0" w:color="auto"/>
            <w:bottom w:val="none" w:sz="0" w:space="0" w:color="auto"/>
            <w:right w:val="none" w:sz="0" w:space="0" w:color="auto"/>
          </w:divBdr>
        </w:div>
        <w:div w:id="495458311">
          <w:marLeft w:val="640"/>
          <w:marRight w:val="0"/>
          <w:marTop w:val="0"/>
          <w:marBottom w:val="0"/>
          <w:divBdr>
            <w:top w:val="none" w:sz="0" w:space="0" w:color="auto"/>
            <w:left w:val="none" w:sz="0" w:space="0" w:color="auto"/>
            <w:bottom w:val="none" w:sz="0" w:space="0" w:color="auto"/>
            <w:right w:val="none" w:sz="0" w:space="0" w:color="auto"/>
          </w:divBdr>
        </w:div>
        <w:div w:id="535041380">
          <w:marLeft w:val="640"/>
          <w:marRight w:val="0"/>
          <w:marTop w:val="0"/>
          <w:marBottom w:val="0"/>
          <w:divBdr>
            <w:top w:val="none" w:sz="0" w:space="0" w:color="auto"/>
            <w:left w:val="none" w:sz="0" w:space="0" w:color="auto"/>
            <w:bottom w:val="none" w:sz="0" w:space="0" w:color="auto"/>
            <w:right w:val="none" w:sz="0" w:space="0" w:color="auto"/>
          </w:divBdr>
        </w:div>
        <w:div w:id="607657542">
          <w:marLeft w:val="640"/>
          <w:marRight w:val="0"/>
          <w:marTop w:val="0"/>
          <w:marBottom w:val="0"/>
          <w:divBdr>
            <w:top w:val="none" w:sz="0" w:space="0" w:color="auto"/>
            <w:left w:val="none" w:sz="0" w:space="0" w:color="auto"/>
            <w:bottom w:val="none" w:sz="0" w:space="0" w:color="auto"/>
            <w:right w:val="none" w:sz="0" w:space="0" w:color="auto"/>
          </w:divBdr>
        </w:div>
        <w:div w:id="616374027">
          <w:marLeft w:val="640"/>
          <w:marRight w:val="0"/>
          <w:marTop w:val="0"/>
          <w:marBottom w:val="0"/>
          <w:divBdr>
            <w:top w:val="none" w:sz="0" w:space="0" w:color="auto"/>
            <w:left w:val="none" w:sz="0" w:space="0" w:color="auto"/>
            <w:bottom w:val="none" w:sz="0" w:space="0" w:color="auto"/>
            <w:right w:val="none" w:sz="0" w:space="0" w:color="auto"/>
          </w:divBdr>
        </w:div>
        <w:div w:id="657729731">
          <w:marLeft w:val="640"/>
          <w:marRight w:val="0"/>
          <w:marTop w:val="0"/>
          <w:marBottom w:val="0"/>
          <w:divBdr>
            <w:top w:val="none" w:sz="0" w:space="0" w:color="auto"/>
            <w:left w:val="none" w:sz="0" w:space="0" w:color="auto"/>
            <w:bottom w:val="none" w:sz="0" w:space="0" w:color="auto"/>
            <w:right w:val="none" w:sz="0" w:space="0" w:color="auto"/>
          </w:divBdr>
        </w:div>
        <w:div w:id="663436716">
          <w:marLeft w:val="640"/>
          <w:marRight w:val="0"/>
          <w:marTop w:val="0"/>
          <w:marBottom w:val="0"/>
          <w:divBdr>
            <w:top w:val="none" w:sz="0" w:space="0" w:color="auto"/>
            <w:left w:val="none" w:sz="0" w:space="0" w:color="auto"/>
            <w:bottom w:val="none" w:sz="0" w:space="0" w:color="auto"/>
            <w:right w:val="none" w:sz="0" w:space="0" w:color="auto"/>
          </w:divBdr>
        </w:div>
        <w:div w:id="716974981">
          <w:marLeft w:val="640"/>
          <w:marRight w:val="0"/>
          <w:marTop w:val="0"/>
          <w:marBottom w:val="0"/>
          <w:divBdr>
            <w:top w:val="none" w:sz="0" w:space="0" w:color="auto"/>
            <w:left w:val="none" w:sz="0" w:space="0" w:color="auto"/>
            <w:bottom w:val="none" w:sz="0" w:space="0" w:color="auto"/>
            <w:right w:val="none" w:sz="0" w:space="0" w:color="auto"/>
          </w:divBdr>
        </w:div>
        <w:div w:id="768550918">
          <w:marLeft w:val="640"/>
          <w:marRight w:val="0"/>
          <w:marTop w:val="0"/>
          <w:marBottom w:val="0"/>
          <w:divBdr>
            <w:top w:val="none" w:sz="0" w:space="0" w:color="auto"/>
            <w:left w:val="none" w:sz="0" w:space="0" w:color="auto"/>
            <w:bottom w:val="none" w:sz="0" w:space="0" w:color="auto"/>
            <w:right w:val="none" w:sz="0" w:space="0" w:color="auto"/>
          </w:divBdr>
        </w:div>
        <w:div w:id="926764081">
          <w:marLeft w:val="640"/>
          <w:marRight w:val="0"/>
          <w:marTop w:val="0"/>
          <w:marBottom w:val="0"/>
          <w:divBdr>
            <w:top w:val="none" w:sz="0" w:space="0" w:color="auto"/>
            <w:left w:val="none" w:sz="0" w:space="0" w:color="auto"/>
            <w:bottom w:val="none" w:sz="0" w:space="0" w:color="auto"/>
            <w:right w:val="none" w:sz="0" w:space="0" w:color="auto"/>
          </w:divBdr>
        </w:div>
        <w:div w:id="949976155">
          <w:marLeft w:val="640"/>
          <w:marRight w:val="0"/>
          <w:marTop w:val="0"/>
          <w:marBottom w:val="0"/>
          <w:divBdr>
            <w:top w:val="none" w:sz="0" w:space="0" w:color="auto"/>
            <w:left w:val="none" w:sz="0" w:space="0" w:color="auto"/>
            <w:bottom w:val="none" w:sz="0" w:space="0" w:color="auto"/>
            <w:right w:val="none" w:sz="0" w:space="0" w:color="auto"/>
          </w:divBdr>
        </w:div>
        <w:div w:id="956181393">
          <w:marLeft w:val="640"/>
          <w:marRight w:val="0"/>
          <w:marTop w:val="0"/>
          <w:marBottom w:val="0"/>
          <w:divBdr>
            <w:top w:val="none" w:sz="0" w:space="0" w:color="auto"/>
            <w:left w:val="none" w:sz="0" w:space="0" w:color="auto"/>
            <w:bottom w:val="none" w:sz="0" w:space="0" w:color="auto"/>
            <w:right w:val="none" w:sz="0" w:space="0" w:color="auto"/>
          </w:divBdr>
        </w:div>
        <w:div w:id="986590681">
          <w:marLeft w:val="640"/>
          <w:marRight w:val="0"/>
          <w:marTop w:val="0"/>
          <w:marBottom w:val="0"/>
          <w:divBdr>
            <w:top w:val="none" w:sz="0" w:space="0" w:color="auto"/>
            <w:left w:val="none" w:sz="0" w:space="0" w:color="auto"/>
            <w:bottom w:val="none" w:sz="0" w:space="0" w:color="auto"/>
            <w:right w:val="none" w:sz="0" w:space="0" w:color="auto"/>
          </w:divBdr>
        </w:div>
        <w:div w:id="1093470863">
          <w:marLeft w:val="640"/>
          <w:marRight w:val="0"/>
          <w:marTop w:val="0"/>
          <w:marBottom w:val="0"/>
          <w:divBdr>
            <w:top w:val="none" w:sz="0" w:space="0" w:color="auto"/>
            <w:left w:val="none" w:sz="0" w:space="0" w:color="auto"/>
            <w:bottom w:val="none" w:sz="0" w:space="0" w:color="auto"/>
            <w:right w:val="none" w:sz="0" w:space="0" w:color="auto"/>
          </w:divBdr>
        </w:div>
        <w:div w:id="1124425645">
          <w:marLeft w:val="640"/>
          <w:marRight w:val="0"/>
          <w:marTop w:val="0"/>
          <w:marBottom w:val="0"/>
          <w:divBdr>
            <w:top w:val="none" w:sz="0" w:space="0" w:color="auto"/>
            <w:left w:val="none" w:sz="0" w:space="0" w:color="auto"/>
            <w:bottom w:val="none" w:sz="0" w:space="0" w:color="auto"/>
            <w:right w:val="none" w:sz="0" w:space="0" w:color="auto"/>
          </w:divBdr>
        </w:div>
        <w:div w:id="1261137665">
          <w:marLeft w:val="640"/>
          <w:marRight w:val="0"/>
          <w:marTop w:val="0"/>
          <w:marBottom w:val="0"/>
          <w:divBdr>
            <w:top w:val="none" w:sz="0" w:space="0" w:color="auto"/>
            <w:left w:val="none" w:sz="0" w:space="0" w:color="auto"/>
            <w:bottom w:val="none" w:sz="0" w:space="0" w:color="auto"/>
            <w:right w:val="none" w:sz="0" w:space="0" w:color="auto"/>
          </w:divBdr>
        </w:div>
        <w:div w:id="1378120180">
          <w:marLeft w:val="640"/>
          <w:marRight w:val="0"/>
          <w:marTop w:val="0"/>
          <w:marBottom w:val="0"/>
          <w:divBdr>
            <w:top w:val="none" w:sz="0" w:space="0" w:color="auto"/>
            <w:left w:val="none" w:sz="0" w:space="0" w:color="auto"/>
            <w:bottom w:val="none" w:sz="0" w:space="0" w:color="auto"/>
            <w:right w:val="none" w:sz="0" w:space="0" w:color="auto"/>
          </w:divBdr>
        </w:div>
        <w:div w:id="1397701650">
          <w:marLeft w:val="640"/>
          <w:marRight w:val="0"/>
          <w:marTop w:val="0"/>
          <w:marBottom w:val="0"/>
          <w:divBdr>
            <w:top w:val="none" w:sz="0" w:space="0" w:color="auto"/>
            <w:left w:val="none" w:sz="0" w:space="0" w:color="auto"/>
            <w:bottom w:val="none" w:sz="0" w:space="0" w:color="auto"/>
            <w:right w:val="none" w:sz="0" w:space="0" w:color="auto"/>
          </w:divBdr>
        </w:div>
        <w:div w:id="1461804842">
          <w:marLeft w:val="640"/>
          <w:marRight w:val="0"/>
          <w:marTop w:val="0"/>
          <w:marBottom w:val="0"/>
          <w:divBdr>
            <w:top w:val="none" w:sz="0" w:space="0" w:color="auto"/>
            <w:left w:val="none" w:sz="0" w:space="0" w:color="auto"/>
            <w:bottom w:val="none" w:sz="0" w:space="0" w:color="auto"/>
            <w:right w:val="none" w:sz="0" w:space="0" w:color="auto"/>
          </w:divBdr>
        </w:div>
        <w:div w:id="1470784895">
          <w:marLeft w:val="640"/>
          <w:marRight w:val="0"/>
          <w:marTop w:val="0"/>
          <w:marBottom w:val="0"/>
          <w:divBdr>
            <w:top w:val="none" w:sz="0" w:space="0" w:color="auto"/>
            <w:left w:val="none" w:sz="0" w:space="0" w:color="auto"/>
            <w:bottom w:val="none" w:sz="0" w:space="0" w:color="auto"/>
            <w:right w:val="none" w:sz="0" w:space="0" w:color="auto"/>
          </w:divBdr>
        </w:div>
        <w:div w:id="1573003443">
          <w:marLeft w:val="640"/>
          <w:marRight w:val="0"/>
          <w:marTop w:val="0"/>
          <w:marBottom w:val="0"/>
          <w:divBdr>
            <w:top w:val="none" w:sz="0" w:space="0" w:color="auto"/>
            <w:left w:val="none" w:sz="0" w:space="0" w:color="auto"/>
            <w:bottom w:val="none" w:sz="0" w:space="0" w:color="auto"/>
            <w:right w:val="none" w:sz="0" w:space="0" w:color="auto"/>
          </w:divBdr>
        </w:div>
        <w:div w:id="1685981912">
          <w:marLeft w:val="640"/>
          <w:marRight w:val="0"/>
          <w:marTop w:val="0"/>
          <w:marBottom w:val="0"/>
          <w:divBdr>
            <w:top w:val="none" w:sz="0" w:space="0" w:color="auto"/>
            <w:left w:val="none" w:sz="0" w:space="0" w:color="auto"/>
            <w:bottom w:val="none" w:sz="0" w:space="0" w:color="auto"/>
            <w:right w:val="none" w:sz="0" w:space="0" w:color="auto"/>
          </w:divBdr>
        </w:div>
        <w:div w:id="1703701536">
          <w:marLeft w:val="640"/>
          <w:marRight w:val="0"/>
          <w:marTop w:val="0"/>
          <w:marBottom w:val="0"/>
          <w:divBdr>
            <w:top w:val="none" w:sz="0" w:space="0" w:color="auto"/>
            <w:left w:val="none" w:sz="0" w:space="0" w:color="auto"/>
            <w:bottom w:val="none" w:sz="0" w:space="0" w:color="auto"/>
            <w:right w:val="none" w:sz="0" w:space="0" w:color="auto"/>
          </w:divBdr>
        </w:div>
        <w:div w:id="1771702514">
          <w:marLeft w:val="640"/>
          <w:marRight w:val="0"/>
          <w:marTop w:val="0"/>
          <w:marBottom w:val="0"/>
          <w:divBdr>
            <w:top w:val="none" w:sz="0" w:space="0" w:color="auto"/>
            <w:left w:val="none" w:sz="0" w:space="0" w:color="auto"/>
            <w:bottom w:val="none" w:sz="0" w:space="0" w:color="auto"/>
            <w:right w:val="none" w:sz="0" w:space="0" w:color="auto"/>
          </w:divBdr>
        </w:div>
        <w:div w:id="1781608694">
          <w:marLeft w:val="640"/>
          <w:marRight w:val="0"/>
          <w:marTop w:val="0"/>
          <w:marBottom w:val="0"/>
          <w:divBdr>
            <w:top w:val="none" w:sz="0" w:space="0" w:color="auto"/>
            <w:left w:val="none" w:sz="0" w:space="0" w:color="auto"/>
            <w:bottom w:val="none" w:sz="0" w:space="0" w:color="auto"/>
            <w:right w:val="none" w:sz="0" w:space="0" w:color="auto"/>
          </w:divBdr>
        </w:div>
        <w:div w:id="1785927788">
          <w:marLeft w:val="640"/>
          <w:marRight w:val="0"/>
          <w:marTop w:val="0"/>
          <w:marBottom w:val="0"/>
          <w:divBdr>
            <w:top w:val="none" w:sz="0" w:space="0" w:color="auto"/>
            <w:left w:val="none" w:sz="0" w:space="0" w:color="auto"/>
            <w:bottom w:val="none" w:sz="0" w:space="0" w:color="auto"/>
            <w:right w:val="none" w:sz="0" w:space="0" w:color="auto"/>
          </w:divBdr>
        </w:div>
        <w:div w:id="1786775815">
          <w:marLeft w:val="640"/>
          <w:marRight w:val="0"/>
          <w:marTop w:val="0"/>
          <w:marBottom w:val="0"/>
          <w:divBdr>
            <w:top w:val="none" w:sz="0" w:space="0" w:color="auto"/>
            <w:left w:val="none" w:sz="0" w:space="0" w:color="auto"/>
            <w:bottom w:val="none" w:sz="0" w:space="0" w:color="auto"/>
            <w:right w:val="none" w:sz="0" w:space="0" w:color="auto"/>
          </w:divBdr>
        </w:div>
        <w:div w:id="1811481681">
          <w:marLeft w:val="640"/>
          <w:marRight w:val="0"/>
          <w:marTop w:val="0"/>
          <w:marBottom w:val="0"/>
          <w:divBdr>
            <w:top w:val="none" w:sz="0" w:space="0" w:color="auto"/>
            <w:left w:val="none" w:sz="0" w:space="0" w:color="auto"/>
            <w:bottom w:val="none" w:sz="0" w:space="0" w:color="auto"/>
            <w:right w:val="none" w:sz="0" w:space="0" w:color="auto"/>
          </w:divBdr>
        </w:div>
        <w:div w:id="2079940999">
          <w:marLeft w:val="640"/>
          <w:marRight w:val="0"/>
          <w:marTop w:val="0"/>
          <w:marBottom w:val="0"/>
          <w:divBdr>
            <w:top w:val="none" w:sz="0" w:space="0" w:color="auto"/>
            <w:left w:val="none" w:sz="0" w:space="0" w:color="auto"/>
            <w:bottom w:val="none" w:sz="0" w:space="0" w:color="auto"/>
            <w:right w:val="none" w:sz="0" w:space="0" w:color="auto"/>
          </w:divBdr>
        </w:div>
        <w:div w:id="2118522647">
          <w:marLeft w:val="640"/>
          <w:marRight w:val="0"/>
          <w:marTop w:val="0"/>
          <w:marBottom w:val="0"/>
          <w:divBdr>
            <w:top w:val="none" w:sz="0" w:space="0" w:color="auto"/>
            <w:left w:val="none" w:sz="0" w:space="0" w:color="auto"/>
            <w:bottom w:val="none" w:sz="0" w:space="0" w:color="auto"/>
            <w:right w:val="none" w:sz="0" w:space="0" w:color="auto"/>
          </w:divBdr>
        </w:div>
      </w:divsChild>
    </w:div>
    <w:div w:id="596866606">
      <w:marLeft w:val="0"/>
      <w:marRight w:val="0"/>
      <w:marTop w:val="0"/>
      <w:marBottom w:val="0"/>
      <w:divBdr>
        <w:top w:val="none" w:sz="0" w:space="0" w:color="auto"/>
        <w:left w:val="none" w:sz="0" w:space="0" w:color="auto"/>
        <w:bottom w:val="none" w:sz="0" w:space="0" w:color="auto"/>
        <w:right w:val="none" w:sz="0" w:space="0" w:color="auto"/>
      </w:divBdr>
    </w:div>
    <w:div w:id="602228651">
      <w:bodyDiv w:val="1"/>
      <w:marLeft w:val="0"/>
      <w:marRight w:val="0"/>
      <w:marTop w:val="0"/>
      <w:marBottom w:val="0"/>
      <w:divBdr>
        <w:top w:val="none" w:sz="0" w:space="0" w:color="auto"/>
        <w:left w:val="none" w:sz="0" w:space="0" w:color="auto"/>
        <w:bottom w:val="none" w:sz="0" w:space="0" w:color="auto"/>
        <w:right w:val="none" w:sz="0" w:space="0" w:color="auto"/>
      </w:divBdr>
      <w:divsChild>
        <w:div w:id="9767395">
          <w:marLeft w:val="640"/>
          <w:marRight w:val="0"/>
          <w:marTop w:val="0"/>
          <w:marBottom w:val="0"/>
          <w:divBdr>
            <w:top w:val="none" w:sz="0" w:space="0" w:color="auto"/>
            <w:left w:val="none" w:sz="0" w:space="0" w:color="auto"/>
            <w:bottom w:val="none" w:sz="0" w:space="0" w:color="auto"/>
            <w:right w:val="none" w:sz="0" w:space="0" w:color="auto"/>
          </w:divBdr>
        </w:div>
        <w:div w:id="32926493">
          <w:marLeft w:val="640"/>
          <w:marRight w:val="0"/>
          <w:marTop w:val="0"/>
          <w:marBottom w:val="0"/>
          <w:divBdr>
            <w:top w:val="none" w:sz="0" w:space="0" w:color="auto"/>
            <w:left w:val="none" w:sz="0" w:space="0" w:color="auto"/>
            <w:bottom w:val="none" w:sz="0" w:space="0" w:color="auto"/>
            <w:right w:val="none" w:sz="0" w:space="0" w:color="auto"/>
          </w:divBdr>
        </w:div>
        <w:div w:id="176041267">
          <w:marLeft w:val="640"/>
          <w:marRight w:val="0"/>
          <w:marTop w:val="0"/>
          <w:marBottom w:val="0"/>
          <w:divBdr>
            <w:top w:val="none" w:sz="0" w:space="0" w:color="auto"/>
            <w:left w:val="none" w:sz="0" w:space="0" w:color="auto"/>
            <w:bottom w:val="none" w:sz="0" w:space="0" w:color="auto"/>
            <w:right w:val="none" w:sz="0" w:space="0" w:color="auto"/>
          </w:divBdr>
        </w:div>
        <w:div w:id="190800169">
          <w:marLeft w:val="640"/>
          <w:marRight w:val="0"/>
          <w:marTop w:val="0"/>
          <w:marBottom w:val="0"/>
          <w:divBdr>
            <w:top w:val="none" w:sz="0" w:space="0" w:color="auto"/>
            <w:left w:val="none" w:sz="0" w:space="0" w:color="auto"/>
            <w:bottom w:val="none" w:sz="0" w:space="0" w:color="auto"/>
            <w:right w:val="none" w:sz="0" w:space="0" w:color="auto"/>
          </w:divBdr>
        </w:div>
        <w:div w:id="240338886">
          <w:marLeft w:val="640"/>
          <w:marRight w:val="0"/>
          <w:marTop w:val="0"/>
          <w:marBottom w:val="0"/>
          <w:divBdr>
            <w:top w:val="none" w:sz="0" w:space="0" w:color="auto"/>
            <w:left w:val="none" w:sz="0" w:space="0" w:color="auto"/>
            <w:bottom w:val="none" w:sz="0" w:space="0" w:color="auto"/>
            <w:right w:val="none" w:sz="0" w:space="0" w:color="auto"/>
          </w:divBdr>
        </w:div>
        <w:div w:id="265843126">
          <w:marLeft w:val="640"/>
          <w:marRight w:val="0"/>
          <w:marTop w:val="0"/>
          <w:marBottom w:val="0"/>
          <w:divBdr>
            <w:top w:val="none" w:sz="0" w:space="0" w:color="auto"/>
            <w:left w:val="none" w:sz="0" w:space="0" w:color="auto"/>
            <w:bottom w:val="none" w:sz="0" w:space="0" w:color="auto"/>
            <w:right w:val="none" w:sz="0" w:space="0" w:color="auto"/>
          </w:divBdr>
        </w:div>
        <w:div w:id="305015329">
          <w:marLeft w:val="640"/>
          <w:marRight w:val="0"/>
          <w:marTop w:val="0"/>
          <w:marBottom w:val="0"/>
          <w:divBdr>
            <w:top w:val="none" w:sz="0" w:space="0" w:color="auto"/>
            <w:left w:val="none" w:sz="0" w:space="0" w:color="auto"/>
            <w:bottom w:val="none" w:sz="0" w:space="0" w:color="auto"/>
            <w:right w:val="none" w:sz="0" w:space="0" w:color="auto"/>
          </w:divBdr>
        </w:div>
        <w:div w:id="309212707">
          <w:marLeft w:val="640"/>
          <w:marRight w:val="0"/>
          <w:marTop w:val="0"/>
          <w:marBottom w:val="0"/>
          <w:divBdr>
            <w:top w:val="none" w:sz="0" w:space="0" w:color="auto"/>
            <w:left w:val="none" w:sz="0" w:space="0" w:color="auto"/>
            <w:bottom w:val="none" w:sz="0" w:space="0" w:color="auto"/>
            <w:right w:val="none" w:sz="0" w:space="0" w:color="auto"/>
          </w:divBdr>
        </w:div>
        <w:div w:id="335806582">
          <w:marLeft w:val="640"/>
          <w:marRight w:val="0"/>
          <w:marTop w:val="0"/>
          <w:marBottom w:val="0"/>
          <w:divBdr>
            <w:top w:val="none" w:sz="0" w:space="0" w:color="auto"/>
            <w:left w:val="none" w:sz="0" w:space="0" w:color="auto"/>
            <w:bottom w:val="none" w:sz="0" w:space="0" w:color="auto"/>
            <w:right w:val="none" w:sz="0" w:space="0" w:color="auto"/>
          </w:divBdr>
        </w:div>
        <w:div w:id="552274132">
          <w:marLeft w:val="640"/>
          <w:marRight w:val="0"/>
          <w:marTop w:val="0"/>
          <w:marBottom w:val="0"/>
          <w:divBdr>
            <w:top w:val="none" w:sz="0" w:space="0" w:color="auto"/>
            <w:left w:val="none" w:sz="0" w:space="0" w:color="auto"/>
            <w:bottom w:val="none" w:sz="0" w:space="0" w:color="auto"/>
            <w:right w:val="none" w:sz="0" w:space="0" w:color="auto"/>
          </w:divBdr>
        </w:div>
        <w:div w:id="556283404">
          <w:marLeft w:val="640"/>
          <w:marRight w:val="0"/>
          <w:marTop w:val="0"/>
          <w:marBottom w:val="0"/>
          <w:divBdr>
            <w:top w:val="none" w:sz="0" w:space="0" w:color="auto"/>
            <w:left w:val="none" w:sz="0" w:space="0" w:color="auto"/>
            <w:bottom w:val="none" w:sz="0" w:space="0" w:color="auto"/>
            <w:right w:val="none" w:sz="0" w:space="0" w:color="auto"/>
          </w:divBdr>
        </w:div>
        <w:div w:id="644356214">
          <w:marLeft w:val="640"/>
          <w:marRight w:val="0"/>
          <w:marTop w:val="0"/>
          <w:marBottom w:val="0"/>
          <w:divBdr>
            <w:top w:val="none" w:sz="0" w:space="0" w:color="auto"/>
            <w:left w:val="none" w:sz="0" w:space="0" w:color="auto"/>
            <w:bottom w:val="none" w:sz="0" w:space="0" w:color="auto"/>
            <w:right w:val="none" w:sz="0" w:space="0" w:color="auto"/>
          </w:divBdr>
        </w:div>
        <w:div w:id="657417294">
          <w:marLeft w:val="640"/>
          <w:marRight w:val="0"/>
          <w:marTop w:val="0"/>
          <w:marBottom w:val="0"/>
          <w:divBdr>
            <w:top w:val="none" w:sz="0" w:space="0" w:color="auto"/>
            <w:left w:val="none" w:sz="0" w:space="0" w:color="auto"/>
            <w:bottom w:val="none" w:sz="0" w:space="0" w:color="auto"/>
            <w:right w:val="none" w:sz="0" w:space="0" w:color="auto"/>
          </w:divBdr>
        </w:div>
        <w:div w:id="661854919">
          <w:marLeft w:val="640"/>
          <w:marRight w:val="0"/>
          <w:marTop w:val="0"/>
          <w:marBottom w:val="0"/>
          <w:divBdr>
            <w:top w:val="none" w:sz="0" w:space="0" w:color="auto"/>
            <w:left w:val="none" w:sz="0" w:space="0" w:color="auto"/>
            <w:bottom w:val="none" w:sz="0" w:space="0" w:color="auto"/>
            <w:right w:val="none" w:sz="0" w:space="0" w:color="auto"/>
          </w:divBdr>
        </w:div>
        <w:div w:id="792482964">
          <w:marLeft w:val="640"/>
          <w:marRight w:val="0"/>
          <w:marTop w:val="0"/>
          <w:marBottom w:val="0"/>
          <w:divBdr>
            <w:top w:val="none" w:sz="0" w:space="0" w:color="auto"/>
            <w:left w:val="none" w:sz="0" w:space="0" w:color="auto"/>
            <w:bottom w:val="none" w:sz="0" w:space="0" w:color="auto"/>
            <w:right w:val="none" w:sz="0" w:space="0" w:color="auto"/>
          </w:divBdr>
        </w:div>
        <w:div w:id="896742880">
          <w:marLeft w:val="640"/>
          <w:marRight w:val="0"/>
          <w:marTop w:val="0"/>
          <w:marBottom w:val="0"/>
          <w:divBdr>
            <w:top w:val="none" w:sz="0" w:space="0" w:color="auto"/>
            <w:left w:val="none" w:sz="0" w:space="0" w:color="auto"/>
            <w:bottom w:val="none" w:sz="0" w:space="0" w:color="auto"/>
            <w:right w:val="none" w:sz="0" w:space="0" w:color="auto"/>
          </w:divBdr>
        </w:div>
        <w:div w:id="1142113931">
          <w:marLeft w:val="640"/>
          <w:marRight w:val="0"/>
          <w:marTop w:val="0"/>
          <w:marBottom w:val="0"/>
          <w:divBdr>
            <w:top w:val="none" w:sz="0" w:space="0" w:color="auto"/>
            <w:left w:val="none" w:sz="0" w:space="0" w:color="auto"/>
            <w:bottom w:val="none" w:sz="0" w:space="0" w:color="auto"/>
            <w:right w:val="none" w:sz="0" w:space="0" w:color="auto"/>
          </w:divBdr>
        </w:div>
        <w:div w:id="1144616911">
          <w:marLeft w:val="640"/>
          <w:marRight w:val="0"/>
          <w:marTop w:val="0"/>
          <w:marBottom w:val="0"/>
          <w:divBdr>
            <w:top w:val="none" w:sz="0" w:space="0" w:color="auto"/>
            <w:left w:val="none" w:sz="0" w:space="0" w:color="auto"/>
            <w:bottom w:val="none" w:sz="0" w:space="0" w:color="auto"/>
            <w:right w:val="none" w:sz="0" w:space="0" w:color="auto"/>
          </w:divBdr>
        </w:div>
        <w:div w:id="1149437293">
          <w:marLeft w:val="640"/>
          <w:marRight w:val="0"/>
          <w:marTop w:val="0"/>
          <w:marBottom w:val="0"/>
          <w:divBdr>
            <w:top w:val="none" w:sz="0" w:space="0" w:color="auto"/>
            <w:left w:val="none" w:sz="0" w:space="0" w:color="auto"/>
            <w:bottom w:val="none" w:sz="0" w:space="0" w:color="auto"/>
            <w:right w:val="none" w:sz="0" w:space="0" w:color="auto"/>
          </w:divBdr>
        </w:div>
        <w:div w:id="1253393624">
          <w:marLeft w:val="640"/>
          <w:marRight w:val="0"/>
          <w:marTop w:val="0"/>
          <w:marBottom w:val="0"/>
          <w:divBdr>
            <w:top w:val="none" w:sz="0" w:space="0" w:color="auto"/>
            <w:left w:val="none" w:sz="0" w:space="0" w:color="auto"/>
            <w:bottom w:val="none" w:sz="0" w:space="0" w:color="auto"/>
            <w:right w:val="none" w:sz="0" w:space="0" w:color="auto"/>
          </w:divBdr>
        </w:div>
        <w:div w:id="1376587192">
          <w:marLeft w:val="640"/>
          <w:marRight w:val="0"/>
          <w:marTop w:val="0"/>
          <w:marBottom w:val="0"/>
          <w:divBdr>
            <w:top w:val="none" w:sz="0" w:space="0" w:color="auto"/>
            <w:left w:val="none" w:sz="0" w:space="0" w:color="auto"/>
            <w:bottom w:val="none" w:sz="0" w:space="0" w:color="auto"/>
            <w:right w:val="none" w:sz="0" w:space="0" w:color="auto"/>
          </w:divBdr>
        </w:div>
        <w:div w:id="1432314827">
          <w:marLeft w:val="640"/>
          <w:marRight w:val="0"/>
          <w:marTop w:val="0"/>
          <w:marBottom w:val="0"/>
          <w:divBdr>
            <w:top w:val="none" w:sz="0" w:space="0" w:color="auto"/>
            <w:left w:val="none" w:sz="0" w:space="0" w:color="auto"/>
            <w:bottom w:val="none" w:sz="0" w:space="0" w:color="auto"/>
            <w:right w:val="none" w:sz="0" w:space="0" w:color="auto"/>
          </w:divBdr>
        </w:div>
        <w:div w:id="1460562890">
          <w:marLeft w:val="640"/>
          <w:marRight w:val="0"/>
          <w:marTop w:val="0"/>
          <w:marBottom w:val="0"/>
          <w:divBdr>
            <w:top w:val="none" w:sz="0" w:space="0" w:color="auto"/>
            <w:left w:val="none" w:sz="0" w:space="0" w:color="auto"/>
            <w:bottom w:val="none" w:sz="0" w:space="0" w:color="auto"/>
            <w:right w:val="none" w:sz="0" w:space="0" w:color="auto"/>
          </w:divBdr>
        </w:div>
        <w:div w:id="1566530444">
          <w:marLeft w:val="640"/>
          <w:marRight w:val="0"/>
          <w:marTop w:val="0"/>
          <w:marBottom w:val="0"/>
          <w:divBdr>
            <w:top w:val="none" w:sz="0" w:space="0" w:color="auto"/>
            <w:left w:val="none" w:sz="0" w:space="0" w:color="auto"/>
            <w:bottom w:val="none" w:sz="0" w:space="0" w:color="auto"/>
            <w:right w:val="none" w:sz="0" w:space="0" w:color="auto"/>
          </w:divBdr>
        </w:div>
        <w:div w:id="1790932981">
          <w:marLeft w:val="640"/>
          <w:marRight w:val="0"/>
          <w:marTop w:val="0"/>
          <w:marBottom w:val="0"/>
          <w:divBdr>
            <w:top w:val="none" w:sz="0" w:space="0" w:color="auto"/>
            <w:left w:val="none" w:sz="0" w:space="0" w:color="auto"/>
            <w:bottom w:val="none" w:sz="0" w:space="0" w:color="auto"/>
            <w:right w:val="none" w:sz="0" w:space="0" w:color="auto"/>
          </w:divBdr>
        </w:div>
        <w:div w:id="1929344576">
          <w:marLeft w:val="640"/>
          <w:marRight w:val="0"/>
          <w:marTop w:val="0"/>
          <w:marBottom w:val="0"/>
          <w:divBdr>
            <w:top w:val="none" w:sz="0" w:space="0" w:color="auto"/>
            <w:left w:val="none" w:sz="0" w:space="0" w:color="auto"/>
            <w:bottom w:val="none" w:sz="0" w:space="0" w:color="auto"/>
            <w:right w:val="none" w:sz="0" w:space="0" w:color="auto"/>
          </w:divBdr>
        </w:div>
        <w:div w:id="2016490830">
          <w:marLeft w:val="640"/>
          <w:marRight w:val="0"/>
          <w:marTop w:val="0"/>
          <w:marBottom w:val="0"/>
          <w:divBdr>
            <w:top w:val="none" w:sz="0" w:space="0" w:color="auto"/>
            <w:left w:val="none" w:sz="0" w:space="0" w:color="auto"/>
            <w:bottom w:val="none" w:sz="0" w:space="0" w:color="auto"/>
            <w:right w:val="none" w:sz="0" w:space="0" w:color="auto"/>
          </w:divBdr>
        </w:div>
      </w:divsChild>
    </w:div>
    <w:div w:id="602417730">
      <w:bodyDiv w:val="1"/>
      <w:marLeft w:val="0"/>
      <w:marRight w:val="0"/>
      <w:marTop w:val="0"/>
      <w:marBottom w:val="0"/>
      <w:divBdr>
        <w:top w:val="none" w:sz="0" w:space="0" w:color="auto"/>
        <w:left w:val="none" w:sz="0" w:space="0" w:color="auto"/>
        <w:bottom w:val="none" w:sz="0" w:space="0" w:color="auto"/>
        <w:right w:val="none" w:sz="0" w:space="0" w:color="auto"/>
      </w:divBdr>
      <w:divsChild>
        <w:div w:id="1822769188">
          <w:marLeft w:val="640"/>
          <w:marRight w:val="0"/>
          <w:marTop w:val="0"/>
          <w:marBottom w:val="0"/>
          <w:divBdr>
            <w:top w:val="none" w:sz="0" w:space="0" w:color="auto"/>
            <w:left w:val="none" w:sz="0" w:space="0" w:color="auto"/>
            <w:bottom w:val="none" w:sz="0" w:space="0" w:color="auto"/>
            <w:right w:val="none" w:sz="0" w:space="0" w:color="auto"/>
          </w:divBdr>
        </w:div>
        <w:div w:id="181945509">
          <w:marLeft w:val="640"/>
          <w:marRight w:val="0"/>
          <w:marTop w:val="0"/>
          <w:marBottom w:val="0"/>
          <w:divBdr>
            <w:top w:val="none" w:sz="0" w:space="0" w:color="auto"/>
            <w:left w:val="none" w:sz="0" w:space="0" w:color="auto"/>
            <w:bottom w:val="none" w:sz="0" w:space="0" w:color="auto"/>
            <w:right w:val="none" w:sz="0" w:space="0" w:color="auto"/>
          </w:divBdr>
        </w:div>
        <w:div w:id="1047724142">
          <w:marLeft w:val="640"/>
          <w:marRight w:val="0"/>
          <w:marTop w:val="0"/>
          <w:marBottom w:val="0"/>
          <w:divBdr>
            <w:top w:val="none" w:sz="0" w:space="0" w:color="auto"/>
            <w:left w:val="none" w:sz="0" w:space="0" w:color="auto"/>
            <w:bottom w:val="none" w:sz="0" w:space="0" w:color="auto"/>
            <w:right w:val="none" w:sz="0" w:space="0" w:color="auto"/>
          </w:divBdr>
        </w:div>
        <w:div w:id="1178302112">
          <w:marLeft w:val="640"/>
          <w:marRight w:val="0"/>
          <w:marTop w:val="0"/>
          <w:marBottom w:val="0"/>
          <w:divBdr>
            <w:top w:val="none" w:sz="0" w:space="0" w:color="auto"/>
            <w:left w:val="none" w:sz="0" w:space="0" w:color="auto"/>
            <w:bottom w:val="none" w:sz="0" w:space="0" w:color="auto"/>
            <w:right w:val="none" w:sz="0" w:space="0" w:color="auto"/>
          </w:divBdr>
        </w:div>
        <w:div w:id="1018309198">
          <w:marLeft w:val="640"/>
          <w:marRight w:val="0"/>
          <w:marTop w:val="0"/>
          <w:marBottom w:val="0"/>
          <w:divBdr>
            <w:top w:val="none" w:sz="0" w:space="0" w:color="auto"/>
            <w:left w:val="none" w:sz="0" w:space="0" w:color="auto"/>
            <w:bottom w:val="none" w:sz="0" w:space="0" w:color="auto"/>
            <w:right w:val="none" w:sz="0" w:space="0" w:color="auto"/>
          </w:divBdr>
        </w:div>
        <w:div w:id="1189222394">
          <w:marLeft w:val="640"/>
          <w:marRight w:val="0"/>
          <w:marTop w:val="0"/>
          <w:marBottom w:val="0"/>
          <w:divBdr>
            <w:top w:val="none" w:sz="0" w:space="0" w:color="auto"/>
            <w:left w:val="none" w:sz="0" w:space="0" w:color="auto"/>
            <w:bottom w:val="none" w:sz="0" w:space="0" w:color="auto"/>
            <w:right w:val="none" w:sz="0" w:space="0" w:color="auto"/>
          </w:divBdr>
        </w:div>
        <w:div w:id="790827405">
          <w:marLeft w:val="640"/>
          <w:marRight w:val="0"/>
          <w:marTop w:val="0"/>
          <w:marBottom w:val="0"/>
          <w:divBdr>
            <w:top w:val="none" w:sz="0" w:space="0" w:color="auto"/>
            <w:left w:val="none" w:sz="0" w:space="0" w:color="auto"/>
            <w:bottom w:val="none" w:sz="0" w:space="0" w:color="auto"/>
            <w:right w:val="none" w:sz="0" w:space="0" w:color="auto"/>
          </w:divBdr>
        </w:div>
        <w:div w:id="1506239133">
          <w:marLeft w:val="640"/>
          <w:marRight w:val="0"/>
          <w:marTop w:val="0"/>
          <w:marBottom w:val="0"/>
          <w:divBdr>
            <w:top w:val="none" w:sz="0" w:space="0" w:color="auto"/>
            <w:left w:val="none" w:sz="0" w:space="0" w:color="auto"/>
            <w:bottom w:val="none" w:sz="0" w:space="0" w:color="auto"/>
            <w:right w:val="none" w:sz="0" w:space="0" w:color="auto"/>
          </w:divBdr>
        </w:div>
        <w:div w:id="132218342">
          <w:marLeft w:val="640"/>
          <w:marRight w:val="0"/>
          <w:marTop w:val="0"/>
          <w:marBottom w:val="0"/>
          <w:divBdr>
            <w:top w:val="none" w:sz="0" w:space="0" w:color="auto"/>
            <w:left w:val="none" w:sz="0" w:space="0" w:color="auto"/>
            <w:bottom w:val="none" w:sz="0" w:space="0" w:color="auto"/>
            <w:right w:val="none" w:sz="0" w:space="0" w:color="auto"/>
          </w:divBdr>
        </w:div>
        <w:div w:id="1875384105">
          <w:marLeft w:val="640"/>
          <w:marRight w:val="0"/>
          <w:marTop w:val="0"/>
          <w:marBottom w:val="0"/>
          <w:divBdr>
            <w:top w:val="none" w:sz="0" w:space="0" w:color="auto"/>
            <w:left w:val="none" w:sz="0" w:space="0" w:color="auto"/>
            <w:bottom w:val="none" w:sz="0" w:space="0" w:color="auto"/>
            <w:right w:val="none" w:sz="0" w:space="0" w:color="auto"/>
          </w:divBdr>
        </w:div>
        <w:div w:id="867910081">
          <w:marLeft w:val="640"/>
          <w:marRight w:val="0"/>
          <w:marTop w:val="0"/>
          <w:marBottom w:val="0"/>
          <w:divBdr>
            <w:top w:val="none" w:sz="0" w:space="0" w:color="auto"/>
            <w:left w:val="none" w:sz="0" w:space="0" w:color="auto"/>
            <w:bottom w:val="none" w:sz="0" w:space="0" w:color="auto"/>
            <w:right w:val="none" w:sz="0" w:space="0" w:color="auto"/>
          </w:divBdr>
        </w:div>
        <w:div w:id="1641030728">
          <w:marLeft w:val="640"/>
          <w:marRight w:val="0"/>
          <w:marTop w:val="0"/>
          <w:marBottom w:val="0"/>
          <w:divBdr>
            <w:top w:val="none" w:sz="0" w:space="0" w:color="auto"/>
            <w:left w:val="none" w:sz="0" w:space="0" w:color="auto"/>
            <w:bottom w:val="none" w:sz="0" w:space="0" w:color="auto"/>
            <w:right w:val="none" w:sz="0" w:space="0" w:color="auto"/>
          </w:divBdr>
        </w:div>
        <w:div w:id="2062554792">
          <w:marLeft w:val="640"/>
          <w:marRight w:val="0"/>
          <w:marTop w:val="0"/>
          <w:marBottom w:val="0"/>
          <w:divBdr>
            <w:top w:val="none" w:sz="0" w:space="0" w:color="auto"/>
            <w:left w:val="none" w:sz="0" w:space="0" w:color="auto"/>
            <w:bottom w:val="none" w:sz="0" w:space="0" w:color="auto"/>
            <w:right w:val="none" w:sz="0" w:space="0" w:color="auto"/>
          </w:divBdr>
        </w:div>
        <w:div w:id="866872967">
          <w:marLeft w:val="640"/>
          <w:marRight w:val="0"/>
          <w:marTop w:val="0"/>
          <w:marBottom w:val="0"/>
          <w:divBdr>
            <w:top w:val="none" w:sz="0" w:space="0" w:color="auto"/>
            <w:left w:val="none" w:sz="0" w:space="0" w:color="auto"/>
            <w:bottom w:val="none" w:sz="0" w:space="0" w:color="auto"/>
            <w:right w:val="none" w:sz="0" w:space="0" w:color="auto"/>
          </w:divBdr>
        </w:div>
        <w:div w:id="224269434">
          <w:marLeft w:val="640"/>
          <w:marRight w:val="0"/>
          <w:marTop w:val="0"/>
          <w:marBottom w:val="0"/>
          <w:divBdr>
            <w:top w:val="none" w:sz="0" w:space="0" w:color="auto"/>
            <w:left w:val="none" w:sz="0" w:space="0" w:color="auto"/>
            <w:bottom w:val="none" w:sz="0" w:space="0" w:color="auto"/>
            <w:right w:val="none" w:sz="0" w:space="0" w:color="auto"/>
          </w:divBdr>
        </w:div>
        <w:div w:id="665865854">
          <w:marLeft w:val="640"/>
          <w:marRight w:val="0"/>
          <w:marTop w:val="0"/>
          <w:marBottom w:val="0"/>
          <w:divBdr>
            <w:top w:val="none" w:sz="0" w:space="0" w:color="auto"/>
            <w:left w:val="none" w:sz="0" w:space="0" w:color="auto"/>
            <w:bottom w:val="none" w:sz="0" w:space="0" w:color="auto"/>
            <w:right w:val="none" w:sz="0" w:space="0" w:color="auto"/>
          </w:divBdr>
        </w:div>
        <w:div w:id="359472814">
          <w:marLeft w:val="640"/>
          <w:marRight w:val="0"/>
          <w:marTop w:val="0"/>
          <w:marBottom w:val="0"/>
          <w:divBdr>
            <w:top w:val="none" w:sz="0" w:space="0" w:color="auto"/>
            <w:left w:val="none" w:sz="0" w:space="0" w:color="auto"/>
            <w:bottom w:val="none" w:sz="0" w:space="0" w:color="auto"/>
            <w:right w:val="none" w:sz="0" w:space="0" w:color="auto"/>
          </w:divBdr>
        </w:div>
        <w:div w:id="1510489240">
          <w:marLeft w:val="640"/>
          <w:marRight w:val="0"/>
          <w:marTop w:val="0"/>
          <w:marBottom w:val="0"/>
          <w:divBdr>
            <w:top w:val="none" w:sz="0" w:space="0" w:color="auto"/>
            <w:left w:val="none" w:sz="0" w:space="0" w:color="auto"/>
            <w:bottom w:val="none" w:sz="0" w:space="0" w:color="auto"/>
            <w:right w:val="none" w:sz="0" w:space="0" w:color="auto"/>
          </w:divBdr>
        </w:div>
        <w:div w:id="367990894">
          <w:marLeft w:val="640"/>
          <w:marRight w:val="0"/>
          <w:marTop w:val="0"/>
          <w:marBottom w:val="0"/>
          <w:divBdr>
            <w:top w:val="none" w:sz="0" w:space="0" w:color="auto"/>
            <w:left w:val="none" w:sz="0" w:space="0" w:color="auto"/>
            <w:bottom w:val="none" w:sz="0" w:space="0" w:color="auto"/>
            <w:right w:val="none" w:sz="0" w:space="0" w:color="auto"/>
          </w:divBdr>
        </w:div>
        <w:div w:id="66148076">
          <w:marLeft w:val="640"/>
          <w:marRight w:val="0"/>
          <w:marTop w:val="0"/>
          <w:marBottom w:val="0"/>
          <w:divBdr>
            <w:top w:val="none" w:sz="0" w:space="0" w:color="auto"/>
            <w:left w:val="none" w:sz="0" w:space="0" w:color="auto"/>
            <w:bottom w:val="none" w:sz="0" w:space="0" w:color="auto"/>
            <w:right w:val="none" w:sz="0" w:space="0" w:color="auto"/>
          </w:divBdr>
        </w:div>
        <w:div w:id="720833237">
          <w:marLeft w:val="640"/>
          <w:marRight w:val="0"/>
          <w:marTop w:val="0"/>
          <w:marBottom w:val="0"/>
          <w:divBdr>
            <w:top w:val="none" w:sz="0" w:space="0" w:color="auto"/>
            <w:left w:val="none" w:sz="0" w:space="0" w:color="auto"/>
            <w:bottom w:val="none" w:sz="0" w:space="0" w:color="auto"/>
            <w:right w:val="none" w:sz="0" w:space="0" w:color="auto"/>
          </w:divBdr>
        </w:div>
        <w:div w:id="1686707782">
          <w:marLeft w:val="640"/>
          <w:marRight w:val="0"/>
          <w:marTop w:val="0"/>
          <w:marBottom w:val="0"/>
          <w:divBdr>
            <w:top w:val="none" w:sz="0" w:space="0" w:color="auto"/>
            <w:left w:val="none" w:sz="0" w:space="0" w:color="auto"/>
            <w:bottom w:val="none" w:sz="0" w:space="0" w:color="auto"/>
            <w:right w:val="none" w:sz="0" w:space="0" w:color="auto"/>
          </w:divBdr>
        </w:div>
        <w:div w:id="376004435">
          <w:marLeft w:val="640"/>
          <w:marRight w:val="0"/>
          <w:marTop w:val="0"/>
          <w:marBottom w:val="0"/>
          <w:divBdr>
            <w:top w:val="none" w:sz="0" w:space="0" w:color="auto"/>
            <w:left w:val="none" w:sz="0" w:space="0" w:color="auto"/>
            <w:bottom w:val="none" w:sz="0" w:space="0" w:color="auto"/>
            <w:right w:val="none" w:sz="0" w:space="0" w:color="auto"/>
          </w:divBdr>
        </w:div>
        <w:div w:id="1405955370">
          <w:marLeft w:val="640"/>
          <w:marRight w:val="0"/>
          <w:marTop w:val="0"/>
          <w:marBottom w:val="0"/>
          <w:divBdr>
            <w:top w:val="none" w:sz="0" w:space="0" w:color="auto"/>
            <w:left w:val="none" w:sz="0" w:space="0" w:color="auto"/>
            <w:bottom w:val="none" w:sz="0" w:space="0" w:color="auto"/>
            <w:right w:val="none" w:sz="0" w:space="0" w:color="auto"/>
          </w:divBdr>
        </w:div>
        <w:div w:id="324209661">
          <w:marLeft w:val="640"/>
          <w:marRight w:val="0"/>
          <w:marTop w:val="0"/>
          <w:marBottom w:val="0"/>
          <w:divBdr>
            <w:top w:val="none" w:sz="0" w:space="0" w:color="auto"/>
            <w:left w:val="none" w:sz="0" w:space="0" w:color="auto"/>
            <w:bottom w:val="none" w:sz="0" w:space="0" w:color="auto"/>
            <w:right w:val="none" w:sz="0" w:space="0" w:color="auto"/>
          </w:divBdr>
        </w:div>
        <w:div w:id="689797513">
          <w:marLeft w:val="640"/>
          <w:marRight w:val="0"/>
          <w:marTop w:val="0"/>
          <w:marBottom w:val="0"/>
          <w:divBdr>
            <w:top w:val="none" w:sz="0" w:space="0" w:color="auto"/>
            <w:left w:val="none" w:sz="0" w:space="0" w:color="auto"/>
            <w:bottom w:val="none" w:sz="0" w:space="0" w:color="auto"/>
            <w:right w:val="none" w:sz="0" w:space="0" w:color="auto"/>
          </w:divBdr>
        </w:div>
        <w:div w:id="1066030357">
          <w:marLeft w:val="640"/>
          <w:marRight w:val="0"/>
          <w:marTop w:val="0"/>
          <w:marBottom w:val="0"/>
          <w:divBdr>
            <w:top w:val="none" w:sz="0" w:space="0" w:color="auto"/>
            <w:left w:val="none" w:sz="0" w:space="0" w:color="auto"/>
            <w:bottom w:val="none" w:sz="0" w:space="0" w:color="auto"/>
            <w:right w:val="none" w:sz="0" w:space="0" w:color="auto"/>
          </w:divBdr>
        </w:div>
        <w:div w:id="1681618872">
          <w:marLeft w:val="640"/>
          <w:marRight w:val="0"/>
          <w:marTop w:val="0"/>
          <w:marBottom w:val="0"/>
          <w:divBdr>
            <w:top w:val="none" w:sz="0" w:space="0" w:color="auto"/>
            <w:left w:val="none" w:sz="0" w:space="0" w:color="auto"/>
            <w:bottom w:val="none" w:sz="0" w:space="0" w:color="auto"/>
            <w:right w:val="none" w:sz="0" w:space="0" w:color="auto"/>
          </w:divBdr>
        </w:div>
        <w:div w:id="1039822024">
          <w:marLeft w:val="640"/>
          <w:marRight w:val="0"/>
          <w:marTop w:val="0"/>
          <w:marBottom w:val="0"/>
          <w:divBdr>
            <w:top w:val="none" w:sz="0" w:space="0" w:color="auto"/>
            <w:left w:val="none" w:sz="0" w:space="0" w:color="auto"/>
            <w:bottom w:val="none" w:sz="0" w:space="0" w:color="auto"/>
            <w:right w:val="none" w:sz="0" w:space="0" w:color="auto"/>
          </w:divBdr>
        </w:div>
        <w:div w:id="508570059">
          <w:marLeft w:val="640"/>
          <w:marRight w:val="0"/>
          <w:marTop w:val="0"/>
          <w:marBottom w:val="0"/>
          <w:divBdr>
            <w:top w:val="none" w:sz="0" w:space="0" w:color="auto"/>
            <w:left w:val="none" w:sz="0" w:space="0" w:color="auto"/>
            <w:bottom w:val="none" w:sz="0" w:space="0" w:color="auto"/>
            <w:right w:val="none" w:sz="0" w:space="0" w:color="auto"/>
          </w:divBdr>
        </w:div>
        <w:div w:id="1823237032">
          <w:marLeft w:val="640"/>
          <w:marRight w:val="0"/>
          <w:marTop w:val="0"/>
          <w:marBottom w:val="0"/>
          <w:divBdr>
            <w:top w:val="none" w:sz="0" w:space="0" w:color="auto"/>
            <w:left w:val="none" w:sz="0" w:space="0" w:color="auto"/>
            <w:bottom w:val="none" w:sz="0" w:space="0" w:color="auto"/>
            <w:right w:val="none" w:sz="0" w:space="0" w:color="auto"/>
          </w:divBdr>
        </w:div>
        <w:div w:id="169297716">
          <w:marLeft w:val="640"/>
          <w:marRight w:val="0"/>
          <w:marTop w:val="0"/>
          <w:marBottom w:val="0"/>
          <w:divBdr>
            <w:top w:val="none" w:sz="0" w:space="0" w:color="auto"/>
            <w:left w:val="none" w:sz="0" w:space="0" w:color="auto"/>
            <w:bottom w:val="none" w:sz="0" w:space="0" w:color="auto"/>
            <w:right w:val="none" w:sz="0" w:space="0" w:color="auto"/>
          </w:divBdr>
        </w:div>
        <w:div w:id="768089316">
          <w:marLeft w:val="640"/>
          <w:marRight w:val="0"/>
          <w:marTop w:val="0"/>
          <w:marBottom w:val="0"/>
          <w:divBdr>
            <w:top w:val="none" w:sz="0" w:space="0" w:color="auto"/>
            <w:left w:val="none" w:sz="0" w:space="0" w:color="auto"/>
            <w:bottom w:val="none" w:sz="0" w:space="0" w:color="auto"/>
            <w:right w:val="none" w:sz="0" w:space="0" w:color="auto"/>
          </w:divBdr>
        </w:div>
        <w:div w:id="1004164246">
          <w:marLeft w:val="640"/>
          <w:marRight w:val="0"/>
          <w:marTop w:val="0"/>
          <w:marBottom w:val="0"/>
          <w:divBdr>
            <w:top w:val="none" w:sz="0" w:space="0" w:color="auto"/>
            <w:left w:val="none" w:sz="0" w:space="0" w:color="auto"/>
            <w:bottom w:val="none" w:sz="0" w:space="0" w:color="auto"/>
            <w:right w:val="none" w:sz="0" w:space="0" w:color="auto"/>
          </w:divBdr>
        </w:div>
        <w:div w:id="1874884600">
          <w:marLeft w:val="640"/>
          <w:marRight w:val="0"/>
          <w:marTop w:val="0"/>
          <w:marBottom w:val="0"/>
          <w:divBdr>
            <w:top w:val="none" w:sz="0" w:space="0" w:color="auto"/>
            <w:left w:val="none" w:sz="0" w:space="0" w:color="auto"/>
            <w:bottom w:val="none" w:sz="0" w:space="0" w:color="auto"/>
            <w:right w:val="none" w:sz="0" w:space="0" w:color="auto"/>
          </w:divBdr>
        </w:div>
        <w:div w:id="146676753">
          <w:marLeft w:val="640"/>
          <w:marRight w:val="0"/>
          <w:marTop w:val="0"/>
          <w:marBottom w:val="0"/>
          <w:divBdr>
            <w:top w:val="none" w:sz="0" w:space="0" w:color="auto"/>
            <w:left w:val="none" w:sz="0" w:space="0" w:color="auto"/>
            <w:bottom w:val="none" w:sz="0" w:space="0" w:color="auto"/>
            <w:right w:val="none" w:sz="0" w:space="0" w:color="auto"/>
          </w:divBdr>
        </w:div>
        <w:div w:id="185212631">
          <w:marLeft w:val="640"/>
          <w:marRight w:val="0"/>
          <w:marTop w:val="0"/>
          <w:marBottom w:val="0"/>
          <w:divBdr>
            <w:top w:val="none" w:sz="0" w:space="0" w:color="auto"/>
            <w:left w:val="none" w:sz="0" w:space="0" w:color="auto"/>
            <w:bottom w:val="none" w:sz="0" w:space="0" w:color="auto"/>
            <w:right w:val="none" w:sz="0" w:space="0" w:color="auto"/>
          </w:divBdr>
        </w:div>
        <w:div w:id="1546209547">
          <w:marLeft w:val="640"/>
          <w:marRight w:val="0"/>
          <w:marTop w:val="0"/>
          <w:marBottom w:val="0"/>
          <w:divBdr>
            <w:top w:val="none" w:sz="0" w:space="0" w:color="auto"/>
            <w:left w:val="none" w:sz="0" w:space="0" w:color="auto"/>
            <w:bottom w:val="none" w:sz="0" w:space="0" w:color="auto"/>
            <w:right w:val="none" w:sz="0" w:space="0" w:color="auto"/>
          </w:divBdr>
        </w:div>
        <w:div w:id="660424669">
          <w:marLeft w:val="640"/>
          <w:marRight w:val="0"/>
          <w:marTop w:val="0"/>
          <w:marBottom w:val="0"/>
          <w:divBdr>
            <w:top w:val="none" w:sz="0" w:space="0" w:color="auto"/>
            <w:left w:val="none" w:sz="0" w:space="0" w:color="auto"/>
            <w:bottom w:val="none" w:sz="0" w:space="0" w:color="auto"/>
            <w:right w:val="none" w:sz="0" w:space="0" w:color="auto"/>
          </w:divBdr>
        </w:div>
        <w:div w:id="687604681">
          <w:marLeft w:val="640"/>
          <w:marRight w:val="0"/>
          <w:marTop w:val="0"/>
          <w:marBottom w:val="0"/>
          <w:divBdr>
            <w:top w:val="none" w:sz="0" w:space="0" w:color="auto"/>
            <w:left w:val="none" w:sz="0" w:space="0" w:color="auto"/>
            <w:bottom w:val="none" w:sz="0" w:space="0" w:color="auto"/>
            <w:right w:val="none" w:sz="0" w:space="0" w:color="auto"/>
          </w:divBdr>
        </w:div>
        <w:div w:id="3824431">
          <w:marLeft w:val="640"/>
          <w:marRight w:val="0"/>
          <w:marTop w:val="0"/>
          <w:marBottom w:val="0"/>
          <w:divBdr>
            <w:top w:val="none" w:sz="0" w:space="0" w:color="auto"/>
            <w:left w:val="none" w:sz="0" w:space="0" w:color="auto"/>
            <w:bottom w:val="none" w:sz="0" w:space="0" w:color="auto"/>
            <w:right w:val="none" w:sz="0" w:space="0" w:color="auto"/>
          </w:divBdr>
        </w:div>
        <w:div w:id="894509226">
          <w:marLeft w:val="640"/>
          <w:marRight w:val="0"/>
          <w:marTop w:val="0"/>
          <w:marBottom w:val="0"/>
          <w:divBdr>
            <w:top w:val="none" w:sz="0" w:space="0" w:color="auto"/>
            <w:left w:val="none" w:sz="0" w:space="0" w:color="auto"/>
            <w:bottom w:val="none" w:sz="0" w:space="0" w:color="auto"/>
            <w:right w:val="none" w:sz="0" w:space="0" w:color="auto"/>
          </w:divBdr>
        </w:div>
        <w:div w:id="2071615546">
          <w:marLeft w:val="640"/>
          <w:marRight w:val="0"/>
          <w:marTop w:val="0"/>
          <w:marBottom w:val="0"/>
          <w:divBdr>
            <w:top w:val="none" w:sz="0" w:space="0" w:color="auto"/>
            <w:left w:val="none" w:sz="0" w:space="0" w:color="auto"/>
            <w:bottom w:val="none" w:sz="0" w:space="0" w:color="auto"/>
            <w:right w:val="none" w:sz="0" w:space="0" w:color="auto"/>
          </w:divBdr>
        </w:div>
        <w:div w:id="104542079">
          <w:marLeft w:val="640"/>
          <w:marRight w:val="0"/>
          <w:marTop w:val="0"/>
          <w:marBottom w:val="0"/>
          <w:divBdr>
            <w:top w:val="none" w:sz="0" w:space="0" w:color="auto"/>
            <w:left w:val="none" w:sz="0" w:space="0" w:color="auto"/>
            <w:bottom w:val="none" w:sz="0" w:space="0" w:color="auto"/>
            <w:right w:val="none" w:sz="0" w:space="0" w:color="auto"/>
          </w:divBdr>
        </w:div>
        <w:div w:id="1949193794">
          <w:marLeft w:val="640"/>
          <w:marRight w:val="0"/>
          <w:marTop w:val="0"/>
          <w:marBottom w:val="0"/>
          <w:divBdr>
            <w:top w:val="none" w:sz="0" w:space="0" w:color="auto"/>
            <w:left w:val="none" w:sz="0" w:space="0" w:color="auto"/>
            <w:bottom w:val="none" w:sz="0" w:space="0" w:color="auto"/>
            <w:right w:val="none" w:sz="0" w:space="0" w:color="auto"/>
          </w:divBdr>
        </w:div>
        <w:div w:id="1260678042">
          <w:marLeft w:val="640"/>
          <w:marRight w:val="0"/>
          <w:marTop w:val="0"/>
          <w:marBottom w:val="0"/>
          <w:divBdr>
            <w:top w:val="none" w:sz="0" w:space="0" w:color="auto"/>
            <w:left w:val="none" w:sz="0" w:space="0" w:color="auto"/>
            <w:bottom w:val="none" w:sz="0" w:space="0" w:color="auto"/>
            <w:right w:val="none" w:sz="0" w:space="0" w:color="auto"/>
          </w:divBdr>
        </w:div>
        <w:div w:id="1220088344">
          <w:marLeft w:val="640"/>
          <w:marRight w:val="0"/>
          <w:marTop w:val="0"/>
          <w:marBottom w:val="0"/>
          <w:divBdr>
            <w:top w:val="none" w:sz="0" w:space="0" w:color="auto"/>
            <w:left w:val="none" w:sz="0" w:space="0" w:color="auto"/>
            <w:bottom w:val="none" w:sz="0" w:space="0" w:color="auto"/>
            <w:right w:val="none" w:sz="0" w:space="0" w:color="auto"/>
          </w:divBdr>
        </w:div>
        <w:div w:id="1871142735">
          <w:marLeft w:val="640"/>
          <w:marRight w:val="0"/>
          <w:marTop w:val="0"/>
          <w:marBottom w:val="0"/>
          <w:divBdr>
            <w:top w:val="none" w:sz="0" w:space="0" w:color="auto"/>
            <w:left w:val="none" w:sz="0" w:space="0" w:color="auto"/>
            <w:bottom w:val="none" w:sz="0" w:space="0" w:color="auto"/>
            <w:right w:val="none" w:sz="0" w:space="0" w:color="auto"/>
          </w:divBdr>
        </w:div>
        <w:div w:id="1302157334">
          <w:marLeft w:val="640"/>
          <w:marRight w:val="0"/>
          <w:marTop w:val="0"/>
          <w:marBottom w:val="0"/>
          <w:divBdr>
            <w:top w:val="none" w:sz="0" w:space="0" w:color="auto"/>
            <w:left w:val="none" w:sz="0" w:space="0" w:color="auto"/>
            <w:bottom w:val="none" w:sz="0" w:space="0" w:color="auto"/>
            <w:right w:val="none" w:sz="0" w:space="0" w:color="auto"/>
          </w:divBdr>
        </w:div>
        <w:div w:id="770052117">
          <w:marLeft w:val="640"/>
          <w:marRight w:val="0"/>
          <w:marTop w:val="0"/>
          <w:marBottom w:val="0"/>
          <w:divBdr>
            <w:top w:val="none" w:sz="0" w:space="0" w:color="auto"/>
            <w:left w:val="none" w:sz="0" w:space="0" w:color="auto"/>
            <w:bottom w:val="none" w:sz="0" w:space="0" w:color="auto"/>
            <w:right w:val="none" w:sz="0" w:space="0" w:color="auto"/>
          </w:divBdr>
        </w:div>
        <w:div w:id="830098097">
          <w:marLeft w:val="640"/>
          <w:marRight w:val="0"/>
          <w:marTop w:val="0"/>
          <w:marBottom w:val="0"/>
          <w:divBdr>
            <w:top w:val="none" w:sz="0" w:space="0" w:color="auto"/>
            <w:left w:val="none" w:sz="0" w:space="0" w:color="auto"/>
            <w:bottom w:val="none" w:sz="0" w:space="0" w:color="auto"/>
            <w:right w:val="none" w:sz="0" w:space="0" w:color="auto"/>
          </w:divBdr>
        </w:div>
      </w:divsChild>
    </w:div>
    <w:div w:id="609243503">
      <w:marLeft w:val="0"/>
      <w:marRight w:val="0"/>
      <w:marTop w:val="0"/>
      <w:marBottom w:val="0"/>
      <w:divBdr>
        <w:top w:val="none" w:sz="0" w:space="0" w:color="auto"/>
        <w:left w:val="none" w:sz="0" w:space="0" w:color="auto"/>
        <w:bottom w:val="none" w:sz="0" w:space="0" w:color="auto"/>
        <w:right w:val="none" w:sz="0" w:space="0" w:color="auto"/>
      </w:divBdr>
    </w:div>
    <w:div w:id="609508102">
      <w:bodyDiv w:val="1"/>
      <w:marLeft w:val="0"/>
      <w:marRight w:val="0"/>
      <w:marTop w:val="0"/>
      <w:marBottom w:val="0"/>
      <w:divBdr>
        <w:top w:val="none" w:sz="0" w:space="0" w:color="auto"/>
        <w:left w:val="none" w:sz="0" w:space="0" w:color="auto"/>
        <w:bottom w:val="none" w:sz="0" w:space="0" w:color="auto"/>
        <w:right w:val="none" w:sz="0" w:space="0" w:color="auto"/>
      </w:divBdr>
    </w:div>
    <w:div w:id="611279016">
      <w:bodyDiv w:val="1"/>
      <w:marLeft w:val="0"/>
      <w:marRight w:val="0"/>
      <w:marTop w:val="0"/>
      <w:marBottom w:val="0"/>
      <w:divBdr>
        <w:top w:val="none" w:sz="0" w:space="0" w:color="auto"/>
        <w:left w:val="none" w:sz="0" w:space="0" w:color="auto"/>
        <w:bottom w:val="none" w:sz="0" w:space="0" w:color="auto"/>
        <w:right w:val="none" w:sz="0" w:space="0" w:color="auto"/>
      </w:divBdr>
      <w:divsChild>
        <w:div w:id="2323159">
          <w:marLeft w:val="640"/>
          <w:marRight w:val="0"/>
          <w:marTop w:val="0"/>
          <w:marBottom w:val="0"/>
          <w:divBdr>
            <w:top w:val="none" w:sz="0" w:space="0" w:color="auto"/>
            <w:left w:val="none" w:sz="0" w:space="0" w:color="auto"/>
            <w:bottom w:val="none" w:sz="0" w:space="0" w:color="auto"/>
            <w:right w:val="none" w:sz="0" w:space="0" w:color="auto"/>
          </w:divBdr>
        </w:div>
        <w:div w:id="61610678">
          <w:marLeft w:val="640"/>
          <w:marRight w:val="0"/>
          <w:marTop w:val="0"/>
          <w:marBottom w:val="0"/>
          <w:divBdr>
            <w:top w:val="none" w:sz="0" w:space="0" w:color="auto"/>
            <w:left w:val="none" w:sz="0" w:space="0" w:color="auto"/>
            <w:bottom w:val="none" w:sz="0" w:space="0" w:color="auto"/>
            <w:right w:val="none" w:sz="0" w:space="0" w:color="auto"/>
          </w:divBdr>
        </w:div>
        <w:div w:id="142816704">
          <w:marLeft w:val="640"/>
          <w:marRight w:val="0"/>
          <w:marTop w:val="0"/>
          <w:marBottom w:val="0"/>
          <w:divBdr>
            <w:top w:val="none" w:sz="0" w:space="0" w:color="auto"/>
            <w:left w:val="none" w:sz="0" w:space="0" w:color="auto"/>
            <w:bottom w:val="none" w:sz="0" w:space="0" w:color="auto"/>
            <w:right w:val="none" w:sz="0" w:space="0" w:color="auto"/>
          </w:divBdr>
        </w:div>
        <w:div w:id="228226745">
          <w:marLeft w:val="640"/>
          <w:marRight w:val="0"/>
          <w:marTop w:val="0"/>
          <w:marBottom w:val="0"/>
          <w:divBdr>
            <w:top w:val="none" w:sz="0" w:space="0" w:color="auto"/>
            <w:left w:val="none" w:sz="0" w:space="0" w:color="auto"/>
            <w:bottom w:val="none" w:sz="0" w:space="0" w:color="auto"/>
            <w:right w:val="none" w:sz="0" w:space="0" w:color="auto"/>
          </w:divBdr>
        </w:div>
        <w:div w:id="308246970">
          <w:marLeft w:val="640"/>
          <w:marRight w:val="0"/>
          <w:marTop w:val="0"/>
          <w:marBottom w:val="0"/>
          <w:divBdr>
            <w:top w:val="none" w:sz="0" w:space="0" w:color="auto"/>
            <w:left w:val="none" w:sz="0" w:space="0" w:color="auto"/>
            <w:bottom w:val="none" w:sz="0" w:space="0" w:color="auto"/>
            <w:right w:val="none" w:sz="0" w:space="0" w:color="auto"/>
          </w:divBdr>
        </w:div>
        <w:div w:id="477652503">
          <w:marLeft w:val="640"/>
          <w:marRight w:val="0"/>
          <w:marTop w:val="0"/>
          <w:marBottom w:val="0"/>
          <w:divBdr>
            <w:top w:val="none" w:sz="0" w:space="0" w:color="auto"/>
            <w:left w:val="none" w:sz="0" w:space="0" w:color="auto"/>
            <w:bottom w:val="none" w:sz="0" w:space="0" w:color="auto"/>
            <w:right w:val="none" w:sz="0" w:space="0" w:color="auto"/>
          </w:divBdr>
        </w:div>
        <w:div w:id="497771587">
          <w:marLeft w:val="640"/>
          <w:marRight w:val="0"/>
          <w:marTop w:val="0"/>
          <w:marBottom w:val="0"/>
          <w:divBdr>
            <w:top w:val="none" w:sz="0" w:space="0" w:color="auto"/>
            <w:left w:val="none" w:sz="0" w:space="0" w:color="auto"/>
            <w:bottom w:val="none" w:sz="0" w:space="0" w:color="auto"/>
            <w:right w:val="none" w:sz="0" w:space="0" w:color="auto"/>
          </w:divBdr>
        </w:div>
        <w:div w:id="521893620">
          <w:marLeft w:val="640"/>
          <w:marRight w:val="0"/>
          <w:marTop w:val="0"/>
          <w:marBottom w:val="0"/>
          <w:divBdr>
            <w:top w:val="none" w:sz="0" w:space="0" w:color="auto"/>
            <w:left w:val="none" w:sz="0" w:space="0" w:color="auto"/>
            <w:bottom w:val="none" w:sz="0" w:space="0" w:color="auto"/>
            <w:right w:val="none" w:sz="0" w:space="0" w:color="auto"/>
          </w:divBdr>
        </w:div>
        <w:div w:id="581336457">
          <w:marLeft w:val="640"/>
          <w:marRight w:val="0"/>
          <w:marTop w:val="0"/>
          <w:marBottom w:val="0"/>
          <w:divBdr>
            <w:top w:val="none" w:sz="0" w:space="0" w:color="auto"/>
            <w:left w:val="none" w:sz="0" w:space="0" w:color="auto"/>
            <w:bottom w:val="none" w:sz="0" w:space="0" w:color="auto"/>
            <w:right w:val="none" w:sz="0" w:space="0" w:color="auto"/>
          </w:divBdr>
        </w:div>
        <w:div w:id="652639317">
          <w:marLeft w:val="640"/>
          <w:marRight w:val="0"/>
          <w:marTop w:val="0"/>
          <w:marBottom w:val="0"/>
          <w:divBdr>
            <w:top w:val="none" w:sz="0" w:space="0" w:color="auto"/>
            <w:left w:val="none" w:sz="0" w:space="0" w:color="auto"/>
            <w:bottom w:val="none" w:sz="0" w:space="0" w:color="auto"/>
            <w:right w:val="none" w:sz="0" w:space="0" w:color="auto"/>
          </w:divBdr>
        </w:div>
        <w:div w:id="672798541">
          <w:marLeft w:val="640"/>
          <w:marRight w:val="0"/>
          <w:marTop w:val="0"/>
          <w:marBottom w:val="0"/>
          <w:divBdr>
            <w:top w:val="none" w:sz="0" w:space="0" w:color="auto"/>
            <w:left w:val="none" w:sz="0" w:space="0" w:color="auto"/>
            <w:bottom w:val="none" w:sz="0" w:space="0" w:color="auto"/>
            <w:right w:val="none" w:sz="0" w:space="0" w:color="auto"/>
          </w:divBdr>
        </w:div>
        <w:div w:id="805468108">
          <w:marLeft w:val="640"/>
          <w:marRight w:val="0"/>
          <w:marTop w:val="0"/>
          <w:marBottom w:val="0"/>
          <w:divBdr>
            <w:top w:val="none" w:sz="0" w:space="0" w:color="auto"/>
            <w:left w:val="none" w:sz="0" w:space="0" w:color="auto"/>
            <w:bottom w:val="none" w:sz="0" w:space="0" w:color="auto"/>
            <w:right w:val="none" w:sz="0" w:space="0" w:color="auto"/>
          </w:divBdr>
        </w:div>
        <w:div w:id="1009870560">
          <w:marLeft w:val="640"/>
          <w:marRight w:val="0"/>
          <w:marTop w:val="0"/>
          <w:marBottom w:val="0"/>
          <w:divBdr>
            <w:top w:val="none" w:sz="0" w:space="0" w:color="auto"/>
            <w:left w:val="none" w:sz="0" w:space="0" w:color="auto"/>
            <w:bottom w:val="none" w:sz="0" w:space="0" w:color="auto"/>
            <w:right w:val="none" w:sz="0" w:space="0" w:color="auto"/>
          </w:divBdr>
        </w:div>
        <w:div w:id="1028409664">
          <w:marLeft w:val="640"/>
          <w:marRight w:val="0"/>
          <w:marTop w:val="0"/>
          <w:marBottom w:val="0"/>
          <w:divBdr>
            <w:top w:val="none" w:sz="0" w:space="0" w:color="auto"/>
            <w:left w:val="none" w:sz="0" w:space="0" w:color="auto"/>
            <w:bottom w:val="none" w:sz="0" w:space="0" w:color="auto"/>
            <w:right w:val="none" w:sz="0" w:space="0" w:color="auto"/>
          </w:divBdr>
        </w:div>
        <w:div w:id="1057361155">
          <w:marLeft w:val="640"/>
          <w:marRight w:val="0"/>
          <w:marTop w:val="0"/>
          <w:marBottom w:val="0"/>
          <w:divBdr>
            <w:top w:val="none" w:sz="0" w:space="0" w:color="auto"/>
            <w:left w:val="none" w:sz="0" w:space="0" w:color="auto"/>
            <w:bottom w:val="none" w:sz="0" w:space="0" w:color="auto"/>
            <w:right w:val="none" w:sz="0" w:space="0" w:color="auto"/>
          </w:divBdr>
        </w:div>
        <w:div w:id="1078134929">
          <w:marLeft w:val="640"/>
          <w:marRight w:val="0"/>
          <w:marTop w:val="0"/>
          <w:marBottom w:val="0"/>
          <w:divBdr>
            <w:top w:val="none" w:sz="0" w:space="0" w:color="auto"/>
            <w:left w:val="none" w:sz="0" w:space="0" w:color="auto"/>
            <w:bottom w:val="none" w:sz="0" w:space="0" w:color="auto"/>
            <w:right w:val="none" w:sz="0" w:space="0" w:color="auto"/>
          </w:divBdr>
        </w:div>
        <w:div w:id="1223445620">
          <w:marLeft w:val="640"/>
          <w:marRight w:val="0"/>
          <w:marTop w:val="0"/>
          <w:marBottom w:val="0"/>
          <w:divBdr>
            <w:top w:val="none" w:sz="0" w:space="0" w:color="auto"/>
            <w:left w:val="none" w:sz="0" w:space="0" w:color="auto"/>
            <w:bottom w:val="none" w:sz="0" w:space="0" w:color="auto"/>
            <w:right w:val="none" w:sz="0" w:space="0" w:color="auto"/>
          </w:divBdr>
        </w:div>
        <w:div w:id="1385640423">
          <w:marLeft w:val="640"/>
          <w:marRight w:val="0"/>
          <w:marTop w:val="0"/>
          <w:marBottom w:val="0"/>
          <w:divBdr>
            <w:top w:val="none" w:sz="0" w:space="0" w:color="auto"/>
            <w:left w:val="none" w:sz="0" w:space="0" w:color="auto"/>
            <w:bottom w:val="none" w:sz="0" w:space="0" w:color="auto"/>
            <w:right w:val="none" w:sz="0" w:space="0" w:color="auto"/>
          </w:divBdr>
        </w:div>
        <w:div w:id="1503929657">
          <w:marLeft w:val="640"/>
          <w:marRight w:val="0"/>
          <w:marTop w:val="0"/>
          <w:marBottom w:val="0"/>
          <w:divBdr>
            <w:top w:val="none" w:sz="0" w:space="0" w:color="auto"/>
            <w:left w:val="none" w:sz="0" w:space="0" w:color="auto"/>
            <w:bottom w:val="none" w:sz="0" w:space="0" w:color="auto"/>
            <w:right w:val="none" w:sz="0" w:space="0" w:color="auto"/>
          </w:divBdr>
        </w:div>
        <w:div w:id="1703558383">
          <w:marLeft w:val="640"/>
          <w:marRight w:val="0"/>
          <w:marTop w:val="0"/>
          <w:marBottom w:val="0"/>
          <w:divBdr>
            <w:top w:val="none" w:sz="0" w:space="0" w:color="auto"/>
            <w:left w:val="none" w:sz="0" w:space="0" w:color="auto"/>
            <w:bottom w:val="none" w:sz="0" w:space="0" w:color="auto"/>
            <w:right w:val="none" w:sz="0" w:space="0" w:color="auto"/>
          </w:divBdr>
        </w:div>
        <w:div w:id="1712529756">
          <w:marLeft w:val="640"/>
          <w:marRight w:val="0"/>
          <w:marTop w:val="0"/>
          <w:marBottom w:val="0"/>
          <w:divBdr>
            <w:top w:val="none" w:sz="0" w:space="0" w:color="auto"/>
            <w:left w:val="none" w:sz="0" w:space="0" w:color="auto"/>
            <w:bottom w:val="none" w:sz="0" w:space="0" w:color="auto"/>
            <w:right w:val="none" w:sz="0" w:space="0" w:color="auto"/>
          </w:divBdr>
        </w:div>
        <w:div w:id="1865557592">
          <w:marLeft w:val="640"/>
          <w:marRight w:val="0"/>
          <w:marTop w:val="0"/>
          <w:marBottom w:val="0"/>
          <w:divBdr>
            <w:top w:val="none" w:sz="0" w:space="0" w:color="auto"/>
            <w:left w:val="none" w:sz="0" w:space="0" w:color="auto"/>
            <w:bottom w:val="none" w:sz="0" w:space="0" w:color="auto"/>
            <w:right w:val="none" w:sz="0" w:space="0" w:color="auto"/>
          </w:divBdr>
        </w:div>
        <w:div w:id="1889148828">
          <w:marLeft w:val="640"/>
          <w:marRight w:val="0"/>
          <w:marTop w:val="0"/>
          <w:marBottom w:val="0"/>
          <w:divBdr>
            <w:top w:val="none" w:sz="0" w:space="0" w:color="auto"/>
            <w:left w:val="none" w:sz="0" w:space="0" w:color="auto"/>
            <w:bottom w:val="none" w:sz="0" w:space="0" w:color="auto"/>
            <w:right w:val="none" w:sz="0" w:space="0" w:color="auto"/>
          </w:divBdr>
        </w:div>
        <w:div w:id="1954556300">
          <w:marLeft w:val="640"/>
          <w:marRight w:val="0"/>
          <w:marTop w:val="0"/>
          <w:marBottom w:val="0"/>
          <w:divBdr>
            <w:top w:val="none" w:sz="0" w:space="0" w:color="auto"/>
            <w:left w:val="none" w:sz="0" w:space="0" w:color="auto"/>
            <w:bottom w:val="none" w:sz="0" w:space="0" w:color="auto"/>
            <w:right w:val="none" w:sz="0" w:space="0" w:color="auto"/>
          </w:divBdr>
        </w:div>
        <w:div w:id="2011788379">
          <w:marLeft w:val="640"/>
          <w:marRight w:val="0"/>
          <w:marTop w:val="0"/>
          <w:marBottom w:val="0"/>
          <w:divBdr>
            <w:top w:val="none" w:sz="0" w:space="0" w:color="auto"/>
            <w:left w:val="none" w:sz="0" w:space="0" w:color="auto"/>
            <w:bottom w:val="none" w:sz="0" w:space="0" w:color="auto"/>
            <w:right w:val="none" w:sz="0" w:space="0" w:color="auto"/>
          </w:divBdr>
        </w:div>
        <w:div w:id="2025159641">
          <w:marLeft w:val="640"/>
          <w:marRight w:val="0"/>
          <w:marTop w:val="0"/>
          <w:marBottom w:val="0"/>
          <w:divBdr>
            <w:top w:val="none" w:sz="0" w:space="0" w:color="auto"/>
            <w:left w:val="none" w:sz="0" w:space="0" w:color="auto"/>
            <w:bottom w:val="none" w:sz="0" w:space="0" w:color="auto"/>
            <w:right w:val="none" w:sz="0" w:space="0" w:color="auto"/>
          </w:divBdr>
        </w:div>
        <w:div w:id="2073189640">
          <w:marLeft w:val="640"/>
          <w:marRight w:val="0"/>
          <w:marTop w:val="0"/>
          <w:marBottom w:val="0"/>
          <w:divBdr>
            <w:top w:val="none" w:sz="0" w:space="0" w:color="auto"/>
            <w:left w:val="none" w:sz="0" w:space="0" w:color="auto"/>
            <w:bottom w:val="none" w:sz="0" w:space="0" w:color="auto"/>
            <w:right w:val="none" w:sz="0" w:space="0" w:color="auto"/>
          </w:divBdr>
        </w:div>
      </w:divsChild>
    </w:div>
    <w:div w:id="612322646">
      <w:marLeft w:val="0"/>
      <w:marRight w:val="0"/>
      <w:marTop w:val="0"/>
      <w:marBottom w:val="0"/>
      <w:divBdr>
        <w:top w:val="none" w:sz="0" w:space="0" w:color="auto"/>
        <w:left w:val="none" w:sz="0" w:space="0" w:color="auto"/>
        <w:bottom w:val="none" w:sz="0" w:space="0" w:color="auto"/>
        <w:right w:val="none" w:sz="0" w:space="0" w:color="auto"/>
      </w:divBdr>
    </w:div>
    <w:div w:id="614949536">
      <w:bodyDiv w:val="1"/>
      <w:marLeft w:val="0"/>
      <w:marRight w:val="0"/>
      <w:marTop w:val="0"/>
      <w:marBottom w:val="0"/>
      <w:divBdr>
        <w:top w:val="none" w:sz="0" w:space="0" w:color="auto"/>
        <w:left w:val="none" w:sz="0" w:space="0" w:color="auto"/>
        <w:bottom w:val="none" w:sz="0" w:space="0" w:color="auto"/>
        <w:right w:val="none" w:sz="0" w:space="0" w:color="auto"/>
      </w:divBdr>
      <w:divsChild>
        <w:div w:id="939723096">
          <w:marLeft w:val="640"/>
          <w:marRight w:val="0"/>
          <w:marTop w:val="0"/>
          <w:marBottom w:val="0"/>
          <w:divBdr>
            <w:top w:val="none" w:sz="0" w:space="0" w:color="auto"/>
            <w:left w:val="none" w:sz="0" w:space="0" w:color="auto"/>
            <w:bottom w:val="none" w:sz="0" w:space="0" w:color="auto"/>
            <w:right w:val="none" w:sz="0" w:space="0" w:color="auto"/>
          </w:divBdr>
        </w:div>
        <w:div w:id="480313582">
          <w:marLeft w:val="640"/>
          <w:marRight w:val="0"/>
          <w:marTop w:val="0"/>
          <w:marBottom w:val="0"/>
          <w:divBdr>
            <w:top w:val="none" w:sz="0" w:space="0" w:color="auto"/>
            <w:left w:val="none" w:sz="0" w:space="0" w:color="auto"/>
            <w:bottom w:val="none" w:sz="0" w:space="0" w:color="auto"/>
            <w:right w:val="none" w:sz="0" w:space="0" w:color="auto"/>
          </w:divBdr>
        </w:div>
        <w:div w:id="66612653">
          <w:marLeft w:val="640"/>
          <w:marRight w:val="0"/>
          <w:marTop w:val="0"/>
          <w:marBottom w:val="0"/>
          <w:divBdr>
            <w:top w:val="none" w:sz="0" w:space="0" w:color="auto"/>
            <w:left w:val="none" w:sz="0" w:space="0" w:color="auto"/>
            <w:bottom w:val="none" w:sz="0" w:space="0" w:color="auto"/>
            <w:right w:val="none" w:sz="0" w:space="0" w:color="auto"/>
          </w:divBdr>
        </w:div>
        <w:div w:id="168840131">
          <w:marLeft w:val="640"/>
          <w:marRight w:val="0"/>
          <w:marTop w:val="0"/>
          <w:marBottom w:val="0"/>
          <w:divBdr>
            <w:top w:val="none" w:sz="0" w:space="0" w:color="auto"/>
            <w:left w:val="none" w:sz="0" w:space="0" w:color="auto"/>
            <w:bottom w:val="none" w:sz="0" w:space="0" w:color="auto"/>
            <w:right w:val="none" w:sz="0" w:space="0" w:color="auto"/>
          </w:divBdr>
        </w:div>
        <w:div w:id="1664580252">
          <w:marLeft w:val="640"/>
          <w:marRight w:val="0"/>
          <w:marTop w:val="0"/>
          <w:marBottom w:val="0"/>
          <w:divBdr>
            <w:top w:val="none" w:sz="0" w:space="0" w:color="auto"/>
            <w:left w:val="none" w:sz="0" w:space="0" w:color="auto"/>
            <w:bottom w:val="none" w:sz="0" w:space="0" w:color="auto"/>
            <w:right w:val="none" w:sz="0" w:space="0" w:color="auto"/>
          </w:divBdr>
        </w:div>
        <w:div w:id="589244438">
          <w:marLeft w:val="640"/>
          <w:marRight w:val="0"/>
          <w:marTop w:val="0"/>
          <w:marBottom w:val="0"/>
          <w:divBdr>
            <w:top w:val="none" w:sz="0" w:space="0" w:color="auto"/>
            <w:left w:val="none" w:sz="0" w:space="0" w:color="auto"/>
            <w:bottom w:val="none" w:sz="0" w:space="0" w:color="auto"/>
            <w:right w:val="none" w:sz="0" w:space="0" w:color="auto"/>
          </w:divBdr>
        </w:div>
        <w:div w:id="1384794206">
          <w:marLeft w:val="640"/>
          <w:marRight w:val="0"/>
          <w:marTop w:val="0"/>
          <w:marBottom w:val="0"/>
          <w:divBdr>
            <w:top w:val="none" w:sz="0" w:space="0" w:color="auto"/>
            <w:left w:val="none" w:sz="0" w:space="0" w:color="auto"/>
            <w:bottom w:val="none" w:sz="0" w:space="0" w:color="auto"/>
            <w:right w:val="none" w:sz="0" w:space="0" w:color="auto"/>
          </w:divBdr>
        </w:div>
        <w:div w:id="1025861529">
          <w:marLeft w:val="640"/>
          <w:marRight w:val="0"/>
          <w:marTop w:val="0"/>
          <w:marBottom w:val="0"/>
          <w:divBdr>
            <w:top w:val="none" w:sz="0" w:space="0" w:color="auto"/>
            <w:left w:val="none" w:sz="0" w:space="0" w:color="auto"/>
            <w:bottom w:val="none" w:sz="0" w:space="0" w:color="auto"/>
            <w:right w:val="none" w:sz="0" w:space="0" w:color="auto"/>
          </w:divBdr>
        </w:div>
        <w:div w:id="1285693063">
          <w:marLeft w:val="640"/>
          <w:marRight w:val="0"/>
          <w:marTop w:val="0"/>
          <w:marBottom w:val="0"/>
          <w:divBdr>
            <w:top w:val="none" w:sz="0" w:space="0" w:color="auto"/>
            <w:left w:val="none" w:sz="0" w:space="0" w:color="auto"/>
            <w:bottom w:val="none" w:sz="0" w:space="0" w:color="auto"/>
            <w:right w:val="none" w:sz="0" w:space="0" w:color="auto"/>
          </w:divBdr>
        </w:div>
        <w:div w:id="2144496212">
          <w:marLeft w:val="640"/>
          <w:marRight w:val="0"/>
          <w:marTop w:val="0"/>
          <w:marBottom w:val="0"/>
          <w:divBdr>
            <w:top w:val="none" w:sz="0" w:space="0" w:color="auto"/>
            <w:left w:val="none" w:sz="0" w:space="0" w:color="auto"/>
            <w:bottom w:val="none" w:sz="0" w:space="0" w:color="auto"/>
            <w:right w:val="none" w:sz="0" w:space="0" w:color="auto"/>
          </w:divBdr>
        </w:div>
        <w:div w:id="1300764046">
          <w:marLeft w:val="640"/>
          <w:marRight w:val="0"/>
          <w:marTop w:val="0"/>
          <w:marBottom w:val="0"/>
          <w:divBdr>
            <w:top w:val="none" w:sz="0" w:space="0" w:color="auto"/>
            <w:left w:val="none" w:sz="0" w:space="0" w:color="auto"/>
            <w:bottom w:val="none" w:sz="0" w:space="0" w:color="auto"/>
            <w:right w:val="none" w:sz="0" w:space="0" w:color="auto"/>
          </w:divBdr>
        </w:div>
        <w:div w:id="1818717588">
          <w:marLeft w:val="640"/>
          <w:marRight w:val="0"/>
          <w:marTop w:val="0"/>
          <w:marBottom w:val="0"/>
          <w:divBdr>
            <w:top w:val="none" w:sz="0" w:space="0" w:color="auto"/>
            <w:left w:val="none" w:sz="0" w:space="0" w:color="auto"/>
            <w:bottom w:val="none" w:sz="0" w:space="0" w:color="auto"/>
            <w:right w:val="none" w:sz="0" w:space="0" w:color="auto"/>
          </w:divBdr>
        </w:div>
        <w:div w:id="124274051">
          <w:marLeft w:val="640"/>
          <w:marRight w:val="0"/>
          <w:marTop w:val="0"/>
          <w:marBottom w:val="0"/>
          <w:divBdr>
            <w:top w:val="none" w:sz="0" w:space="0" w:color="auto"/>
            <w:left w:val="none" w:sz="0" w:space="0" w:color="auto"/>
            <w:bottom w:val="none" w:sz="0" w:space="0" w:color="auto"/>
            <w:right w:val="none" w:sz="0" w:space="0" w:color="auto"/>
          </w:divBdr>
        </w:div>
        <w:div w:id="91827932">
          <w:marLeft w:val="640"/>
          <w:marRight w:val="0"/>
          <w:marTop w:val="0"/>
          <w:marBottom w:val="0"/>
          <w:divBdr>
            <w:top w:val="none" w:sz="0" w:space="0" w:color="auto"/>
            <w:left w:val="none" w:sz="0" w:space="0" w:color="auto"/>
            <w:bottom w:val="none" w:sz="0" w:space="0" w:color="auto"/>
            <w:right w:val="none" w:sz="0" w:space="0" w:color="auto"/>
          </w:divBdr>
        </w:div>
        <w:div w:id="1301307261">
          <w:marLeft w:val="640"/>
          <w:marRight w:val="0"/>
          <w:marTop w:val="0"/>
          <w:marBottom w:val="0"/>
          <w:divBdr>
            <w:top w:val="none" w:sz="0" w:space="0" w:color="auto"/>
            <w:left w:val="none" w:sz="0" w:space="0" w:color="auto"/>
            <w:bottom w:val="none" w:sz="0" w:space="0" w:color="auto"/>
            <w:right w:val="none" w:sz="0" w:space="0" w:color="auto"/>
          </w:divBdr>
        </w:div>
        <w:div w:id="1934851618">
          <w:marLeft w:val="640"/>
          <w:marRight w:val="0"/>
          <w:marTop w:val="0"/>
          <w:marBottom w:val="0"/>
          <w:divBdr>
            <w:top w:val="none" w:sz="0" w:space="0" w:color="auto"/>
            <w:left w:val="none" w:sz="0" w:space="0" w:color="auto"/>
            <w:bottom w:val="none" w:sz="0" w:space="0" w:color="auto"/>
            <w:right w:val="none" w:sz="0" w:space="0" w:color="auto"/>
          </w:divBdr>
        </w:div>
        <w:div w:id="1805541568">
          <w:marLeft w:val="640"/>
          <w:marRight w:val="0"/>
          <w:marTop w:val="0"/>
          <w:marBottom w:val="0"/>
          <w:divBdr>
            <w:top w:val="none" w:sz="0" w:space="0" w:color="auto"/>
            <w:left w:val="none" w:sz="0" w:space="0" w:color="auto"/>
            <w:bottom w:val="none" w:sz="0" w:space="0" w:color="auto"/>
            <w:right w:val="none" w:sz="0" w:space="0" w:color="auto"/>
          </w:divBdr>
        </w:div>
        <w:div w:id="882985724">
          <w:marLeft w:val="640"/>
          <w:marRight w:val="0"/>
          <w:marTop w:val="0"/>
          <w:marBottom w:val="0"/>
          <w:divBdr>
            <w:top w:val="none" w:sz="0" w:space="0" w:color="auto"/>
            <w:left w:val="none" w:sz="0" w:space="0" w:color="auto"/>
            <w:bottom w:val="none" w:sz="0" w:space="0" w:color="auto"/>
            <w:right w:val="none" w:sz="0" w:space="0" w:color="auto"/>
          </w:divBdr>
        </w:div>
        <w:div w:id="959921220">
          <w:marLeft w:val="640"/>
          <w:marRight w:val="0"/>
          <w:marTop w:val="0"/>
          <w:marBottom w:val="0"/>
          <w:divBdr>
            <w:top w:val="none" w:sz="0" w:space="0" w:color="auto"/>
            <w:left w:val="none" w:sz="0" w:space="0" w:color="auto"/>
            <w:bottom w:val="none" w:sz="0" w:space="0" w:color="auto"/>
            <w:right w:val="none" w:sz="0" w:space="0" w:color="auto"/>
          </w:divBdr>
        </w:div>
        <w:div w:id="1610814333">
          <w:marLeft w:val="640"/>
          <w:marRight w:val="0"/>
          <w:marTop w:val="0"/>
          <w:marBottom w:val="0"/>
          <w:divBdr>
            <w:top w:val="none" w:sz="0" w:space="0" w:color="auto"/>
            <w:left w:val="none" w:sz="0" w:space="0" w:color="auto"/>
            <w:bottom w:val="none" w:sz="0" w:space="0" w:color="auto"/>
            <w:right w:val="none" w:sz="0" w:space="0" w:color="auto"/>
          </w:divBdr>
        </w:div>
        <w:div w:id="1060055201">
          <w:marLeft w:val="640"/>
          <w:marRight w:val="0"/>
          <w:marTop w:val="0"/>
          <w:marBottom w:val="0"/>
          <w:divBdr>
            <w:top w:val="none" w:sz="0" w:space="0" w:color="auto"/>
            <w:left w:val="none" w:sz="0" w:space="0" w:color="auto"/>
            <w:bottom w:val="none" w:sz="0" w:space="0" w:color="auto"/>
            <w:right w:val="none" w:sz="0" w:space="0" w:color="auto"/>
          </w:divBdr>
        </w:div>
        <w:div w:id="445346564">
          <w:marLeft w:val="640"/>
          <w:marRight w:val="0"/>
          <w:marTop w:val="0"/>
          <w:marBottom w:val="0"/>
          <w:divBdr>
            <w:top w:val="none" w:sz="0" w:space="0" w:color="auto"/>
            <w:left w:val="none" w:sz="0" w:space="0" w:color="auto"/>
            <w:bottom w:val="none" w:sz="0" w:space="0" w:color="auto"/>
            <w:right w:val="none" w:sz="0" w:space="0" w:color="auto"/>
          </w:divBdr>
        </w:div>
        <w:div w:id="23405354">
          <w:marLeft w:val="640"/>
          <w:marRight w:val="0"/>
          <w:marTop w:val="0"/>
          <w:marBottom w:val="0"/>
          <w:divBdr>
            <w:top w:val="none" w:sz="0" w:space="0" w:color="auto"/>
            <w:left w:val="none" w:sz="0" w:space="0" w:color="auto"/>
            <w:bottom w:val="none" w:sz="0" w:space="0" w:color="auto"/>
            <w:right w:val="none" w:sz="0" w:space="0" w:color="auto"/>
          </w:divBdr>
        </w:div>
        <w:div w:id="1167405762">
          <w:marLeft w:val="640"/>
          <w:marRight w:val="0"/>
          <w:marTop w:val="0"/>
          <w:marBottom w:val="0"/>
          <w:divBdr>
            <w:top w:val="none" w:sz="0" w:space="0" w:color="auto"/>
            <w:left w:val="none" w:sz="0" w:space="0" w:color="auto"/>
            <w:bottom w:val="none" w:sz="0" w:space="0" w:color="auto"/>
            <w:right w:val="none" w:sz="0" w:space="0" w:color="auto"/>
          </w:divBdr>
        </w:div>
        <w:div w:id="474178039">
          <w:marLeft w:val="640"/>
          <w:marRight w:val="0"/>
          <w:marTop w:val="0"/>
          <w:marBottom w:val="0"/>
          <w:divBdr>
            <w:top w:val="none" w:sz="0" w:space="0" w:color="auto"/>
            <w:left w:val="none" w:sz="0" w:space="0" w:color="auto"/>
            <w:bottom w:val="none" w:sz="0" w:space="0" w:color="auto"/>
            <w:right w:val="none" w:sz="0" w:space="0" w:color="auto"/>
          </w:divBdr>
        </w:div>
        <w:div w:id="239994146">
          <w:marLeft w:val="640"/>
          <w:marRight w:val="0"/>
          <w:marTop w:val="0"/>
          <w:marBottom w:val="0"/>
          <w:divBdr>
            <w:top w:val="none" w:sz="0" w:space="0" w:color="auto"/>
            <w:left w:val="none" w:sz="0" w:space="0" w:color="auto"/>
            <w:bottom w:val="none" w:sz="0" w:space="0" w:color="auto"/>
            <w:right w:val="none" w:sz="0" w:space="0" w:color="auto"/>
          </w:divBdr>
        </w:div>
        <w:div w:id="2028100153">
          <w:marLeft w:val="640"/>
          <w:marRight w:val="0"/>
          <w:marTop w:val="0"/>
          <w:marBottom w:val="0"/>
          <w:divBdr>
            <w:top w:val="none" w:sz="0" w:space="0" w:color="auto"/>
            <w:left w:val="none" w:sz="0" w:space="0" w:color="auto"/>
            <w:bottom w:val="none" w:sz="0" w:space="0" w:color="auto"/>
            <w:right w:val="none" w:sz="0" w:space="0" w:color="auto"/>
          </w:divBdr>
        </w:div>
        <w:div w:id="180359625">
          <w:marLeft w:val="640"/>
          <w:marRight w:val="0"/>
          <w:marTop w:val="0"/>
          <w:marBottom w:val="0"/>
          <w:divBdr>
            <w:top w:val="none" w:sz="0" w:space="0" w:color="auto"/>
            <w:left w:val="none" w:sz="0" w:space="0" w:color="auto"/>
            <w:bottom w:val="none" w:sz="0" w:space="0" w:color="auto"/>
            <w:right w:val="none" w:sz="0" w:space="0" w:color="auto"/>
          </w:divBdr>
        </w:div>
        <w:div w:id="341980503">
          <w:marLeft w:val="640"/>
          <w:marRight w:val="0"/>
          <w:marTop w:val="0"/>
          <w:marBottom w:val="0"/>
          <w:divBdr>
            <w:top w:val="none" w:sz="0" w:space="0" w:color="auto"/>
            <w:left w:val="none" w:sz="0" w:space="0" w:color="auto"/>
            <w:bottom w:val="none" w:sz="0" w:space="0" w:color="auto"/>
            <w:right w:val="none" w:sz="0" w:space="0" w:color="auto"/>
          </w:divBdr>
        </w:div>
        <w:div w:id="853693411">
          <w:marLeft w:val="640"/>
          <w:marRight w:val="0"/>
          <w:marTop w:val="0"/>
          <w:marBottom w:val="0"/>
          <w:divBdr>
            <w:top w:val="none" w:sz="0" w:space="0" w:color="auto"/>
            <w:left w:val="none" w:sz="0" w:space="0" w:color="auto"/>
            <w:bottom w:val="none" w:sz="0" w:space="0" w:color="auto"/>
            <w:right w:val="none" w:sz="0" w:space="0" w:color="auto"/>
          </w:divBdr>
        </w:div>
        <w:div w:id="1211307889">
          <w:marLeft w:val="640"/>
          <w:marRight w:val="0"/>
          <w:marTop w:val="0"/>
          <w:marBottom w:val="0"/>
          <w:divBdr>
            <w:top w:val="none" w:sz="0" w:space="0" w:color="auto"/>
            <w:left w:val="none" w:sz="0" w:space="0" w:color="auto"/>
            <w:bottom w:val="none" w:sz="0" w:space="0" w:color="auto"/>
            <w:right w:val="none" w:sz="0" w:space="0" w:color="auto"/>
          </w:divBdr>
        </w:div>
        <w:div w:id="799112559">
          <w:marLeft w:val="640"/>
          <w:marRight w:val="0"/>
          <w:marTop w:val="0"/>
          <w:marBottom w:val="0"/>
          <w:divBdr>
            <w:top w:val="none" w:sz="0" w:space="0" w:color="auto"/>
            <w:left w:val="none" w:sz="0" w:space="0" w:color="auto"/>
            <w:bottom w:val="none" w:sz="0" w:space="0" w:color="auto"/>
            <w:right w:val="none" w:sz="0" w:space="0" w:color="auto"/>
          </w:divBdr>
        </w:div>
        <w:div w:id="1505166564">
          <w:marLeft w:val="640"/>
          <w:marRight w:val="0"/>
          <w:marTop w:val="0"/>
          <w:marBottom w:val="0"/>
          <w:divBdr>
            <w:top w:val="none" w:sz="0" w:space="0" w:color="auto"/>
            <w:left w:val="none" w:sz="0" w:space="0" w:color="auto"/>
            <w:bottom w:val="none" w:sz="0" w:space="0" w:color="auto"/>
            <w:right w:val="none" w:sz="0" w:space="0" w:color="auto"/>
          </w:divBdr>
        </w:div>
        <w:div w:id="125969956">
          <w:marLeft w:val="640"/>
          <w:marRight w:val="0"/>
          <w:marTop w:val="0"/>
          <w:marBottom w:val="0"/>
          <w:divBdr>
            <w:top w:val="none" w:sz="0" w:space="0" w:color="auto"/>
            <w:left w:val="none" w:sz="0" w:space="0" w:color="auto"/>
            <w:bottom w:val="none" w:sz="0" w:space="0" w:color="auto"/>
            <w:right w:val="none" w:sz="0" w:space="0" w:color="auto"/>
          </w:divBdr>
        </w:div>
        <w:div w:id="626357775">
          <w:marLeft w:val="640"/>
          <w:marRight w:val="0"/>
          <w:marTop w:val="0"/>
          <w:marBottom w:val="0"/>
          <w:divBdr>
            <w:top w:val="none" w:sz="0" w:space="0" w:color="auto"/>
            <w:left w:val="none" w:sz="0" w:space="0" w:color="auto"/>
            <w:bottom w:val="none" w:sz="0" w:space="0" w:color="auto"/>
            <w:right w:val="none" w:sz="0" w:space="0" w:color="auto"/>
          </w:divBdr>
        </w:div>
        <w:div w:id="1448692630">
          <w:marLeft w:val="640"/>
          <w:marRight w:val="0"/>
          <w:marTop w:val="0"/>
          <w:marBottom w:val="0"/>
          <w:divBdr>
            <w:top w:val="none" w:sz="0" w:space="0" w:color="auto"/>
            <w:left w:val="none" w:sz="0" w:space="0" w:color="auto"/>
            <w:bottom w:val="none" w:sz="0" w:space="0" w:color="auto"/>
            <w:right w:val="none" w:sz="0" w:space="0" w:color="auto"/>
          </w:divBdr>
        </w:div>
        <w:div w:id="1294020220">
          <w:marLeft w:val="640"/>
          <w:marRight w:val="0"/>
          <w:marTop w:val="0"/>
          <w:marBottom w:val="0"/>
          <w:divBdr>
            <w:top w:val="none" w:sz="0" w:space="0" w:color="auto"/>
            <w:left w:val="none" w:sz="0" w:space="0" w:color="auto"/>
            <w:bottom w:val="none" w:sz="0" w:space="0" w:color="auto"/>
            <w:right w:val="none" w:sz="0" w:space="0" w:color="auto"/>
          </w:divBdr>
        </w:div>
        <w:div w:id="2021001929">
          <w:marLeft w:val="640"/>
          <w:marRight w:val="0"/>
          <w:marTop w:val="0"/>
          <w:marBottom w:val="0"/>
          <w:divBdr>
            <w:top w:val="none" w:sz="0" w:space="0" w:color="auto"/>
            <w:left w:val="none" w:sz="0" w:space="0" w:color="auto"/>
            <w:bottom w:val="none" w:sz="0" w:space="0" w:color="auto"/>
            <w:right w:val="none" w:sz="0" w:space="0" w:color="auto"/>
          </w:divBdr>
        </w:div>
        <w:div w:id="876545770">
          <w:marLeft w:val="640"/>
          <w:marRight w:val="0"/>
          <w:marTop w:val="0"/>
          <w:marBottom w:val="0"/>
          <w:divBdr>
            <w:top w:val="none" w:sz="0" w:space="0" w:color="auto"/>
            <w:left w:val="none" w:sz="0" w:space="0" w:color="auto"/>
            <w:bottom w:val="none" w:sz="0" w:space="0" w:color="auto"/>
            <w:right w:val="none" w:sz="0" w:space="0" w:color="auto"/>
          </w:divBdr>
        </w:div>
        <w:div w:id="654263772">
          <w:marLeft w:val="640"/>
          <w:marRight w:val="0"/>
          <w:marTop w:val="0"/>
          <w:marBottom w:val="0"/>
          <w:divBdr>
            <w:top w:val="none" w:sz="0" w:space="0" w:color="auto"/>
            <w:left w:val="none" w:sz="0" w:space="0" w:color="auto"/>
            <w:bottom w:val="none" w:sz="0" w:space="0" w:color="auto"/>
            <w:right w:val="none" w:sz="0" w:space="0" w:color="auto"/>
          </w:divBdr>
        </w:div>
        <w:div w:id="1344285107">
          <w:marLeft w:val="640"/>
          <w:marRight w:val="0"/>
          <w:marTop w:val="0"/>
          <w:marBottom w:val="0"/>
          <w:divBdr>
            <w:top w:val="none" w:sz="0" w:space="0" w:color="auto"/>
            <w:left w:val="none" w:sz="0" w:space="0" w:color="auto"/>
            <w:bottom w:val="none" w:sz="0" w:space="0" w:color="auto"/>
            <w:right w:val="none" w:sz="0" w:space="0" w:color="auto"/>
          </w:divBdr>
        </w:div>
        <w:div w:id="1579170532">
          <w:marLeft w:val="640"/>
          <w:marRight w:val="0"/>
          <w:marTop w:val="0"/>
          <w:marBottom w:val="0"/>
          <w:divBdr>
            <w:top w:val="none" w:sz="0" w:space="0" w:color="auto"/>
            <w:left w:val="none" w:sz="0" w:space="0" w:color="auto"/>
            <w:bottom w:val="none" w:sz="0" w:space="0" w:color="auto"/>
            <w:right w:val="none" w:sz="0" w:space="0" w:color="auto"/>
          </w:divBdr>
        </w:div>
        <w:div w:id="1701861294">
          <w:marLeft w:val="640"/>
          <w:marRight w:val="0"/>
          <w:marTop w:val="0"/>
          <w:marBottom w:val="0"/>
          <w:divBdr>
            <w:top w:val="none" w:sz="0" w:space="0" w:color="auto"/>
            <w:left w:val="none" w:sz="0" w:space="0" w:color="auto"/>
            <w:bottom w:val="none" w:sz="0" w:space="0" w:color="auto"/>
            <w:right w:val="none" w:sz="0" w:space="0" w:color="auto"/>
          </w:divBdr>
        </w:div>
        <w:div w:id="1441492706">
          <w:marLeft w:val="640"/>
          <w:marRight w:val="0"/>
          <w:marTop w:val="0"/>
          <w:marBottom w:val="0"/>
          <w:divBdr>
            <w:top w:val="none" w:sz="0" w:space="0" w:color="auto"/>
            <w:left w:val="none" w:sz="0" w:space="0" w:color="auto"/>
            <w:bottom w:val="none" w:sz="0" w:space="0" w:color="auto"/>
            <w:right w:val="none" w:sz="0" w:space="0" w:color="auto"/>
          </w:divBdr>
        </w:div>
        <w:div w:id="1394936323">
          <w:marLeft w:val="640"/>
          <w:marRight w:val="0"/>
          <w:marTop w:val="0"/>
          <w:marBottom w:val="0"/>
          <w:divBdr>
            <w:top w:val="none" w:sz="0" w:space="0" w:color="auto"/>
            <w:left w:val="none" w:sz="0" w:space="0" w:color="auto"/>
            <w:bottom w:val="none" w:sz="0" w:space="0" w:color="auto"/>
            <w:right w:val="none" w:sz="0" w:space="0" w:color="auto"/>
          </w:divBdr>
        </w:div>
        <w:div w:id="398795824">
          <w:marLeft w:val="640"/>
          <w:marRight w:val="0"/>
          <w:marTop w:val="0"/>
          <w:marBottom w:val="0"/>
          <w:divBdr>
            <w:top w:val="none" w:sz="0" w:space="0" w:color="auto"/>
            <w:left w:val="none" w:sz="0" w:space="0" w:color="auto"/>
            <w:bottom w:val="none" w:sz="0" w:space="0" w:color="auto"/>
            <w:right w:val="none" w:sz="0" w:space="0" w:color="auto"/>
          </w:divBdr>
        </w:div>
        <w:div w:id="691951639">
          <w:marLeft w:val="640"/>
          <w:marRight w:val="0"/>
          <w:marTop w:val="0"/>
          <w:marBottom w:val="0"/>
          <w:divBdr>
            <w:top w:val="none" w:sz="0" w:space="0" w:color="auto"/>
            <w:left w:val="none" w:sz="0" w:space="0" w:color="auto"/>
            <w:bottom w:val="none" w:sz="0" w:space="0" w:color="auto"/>
            <w:right w:val="none" w:sz="0" w:space="0" w:color="auto"/>
          </w:divBdr>
        </w:div>
        <w:div w:id="1722435673">
          <w:marLeft w:val="640"/>
          <w:marRight w:val="0"/>
          <w:marTop w:val="0"/>
          <w:marBottom w:val="0"/>
          <w:divBdr>
            <w:top w:val="none" w:sz="0" w:space="0" w:color="auto"/>
            <w:left w:val="none" w:sz="0" w:space="0" w:color="auto"/>
            <w:bottom w:val="none" w:sz="0" w:space="0" w:color="auto"/>
            <w:right w:val="none" w:sz="0" w:space="0" w:color="auto"/>
          </w:divBdr>
        </w:div>
        <w:div w:id="994263854">
          <w:marLeft w:val="640"/>
          <w:marRight w:val="0"/>
          <w:marTop w:val="0"/>
          <w:marBottom w:val="0"/>
          <w:divBdr>
            <w:top w:val="none" w:sz="0" w:space="0" w:color="auto"/>
            <w:left w:val="none" w:sz="0" w:space="0" w:color="auto"/>
            <w:bottom w:val="none" w:sz="0" w:space="0" w:color="auto"/>
            <w:right w:val="none" w:sz="0" w:space="0" w:color="auto"/>
          </w:divBdr>
        </w:div>
        <w:div w:id="1857618481">
          <w:marLeft w:val="640"/>
          <w:marRight w:val="0"/>
          <w:marTop w:val="0"/>
          <w:marBottom w:val="0"/>
          <w:divBdr>
            <w:top w:val="none" w:sz="0" w:space="0" w:color="auto"/>
            <w:left w:val="none" w:sz="0" w:space="0" w:color="auto"/>
            <w:bottom w:val="none" w:sz="0" w:space="0" w:color="auto"/>
            <w:right w:val="none" w:sz="0" w:space="0" w:color="auto"/>
          </w:divBdr>
        </w:div>
        <w:div w:id="1828477864">
          <w:marLeft w:val="640"/>
          <w:marRight w:val="0"/>
          <w:marTop w:val="0"/>
          <w:marBottom w:val="0"/>
          <w:divBdr>
            <w:top w:val="none" w:sz="0" w:space="0" w:color="auto"/>
            <w:left w:val="none" w:sz="0" w:space="0" w:color="auto"/>
            <w:bottom w:val="none" w:sz="0" w:space="0" w:color="auto"/>
            <w:right w:val="none" w:sz="0" w:space="0" w:color="auto"/>
          </w:divBdr>
        </w:div>
      </w:divsChild>
    </w:div>
    <w:div w:id="616059620">
      <w:bodyDiv w:val="1"/>
      <w:marLeft w:val="0"/>
      <w:marRight w:val="0"/>
      <w:marTop w:val="0"/>
      <w:marBottom w:val="0"/>
      <w:divBdr>
        <w:top w:val="none" w:sz="0" w:space="0" w:color="auto"/>
        <w:left w:val="none" w:sz="0" w:space="0" w:color="auto"/>
        <w:bottom w:val="none" w:sz="0" w:space="0" w:color="auto"/>
        <w:right w:val="none" w:sz="0" w:space="0" w:color="auto"/>
      </w:divBdr>
    </w:div>
    <w:div w:id="617763276">
      <w:bodyDiv w:val="1"/>
      <w:marLeft w:val="0"/>
      <w:marRight w:val="0"/>
      <w:marTop w:val="0"/>
      <w:marBottom w:val="0"/>
      <w:divBdr>
        <w:top w:val="none" w:sz="0" w:space="0" w:color="auto"/>
        <w:left w:val="none" w:sz="0" w:space="0" w:color="auto"/>
        <w:bottom w:val="none" w:sz="0" w:space="0" w:color="auto"/>
        <w:right w:val="none" w:sz="0" w:space="0" w:color="auto"/>
      </w:divBdr>
      <w:divsChild>
        <w:div w:id="4217012">
          <w:marLeft w:val="640"/>
          <w:marRight w:val="0"/>
          <w:marTop w:val="0"/>
          <w:marBottom w:val="0"/>
          <w:divBdr>
            <w:top w:val="none" w:sz="0" w:space="0" w:color="auto"/>
            <w:left w:val="none" w:sz="0" w:space="0" w:color="auto"/>
            <w:bottom w:val="none" w:sz="0" w:space="0" w:color="auto"/>
            <w:right w:val="none" w:sz="0" w:space="0" w:color="auto"/>
          </w:divBdr>
        </w:div>
        <w:div w:id="18549976">
          <w:marLeft w:val="640"/>
          <w:marRight w:val="0"/>
          <w:marTop w:val="0"/>
          <w:marBottom w:val="0"/>
          <w:divBdr>
            <w:top w:val="none" w:sz="0" w:space="0" w:color="auto"/>
            <w:left w:val="none" w:sz="0" w:space="0" w:color="auto"/>
            <w:bottom w:val="none" w:sz="0" w:space="0" w:color="auto"/>
            <w:right w:val="none" w:sz="0" w:space="0" w:color="auto"/>
          </w:divBdr>
        </w:div>
        <w:div w:id="22680005">
          <w:marLeft w:val="640"/>
          <w:marRight w:val="0"/>
          <w:marTop w:val="0"/>
          <w:marBottom w:val="0"/>
          <w:divBdr>
            <w:top w:val="none" w:sz="0" w:space="0" w:color="auto"/>
            <w:left w:val="none" w:sz="0" w:space="0" w:color="auto"/>
            <w:bottom w:val="none" w:sz="0" w:space="0" w:color="auto"/>
            <w:right w:val="none" w:sz="0" w:space="0" w:color="auto"/>
          </w:divBdr>
        </w:div>
        <w:div w:id="113907020">
          <w:marLeft w:val="640"/>
          <w:marRight w:val="0"/>
          <w:marTop w:val="0"/>
          <w:marBottom w:val="0"/>
          <w:divBdr>
            <w:top w:val="none" w:sz="0" w:space="0" w:color="auto"/>
            <w:left w:val="none" w:sz="0" w:space="0" w:color="auto"/>
            <w:bottom w:val="none" w:sz="0" w:space="0" w:color="auto"/>
            <w:right w:val="none" w:sz="0" w:space="0" w:color="auto"/>
          </w:divBdr>
        </w:div>
        <w:div w:id="270431547">
          <w:marLeft w:val="640"/>
          <w:marRight w:val="0"/>
          <w:marTop w:val="0"/>
          <w:marBottom w:val="0"/>
          <w:divBdr>
            <w:top w:val="none" w:sz="0" w:space="0" w:color="auto"/>
            <w:left w:val="none" w:sz="0" w:space="0" w:color="auto"/>
            <w:bottom w:val="none" w:sz="0" w:space="0" w:color="auto"/>
            <w:right w:val="none" w:sz="0" w:space="0" w:color="auto"/>
          </w:divBdr>
        </w:div>
        <w:div w:id="310409620">
          <w:marLeft w:val="640"/>
          <w:marRight w:val="0"/>
          <w:marTop w:val="0"/>
          <w:marBottom w:val="0"/>
          <w:divBdr>
            <w:top w:val="none" w:sz="0" w:space="0" w:color="auto"/>
            <w:left w:val="none" w:sz="0" w:space="0" w:color="auto"/>
            <w:bottom w:val="none" w:sz="0" w:space="0" w:color="auto"/>
            <w:right w:val="none" w:sz="0" w:space="0" w:color="auto"/>
          </w:divBdr>
        </w:div>
        <w:div w:id="354230035">
          <w:marLeft w:val="640"/>
          <w:marRight w:val="0"/>
          <w:marTop w:val="0"/>
          <w:marBottom w:val="0"/>
          <w:divBdr>
            <w:top w:val="none" w:sz="0" w:space="0" w:color="auto"/>
            <w:left w:val="none" w:sz="0" w:space="0" w:color="auto"/>
            <w:bottom w:val="none" w:sz="0" w:space="0" w:color="auto"/>
            <w:right w:val="none" w:sz="0" w:space="0" w:color="auto"/>
          </w:divBdr>
        </w:div>
        <w:div w:id="426004152">
          <w:marLeft w:val="640"/>
          <w:marRight w:val="0"/>
          <w:marTop w:val="0"/>
          <w:marBottom w:val="0"/>
          <w:divBdr>
            <w:top w:val="none" w:sz="0" w:space="0" w:color="auto"/>
            <w:left w:val="none" w:sz="0" w:space="0" w:color="auto"/>
            <w:bottom w:val="none" w:sz="0" w:space="0" w:color="auto"/>
            <w:right w:val="none" w:sz="0" w:space="0" w:color="auto"/>
          </w:divBdr>
        </w:div>
        <w:div w:id="512912699">
          <w:marLeft w:val="640"/>
          <w:marRight w:val="0"/>
          <w:marTop w:val="0"/>
          <w:marBottom w:val="0"/>
          <w:divBdr>
            <w:top w:val="none" w:sz="0" w:space="0" w:color="auto"/>
            <w:left w:val="none" w:sz="0" w:space="0" w:color="auto"/>
            <w:bottom w:val="none" w:sz="0" w:space="0" w:color="auto"/>
            <w:right w:val="none" w:sz="0" w:space="0" w:color="auto"/>
          </w:divBdr>
        </w:div>
        <w:div w:id="553278194">
          <w:marLeft w:val="640"/>
          <w:marRight w:val="0"/>
          <w:marTop w:val="0"/>
          <w:marBottom w:val="0"/>
          <w:divBdr>
            <w:top w:val="none" w:sz="0" w:space="0" w:color="auto"/>
            <w:left w:val="none" w:sz="0" w:space="0" w:color="auto"/>
            <w:bottom w:val="none" w:sz="0" w:space="0" w:color="auto"/>
            <w:right w:val="none" w:sz="0" w:space="0" w:color="auto"/>
          </w:divBdr>
        </w:div>
        <w:div w:id="570773751">
          <w:marLeft w:val="640"/>
          <w:marRight w:val="0"/>
          <w:marTop w:val="0"/>
          <w:marBottom w:val="0"/>
          <w:divBdr>
            <w:top w:val="none" w:sz="0" w:space="0" w:color="auto"/>
            <w:left w:val="none" w:sz="0" w:space="0" w:color="auto"/>
            <w:bottom w:val="none" w:sz="0" w:space="0" w:color="auto"/>
            <w:right w:val="none" w:sz="0" w:space="0" w:color="auto"/>
          </w:divBdr>
        </w:div>
        <w:div w:id="575238925">
          <w:marLeft w:val="640"/>
          <w:marRight w:val="0"/>
          <w:marTop w:val="0"/>
          <w:marBottom w:val="0"/>
          <w:divBdr>
            <w:top w:val="none" w:sz="0" w:space="0" w:color="auto"/>
            <w:left w:val="none" w:sz="0" w:space="0" w:color="auto"/>
            <w:bottom w:val="none" w:sz="0" w:space="0" w:color="auto"/>
            <w:right w:val="none" w:sz="0" w:space="0" w:color="auto"/>
          </w:divBdr>
        </w:div>
        <w:div w:id="610163475">
          <w:marLeft w:val="640"/>
          <w:marRight w:val="0"/>
          <w:marTop w:val="0"/>
          <w:marBottom w:val="0"/>
          <w:divBdr>
            <w:top w:val="none" w:sz="0" w:space="0" w:color="auto"/>
            <w:left w:val="none" w:sz="0" w:space="0" w:color="auto"/>
            <w:bottom w:val="none" w:sz="0" w:space="0" w:color="auto"/>
            <w:right w:val="none" w:sz="0" w:space="0" w:color="auto"/>
          </w:divBdr>
        </w:div>
        <w:div w:id="624313416">
          <w:marLeft w:val="640"/>
          <w:marRight w:val="0"/>
          <w:marTop w:val="0"/>
          <w:marBottom w:val="0"/>
          <w:divBdr>
            <w:top w:val="none" w:sz="0" w:space="0" w:color="auto"/>
            <w:left w:val="none" w:sz="0" w:space="0" w:color="auto"/>
            <w:bottom w:val="none" w:sz="0" w:space="0" w:color="auto"/>
            <w:right w:val="none" w:sz="0" w:space="0" w:color="auto"/>
          </w:divBdr>
        </w:div>
        <w:div w:id="655838407">
          <w:marLeft w:val="640"/>
          <w:marRight w:val="0"/>
          <w:marTop w:val="0"/>
          <w:marBottom w:val="0"/>
          <w:divBdr>
            <w:top w:val="none" w:sz="0" w:space="0" w:color="auto"/>
            <w:left w:val="none" w:sz="0" w:space="0" w:color="auto"/>
            <w:bottom w:val="none" w:sz="0" w:space="0" w:color="auto"/>
            <w:right w:val="none" w:sz="0" w:space="0" w:color="auto"/>
          </w:divBdr>
        </w:div>
        <w:div w:id="714817343">
          <w:marLeft w:val="640"/>
          <w:marRight w:val="0"/>
          <w:marTop w:val="0"/>
          <w:marBottom w:val="0"/>
          <w:divBdr>
            <w:top w:val="none" w:sz="0" w:space="0" w:color="auto"/>
            <w:left w:val="none" w:sz="0" w:space="0" w:color="auto"/>
            <w:bottom w:val="none" w:sz="0" w:space="0" w:color="auto"/>
            <w:right w:val="none" w:sz="0" w:space="0" w:color="auto"/>
          </w:divBdr>
        </w:div>
        <w:div w:id="745105378">
          <w:marLeft w:val="640"/>
          <w:marRight w:val="0"/>
          <w:marTop w:val="0"/>
          <w:marBottom w:val="0"/>
          <w:divBdr>
            <w:top w:val="none" w:sz="0" w:space="0" w:color="auto"/>
            <w:left w:val="none" w:sz="0" w:space="0" w:color="auto"/>
            <w:bottom w:val="none" w:sz="0" w:space="0" w:color="auto"/>
            <w:right w:val="none" w:sz="0" w:space="0" w:color="auto"/>
          </w:divBdr>
        </w:div>
        <w:div w:id="770391740">
          <w:marLeft w:val="640"/>
          <w:marRight w:val="0"/>
          <w:marTop w:val="0"/>
          <w:marBottom w:val="0"/>
          <w:divBdr>
            <w:top w:val="none" w:sz="0" w:space="0" w:color="auto"/>
            <w:left w:val="none" w:sz="0" w:space="0" w:color="auto"/>
            <w:bottom w:val="none" w:sz="0" w:space="0" w:color="auto"/>
            <w:right w:val="none" w:sz="0" w:space="0" w:color="auto"/>
          </w:divBdr>
        </w:div>
        <w:div w:id="834152846">
          <w:marLeft w:val="640"/>
          <w:marRight w:val="0"/>
          <w:marTop w:val="0"/>
          <w:marBottom w:val="0"/>
          <w:divBdr>
            <w:top w:val="none" w:sz="0" w:space="0" w:color="auto"/>
            <w:left w:val="none" w:sz="0" w:space="0" w:color="auto"/>
            <w:bottom w:val="none" w:sz="0" w:space="0" w:color="auto"/>
            <w:right w:val="none" w:sz="0" w:space="0" w:color="auto"/>
          </w:divBdr>
        </w:div>
        <w:div w:id="876624836">
          <w:marLeft w:val="640"/>
          <w:marRight w:val="0"/>
          <w:marTop w:val="0"/>
          <w:marBottom w:val="0"/>
          <w:divBdr>
            <w:top w:val="none" w:sz="0" w:space="0" w:color="auto"/>
            <w:left w:val="none" w:sz="0" w:space="0" w:color="auto"/>
            <w:bottom w:val="none" w:sz="0" w:space="0" w:color="auto"/>
            <w:right w:val="none" w:sz="0" w:space="0" w:color="auto"/>
          </w:divBdr>
        </w:div>
        <w:div w:id="877543211">
          <w:marLeft w:val="640"/>
          <w:marRight w:val="0"/>
          <w:marTop w:val="0"/>
          <w:marBottom w:val="0"/>
          <w:divBdr>
            <w:top w:val="none" w:sz="0" w:space="0" w:color="auto"/>
            <w:left w:val="none" w:sz="0" w:space="0" w:color="auto"/>
            <w:bottom w:val="none" w:sz="0" w:space="0" w:color="auto"/>
            <w:right w:val="none" w:sz="0" w:space="0" w:color="auto"/>
          </w:divBdr>
        </w:div>
        <w:div w:id="894124941">
          <w:marLeft w:val="640"/>
          <w:marRight w:val="0"/>
          <w:marTop w:val="0"/>
          <w:marBottom w:val="0"/>
          <w:divBdr>
            <w:top w:val="none" w:sz="0" w:space="0" w:color="auto"/>
            <w:left w:val="none" w:sz="0" w:space="0" w:color="auto"/>
            <w:bottom w:val="none" w:sz="0" w:space="0" w:color="auto"/>
            <w:right w:val="none" w:sz="0" w:space="0" w:color="auto"/>
          </w:divBdr>
        </w:div>
        <w:div w:id="965812257">
          <w:marLeft w:val="640"/>
          <w:marRight w:val="0"/>
          <w:marTop w:val="0"/>
          <w:marBottom w:val="0"/>
          <w:divBdr>
            <w:top w:val="none" w:sz="0" w:space="0" w:color="auto"/>
            <w:left w:val="none" w:sz="0" w:space="0" w:color="auto"/>
            <w:bottom w:val="none" w:sz="0" w:space="0" w:color="auto"/>
            <w:right w:val="none" w:sz="0" w:space="0" w:color="auto"/>
          </w:divBdr>
        </w:div>
        <w:div w:id="1004745272">
          <w:marLeft w:val="640"/>
          <w:marRight w:val="0"/>
          <w:marTop w:val="0"/>
          <w:marBottom w:val="0"/>
          <w:divBdr>
            <w:top w:val="none" w:sz="0" w:space="0" w:color="auto"/>
            <w:left w:val="none" w:sz="0" w:space="0" w:color="auto"/>
            <w:bottom w:val="none" w:sz="0" w:space="0" w:color="auto"/>
            <w:right w:val="none" w:sz="0" w:space="0" w:color="auto"/>
          </w:divBdr>
        </w:div>
        <w:div w:id="1018970423">
          <w:marLeft w:val="640"/>
          <w:marRight w:val="0"/>
          <w:marTop w:val="0"/>
          <w:marBottom w:val="0"/>
          <w:divBdr>
            <w:top w:val="none" w:sz="0" w:space="0" w:color="auto"/>
            <w:left w:val="none" w:sz="0" w:space="0" w:color="auto"/>
            <w:bottom w:val="none" w:sz="0" w:space="0" w:color="auto"/>
            <w:right w:val="none" w:sz="0" w:space="0" w:color="auto"/>
          </w:divBdr>
        </w:div>
        <w:div w:id="1030953159">
          <w:marLeft w:val="640"/>
          <w:marRight w:val="0"/>
          <w:marTop w:val="0"/>
          <w:marBottom w:val="0"/>
          <w:divBdr>
            <w:top w:val="none" w:sz="0" w:space="0" w:color="auto"/>
            <w:left w:val="none" w:sz="0" w:space="0" w:color="auto"/>
            <w:bottom w:val="none" w:sz="0" w:space="0" w:color="auto"/>
            <w:right w:val="none" w:sz="0" w:space="0" w:color="auto"/>
          </w:divBdr>
        </w:div>
        <w:div w:id="1099986151">
          <w:marLeft w:val="640"/>
          <w:marRight w:val="0"/>
          <w:marTop w:val="0"/>
          <w:marBottom w:val="0"/>
          <w:divBdr>
            <w:top w:val="none" w:sz="0" w:space="0" w:color="auto"/>
            <w:left w:val="none" w:sz="0" w:space="0" w:color="auto"/>
            <w:bottom w:val="none" w:sz="0" w:space="0" w:color="auto"/>
            <w:right w:val="none" w:sz="0" w:space="0" w:color="auto"/>
          </w:divBdr>
        </w:div>
        <w:div w:id="1159612251">
          <w:marLeft w:val="640"/>
          <w:marRight w:val="0"/>
          <w:marTop w:val="0"/>
          <w:marBottom w:val="0"/>
          <w:divBdr>
            <w:top w:val="none" w:sz="0" w:space="0" w:color="auto"/>
            <w:left w:val="none" w:sz="0" w:space="0" w:color="auto"/>
            <w:bottom w:val="none" w:sz="0" w:space="0" w:color="auto"/>
            <w:right w:val="none" w:sz="0" w:space="0" w:color="auto"/>
          </w:divBdr>
        </w:div>
        <w:div w:id="1160923932">
          <w:marLeft w:val="640"/>
          <w:marRight w:val="0"/>
          <w:marTop w:val="0"/>
          <w:marBottom w:val="0"/>
          <w:divBdr>
            <w:top w:val="none" w:sz="0" w:space="0" w:color="auto"/>
            <w:left w:val="none" w:sz="0" w:space="0" w:color="auto"/>
            <w:bottom w:val="none" w:sz="0" w:space="0" w:color="auto"/>
            <w:right w:val="none" w:sz="0" w:space="0" w:color="auto"/>
          </w:divBdr>
        </w:div>
        <w:div w:id="1173373150">
          <w:marLeft w:val="640"/>
          <w:marRight w:val="0"/>
          <w:marTop w:val="0"/>
          <w:marBottom w:val="0"/>
          <w:divBdr>
            <w:top w:val="none" w:sz="0" w:space="0" w:color="auto"/>
            <w:left w:val="none" w:sz="0" w:space="0" w:color="auto"/>
            <w:bottom w:val="none" w:sz="0" w:space="0" w:color="auto"/>
            <w:right w:val="none" w:sz="0" w:space="0" w:color="auto"/>
          </w:divBdr>
        </w:div>
        <w:div w:id="1238319224">
          <w:marLeft w:val="640"/>
          <w:marRight w:val="0"/>
          <w:marTop w:val="0"/>
          <w:marBottom w:val="0"/>
          <w:divBdr>
            <w:top w:val="none" w:sz="0" w:space="0" w:color="auto"/>
            <w:left w:val="none" w:sz="0" w:space="0" w:color="auto"/>
            <w:bottom w:val="none" w:sz="0" w:space="0" w:color="auto"/>
            <w:right w:val="none" w:sz="0" w:space="0" w:color="auto"/>
          </w:divBdr>
        </w:div>
        <w:div w:id="1281035216">
          <w:marLeft w:val="640"/>
          <w:marRight w:val="0"/>
          <w:marTop w:val="0"/>
          <w:marBottom w:val="0"/>
          <w:divBdr>
            <w:top w:val="none" w:sz="0" w:space="0" w:color="auto"/>
            <w:left w:val="none" w:sz="0" w:space="0" w:color="auto"/>
            <w:bottom w:val="none" w:sz="0" w:space="0" w:color="auto"/>
            <w:right w:val="none" w:sz="0" w:space="0" w:color="auto"/>
          </w:divBdr>
        </w:div>
        <w:div w:id="1333293836">
          <w:marLeft w:val="640"/>
          <w:marRight w:val="0"/>
          <w:marTop w:val="0"/>
          <w:marBottom w:val="0"/>
          <w:divBdr>
            <w:top w:val="none" w:sz="0" w:space="0" w:color="auto"/>
            <w:left w:val="none" w:sz="0" w:space="0" w:color="auto"/>
            <w:bottom w:val="none" w:sz="0" w:space="0" w:color="auto"/>
            <w:right w:val="none" w:sz="0" w:space="0" w:color="auto"/>
          </w:divBdr>
        </w:div>
        <w:div w:id="1390105278">
          <w:marLeft w:val="640"/>
          <w:marRight w:val="0"/>
          <w:marTop w:val="0"/>
          <w:marBottom w:val="0"/>
          <w:divBdr>
            <w:top w:val="none" w:sz="0" w:space="0" w:color="auto"/>
            <w:left w:val="none" w:sz="0" w:space="0" w:color="auto"/>
            <w:bottom w:val="none" w:sz="0" w:space="0" w:color="auto"/>
            <w:right w:val="none" w:sz="0" w:space="0" w:color="auto"/>
          </w:divBdr>
        </w:div>
        <w:div w:id="1427652832">
          <w:marLeft w:val="640"/>
          <w:marRight w:val="0"/>
          <w:marTop w:val="0"/>
          <w:marBottom w:val="0"/>
          <w:divBdr>
            <w:top w:val="none" w:sz="0" w:space="0" w:color="auto"/>
            <w:left w:val="none" w:sz="0" w:space="0" w:color="auto"/>
            <w:bottom w:val="none" w:sz="0" w:space="0" w:color="auto"/>
            <w:right w:val="none" w:sz="0" w:space="0" w:color="auto"/>
          </w:divBdr>
        </w:div>
        <w:div w:id="1495799825">
          <w:marLeft w:val="640"/>
          <w:marRight w:val="0"/>
          <w:marTop w:val="0"/>
          <w:marBottom w:val="0"/>
          <w:divBdr>
            <w:top w:val="none" w:sz="0" w:space="0" w:color="auto"/>
            <w:left w:val="none" w:sz="0" w:space="0" w:color="auto"/>
            <w:bottom w:val="none" w:sz="0" w:space="0" w:color="auto"/>
            <w:right w:val="none" w:sz="0" w:space="0" w:color="auto"/>
          </w:divBdr>
        </w:div>
        <w:div w:id="1531144998">
          <w:marLeft w:val="640"/>
          <w:marRight w:val="0"/>
          <w:marTop w:val="0"/>
          <w:marBottom w:val="0"/>
          <w:divBdr>
            <w:top w:val="none" w:sz="0" w:space="0" w:color="auto"/>
            <w:left w:val="none" w:sz="0" w:space="0" w:color="auto"/>
            <w:bottom w:val="none" w:sz="0" w:space="0" w:color="auto"/>
            <w:right w:val="none" w:sz="0" w:space="0" w:color="auto"/>
          </w:divBdr>
        </w:div>
        <w:div w:id="1533421603">
          <w:marLeft w:val="640"/>
          <w:marRight w:val="0"/>
          <w:marTop w:val="0"/>
          <w:marBottom w:val="0"/>
          <w:divBdr>
            <w:top w:val="none" w:sz="0" w:space="0" w:color="auto"/>
            <w:left w:val="none" w:sz="0" w:space="0" w:color="auto"/>
            <w:bottom w:val="none" w:sz="0" w:space="0" w:color="auto"/>
            <w:right w:val="none" w:sz="0" w:space="0" w:color="auto"/>
          </w:divBdr>
        </w:div>
        <w:div w:id="1602758136">
          <w:marLeft w:val="640"/>
          <w:marRight w:val="0"/>
          <w:marTop w:val="0"/>
          <w:marBottom w:val="0"/>
          <w:divBdr>
            <w:top w:val="none" w:sz="0" w:space="0" w:color="auto"/>
            <w:left w:val="none" w:sz="0" w:space="0" w:color="auto"/>
            <w:bottom w:val="none" w:sz="0" w:space="0" w:color="auto"/>
            <w:right w:val="none" w:sz="0" w:space="0" w:color="auto"/>
          </w:divBdr>
        </w:div>
        <w:div w:id="1669408470">
          <w:marLeft w:val="640"/>
          <w:marRight w:val="0"/>
          <w:marTop w:val="0"/>
          <w:marBottom w:val="0"/>
          <w:divBdr>
            <w:top w:val="none" w:sz="0" w:space="0" w:color="auto"/>
            <w:left w:val="none" w:sz="0" w:space="0" w:color="auto"/>
            <w:bottom w:val="none" w:sz="0" w:space="0" w:color="auto"/>
            <w:right w:val="none" w:sz="0" w:space="0" w:color="auto"/>
          </w:divBdr>
        </w:div>
        <w:div w:id="1699042155">
          <w:marLeft w:val="640"/>
          <w:marRight w:val="0"/>
          <w:marTop w:val="0"/>
          <w:marBottom w:val="0"/>
          <w:divBdr>
            <w:top w:val="none" w:sz="0" w:space="0" w:color="auto"/>
            <w:left w:val="none" w:sz="0" w:space="0" w:color="auto"/>
            <w:bottom w:val="none" w:sz="0" w:space="0" w:color="auto"/>
            <w:right w:val="none" w:sz="0" w:space="0" w:color="auto"/>
          </w:divBdr>
        </w:div>
        <w:div w:id="1720784059">
          <w:marLeft w:val="640"/>
          <w:marRight w:val="0"/>
          <w:marTop w:val="0"/>
          <w:marBottom w:val="0"/>
          <w:divBdr>
            <w:top w:val="none" w:sz="0" w:space="0" w:color="auto"/>
            <w:left w:val="none" w:sz="0" w:space="0" w:color="auto"/>
            <w:bottom w:val="none" w:sz="0" w:space="0" w:color="auto"/>
            <w:right w:val="none" w:sz="0" w:space="0" w:color="auto"/>
          </w:divBdr>
        </w:div>
        <w:div w:id="1793404659">
          <w:marLeft w:val="640"/>
          <w:marRight w:val="0"/>
          <w:marTop w:val="0"/>
          <w:marBottom w:val="0"/>
          <w:divBdr>
            <w:top w:val="none" w:sz="0" w:space="0" w:color="auto"/>
            <w:left w:val="none" w:sz="0" w:space="0" w:color="auto"/>
            <w:bottom w:val="none" w:sz="0" w:space="0" w:color="auto"/>
            <w:right w:val="none" w:sz="0" w:space="0" w:color="auto"/>
          </w:divBdr>
        </w:div>
        <w:div w:id="1882474594">
          <w:marLeft w:val="640"/>
          <w:marRight w:val="0"/>
          <w:marTop w:val="0"/>
          <w:marBottom w:val="0"/>
          <w:divBdr>
            <w:top w:val="none" w:sz="0" w:space="0" w:color="auto"/>
            <w:left w:val="none" w:sz="0" w:space="0" w:color="auto"/>
            <w:bottom w:val="none" w:sz="0" w:space="0" w:color="auto"/>
            <w:right w:val="none" w:sz="0" w:space="0" w:color="auto"/>
          </w:divBdr>
        </w:div>
        <w:div w:id="1883203305">
          <w:marLeft w:val="640"/>
          <w:marRight w:val="0"/>
          <w:marTop w:val="0"/>
          <w:marBottom w:val="0"/>
          <w:divBdr>
            <w:top w:val="none" w:sz="0" w:space="0" w:color="auto"/>
            <w:left w:val="none" w:sz="0" w:space="0" w:color="auto"/>
            <w:bottom w:val="none" w:sz="0" w:space="0" w:color="auto"/>
            <w:right w:val="none" w:sz="0" w:space="0" w:color="auto"/>
          </w:divBdr>
        </w:div>
        <w:div w:id="1932009430">
          <w:marLeft w:val="640"/>
          <w:marRight w:val="0"/>
          <w:marTop w:val="0"/>
          <w:marBottom w:val="0"/>
          <w:divBdr>
            <w:top w:val="none" w:sz="0" w:space="0" w:color="auto"/>
            <w:left w:val="none" w:sz="0" w:space="0" w:color="auto"/>
            <w:bottom w:val="none" w:sz="0" w:space="0" w:color="auto"/>
            <w:right w:val="none" w:sz="0" w:space="0" w:color="auto"/>
          </w:divBdr>
        </w:div>
        <w:div w:id="1949968977">
          <w:marLeft w:val="640"/>
          <w:marRight w:val="0"/>
          <w:marTop w:val="0"/>
          <w:marBottom w:val="0"/>
          <w:divBdr>
            <w:top w:val="none" w:sz="0" w:space="0" w:color="auto"/>
            <w:left w:val="none" w:sz="0" w:space="0" w:color="auto"/>
            <w:bottom w:val="none" w:sz="0" w:space="0" w:color="auto"/>
            <w:right w:val="none" w:sz="0" w:space="0" w:color="auto"/>
          </w:divBdr>
        </w:div>
        <w:div w:id="2048529691">
          <w:marLeft w:val="640"/>
          <w:marRight w:val="0"/>
          <w:marTop w:val="0"/>
          <w:marBottom w:val="0"/>
          <w:divBdr>
            <w:top w:val="none" w:sz="0" w:space="0" w:color="auto"/>
            <w:left w:val="none" w:sz="0" w:space="0" w:color="auto"/>
            <w:bottom w:val="none" w:sz="0" w:space="0" w:color="auto"/>
            <w:right w:val="none" w:sz="0" w:space="0" w:color="auto"/>
          </w:divBdr>
        </w:div>
        <w:div w:id="2110346472">
          <w:marLeft w:val="640"/>
          <w:marRight w:val="0"/>
          <w:marTop w:val="0"/>
          <w:marBottom w:val="0"/>
          <w:divBdr>
            <w:top w:val="none" w:sz="0" w:space="0" w:color="auto"/>
            <w:left w:val="none" w:sz="0" w:space="0" w:color="auto"/>
            <w:bottom w:val="none" w:sz="0" w:space="0" w:color="auto"/>
            <w:right w:val="none" w:sz="0" w:space="0" w:color="auto"/>
          </w:divBdr>
        </w:div>
      </w:divsChild>
    </w:div>
    <w:div w:id="631718733">
      <w:bodyDiv w:val="1"/>
      <w:marLeft w:val="0"/>
      <w:marRight w:val="0"/>
      <w:marTop w:val="0"/>
      <w:marBottom w:val="0"/>
      <w:divBdr>
        <w:top w:val="none" w:sz="0" w:space="0" w:color="auto"/>
        <w:left w:val="none" w:sz="0" w:space="0" w:color="auto"/>
        <w:bottom w:val="none" w:sz="0" w:space="0" w:color="auto"/>
        <w:right w:val="none" w:sz="0" w:space="0" w:color="auto"/>
      </w:divBdr>
      <w:divsChild>
        <w:div w:id="49502025">
          <w:marLeft w:val="640"/>
          <w:marRight w:val="0"/>
          <w:marTop w:val="0"/>
          <w:marBottom w:val="0"/>
          <w:divBdr>
            <w:top w:val="none" w:sz="0" w:space="0" w:color="auto"/>
            <w:left w:val="none" w:sz="0" w:space="0" w:color="auto"/>
            <w:bottom w:val="none" w:sz="0" w:space="0" w:color="auto"/>
            <w:right w:val="none" w:sz="0" w:space="0" w:color="auto"/>
          </w:divBdr>
        </w:div>
        <w:div w:id="61754406">
          <w:marLeft w:val="640"/>
          <w:marRight w:val="0"/>
          <w:marTop w:val="0"/>
          <w:marBottom w:val="0"/>
          <w:divBdr>
            <w:top w:val="none" w:sz="0" w:space="0" w:color="auto"/>
            <w:left w:val="none" w:sz="0" w:space="0" w:color="auto"/>
            <w:bottom w:val="none" w:sz="0" w:space="0" w:color="auto"/>
            <w:right w:val="none" w:sz="0" w:space="0" w:color="auto"/>
          </w:divBdr>
        </w:div>
        <w:div w:id="97721088">
          <w:marLeft w:val="640"/>
          <w:marRight w:val="0"/>
          <w:marTop w:val="0"/>
          <w:marBottom w:val="0"/>
          <w:divBdr>
            <w:top w:val="none" w:sz="0" w:space="0" w:color="auto"/>
            <w:left w:val="none" w:sz="0" w:space="0" w:color="auto"/>
            <w:bottom w:val="none" w:sz="0" w:space="0" w:color="auto"/>
            <w:right w:val="none" w:sz="0" w:space="0" w:color="auto"/>
          </w:divBdr>
        </w:div>
        <w:div w:id="108595886">
          <w:marLeft w:val="640"/>
          <w:marRight w:val="0"/>
          <w:marTop w:val="0"/>
          <w:marBottom w:val="0"/>
          <w:divBdr>
            <w:top w:val="none" w:sz="0" w:space="0" w:color="auto"/>
            <w:left w:val="none" w:sz="0" w:space="0" w:color="auto"/>
            <w:bottom w:val="none" w:sz="0" w:space="0" w:color="auto"/>
            <w:right w:val="none" w:sz="0" w:space="0" w:color="auto"/>
          </w:divBdr>
        </w:div>
        <w:div w:id="255940093">
          <w:marLeft w:val="640"/>
          <w:marRight w:val="0"/>
          <w:marTop w:val="0"/>
          <w:marBottom w:val="0"/>
          <w:divBdr>
            <w:top w:val="none" w:sz="0" w:space="0" w:color="auto"/>
            <w:left w:val="none" w:sz="0" w:space="0" w:color="auto"/>
            <w:bottom w:val="none" w:sz="0" w:space="0" w:color="auto"/>
            <w:right w:val="none" w:sz="0" w:space="0" w:color="auto"/>
          </w:divBdr>
        </w:div>
        <w:div w:id="261107679">
          <w:marLeft w:val="640"/>
          <w:marRight w:val="0"/>
          <w:marTop w:val="0"/>
          <w:marBottom w:val="0"/>
          <w:divBdr>
            <w:top w:val="none" w:sz="0" w:space="0" w:color="auto"/>
            <w:left w:val="none" w:sz="0" w:space="0" w:color="auto"/>
            <w:bottom w:val="none" w:sz="0" w:space="0" w:color="auto"/>
            <w:right w:val="none" w:sz="0" w:space="0" w:color="auto"/>
          </w:divBdr>
        </w:div>
        <w:div w:id="262496020">
          <w:marLeft w:val="640"/>
          <w:marRight w:val="0"/>
          <w:marTop w:val="0"/>
          <w:marBottom w:val="0"/>
          <w:divBdr>
            <w:top w:val="none" w:sz="0" w:space="0" w:color="auto"/>
            <w:left w:val="none" w:sz="0" w:space="0" w:color="auto"/>
            <w:bottom w:val="none" w:sz="0" w:space="0" w:color="auto"/>
            <w:right w:val="none" w:sz="0" w:space="0" w:color="auto"/>
          </w:divBdr>
        </w:div>
        <w:div w:id="519974739">
          <w:marLeft w:val="640"/>
          <w:marRight w:val="0"/>
          <w:marTop w:val="0"/>
          <w:marBottom w:val="0"/>
          <w:divBdr>
            <w:top w:val="none" w:sz="0" w:space="0" w:color="auto"/>
            <w:left w:val="none" w:sz="0" w:space="0" w:color="auto"/>
            <w:bottom w:val="none" w:sz="0" w:space="0" w:color="auto"/>
            <w:right w:val="none" w:sz="0" w:space="0" w:color="auto"/>
          </w:divBdr>
        </w:div>
        <w:div w:id="546988645">
          <w:marLeft w:val="640"/>
          <w:marRight w:val="0"/>
          <w:marTop w:val="0"/>
          <w:marBottom w:val="0"/>
          <w:divBdr>
            <w:top w:val="none" w:sz="0" w:space="0" w:color="auto"/>
            <w:left w:val="none" w:sz="0" w:space="0" w:color="auto"/>
            <w:bottom w:val="none" w:sz="0" w:space="0" w:color="auto"/>
            <w:right w:val="none" w:sz="0" w:space="0" w:color="auto"/>
          </w:divBdr>
        </w:div>
        <w:div w:id="549850905">
          <w:marLeft w:val="640"/>
          <w:marRight w:val="0"/>
          <w:marTop w:val="0"/>
          <w:marBottom w:val="0"/>
          <w:divBdr>
            <w:top w:val="none" w:sz="0" w:space="0" w:color="auto"/>
            <w:left w:val="none" w:sz="0" w:space="0" w:color="auto"/>
            <w:bottom w:val="none" w:sz="0" w:space="0" w:color="auto"/>
            <w:right w:val="none" w:sz="0" w:space="0" w:color="auto"/>
          </w:divBdr>
        </w:div>
        <w:div w:id="646322707">
          <w:marLeft w:val="640"/>
          <w:marRight w:val="0"/>
          <w:marTop w:val="0"/>
          <w:marBottom w:val="0"/>
          <w:divBdr>
            <w:top w:val="none" w:sz="0" w:space="0" w:color="auto"/>
            <w:left w:val="none" w:sz="0" w:space="0" w:color="auto"/>
            <w:bottom w:val="none" w:sz="0" w:space="0" w:color="auto"/>
            <w:right w:val="none" w:sz="0" w:space="0" w:color="auto"/>
          </w:divBdr>
        </w:div>
        <w:div w:id="656346899">
          <w:marLeft w:val="640"/>
          <w:marRight w:val="0"/>
          <w:marTop w:val="0"/>
          <w:marBottom w:val="0"/>
          <w:divBdr>
            <w:top w:val="none" w:sz="0" w:space="0" w:color="auto"/>
            <w:left w:val="none" w:sz="0" w:space="0" w:color="auto"/>
            <w:bottom w:val="none" w:sz="0" w:space="0" w:color="auto"/>
            <w:right w:val="none" w:sz="0" w:space="0" w:color="auto"/>
          </w:divBdr>
        </w:div>
        <w:div w:id="706681686">
          <w:marLeft w:val="640"/>
          <w:marRight w:val="0"/>
          <w:marTop w:val="0"/>
          <w:marBottom w:val="0"/>
          <w:divBdr>
            <w:top w:val="none" w:sz="0" w:space="0" w:color="auto"/>
            <w:left w:val="none" w:sz="0" w:space="0" w:color="auto"/>
            <w:bottom w:val="none" w:sz="0" w:space="0" w:color="auto"/>
            <w:right w:val="none" w:sz="0" w:space="0" w:color="auto"/>
          </w:divBdr>
        </w:div>
        <w:div w:id="707879998">
          <w:marLeft w:val="640"/>
          <w:marRight w:val="0"/>
          <w:marTop w:val="0"/>
          <w:marBottom w:val="0"/>
          <w:divBdr>
            <w:top w:val="none" w:sz="0" w:space="0" w:color="auto"/>
            <w:left w:val="none" w:sz="0" w:space="0" w:color="auto"/>
            <w:bottom w:val="none" w:sz="0" w:space="0" w:color="auto"/>
            <w:right w:val="none" w:sz="0" w:space="0" w:color="auto"/>
          </w:divBdr>
        </w:div>
        <w:div w:id="729381866">
          <w:marLeft w:val="640"/>
          <w:marRight w:val="0"/>
          <w:marTop w:val="0"/>
          <w:marBottom w:val="0"/>
          <w:divBdr>
            <w:top w:val="none" w:sz="0" w:space="0" w:color="auto"/>
            <w:left w:val="none" w:sz="0" w:space="0" w:color="auto"/>
            <w:bottom w:val="none" w:sz="0" w:space="0" w:color="auto"/>
            <w:right w:val="none" w:sz="0" w:space="0" w:color="auto"/>
          </w:divBdr>
        </w:div>
        <w:div w:id="749346575">
          <w:marLeft w:val="640"/>
          <w:marRight w:val="0"/>
          <w:marTop w:val="0"/>
          <w:marBottom w:val="0"/>
          <w:divBdr>
            <w:top w:val="none" w:sz="0" w:space="0" w:color="auto"/>
            <w:left w:val="none" w:sz="0" w:space="0" w:color="auto"/>
            <w:bottom w:val="none" w:sz="0" w:space="0" w:color="auto"/>
            <w:right w:val="none" w:sz="0" w:space="0" w:color="auto"/>
          </w:divBdr>
        </w:div>
        <w:div w:id="765492257">
          <w:marLeft w:val="640"/>
          <w:marRight w:val="0"/>
          <w:marTop w:val="0"/>
          <w:marBottom w:val="0"/>
          <w:divBdr>
            <w:top w:val="none" w:sz="0" w:space="0" w:color="auto"/>
            <w:left w:val="none" w:sz="0" w:space="0" w:color="auto"/>
            <w:bottom w:val="none" w:sz="0" w:space="0" w:color="auto"/>
            <w:right w:val="none" w:sz="0" w:space="0" w:color="auto"/>
          </w:divBdr>
        </w:div>
        <w:div w:id="787043001">
          <w:marLeft w:val="640"/>
          <w:marRight w:val="0"/>
          <w:marTop w:val="0"/>
          <w:marBottom w:val="0"/>
          <w:divBdr>
            <w:top w:val="none" w:sz="0" w:space="0" w:color="auto"/>
            <w:left w:val="none" w:sz="0" w:space="0" w:color="auto"/>
            <w:bottom w:val="none" w:sz="0" w:space="0" w:color="auto"/>
            <w:right w:val="none" w:sz="0" w:space="0" w:color="auto"/>
          </w:divBdr>
        </w:div>
        <w:div w:id="793444786">
          <w:marLeft w:val="640"/>
          <w:marRight w:val="0"/>
          <w:marTop w:val="0"/>
          <w:marBottom w:val="0"/>
          <w:divBdr>
            <w:top w:val="none" w:sz="0" w:space="0" w:color="auto"/>
            <w:left w:val="none" w:sz="0" w:space="0" w:color="auto"/>
            <w:bottom w:val="none" w:sz="0" w:space="0" w:color="auto"/>
            <w:right w:val="none" w:sz="0" w:space="0" w:color="auto"/>
          </w:divBdr>
        </w:div>
        <w:div w:id="801921981">
          <w:marLeft w:val="640"/>
          <w:marRight w:val="0"/>
          <w:marTop w:val="0"/>
          <w:marBottom w:val="0"/>
          <w:divBdr>
            <w:top w:val="none" w:sz="0" w:space="0" w:color="auto"/>
            <w:left w:val="none" w:sz="0" w:space="0" w:color="auto"/>
            <w:bottom w:val="none" w:sz="0" w:space="0" w:color="auto"/>
            <w:right w:val="none" w:sz="0" w:space="0" w:color="auto"/>
          </w:divBdr>
        </w:div>
        <w:div w:id="815339241">
          <w:marLeft w:val="640"/>
          <w:marRight w:val="0"/>
          <w:marTop w:val="0"/>
          <w:marBottom w:val="0"/>
          <w:divBdr>
            <w:top w:val="none" w:sz="0" w:space="0" w:color="auto"/>
            <w:left w:val="none" w:sz="0" w:space="0" w:color="auto"/>
            <w:bottom w:val="none" w:sz="0" w:space="0" w:color="auto"/>
            <w:right w:val="none" w:sz="0" w:space="0" w:color="auto"/>
          </w:divBdr>
        </w:div>
        <w:div w:id="876508126">
          <w:marLeft w:val="640"/>
          <w:marRight w:val="0"/>
          <w:marTop w:val="0"/>
          <w:marBottom w:val="0"/>
          <w:divBdr>
            <w:top w:val="none" w:sz="0" w:space="0" w:color="auto"/>
            <w:left w:val="none" w:sz="0" w:space="0" w:color="auto"/>
            <w:bottom w:val="none" w:sz="0" w:space="0" w:color="auto"/>
            <w:right w:val="none" w:sz="0" w:space="0" w:color="auto"/>
          </w:divBdr>
        </w:div>
        <w:div w:id="972709366">
          <w:marLeft w:val="640"/>
          <w:marRight w:val="0"/>
          <w:marTop w:val="0"/>
          <w:marBottom w:val="0"/>
          <w:divBdr>
            <w:top w:val="none" w:sz="0" w:space="0" w:color="auto"/>
            <w:left w:val="none" w:sz="0" w:space="0" w:color="auto"/>
            <w:bottom w:val="none" w:sz="0" w:space="0" w:color="auto"/>
            <w:right w:val="none" w:sz="0" w:space="0" w:color="auto"/>
          </w:divBdr>
        </w:div>
        <w:div w:id="1029642400">
          <w:marLeft w:val="640"/>
          <w:marRight w:val="0"/>
          <w:marTop w:val="0"/>
          <w:marBottom w:val="0"/>
          <w:divBdr>
            <w:top w:val="none" w:sz="0" w:space="0" w:color="auto"/>
            <w:left w:val="none" w:sz="0" w:space="0" w:color="auto"/>
            <w:bottom w:val="none" w:sz="0" w:space="0" w:color="auto"/>
            <w:right w:val="none" w:sz="0" w:space="0" w:color="auto"/>
          </w:divBdr>
        </w:div>
        <w:div w:id="1084038058">
          <w:marLeft w:val="640"/>
          <w:marRight w:val="0"/>
          <w:marTop w:val="0"/>
          <w:marBottom w:val="0"/>
          <w:divBdr>
            <w:top w:val="none" w:sz="0" w:space="0" w:color="auto"/>
            <w:left w:val="none" w:sz="0" w:space="0" w:color="auto"/>
            <w:bottom w:val="none" w:sz="0" w:space="0" w:color="auto"/>
            <w:right w:val="none" w:sz="0" w:space="0" w:color="auto"/>
          </w:divBdr>
        </w:div>
        <w:div w:id="1118447547">
          <w:marLeft w:val="640"/>
          <w:marRight w:val="0"/>
          <w:marTop w:val="0"/>
          <w:marBottom w:val="0"/>
          <w:divBdr>
            <w:top w:val="none" w:sz="0" w:space="0" w:color="auto"/>
            <w:left w:val="none" w:sz="0" w:space="0" w:color="auto"/>
            <w:bottom w:val="none" w:sz="0" w:space="0" w:color="auto"/>
            <w:right w:val="none" w:sz="0" w:space="0" w:color="auto"/>
          </w:divBdr>
        </w:div>
        <w:div w:id="1173644117">
          <w:marLeft w:val="640"/>
          <w:marRight w:val="0"/>
          <w:marTop w:val="0"/>
          <w:marBottom w:val="0"/>
          <w:divBdr>
            <w:top w:val="none" w:sz="0" w:space="0" w:color="auto"/>
            <w:left w:val="none" w:sz="0" w:space="0" w:color="auto"/>
            <w:bottom w:val="none" w:sz="0" w:space="0" w:color="auto"/>
            <w:right w:val="none" w:sz="0" w:space="0" w:color="auto"/>
          </w:divBdr>
        </w:div>
        <w:div w:id="1277298830">
          <w:marLeft w:val="640"/>
          <w:marRight w:val="0"/>
          <w:marTop w:val="0"/>
          <w:marBottom w:val="0"/>
          <w:divBdr>
            <w:top w:val="none" w:sz="0" w:space="0" w:color="auto"/>
            <w:left w:val="none" w:sz="0" w:space="0" w:color="auto"/>
            <w:bottom w:val="none" w:sz="0" w:space="0" w:color="auto"/>
            <w:right w:val="none" w:sz="0" w:space="0" w:color="auto"/>
          </w:divBdr>
        </w:div>
        <w:div w:id="1281840581">
          <w:marLeft w:val="640"/>
          <w:marRight w:val="0"/>
          <w:marTop w:val="0"/>
          <w:marBottom w:val="0"/>
          <w:divBdr>
            <w:top w:val="none" w:sz="0" w:space="0" w:color="auto"/>
            <w:left w:val="none" w:sz="0" w:space="0" w:color="auto"/>
            <w:bottom w:val="none" w:sz="0" w:space="0" w:color="auto"/>
            <w:right w:val="none" w:sz="0" w:space="0" w:color="auto"/>
          </w:divBdr>
        </w:div>
        <w:div w:id="1340809082">
          <w:marLeft w:val="640"/>
          <w:marRight w:val="0"/>
          <w:marTop w:val="0"/>
          <w:marBottom w:val="0"/>
          <w:divBdr>
            <w:top w:val="none" w:sz="0" w:space="0" w:color="auto"/>
            <w:left w:val="none" w:sz="0" w:space="0" w:color="auto"/>
            <w:bottom w:val="none" w:sz="0" w:space="0" w:color="auto"/>
            <w:right w:val="none" w:sz="0" w:space="0" w:color="auto"/>
          </w:divBdr>
        </w:div>
        <w:div w:id="1372614720">
          <w:marLeft w:val="640"/>
          <w:marRight w:val="0"/>
          <w:marTop w:val="0"/>
          <w:marBottom w:val="0"/>
          <w:divBdr>
            <w:top w:val="none" w:sz="0" w:space="0" w:color="auto"/>
            <w:left w:val="none" w:sz="0" w:space="0" w:color="auto"/>
            <w:bottom w:val="none" w:sz="0" w:space="0" w:color="auto"/>
            <w:right w:val="none" w:sz="0" w:space="0" w:color="auto"/>
          </w:divBdr>
        </w:div>
        <w:div w:id="1438333638">
          <w:marLeft w:val="640"/>
          <w:marRight w:val="0"/>
          <w:marTop w:val="0"/>
          <w:marBottom w:val="0"/>
          <w:divBdr>
            <w:top w:val="none" w:sz="0" w:space="0" w:color="auto"/>
            <w:left w:val="none" w:sz="0" w:space="0" w:color="auto"/>
            <w:bottom w:val="none" w:sz="0" w:space="0" w:color="auto"/>
            <w:right w:val="none" w:sz="0" w:space="0" w:color="auto"/>
          </w:divBdr>
        </w:div>
        <w:div w:id="1444113304">
          <w:marLeft w:val="640"/>
          <w:marRight w:val="0"/>
          <w:marTop w:val="0"/>
          <w:marBottom w:val="0"/>
          <w:divBdr>
            <w:top w:val="none" w:sz="0" w:space="0" w:color="auto"/>
            <w:left w:val="none" w:sz="0" w:space="0" w:color="auto"/>
            <w:bottom w:val="none" w:sz="0" w:space="0" w:color="auto"/>
            <w:right w:val="none" w:sz="0" w:space="0" w:color="auto"/>
          </w:divBdr>
        </w:div>
        <w:div w:id="1472139858">
          <w:marLeft w:val="640"/>
          <w:marRight w:val="0"/>
          <w:marTop w:val="0"/>
          <w:marBottom w:val="0"/>
          <w:divBdr>
            <w:top w:val="none" w:sz="0" w:space="0" w:color="auto"/>
            <w:left w:val="none" w:sz="0" w:space="0" w:color="auto"/>
            <w:bottom w:val="none" w:sz="0" w:space="0" w:color="auto"/>
            <w:right w:val="none" w:sz="0" w:space="0" w:color="auto"/>
          </w:divBdr>
        </w:div>
        <w:div w:id="1480459385">
          <w:marLeft w:val="640"/>
          <w:marRight w:val="0"/>
          <w:marTop w:val="0"/>
          <w:marBottom w:val="0"/>
          <w:divBdr>
            <w:top w:val="none" w:sz="0" w:space="0" w:color="auto"/>
            <w:left w:val="none" w:sz="0" w:space="0" w:color="auto"/>
            <w:bottom w:val="none" w:sz="0" w:space="0" w:color="auto"/>
            <w:right w:val="none" w:sz="0" w:space="0" w:color="auto"/>
          </w:divBdr>
        </w:div>
        <w:div w:id="1523592698">
          <w:marLeft w:val="640"/>
          <w:marRight w:val="0"/>
          <w:marTop w:val="0"/>
          <w:marBottom w:val="0"/>
          <w:divBdr>
            <w:top w:val="none" w:sz="0" w:space="0" w:color="auto"/>
            <w:left w:val="none" w:sz="0" w:space="0" w:color="auto"/>
            <w:bottom w:val="none" w:sz="0" w:space="0" w:color="auto"/>
            <w:right w:val="none" w:sz="0" w:space="0" w:color="auto"/>
          </w:divBdr>
        </w:div>
        <w:div w:id="1546940662">
          <w:marLeft w:val="640"/>
          <w:marRight w:val="0"/>
          <w:marTop w:val="0"/>
          <w:marBottom w:val="0"/>
          <w:divBdr>
            <w:top w:val="none" w:sz="0" w:space="0" w:color="auto"/>
            <w:left w:val="none" w:sz="0" w:space="0" w:color="auto"/>
            <w:bottom w:val="none" w:sz="0" w:space="0" w:color="auto"/>
            <w:right w:val="none" w:sz="0" w:space="0" w:color="auto"/>
          </w:divBdr>
        </w:div>
        <w:div w:id="1690839805">
          <w:marLeft w:val="640"/>
          <w:marRight w:val="0"/>
          <w:marTop w:val="0"/>
          <w:marBottom w:val="0"/>
          <w:divBdr>
            <w:top w:val="none" w:sz="0" w:space="0" w:color="auto"/>
            <w:left w:val="none" w:sz="0" w:space="0" w:color="auto"/>
            <w:bottom w:val="none" w:sz="0" w:space="0" w:color="auto"/>
            <w:right w:val="none" w:sz="0" w:space="0" w:color="auto"/>
          </w:divBdr>
        </w:div>
        <w:div w:id="1697190322">
          <w:marLeft w:val="640"/>
          <w:marRight w:val="0"/>
          <w:marTop w:val="0"/>
          <w:marBottom w:val="0"/>
          <w:divBdr>
            <w:top w:val="none" w:sz="0" w:space="0" w:color="auto"/>
            <w:left w:val="none" w:sz="0" w:space="0" w:color="auto"/>
            <w:bottom w:val="none" w:sz="0" w:space="0" w:color="auto"/>
            <w:right w:val="none" w:sz="0" w:space="0" w:color="auto"/>
          </w:divBdr>
        </w:div>
        <w:div w:id="1734353227">
          <w:marLeft w:val="640"/>
          <w:marRight w:val="0"/>
          <w:marTop w:val="0"/>
          <w:marBottom w:val="0"/>
          <w:divBdr>
            <w:top w:val="none" w:sz="0" w:space="0" w:color="auto"/>
            <w:left w:val="none" w:sz="0" w:space="0" w:color="auto"/>
            <w:bottom w:val="none" w:sz="0" w:space="0" w:color="auto"/>
            <w:right w:val="none" w:sz="0" w:space="0" w:color="auto"/>
          </w:divBdr>
        </w:div>
        <w:div w:id="1756168845">
          <w:marLeft w:val="640"/>
          <w:marRight w:val="0"/>
          <w:marTop w:val="0"/>
          <w:marBottom w:val="0"/>
          <w:divBdr>
            <w:top w:val="none" w:sz="0" w:space="0" w:color="auto"/>
            <w:left w:val="none" w:sz="0" w:space="0" w:color="auto"/>
            <w:bottom w:val="none" w:sz="0" w:space="0" w:color="auto"/>
            <w:right w:val="none" w:sz="0" w:space="0" w:color="auto"/>
          </w:divBdr>
        </w:div>
        <w:div w:id="1775401799">
          <w:marLeft w:val="640"/>
          <w:marRight w:val="0"/>
          <w:marTop w:val="0"/>
          <w:marBottom w:val="0"/>
          <w:divBdr>
            <w:top w:val="none" w:sz="0" w:space="0" w:color="auto"/>
            <w:left w:val="none" w:sz="0" w:space="0" w:color="auto"/>
            <w:bottom w:val="none" w:sz="0" w:space="0" w:color="auto"/>
            <w:right w:val="none" w:sz="0" w:space="0" w:color="auto"/>
          </w:divBdr>
        </w:div>
        <w:div w:id="1781685561">
          <w:marLeft w:val="640"/>
          <w:marRight w:val="0"/>
          <w:marTop w:val="0"/>
          <w:marBottom w:val="0"/>
          <w:divBdr>
            <w:top w:val="none" w:sz="0" w:space="0" w:color="auto"/>
            <w:left w:val="none" w:sz="0" w:space="0" w:color="auto"/>
            <w:bottom w:val="none" w:sz="0" w:space="0" w:color="auto"/>
            <w:right w:val="none" w:sz="0" w:space="0" w:color="auto"/>
          </w:divBdr>
        </w:div>
        <w:div w:id="1824350400">
          <w:marLeft w:val="640"/>
          <w:marRight w:val="0"/>
          <w:marTop w:val="0"/>
          <w:marBottom w:val="0"/>
          <w:divBdr>
            <w:top w:val="none" w:sz="0" w:space="0" w:color="auto"/>
            <w:left w:val="none" w:sz="0" w:space="0" w:color="auto"/>
            <w:bottom w:val="none" w:sz="0" w:space="0" w:color="auto"/>
            <w:right w:val="none" w:sz="0" w:space="0" w:color="auto"/>
          </w:divBdr>
        </w:div>
        <w:div w:id="1886328380">
          <w:marLeft w:val="640"/>
          <w:marRight w:val="0"/>
          <w:marTop w:val="0"/>
          <w:marBottom w:val="0"/>
          <w:divBdr>
            <w:top w:val="none" w:sz="0" w:space="0" w:color="auto"/>
            <w:left w:val="none" w:sz="0" w:space="0" w:color="auto"/>
            <w:bottom w:val="none" w:sz="0" w:space="0" w:color="auto"/>
            <w:right w:val="none" w:sz="0" w:space="0" w:color="auto"/>
          </w:divBdr>
        </w:div>
        <w:div w:id="1982225337">
          <w:marLeft w:val="640"/>
          <w:marRight w:val="0"/>
          <w:marTop w:val="0"/>
          <w:marBottom w:val="0"/>
          <w:divBdr>
            <w:top w:val="none" w:sz="0" w:space="0" w:color="auto"/>
            <w:left w:val="none" w:sz="0" w:space="0" w:color="auto"/>
            <w:bottom w:val="none" w:sz="0" w:space="0" w:color="auto"/>
            <w:right w:val="none" w:sz="0" w:space="0" w:color="auto"/>
          </w:divBdr>
        </w:div>
        <w:div w:id="2000694413">
          <w:marLeft w:val="640"/>
          <w:marRight w:val="0"/>
          <w:marTop w:val="0"/>
          <w:marBottom w:val="0"/>
          <w:divBdr>
            <w:top w:val="none" w:sz="0" w:space="0" w:color="auto"/>
            <w:left w:val="none" w:sz="0" w:space="0" w:color="auto"/>
            <w:bottom w:val="none" w:sz="0" w:space="0" w:color="auto"/>
            <w:right w:val="none" w:sz="0" w:space="0" w:color="auto"/>
          </w:divBdr>
        </w:div>
        <w:div w:id="2047026471">
          <w:marLeft w:val="640"/>
          <w:marRight w:val="0"/>
          <w:marTop w:val="0"/>
          <w:marBottom w:val="0"/>
          <w:divBdr>
            <w:top w:val="none" w:sz="0" w:space="0" w:color="auto"/>
            <w:left w:val="none" w:sz="0" w:space="0" w:color="auto"/>
            <w:bottom w:val="none" w:sz="0" w:space="0" w:color="auto"/>
            <w:right w:val="none" w:sz="0" w:space="0" w:color="auto"/>
          </w:divBdr>
        </w:div>
        <w:div w:id="2050953492">
          <w:marLeft w:val="640"/>
          <w:marRight w:val="0"/>
          <w:marTop w:val="0"/>
          <w:marBottom w:val="0"/>
          <w:divBdr>
            <w:top w:val="none" w:sz="0" w:space="0" w:color="auto"/>
            <w:left w:val="none" w:sz="0" w:space="0" w:color="auto"/>
            <w:bottom w:val="none" w:sz="0" w:space="0" w:color="auto"/>
            <w:right w:val="none" w:sz="0" w:space="0" w:color="auto"/>
          </w:divBdr>
        </w:div>
        <w:div w:id="2062316279">
          <w:marLeft w:val="640"/>
          <w:marRight w:val="0"/>
          <w:marTop w:val="0"/>
          <w:marBottom w:val="0"/>
          <w:divBdr>
            <w:top w:val="none" w:sz="0" w:space="0" w:color="auto"/>
            <w:left w:val="none" w:sz="0" w:space="0" w:color="auto"/>
            <w:bottom w:val="none" w:sz="0" w:space="0" w:color="auto"/>
            <w:right w:val="none" w:sz="0" w:space="0" w:color="auto"/>
          </w:divBdr>
        </w:div>
        <w:div w:id="2066295163">
          <w:marLeft w:val="640"/>
          <w:marRight w:val="0"/>
          <w:marTop w:val="0"/>
          <w:marBottom w:val="0"/>
          <w:divBdr>
            <w:top w:val="none" w:sz="0" w:space="0" w:color="auto"/>
            <w:left w:val="none" w:sz="0" w:space="0" w:color="auto"/>
            <w:bottom w:val="none" w:sz="0" w:space="0" w:color="auto"/>
            <w:right w:val="none" w:sz="0" w:space="0" w:color="auto"/>
          </w:divBdr>
        </w:div>
        <w:div w:id="2110545523">
          <w:marLeft w:val="640"/>
          <w:marRight w:val="0"/>
          <w:marTop w:val="0"/>
          <w:marBottom w:val="0"/>
          <w:divBdr>
            <w:top w:val="none" w:sz="0" w:space="0" w:color="auto"/>
            <w:left w:val="none" w:sz="0" w:space="0" w:color="auto"/>
            <w:bottom w:val="none" w:sz="0" w:space="0" w:color="auto"/>
            <w:right w:val="none" w:sz="0" w:space="0" w:color="auto"/>
          </w:divBdr>
        </w:div>
        <w:div w:id="2114399981">
          <w:marLeft w:val="640"/>
          <w:marRight w:val="0"/>
          <w:marTop w:val="0"/>
          <w:marBottom w:val="0"/>
          <w:divBdr>
            <w:top w:val="none" w:sz="0" w:space="0" w:color="auto"/>
            <w:left w:val="none" w:sz="0" w:space="0" w:color="auto"/>
            <w:bottom w:val="none" w:sz="0" w:space="0" w:color="auto"/>
            <w:right w:val="none" w:sz="0" w:space="0" w:color="auto"/>
          </w:divBdr>
        </w:div>
        <w:div w:id="2129158549">
          <w:marLeft w:val="640"/>
          <w:marRight w:val="0"/>
          <w:marTop w:val="0"/>
          <w:marBottom w:val="0"/>
          <w:divBdr>
            <w:top w:val="none" w:sz="0" w:space="0" w:color="auto"/>
            <w:left w:val="none" w:sz="0" w:space="0" w:color="auto"/>
            <w:bottom w:val="none" w:sz="0" w:space="0" w:color="auto"/>
            <w:right w:val="none" w:sz="0" w:space="0" w:color="auto"/>
          </w:divBdr>
        </w:div>
      </w:divsChild>
    </w:div>
    <w:div w:id="643001800">
      <w:bodyDiv w:val="1"/>
      <w:marLeft w:val="0"/>
      <w:marRight w:val="0"/>
      <w:marTop w:val="0"/>
      <w:marBottom w:val="0"/>
      <w:divBdr>
        <w:top w:val="none" w:sz="0" w:space="0" w:color="auto"/>
        <w:left w:val="none" w:sz="0" w:space="0" w:color="auto"/>
        <w:bottom w:val="none" w:sz="0" w:space="0" w:color="auto"/>
        <w:right w:val="none" w:sz="0" w:space="0" w:color="auto"/>
      </w:divBdr>
      <w:divsChild>
        <w:div w:id="13727933">
          <w:marLeft w:val="640"/>
          <w:marRight w:val="0"/>
          <w:marTop w:val="0"/>
          <w:marBottom w:val="0"/>
          <w:divBdr>
            <w:top w:val="none" w:sz="0" w:space="0" w:color="auto"/>
            <w:left w:val="none" w:sz="0" w:space="0" w:color="auto"/>
            <w:bottom w:val="none" w:sz="0" w:space="0" w:color="auto"/>
            <w:right w:val="none" w:sz="0" w:space="0" w:color="auto"/>
          </w:divBdr>
        </w:div>
        <w:div w:id="20907149">
          <w:marLeft w:val="640"/>
          <w:marRight w:val="0"/>
          <w:marTop w:val="0"/>
          <w:marBottom w:val="0"/>
          <w:divBdr>
            <w:top w:val="none" w:sz="0" w:space="0" w:color="auto"/>
            <w:left w:val="none" w:sz="0" w:space="0" w:color="auto"/>
            <w:bottom w:val="none" w:sz="0" w:space="0" w:color="auto"/>
            <w:right w:val="none" w:sz="0" w:space="0" w:color="auto"/>
          </w:divBdr>
        </w:div>
        <w:div w:id="244456453">
          <w:marLeft w:val="640"/>
          <w:marRight w:val="0"/>
          <w:marTop w:val="0"/>
          <w:marBottom w:val="0"/>
          <w:divBdr>
            <w:top w:val="none" w:sz="0" w:space="0" w:color="auto"/>
            <w:left w:val="none" w:sz="0" w:space="0" w:color="auto"/>
            <w:bottom w:val="none" w:sz="0" w:space="0" w:color="auto"/>
            <w:right w:val="none" w:sz="0" w:space="0" w:color="auto"/>
          </w:divBdr>
        </w:div>
        <w:div w:id="315181688">
          <w:marLeft w:val="640"/>
          <w:marRight w:val="0"/>
          <w:marTop w:val="0"/>
          <w:marBottom w:val="0"/>
          <w:divBdr>
            <w:top w:val="none" w:sz="0" w:space="0" w:color="auto"/>
            <w:left w:val="none" w:sz="0" w:space="0" w:color="auto"/>
            <w:bottom w:val="none" w:sz="0" w:space="0" w:color="auto"/>
            <w:right w:val="none" w:sz="0" w:space="0" w:color="auto"/>
          </w:divBdr>
        </w:div>
        <w:div w:id="315571510">
          <w:marLeft w:val="640"/>
          <w:marRight w:val="0"/>
          <w:marTop w:val="0"/>
          <w:marBottom w:val="0"/>
          <w:divBdr>
            <w:top w:val="none" w:sz="0" w:space="0" w:color="auto"/>
            <w:left w:val="none" w:sz="0" w:space="0" w:color="auto"/>
            <w:bottom w:val="none" w:sz="0" w:space="0" w:color="auto"/>
            <w:right w:val="none" w:sz="0" w:space="0" w:color="auto"/>
          </w:divBdr>
        </w:div>
        <w:div w:id="378476814">
          <w:marLeft w:val="640"/>
          <w:marRight w:val="0"/>
          <w:marTop w:val="0"/>
          <w:marBottom w:val="0"/>
          <w:divBdr>
            <w:top w:val="none" w:sz="0" w:space="0" w:color="auto"/>
            <w:left w:val="none" w:sz="0" w:space="0" w:color="auto"/>
            <w:bottom w:val="none" w:sz="0" w:space="0" w:color="auto"/>
            <w:right w:val="none" w:sz="0" w:space="0" w:color="auto"/>
          </w:divBdr>
        </w:div>
        <w:div w:id="474883412">
          <w:marLeft w:val="640"/>
          <w:marRight w:val="0"/>
          <w:marTop w:val="0"/>
          <w:marBottom w:val="0"/>
          <w:divBdr>
            <w:top w:val="none" w:sz="0" w:space="0" w:color="auto"/>
            <w:left w:val="none" w:sz="0" w:space="0" w:color="auto"/>
            <w:bottom w:val="none" w:sz="0" w:space="0" w:color="auto"/>
            <w:right w:val="none" w:sz="0" w:space="0" w:color="auto"/>
          </w:divBdr>
        </w:div>
        <w:div w:id="547306630">
          <w:marLeft w:val="640"/>
          <w:marRight w:val="0"/>
          <w:marTop w:val="0"/>
          <w:marBottom w:val="0"/>
          <w:divBdr>
            <w:top w:val="none" w:sz="0" w:space="0" w:color="auto"/>
            <w:left w:val="none" w:sz="0" w:space="0" w:color="auto"/>
            <w:bottom w:val="none" w:sz="0" w:space="0" w:color="auto"/>
            <w:right w:val="none" w:sz="0" w:space="0" w:color="auto"/>
          </w:divBdr>
        </w:div>
        <w:div w:id="596717727">
          <w:marLeft w:val="640"/>
          <w:marRight w:val="0"/>
          <w:marTop w:val="0"/>
          <w:marBottom w:val="0"/>
          <w:divBdr>
            <w:top w:val="none" w:sz="0" w:space="0" w:color="auto"/>
            <w:left w:val="none" w:sz="0" w:space="0" w:color="auto"/>
            <w:bottom w:val="none" w:sz="0" w:space="0" w:color="auto"/>
            <w:right w:val="none" w:sz="0" w:space="0" w:color="auto"/>
          </w:divBdr>
        </w:div>
        <w:div w:id="724648671">
          <w:marLeft w:val="640"/>
          <w:marRight w:val="0"/>
          <w:marTop w:val="0"/>
          <w:marBottom w:val="0"/>
          <w:divBdr>
            <w:top w:val="none" w:sz="0" w:space="0" w:color="auto"/>
            <w:left w:val="none" w:sz="0" w:space="0" w:color="auto"/>
            <w:bottom w:val="none" w:sz="0" w:space="0" w:color="auto"/>
            <w:right w:val="none" w:sz="0" w:space="0" w:color="auto"/>
          </w:divBdr>
        </w:div>
        <w:div w:id="737362185">
          <w:marLeft w:val="640"/>
          <w:marRight w:val="0"/>
          <w:marTop w:val="0"/>
          <w:marBottom w:val="0"/>
          <w:divBdr>
            <w:top w:val="none" w:sz="0" w:space="0" w:color="auto"/>
            <w:left w:val="none" w:sz="0" w:space="0" w:color="auto"/>
            <w:bottom w:val="none" w:sz="0" w:space="0" w:color="auto"/>
            <w:right w:val="none" w:sz="0" w:space="0" w:color="auto"/>
          </w:divBdr>
        </w:div>
        <w:div w:id="749891179">
          <w:marLeft w:val="640"/>
          <w:marRight w:val="0"/>
          <w:marTop w:val="0"/>
          <w:marBottom w:val="0"/>
          <w:divBdr>
            <w:top w:val="none" w:sz="0" w:space="0" w:color="auto"/>
            <w:left w:val="none" w:sz="0" w:space="0" w:color="auto"/>
            <w:bottom w:val="none" w:sz="0" w:space="0" w:color="auto"/>
            <w:right w:val="none" w:sz="0" w:space="0" w:color="auto"/>
          </w:divBdr>
        </w:div>
        <w:div w:id="799688772">
          <w:marLeft w:val="640"/>
          <w:marRight w:val="0"/>
          <w:marTop w:val="0"/>
          <w:marBottom w:val="0"/>
          <w:divBdr>
            <w:top w:val="none" w:sz="0" w:space="0" w:color="auto"/>
            <w:left w:val="none" w:sz="0" w:space="0" w:color="auto"/>
            <w:bottom w:val="none" w:sz="0" w:space="0" w:color="auto"/>
            <w:right w:val="none" w:sz="0" w:space="0" w:color="auto"/>
          </w:divBdr>
        </w:div>
        <w:div w:id="807623521">
          <w:marLeft w:val="640"/>
          <w:marRight w:val="0"/>
          <w:marTop w:val="0"/>
          <w:marBottom w:val="0"/>
          <w:divBdr>
            <w:top w:val="none" w:sz="0" w:space="0" w:color="auto"/>
            <w:left w:val="none" w:sz="0" w:space="0" w:color="auto"/>
            <w:bottom w:val="none" w:sz="0" w:space="0" w:color="auto"/>
            <w:right w:val="none" w:sz="0" w:space="0" w:color="auto"/>
          </w:divBdr>
        </w:div>
        <w:div w:id="916016763">
          <w:marLeft w:val="640"/>
          <w:marRight w:val="0"/>
          <w:marTop w:val="0"/>
          <w:marBottom w:val="0"/>
          <w:divBdr>
            <w:top w:val="none" w:sz="0" w:space="0" w:color="auto"/>
            <w:left w:val="none" w:sz="0" w:space="0" w:color="auto"/>
            <w:bottom w:val="none" w:sz="0" w:space="0" w:color="auto"/>
            <w:right w:val="none" w:sz="0" w:space="0" w:color="auto"/>
          </w:divBdr>
        </w:div>
        <w:div w:id="970358664">
          <w:marLeft w:val="640"/>
          <w:marRight w:val="0"/>
          <w:marTop w:val="0"/>
          <w:marBottom w:val="0"/>
          <w:divBdr>
            <w:top w:val="none" w:sz="0" w:space="0" w:color="auto"/>
            <w:left w:val="none" w:sz="0" w:space="0" w:color="auto"/>
            <w:bottom w:val="none" w:sz="0" w:space="0" w:color="auto"/>
            <w:right w:val="none" w:sz="0" w:space="0" w:color="auto"/>
          </w:divBdr>
        </w:div>
        <w:div w:id="1010836976">
          <w:marLeft w:val="640"/>
          <w:marRight w:val="0"/>
          <w:marTop w:val="0"/>
          <w:marBottom w:val="0"/>
          <w:divBdr>
            <w:top w:val="none" w:sz="0" w:space="0" w:color="auto"/>
            <w:left w:val="none" w:sz="0" w:space="0" w:color="auto"/>
            <w:bottom w:val="none" w:sz="0" w:space="0" w:color="auto"/>
            <w:right w:val="none" w:sz="0" w:space="0" w:color="auto"/>
          </w:divBdr>
        </w:div>
        <w:div w:id="1022779733">
          <w:marLeft w:val="640"/>
          <w:marRight w:val="0"/>
          <w:marTop w:val="0"/>
          <w:marBottom w:val="0"/>
          <w:divBdr>
            <w:top w:val="none" w:sz="0" w:space="0" w:color="auto"/>
            <w:left w:val="none" w:sz="0" w:space="0" w:color="auto"/>
            <w:bottom w:val="none" w:sz="0" w:space="0" w:color="auto"/>
            <w:right w:val="none" w:sz="0" w:space="0" w:color="auto"/>
          </w:divBdr>
        </w:div>
        <w:div w:id="1029912707">
          <w:marLeft w:val="640"/>
          <w:marRight w:val="0"/>
          <w:marTop w:val="0"/>
          <w:marBottom w:val="0"/>
          <w:divBdr>
            <w:top w:val="none" w:sz="0" w:space="0" w:color="auto"/>
            <w:left w:val="none" w:sz="0" w:space="0" w:color="auto"/>
            <w:bottom w:val="none" w:sz="0" w:space="0" w:color="auto"/>
            <w:right w:val="none" w:sz="0" w:space="0" w:color="auto"/>
          </w:divBdr>
        </w:div>
        <w:div w:id="1206990693">
          <w:marLeft w:val="640"/>
          <w:marRight w:val="0"/>
          <w:marTop w:val="0"/>
          <w:marBottom w:val="0"/>
          <w:divBdr>
            <w:top w:val="none" w:sz="0" w:space="0" w:color="auto"/>
            <w:left w:val="none" w:sz="0" w:space="0" w:color="auto"/>
            <w:bottom w:val="none" w:sz="0" w:space="0" w:color="auto"/>
            <w:right w:val="none" w:sz="0" w:space="0" w:color="auto"/>
          </w:divBdr>
        </w:div>
        <w:div w:id="1220361430">
          <w:marLeft w:val="640"/>
          <w:marRight w:val="0"/>
          <w:marTop w:val="0"/>
          <w:marBottom w:val="0"/>
          <w:divBdr>
            <w:top w:val="none" w:sz="0" w:space="0" w:color="auto"/>
            <w:left w:val="none" w:sz="0" w:space="0" w:color="auto"/>
            <w:bottom w:val="none" w:sz="0" w:space="0" w:color="auto"/>
            <w:right w:val="none" w:sz="0" w:space="0" w:color="auto"/>
          </w:divBdr>
        </w:div>
        <w:div w:id="1233853605">
          <w:marLeft w:val="640"/>
          <w:marRight w:val="0"/>
          <w:marTop w:val="0"/>
          <w:marBottom w:val="0"/>
          <w:divBdr>
            <w:top w:val="none" w:sz="0" w:space="0" w:color="auto"/>
            <w:left w:val="none" w:sz="0" w:space="0" w:color="auto"/>
            <w:bottom w:val="none" w:sz="0" w:space="0" w:color="auto"/>
            <w:right w:val="none" w:sz="0" w:space="0" w:color="auto"/>
          </w:divBdr>
        </w:div>
        <w:div w:id="1253320544">
          <w:marLeft w:val="640"/>
          <w:marRight w:val="0"/>
          <w:marTop w:val="0"/>
          <w:marBottom w:val="0"/>
          <w:divBdr>
            <w:top w:val="none" w:sz="0" w:space="0" w:color="auto"/>
            <w:left w:val="none" w:sz="0" w:space="0" w:color="auto"/>
            <w:bottom w:val="none" w:sz="0" w:space="0" w:color="auto"/>
            <w:right w:val="none" w:sz="0" w:space="0" w:color="auto"/>
          </w:divBdr>
        </w:div>
        <w:div w:id="1300572326">
          <w:marLeft w:val="640"/>
          <w:marRight w:val="0"/>
          <w:marTop w:val="0"/>
          <w:marBottom w:val="0"/>
          <w:divBdr>
            <w:top w:val="none" w:sz="0" w:space="0" w:color="auto"/>
            <w:left w:val="none" w:sz="0" w:space="0" w:color="auto"/>
            <w:bottom w:val="none" w:sz="0" w:space="0" w:color="auto"/>
            <w:right w:val="none" w:sz="0" w:space="0" w:color="auto"/>
          </w:divBdr>
        </w:div>
        <w:div w:id="1333679866">
          <w:marLeft w:val="640"/>
          <w:marRight w:val="0"/>
          <w:marTop w:val="0"/>
          <w:marBottom w:val="0"/>
          <w:divBdr>
            <w:top w:val="none" w:sz="0" w:space="0" w:color="auto"/>
            <w:left w:val="none" w:sz="0" w:space="0" w:color="auto"/>
            <w:bottom w:val="none" w:sz="0" w:space="0" w:color="auto"/>
            <w:right w:val="none" w:sz="0" w:space="0" w:color="auto"/>
          </w:divBdr>
        </w:div>
        <w:div w:id="1341347841">
          <w:marLeft w:val="640"/>
          <w:marRight w:val="0"/>
          <w:marTop w:val="0"/>
          <w:marBottom w:val="0"/>
          <w:divBdr>
            <w:top w:val="none" w:sz="0" w:space="0" w:color="auto"/>
            <w:left w:val="none" w:sz="0" w:space="0" w:color="auto"/>
            <w:bottom w:val="none" w:sz="0" w:space="0" w:color="auto"/>
            <w:right w:val="none" w:sz="0" w:space="0" w:color="auto"/>
          </w:divBdr>
        </w:div>
        <w:div w:id="1357073690">
          <w:marLeft w:val="640"/>
          <w:marRight w:val="0"/>
          <w:marTop w:val="0"/>
          <w:marBottom w:val="0"/>
          <w:divBdr>
            <w:top w:val="none" w:sz="0" w:space="0" w:color="auto"/>
            <w:left w:val="none" w:sz="0" w:space="0" w:color="auto"/>
            <w:bottom w:val="none" w:sz="0" w:space="0" w:color="auto"/>
            <w:right w:val="none" w:sz="0" w:space="0" w:color="auto"/>
          </w:divBdr>
        </w:div>
        <w:div w:id="1364987138">
          <w:marLeft w:val="640"/>
          <w:marRight w:val="0"/>
          <w:marTop w:val="0"/>
          <w:marBottom w:val="0"/>
          <w:divBdr>
            <w:top w:val="none" w:sz="0" w:space="0" w:color="auto"/>
            <w:left w:val="none" w:sz="0" w:space="0" w:color="auto"/>
            <w:bottom w:val="none" w:sz="0" w:space="0" w:color="auto"/>
            <w:right w:val="none" w:sz="0" w:space="0" w:color="auto"/>
          </w:divBdr>
        </w:div>
        <w:div w:id="1418284171">
          <w:marLeft w:val="640"/>
          <w:marRight w:val="0"/>
          <w:marTop w:val="0"/>
          <w:marBottom w:val="0"/>
          <w:divBdr>
            <w:top w:val="none" w:sz="0" w:space="0" w:color="auto"/>
            <w:left w:val="none" w:sz="0" w:space="0" w:color="auto"/>
            <w:bottom w:val="none" w:sz="0" w:space="0" w:color="auto"/>
            <w:right w:val="none" w:sz="0" w:space="0" w:color="auto"/>
          </w:divBdr>
        </w:div>
        <w:div w:id="1465730922">
          <w:marLeft w:val="640"/>
          <w:marRight w:val="0"/>
          <w:marTop w:val="0"/>
          <w:marBottom w:val="0"/>
          <w:divBdr>
            <w:top w:val="none" w:sz="0" w:space="0" w:color="auto"/>
            <w:left w:val="none" w:sz="0" w:space="0" w:color="auto"/>
            <w:bottom w:val="none" w:sz="0" w:space="0" w:color="auto"/>
            <w:right w:val="none" w:sz="0" w:space="0" w:color="auto"/>
          </w:divBdr>
        </w:div>
        <w:div w:id="1479422284">
          <w:marLeft w:val="640"/>
          <w:marRight w:val="0"/>
          <w:marTop w:val="0"/>
          <w:marBottom w:val="0"/>
          <w:divBdr>
            <w:top w:val="none" w:sz="0" w:space="0" w:color="auto"/>
            <w:left w:val="none" w:sz="0" w:space="0" w:color="auto"/>
            <w:bottom w:val="none" w:sz="0" w:space="0" w:color="auto"/>
            <w:right w:val="none" w:sz="0" w:space="0" w:color="auto"/>
          </w:divBdr>
        </w:div>
        <w:div w:id="1733037595">
          <w:marLeft w:val="640"/>
          <w:marRight w:val="0"/>
          <w:marTop w:val="0"/>
          <w:marBottom w:val="0"/>
          <w:divBdr>
            <w:top w:val="none" w:sz="0" w:space="0" w:color="auto"/>
            <w:left w:val="none" w:sz="0" w:space="0" w:color="auto"/>
            <w:bottom w:val="none" w:sz="0" w:space="0" w:color="auto"/>
            <w:right w:val="none" w:sz="0" w:space="0" w:color="auto"/>
          </w:divBdr>
        </w:div>
        <w:div w:id="1766074240">
          <w:marLeft w:val="640"/>
          <w:marRight w:val="0"/>
          <w:marTop w:val="0"/>
          <w:marBottom w:val="0"/>
          <w:divBdr>
            <w:top w:val="none" w:sz="0" w:space="0" w:color="auto"/>
            <w:left w:val="none" w:sz="0" w:space="0" w:color="auto"/>
            <w:bottom w:val="none" w:sz="0" w:space="0" w:color="auto"/>
            <w:right w:val="none" w:sz="0" w:space="0" w:color="auto"/>
          </w:divBdr>
        </w:div>
        <w:div w:id="1770159683">
          <w:marLeft w:val="640"/>
          <w:marRight w:val="0"/>
          <w:marTop w:val="0"/>
          <w:marBottom w:val="0"/>
          <w:divBdr>
            <w:top w:val="none" w:sz="0" w:space="0" w:color="auto"/>
            <w:left w:val="none" w:sz="0" w:space="0" w:color="auto"/>
            <w:bottom w:val="none" w:sz="0" w:space="0" w:color="auto"/>
            <w:right w:val="none" w:sz="0" w:space="0" w:color="auto"/>
          </w:divBdr>
        </w:div>
        <w:div w:id="1780031556">
          <w:marLeft w:val="640"/>
          <w:marRight w:val="0"/>
          <w:marTop w:val="0"/>
          <w:marBottom w:val="0"/>
          <w:divBdr>
            <w:top w:val="none" w:sz="0" w:space="0" w:color="auto"/>
            <w:left w:val="none" w:sz="0" w:space="0" w:color="auto"/>
            <w:bottom w:val="none" w:sz="0" w:space="0" w:color="auto"/>
            <w:right w:val="none" w:sz="0" w:space="0" w:color="auto"/>
          </w:divBdr>
        </w:div>
        <w:div w:id="1934892327">
          <w:marLeft w:val="640"/>
          <w:marRight w:val="0"/>
          <w:marTop w:val="0"/>
          <w:marBottom w:val="0"/>
          <w:divBdr>
            <w:top w:val="none" w:sz="0" w:space="0" w:color="auto"/>
            <w:left w:val="none" w:sz="0" w:space="0" w:color="auto"/>
            <w:bottom w:val="none" w:sz="0" w:space="0" w:color="auto"/>
            <w:right w:val="none" w:sz="0" w:space="0" w:color="auto"/>
          </w:divBdr>
        </w:div>
        <w:div w:id="2000427672">
          <w:marLeft w:val="640"/>
          <w:marRight w:val="0"/>
          <w:marTop w:val="0"/>
          <w:marBottom w:val="0"/>
          <w:divBdr>
            <w:top w:val="none" w:sz="0" w:space="0" w:color="auto"/>
            <w:left w:val="none" w:sz="0" w:space="0" w:color="auto"/>
            <w:bottom w:val="none" w:sz="0" w:space="0" w:color="auto"/>
            <w:right w:val="none" w:sz="0" w:space="0" w:color="auto"/>
          </w:divBdr>
        </w:div>
        <w:div w:id="2022467341">
          <w:marLeft w:val="640"/>
          <w:marRight w:val="0"/>
          <w:marTop w:val="0"/>
          <w:marBottom w:val="0"/>
          <w:divBdr>
            <w:top w:val="none" w:sz="0" w:space="0" w:color="auto"/>
            <w:left w:val="none" w:sz="0" w:space="0" w:color="auto"/>
            <w:bottom w:val="none" w:sz="0" w:space="0" w:color="auto"/>
            <w:right w:val="none" w:sz="0" w:space="0" w:color="auto"/>
          </w:divBdr>
        </w:div>
        <w:div w:id="2048602962">
          <w:marLeft w:val="640"/>
          <w:marRight w:val="0"/>
          <w:marTop w:val="0"/>
          <w:marBottom w:val="0"/>
          <w:divBdr>
            <w:top w:val="none" w:sz="0" w:space="0" w:color="auto"/>
            <w:left w:val="none" w:sz="0" w:space="0" w:color="auto"/>
            <w:bottom w:val="none" w:sz="0" w:space="0" w:color="auto"/>
            <w:right w:val="none" w:sz="0" w:space="0" w:color="auto"/>
          </w:divBdr>
        </w:div>
        <w:div w:id="2128423278">
          <w:marLeft w:val="640"/>
          <w:marRight w:val="0"/>
          <w:marTop w:val="0"/>
          <w:marBottom w:val="0"/>
          <w:divBdr>
            <w:top w:val="none" w:sz="0" w:space="0" w:color="auto"/>
            <w:left w:val="none" w:sz="0" w:space="0" w:color="auto"/>
            <w:bottom w:val="none" w:sz="0" w:space="0" w:color="auto"/>
            <w:right w:val="none" w:sz="0" w:space="0" w:color="auto"/>
          </w:divBdr>
        </w:div>
      </w:divsChild>
    </w:div>
    <w:div w:id="650528434">
      <w:marLeft w:val="0"/>
      <w:marRight w:val="0"/>
      <w:marTop w:val="0"/>
      <w:marBottom w:val="0"/>
      <w:divBdr>
        <w:top w:val="none" w:sz="0" w:space="0" w:color="auto"/>
        <w:left w:val="none" w:sz="0" w:space="0" w:color="auto"/>
        <w:bottom w:val="none" w:sz="0" w:space="0" w:color="auto"/>
        <w:right w:val="none" w:sz="0" w:space="0" w:color="auto"/>
      </w:divBdr>
    </w:div>
    <w:div w:id="652491662">
      <w:marLeft w:val="0"/>
      <w:marRight w:val="0"/>
      <w:marTop w:val="0"/>
      <w:marBottom w:val="0"/>
      <w:divBdr>
        <w:top w:val="none" w:sz="0" w:space="0" w:color="auto"/>
        <w:left w:val="none" w:sz="0" w:space="0" w:color="auto"/>
        <w:bottom w:val="none" w:sz="0" w:space="0" w:color="auto"/>
        <w:right w:val="none" w:sz="0" w:space="0" w:color="auto"/>
      </w:divBdr>
    </w:div>
    <w:div w:id="657922318">
      <w:bodyDiv w:val="1"/>
      <w:marLeft w:val="0"/>
      <w:marRight w:val="0"/>
      <w:marTop w:val="0"/>
      <w:marBottom w:val="0"/>
      <w:divBdr>
        <w:top w:val="none" w:sz="0" w:space="0" w:color="auto"/>
        <w:left w:val="none" w:sz="0" w:space="0" w:color="auto"/>
        <w:bottom w:val="none" w:sz="0" w:space="0" w:color="auto"/>
        <w:right w:val="none" w:sz="0" w:space="0" w:color="auto"/>
      </w:divBdr>
      <w:divsChild>
        <w:div w:id="23094234">
          <w:marLeft w:val="640"/>
          <w:marRight w:val="0"/>
          <w:marTop w:val="0"/>
          <w:marBottom w:val="0"/>
          <w:divBdr>
            <w:top w:val="none" w:sz="0" w:space="0" w:color="auto"/>
            <w:left w:val="none" w:sz="0" w:space="0" w:color="auto"/>
            <w:bottom w:val="none" w:sz="0" w:space="0" w:color="auto"/>
            <w:right w:val="none" w:sz="0" w:space="0" w:color="auto"/>
          </w:divBdr>
        </w:div>
        <w:div w:id="151411018">
          <w:marLeft w:val="640"/>
          <w:marRight w:val="0"/>
          <w:marTop w:val="0"/>
          <w:marBottom w:val="0"/>
          <w:divBdr>
            <w:top w:val="none" w:sz="0" w:space="0" w:color="auto"/>
            <w:left w:val="none" w:sz="0" w:space="0" w:color="auto"/>
            <w:bottom w:val="none" w:sz="0" w:space="0" w:color="auto"/>
            <w:right w:val="none" w:sz="0" w:space="0" w:color="auto"/>
          </w:divBdr>
        </w:div>
        <w:div w:id="166213299">
          <w:marLeft w:val="640"/>
          <w:marRight w:val="0"/>
          <w:marTop w:val="0"/>
          <w:marBottom w:val="0"/>
          <w:divBdr>
            <w:top w:val="none" w:sz="0" w:space="0" w:color="auto"/>
            <w:left w:val="none" w:sz="0" w:space="0" w:color="auto"/>
            <w:bottom w:val="none" w:sz="0" w:space="0" w:color="auto"/>
            <w:right w:val="none" w:sz="0" w:space="0" w:color="auto"/>
          </w:divBdr>
        </w:div>
        <w:div w:id="193931224">
          <w:marLeft w:val="640"/>
          <w:marRight w:val="0"/>
          <w:marTop w:val="0"/>
          <w:marBottom w:val="0"/>
          <w:divBdr>
            <w:top w:val="none" w:sz="0" w:space="0" w:color="auto"/>
            <w:left w:val="none" w:sz="0" w:space="0" w:color="auto"/>
            <w:bottom w:val="none" w:sz="0" w:space="0" w:color="auto"/>
            <w:right w:val="none" w:sz="0" w:space="0" w:color="auto"/>
          </w:divBdr>
        </w:div>
        <w:div w:id="254941918">
          <w:marLeft w:val="640"/>
          <w:marRight w:val="0"/>
          <w:marTop w:val="0"/>
          <w:marBottom w:val="0"/>
          <w:divBdr>
            <w:top w:val="none" w:sz="0" w:space="0" w:color="auto"/>
            <w:left w:val="none" w:sz="0" w:space="0" w:color="auto"/>
            <w:bottom w:val="none" w:sz="0" w:space="0" w:color="auto"/>
            <w:right w:val="none" w:sz="0" w:space="0" w:color="auto"/>
          </w:divBdr>
        </w:div>
        <w:div w:id="453057902">
          <w:marLeft w:val="640"/>
          <w:marRight w:val="0"/>
          <w:marTop w:val="0"/>
          <w:marBottom w:val="0"/>
          <w:divBdr>
            <w:top w:val="none" w:sz="0" w:space="0" w:color="auto"/>
            <w:left w:val="none" w:sz="0" w:space="0" w:color="auto"/>
            <w:bottom w:val="none" w:sz="0" w:space="0" w:color="auto"/>
            <w:right w:val="none" w:sz="0" w:space="0" w:color="auto"/>
          </w:divBdr>
        </w:div>
        <w:div w:id="489369572">
          <w:marLeft w:val="640"/>
          <w:marRight w:val="0"/>
          <w:marTop w:val="0"/>
          <w:marBottom w:val="0"/>
          <w:divBdr>
            <w:top w:val="none" w:sz="0" w:space="0" w:color="auto"/>
            <w:left w:val="none" w:sz="0" w:space="0" w:color="auto"/>
            <w:bottom w:val="none" w:sz="0" w:space="0" w:color="auto"/>
            <w:right w:val="none" w:sz="0" w:space="0" w:color="auto"/>
          </w:divBdr>
        </w:div>
        <w:div w:id="503713305">
          <w:marLeft w:val="640"/>
          <w:marRight w:val="0"/>
          <w:marTop w:val="0"/>
          <w:marBottom w:val="0"/>
          <w:divBdr>
            <w:top w:val="none" w:sz="0" w:space="0" w:color="auto"/>
            <w:left w:val="none" w:sz="0" w:space="0" w:color="auto"/>
            <w:bottom w:val="none" w:sz="0" w:space="0" w:color="auto"/>
            <w:right w:val="none" w:sz="0" w:space="0" w:color="auto"/>
          </w:divBdr>
        </w:div>
        <w:div w:id="567422427">
          <w:marLeft w:val="640"/>
          <w:marRight w:val="0"/>
          <w:marTop w:val="0"/>
          <w:marBottom w:val="0"/>
          <w:divBdr>
            <w:top w:val="none" w:sz="0" w:space="0" w:color="auto"/>
            <w:left w:val="none" w:sz="0" w:space="0" w:color="auto"/>
            <w:bottom w:val="none" w:sz="0" w:space="0" w:color="auto"/>
            <w:right w:val="none" w:sz="0" w:space="0" w:color="auto"/>
          </w:divBdr>
        </w:div>
        <w:div w:id="594365259">
          <w:marLeft w:val="640"/>
          <w:marRight w:val="0"/>
          <w:marTop w:val="0"/>
          <w:marBottom w:val="0"/>
          <w:divBdr>
            <w:top w:val="none" w:sz="0" w:space="0" w:color="auto"/>
            <w:left w:val="none" w:sz="0" w:space="0" w:color="auto"/>
            <w:bottom w:val="none" w:sz="0" w:space="0" w:color="auto"/>
            <w:right w:val="none" w:sz="0" w:space="0" w:color="auto"/>
          </w:divBdr>
        </w:div>
        <w:div w:id="629361357">
          <w:marLeft w:val="640"/>
          <w:marRight w:val="0"/>
          <w:marTop w:val="0"/>
          <w:marBottom w:val="0"/>
          <w:divBdr>
            <w:top w:val="none" w:sz="0" w:space="0" w:color="auto"/>
            <w:left w:val="none" w:sz="0" w:space="0" w:color="auto"/>
            <w:bottom w:val="none" w:sz="0" w:space="0" w:color="auto"/>
            <w:right w:val="none" w:sz="0" w:space="0" w:color="auto"/>
          </w:divBdr>
        </w:div>
        <w:div w:id="644898896">
          <w:marLeft w:val="640"/>
          <w:marRight w:val="0"/>
          <w:marTop w:val="0"/>
          <w:marBottom w:val="0"/>
          <w:divBdr>
            <w:top w:val="none" w:sz="0" w:space="0" w:color="auto"/>
            <w:left w:val="none" w:sz="0" w:space="0" w:color="auto"/>
            <w:bottom w:val="none" w:sz="0" w:space="0" w:color="auto"/>
            <w:right w:val="none" w:sz="0" w:space="0" w:color="auto"/>
          </w:divBdr>
        </w:div>
        <w:div w:id="647396082">
          <w:marLeft w:val="640"/>
          <w:marRight w:val="0"/>
          <w:marTop w:val="0"/>
          <w:marBottom w:val="0"/>
          <w:divBdr>
            <w:top w:val="none" w:sz="0" w:space="0" w:color="auto"/>
            <w:left w:val="none" w:sz="0" w:space="0" w:color="auto"/>
            <w:bottom w:val="none" w:sz="0" w:space="0" w:color="auto"/>
            <w:right w:val="none" w:sz="0" w:space="0" w:color="auto"/>
          </w:divBdr>
        </w:div>
        <w:div w:id="696080837">
          <w:marLeft w:val="640"/>
          <w:marRight w:val="0"/>
          <w:marTop w:val="0"/>
          <w:marBottom w:val="0"/>
          <w:divBdr>
            <w:top w:val="none" w:sz="0" w:space="0" w:color="auto"/>
            <w:left w:val="none" w:sz="0" w:space="0" w:color="auto"/>
            <w:bottom w:val="none" w:sz="0" w:space="0" w:color="auto"/>
            <w:right w:val="none" w:sz="0" w:space="0" w:color="auto"/>
          </w:divBdr>
        </w:div>
        <w:div w:id="845628609">
          <w:marLeft w:val="640"/>
          <w:marRight w:val="0"/>
          <w:marTop w:val="0"/>
          <w:marBottom w:val="0"/>
          <w:divBdr>
            <w:top w:val="none" w:sz="0" w:space="0" w:color="auto"/>
            <w:left w:val="none" w:sz="0" w:space="0" w:color="auto"/>
            <w:bottom w:val="none" w:sz="0" w:space="0" w:color="auto"/>
            <w:right w:val="none" w:sz="0" w:space="0" w:color="auto"/>
          </w:divBdr>
        </w:div>
        <w:div w:id="926304119">
          <w:marLeft w:val="640"/>
          <w:marRight w:val="0"/>
          <w:marTop w:val="0"/>
          <w:marBottom w:val="0"/>
          <w:divBdr>
            <w:top w:val="none" w:sz="0" w:space="0" w:color="auto"/>
            <w:left w:val="none" w:sz="0" w:space="0" w:color="auto"/>
            <w:bottom w:val="none" w:sz="0" w:space="0" w:color="auto"/>
            <w:right w:val="none" w:sz="0" w:space="0" w:color="auto"/>
          </w:divBdr>
        </w:div>
        <w:div w:id="946962285">
          <w:marLeft w:val="640"/>
          <w:marRight w:val="0"/>
          <w:marTop w:val="0"/>
          <w:marBottom w:val="0"/>
          <w:divBdr>
            <w:top w:val="none" w:sz="0" w:space="0" w:color="auto"/>
            <w:left w:val="none" w:sz="0" w:space="0" w:color="auto"/>
            <w:bottom w:val="none" w:sz="0" w:space="0" w:color="auto"/>
            <w:right w:val="none" w:sz="0" w:space="0" w:color="auto"/>
          </w:divBdr>
        </w:div>
        <w:div w:id="978072425">
          <w:marLeft w:val="640"/>
          <w:marRight w:val="0"/>
          <w:marTop w:val="0"/>
          <w:marBottom w:val="0"/>
          <w:divBdr>
            <w:top w:val="none" w:sz="0" w:space="0" w:color="auto"/>
            <w:left w:val="none" w:sz="0" w:space="0" w:color="auto"/>
            <w:bottom w:val="none" w:sz="0" w:space="0" w:color="auto"/>
            <w:right w:val="none" w:sz="0" w:space="0" w:color="auto"/>
          </w:divBdr>
        </w:div>
        <w:div w:id="1035081541">
          <w:marLeft w:val="640"/>
          <w:marRight w:val="0"/>
          <w:marTop w:val="0"/>
          <w:marBottom w:val="0"/>
          <w:divBdr>
            <w:top w:val="none" w:sz="0" w:space="0" w:color="auto"/>
            <w:left w:val="none" w:sz="0" w:space="0" w:color="auto"/>
            <w:bottom w:val="none" w:sz="0" w:space="0" w:color="auto"/>
            <w:right w:val="none" w:sz="0" w:space="0" w:color="auto"/>
          </w:divBdr>
        </w:div>
        <w:div w:id="1038509895">
          <w:marLeft w:val="640"/>
          <w:marRight w:val="0"/>
          <w:marTop w:val="0"/>
          <w:marBottom w:val="0"/>
          <w:divBdr>
            <w:top w:val="none" w:sz="0" w:space="0" w:color="auto"/>
            <w:left w:val="none" w:sz="0" w:space="0" w:color="auto"/>
            <w:bottom w:val="none" w:sz="0" w:space="0" w:color="auto"/>
            <w:right w:val="none" w:sz="0" w:space="0" w:color="auto"/>
          </w:divBdr>
        </w:div>
        <w:div w:id="1039401343">
          <w:marLeft w:val="640"/>
          <w:marRight w:val="0"/>
          <w:marTop w:val="0"/>
          <w:marBottom w:val="0"/>
          <w:divBdr>
            <w:top w:val="none" w:sz="0" w:space="0" w:color="auto"/>
            <w:left w:val="none" w:sz="0" w:space="0" w:color="auto"/>
            <w:bottom w:val="none" w:sz="0" w:space="0" w:color="auto"/>
            <w:right w:val="none" w:sz="0" w:space="0" w:color="auto"/>
          </w:divBdr>
        </w:div>
        <w:div w:id="1074666564">
          <w:marLeft w:val="640"/>
          <w:marRight w:val="0"/>
          <w:marTop w:val="0"/>
          <w:marBottom w:val="0"/>
          <w:divBdr>
            <w:top w:val="none" w:sz="0" w:space="0" w:color="auto"/>
            <w:left w:val="none" w:sz="0" w:space="0" w:color="auto"/>
            <w:bottom w:val="none" w:sz="0" w:space="0" w:color="auto"/>
            <w:right w:val="none" w:sz="0" w:space="0" w:color="auto"/>
          </w:divBdr>
        </w:div>
        <w:div w:id="1103694032">
          <w:marLeft w:val="640"/>
          <w:marRight w:val="0"/>
          <w:marTop w:val="0"/>
          <w:marBottom w:val="0"/>
          <w:divBdr>
            <w:top w:val="none" w:sz="0" w:space="0" w:color="auto"/>
            <w:left w:val="none" w:sz="0" w:space="0" w:color="auto"/>
            <w:bottom w:val="none" w:sz="0" w:space="0" w:color="auto"/>
            <w:right w:val="none" w:sz="0" w:space="0" w:color="auto"/>
          </w:divBdr>
        </w:div>
        <w:div w:id="1140801848">
          <w:marLeft w:val="640"/>
          <w:marRight w:val="0"/>
          <w:marTop w:val="0"/>
          <w:marBottom w:val="0"/>
          <w:divBdr>
            <w:top w:val="none" w:sz="0" w:space="0" w:color="auto"/>
            <w:left w:val="none" w:sz="0" w:space="0" w:color="auto"/>
            <w:bottom w:val="none" w:sz="0" w:space="0" w:color="auto"/>
            <w:right w:val="none" w:sz="0" w:space="0" w:color="auto"/>
          </w:divBdr>
        </w:div>
        <w:div w:id="1205367445">
          <w:marLeft w:val="640"/>
          <w:marRight w:val="0"/>
          <w:marTop w:val="0"/>
          <w:marBottom w:val="0"/>
          <w:divBdr>
            <w:top w:val="none" w:sz="0" w:space="0" w:color="auto"/>
            <w:left w:val="none" w:sz="0" w:space="0" w:color="auto"/>
            <w:bottom w:val="none" w:sz="0" w:space="0" w:color="auto"/>
            <w:right w:val="none" w:sz="0" w:space="0" w:color="auto"/>
          </w:divBdr>
        </w:div>
        <w:div w:id="1214850863">
          <w:marLeft w:val="640"/>
          <w:marRight w:val="0"/>
          <w:marTop w:val="0"/>
          <w:marBottom w:val="0"/>
          <w:divBdr>
            <w:top w:val="none" w:sz="0" w:space="0" w:color="auto"/>
            <w:left w:val="none" w:sz="0" w:space="0" w:color="auto"/>
            <w:bottom w:val="none" w:sz="0" w:space="0" w:color="auto"/>
            <w:right w:val="none" w:sz="0" w:space="0" w:color="auto"/>
          </w:divBdr>
        </w:div>
        <w:div w:id="1307273432">
          <w:marLeft w:val="640"/>
          <w:marRight w:val="0"/>
          <w:marTop w:val="0"/>
          <w:marBottom w:val="0"/>
          <w:divBdr>
            <w:top w:val="none" w:sz="0" w:space="0" w:color="auto"/>
            <w:left w:val="none" w:sz="0" w:space="0" w:color="auto"/>
            <w:bottom w:val="none" w:sz="0" w:space="0" w:color="auto"/>
            <w:right w:val="none" w:sz="0" w:space="0" w:color="auto"/>
          </w:divBdr>
        </w:div>
        <w:div w:id="1311908851">
          <w:marLeft w:val="640"/>
          <w:marRight w:val="0"/>
          <w:marTop w:val="0"/>
          <w:marBottom w:val="0"/>
          <w:divBdr>
            <w:top w:val="none" w:sz="0" w:space="0" w:color="auto"/>
            <w:left w:val="none" w:sz="0" w:space="0" w:color="auto"/>
            <w:bottom w:val="none" w:sz="0" w:space="0" w:color="auto"/>
            <w:right w:val="none" w:sz="0" w:space="0" w:color="auto"/>
          </w:divBdr>
        </w:div>
        <w:div w:id="1375541119">
          <w:marLeft w:val="640"/>
          <w:marRight w:val="0"/>
          <w:marTop w:val="0"/>
          <w:marBottom w:val="0"/>
          <w:divBdr>
            <w:top w:val="none" w:sz="0" w:space="0" w:color="auto"/>
            <w:left w:val="none" w:sz="0" w:space="0" w:color="auto"/>
            <w:bottom w:val="none" w:sz="0" w:space="0" w:color="auto"/>
            <w:right w:val="none" w:sz="0" w:space="0" w:color="auto"/>
          </w:divBdr>
        </w:div>
        <w:div w:id="1538197350">
          <w:marLeft w:val="640"/>
          <w:marRight w:val="0"/>
          <w:marTop w:val="0"/>
          <w:marBottom w:val="0"/>
          <w:divBdr>
            <w:top w:val="none" w:sz="0" w:space="0" w:color="auto"/>
            <w:left w:val="none" w:sz="0" w:space="0" w:color="auto"/>
            <w:bottom w:val="none" w:sz="0" w:space="0" w:color="auto"/>
            <w:right w:val="none" w:sz="0" w:space="0" w:color="auto"/>
          </w:divBdr>
        </w:div>
        <w:div w:id="1568613792">
          <w:marLeft w:val="640"/>
          <w:marRight w:val="0"/>
          <w:marTop w:val="0"/>
          <w:marBottom w:val="0"/>
          <w:divBdr>
            <w:top w:val="none" w:sz="0" w:space="0" w:color="auto"/>
            <w:left w:val="none" w:sz="0" w:space="0" w:color="auto"/>
            <w:bottom w:val="none" w:sz="0" w:space="0" w:color="auto"/>
            <w:right w:val="none" w:sz="0" w:space="0" w:color="auto"/>
          </w:divBdr>
        </w:div>
        <w:div w:id="1574700140">
          <w:marLeft w:val="640"/>
          <w:marRight w:val="0"/>
          <w:marTop w:val="0"/>
          <w:marBottom w:val="0"/>
          <w:divBdr>
            <w:top w:val="none" w:sz="0" w:space="0" w:color="auto"/>
            <w:left w:val="none" w:sz="0" w:space="0" w:color="auto"/>
            <w:bottom w:val="none" w:sz="0" w:space="0" w:color="auto"/>
            <w:right w:val="none" w:sz="0" w:space="0" w:color="auto"/>
          </w:divBdr>
        </w:div>
        <w:div w:id="1648197232">
          <w:marLeft w:val="640"/>
          <w:marRight w:val="0"/>
          <w:marTop w:val="0"/>
          <w:marBottom w:val="0"/>
          <w:divBdr>
            <w:top w:val="none" w:sz="0" w:space="0" w:color="auto"/>
            <w:left w:val="none" w:sz="0" w:space="0" w:color="auto"/>
            <w:bottom w:val="none" w:sz="0" w:space="0" w:color="auto"/>
            <w:right w:val="none" w:sz="0" w:space="0" w:color="auto"/>
          </w:divBdr>
        </w:div>
        <w:div w:id="1663050069">
          <w:marLeft w:val="640"/>
          <w:marRight w:val="0"/>
          <w:marTop w:val="0"/>
          <w:marBottom w:val="0"/>
          <w:divBdr>
            <w:top w:val="none" w:sz="0" w:space="0" w:color="auto"/>
            <w:left w:val="none" w:sz="0" w:space="0" w:color="auto"/>
            <w:bottom w:val="none" w:sz="0" w:space="0" w:color="auto"/>
            <w:right w:val="none" w:sz="0" w:space="0" w:color="auto"/>
          </w:divBdr>
        </w:div>
        <w:div w:id="1678801062">
          <w:marLeft w:val="640"/>
          <w:marRight w:val="0"/>
          <w:marTop w:val="0"/>
          <w:marBottom w:val="0"/>
          <w:divBdr>
            <w:top w:val="none" w:sz="0" w:space="0" w:color="auto"/>
            <w:left w:val="none" w:sz="0" w:space="0" w:color="auto"/>
            <w:bottom w:val="none" w:sz="0" w:space="0" w:color="auto"/>
            <w:right w:val="none" w:sz="0" w:space="0" w:color="auto"/>
          </w:divBdr>
        </w:div>
        <w:div w:id="1700617492">
          <w:marLeft w:val="640"/>
          <w:marRight w:val="0"/>
          <w:marTop w:val="0"/>
          <w:marBottom w:val="0"/>
          <w:divBdr>
            <w:top w:val="none" w:sz="0" w:space="0" w:color="auto"/>
            <w:left w:val="none" w:sz="0" w:space="0" w:color="auto"/>
            <w:bottom w:val="none" w:sz="0" w:space="0" w:color="auto"/>
            <w:right w:val="none" w:sz="0" w:space="0" w:color="auto"/>
          </w:divBdr>
        </w:div>
        <w:div w:id="1711953258">
          <w:marLeft w:val="640"/>
          <w:marRight w:val="0"/>
          <w:marTop w:val="0"/>
          <w:marBottom w:val="0"/>
          <w:divBdr>
            <w:top w:val="none" w:sz="0" w:space="0" w:color="auto"/>
            <w:left w:val="none" w:sz="0" w:space="0" w:color="auto"/>
            <w:bottom w:val="none" w:sz="0" w:space="0" w:color="auto"/>
            <w:right w:val="none" w:sz="0" w:space="0" w:color="auto"/>
          </w:divBdr>
        </w:div>
        <w:div w:id="1725373423">
          <w:marLeft w:val="640"/>
          <w:marRight w:val="0"/>
          <w:marTop w:val="0"/>
          <w:marBottom w:val="0"/>
          <w:divBdr>
            <w:top w:val="none" w:sz="0" w:space="0" w:color="auto"/>
            <w:left w:val="none" w:sz="0" w:space="0" w:color="auto"/>
            <w:bottom w:val="none" w:sz="0" w:space="0" w:color="auto"/>
            <w:right w:val="none" w:sz="0" w:space="0" w:color="auto"/>
          </w:divBdr>
        </w:div>
        <w:div w:id="1751384143">
          <w:marLeft w:val="640"/>
          <w:marRight w:val="0"/>
          <w:marTop w:val="0"/>
          <w:marBottom w:val="0"/>
          <w:divBdr>
            <w:top w:val="none" w:sz="0" w:space="0" w:color="auto"/>
            <w:left w:val="none" w:sz="0" w:space="0" w:color="auto"/>
            <w:bottom w:val="none" w:sz="0" w:space="0" w:color="auto"/>
            <w:right w:val="none" w:sz="0" w:space="0" w:color="auto"/>
          </w:divBdr>
        </w:div>
        <w:div w:id="1847088491">
          <w:marLeft w:val="640"/>
          <w:marRight w:val="0"/>
          <w:marTop w:val="0"/>
          <w:marBottom w:val="0"/>
          <w:divBdr>
            <w:top w:val="none" w:sz="0" w:space="0" w:color="auto"/>
            <w:left w:val="none" w:sz="0" w:space="0" w:color="auto"/>
            <w:bottom w:val="none" w:sz="0" w:space="0" w:color="auto"/>
            <w:right w:val="none" w:sz="0" w:space="0" w:color="auto"/>
          </w:divBdr>
        </w:div>
        <w:div w:id="1873956954">
          <w:marLeft w:val="640"/>
          <w:marRight w:val="0"/>
          <w:marTop w:val="0"/>
          <w:marBottom w:val="0"/>
          <w:divBdr>
            <w:top w:val="none" w:sz="0" w:space="0" w:color="auto"/>
            <w:left w:val="none" w:sz="0" w:space="0" w:color="auto"/>
            <w:bottom w:val="none" w:sz="0" w:space="0" w:color="auto"/>
            <w:right w:val="none" w:sz="0" w:space="0" w:color="auto"/>
          </w:divBdr>
        </w:div>
        <w:div w:id="1895578866">
          <w:marLeft w:val="640"/>
          <w:marRight w:val="0"/>
          <w:marTop w:val="0"/>
          <w:marBottom w:val="0"/>
          <w:divBdr>
            <w:top w:val="none" w:sz="0" w:space="0" w:color="auto"/>
            <w:left w:val="none" w:sz="0" w:space="0" w:color="auto"/>
            <w:bottom w:val="none" w:sz="0" w:space="0" w:color="auto"/>
            <w:right w:val="none" w:sz="0" w:space="0" w:color="auto"/>
          </w:divBdr>
        </w:div>
        <w:div w:id="2104106333">
          <w:marLeft w:val="640"/>
          <w:marRight w:val="0"/>
          <w:marTop w:val="0"/>
          <w:marBottom w:val="0"/>
          <w:divBdr>
            <w:top w:val="none" w:sz="0" w:space="0" w:color="auto"/>
            <w:left w:val="none" w:sz="0" w:space="0" w:color="auto"/>
            <w:bottom w:val="none" w:sz="0" w:space="0" w:color="auto"/>
            <w:right w:val="none" w:sz="0" w:space="0" w:color="auto"/>
          </w:divBdr>
        </w:div>
        <w:div w:id="2131243687">
          <w:marLeft w:val="640"/>
          <w:marRight w:val="0"/>
          <w:marTop w:val="0"/>
          <w:marBottom w:val="0"/>
          <w:divBdr>
            <w:top w:val="none" w:sz="0" w:space="0" w:color="auto"/>
            <w:left w:val="none" w:sz="0" w:space="0" w:color="auto"/>
            <w:bottom w:val="none" w:sz="0" w:space="0" w:color="auto"/>
            <w:right w:val="none" w:sz="0" w:space="0" w:color="auto"/>
          </w:divBdr>
        </w:div>
      </w:divsChild>
    </w:div>
    <w:div w:id="659575844">
      <w:bodyDiv w:val="1"/>
      <w:marLeft w:val="0"/>
      <w:marRight w:val="0"/>
      <w:marTop w:val="0"/>
      <w:marBottom w:val="0"/>
      <w:divBdr>
        <w:top w:val="none" w:sz="0" w:space="0" w:color="auto"/>
        <w:left w:val="none" w:sz="0" w:space="0" w:color="auto"/>
        <w:bottom w:val="none" w:sz="0" w:space="0" w:color="auto"/>
        <w:right w:val="none" w:sz="0" w:space="0" w:color="auto"/>
      </w:divBdr>
      <w:divsChild>
        <w:div w:id="720785173">
          <w:marLeft w:val="640"/>
          <w:marRight w:val="0"/>
          <w:marTop w:val="0"/>
          <w:marBottom w:val="0"/>
          <w:divBdr>
            <w:top w:val="none" w:sz="0" w:space="0" w:color="auto"/>
            <w:left w:val="none" w:sz="0" w:space="0" w:color="auto"/>
            <w:bottom w:val="none" w:sz="0" w:space="0" w:color="auto"/>
            <w:right w:val="none" w:sz="0" w:space="0" w:color="auto"/>
          </w:divBdr>
        </w:div>
        <w:div w:id="445856368">
          <w:marLeft w:val="640"/>
          <w:marRight w:val="0"/>
          <w:marTop w:val="0"/>
          <w:marBottom w:val="0"/>
          <w:divBdr>
            <w:top w:val="none" w:sz="0" w:space="0" w:color="auto"/>
            <w:left w:val="none" w:sz="0" w:space="0" w:color="auto"/>
            <w:bottom w:val="none" w:sz="0" w:space="0" w:color="auto"/>
            <w:right w:val="none" w:sz="0" w:space="0" w:color="auto"/>
          </w:divBdr>
        </w:div>
        <w:div w:id="861355479">
          <w:marLeft w:val="640"/>
          <w:marRight w:val="0"/>
          <w:marTop w:val="0"/>
          <w:marBottom w:val="0"/>
          <w:divBdr>
            <w:top w:val="none" w:sz="0" w:space="0" w:color="auto"/>
            <w:left w:val="none" w:sz="0" w:space="0" w:color="auto"/>
            <w:bottom w:val="none" w:sz="0" w:space="0" w:color="auto"/>
            <w:right w:val="none" w:sz="0" w:space="0" w:color="auto"/>
          </w:divBdr>
        </w:div>
        <w:div w:id="1571117256">
          <w:marLeft w:val="640"/>
          <w:marRight w:val="0"/>
          <w:marTop w:val="0"/>
          <w:marBottom w:val="0"/>
          <w:divBdr>
            <w:top w:val="none" w:sz="0" w:space="0" w:color="auto"/>
            <w:left w:val="none" w:sz="0" w:space="0" w:color="auto"/>
            <w:bottom w:val="none" w:sz="0" w:space="0" w:color="auto"/>
            <w:right w:val="none" w:sz="0" w:space="0" w:color="auto"/>
          </w:divBdr>
        </w:div>
        <w:div w:id="918297064">
          <w:marLeft w:val="640"/>
          <w:marRight w:val="0"/>
          <w:marTop w:val="0"/>
          <w:marBottom w:val="0"/>
          <w:divBdr>
            <w:top w:val="none" w:sz="0" w:space="0" w:color="auto"/>
            <w:left w:val="none" w:sz="0" w:space="0" w:color="auto"/>
            <w:bottom w:val="none" w:sz="0" w:space="0" w:color="auto"/>
            <w:right w:val="none" w:sz="0" w:space="0" w:color="auto"/>
          </w:divBdr>
        </w:div>
        <w:div w:id="1681157147">
          <w:marLeft w:val="640"/>
          <w:marRight w:val="0"/>
          <w:marTop w:val="0"/>
          <w:marBottom w:val="0"/>
          <w:divBdr>
            <w:top w:val="none" w:sz="0" w:space="0" w:color="auto"/>
            <w:left w:val="none" w:sz="0" w:space="0" w:color="auto"/>
            <w:bottom w:val="none" w:sz="0" w:space="0" w:color="auto"/>
            <w:right w:val="none" w:sz="0" w:space="0" w:color="auto"/>
          </w:divBdr>
        </w:div>
        <w:div w:id="748890531">
          <w:marLeft w:val="640"/>
          <w:marRight w:val="0"/>
          <w:marTop w:val="0"/>
          <w:marBottom w:val="0"/>
          <w:divBdr>
            <w:top w:val="none" w:sz="0" w:space="0" w:color="auto"/>
            <w:left w:val="none" w:sz="0" w:space="0" w:color="auto"/>
            <w:bottom w:val="none" w:sz="0" w:space="0" w:color="auto"/>
            <w:right w:val="none" w:sz="0" w:space="0" w:color="auto"/>
          </w:divBdr>
        </w:div>
        <w:div w:id="1704865672">
          <w:marLeft w:val="640"/>
          <w:marRight w:val="0"/>
          <w:marTop w:val="0"/>
          <w:marBottom w:val="0"/>
          <w:divBdr>
            <w:top w:val="none" w:sz="0" w:space="0" w:color="auto"/>
            <w:left w:val="none" w:sz="0" w:space="0" w:color="auto"/>
            <w:bottom w:val="none" w:sz="0" w:space="0" w:color="auto"/>
            <w:right w:val="none" w:sz="0" w:space="0" w:color="auto"/>
          </w:divBdr>
        </w:div>
        <w:div w:id="1735932208">
          <w:marLeft w:val="640"/>
          <w:marRight w:val="0"/>
          <w:marTop w:val="0"/>
          <w:marBottom w:val="0"/>
          <w:divBdr>
            <w:top w:val="none" w:sz="0" w:space="0" w:color="auto"/>
            <w:left w:val="none" w:sz="0" w:space="0" w:color="auto"/>
            <w:bottom w:val="none" w:sz="0" w:space="0" w:color="auto"/>
            <w:right w:val="none" w:sz="0" w:space="0" w:color="auto"/>
          </w:divBdr>
        </w:div>
        <w:div w:id="380324297">
          <w:marLeft w:val="640"/>
          <w:marRight w:val="0"/>
          <w:marTop w:val="0"/>
          <w:marBottom w:val="0"/>
          <w:divBdr>
            <w:top w:val="none" w:sz="0" w:space="0" w:color="auto"/>
            <w:left w:val="none" w:sz="0" w:space="0" w:color="auto"/>
            <w:bottom w:val="none" w:sz="0" w:space="0" w:color="auto"/>
            <w:right w:val="none" w:sz="0" w:space="0" w:color="auto"/>
          </w:divBdr>
        </w:div>
        <w:div w:id="1307198917">
          <w:marLeft w:val="640"/>
          <w:marRight w:val="0"/>
          <w:marTop w:val="0"/>
          <w:marBottom w:val="0"/>
          <w:divBdr>
            <w:top w:val="none" w:sz="0" w:space="0" w:color="auto"/>
            <w:left w:val="none" w:sz="0" w:space="0" w:color="auto"/>
            <w:bottom w:val="none" w:sz="0" w:space="0" w:color="auto"/>
            <w:right w:val="none" w:sz="0" w:space="0" w:color="auto"/>
          </w:divBdr>
        </w:div>
        <w:div w:id="1549419783">
          <w:marLeft w:val="640"/>
          <w:marRight w:val="0"/>
          <w:marTop w:val="0"/>
          <w:marBottom w:val="0"/>
          <w:divBdr>
            <w:top w:val="none" w:sz="0" w:space="0" w:color="auto"/>
            <w:left w:val="none" w:sz="0" w:space="0" w:color="auto"/>
            <w:bottom w:val="none" w:sz="0" w:space="0" w:color="auto"/>
            <w:right w:val="none" w:sz="0" w:space="0" w:color="auto"/>
          </w:divBdr>
        </w:div>
        <w:div w:id="623464621">
          <w:marLeft w:val="640"/>
          <w:marRight w:val="0"/>
          <w:marTop w:val="0"/>
          <w:marBottom w:val="0"/>
          <w:divBdr>
            <w:top w:val="none" w:sz="0" w:space="0" w:color="auto"/>
            <w:left w:val="none" w:sz="0" w:space="0" w:color="auto"/>
            <w:bottom w:val="none" w:sz="0" w:space="0" w:color="auto"/>
            <w:right w:val="none" w:sz="0" w:space="0" w:color="auto"/>
          </w:divBdr>
        </w:div>
        <w:div w:id="29768475">
          <w:marLeft w:val="640"/>
          <w:marRight w:val="0"/>
          <w:marTop w:val="0"/>
          <w:marBottom w:val="0"/>
          <w:divBdr>
            <w:top w:val="none" w:sz="0" w:space="0" w:color="auto"/>
            <w:left w:val="none" w:sz="0" w:space="0" w:color="auto"/>
            <w:bottom w:val="none" w:sz="0" w:space="0" w:color="auto"/>
            <w:right w:val="none" w:sz="0" w:space="0" w:color="auto"/>
          </w:divBdr>
        </w:div>
        <w:div w:id="1898709277">
          <w:marLeft w:val="640"/>
          <w:marRight w:val="0"/>
          <w:marTop w:val="0"/>
          <w:marBottom w:val="0"/>
          <w:divBdr>
            <w:top w:val="none" w:sz="0" w:space="0" w:color="auto"/>
            <w:left w:val="none" w:sz="0" w:space="0" w:color="auto"/>
            <w:bottom w:val="none" w:sz="0" w:space="0" w:color="auto"/>
            <w:right w:val="none" w:sz="0" w:space="0" w:color="auto"/>
          </w:divBdr>
        </w:div>
        <w:div w:id="1730686023">
          <w:marLeft w:val="640"/>
          <w:marRight w:val="0"/>
          <w:marTop w:val="0"/>
          <w:marBottom w:val="0"/>
          <w:divBdr>
            <w:top w:val="none" w:sz="0" w:space="0" w:color="auto"/>
            <w:left w:val="none" w:sz="0" w:space="0" w:color="auto"/>
            <w:bottom w:val="none" w:sz="0" w:space="0" w:color="auto"/>
            <w:right w:val="none" w:sz="0" w:space="0" w:color="auto"/>
          </w:divBdr>
        </w:div>
        <w:div w:id="859122779">
          <w:marLeft w:val="640"/>
          <w:marRight w:val="0"/>
          <w:marTop w:val="0"/>
          <w:marBottom w:val="0"/>
          <w:divBdr>
            <w:top w:val="none" w:sz="0" w:space="0" w:color="auto"/>
            <w:left w:val="none" w:sz="0" w:space="0" w:color="auto"/>
            <w:bottom w:val="none" w:sz="0" w:space="0" w:color="auto"/>
            <w:right w:val="none" w:sz="0" w:space="0" w:color="auto"/>
          </w:divBdr>
        </w:div>
        <w:div w:id="1718778056">
          <w:marLeft w:val="640"/>
          <w:marRight w:val="0"/>
          <w:marTop w:val="0"/>
          <w:marBottom w:val="0"/>
          <w:divBdr>
            <w:top w:val="none" w:sz="0" w:space="0" w:color="auto"/>
            <w:left w:val="none" w:sz="0" w:space="0" w:color="auto"/>
            <w:bottom w:val="none" w:sz="0" w:space="0" w:color="auto"/>
            <w:right w:val="none" w:sz="0" w:space="0" w:color="auto"/>
          </w:divBdr>
        </w:div>
        <w:div w:id="31538465">
          <w:marLeft w:val="640"/>
          <w:marRight w:val="0"/>
          <w:marTop w:val="0"/>
          <w:marBottom w:val="0"/>
          <w:divBdr>
            <w:top w:val="none" w:sz="0" w:space="0" w:color="auto"/>
            <w:left w:val="none" w:sz="0" w:space="0" w:color="auto"/>
            <w:bottom w:val="none" w:sz="0" w:space="0" w:color="auto"/>
            <w:right w:val="none" w:sz="0" w:space="0" w:color="auto"/>
          </w:divBdr>
        </w:div>
        <w:div w:id="484007345">
          <w:marLeft w:val="640"/>
          <w:marRight w:val="0"/>
          <w:marTop w:val="0"/>
          <w:marBottom w:val="0"/>
          <w:divBdr>
            <w:top w:val="none" w:sz="0" w:space="0" w:color="auto"/>
            <w:left w:val="none" w:sz="0" w:space="0" w:color="auto"/>
            <w:bottom w:val="none" w:sz="0" w:space="0" w:color="auto"/>
            <w:right w:val="none" w:sz="0" w:space="0" w:color="auto"/>
          </w:divBdr>
        </w:div>
        <w:div w:id="736779362">
          <w:marLeft w:val="640"/>
          <w:marRight w:val="0"/>
          <w:marTop w:val="0"/>
          <w:marBottom w:val="0"/>
          <w:divBdr>
            <w:top w:val="none" w:sz="0" w:space="0" w:color="auto"/>
            <w:left w:val="none" w:sz="0" w:space="0" w:color="auto"/>
            <w:bottom w:val="none" w:sz="0" w:space="0" w:color="auto"/>
            <w:right w:val="none" w:sz="0" w:space="0" w:color="auto"/>
          </w:divBdr>
        </w:div>
        <w:div w:id="13579877">
          <w:marLeft w:val="640"/>
          <w:marRight w:val="0"/>
          <w:marTop w:val="0"/>
          <w:marBottom w:val="0"/>
          <w:divBdr>
            <w:top w:val="none" w:sz="0" w:space="0" w:color="auto"/>
            <w:left w:val="none" w:sz="0" w:space="0" w:color="auto"/>
            <w:bottom w:val="none" w:sz="0" w:space="0" w:color="auto"/>
            <w:right w:val="none" w:sz="0" w:space="0" w:color="auto"/>
          </w:divBdr>
        </w:div>
        <w:div w:id="2088571373">
          <w:marLeft w:val="640"/>
          <w:marRight w:val="0"/>
          <w:marTop w:val="0"/>
          <w:marBottom w:val="0"/>
          <w:divBdr>
            <w:top w:val="none" w:sz="0" w:space="0" w:color="auto"/>
            <w:left w:val="none" w:sz="0" w:space="0" w:color="auto"/>
            <w:bottom w:val="none" w:sz="0" w:space="0" w:color="auto"/>
            <w:right w:val="none" w:sz="0" w:space="0" w:color="auto"/>
          </w:divBdr>
        </w:div>
        <w:div w:id="287127531">
          <w:marLeft w:val="640"/>
          <w:marRight w:val="0"/>
          <w:marTop w:val="0"/>
          <w:marBottom w:val="0"/>
          <w:divBdr>
            <w:top w:val="none" w:sz="0" w:space="0" w:color="auto"/>
            <w:left w:val="none" w:sz="0" w:space="0" w:color="auto"/>
            <w:bottom w:val="none" w:sz="0" w:space="0" w:color="auto"/>
            <w:right w:val="none" w:sz="0" w:space="0" w:color="auto"/>
          </w:divBdr>
        </w:div>
        <w:div w:id="1613704209">
          <w:marLeft w:val="640"/>
          <w:marRight w:val="0"/>
          <w:marTop w:val="0"/>
          <w:marBottom w:val="0"/>
          <w:divBdr>
            <w:top w:val="none" w:sz="0" w:space="0" w:color="auto"/>
            <w:left w:val="none" w:sz="0" w:space="0" w:color="auto"/>
            <w:bottom w:val="none" w:sz="0" w:space="0" w:color="auto"/>
            <w:right w:val="none" w:sz="0" w:space="0" w:color="auto"/>
          </w:divBdr>
        </w:div>
        <w:div w:id="1540819982">
          <w:marLeft w:val="640"/>
          <w:marRight w:val="0"/>
          <w:marTop w:val="0"/>
          <w:marBottom w:val="0"/>
          <w:divBdr>
            <w:top w:val="none" w:sz="0" w:space="0" w:color="auto"/>
            <w:left w:val="none" w:sz="0" w:space="0" w:color="auto"/>
            <w:bottom w:val="none" w:sz="0" w:space="0" w:color="auto"/>
            <w:right w:val="none" w:sz="0" w:space="0" w:color="auto"/>
          </w:divBdr>
        </w:div>
        <w:div w:id="2103715774">
          <w:marLeft w:val="640"/>
          <w:marRight w:val="0"/>
          <w:marTop w:val="0"/>
          <w:marBottom w:val="0"/>
          <w:divBdr>
            <w:top w:val="none" w:sz="0" w:space="0" w:color="auto"/>
            <w:left w:val="none" w:sz="0" w:space="0" w:color="auto"/>
            <w:bottom w:val="none" w:sz="0" w:space="0" w:color="auto"/>
            <w:right w:val="none" w:sz="0" w:space="0" w:color="auto"/>
          </w:divBdr>
        </w:div>
        <w:div w:id="160708141">
          <w:marLeft w:val="640"/>
          <w:marRight w:val="0"/>
          <w:marTop w:val="0"/>
          <w:marBottom w:val="0"/>
          <w:divBdr>
            <w:top w:val="none" w:sz="0" w:space="0" w:color="auto"/>
            <w:left w:val="none" w:sz="0" w:space="0" w:color="auto"/>
            <w:bottom w:val="none" w:sz="0" w:space="0" w:color="auto"/>
            <w:right w:val="none" w:sz="0" w:space="0" w:color="auto"/>
          </w:divBdr>
        </w:div>
        <w:div w:id="584613873">
          <w:marLeft w:val="640"/>
          <w:marRight w:val="0"/>
          <w:marTop w:val="0"/>
          <w:marBottom w:val="0"/>
          <w:divBdr>
            <w:top w:val="none" w:sz="0" w:space="0" w:color="auto"/>
            <w:left w:val="none" w:sz="0" w:space="0" w:color="auto"/>
            <w:bottom w:val="none" w:sz="0" w:space="0" w:color="auto"/>
            <w:right w:val="none" w:sz="0" w:space="0" w:color="auto"/>
          </w:divBdr>
        </w:div>
        <w:div w:id="1327320357">
          <w:marLeft w:val="640"/>
          <w:marRight w:val="0"/>
          <w:marTop w:val="0"/>
          <w:marBottom w:val="0"/>
          <w:divBdr>
            <w:top w:val="none" w:sz="0" w:space="0" w:color="auto"/>
            <w:left w:val="none" w:sz="0" w:space="0" w:color="auto"/>
            <w:bottom w:val="none" w:sz="0" w:space="0" w:color="auto"/>
            <w:right w:val="none" w:sz="0" w:space="0" w:color="auto"/>
          </w:divBdr>
        </w:div>
        <w:div w:id="1653948403">
          <w:marLeft w:val="640"/>
          <w:marRight w:val="0"/>
          <w:marTop w:val="0"/>
          <w:marBottom w:val="0"/>
          <w:divBdr>
            <w:top w:val="none" w:sz="0" w:space="0" w:color="auto"/>
            <w:left w:val="none" w:sz="0" w:space="0" w:color="auto"/>
            <w:bottom w:val="none" w:sz="0" w:space="0" w:color="auto"/>
            <w:right w:val="none" w:sz="0" w:space="0" w:color="auto"/>
          </w:divBdr>
        </w:div>
        <w:div w:id="599992746">
          <w:marLeft w:val="640"/>
          <w:marRight w:val="0"/>
          <w:marTop w:val="0"/>
          <w:marBottom w:val="0"/>
          <w:divBdr>
            <w:top w:val="none" w:sz="0" w:space="0" w:color="auto"/>
            <w:left w:val="none" w:sz="0" w:space="0" w:color="auto"/>
            <w:bottom w:val="none" w:sz="0" w:space="0" w:color="auto"/>
            <w:right w:val="none" w:sz="0" w:space="0" w:color="auto"/>
          </w:divBdr>
        </w:div>
        <w:div w:id="47580822">
          <w:marLeft w:val="640"/>
          <w:marRight w:val="0"/>
          <w:marTop w:val="0"/>
          <w:marBottom w:val="0"/>
          <w:divBdr>
            <w:top w:val="none" w:sz="0" w:space="0" w:color="auto"/>
            <w:left w:val="none" w:sz="0" w:space="0" w:color="auto"/>
            <w:bottom w:val="none" w:sz="0" w:space="0" w:color="auto"/>
            <w:right w:val="none" w:sz="0" w:space="0" w:color="auto"/>
          </w:divBdr>
        </w:div>
        <w:div w:id="1708722426">
          <w:marLeft w:val="640"/>
          <w:marRight w:val="0"/>
          <w:marTop w:val="0"/>
          <w:marBottom w:val="0"/>
          <w:divBdr>
            <w:top w:val="none" w:sz="0" w:space="0" w:color="auto"/>
            <w:left w:val="none" w:sz="0" w:space="0" w:color="auto"/>
            <w:bottom w:val="none" w:sz="0" w:space="0" w:color="auto"/>
            <w:right w:val="none" w:sz="0" w:space="0" w:color="auto"/>
          </w:divBdr>
        </w:div>
        <w:div w:id="1092554040">
          <w:marLeft w:val="640"/>
          <w:marRight w:val="0"/>
          <w:marTop w:val="0"/>
          <w:marBottom w:val="0"/>
          <w:divBdr>
            <w:top w:val="none" w:sz="0" w:space="0" w:color="auto"/>
            <w:left w:val="none" w:sz="0" w:space="0" w:color="auto"/>
            <w:bottom w:val="none" w:sz="0" w:space="0" w:color="auto"/>
            <w:right w:val="none" w:sz="0" w:space="0" w:color="auto"/>
          </w:divBdr>
        </w:div>
        <w:div w:id="62996344">
          <w:marLeft w:val="640"/>
          <w:marRight w:val="0"/>
          <w:marTop w:val="0"/>
          <w:marBottom w:val="0"/>
          <w:divBdr>
            <w:top w:val="none" w:sz="0" w:space="0" w:color="auto"/>
            <w:left w:val="none" w:sz="0" w:space="0" w:color="auto"/>
            <w:bottom w:val="none" w:sz="0" w:space="0" w:color="auto"/>
            <w:right w:val="none" w:sz="0" w:space="0" w:color="auto"/>
          </w:divBdr>
        </w:div>
        <w:div w:id="1821455939">
          <w:marLeft w:val="640"/>
          <w:marRight w:val="0"/>
          <w:marTop w:val="0"/>
          <w:marBottom w:val="0"/>
          <w:divBdr>
            <w:top w:val="none" w:sz="0" w:space="0" w:color="auto"/>
            <w:left w:val="none" w:sz="0" w:space="0" w:color="auto"/>
            <w:bottom w:val="none" w:sz="0" w:space="0" w:color="auto"/>
            <w:right w:val="none" w:sz="0" w:space="0" w:color="auto"/>
          </w:divBdr>
        </w:div>
        <w:div w:id="2076932244">
          <w:marLeft w:val="640"/>
          <w:marRight w:val="0"/>
          <w:marTop w:val="0"/>
          <w:marBottom w:val="0"/>
          <w:divBdr>
            <w:top w:val="none" w:sz="0" w:space="0" w:color="auto"/>
            <w:left w:val="none" w:sz="0" w:space="0" w:color="auto"/>
            <w:bottom w:val="none" w:sz="0" w:space="0" w:color="auto"/>
            <w:right w:val="none" w:sz="0" w:space="0" w:color="auto"/>
          </w:divBdr>
        </w:div>
        <w:div w:id="1223366188">
          <w:marLeft w:val="640"/>
          <w:marRight w:val="0"/>
          <w:marTop w:val="0"/>
          <w:marBottom w:val="0"/>
          <w:divBdr>
            <w:top w:val="none" w:sz="0" w:space="0" w:color="auto"/>
            <w:left w:val="none" w:sz="0" w:space="0" w:color="auto"/>
            <w:bottom w:val="none" w:sz="0" w:space="0" w:color="auto"/>
            <w:right w:val="none" w:sz="0" w:space="0" w:color="auto"/>
          </w:divBdr>
        </w:div>
        <w:div w:id="926042021">
          <w:marLeft w:val="640"/>
          <w:marRight w:val="0"/>
          <w:marTop w:val="0"/>
          <w:marBottom w:val="0"/>
          <w:divBdr>
            <w:top w:val="none" w:sz="0" w:space="0" w:color="auto"/>
            <w:left w:val="none" w:sz="0" w:space="0" w:color="auto"/>
            <w:bottom w:val="none" w:sz="0" w:space="0" w:color="auto"/>
            <w:right w:val="none" w:sz="0" w:space="0" w:color="auto"/>
          </w:divBdr>
        </w:div>
        <w:div w:id="502863104">
          <w:marLeft w:val="640"/>
          <w:marRight w:val="0"/>
          <w:marTop w:val="0"/>
          <w:marBottom w:val="0"/>
          <w:divBdr>
            <w:top w:val="none" w:sz="0" w:space="0" w:color="auto"/>
            <w:left w:val="none" w:sz="0" w:space="0" w:color="auto"/>
            <w:bottom w:val="none" w:sz="0" w:space="0" w:color="auto"/>
            <w:right w:val="none" w:sz="0" w:space="0" w:color="auto"/>
          </w:divBdr>
        </w:div>
        <w:div w:id="933131660">
          <w:marLeft w:val="640"/>
          <w:marRight w:val="0"/>
          <w:marTop w:val="0"/>
          <w:marBottom w:val="0"/>
          <w:divBdr>
            <w:top w:val="none" w:sz="0" w:space="0" w:color="auto"/>
            <w:left w:val="none" w:sz="0" w:space="0" w:color="auto"/>
            <w:bottom w:val="none" w:sz="0" w:space="0" w:color="auto"/>
            <w:right w:val="none" w:sz="0" w:space="0" w:color="auto"/>
          </w:divBdr>
        </w:div>
        <w:div w:id="385959158">
          <w:marLeft w:val="640"/>
          <w:marRight w:val="0"/>
          <w:marTop w:val="0"/>
          <w:marBottom w:val="0"/>
          <w:divBdr>
            <w:top w:val="none" w:sz="0" w:space="0" w:color="auto"/>
            <w:left w:val="none" w:sz="0" w:space="0" w:color="auto"/>
            <w:bottom w:val="none" w:sz="0" w:space="0" w:color="auto"/>
            <w:right w:val="none" w:sz="0" w:space="0" w:color="auto"/>
          </w:divBdr>
        </w:div>
        <w:div w:id="668604556">
          <w:marLeft w:val="640"/>
          <w:marRight w:val="0"/>
          <w:marTop w:val="0"/>
          <w:marBottom w:val="0"/>
          <w:divBdr>
            <w:top w:val="none" w:sz="0" w:space="0" w:color="auto"/>
            <w:left w:val="none" w:sz="0" w:space="0" w:color="auto"/>
            <w:bottom w:val="none" w:sz="0" w:space="0" w:color="auto"/>
            <w:right w:val="none" w:sz="0" w:space="0" w:color="auto"/>
          </w:divBdr>
        </w:div>
        <w:div w:id="25715971">
          <w:marLeft w:val="640"/>
          <w:marRight w:val="0"/>
          <w:marTop w:val="0"/>
          <w:marBottom w:val="0"/>
          <w:divBdr>
            <w:top w:val="none" w:sz="0" w:space="0" w:color="auto"/>
            <w:left w:val="none" w:sz="0" w:space="0" w:color="auto"/>
            <w:bottom w:val="none" w:sz="0" w:space="0" w:color="auto"/>
            <w:right w:val="none" w:sz="0" w:space="0" w:color="auto"/>
          </w:divBdr>
        </w:div>
        <w:div w:id="213854456">
          <w:marLeft w:val="640"/>
          <w:marRight w:val="0"/>
          <w:marTop w:val="0"/>
          <w:marBottom w:val="0"/>
          <w:divBdr>
            <w:top w:val="none" w:sz="0" w:space="0" w:color="auto"/>
            <w:left w:val="none" w:sz="0" w:space="0" w:color="auto"/>
            <w:bottom w:val="none" w:sz="0" w:space="0" w:color="auto"/>
            <w:right w:val="none" w:sz="0" w:space="0" w:color="auto"/>
          </w:divBdr>
        </w:div>
        <w:div w:id="629019613">
          <w:marLeft w:val="640"/>
          <w:marRight w:val="0"/>
          <w:marTop w:val="0"/>
          <w:marBottom w:val="0"/>
          <w:divBdr>
            <w:top w:val="none" w:sz="0" w:space="0" w:color="auto"/>
            <w:left w:val="none" w:sz="0" w:space="0" w:color="auto"/>
            <w:bottom w:val="none" w:sz="0" w:space="0" w:color="auto"/>
            <w:right w:val="none" w:sz="0" w:space="0" w:color="auto"/>
          </w:divBdr>
        </w:div>
        <w:div w:id="1611084468">
          <w:marLeft w:val="640"/>
          <w:marRight w:val="0"/>
          <w:marTop w:val="0"/>
          <w:marBottom w:val="0"/>
          <w:divBdr>
            <w:top w:val="none" w:sz="0" w:space="0" w:color="auto"/>
            <w:left w:val="none" w:sz="0" w:space="0" w:color="auto"/>
            <w:bottom w:val="none" w:sz="0" w:space="0" w:color="auto"/>
            <w:right w:val="none" w:sz="0" w:space="0" w:color="auto"/>
          </w:divBdr>
        </w:div>
        <w:div w:id="1220553655">
          <w:marLeft w:val="640"/>
          <w:marRight w:val="0"/>
          <w:marTop w:val="0"/>
          <w:marBottom w:val="0"/>
          <w:divBdr>
            <w:top w:val="none" w:sz="0" w:space="0" w:color="auto"/>
            <w:left w:val="none" w:sz="0" w:space="0" w:color="auto"/>
            <w:bottom w:val="none" w:sz="0" w:space="0" w:color="auto"/>
            <w:right w:val="none" w:sz="0" w:space="0" w:color="auto"/>
          </w:divBdr>
        </w:div>
        <w:div w:id="412974877">
          <w:marLeft w:val="640"/>
          <w:marRight w:val="0"/>
          <w:marTop w:val="0"/>
          <w:marBottom w:val="0"/>
          <w:divBdr>
            <w:top w:val="none" w:sz="0" w:space="0" w:color="auto"/>
            <w:left w:val="none" w:sz="0" w:space="0" w:color="auto"/>
            <w:bottom w:val="none" w:sz="0" w:space="0" w:color="auto"/>
            <w:right w:val="none" w:sz="0" w:space="0" w:color="auto"/>
          </w:divBdr>
        </w:div>
        <w:div w:id="666444219">
          <w:marLeft w:val="640"/>
          <w:marRight w:val="0"/>
          <w:marTop w:val="0"/>
          <w:marBottom w:val="0"/>
          <w:divBdr>
            <w:top w:val="none" w:sz="0" w:space="0" w:color="auto"/>
            <w:left w:val="none" w:sz="0" w:space="0" w:color="auto"/>
            <w:bottom w:val="none" w:sz="0" w:space="0" w:color="auto"/>
            <w:right w:val="none" w:sz="0" w:space="0" w:color="auto"/>
          </w:divBdr>
        </w:div>
      </w:divsChild>
    </w:div>
    <w:div w:id="668139924">
      <w:marLeft w:val="0"/>
      <w:marRight w:val="0"/>
      <w:marTop w:val="0"/>
      <w:marBottom w:val="0"/>
      <w:divBdr>
        <w:top w:val="none" w:sz="0" w:space="0" w:color="auto"/>
        <w:left w:val="none" w:sz="0" w:space="0" w:color="auto"/>
        <w:bottom w:val="none" w:sz="0" w:space="0" w:color="auto"/>
        <w:right w:val="none" w:sz="0" w:space="0" w:color="auto"/>
      </w:divBdr>
    </w:div>
    <w:div w:id="669022553">
      <w:marLeft w:val="0"/>
      <w:marRight w:val="0"/>
      <w:marTop w:val="0"/>
      <w:marBottom w:val="0"/>
      <w:divBdr>
        <w:top w:val="none" w:sz="0" w:space="0" w:color="auto"/>
        <w:left w:val="none" w:sz="0" w:space="0" w:color="auto"/>
        <w:bottom w:val="none" w:sz="0" w:space="0" w:color="auto"/>
        <w:right w:val="none" w:sz="0" w:space="0" w:color="auto"/>
      </w:divBdr>
    </w:div>
    <w:div w:id="669941193">
      <w:bodyDiv w:val="1"/>
      <w:marLeft w:val="0"/>
      <w:marRight w:val="0"/>
      <w:marTop w:val="0"/>
      <w:marBottom w:val="0"/>
      <w:divBdr>
        <w:top w:val="none" w:sz="0" w:space="0" w:color="auto"/>
        <w:left w:val="none" w:sz="0" w:space="0" w:color="auto"/>
        <w:bottom w:val="none" w:sz="0" w:space="0" w:color="auto"/>
        <w:right w:val="none" w:sz="0" w:space="0" w:color="auto"/>
      </w:divBdr>
      <w:divsChild>
        <w:div w:id="62919256">
          <w:marLeft w:val="640"/>
          <w:marRight w:val="0"/>
          <w:marTop w:val="0"/>
          <w:marBottom w:val="0"/>
          <w:divBdr>
            <w:top w:val="none" w:sz="0" w:space="0" w:color="auto"/>
            <w:left w:val="none" w:sz="0" w:space="0" w:color="auto"/>
            <w:bottom w:val="none" w:sz="0" w:space="0" w:color="auto"/>
            <w:right w:val="none" w:sz="0" w:space="0" w:color="auto"/>
          </w:divBdr>
        </w:div>
        <w:div w:id="95565860">
          <w:marLeft w:val="640"/>
          <w:marRight w:val="0"/>
          <w:marTop w:val="0"/>
          <w:marBottom w:val="0"/>
          <w:divBdr>
            <w:top w:val="none" w:sz="0" w:space="0" w:color="auto"/>
            <w:left w:val="none" w:sz="0" w:space="0" w:color="auto"/>
            <w:bottom w:val="none" w:sz="0" w:space="0" w:color="auto"/>
            <w:right w:val="none" w:sz="0" w:space="0" w:color="auto"/>
          </w:divBdr>
        </w:div>
        <w:div w:id="336730476">
          <w:marLeft w:val="640"/>
          <w:marRight w:val="0"/>
          <w:marTop w:val="0"/>
          <w:marBottom w:val="0"/>
          <w:divBdr>
            <w:top w:val="none" w:sz="0" w:space="0" w:color="auto"/>
            <w:left w:val="none" w:sz="0" w:space="0" w:color="auto"/>
            <w:bottom w:val="none" w:sz="0" w:space="0" w:color="auto"/>
            <w:right w:val="none" w:sz="0" w:space="0" w:color="auto"/>
          </w:divBdr>
        </w:div>
        <w:div w:id="439766300">
          <w:marLeft w:val="640"/>
          <w:marRight w:val="0"/>
          <w:marTop w:val="0"/>
          <w:marBottom w:val="0"/>
          <w:divBdr>
            <w:top w:val="none" w:sz="0" w:space="0" w:color="auto"/>
            <w:left w:val="none" w:sz="0" w:space="0" w:color="auto"/>
            <w:bottom w:val="none" w:sz="0" w:space="0" w:color="auto"/>
            <w:right w:val="none" w:sz="0" w:space="0" w:color="auto"/>
          </w:divBdr>
        </w:div>
        <w:div w:id="454713661">
          <w:marLeft w:val="640"/>
          <w:marRight w:val="0"/>
          <w:marTop w:val="0"/>
          <w:marBottom w:val="0"/>
          <w:divBdr>
            <w:top w:val="none" w:sz="0" w:space="0" w:color="auto"/>
            <w:left w:val="none" w:sz="0" w:space="0" w:color="auto"/>
            <w:bottom w:val="none" w:sz="0" w:space="0" w:color="auto"/>
            <w:right w:val="none" w:sz="0" w:space="0" w:color="auto"/>
          </w:divBdr>
        </w:div>
        <w:div w:id="571740240">
          <w:marLeft w:val="640"/>
          <w:marRight w:val="0"/>
          <w:marTop w:val="0"/>
          <w:marBottom w:val="0"/>
          <w:divBdr>
            <w:top w:val="none" w:sz="0" w:space="0" w:color="auto"/>
            <w:left w:val="none" w:sz="0" w:space="0" w:color="auto"/>
            <w:bottom w:val="none" w:sz="0" w:space="0" w:color="auto"/>
            <w:right w:val="none" w:sz="0" w:space="0" w:color="auto"/>
          </w:divBdr>
        </w:div>
        <w:div w:id="585725262">
          <w:marLeft w:val="640"/>
          <w:marRight w:val="0"/>
          <w:marTop w:val="0"/>
          <w:marBottom w:val="0"/>
          <w:divBdr>
            <w:top w:val="none" w:sz="0" w:space="0" w:color="auto"/>
            <w:left w:val="none" w:sz="0" w:space="0" w:color="auto"/>
            <w:bottom w:val="none" w:sz="0" w:space="0" w:color="auto"/>
            <w:right w:val="none" w:sz="0" w:space="0" w:color="auto"/>
          </w:divBdr>
        </w:div>
        <w:div w:id="588781246">
          <w:marLeft w:val="640"/>
          <w:marRight w:val="0"/>
          <w:marTop w:val="0"/>
          <w:marBottom w:val="0"/>
          <w:divBdr>
            <w:top w:val="none" w:sz="0" w:space="0" w:color="auto"/>
            <w:left w:val="none" w:sz="0" w:space="0" w:color="auto"/>
            <w:bottom w:val="none" w:sz="0" w:space="0" w:color="auto"/>
            <w:right w:val="none" w:sz="0" w:space="0" w:color="auto"/>
          </w:divBdr>
        </w:div>
        <w:div w:id="631402667">
          <w:marLeft w:val="640"/>
          <w:marRight w:val="0"/>
          <w:marTop w:val="0"/>
          <w:marBottom w:val="0"/>
          <w:divBdr>
            <w:top w:val="none" w:sz="0" w:space="0" w:color="auto"/>
            <w:left w:val="none" w:sz="0" w:space="0" w:color="auto"/>
            <w:bottom w:val="none" w:sz="0" w:space="0" w:color="auto"/>
            <w:right w:val="none" w:sz="0" w:space="0" w:color="auto"/>
          </w:divBdr>
        </w:div>
        <w:div w:id="643005288">
          <w:marLeft w:val="640"/>
          <w:marRight w:val="0"/>
          <w:marTop w:val="0"/>
          <w:marBottom w:val="0"/>
          <w:divBdr>
            <w:top w:val="none" w:sz="0" w:space="0" w:color="auto"/>
            <w:left w:val="none" w:sz="0" w:space="0" w:color="auto"/>
            <w:bottom w:val="none" w:sz="0" w:space="0" w:color="auto"/>
            <w:right w:val="none" w:sz="0" w:space="0" w:color="auto"/>
          </w:divBdr>
        </w:div>
        <w:div w:id="676812389">
          <w:marLeft w:val="640"/>
          <w:marRight w:val="0"/>
          <w:marTop w:val="0"/>
          <w:marBottom w:val="0"/>
          <w:divBdr>
            <w:top w:val="none" w:sz="0" w:space="0" w:color="auto"/>
            <w:left w:val="none" w:sz="0" w:space="0" w:color="auto"/>
            <w:bottom w:val="none" w:sz="0" w:space="0" w:color="auto"/>
            <w:right w:val="none" w:sz="0" w:space="0" w:color="auto"/>
          </w:divBdr>
        </w:div>
        <w:div w:id="739525380">
          <w:marLeft w:val="640"/>
          <w:marRight w:val="0"/>
          <w:marTop w:val="0"/>
          <w:marBottom w:val="0"/>
          <w:divBdr>
            <w:top w:val="none" w:sz="0" w:space="0" w:color="auto"/>
            <w:left w:val="none" w:sz="0" w:space="0" w:color="auto"/>
            <w:bottom w:val="none" w:sz="0" w:space="0" w:color="auto"/>
            <w:right w:val="none" w:sz="0" w:space="0" w:color="auto"/>
          </w:divBdr>
        </w:div>
        <w:div w:id="856843525">
          <w:marLeft w:val="640"/>
          <w:marRight w:val="0"/>
          <w:marTop w:val="0"/>
          <w:marBottom w:val="0"/>
          <w:divBdr>
            <w:top w:val="none" w:sz="0" w:space="0" w:color="auto"/>
            <w:left w:val="none" w:sz="0" w:space="0" w:color="auto"/>
            <w:bottom w:val="none" w:sz="0" w:space="0" w:color="auto"/>
            <w:right w:val="none" w:sz="0" w:space="0" w:color="auto"/>
          </w:divBdr>
        </w:div>
        <w:div w:id="967932511">
          <w:marLeft w:val="640"/>
          <w:marRight w:val="0"/>
          <w:marTop w:val="0"/>
          <w:marBottom w:val="0"/>
          <w:divBdr>
            <w:top w:val="none" w:sz="0" w:space="0" w:color="auto"/>
            <w:left w:val="none" w:sz="0" w:space="0" w:color="auto"/>
            <w:bottom w:val="none" w:sz="0" w:space="0" w:color="auto"/>
            <w:right w:val="none" w:sz="0" w:space="0" w:color="auto"/>
          </w:divBdr>
        </w:div>
        <w:div w:id="1012143745">
          <w:marLeft w:val="640"/>
          <w:marRight w:val="0"/>
          <w:marTop w:val="0"/>
          <w:marBottom w:val="0"/>
          <w:divBdr>
            <w:top w:val="none" w:sz="0" w:space="0" w:color="auto"/>
            <w:left w:val="none" w:sz="0" w:space="0" w:color="auto"/>
            <w:bottom w:val="none" w:sz="0" w:space="0" w:color="auto"/>
            <w:right w:val="none" w:sz="0" w:space="0" w:color="auto"/>
          </w:divBdr>
        </w:div>
        <w:div w:id="1030109146">
          <w:marLeft w:val="640"/>
          <w:marRight w:val="0"/>
          <w:marTop w:val="0"/>
          <w:marBottom w:val="0"/>
          <w:divBdr>
            <w:top w:val="none" w:sz="0" w:space="0" w:color="auto"/>
            <w:left w:val="none" w:sz="0" w:space="0" w:color="auto"/>
            <w:bottom w:val="none" w:sz="0" w:space="0" w:color="auto"/>
            <w:right w:val="none" w:sz="0" w:space="0" w:color="auto"/>
          </w:divBdr>
        </w:div>
        <w:div w:id="1034966527">
          <w:marLeft w:val="640"/>
          <w:marRight w:val="0"/>
          <w:marTop w:val="0"/>
          <w:marBottom w:val="0"/>
          <w:divBdr>
            <w:top w:val="none" w:sz="0" w:space="0" w:color="auto"/>
            <w:left w:val="none" w:sz="0" w:space="0" w:color="auto"/>
            <w:bottom w:val="none" w:sz="0" w:space="0" w:color="auto"/>
            <w:right w:val="none" w:sz="0" w:space="0" w:color="auto"/>
          </w:divBdr>
        </w:div>
        <w:div w:id="1084647853">
          <w:marLeft w:val="640"/>
          <w:marRight w:val="0"/>
          <w:marTop w:val="0"/>
          <w:marBottom w:val="0"/>
          <w:divBdr>
            <w:top w:val="none" w:sz="0" w:space="0" w:color="auto"/>
            <w:left w:val="none" w:sz="0" w:space="0" w:color="auto"/>
            <w:bottom w:val="none" w:sz="0" w:space="0" w:color="auto"/>
            <w:right w:val="none" w:sz="0" w:space="0" w:color="auto"/>
          </w:divBdr>
        </w:div>
        <w:div w:id="1093285852">
          <w:marLeft w:val="640"/>
          <w:marRight w:val="0"/>
          <w:marTop w:val="0"/>
          <w:marBottom w:val="0"/>
          <w:divBdr>
            <w:top w:val="none" w:sz="0" w:space="0" w:color="auto"/>
            <w:left w:val="none" w:sz="0" w:space="0" w:color="auto"/>
            <w:bottom w:val="none" w:sz="0" w:space="0" w:color="auto"/>
            <w:right w:val="none" w:sz="0" w:space="0" w:color="auto"/>
          </w:divBdr>
        </w:div>
        <w:div w:id="1113327894">
          <w:marLeft w:val="640"/>
          <w:marRight w:val="0"/>
          <w:marTop w:val="0"/>
          <w:marBottom w:val="0"/>
          <w:divBdr>
            <w:top w:val="none" w:sz="0" w:space="0" w:color="auto"/>
            <w:left w:val="none" w:sz="0" w:space="0" w:color="auto"/>
            <w:bottom w:val="none" w:sz="0" w:space="0" w:color="auto"/>
            <w:right w:val="none" w:sz="0" w:space="0" w:color="auto"/>
          </w:divBdr>
        </w:div>
        <w:div w:id="1120882615">
          <w:marLeft w:val="640"/>
          <w:marRight w:val="0"/>
          <w:marTop w:val="0"/>
          <w:marBottom w:val="0"/>
          <w:divBdr>
            <w:top w:val="none" w:sz="0" w:space="0" w:color="auto"/>
            <w:left w:val="none" w:sz="0" w:space="0" w:color="auto"/>
            <w:bottom w:val="none" w:sz="0" w:space="0" w:color="auto"/>
            <w:right w:val="none" w:sz="0" w:space="0" w:color="auto"/>
          </w:divBdr>
        </w:div>
        <w:div w:id="1143355184">
          <w:marLeft w:val="640"/>
          <w:marRight w:val="0"/>
          <w:marTop w:val="0"/>
          <w:marBottom w:val="0"/>
          <w:divBdr>
            <w:top w:val="none" w:sz="0" w:space="0" w:color="auto"/>
            <w:left w:val="none" w:sz="0" w:space="0" w:color="auto"/>
            <w:bottom w:val="none" w:sz="0" w:space="0" w:color="auto"/>
            <w:right w:val="none" w:sz="0" w:space="0" w:color="auto"/>
          </w:divBdr>
        </w:div>
        <w:div w:id="1220896802">
          <w:marLeft w:val="640"/>
          <w:marRight w:val="0"/>
          <w:marTop w:val="0"/>
          <w:marBottom w:val="0"/>
          <w:divBdr>
            <w:top w:val="none" w:sz="0" w:space="0" w:color="auto"/>
            <w:left w:val="none" w:sz="0" w:space="0" w:color="auto"/>
            <w:bottom w:val="none" w:sz="0" w:space="0" w:color="auto"/>
            <w:right w:val="none" w:sz="0" w:space="0" w:color="auto"/>
          </w:divBdr>
        </w:div>
        <w:div w:id="1252858573">
          <w:marLeft w:val="640"/>
          <w:marRight w:val="0"/>
          <w:marTop w:val="0"/>
          <w:marBottom w:val="0"/>
          <w:divBdr>
            <w:top w:val="none" w:sz="0" w:space="0" w:color="auto"/>
            <w:left w:val="none" w:sz="0" w:space="0" w:color="auto"/>
            <w:bottom w:val="none" w:sz="0" w:space="0" w:color="auto"/>
            <w:right w:val="none" w:sz="0" w:space="0" w:color="auto"/>
          </w:divBdr>
        </w:div>
        <w:div w:id="1290742754">
          <w:marLeft w:val="640"/>
          <w:marRight w:val="0"/>
          <w:marTop w:val="0"/>
          <w:marBottom w:val="0"/>
          <w:divBdr>
            <w:top w:val="none" w:sz="0" w:space="0" w:color="auto"/>
            <w:left w:val="none" w:sz="0" w:space="0" w:color="auto"/>
            <w:bottom w:val="none" w:sz="0" w:space="0" w:color="auto"/>
            <w:right w:val="none" w:sz="0" w:space="0" w:color="auto"/>
          </w:divBdr>
        </w:div>
        <w:div w:id="1298609914">
          <w:marLeft w:val="640"/>
          <w:marRight w:val="0"/>
          <w:marTop w:val="0"/>
          <w:marBottom w:val="0"/>
          <w:divBdr>
            <w:top w:val="none" w:sz="0" w:space="0" w:color="auto"/>
            <w:left w:val="none" w:sz="0" w:space="0" w:color="auto"/>
            <w:bottom w:val="none" w:sz="0" w:space="0" w:color="auto"/>
            <w:right w:val="none" w:sz="0" w:space="0" w:color="auto"/>
          </w:divBdr>
        </w:div>
        <w:div w:id="1326320447">
          <w:marLeft w:val="640"/>
          <w:marRight w:val="0"/>
          <w:marTop w:val="0"/>
          <w:marBottom w:val="0"/>
          <w:divBdr>
            <w:top w:val="none" w:sz="0" w:space="0" w:color="auto"/>
            <w:left w:val="none" w:sz="0" w:space="0" w:color="auto"/>
            <w:bottom w:val="none" w:sz="0" w:space="0" w:color="auto"/>
            <w:right w:val="none" w:sz="0" w:space="0" w:color="auto"/>
          </w:divBdr>
        </w:div>
        <w:div w:id="1338852477">
          <w:marLeft w:val="640"/>
          <w:marRight w:val="0"/>
          <w:marTop w:val="0"/>
          <w:marBottom w:val="0"/>
          <w:divBdr>
            <w:top w:val="none" w:sz="0" w:space="0" w:color="auto"/>
            <w:left w:val="none" w:sz="0" w:space="0" w:color="auto"/>
            <w:bottom w:val="none" w:sz="0" w:space="0" w:color="auto"/>
            <w:right w:val="none" w:sz="0" w:space="0" w:color="auto"/>
          </w:divBdr>
        </w:div>
        <w:div w:id="1346516723">
          <w:marLeft w:val="640"/>
          <w:marRight w:val="0"/>
          <w:marTop w:val="0"/>
          <w:marBottom w:val="0"/>
          <w:divBdr>
            <w:top w:val="none" w:sz="0" w:space="0" w:color="auto"/>
            <w:left w:val="none" w:sz="0" w:space="0" w:color="auto"/>
            <w:bottom w:val="none" w:sz="0" w:space="0" w:color="auto"/>
            <w:right w:val="none" w:sz="0" w:space="0" w:color="auto"/>
          </w:divBdr>
        </w:div>
        <w:div w:id="1448810686">
          <w:marLeft w:val="640"/>
          <w:marRight w:val="0"/>
          <w:marTop w:val="0"/>
          <w:marBottom w:val="0"/>
          <w:divBdr>
            <w:top w:val="none" w:sz="0" w:space="0" w:color="auto"/>
            <w:left w:val="none" w:sz="0" w:space="0" w:color="auto"/>
            <w:bottom w:val="none" w:sz="0" w:space="0" w:color="auto"/>
            <w:right w:val="none" w:sz="0" w:space="0" w:color="auto"/>
          </w:divBdr>
        </w:div>
        <w:div w:id="1453283808">
          <w:marLeft w:val="640"/>
          <w:marRight w:val="0"/>
          <w:marTop w:val="0"/>
          <w:marBottom w:val="0"/>
          <w:divBdr>
            <w:top w:val="none" w:sz="0" w:space="0" w:color="auto"/>
            <w:left w:val="none" w:sz="0" w:space="0" w:color="auto"/>
            <w:bottom w:val="none" w:sz="0" w:space="0" w:color="auto"/>
            <w:right w:val="none" w:sz="0" w:space="0" w:color="auto"/>
          </w:divBdr>
        </w:div>
        <w:div w:id="1514568434">
          <w:marLeft w:val="640"/>
          <w:marRight w:val="0"/>
          <w:marTop w:val="0"/>
          <w:marBottom w:val="0"/>
          <w:divBdr>
            <w:top w:val="none" w:sz="0" w:space="0" w:color="auto"/>
            <w:left w:val="none" w:sz="0" w:space="0" w:color="auto"/>
            <w:bottom w:val="none" w:sz="0" w:space="0" w:color="auto"/>
            <w:right w:val="none" w:sz="0" w:space="0" w:color="auto"/>
          </w:divBdr>
        </w:div>
        <w:div w:id="1537891937">
          <w:marLeft w:val="640"/>
          <w:marRight w:val="0"/>
          <w:marTop w:val="0"/>
          <w:marBottom w:val="0"/>
          <w:divBdr>
            <w:top w:val="none" w:sz="0" w:space="0" w:color="auto"/>
            <w:left w:val="none" w:sz="0" w:space="0" w:color="auto"/>
            <w:bottom w:val="none" w:sz="0" w:space="0" w:color="auto"/>
            <w:right w:val="none" w:sz="0" w:space="0" w:color="auto"/>
          </w:divBdr>
        </w:div>
        <w:div w:id="1571306966">
          <w:marLeft w:val="640"/>
          <w:marRight w:val="0"/>
          <w:marTop w:val="0"/>
          <w:marBottom w:val="0"/>
          <w:divBdr>
            <w:top w:val="none" w:sz="0" w:space="0" w:color="auto"/>
            <w:left w:val="none" w:sz="0" w:space="0" w:color="auto"/>
            <w:bottom w:val="none" w:sz="0" w:space="0" w:color="auto"/>
            <w:right w:val="none" w:sz="0" w:space="0" w:color="auto"/>
          </w:divBdr>
        </w:div>
        <w:div w:id="1581211830">
          <w:marLeft w:val="640"/>
          <w:marRight w:val="0"/>
          <w:marTop w:val="0"/>
          <w:marBottom w:val="0"/>
          <w:divBdr>
            <w:top w:val="none" w:sz="0" w:space="0" w:color="auto"/>
            <w:left w:val="none" w:sz="0" w:space="0" w:color="auto"/>
            <w:bottom w:val="none" w:sz="0" w:space="0" w:color="auto"/>
            <w:right w:val="none" w:sz="0" w:space="0" w:color="auto"/>
          </w:divBdr>
        </w:div>
        <w:div w:id="1617983985">
          <w:marLeft w:val="640"/>
          <w:marRight w:val="0"/>
          <w:marTop w:val="0"/>
          <w:marBottom w:val="0"/>
          <w:divBdr>
            <w:top w:val="none" w:sz="0" w:space="0" w:color="auto"/>
            <w:left w:val="none" w:sz="0" w:space="0" w:color="auto"/>
            <w:bottom w:val="none" w:sz="0" w:space="0" w:color="auto"/>
            <w:right w:val="none" w:sz="0" w:space="0" w:color="auto"/>
          </w:divBdr>
        </w:div>
        <w:div w:id="1630816852">
          <w:marLeft w:val="640"/>
          <w:marRight w:val="0"/>
          <w:marTop w:val="0"/>
          <w:marBottom w:val="0"/>
          <w:divBdr>
            <w:top w:val="none" w:sz="0" w:space="0" w:color="auto"/>
            <w:left w:val="none" w:sz="0" w:space="0" w:color="auto"/>
            <w:bottom w:val="none" w:sz="0" w:space="0" w:color="auto"/>
            <w:right w:val="none" w:sz="0" w:space="0" w:color="auto"/>
          </w:divBdr>
        </w:div>
        <w:div w:id="1642729480">
          <w:marLeft w:val="640"/>
          <w:marRight w:val="0"/>
          <w:marTop w:val="0"/>
          <w:marBottom w:val="0"/>
          <w:divBdr>
            <w:top w:val="none" w:sz="0" w:space="0" w:color="auto"/>
            <w:left w:val="none" w:sz="0" w:space="0" w:color="auto"/>
            <w:bottom w:val="none" w:sz="0" w:space="0" w:color="auto"/>
            <w:right w:val="none" w:sz="0" w:space="0" w:color="auto"/>
          </w:divBdr>
        </w:div>
        <w:div w:id="1736201151">
          <w:marLeft w:val="640"/>
          <w:marRight w:val="0"/>
          <w:marTop w:val="0"/>
          <w:marBottom w:val="0"/>
          <w:divBdr>
            <w:top w:val="none" w:sz="0" w:space="0" w:color="auto"/>
            <w:left w:val="none" w:sz="0" w:space="0" w:color="auto"/>
            <w:bottom w:val="none" w:sz="0" w:space="0" w:color="auto"/>
            <w:right w:val="none" w:sz="0" w:space="0" w:color="auto"/>
          </w:divBdr>
        </w:div>
        <w:div w:id="1886402124">
          <w:marLeft w:val="640"/>
          <w:marRight w:val="0"/>
          <w:marTop w:val="0"/>
          <w:marBottom w:val="0"/>
          <w:divBdr>
            <w:top w:val="none" w:sz="0" w:space="0" w:color="auto"/>
            <w:left w:val="none" w:sz="0" w:space="0" w:color="auto"/>
            <w:bottom w:val="none" w:sz="0" w:space="0" w:color="auto"/>
            <w:right w:val="none" w:sz="0" w:space="0" w:color="auto"/>
          </w:divBdr>
        </w:div>
        <w:div w:id="2082170530">
          <w:marLeft w:val="640"/>
          <w:marRight w:val="0"/>
          <w:marTop w:val="0"/>
          <w:marBottom w:val="0"/>
          <w:divBdr>
            <w:top w:val="none" w:sz="0" w:space="0" w:color="auto"/>
            <w:left w:val="none" w:sz="0" w:space="0" w:color="auto"/>
            <w:bottom w:val="none" w:sz="0" w:space="0" w:color="auto"/>
            <w:right w:val="none" w:sz="0" w:space="0" w:color="auto"/>
          </w:divBdr>
        </w:div>
        <w:div w:id="2120026679">
          <w:marLeft w:val="640"/>
          <w:marRight w:val="0"/>
          <w:marTop w:val="0"/>
          <w:marBottom w:val="0"/>
          <w:divBdr>
            <w:top w:val="none" w:sz="0" w:space="0" w:color="auto"/>
            <w:left w:val="none" w:sz="0" w:space="0" w:color="auto"/>
            <w:bottom w:val="none" w:sz="0" w:space="0" w:color="auto"/>
            <w:right w:val="none" w:sz="0" w:space="0" w:color="auto"/>
          </w:divBdr>
        </w:div>
        <w:div w:id="2125880131">
          <w:marLeft w:val="640"/>
          <w:marRight w:val="0"/>
          <w:marTop w:val="0"/>
          <w:marBottom w:val="0"/>
          <w:divBdr>
            <w:top w:val="none" w:sz="0" w:space="0" w:color="auto"/>
            <w:left w:val="none" w:sz="0" w:space="0" w:color="auto"/>
            <w:bottom w:val="none" w:sz="0" w:space="0" w:color="auto"/>
            <w:right w:val="none" w:sz="0" w:space="0" w:color="auto"/>
          </w:divBdr>
        </w:div>
      </w:divsChild>
    </w:div>
    <w:div w:id="670186165">
      <w:marLeft w:val="0"/>
      <w:marRight w:val="0"/>
      <w:marTop w:val="0"/>
      <w:marBottom w:val="0"/>
      <w:divBdr>
        <w:top w:val="none" w:sz="0" w:space="0" w:color="auto"/>
        <w:left w:val="none" w:sz="0" w:space="0" w:color="auto"/>
        <w:bottom w:val="none" w:sz="0" w:space="0" w:color="auto"/>
        <w:right w:val="none" w:sz="0" w:space="0" w:color="auto"/>
      </w:divBdr>
    </w:div>
    <w:div w:id="678775305">
      <w:marLeft w:val="0"/>
      <w:marRight w:val="0"/>
      <w:marTop w:val="0"/>
      <w:marBottom w:val="0"/>
      <w:divBdr>
        <w:top w:val="none" w:sz="0" w:space="0" w:color="auto"/>
        <w:left w:val="none" w:sz="0" w:space="0" w:color="auto"/>
        <w:bottom w:val="none" w:sz="0" w:space="0" w:color="auto"/>
        <w:right w:val="none" w:sz="0" w:space="0" w:color="auto"/>
      </w:divBdr>
    </w:div>
    <w:div w:id="681518099">
      <w:bodyDiv w:val="1"/>
      <w:marLeft w:val="0"/>
      <w:marRight w:val="0"/>
      <w:marTop w:val="0"/>
      <w:marBottom w:val="0"/>
      <w:divBdr>
        <w:top w:val="none" w:sz="0" w:space="0" w:color="auto"/>
        <w:left w:val="none" w:sz="0" w:space="0" w:color="auto"/>
        <w:bottom w:val="none" w:sz="0" w:space="0" w:color="auto"/>
        <w:right w:val="none" w:sz="0" w:space="0" w:color="auto"/>
      </w:divBdr>
      <w:divsChild>
        <w:div w:id="4600557">
          <w:marLeft w:val="640"/>
          <w:marRight w:val="0"/>
          <w:marTop w:val="0"/>
          <w:marBottom w:val="0"/>
          <w:divBdr>
            <w:top w:val="none" w:sz="0" w:space="0" w:color="auto"/>
            <w:left w:val="none" w:sz="0" w:space="0" w:color="auto"/>
            <w:bottom w:val="none" w:sz="0" w:space="0" w:color="auto"/>
            <w:right w:val="none" w:sz="0" w:space="0" w:color="auto"/>
          </w:divBdr>
        </w:div>
        <w:div w:id="6913144">
          <w:marLeft w:val="640"/>
          <w:marRight w:val="0"/>
          <w:marTop w:val="0"/>
          <w:marBottom w:val="0"/>
          <w:divBdr>
            <w:top w:val="none" w:sz="0" w:space="0" w:color="auto"/>
            <w:left w:val="none" w:sz="0" w:space="0" w:color="auto"/>
            <w:bottom w:val="none" w:sz="0" w:space="0" w:color="auto"/>
            <w:right w:val="none" w:sz="0" w:space="0" w:color="auto"/>
          </w:divBdr>
        </w:div>
        <w:div w:id="113714057">
          <w:marLeft w:val="640"/>
          <w:marRight w:val="0"/>
          <w:marTop w:val="0"/>
          <w:marBottom w:val="0"/>
          <w:divBdr>
            <w:top w:val="none" w:sz="0" w:space="0" w:color="auto"/>
            <w:left w:val="none" w:sz="0" w:space="0" w:color="auto"/>
            <w:bottom w:val="none" w:sz="0" w:space="0" w:color="auto"/>
            <w:right w:val="none" w:sz="0" w:space="0" w:color="auto"/>
          </w:divBdr>
        </w:div>
        <w:div w:id="167914265">
          <w:marLeft w:val="640"/>
          <w:marRight w:val="0"/>
          <w:marTop w:val="0"/>
          <w:marBottom w:val="0"/>
          <w:divBdr>
            <w:top w:val="none" w:sz="0" w:space="0" w:color="auto"/>
            <w:left w:val="none" w:sz="0" w:space="0" w:color="auto"/>
            <w:bottom w:val="none" w:sz="0" w:space="0" w:color="auto"/>
            <w:right w:val="none" w:sz="0" w:space="0" w:color="auto"/>
          </w:divBdr>
        </w:div>
        <w:div w:id="183711400">
          <w:marLeft w:val="640"/>
          <w:marRight w:val="0"/>
          <w:marTop w:val="0"/>
          <w:marBottom w:val="0"/>
          <w:divBdr>
            <w:top w:val="none" w:sz="0" w:space="0" w:color="auto"/>
            <w:left w:val="none" w:sz="0" w:space="0" w:color="auto"/>
            <w:bottom w:val="none" w:sz="0" w:space="0" w:color="auto"/>
            <w:right w:val="none" w:sz="0" w:space="0" w:color="auto"/>
          </w:divBdr>
        </w:div>
        <w:div w:id="184909323">
          <w:marLeft w:val="640"/>
          <w:marRight w:val="0"/>
          <w:marTop w:val="0"/>
          <w:marBottom w:val="0"/>
          <w:divBdr>
            <w:top w:val="none" w:sz="0" w:space="0" w:color="auto"/>
            <w:left w:val="none" w:sz="0" w:space="0" w:color="auto"/>
            <w:bottom w:val="none" w:sz="0" w:space="0" w:color="auto"/>
            <w:right w:val="none" w:sz="0" w:space="0" w:color="auto"/>
          </w:divBdr>
        </w:div>
        <w:div w:id="365176160">
          <w:marLeft w:val="640"/>
          <w:marRight w:val="0"/>
          <w:marTop w:val="0"/>
          <w:marBottom w:val="0"/>
          <w:divBdr>
            <w:top w:val="none" w:sz="0" w:space="0" w:color="auto"/>
            <w:left w:val="none" w:sz="0" w:space="0" w:color="auto"/>
            <w:bottom w:val="none" w:sz="0" w:space="0" w:color="auto"/>
            <w:right w:val="none" w:sz="0" w:space="0" w:color="auto"/>
          </w:divBdr>
        </w:div>
        <w:div w:id="414867085">
          <w:marLeft w:val="640"/>
          <w:marRight w:val="0"/>
          <w:marTop w:val="0"/>
          <w:marBottom w:val="0"/>
          <w:divBdr>
            <w:top w:val="none" w:sz="0" w:space="0" w:color="auto"/>
            <w:left w:val="none" w:sz="0" w:space="0" w:color="auto"/>
            <w:bottom w:val="none" w:sz="0" w:space="0" w:color="auto"/>
            <w:right w:val="none" w:sz="0" w:space="0" w:color="auto"/>
          </w:divBdr>
        </w:div>
        <w:div w:id="465784882">
          <w:marLeft w:val="640"/>
          <w:marRight w:val="0"/>
          <w:marTop w:val="0"/>
          <w:marBottom w:val="0"/>
          <w:divBdr>
            <w:top w:val="none" w:sz="0" w:space="0" w:color="auto"/>
            <w:left w:val="none" w:sz="0" w:space="0" w:color="auto"/>
            <w:bottom w:val="none" w:sz="0" w:space="0" w:color="auto"/>
            <w:right w:val="none" w:sz="0" w:space="0" w:color="auto"/>
          </w:divBdr>
        </w:div>
        <w:div w:id="474880467">
          <w:marLeft w:val="640"/>
          <w:marRight w:val="0"/>
          <w:marTop w:val="0"/>
          <w:marBottom w:val="0"/>
          <w:divBdr>
            <w:top w:val="none" w:sz="0" w:space="0" w:color="auto"/>
            <w:left w:val="none" w:sz="0" w:space="0" w:color="auto"/>
            <w:bottom w:val="none" w:sz="0" w:space="0" w:color="auto"/>
            <w:right w:val="none" w:sz="0" w:space="0" w:color="auto"/>
          </w:divBdr>
        </w:div>
        <w:div w:id="503862161">
          <w:marLeft w:val="640"/>
          <w:marRight w:val="0"/>
          <w:marTop w:val="0"/>
          <w:marBottom w:val="0"/>
          <w:divBdr>
            <w:top w:val="none" w:sz="0" w:space="0" w:color="auto"/>
            <w:left w:val="none" w:sz="0" w:space="0" w:color="auto"/>
            <w:bottom w:val="none" w:sz="0" w:space="0" w:color="auto"/>
            <w:right w:val="none" w:sz="0" w:space="0" w:color="auto"/>
          </w:divBdr>
        </w:div>
        <w:div w:id="505487317">
          <w:marLeft w:val="640"/>
          <w:marRight w:val="0"/>
          <w:marTop w:val="0"/>
          <w:marBottom w:val="0"/>
          <w:divBdr>
            <w:top w:val="none" w:sz="0" w:space="0" w:color="auto"/>
            <w:left w:val="none" w:sz="0" w:space="0" w:color="auto"/>
            <w:bottom w:val="none" w:sz="0" w:space="0" w:color="auto"/>
            <w:right w:val="none" w:sz="0" w:space="0" w:color="auto"/>
          </w:divBdr>
        </w:div>
        <w:div w:id="507838610">
          <w:marLeft w:val="640"/>
          <w:marRight w:val="0"/>
          <w:marTop w:val="0"/>
          <w:marBottom w:val="0"/>
          <w:divBdr>
            <w:top w:val="none" w:sz="0" w:space="0" w:color="auto"/>
            <w:left w:val="none" w:sz="0" w:space="0" w:color="auto"/>
            <w:bottom w:val="none" w:sz="0" w:space="0" w:color="auto"/>
            <w:right w:val="none" w:sz="0" w:space="0" w:color="auto"/>
          </w:divBdr>
        </w:div>
        <w:div w:id="524752515">
          <w:marLeft w:val="640"/>
          <w:marRight w:val="0"/>
          <w:marTop w:val="0"/>
          <w:marBottom w:val="0"/>
          <w:divBdr>
            <w:top w:val="none" w:sz="0" w:space="0" w:color="auto"/>
            <w:left w:val="none" w:sz="0" w:space="0" w:color="auto"/>
            <w:bottom w:val="none" w:sz="0" w:space="0" w:color="auto"/>
            <w:right w:val="none" w:sz="0" w:space="0" w:color="auto"/>
          </w:divBdr>
        </w:div>
        <w:div w:id="559899543">
          <w:marLeft w:val="640"/>
          <w:marRight w:val="0"/>
          <w:marTop w:val="0"/>
          <w:marBottom w:val="0"/>
          <w:divBdr>
            <w:top w:val="none" w:sz="0" w:space="0" w:color="auto"/>
            <w:left w:val="none" w:sz="0" w:space="0" w:color="auto"/>
            <w:bottom w:val="none" w:sz="0" w:space="0" w:color="auto"/>
            <w:right w:val="none" w:sz="0" w:space="0" w:color="auto"/>
          </w:divBdr>
        </w:div>
        <w:div w:id="597719842">
          <w:marLeft w:val="640"/>
          <w:marRight w:val="0"/>
          <w:marTop w:val="0"/>
          <w:marBottom w:val="0"/>
          <w:divBdr>
            <w:top w:val="none" w:sz="0" w:space="0" w:color="auto"/>
            <w:left w:val="none" w:sz="0" w:space="0" w:color="auto"/>
            <w:bottom w:val="none" w:sz="0" w:space="0" w:color="auto"/>
            <w:right w:val="none" w:sz="0" w:space="0" w:color="auto"/>
          </w:divBdr>
        </w:div>
        <w:div w:id="647587759">
          <w:marLeft w:val="640"/>
          <w:marRight w:val="0"/>
          <w:marTop w:val="0"/>
          <w:marBottom w:val="0"/>
          <w:divBdr>
            <w:top w:val="none" w:sz="0" w:space="0" w:color="auto"/>
            <w:left w:val="none" w:sz="0" w:space="0" w:color="auto"/>
            <w:bottom w:val="none" w:sz="0" w:space="0" w:color="auto"/>
            <w:right w:val="none" w:sz="0" w:space="0" w:color="auto"/>
          </w:divBdr>
        </w:div>
        <w:div w:id="728922999">
          <w:marLeft w:val="640"/>
          <w:marRight w:val="0"/>
          <w:marTop w:val="0"/>
          <w:marBottom w:val="0"/>
          <w:divBdr>
            <w:top w:val="none" w:sz="0" w:space="0" w:color="auto"/>
            <w:left w:val="none" w:sz="0" w:space="0" w:color="auto"/>
            <w:bottom w:val="none" w:sz="0" w:space="0" w:color="auto"/>
            <w:right w:val="none" w:sz="0" w:space="0" w:color="auto"/>
          </w:divBdr>
        </w:div>
        <w:div w:id="817771843">
          <w:marLeft w:val="640"/>
          <w:marRight w:val="0"/>
          <w:marTop w:val="0"/>
          <w:marBottom w:val="0"/>
          <w:divBdr>
            <w:top w:val="none" w:sz="0" w:space="0" w:color="auto"/>
            <w:left w:val="none" w:sz="0" w:space="0" w:color="auto"/>
            <w:bottom w:val="none" w:sz="0" w:space="0" w:color="auto"/>
            <w:right w:val="none" w:sz="0" w:space="0" w:color="auto"/>
          </w:divBdr>
        </w:div>
        <w:div w:id="849678427">
          <w:marLeft w:val="640"/>
          <w:marRight w:val="0"/>
          <w:marTop w:val="0"/>
          <w:marBottom w:val="0"/>
          <w:divBdr>
            <w:top w:val="none" w:sz="0" w:space="0" w:color="auto"/>
            <w:left w:val="none" w:sz="0" w:space="0" w:color="auto"/>
            <w:bottom w:val="none" w:sz="0" w:space="0" w:color="auto"/>
            <w:right w:val="none" w:sz="0" w:space="0" w:color="auto"/>
          </w:divBdr>
        </w:div>
        <w:div w:id="852035249">
          <w:marLeft w:val="640"/>
          <w:marRight w:val="0"/>
          <w:marTop w:val="0"/>
          <w:marBottom w:val="0"/>
          <w:divBdr>
            <w:top w:val="none" w:sz="0" w:space="0" w:color="auto"/>
            <w:left w:val="none" w:sz="0" w:space="0" w:color="auto"/>
            <w:bottom w:val="none" w:sz="0" w:space="0" w:color="auto"/>
            <w:right w:val="none" w:sz="0" w:space="0" w:color="auto"/>
          </w:divBdr>
        </w:div>
        <w:div w:id="867959085">
          <w:marLeft w:val="640"/>
          <w:marRight w:val="0"/>
          <w:marTop w:val="0"/>
          <w:marBottom w:val="0"/>
          <w:divBdr>
            <w:top w:val="none" w:sz="0" w:space="0" w:color="auto"/>
            <w:left w:val="none" w:sz="0" w:space="0" w:color="auto"/>
            <w:bottom w:val="none" w:sz="0" w:space="0" w:color="auto"/>
            <w:right w:val="none" w:sz="0" w:space="0" w:color="auto"/>
          </w:divBdr>
        </w:div>
        <w:div w:id="924806629">
          <w:marLeft w:val="640"/>
          <w:marRight w:val="0"/>
          <w:marTop w:val="0"/>
          <w:marBottom w:val="0"/>
          <w:divBdr>
            <w:top w:val="none" w:sz="0" w:space="0" w:color="auto"/>
            <w:left w:val="none" w:sz="0" w:space="0" w:color="auto"/>
            <w:bottom w:val="none" w:sz="0" w:space="0" w:color="auto"/>
            <w:right w:val="none" w:sz="0" w:space="0" w:color="auto"/>
          </w:divBdr>
        </w:div>
        <w:div w:id="956563485">
          <w:marLeft w:val="640"/>
          <w:marRight w:val="0"/>
          <w:marTop w:val="0"/>
          <w:marBottom w:val="0"/>
          <w:divBdr>
            <w:top w:val="none" w:sz="0" w:space="0" w:color="auto"/>
            <w:left w:val="none" w:sz="0" w:space="0" w:color="auto"/>
            <w:bottom w:val="none" w:sz="0" w:space="0" w:color="auto"/>
            <w:right w:val="none" w:sz="0" w:space="0" w:color="auto"/>
          </w:divBdr>
        </w:div>
        <w:div w:id="1049303202">
          <w:marLeft w:val="640"/>
          <w:marRight w:val="0"/>
          <w:marTop w:val="0"/>
          <w:marBottom w:val="0"/>
          <w:divBdr>
            <w:top w:val="none" w:sz="0" w:space="0" w:color="auto"/>
            <w:left w:val="none" w:sz="0" w:space="0" w:color="auto"/>
            <w:bottom w:val="none" w:sz="0" w:space="0" w:color="auto"/>
            <w:right w:val="none" w:sz="0" w:space="0" w:color="auto"/>
          </w:divBdr>
        </w:div>
        <w:div w:id="1103648681">
          <w:marLeft w:val="640"/>
          <w:marRight w:val="0"/>
          <w:marTop w:val="0"/>
          <w:marBottom w:val="0"/>
          <w:divBdr>
            <w:top w:val="none" w:sz="0" w:space="0" w:color="auto"/>
            <w:left w:val="none" w:sz="0" w:space="0" w:color="auto"/>
            <w:bottom w:val="none" w:sz="0" w:space="0" w:color="auto"/>
            <w:right w:val="none" w:sz="0" w:space="0" w:color="auto"/>
          </w:divBdr>
        </w:div>
        <w:div w:id="1109273088">
          <w:marLeft w:val="640"/>
          <w:marRight w:val="0"/>
          <w:marTop w:val="0"/>
          <w:marBottom w:val="0"/>
          <w:divBdr>
            <w:top w:val="none" w:sz="0" w:space="0" w:color="auto"/>
            <w:left w:val="none" w:sz="0" w:space="0" w:color="auto"/>
            <w:bottom w:val="none" w:sz="0" w:space="0" w:color="auto"/>
            <w:right w:val="none" w:sz="0" w:space="0" w:color="auto"/>
          </w:divBdr>
        </w:div>
        <w:div w:id="1113093972">
          <w:marLeft w:val="640"/>
          <w:marRight w:val="0"/>
          <w:marTop w:val="0"/>
          <w:marBottom w:val="0"/>
          <w:divBdr>
            <w:top w:val="none" w:sz="0" w:space="0" w:color="auto"/>
            <w:left w:val="none" w:sz="0" w:space="0" w:color="auto"/>
            <w:bottom w:val="none" w:sz="0" w:space="0" w:color="auto"/>
            <w:right w:val="none" w:sz="0" w:space="0" w:color="auto"/>
          </w:divBdr>
        </w:div>
        <w:div w:id="1165124772">
          <w:marLeft w:val="640"/>
          <w:marRight w:val="0"/>
          <w:marTop w:val="0"/>
          <w:marBottom w:val="0"/>
          <w:divBdr>
            <w:top w:val="none" w:sz="0" w:space="0" w:color="auto"/>
            <w:left w:val="none" w:sz="0" w:space="0" w:color="auto"/>
            <w:bottom w:val="none" w:sz="0" w:space="0" w:color="auto"/>
            <w:right w:val="none" w:sz="0" w:space="0" w:color="auto"/>
          </w:divBdr>
        </w:div>
        <w:div w:id="1225725726">
          <w:marLeft w:val="640"/>
          <w:marRight w:val="0"/>
          <w:marTop w:val="0"/>
          <w:marBottom w:val="0"/>
          <w:divBdr>
            <w:top w:val="none" w:sz="0" w:space="0" w:color="auto"/>
            <w:left w:val="none" w:sz="0" w:space="0" w:color="auto"/>
            <w:bottom w:val="none" w:sz="0" w:space="0" w:color="auto"/>
            <w:right w:val="none" w:sz="0" w:space="0" w:color="auto"/>
          </w:divBdr>
        </w:div>
        <w:div w:id="1266427131">
          <w:marLeft w:val="640"/>
          <w:marRight w:val="0"/>
          <w:marTop w:val="0"/>
          <w:marBottom w:val="0"/>
          <w:divBdr>
            <w:top w:val="none" w:sz="0" w:space="0" w:color="auto"/>
            <w:left w:val="none" w:sz="0" w:space="0" w:color="auto"/>
            <w:bottom w:val="none" w:sz="0" w:space="0" w:color="auto"/>
            <w:right w:val="none" w:sz="0" w:space="0" w:color="auto"/>
          </w:divBdr>
        </w:div>
        <w:div w:id="1268005984">
          <w:marLeft w:val="640"/>
          <w:marRight w:val="0"/>
          <w:marTop w:val="0"/>
          <w:marBottom w:val="0"/>
          <w:divBdr>
            <w:top w:val="none" w:sz="0" w:space="0" w:color="auto"/>
            <w:left w:val="none" w:sz="0" w:space="0" w:color="auto"/>
            <w:bottom w:val="none" w:sz="0" w:space="0" w:color="auto"/>
            <w:right w:val="none" w:sz="0" w:space="0" w:color="auto"/>
          </w:divBdr>
        </w:div>
        <w:div w:id="1311328783">
          <w:marLeft w:val="640"/>
          <w:marRight w:val="0"/>
          <w:marTop w:val="0"/>
          <w:marBottom w:val="0"/>
          <w:divBdr>
            <w:top w:val="none" w:sz="0" w:space="0" w:color="auto"/>
            <w:left w:val="none" w:sz="0" w:space="0" w:color="auto"/>
            <w:bottom w:val="none" w:sz="0" w:space="0" w:color="auto"/>
            <w:right w:val="none" w:sz="0" w:space="0" w:color="auto"/>
          </w:divBdr>
        </w:div>
        <w:div w:id="1450513839">
          <w:marLeft w:val="640"/>
          <w:marRight w:val="0"/>
          <w:marTop w:val="0"/>
          <w:marBottom w:val="0"/>
          <w:divBdr>
            <w:top w:val="none" w:sz="0" w:space="0" w:color="auto"/>
            <w:left w:val="none" w:sz="0" w:space="0" w:color="auto"/>
            <w:bottom w:val="none" w:sz="0" w:space="0" w:color="auto"/>
            <w:right w:val="none" w:sz="0" w:space="0" w:color="auto"/>
          </w:divBdr>
        </w:div>
        <w:div w:id="1460147439">
          <w:marLeft w:val="640"/>
          <w:marRight w:val="0"/>
          <w:marTop w:val="0"/>
          <w:marBottom w:val="0"/>
          <w:divBdr>
            <w:top w:val="none" w:sz="0" w:space="0" w:color="auto"/>
            <w:left w:val="none" w:sz="0" w:space="0" w:color="auto"/>
            <w:bottom w:val="none" w:sz="0" w:space="0" w:color="auto"/>
            <w:right w:val="none" w:sz="0" w:space="0" w:color="auto"/>
          </w:divBdr>
        </w:div>
        <w:div w:id="1650406134">
          <w:marLeft w:val="640"/>
          <w:marRight w:val="0"/>
          <w:marTop w:val="0"/>
          <w:marBottom w:val="0"/>
          <w:divBdr>
            <w:top w:val="none" w:sz="0" w:space="0" w:color="auto"/>
            <w:left w:val="none" w:sz="0" w:space="0" w:color="auto"/>
            <w:bottom w:val="none" w:sz="0" w:space="0" w:color="auto"/>
            <w:right w:val="none" w:sz="0" w:space="0" w:color="auto"/>
          </w:divBdr>
        </w:div>
        <w:div w:id="1678967753">
          <w:marLeft w:val="640"/>
          <w:marRight w:val="0"/>
          <w:marTop w:val="0"/>
          <w:marBottom w:val="0"/>
          <w:divBdr>
            <w:top w:val="none" w:sz="0" w:space="0" w:color="auto"/>
            <w:left w:val="none" w:sz="0" w:space="0" w:color="auto"/>
            <w:bottom w:val="none" w:sz="0" w:space="0" w:color="auto"/>
            <w:right w:val="none" w:sz="0" w:space="0" w:color="auto"/>
          </w:divBdr>
        </w:div>
        <w:div w:id="1863855827">
          <w:marLeft w:val="640"/>
          <w:marRight w:val="0"/>
          <w:marTop w:val="0"/>
          <w:marBottom w:val="0"/>
          <w:divBdr>
            <w:top w:val="none" w:sz="0" w:space="0" w:color="auto"/>
            <w:left w:val="none" w:sz="0" w:space="0" w:color="auto"/>
            <w:bottom w:val="none" w:sz="0" w:space="0" w:color="auto"/>
            <w:right w:val="none" w:sz="0" w:space="0" w:color="auto"/>
          </w:divBdr>
        </w:div>
        <w:div w:id="1885555792">
          <w:marLeft w:val="640"/>
          <w:marRight w:val="0"/>
          <w:marTop w:val="0"/>
          <w:marBottom w:val="0"/>
          <w:divBdr>
            <w:top w:val="none" w:sz="0" w:space="0" w:color="auto"/>
            <w:left w:val="none" w:sz="0" w:space="0" w:color="auto"/>
            <w:bottom w:val="none" w:sz="0" w:space="0" w:color="auto"/>
            <w:right w:val="none" w:sz="0" w:space="0" w:color="auto"/>
          </w:divBdr>
        </w:div>
        <w:div w:id="2040281151">
          <w:marLeft w:val="640"/>
          <w:marRight w:val="0"/>
          <w:marTop w:val="0"/>
          <w:marBottom w:val="0"/>
          <w:divBdr>
            <w:top w:val="none" w:sz="0" w:space="0" w:color="auto"/>
            <w:left w:val="none" w:sz="0" w:space="0" w:color="auto"/>
            <w:bottom w:val="none" w:sz="0" w:space="0" w:color="auto"/>
            <w:right w:val="none" w:sz="0" w:space="0" w:color="auto"/>
          </w:divBdr>
        </w:div>
        <w:div w:id="2114935576">
          <w:marLeft w:val="640"/>
          <w:marRight w:val="0"/>
          <w:marTop w:val="0"/>
          <w:marBottom w:val="0"/>
          <w:divBdr>
            <w:top w:val="none" w:sz="0" w:space="0" w:color="auto"/>
            <w:left w:val="none" w:sz="0" w:space="0" w:color="auto"/>
            <w:bottom w:val="none" w:sz="0" w:space="0" w:color="auto"/>
            <w:right w:val="none" w:sz="0" w:space="0" w:color="auto"/>
          </w:divBdr>
        </w:div>
        <w:div w:id="2135588515">
          <w:marLeft w:val="640"/>
          <w:marRight w:val="0"/>
          <w:marTop w:val="0"/>
          <w:marBottom w:val="0"/>
          <w:divBdr>
            <w:top w:val="none" w:sz="0" w:space="0" w:color="auto"/>
            <w:left w:val="none" w:sz="0" w:space="0" w:color="auto"/>
            <w:bottom w:val="none" w:sz="0" w:space="0" w:color="auto"/>
            <w:right w:val="none" w:sz="0" w:space="0" w:color="auto"/>
          </w:divBdr>
        </w:div>
        <w:div w:id="2144612189">
          <w:marLeft w:val="640"/>
          <w:marRight w:val="0"/>
          <w:marTop w:val="0"/>
          <w:marBottom w:val="0"/>
          <w:divBdr>
            <w:top w:val="none" w:sz="0" w:space="0" w:color="auto"/>
            <w:left w:val="none" w:sz="0" w:space="0" w:color="auto"/>
            <w:bottom w:val="none" w:sz="0" w:space="0" w:color="auto"/>
            <w:right w:val="none" w:sz="0" w:space="0" w:color="auto"/>
          </w:divBdr>
        </w:div>
      </w:divsChild>
    </w:div>
    <w:div w:id="686562503">
      <w:marLeft w:val="0"/>
      <w:marRight w:val="0"/>
      <w:marTop w:val="0"/>
      <w:marBottom w:val="0"/>
      <w:divBdr>
        <w:top w:val="none" w:sz="0" w:space="0" w:color="auto"/>
        <w:left w:val="none" w:sz="0" w:space="0" w:color="auto"/>
        <w:bottom w:val="none" w:sz="0" w:space="0" w:color="auto"/>
        <w:right w:val="none" w:sz="0" w:space="0" w:color="auto"/>
      </w:divBdr>
    </w:div>
    <w:div w:id="688069650">
      <w:marLeft w:val="0"/>
      <w:marRight w:val="0"/>
      <w:marTop w:val="0"/>
      <w:marBottom w:val="0"/>
      <w:divBdr>
        <w:top w:val="none" w:sz="0" w:space="0" w:color="auto"/>
        <w:left w:val="none" w:sz="0" w:space="0" w:color="auto"/>
        <w:bottom w:val="none" w:sz="0" w:space="0" w:color="auto"/>
        <w:right w:val="none" w:sz="0" w:space="0" w:color="auto"/>
      </w:divBdr>
    </w:div>
    <w:div w:id="690104255">
      <w:marLeft w:val="0"/>
      <w:marRight w:val="0"/>
      <w:marTop w:val="0"/>
      <w:marBottom w:val="0"/>
      <w:divBdr>
        <w:top w:val="none" w:sz="0" w:space="0" w:color="auto"/>
        <w:left w:val="none" w:sz="0" w:space="0" w:color="auto"/>
        <w:bottom w:val="none" w:sz="0" w:space="0" w:color="auto"/>
        <w:right w:val="none" w:sz="0" w:space="0" w:color="auto"/>
      </w:divBdr>
    </w:div>
    <w:div w:id="690691930">
      <w:marLeft w:val="0"/>
      <w:marRight w:val="0"/>
      <w:marTop w:val="0"/>
      <w:marBottom w:val="0"/>
      <w:divBdr>
        <w:top w:val="none" w:sz="0" w:space="0" w:color="auto"/>
        <w:left w:val="none" w:sz="0" w:space="0" w:color="auto"/>
        <w:bottom w:val="none" w:sz="0" w:space="0" w:color="auto"/>
        <w:right w:val="none" w:sz="0" w:space="0" w:color="auto"/>
      </w:divBdr>
    </w:div>
    <w:div w:id="693767617">
      <w:bodyDiv w:val="1"/>
      <w:marLeft w:val="0"/>
      <w:marRight w:val="0"/>
      <w:marTop w:val="0"/>
      <w:marBottom w:val="0"/>
      <w:divBdr>
        <w:top w:val="none" w:sz="0" w:space="0" w:color="auto"/>
        <w:left w:val="none" w:sz="0" w:space="0" w:color="auto"/>
        <w:bottom w:val="none" w:sz="0" w:space="0" w:color="auto"/>
        <w:right w:val="none" w:sz="0" w:space="0" w:color="auto"/>
      </w:divBdr>
      <w:divsChild>
        <w:div w:id="2106076098">
          <w:marLeft w:val="640"/>
          <w:marRight w:val="0"/>
          <w:marTop w:val="0"/>
          <w:marBottom w:val="0"/>
          <w:divBdr>
            <w:top w:val="none" w:sz="0" w:space="0" w:color="auto"/>
            <w:left w:val="none" w:sz="0" w:space="0" w:color="auto"/>
            <w:bottom w:val="none" w:sz="0" w:space="0" w:color="auto"/>
            <w:right w:val="none" w:sz="0" w:space="0" w:color="auto"/>
          </w:divBdr>
        </w:div>
        <w:div w:id="1106077945">
          <w:marLeft w:val="640"/>
          <w:marRight w:val="0"/>
          <w:marTop w:val="0"/>
          <w:marBottom w:val="0"/>
          <w:divBdr>
            <w:top w:val="none" w:sz="0" w:space="0" w:color="auto"/>
            <w:left w:val="none" w:sz="0" w:space="0" w:color="auto"/>
            <w:bottom w:val="none" w:sz="0" w:space="0" w:color="auto"/>
            <w:right w:val="none" w:sz="0" w:space="0" w:color="auto"/>
          </w:divBdr>
        </w:div>
        <w:div w:id="940719547">
          <w:marLeft w:val="640"/>
          <w:marRight w:val="0"/>
          <w:marTop w:val="0"/>
          <w:marBottom w:val="0"/>
          <w:divBdr>
            <w:top w:val="none" w:sz="0" w:space="0" w:color="auto"/>
            <w:left w:val="none" w:sz="0" w:space="0" w:color="auto"/>
            <w:bottom w:val="none" w:sz="0" w:space="0" w:color="auto"/>
            <w:right w:val="none" w:sz="0" w:space="0" w:color="auto"/>
          </w:divBdr>
        </w:div>
        <w:div w:id="1808007361">
          <w:marLeft w:val="640"/>
          <w:marRight w:val="0"/>
          <w:marTop w:val="0"/>
          <w:marBottom w:val="0"/>
          <w:divBdr>
            <w:top w:val="none" w:sz="0" w:space="0" w:color="auto"/>
            <w:left w:val="none" w:sz="0" w:space="0" w:color="auto"/>
            <w:bottom w:val="none" w:sz="0" w:space="0" w:color="auto"/>
            <w:right w:val="none" w:sz="0" w:space="0" w:color="auto"/>
          </w:divBdr>
        </w:div>
        <w:div w:id="575945621">
          <w:marLeft w:val="640"/>
          <w:marRight w:val="0"/>
          <w:marTop w:val="0"/>
          <w:marBottom w:val="0"/>
          <w:divBdr>
            <w:top w:val="none" w:sz="0" w:space="0" w:color="auto"/>
            <w:left w:val="none" w:sz="0" w:space="0" w:color="auto"/>
            <w:bottom w:val="none" w:sz="0" w:space="0" w:color="auto"/>
            <w:right w:val="none" w:sz="0" w:space="0" w:color="auto"/>
          </w:divBdr>
        </w:div>
        <w:div w:id="512111783">
          <w:marLeft w:val="640"/>
          <w:marRight w:val="0"/>
          <w:marTop w:val="0"/>
          <w:marBottom w:val="0"/>
          <w:divBdr>
            <w:top w:val="none" w:sz="0" w:space="0" w:color="auto"/>
            <w:left w:val="none" w:sz="0" w:space="0" w:color="auto"/>
            <w:bottom w:val="none" w:sz="0" w:space="0" w:color="auto"/>
            <w:right w:val="none" w:sz="0" w:space="0" w:color="auto"/>
          </w:divBdr>
        </w:div>
        <w:div w:id="558126653">
          <w:marLeft w:val="640"/>
          <w:marRight w:val="0"/>
          <w:marTop w:val="0"/>
          <w:marBottom w:val="0"/>
          <w:divBdr>
            <w:top w:val="none" w:sz="0" w:space="0" w:color="auto"/>
            <w:left w:val="none" w:sz="0" w:space="0" w:color="auto"/>
            <w:bottom w:val="none" w:sz="0" w:space="0" w:color="auto"/>
            <w:right w:val="none" w:sz="0" w:space="0" w:color="auto"/>
          </w:divBdr>
        </w:div>
        <w:div w:id="1389569527">
          <w:marLeft w:val="640"/>
          <w:marRight w:val="0"/>
          <w:marTop w:val="0"/>
          <w:marBottom w:val="0"/>
          <w:divBdr>
            <w:top w:val="none" w:sz="0" w:space="0" w:color="auto"/>
            <w:left w:val="none" w:sz="0" w:space="0" w:color="auto"/>
            <w:bottom w:val="none" w:sz="0" w:space="0" w:color="auto"/>
            <w:right w:val="none" w:sz="0" w:space="0" w:color="auto"/>
          </w:divBdr>
        </w:div>
        <w:div w:id="1922060185">
          <w:marLeft w:val="640"/>
          <w:marRight w:val="0"/>
          <w:marTop w:val="0"/>
          <w:marBottom w:val="0"/>
          <w:divBdr>
            <w:top w:val="none" w:sz="0" w:space="0" w:color="auto"/>
            <w:left w:val="none" w:sz="0" w:space="0" w:color="auto"/>
            <w:bottom w:val="none" w:sz="0" w:space="0" w:color="auto"/>
            <w:right w:val="none" w:sz="0" w:space="0" w:color="auto"/>
          </w:divBdr>
        </w:div>
        <w:div w:id="453135306">
          <w:marLeft w:val="640"/>
          <w:marRight w:val="0"/>
          <w:marTop w:val="0"/>
          <w:marBottom w:val="0"/>
          <w:divBdr>
            <w:top w:val="none" w:sz="0" w:space="0" w:color="auto"/>
            <w:left w:val="none" w:sz="0" w:space="0" w:color="auto"/>
            <w:bottom w:val="none" w:sz="0" w:space="0" w:color="auto"/>
            <w:right w:val="none" w:sz="0" w:space="0" w:color="auto"/>
          </w:divBdr>
        </w:div>
        <w:div w:id="426314002">
          <w:marLeft w:val="640"/>
          <w:marRight w:val="0"/>
          <w:marTop w:val="0"/>
          <w:marBottom w:val="0"/>
          <w:divBdr>
            <w:top w:val="none" w:sz="0" w:space="0" w:color="auto"/>
            <w:left w:val="none" w:sz="0" w:space="0" w:color="auto"/>
            <w:bottom w:val="none" w:sz="0" w:space="0" w:color="auto"/>
            <w:right w:val="none" w:sz="0" w:space="0" w:color="auto"/>
          </w:divBdr>
        </w:div>
        <w:div w:id="1324703860">
          <w:marLeft w:val="640"/>
          <w:marRight w:val="0"/>
          <w:marTop w:val="0"/>
          <w:marBottom w:val="0"/>
          <w:divBdr>
            <w:top w:val="none" w:sz="0" w:space="0" w:color="auto"/>
            <w:left w:val="none" w:sz="0" w:space="0" w:color="auto"/>
            <w:bottom w:val="none" w:sz="0" w:space="0" w:color="auto"/>
            <w:right w:val="none" w:sz="0" w:space="0" w:color="auto"/>
          </w:divBdr>
        </w:div>
        <w:div w:id="565650305">
          <w:marLeft w:val="640"/>
          <w:marRight w:val="0"/>
          <w:marTop w:val="0"/>
          <w:marBottom w:val="0"/>
          <w:divBdr>
            <w:top w:val="none" w:sz="0" w:space="0" w:color="auto"/>
            <w:left w:val="none" w:sz="0" w:space="0" w:color="auto"/>
            <w:bottom w:val="none" w:sz="0" w:space="0" w:color="auto"/>
            <w:right w:val="none" w:sz="0" w:space="0" w:color="auto"/>
          </w:divBdr>
        </w:div>
        <w:div w:id="333412231">
          <w:marLeft w:val="640"/>
          <w:marRight w:val="0"/>
          <w:marTop w:val="0"/>
          <w:marBottom w:val="0"/>
          <w:divBdr>
            <w:top w:val="none" w:sz="0" w:space="0" w:color="auto"/>
            <w:left w:val="none" w:sz="0" w:space="0" w:color="auto"/>
            <w:bottom w:val="none" w:sz="0" w:space="0" w:color="auto"/>
            <w:right w:val="none" w:sz="0" w:space="0" w:color="auto"/>
          </w:divBdr>
        </w:div>
        <w:div w:id="858813266">
          <w:marLeft w:val="640"/>
          <w:marRight w:val="0"/>
          <w:marTop w:val="0"/>
          <w:marBottom w:val="0"/>
          <w:divBdr>
            <w:top w:val="none" w:sz="0" w:space="0" w:color="auto"/>
            <w:left w:val="none" w:sz="0" w:space="0" w:color="auto"/>
            <w:bottom w:val="none" w:sz="0" w:space="0" w:color="auto"/>
            <w:right w:val="none" w:sz="0" w:space="0" w:color="auto"/>
          </w:divBdr>
        </w:div>
        <w:div w:id="7755432">
          <w:marLeft w:val="640"/>
          <w:marRight w:val="0"/>
          <w:marTop w:val="0"/>
          <w:marBottom w:val="0"/>
          <w:divBdr>
            <w:top w:val="none" w:sz="0" w:space="0" w:color="auto"/>
            <w:left w:val="none" w:sz="0" w:space="0" w:color="auto"/>
            <w:bottom w:val="none" w:sz="0" w:space="0" w:color="auto"/>
            <w:right w:val="none" w:sz="0" w:space="0" w:color="auto"/>
          </w:divBdr>
        </w:div>
        <w:div w:id="1905602625">
          <w:marLeft w:val="640"/>
          <w:marRight w:val="0"/>
          <w:marTop w:val="0"/>
          <w:marBottom w:val="0"/>
          <w:divBdr>
            <w:top w:val="none" w:sz="0" w:space="0" w:color="auto"/>
            <w:left w:val="none" w:sz="0" w:space="0" w:color="auto"/>
            <w:bottom w:val="none" w:sz="0" w:space="0" w:color="auto"/>
            <w:right w:val="none" w:sz="0" w:space="0" w:color="auto"/>
          </w:divBdr>
        </w:div>
        <w:div w:id="1361200158">
          <w:marLeft w:val="640"/>
          <w:marRight w:val="0"/>
          <w:marTop w:val="0"/>
          <w:marBottom w:val="0"/>
          <w:divBdr>
            <w:top w:val="none" w:sz="0" w:space="0" w:color="auto"/>
            <w:left w:val="none" w:sz="0" w:space="0" w:color="auto"/>
            <w:bottom w:val="none" w:sz="0" w:space="0" w:color="auto"/>
            <w:right w:val="none" w:sz="0" w:space="0" w:color="auto"/>
          </w:divBdr>
        </w:div>
        <w:div w:id="498428292">
          <w:marLeft w:val="640"/>
          <w:marRight w:val="0"/>
          <w:marTop w:val="0"/>
          <w:marBottom w:val="0"/>
          <w:divBdr>
            <w:top w:val="none" w:sz="0" w:space="0" w:color="auto"/>
            <w:left w:val="none" w:sz="0" w:space="0" w:color="auto"/>
            <w:bottom w:val="none" w:sz="0" w:space="0" w:color="auto"/>
            <w:right w:val="none" w:sz="0" w:space="0" w:color="auto"/>
          </w:divBdr>
        </w:div>
        <w:div w:id="1268004658">
          <w:marLeft w:val="640"/>
          <w:marRight w:val="0"/>
          <w:marTop w:val="0"/>
          <w:marBottom w:val="0"/>
          <w:divBdr>
            <w:top w:val="none" w:sz="0" w:space="0" w:color="auto"/>
            <w:left w:val="none" w:sz="0" w:space="0" w:color="auto"/>
            <w:bottom w:val="none" w:sz="0" w:space="0" w:color="auto"/>
            <w:right w:val="none" w:sz="0" w:space="0" w:color="auto"/>
          </w:divBdr>
        </w:div>
        <w:div w:id="748312674">
          <w:marLeft w:val="640"/>
          <w:marRight w:val="0"/>
          <w:marTop w:val="0"/>
          <w:marBottom w:val="0"/>
          <w:divBdr>
            <w:top w:val="none" w:sz="0" w:space="0" w:color="auto"/>
            <w:left w:val="none" w:sz="0" w:space="0" w:color="auto"/>
            <w:bottom w:val="none" w:sz="0" w:space="0" w:color="auto"/>
            <w:right w:val="none" w:sz="0" w:space="0" w:color="auto"/>
          </w:divBdr>
        </w:div>
        <w:div w:id="1699355063">
          <w:marLeft w:val="640"/>
          <w:marRight w:val="0"/>
          <w:marTop w:val="0"/>
          <w:marBottom w:val="0"/>
          <w:divBdr>
            <w:top w:val="none" w:sz="0" w:space="0" w:color="auto"/>
            <w:left w:val="none" w:sz="0" w:space="0" w:color="auto"/>
            <w:bottom w:val="none" w:sz="0" w:space="0" w:color="auto"/>
            <w:right w:val="none" w:sz="0" w:space="0" w:color="auto"/>
          </w:divBdr>
        </w:div>
        <w:div w:id="1238519399">
          <w:marLeft w:val="640"/>
          <w:marRight w:val="0"/>
          <w:marTop w:val="0"/>
          <w:marBottom w:val="0"/>
          <w:divBdr>
            <w:top w:val="none" w:sz="0" w:space="0" w:color="auto"/>
            <w:left w:val="none" w:sz="0" w:space="0" w:color="auto"/>
            <w:bottom w:val="none" w:sz="0" w:space="0" w:color="auto"/>
            <w:right w:val="none" w:sz="0" w:space="0" w:color="auto"/>
          </w:divBdr>
        </w:div>
        <w:div w:id="310063275">
          <w:marLeft w:val="640"/>
          <w:marRight w:val="0"/>
          <w:marTop w:val="0"/>
          <w:marBottom w:val="0"/>
          <w:divBdr>
            <w:top w:val="none" w:sz="0" w:space="0" w:color="auto"/>
            <w:left w:val="none" w:sz="0" w:space="0" w:color="auto"/>
            <w:bottom w:val="none" w:sz="0" w:space="0" w:color="auto"/>
            <w:right w:val="none" w:sz="0" w:space="0" w:color="auto"/>
          </w:divBdr>
        </w:div>
        <w:div w:id="248277437">
          <w:marLeft w:val="640"/>
          <w:marRight w:val="0"/>
          <w:marTop w:val="0"/>
          <w:marBottom w:val="0"/>
          <w:divBdr>
            <w:top w:val="none" w:sz="0" w:space="0" w:color="auto"/>
            <w:left w:val="none" w:sz="0" w:space="0" w:color="auto"/>
            <w:bottom w:val="none" w:sz="0" w:space="0" w:color="auto"/>
            <w:right w:val="none" w:sz="0" w:space="0" w:color="auto"/>
          </w:divBdr>
        </w:div>
        <w:div w:id="1348798898">
          <w:marLeft w:val="640"/>
          <w:marRight w:val="0"/>
          <w:marTop w:val="0"/>
          <w:marBottom w:val="0"/>
          <w:divBdr>
            <w:top w:val="none" w:sz="0" w:space="0" w:color="auto"/>
            <w:left w:val="none" w:sz="0" w:space="0" w:color="auto"/>
            <w:bottom w:val="none" w:sz="0" w:space="0" w:color="auto"/>
            <w:right w:val="none" w:sz="0" w:space="0" w:color="auto"/>
          </w:divBdr>
        </w:div>
        <w:div w:id="1485050844">
          <w:marLeft w:val="640"/>
          <w:marRight w:val="0"/>
          <w:marTop w:val="0"/>
          <w:marBottom w:val="0"/>
          <w:divBdr>
            <w:top w:val="none" w:sz="0" w:space="0" w:color="auto"/>
            <w:left w:val="none" w:sz="0" w:space="0" w:color="auto"/>
            <w:bottom w:val="none" w:sz="0" w:space="0" w:color="auto"/>
            <w:right w:val="none" w:sz="0" w:space="0" w:color="auto"/>
          </w:divBdr>
        </w:div>
        <w:div w:id="1057705272">
          <w:marLeft w:val="640"/>
          <w:marRight w:val="0"/>
          <w:marTop w:val="0"/>
          <w:marBottom w:val="0"/>
          <w:divBdr>
            <w:top w:val="none" w:sz="0" w:space="0" w:color="auto"/>
            <w:left w:val="none" w:sz="0" w:space="0" w:color="auto"/>
            <w:bottom w:val="none" w:sz="0" w:space="0" w:color="auto"/>
            <w:right w:val="none" w:sz="0" w:space="0" w:color="auto"/>
          </w:divBdr>
        </w:div>
        <w:div w:id="556479262">
          <w:marLeft w:val="640"/>
          <w:marRight w:val="0"/>
          <w:marTop w:val="0"/>
          <w:marBottom w:val="0"/>
          <w:divBdr>
            <w:top w:val="none" w:sz="0" w:space="0" w:color="auto"/>
            <w:left w:val="none" w:sz="0" w:space="0" w:color="auto"/>
            <w:bottom w:val="none" w:sz="0" w:space="0" w:color="auto"/>
            <w:right w:val="none" w:sz="0" w:space="0" w:color="auto"/>
          </w:divBdr>
        </w:div>
        <w:div w:id="707072161">
          <w:marLeft w:val="640"/>
          <w:marRight w:val="0"/>
          <w:marTop w:val="0"/>
          <w:marBottom w:val="0"/>
          <w:divBdr>
            <w:top w:val="none" w:sz="0" w:space="0" w:color="auto"/>
            <w:left w:val="none" w:sz="0" w:space="0" w:color="auto"/>
            <w:bottom w:val="none" w:sz="0" w:space="0" w:color="auto"/>
            <w:right w:val="none" w:sz="0" w:space="0" w:color="auto"/>
          </w:divBdr>
        </w:div>
        <w:div w:id="944266002">
          <w:marLeft w:val="640"/>
          <w:marRight w:val="0"/>
          <w:marTop w:val="0"/>
          <w:marBottom w:val="0"/>
          <w:divBdr>
            <w:top w:val="none" w:sz="0" w:space="0" w:color="auto"/>
            <w:left w:val="none" w:sz="0" w:space="0" w:color="auto"/>
            <w:bottom w:val="none" w:sz="0" w:space="0" w:color="auto"/>
            <w:right w:val="none" w:sz="0" w:space="0" w:color="auto"/>
          </w:divBdr>
        </w:div>
        <w:div w:id="443883254">
          <w:marLeft w:val="640"/>
          <w:marRight w:val="0"/>
          <w:marTop w:val="0"/>
          <w:marBottom w:val="0"/>
          <w:divBdr>
            <w:top w:val="none" w:sz="0" w:space="0" w:color="auto"/>
            <w:left w:val="none" w:sz="0" w:space="0" w:color="auto"/>
            <w:bottom w:val="none" w:sz="0" w:space="0" w:color="auto"/>
            <w:right w:val="none" w:sz="0" w:space="0" w:color="auto"/>
          </w:divBdr>
        </w:div>
        <w:div w:id="1779720022">
          <w:marLeft w:val="640"/>
          <w:marRight w:val="0"/>
          <w:marTop w:val="0"/>
          <w:marBottom w:val="0"/>
          <w:divBdr>
            <w:top w:val="none" w:sz="0" w:space="0" w:color="auto"/>
            <w:left w:val="none" w:sz="0" w:space="0" w:color="auto"/>
            <w:bottom w:val="none" w:sz="0" w:space="0" w:color="auto"/>
            <w:right w:val="none" w:sz="0" w:space="0" w:color="auto"/>
          </w:divBdr>
        </w:div>
        <w:div w:id="198976663">
          <w:marLeft w:val="640"/>
          <w:marRight w:val="0"/>
          <w:marTop w:val="0"/>
          <w:marBottom w:val="0"/>
          <w:divBdr>
            <w:top w:val="none" w:sz="0" w:space="0" w:color="auto"/>
            <w:left w:val="none" w:sz="0" w:space="0" w:color="auto"/>
            <w:bottom w:val="none" w:sz="0" w:space="0" w:color="auto"/>
            <w:right w:val="none" w:sz="0" w:space="0" w:color="auto"/>
          </w:divBdr>
        </w:div>
        <w:div w:id="408892552">
          <w:marLeft w:val="640"/>
          <w:marRight w:val="0"/>
          <w:marTop w:val="0"/>
          <w:marBottom w:val="0"/>
          <w:divBdr>
            <w:top w:val="none" w:sz="0" w:space="0" w:color="auto"/>
            <w:left w:val="none" w:sz="0" w:space="0" w:color="auto"/>
            <w:bottom w:val="none" w:sz="0" w:space="0" w:color="auto"/>
            <w:right w:val="none" w:sz="0" w:space="0" w:color="auto"/>
          </w:divBdr>
        </w:div>
        <w:div w:id="1593660197">
          <w:marLeft w:val="640"/>
          <w:marRight w:val="0"/>
          <w:marTop w:val="0"/>
          <w:marBottom w:val="0"/>
          <w:divBdr>
            <w:top w:val="none" w:sz="0" w:space="0" w:color="auto"/>
            <w:left w:val="none" w:sz="0" w:space="0" w:color="auto"/>
            <w:bottom w:val="none" w:sz="0" w:space="0" w:color="auto"/>
            <w:right w:val="none" w:sz="0" w:space="0" w:color="auto"/>
          </w:divBdr>
        </w:div>
        <w:div w:id="1311014237">
          <w:marLeft w:val="640"/>
          <w:marRight w:val="0"/>
          <w:marTop w:val="0"/>
          <w:marBottom w:val="0"/>
          <w:divBdr>
            <w:top w:val="none" w:sz="0" w:space="0" w:color="auto"/>
            <w:left w:val="none" w:sz="0" w:space="0" w:color="auto"/>
            <w:bottom w:val="none" w:sz="0" w:space="0" w:color="auto"/>
            <w:right w:val="none" w:sz="0" w:space="0" w:color="auto"/>
          </w:divBdr>
        </w:div>
        <w:div w:id="223568334">
          <w:marLeft w:val="640"/>
          <w:marRight w:val="0"/>
          <w:marTop w:val="0"/>
          <w:marBottom w:val="0"/>
          <w:divBdr>
            <w:top w:val="none" w:sz="0" w:space="0" w:color="auto"/>
            <w:left w:val="none" w:sz="0" w:space="0" w:color="auto"/>
            <w:bottom w:val="none" w:sz="0" w:space="0" w:color="auto"/>
            <w:right w:val="none" w:sz="0" w:space="0" w:color="auto"/>
          </w:divBdr>
        </w:div>
        <w:div w:id="145901362">
          <w:marLeft w:val="640"/>
          <w:marRight w:val="0"/>
          <w:marTop w:val="0"/>
          <w:marBottom w:val="0"/>
          <w:divBdr>
            <w:top w:val="none" w:sz="0" w:space="0" w:color="auto"/>
            <w:left w:val="none" w:sz="0" w:space="0" w:color="auto"/>
            <w:bottom w:val="none" w:sz="0" w:space="0" w:color="auto"/>
            <w:right w:val="none" w:sz="0" w:space="0" w:color="auto"/>
          </w:divBdr>
        </w:div>
        <w:div w:id="426267529">
          <w:marLeft w:val="640"/>
          <w:marRight w:val="0"/>
          <w:marTop w:val="0"/>
          <w:marBottom w:val="0"/>
          <w:divBdr>
            <w:top w:val="none" w:sz="0" w:space="0" w:color="auto"/>
            <w:left w:val="none" w:sz="0" w:space="0" w:color="auto"/>
            <w:bottom w:val="none" w:sz="0" w:space="0" w:color="auto"/>
            <w:right w:val="none" w:sz="0" w:space="0" w:color="auto"/>
          </w:divBdr>
        </w:div>
        <w:div w:id="1232041282">
          <w:marLeft w:val="640"/>
          <w:marRight w:val="0"/>
          <w:marTop w:val="0"/>
          <w:marBottom w:val="0"/>
          <w:divBdr>
            <w:top w:val="none" w:sz="0" w:space="0" w:color="auto"/>
            <w:left w:val="none" w:sz="0" w:space="0" w:color="auto"/>
            <w:bottom w:val="none" w:sz="0" w:space="0" w:color="auto"/>
            <w:right w:val="none" w:sz="0" w:space="0" w:color="auto"/>
          </w:divBdr>
        </w:div>
        <w:div w:id="516651862">
          <w:marLeft w:val="640"/>
          <w:marRight w:val="0"/>
          <w:marTop w:val="0"/>
          <w:marBottom w:val="0"/>
          <w:divBdr>
            <w:top w:val="none" w:sz="0" w:space="0" w:color="auto"/>
            <w:left w:val="none" w:sz="0" w:space="0" w:color="auto"/>
            <w:bottom w:val="none" w:sz="0" w:space="0" w:color="auto"/>
            <w:right w:val="none" w:sz="0" w:space="0" w:color="auto"/>
          </w:divBdr>
        </w:div>
        <w:div w:id="195318216">
          <w:marLeft w:val="640"/>
          <w:marRight w:val="0"/>
          <w:marTop w:val="0"/>
          <w:marBottom w:val="0"/>
          <w:divBdr>
            <w:top w:val="none" w:sz="0" w:space="0" w:color="auto"/>
            <w:left w:val="none" w:sz="0" w:space="0" w:color="auto"/>
            <w:bottom w:val="none" w:sz="0" w:space="0" w:color="auto"/>
            <w:right w:val="none" w:sz="0" w:space="0" w:color="auto"/>
          </w:divBdr>
        </w:div>
        <w:div w:id="1413547068">
          <w:marLeft w:val="640"/>
          <w:marRight w:val="0"/>
          <w:marTop w:val="0"/>
          <w:marBottom w:val="0"/>
          <w:divBdr>
            <w:top w:val="none" w:sz="0" w:space="0" w:color="auto"/>
            <w:left w:val="none" w:sz="0" w:space="0" w:color="auto"/>
            <w:bottom w:val="none" w:sz="0" w:space="0" w:color="auto"/>
            <w:right w:val="none" w:sz="0" w:space="0" w:color="auto"/>
          </w:divBdr>
        </w:div>
      </w:divsChild>
    </w:div>
    <w:div w:id="693775664">
      <w:marLeft w:val="0"/>
      <w:marRight w:val="0"/>
      <w:marTop w:val="0"/>
      <w:marBottom w:val="0"/>
      <w:divBdr>
        <w:top w:val="none" w:sz="0" w:space="0" w:color="auto"/>
        <w:left w:val="none" w:sz="0" w:space="0" w:color="auto"/>
        <w:bottom w:val="none" w:sz="0" w:space="0" w:color="auto"/>
        <w:right w:val="none" w:sz="0" w:space="0" w:color="auto"/>
      </w:divBdr>
    </w:div>
    <w:div w:id="694841316">
      <w:marLeft w:val="0"/>
      <w:marRight w:val="0"/>
      <w:marTop w:val="0"/>
      <w:marBottom w:val="0"/>
      <w:divBdr>
        <w:top w:val="none" w:sz="0" w:space="0" w:color="auto"/>
        <w:left w:val="none" w:sz="0" w:space="0" w:color="auto"/>
        <w:bottom w:val="none" w:sz="0" w:space="0" w:color="auto"/>
        <w:right w:val="none" w:sz="0" w:space="0" w:color="auto"/>
      </w:divBdr>
    </w:div>
    <w:div w:id="696855865">
      <w:marLeft w:val="0"/>
      <w:marRight w:val="0"/>
      <w:marTop w:val="0"/>
      <w:marBottom w:val="0"/>
      <w:divBdr>
        <w:top w:val="none" w:sz="0" w:space="0" w:color="auto"/>
        <w:left w:val="none" w:sz="0" w:space="0" w:color="auto"/>
        <w:bottom w:val="none" w:sz="0" w:space="0" w:color="auto"/>
        <w:right w:val="none" w:sz="0" w:space="0" w:color="auto"/>
      </w:divBdr>
    </w:div>
    <w:div w:id="698243201">
      <w:marLeft w:val="0"/>
      <w:marRight w:val="0"/>
      <w:marTop w:val="0"/>
      <w:marBottom w:val="0"/>
      <w:divBdr>
        <w:top w:val="none" w:sz="0" w:space="0" w:color="auto"/>
        <w:left w:val="none" w:sz="0" w:space="0" w:color="auto"/>
        <w:bottom w:val="none" w:sz="0" w:space="0" w:color="auto"/>
        <w:right w:val="none" w:sz="0" w:space="0" w:color="auto"/>
      </w:divBdr>
    </w:div>
    <w:div w:id="700982250">
      <w:marLeft w:val="0"/>
      <w:marRight w:val="0"/>
      <w:marTop w:val="0"/>
      <w:marBottom w:val="0"/>
      <w:divBdr>
        <w:top w:val="none" w:sz="0" w:space="0" w:color="auto"/>
        <w:left w:val="none" w:sz="0" w:space="0" w:color="auto"/>
        <w:bottom w:val="none" w:sz="0" w:space="0" w:color="auto"/>
        <w:right w:val="none" w:sz="0" w:space="0" w:color="auto"/>
      </w:divBdr>
    </w:div>
    <w:div w:id="704252348">
      <w:bodyDiv w:val="1"/>
      <w:marLeft w:val="0"/>
      <w:marRight w:val="0"/>
      <w:marTop w:val="0"/>
      <w:marBottom w:val="0"/>
      <w:divBdr>
        <w:top w:val="none" w:sz="0" w:space="0" w:color="auto"/>
        <w:left w:val="none" w:sz="0" w:space="0" w:color="auto"/>
        <w:bottom w:val="none" w:sz="0" w:space="0" w:color="auto"/>
        <w:right w:val="none" w:sz="0" w:space="0" w:color="auto"/>
      </w:divBdr>
      <w:divsChild>
        <w:div w:id="262342239">
          <w:marLeft w:val="640"/>
          <w:marRight w:val="0"/>
          <w:marTop w:val="0"/>
          <w:marBottom w:val="0"/>
          <w:divBdr>
            <w:top w:val="none" w:sz="0" w:space="0" w:color="auto"/>
            <w:left w:val="none" w:sz="0" w:space="0" w:color="auto"/>
            <w:bottom w:val="none" w:sz="0" w:space="0" w:color="auto"/>
            <w:right w:val="none" w:sz="0" w:space="0" w:color="auto"/>
          </w:divBdr>
        </w:div>
        <w:div w:id="846097787">
          <w:marLeft w:val="640"/>
          <w:marRight w:val="0"/>
          <w:marTop w:val="0"/>
          <w:marBottom w:val="0"/>
          <w:divBdr>
            <w:top w:val="none" w:sz="0" w:space="0" w:color="auto"/>
            <w:left w:val="none" w:sz="0" w:space="0" w:color="auto"/>
            <w:bottom w:val="none" w:sz="0" w:space="0" w:color="auto"/>
            <w:right w:val="none" w:sz="0" w:space="0" w:color="auto"/>
          </w:divBdr>
        </w:div>
        <w:div w:id="510796538">
          <w:marLeft w:val="640"/>
          <w:marRight w:val="0"/>
          <w:marTop w:val="0"/>
          <w:marBottom w:val="0"/>
          <w:divBdr>
            <w:top w:val="none" w:sz="0" w:space="0" w:color="auto"/>
            <w:left w:val="none" w:sz="0" w:space="0" w:color="auto"/>
            <w:bottom w:val="none" w:sz="0" w:space="0" w:color="auto"/>
            <w:right w:val="none" w:sz="0" w:space="0" w:color="auto"/>
          </w:divBdr>
        </w:div>
        <w:div w:id="66997568">
          <w:marLeft w:val="640"/>
          <w:marRight w:val="0"/>
          <w:marTop w:val="0"/>
          <w:marBottom w:val="0"/>
          <w:divBdr>
            <w:top w:val="none" w:sz="0" w:space="0" w:color="auto"/>
            <w:left w:val="none" w:sz="0" w:space="0" w:color="auto"/>
            <w:bottom w:val="none" w:sz="0" w:space="0" w:color="auto"/>
            <w:right w:val="none" w:sz="0" w:space="0" w:color="auto"/>
          </w:divBdr>
        </w:div>
        <w:div w:id="173302488">
          <w:marLeft w:val="640"/>
          <w:marRight w:val="0"/>
          <w:marTop w:val="0"/>
          <w:marBottom w:val="0"/>
          <w:divBdr>
            <w:top w:val="none" w:sz="0" w:space="0" w:color="auto"/>
            <w:left w:val="none" w:sz="0" w:space="0" w:color="auto"/>
            <w:bottom w:val="none" w:sz="0" w:space="0" w:color="auto"/>
            <w:right w:val="none" w:sz="0" w:space="0" w:color="auto"/>
          </w:divBdr>
        </w:div>
        <w:div w:id="89156316">
          <w:marLeft w:val="640"/>
          <w:marRight w:val="0"/>
          <w:marTop w:val="0"/>
          <w:marBottom w:val="0"/>
          <w:divBdr>
            <w:top w:val="none" w:sz="0" w:space="0" w:color="auto"/>
            <w:left w:val="none" w:sz="0" w:space="0" w:color="auto"/>
            <w:bottom w:val="none" w:sz="0" w:space="0" w:color="auto"/>
            <w:right w:val="none" w:sz="0" w:space="0" w:color="auto"/>
          </w:divBdr>
        </w:div>
        <w:div w:id="222563427">
          <w:marLeft w:val="640"/>
          <w:marRight w:val="0"/>
          <w:marTop w:val="0"/>
          <w:marBottom w:val="0"/>
          <w:divBdr>
            <w:top w:val="none" w:sz="0" w:space="0" w:color="auto"/>
            <w:left w:val="none" w:sz="0" w:space="0" w:color="auto"/>
            <w:bottom w:val="none" w:sz="0" w:space="0" w:color="auto"/>
            <w:right w:val="none" w:sz="0" w:space="0" w:color="auto"/>
          </w:divBdr>
        </w:div>
        <w:div w:id="209807822">
          <w:marLeft w:val="640"/>
          <w:marRight w:val="0"/>
          <w:marTop w:val="0"/>
          <w:marBottom w:val="0"/>
          <w:divBdr>
            <w:top w:val="none" w:sz="0" w:space="0" w:color="auto"/>
            <w:left w:val="none" w:sz="0" w:space="0" w:color="auto"/>
            <w:bottom w:val="none" w:sz="0" w:space="0" w:color="auto"/>
            <w:right w:val="none" w:sz="0" w:space="0" w:color="auto"/>
          </w:divBdr>
        </w:div>
        <w:div w:id="1341931515">
          <w:marLeft w:val="640"/>
          <w:marRight w:val="0"/>
          <w:marTop w:val="0"/>
          <w:marBottom w:val="0"/>
          <w:divBdr>
            <w:top w:val="none" w:sz="0" w:space="0" w:color="auto"/>
            <w:left w:val="none" w:sz="0" w:space="0" w:color="auto"/>
            <w:bottom w:val="none" w:sz="0" w:space="0" w:color="auto"/>
            <w:right w:val="none" w:sz="0" w:space="0" w:color="auto"/>
          </w:divBdr>
        </w:div>
        <w:div w:id="1267812811">
          <w:marLeft w:val="640"/>
          <w:marRight w:val="0"/>
          <w:marTop w:val="0"/>
          <w:marBottom w:val="0"/>
          <w:divBdr>
            <w:top w:val="none" w:sz="0" w:space="0" w:color="auto"/>
            <w:left w:val="none" w:sz="0" w:space="0" w:color="auto"/>
            <w:bottom w:val="none" w:sz="0" w:space="0" w:color="auto"/>
            <w:right w:val="none" w:sz="0" w:space="0" w:color="auto"/>
          </w:divBdr>
        </w:div>
        <w:div w:id="747114643">
          <w:marLeft w:val="640"/>
          <w:marRight w:val="0"/>
          <w:marTop w:val="0"/>
          <w:marBottom w:val="0"/>
          <w:divBdr>
            <w:top w:val="none" w:sz="0" w:space="0" w:color="auto"/>
            <w:left w:val="none" w:sz="0" w:space="0" w:color="auto"/>
            <w:bottom w:val="none" w:sz="0" w:space="0" w:color="auto"/>
            <w:right w:val="none" w:sz="0" w:space="0" w:color="auto"/>
          </w:divBdr>
        </w:div>
        <w:div w:id="745300605">
          <w:marLeft w:val="640"/>
          <w:marRight w:val="0"/>
          <w:marTop w:val="0"/>
          <w:marBottom w:val="0"/>
          <w:divBdr>
            <w:top w:val="none" w:sz="0" w:space="0" w:color="auto"/>
            <w:left w:val="none" w:sz="0" w:space="0" w:color="auto"/>
            <w:bottom w:val="none" w:sz="0" w:space="0" w:color="auto"/>
            <w:right w:val="none" w:sz="0" w:space="0" w:color="auto"/>
          </w:divBdr>
        </w:div>
        <w:div w:id="1698853237">
          <w:marLeft w:val="640"/>
          <w:marRight w:val="0"/>
          <w:marTop w:val="0"/>
          <w:marBottom w:val="0"/>
          <w:divBdr>
            <w:top w:val="none" w:sz="0" w:space="0" w:color="auto"/>
            <w:left w:val="none" w:sz="0" w:space="0" w:color="auto"/>
            <w:bottom w:val="none" w:sz="0" w:space="0" w:color="auto"/>
            <w:right w:val="none" w:sz="0" w:space="0" w:color="auto"/>
          </w:divBdr>
        </w:div>
        <w:div w:id="38631291">
          <w:marLeft w:val="640"/>
          <w:marRight w:val="0"/>
          <w:marTop w:val="0"/>
          <w:marBottom w:val="0"/>
          <w:divBdr>
            <w:top w:val="none" w:sz="0" w:space="0" w:color="auto"/>
            <w:left w:val="none" w:sz="0" w:space="0" w:color="auto"/>
            <w:bottom w:val="none" w:sz="0" w:space="0" w:color="auto"/>
            <w:right w:val="none" w:sz="0" w:space="0" w:color="auto"/>
          </w:divBdr>
        </w:div>
        <w:div w:id="1949697220">
          <w:marLeft w:val="640"/>
          <w:marRight w:val="0"/>
          <w:marTop w:val="0"/>
          <w:marBottom w:val="0"/>
          <w:divBdr>
            <w:top w:val="none" w:sz="0" w:space="0" w:color="auto"/>
            <w:left w:val="none" w:sz="0" w:space="0" w:color="auto"/>
            <w:bottom w:val="none" w:sz="0" w:space="0" w:color="auto"/>
            <w:right w:val="none" w:sz="0" w:space="0" w:color="auto"/>
          </w:divBdr>
        </w:div>
        <w:div w:id="1744569151">
          <w:marLeft w:val="640"/>
          <w:marRight w:val="0"/>
          <w:marTop w:val="0"/>
          <w:marBottom w:val="0"/>
          <w:divBdr>
            <w:top w:val="none" w:sz="0" w:space="0" w:color="auto"/>
            <w:left w:val="none" w:sz="0" w:space="0" w:color="auto"/>
            <w:bottom w:val="none" w:sz="0" w:space="0" w:color="auto"/>
            <w:right w:val="none" w:sz="0" w:space="0" w:color="auto"/>
          </w:divBdr>
        </w:div>
        <w:div w:id="629867523">
          <w:marLeft w:val="640"/>
          <w:marRight w:val="0"/>
          <w:marTop w:val="0"/>
          <w:marBottom w:val="0"/>
          <w:divBdr>
            <w:top w:val="none" w:sz="0" w:space="0" w:color="auto"/>
            <w:left w:val="none" w:sz="0" w:space="0" w:color="auto"/>
            <w:bottom w:val="none" w:sz="0" w:space="0" w:color="auto"/>
            <w:right w:val="none" w:sz="0" w:space="0" w:color="auto"/>
          </w:divBdr>
        </w:div>
        <w:div w:id="1061909343">
          <w:marLeft w:val="640"/>
          <w:marRight w:val="0"/>
          <w:marTop w:val="0"/>
          <w:marBottom w:val="0"/>
          <w:divBdr>
            <w:top w:val="none" w:sz="0" w:space="0" w:color="auto"/>
            <w:left w:val="none" w:sz="0" w:space="0" w:color="auto"/>
            <w:bottom w:val="none" w:sz="0" w:space="0" w:color="auto"/>
            <w:right w:val="none" w:sz="0" w:space="0" w:color="auto"/>
          </w:divBdr>
        </w:div>
        <w:div w:id="804394873">
          <w:marLeft w:val="640"/>
          <w:marRight w:val="0"/>
          <w:marTop w:val="0"/>
          <w:marBottom w:val="0"/>
          <w:divBdr>
            <w:top w:val="none" w:sz="0" w:space="0" w:color="auto"/>
            <w:left w:val="none" w:sz="0" w:space="0" w:color="auto"/>
            <w:bottom w:val="none" w:sz="0" w:space="0" w:color="auto"/>
            <w:right w:val="none" w:sz="0" w:space="0" w:color="auto"/>
          </w:divBdr>
        </w:div>
        <w:div w:id="1571236349">
          <w:marLeft w:val="640"/>
          <w:marRight w:val="0"/>
          <w:marTop w:val="0"/>
          <w:marBottom w:val="0"/>
          <w:divBdr>
            <w:top w:val="none" w:sz="0" w:space="0" w:color="auto"/>
            <w:left w:val="none" w:sz="0" w:space="0" w:color="auto"/>
            <w:bottom w:val="none" w:sz="0" w:space="0" w:color="auto"/>
            <w:right w:val="none" w:sz="0" w:space="0" w:color="auto"/>
          </w:divBdr>
        </w:div>
        <w:div w:id="1568489325">
          <w:marLeft w:val="640"/>
          <w:marRight w:val="0"/>
          <w:marTop w:val="0"/>
          <w:marBottom w:val="0"/>
          <w:divBdr>
            <w:top w:val="none" w:sz="0" w:space="0" w:color="auto"/>
            <w:left w:val="none" w:sz="0" w:space="0" w:color="auto"/>
            <w:bottom w:val="none" w:sz="0" w:space="0" w:color="auto"/>
            <w:right w:val="none" w:sz="0" w:space="0" w:color="auto"/>
          </w:divBdr>
        </w:div>
        <w:div w:id="1448625693">
          <w:marLeft w:val="640"/>
          <w:marRight w:val="0"/>
          <w:marTop w:val="0"/>
          <w:marBottom w:val="0"/>
          <w:divBdr>
            <w:top w:val="none" w:sz="0" w:space="0" w:color="auto"/>
            <w:left w:val="none" w:sz="0" w:space="0" w:color="auto"/>
            <w:bottom w:val="none" w:sz="0" w:space="0" w:color="auto"/>
            <w:right w:val="none" w:sz="0" w:space="0" w:color="auto"/>
          </w:divBdr>
        </w:div>
        <w:div w:id="1217013547">
          <w:marLeft w:val="640"/>
          <w:marRight w:val="0"/>
          <w:marTop w:val="0"/>
          <w:marBottom w:val="0"/>
          <w:divBdr>
            <w:top w:val="none" w:sz="0" w:space="0" w:color="auto"/>
            <w:left w:val="none" w:sz="0" w:space="0" w:color="auto"/>
            <w:bottom w:val="none" w:sz="0" w:space="0" w:color="auto"/>
            <w:right w:val="none" w:sz="0" w:space="0" w:color="auto"/>
          </w:divBdr>
        </w:div>
        <w:div w:id="1418863294">
          <w:marLeft w:val="640"/>
          <w:marRight w:val="0"/>
          <w:marTop w:val="0"/>
          <w:marBottom w:val="0"/>
          <w:divBdr>
            <w:top w:val="none" w:sz="0" w:space="0" w:color="auto"/>
            <w:left w:val="none" w:sz="0" w:space="0" w:color="auto"/>
            <w:bottom w:val="none" w:sz="0" w:space="0" w:color="auto"/>
            <w:right w:val="none" w:sz="0" w:space="0" w:color="auto"/>
          </w:divBdr>
        </w:div>
        <w:div w:id="727338913">
          <w:marLeft w:val="640"/>
          <w:marRight w:val="0"/>
          <w:marTop w:val="0"/>
          <w:marBottom w:val="0"/>
          <w:divBdr>
            <w:top w:val="none" w:sz="0" w:space="0" w:color="auto"/>
            <w:left w:val="none" w:sz="0" w:space="0" w:color="auto"/>
            <w:bottom w:val="none" w:sz="0" w:space="0" w:color="auto"/>
            <w:right w:val="none" w:sz="0" w:space="0" w:color="auto"/>
          </w:divBdr>
        </w:div>
        <w:div w:id="491530854">
          <w:marLeft w:val="640"/>
          <w:marRight w:val="0"/>
          <w:marTop w:val="0"/>
          <w:marBottom w:val="0"/>
          <w:divBdr>
            <w:top w:val="none" w:sz="0" w:space="0" w:color="auto"/>
            <w:left w:val="none" w:sz="0" w:space="0" w:color="auto"/>
            <w:bottom w:val="none" w:sz="0" w:space="0" w:color="auto"/>
            <w:right w:val="none" w:sz="0" w:space="0" w:color="auto"/>
          </w:divBdr>
        </w:div>
        <w:div w:id="583296073">
          <w:marLeft w:val="640"/>
          <w:marRight w:val="0"/>
          <w:marTop w:val="0"/>
          <w:marBottom w:val="0"/>
          <w:divBdr>
            <w:top w:val="none" w:sz="0" w:space="0" w:color="auto"/>
            <w:left w:val="none" w:sz="0" w:space="0" w:color="auto"/>
            <w:bottom w:val="none" w:sz="0" w:space="0" w:color="auto"/>
            <w:right w:val="none" w:sz="0" w:space="0" w:color="auto"/>
          </w:divBdr>
        </w:div>
        <w:div w:id="1770390382">
          <w:marLeft w:val="640"/>
          <w:marRight w:val="0"/>
          <w:marTop w:val="0"/>
          <w:marBottom w:val="0"/>
          <w:divBdr>
            <w:top w:val="none" w:sz="0" w:space="0" w:color="auto"/>
            <w:left w:val="none" w:sz="0" w:space="0" w:color="auto"/>
            <w:bottom w:val="none" w:sz="0" w:space="0" w:color="auto"/>
            <w:right w:val="none" w:sz="0" w:space="0" w:color="auto"/>
          </w:divBdr>
        </w:div>
        <w:div w:id="1057558643">
          <w:marLeft w:val="640"/>
          <w:marRight w:val="0"/>
          <w:marTop w:val="0"/>
          <w:marBottom w:val="0"/>
          <w:divBdr>
            <w:top w:val="none" w:sz="0" w:space="0" w:color="auto"/>
            <w:left w:val="none" w:sz="0" w:space="0" w:color="auto"/>
            <w:bottom w:val="none" w:sz="0" w:space="0" w:color="auto"/>
            <w:right w:val="none" w:sz="0" w:space="0" w:color="auto"/>
          </w:divBdr>
        </w:div>
        <w:div w:id="6754961">
          <w:marLeft w:val="640"/>
          <w:marRight w:val="0"/>
          <w:marTop w:val="0"/>
          <w:marBottom w:val="0"/>
          <w:divBdr>
            <w:top w:val="none" w:sz="0" w:space="0" w:color="auto"/>
            <w:left w:val="none" w:sz="0" w:space="0" w:color="auto"/>
            <w:bottom w:val="none" w:sz="0" w:space="0" w:color="auto"/>
            <w:right w:val="none" w:sz="0" w:space="0" w:color="auto"/>
          </w:divBdr>
        </w:div>
        <w:div w:id="346450872">
          <w:marLeft w:val="640"/>
          <w:marRight w:val="0"/>
          <w:marTop w:val="0"/>
          <w:marBottom w:val="0"/>
          <w:divBdr>
            <w:top w:val="none" w:sz="0" w:space="0" w:color="auto"/>
            <w:left w:val="none" w:sz="0" w:space="0" w:color="auto"/>
            <w:bottom w:val="none" w:sz="0" w:space="0" w:color="auto"/>
            <w:right w:val="none" w:sz="0" w:space="0" w:color="auto"/>
          </w:divBdr>
        </w:div>
        <w:div w:id="1826898264">
          <w:marLeft w:val="640"/>
          <w:marRight w:val="0"/>
          <w:marTop w:val="0"/>
          <w:marBottom w:val="0"/>
          <w:divBdr>
            <w:top w:val="none" w:sz="0" w:space="0" w:color="auto"/>
            <w:left w:val="none" w:sz="0" w:space="0" w:color="auto"/>
            <w:bottom w:val="none" w:sz="0" w:space="0" w:color="auto"/>
            <w:right w:val="none" w:sz="0" w:space="0" w:color="auto"/>
          </w:divBdr>
        </w:div>
        <w:div w:id="1415932953">
          <w:marLeft w:val="640"/>
          <w:marRight w:val="0"/>
          <w:marTop w:val="0"/>
          <w:marBottom w:val="0"/>
          <w:divBdr>
            <w:top w:val="none" w:sz="0" w:space="0" w:color="auto"/>
            <w:left w:val="none" w:sz="0" w:space="0" w:color="auto"/>
            <w:bottom w:val="none" w:sz="0" w:space="0" w:color="auto"/>
            <w:right w:val="none" w:sz="0" w:space="0" w:color="auto"/>
          </w:divBdr>
        </w:div>
        <w:div w:id="646318552">
          <w:marLeft w:val="640"/>
          <w:marRight w:val="0"/>
          <w:marTop w:val="0"/>
          <w:marBottom w:val="0"/>
          <w:divBdr>
            <w:top w:val="none" w:sz="0" w:space="0" w:color="auto"/>
            <w:left w:val="none" w:sz="0" w:space="0" w:color="auto"/>
            <w:bottom w:val="none" w:sz="0" w:space="0" w:color="auto"/>
            <w:right w:val="none" w:sz="0" w:space="0" w:color="auto"/>
          </w:divBdr>
        </w:div>
        <w:div w:id="604192794">
          <w:marLeft w:val="640"/>
          <w:marRight w:val="0"/>
          <w:marTop w:val="0"/>
          <w:marBottom w:val="0"/>
          <w:divBdr>
            <w:top w:val="none" w:sz="0" w:space="0" w:color="auto"/>
            <w:left w:val="none" w:sz="0" w:space="0" w:color="auto"/>
            <w:bottom w:val="none" w:sz="0" w:space="0" w:color="auto"/>
            <w:right w:val="none" w:sz="0" w:space="0" w:color="auto"/>
          </w:divBdr>
        </w:div>
        <w:div w:id="650139722">
          <w:marLeft w:val="640"/>
          <w:marRight w:val="0"/>
          <w:marTop w:val="0"/>
          <w:marBottom w:val="0"/>
          <w:divBdr>
            <w:top w:val="none" w:sz="0" w:space="0" w:color="auto"/>
            <w:left w:val="none" w:sz="0" w:space="0" w:color="auto"/>
            <w:bottom w:val="none" w:sz="0" w:space="0" w:color="auto"/>
            <w:right w:val="none" w:sz="0" w:space="0" w:color="auto"/>
          </w:divBdr>
        </w:div>
        <w:div w:id="1273199919">
          <w:marLeft w:val="640"/>
          <w:marRight w:val="0"/>
          <w:marTop w:val="0"/>
          <w:marBottom w:val="0"/>
          <w:divBdr>
            <w:top w:val="none" w:sz="0" w:space="0" w:color="auto"/>
            <w:left w:val="none" w:sz="0" w:space="0" w:color="auto"/>
            <w:bottom w:val="none" w:sz="0" w:space="0" w:color="auto"/>
            <w:right w:val="none" w:sz="0" w:space="0" w:color="auto"/>
          </w:divBdr>
        </w:div>
        <w:div w:id="1993485330">
          <w:marLeft w:val="640"/>
          <w:marRight w:val="0"/>
          <w:marTop w:val="0"/>
          <w:marBottom w:val="0"/>
          <w:divBdr>
            <w:top w:val="none" w:sz="0" w:space="0" w:color="auto"/>
            <w:left w:val="none" w:sz="0" w:space="0" w:color="auto"/>
            <w:bottom w:val="none" w:sz="0" w:space="0" w:color="auto"/>
            <w:right w:val="none" w:sz="0" w:space="0" w:color="auto"/>
          </w:divBdr>
        </w:div>
        <w:div w:id="33044707">
          <w:marLeft w:val="640"/>
          <w:marRight w:val="0"/>
          <w:marTop w:val="0"/>
          <w:marBottom w:val="0"/>
          <w:divBdr>
            <w:top w:val="none" w:sz="0" w:space="0" w:color="auto"/>
            <w:left w:val="none" w:sz="0" w:space="0" w:color="auto"/>
            <w:bottom w:val="none" w:sz="0" w:space="0" w:color="auto"/>
            <w:right w:val="none" w:sz="0" w:space="0" w:color="auto"/>
          </w:divBdr>
        </w:div>
        <w:div w:id="204368200">
          <w:marLeft w:val="640"/>
          <w:marRight w:val="0"/>
          <w:marTop w:val="0"/>
          <w:marBottom w:val="0"/>
          <w:divBdr>
            <w:top w:val="none" w:sz="0" w:space="0" w:color="auto"/>
            <w:left w:val="none" w:sz="0" w:space="0" w:color="auto"/>
            <w:bottom w:val="none" w:sz="0" w:space="0" w:color="auto"/>
            <w:right w:val="none" w:sz="0" w:space="0" w:color="auto"/>
          </w:divBdr>
        </w:div>
        <w:div w:id="1218130235">
          <w:marLeft w:val="640"/>
          <w:marRight w:val="0"/>
          <w:marTop w:val="0"/>
          <w:marBottom w:val="0"/>
          <w:divBdr>
            <w:top w:val="none" w:sz="0" w:space="0" w:color="auto"/>
            <w:left w:val="none" w:sz="0" w:space="0" w:color="auto"/>
            <w:bottom w:val="none" w:sz="0" w:space="0" w:color="auto"/>
            <w:right w:val="none" w:sz="0" w:space="0" w:color="auto"/>
          </w:divBdr>
        </w:div>
        <w:div w:id="1124811147">
          <w:marLeft w:val="640"/>
          <w:marRight w:val="0"/>
          <w:marTop w:val="0"/>
          <w:marBottom w:val="0"/>
          <w:divBdr>
            <w:top w:val="none" w:sz="0" w:space="0" w:color="auto"/>
            <w:left w:val="none" w:sz="0" w:space="0" w:color="auto"/>
            <w:bottom w:val="none" w:sz="0" w:space="0" w:color="auto"/>
            <w:right w:val="none" w:sz="0" w:space="0" w:color="auto"/>
          </w:divBdr>
        </w:div>
        <w:div w:id="559291400">
          <w:marLeft w:val="640"/>
          <w:marRight w:val="0"/>
          <w:marTop w:val="0"/>
          <w:marBottom w:val="0"/>
          <w:divBdr>
            <w:top w:val="none" w:sz="0" w:space="0" w:color="auto"/>
            <w:left w:val="none" w:sz="0" w:space="0" w:color="auto"/>
            <w:bottom w:val="none" w:sz="0" w:space="0" w:color="auto"/>
            <w:right w:val="none" w:sz="0" w:space="0" w:color="auto"/>
          </w:divBdr>
        </w:div>
        <w:div w:id="1716587645">
          <w:marLeft w:val="640"/>
          <w:marRight w:val="0"/>
          <w:marTop w:val="0"/>
          <w:marBottom w:val="0"/>
          <w:divBdr>
            <w:top w:val="none" w:sz="0" w:space="0" w:color="auto"/>
            <w:left w:val="none" w:sz="0" w:space="0" w:color="auto"/>
            <w:bottom w:val="none" w:sz="0" w:space="0" w:color="auto"/>
            <w:right w:val="none" w:sz="0" w:space="0" w:color="auto"/>
          </w:divBdr>
        </w:div>
        <w:div w:id="255943281">
          <w:marLeft w:val="640"/>
          <w:marRight w:val="0"/>
          <w:marTop w:val="0"/>
          <w:marBottom w:val="0"/>
          <w:divBdr>
            <w:top w:val="none" w:sz="0" w:space="0" w:color="auto"/>
            <w:left w:val="none" w:sz="0" w:space="0" w:color="auto"/>
            <w:bottom w:val="none" w:sz="0" w:space="0" w:color="auto"/>
            <w:right w:val="none" w:sz="0" w:space="0" w:color="auto"/>
          </w:divBdr>
        </w:div>
        <w:div w:id="1507087264">
          <w:marLeft w:val="640"/>
          <w:marRight w:val="0"/>
          <w:marTop w:val="0"/>
          <w:marBottom w:val="0"/>
          <w:divBdr>
            <w:top w:val="none" w:sz="0" w:space="0" w:color="auto"/>
            <w:left w:val="none" w:sz="0" w:space="0" w:color="auto"/>
            <w:bottom w:val="none" w:sz="0" w:space="0" w:color="auto"/>
            <w:right w:val="none" w:sz="0" w:space="0" w:color="auto"/>
          </w:divBdr>
        </w:div>
        <w:div w:id="1426462665">
          <w:marLeft w:val="640"/>
          <w:marRight w:val="0"/>
          <w:marTop w:val="0"/>
          <w:marBottom w:val="0"/>
          <w:divBdr>
            <w:top w:val="none" w:sz="0" w:space="0" w:color="auto"/>
            <w:left w:val="none" w:sz="0" w:space="0" w:color="auto"/>
            <w:bottom w:val="none" w:sz="0" w:space="0" w:color="auto"/>
            <w:right w:val="none" w:sz="0" w:space="0" w:color="auto"/>
          </w:divBdr>
        </w:div>
        <w:div w:id="726686179">
          <w:marLeft w:val="640"/>
          <w:marRight w:val="0"/>
          <w:marTop w:val="0"/>
          <w:marBottom w:val="0"/>
          <w:divBdr>
            <w:top w:val="none" w:sz="0" w:space="0" w:color="auto"/>
            <w:left w:val="none" w:sz="0" w:space="0" w:color="auto"/>
            <w:bottom w:val="none" w:sz="0" w:space="0" w:color="auto"/>
            <w:right w:val="none" w:sz="0" w:space="0" w:color="auto"/>
          </w:divBdr>
        </w:div>
        <w:div w:id="1945534377">
          <w:marLeft w:val="640"/>
          <w:marRight w:val="0"/>
          <w:marTop w:val="0"/>
          <w:marBottom w:val="0"/>
          <w:divBdr>
            <w:top w:val="none" w:sz="0" w:space="0" w:color="auto"/>
            <w:left w:val="none" w:sz="0" w:space="0" w:color="auto"/>
            <w:bottom w:val="none" w:sz="0" w:space="0" w:color="auto"/>
            <w:right w:val="none" w:sz="0" w:space="0" w:color="auto"/>
          </w:divBdr>
        </w:div>
        <w:div w:id="406609719">
          <w:marLeft w:val="640"/>
          <w:marRight w:val="0"/>
          <w:marTop w:val="0"/>
          <w:marBottom w:val="0"/>
          <w:divBdr>
            <w:top w:val="none" w:sz="0" w:space="0" w:color="auto"/>
            <w:left w:val="none" w:sz="0" w:space="0" w:color="auto"/>
            <w:bottom w:val="none" w:sz="0" w:space="0" w:color="auto"/>
            <w:right w:val="none" w:sz="0" w:space="0" w:color="auto"/>
          </w:divBdr>
        </w:div>
        <w:div w:id="1460101652">
          <w:marLeft w:val="640"/>
          <w:marRight w:val="0"/>
          <w:marTop w:val="0"/>
          <w:marBottom w:val="0"/>
          <w:divBdr>
            <w:top w:val="none" w:sz="0" w:space="0" w:color="auto"/>
            <w:left w:val="none" w:sz="0" w:space="0" w:color="auto"/>
            <w:bottom w:val="none" w:sz="0" w:space="0" w:color="auto"/>
            <w:right w:val="none" w:sz="0" w:space="0" w:color="auto"/>
          </w:divBdr>
        </w:div>
      </w:divsChild>
    </w:div>
    <w:div w:id="709493785">
      <w:bodyDiv w:val="1"/>
      <w:marLeft w:val="0"/>
      <w:marRight w:val="0"/>
      <w:marTop w:val="0"/>
      <w:marBottom w:val="0"/>
      <w:divBdr>
        <w:top w:val="none" w:sz="0" w:space="0" w:color="auto"/>
        <w:left w:val="none" w:sz="0" w:space="0" w:color="auto"/>
        <w:bottom w:val="none" w:sz="0" w:space="0" w:color="auto"/>
        <w:right w:val="none" w:sz="0" w:space="0" w:color="auto"/>
      </w:divBdr>
      <w:divsChild>
        <w:div w:id="10375886">
          <w:marLeft w:val="640"/>
          <w:marRight w:val="0"/>
          <w:marTop w:val="0"/>
          <w:marBottom w:val="0"/>
          <w:divBdr>
            <w:top w:val="none" w:sz="0" w:space="0" w:color="auto"/>
            <w:left w:val="none" w:sz="0" w:space="0" w:color="auto"/>
            <w:bottom w:val="none" w:sz="0" w:space="0" w:color="auto"/>
            <w:right w:val="none" w:sz="0" w:space="0" w:color="auto"/>
          </w:divBdr>
        </w:div>
        <w:div w:id="22831815">
          <w:marLeft w:val="640"/>
          <w:marRight w:val="0"/>
          <w:marTop w:val="0"/>
          <w:marBottom w:val="0"/>
          <w:divBdr>
            <w:top w:val="none" w:sz="0" w:space="0" w:color="auto"/>
            <w:left w:val="none" w:sz="0" w:space="0" w:color="auto"/>
            <w:bottom w:val="none" w:sz="0" w:space="0" w:color="auto"/>
            <w:right w:val="none" w:sz="0" w:space="0" w:color="auto"/>
          </w:divBdr>
        </w:div>
        <w:div w:id="58864806">
          <w:marLeft w:val="640"/>
          <w:marRight w:val="0"/>
          <w:marTop w:val="0"/>
          <w:marBottom w:val="0"/>
          <w:divBdr>
            <w:top w:val="none" w:sz="0" w:space="0" w:color="auto"/>
            <w:left w:val="none" w:sz="0" w:space="0" w:color="auto"/>
            <w:bottom w:val="none" w:sz="0" w:space="0" w:color="auto"/>
            <w:right w:val="none" w:sz="0" w:space="0" w:color="auto"/>
          </w:divBdr>
        </w:div>
        <w:div w:id="90443376">
          <w:marLeft w:val="640"/>
          <w:marRight w:val="0"/>
          <w:marTop w:val="0"/>
          <w:marBottom w:val="0"/>
          <w:divBdr>
            <w:top w:val="none" w:sz="0" w:space="0" w:color="auto"/>
            <w:left w:val="none" w:sz="0" w:space="0" w:color="auto"/>
            <w:bottom w:val="none" w:sz="0" w:space="0" w:color="auto"/>
            <w:right w:val="none" w:sz="0" w:space="0" w:color="auto"/>
          </w:divBdr>
        </w:div>
        <w:div w:id="97920362">
          <w:marLeft w:val="640"/>
          <w:marRight w:val="0"/>
          <w:marTop w:val="0"/>
          <w:marBottom w:val="0"/>
          <w:divBdr>
            <w:top w:val="none" w:sz="0" w:space="0" w:color="auto"/>
            <w:left w:val="none" w:sz="0" w:space="0" w:color="auto"/>
            <w:bottom w:val="none" w:sz="0" w:space="0" w:color="auto"/>
            <w:right w:val="none" w:sz="0" w:space="0" w:color="auto"/>
          </w:divBdr>
        </w:div>
        <w:div w:id="132452424">
          <w:marLeft w:val="640"/>
          <w:marRight w:val="0"/>
          <w:marTop w:val="0"/>
          <w:marBottom w:val="0"/>
          <w:divBdr>
            <w:top w:val="none" w:sz="0" w:space="0" w:color="auto"/>
            <w:left w:val="none" w:sz="0" w:space="0" w:color="auto"/>
            <w:bottom w:val="none" w:sz="0" w:space="0" w:color="auto"/>
            <w:right w:val="none" w:sz="0" w:space="0" w:color="auto"/>
          </w:divBdr>
        </w:div>
        <w:div w:id="168368533">
          <w:marLeft w:val="640"/>
          <w:marRight w:val="0"/>
          <w:marTop w:val="0"/>
          <w:marBottom w:val="0"/>
          <w:divBdr>
            <w:top w:val="none" w:sz="0" w:space="0" w:color="auto"/>
            <w:left w:val="none" w:sz="0" w:space="0" w:color="auto"/>
            <w:bottom w:val="none" w:sz="0" w:space="0" w:color="auto"/>
            <w:right w:val="none" w:sz="0" w:space="0" w:color="auto"/>
          </w:divBdr>
        </w:div>
        <w:div w:id="216402189">
          <w:marLeft w:val="640"/>
          <w:marRight w:val="0"/>
          <w:marTop w:val="0"/>
          <w:marBottom w:val="0"/>
          <w:divBdr>
            <w:top w:val="none" w:sz="0" w:space="0" w:color="auto"/>
            <w:left w:val="none" w:sz="0" w:space="0" w:color="auto"/>
            <w:bottom w:val="none" w:sz="0" w:space="0" w:color="auto"/>
            <w:right w:val="none" w:sz="0" w:space="0" w:color="auto"/>
          </w:divBdr>
        </w:div>
        <w:div w:id="224873236">
          <w:marLeft w:val="640"/>
          <w:marRight w:val="0"/>
          <w:marTop w:val="0"/>
          <w:marBottom w:val="0"/>
          <w:divBdr>
            <w:top w:val="none" w:sz="0" w:space="0" w:color="auto"/>
            <w:left w:val="none" w:sz="0" w:space="0" w:color="auto"/>
            <w:bottom w:val="none" w:sz="0" w:space="0" w:color="auto"/>
            <w:right w:val="none" w:sz="0" w:space="0" w:color="auto"/>
          </w:divBdr>
        </w:div>
        <w:div w:id="239562600">
          <w:marLeft w:val="640"/>
          <w:marRight w:val="0"/>
          <w:marTop w:val="0"/>
          <w:marBottom w:val="0"/>
          <w:divBdr>
            <w:top w:val="none" w:sz="0" w:space="0" w:color="auto"/>
            <w:left w:val="none" w:sz="0" w:space="0" w:color="auto"/>
            <w:bottom w:val="none" w:sz="0" w:space="0" w:color="auto"/>
            <w:right w:val="none" w:sz="0" w:space="0" w:color="auto"/>
          </w:divBdr>
        </w:div>
        <w:div w:id="282268819">
          <w:marLeft w:val="640"/>
          <w:marRight w:val="0"/>
          <w:marTop w:val="0"/>
          <w:marBottom w:val="0"/>
          <w:divBdr>
            <w:top w:val="none" w:sz="0" w:space="0" w:color="auto"/>
            <w:left w:val="none" w:sz="0" w:space="0" w:color="auto"/>
            <w:bottom w:val="none" w:sz="0" w:space="0" w:color="auto"/>
            <w:right w:val="none" w:sz="0" w:space="0" w:color="auto"/>
          </w:divBdr>
        </w:div>
        <w:div w:id="443112386">
          <w:marLeft w:val="640"/>
          <w:marRight w:val="0"/>
          <w:marTop w:val="0"/>
          <w:marBottom w:val="0"/>
          <w:divBdr>
            <w:top w:val="none" w:sz="0" w:space="0" w:color="auto"/>
            <w:left w:val="none" w:sz="0" w:space="0" w:color="auto"/>
            <w:bottom w:val="none" w:sz="0" w:space="0" w:color="auto"/>
            <w:right w:val="none" w:sz="0" w:space="0" w:color="auto"/>
          </w:divBdr>
        </w:div>
        <w:div w:id="454518123">
          <w:marLeft w:val="640"/>
          <w:marRight w:val="0"/>
          <w:marTop w:val="0"/>
          <w:marBottom w:val="0"/>
          <w:divBdr>
            <w:top w:val="none" w:sz="0" w:space="0" w:color="auto"/>
            <w:left w:val="none" w:sz="0" w:space="0" w:color="auto"/>
            <w:bottom w:val="none" w:sz="0" w:space="0" w:color="auto"/>
            <w:right w:val="none" w:sz="0" w:space="0" w:color="auto"/>
          </w:divBdr>
        </w:div>
        <w:div w:id="511918758">
          <w:marLeft w:val="640"/>
          <w:marRight w:val="0"/>
          <w:marTop w:val="0"/>
          <w:marBottom w:val="0"/>
          <w:divBdr>
            <w:top w:val="none" w:sz="0" w:space="0" w:color="auto"/>
            <w:left w:val="none" w:sz="0" w:space="0" w:color="auto"/>
            <w:bottom w:val="none" w:sz="0" w:space="0" w:color="auto"/>
            <w:right w:val="none" w:sz="0" w:space="0" w:color="auto"/>
          </w:divBdr>
        </w:div>
        <w:div w:id="603730214">
          <w:marLeft w:val="640"/>
          <w:marRight w:val="0"/>
          <w:marTop w:val="0"/>
          <w:marBottom w:val="0"/>
          <w:divBdr>
            <w:top w:val="none" w:sz="0" w:space="0" w:color="auto"/>
            <w:left w:val="none" w:sz="0" w:space="0" w:color="auto"/>
            <w:bottom w:val="none" w:sz="0" w:space="0" w:color="auto"/>
            <w:right w:val="none" w:sz="0" w:space="0" w:color="auto"/>
          </w:divBdr>
        </w:div>
        <w:div w:id="643588249">
          <w:marLeft w:val="640"/>
          <w:marRight w:val="0"/>
          <w:marTop w:val="0"/>
          <w:marBottom w:val="0"/>
          <w:divBdr>
            <w:top w:val="none" w:sz="0" w:space="0" w:color="auto"/>
            <w:left w:val="none" w:sz="0" w:space="0" w:color="auto"/>
            <w:bottom w:val="none" w:sz="0" w:space="0" w:color="auto"/>
            <w:right w:val="none" w:sz="0" w:space="0" w:color="auto"/>
          </w:divBdr>
        </w:div>
        <w:div w:id="721364313">
          <w:marLeft w:val="640"/>
          <w:marRight w:val="0"/>
          <w:marTop w:val="0"/>
          <w:marBottom w:val="0"/>
          <w:divBdr>
            <w:top w:val="none" w:sz="0" w:space="0" w:color="auto"/>
            <w:left w:val="none" w:sz="0" w:space="0" w:color="auto"/>
            <w:bottom w:val="none" w:sz="0" w:space="0" w:color="auto"/>
            <w:right w:val="none" w:sz="0" w:space="0" w:color="auto"/>
          </w:divBdr>
        </w:div>
        <w:div w:id="752241020">
          <w:marLeft w:val="640"/>
          <w:marRight w:val="0"/>
          <w:marTop w:val="0"/>
          <w:marBottom w:val="0"/>
          <w:divBdr>
            <w:top w:val="none" w:sz="0" w:space="0" w:color="auto"/>
            <w:left w:val="none" w:sz="0" w:space="0" w:color="auto"/>
            <w:bottom w:val="none" w:sz="0" w:space="0" w:color="auto"/>
            <w:right w:val="none" w:sz="0" w:space="0" w:color="auto"/>
          </w:divBdr>
        </w:div>
        <w:div w:id="760024055">
          <w:marLeft w:val="640"/>
          <w:marRight w:val="0"/>
          <w:marTop w:val="0"/>
          <w:marBottom w:val="0"/>
          <w:divBdr>
            <w:top w:val="none" w:sz="0" w:space="0" w:color="auto"/>
            <w:left w:val="none" w:sz="0" w:space="0" w:color="auto"/>
            <w:bottom w:val="none" w:sz="0" w:space="0" w:color="auto"/>
            <w:right w:val="none" w:sz="0" w:space="0" w:color="auto"/>
          </w:divBdr>
        </w:div>
        <w:div w:id="774246916">
          <w:marLeft w:val="640"/>
          <w:marRight w:val="0"/>
          <w:marTop w:val="0"/>
          <w:marBottom w:val="0"/>
          <w:divBdr>
            <w:top w:val="none" w:sz="0" w:space="0" w:color="auto"/>
            <w:left w:val="none" w:sz="0" w:space="0" w:color="auto"/>
            <w:bottom w:val="none" w:sz="0" w:space="0" w:color="auto"/>
            <w:right w:val="none" w:sz="0" w:space="0" w:color="auto"/>
          </w:divBdr>
        </w:div>
        <w:div w:id="1029602956">
          <w:marLeft w:val="640"/>
          <w:marRight w:val="0"/>
          <w:marTop w:val="0"/>
          <w:marBottom w:val="0"/>
          <w:divBdr>
            <w:top w:val="none" w:sz="0" w:space="0" w:color="auto"/>
            <w:left w:val="none" w:sz="0" w:space="0" w:color="auto"/>
            <w:bottom w:val="none" w:sz="0" w:space="0" w:color="auto"/>
            <w:right w:val="none" w:sz="0" w:space="0" w:color="auto"/>
          </w:divBdr>
        </w:div>
        <w:div w:id="1032414595">
          <w:marLeft w:val="640"/>
          <w:marRight w:val="0"/>
          <w:marTop w:val="0"/>
          <w:marBottom w:val="0"/>
          <w:divBdr>
            <w:top w:val="none" w:sz="0" w:space="0" w:color="auto"/>
            <w:left w:val="none" w:sz="0" w:space="0" w:color="auto"/>
            <w:bottom w:val="none" w:sz="0" w:space="0" w:color="auto"/>
            <w:right w:val="none" w:sz="0" w:space="0" w:color="auto"/>
          </w:divBdr>
        </w:div>
        <w:div w:id="1035346987">
          <w:marLeft w:val="640"/>
          <w:marRight w:val="0"/>
          <w:marTop w:val="0"/>
          <w:marBottom w:val="0"/>
          <w:divBdr>
            <w:top w:val="none" w:sz="0" w:space="0" w:color="auto"/>
            <w:left w:val="none" w:sz="0" w:space="0" w:color="auto"/>
            <w:bottom w:val="none" w:sz="0" w:space="0" w:color="auto"/>
            <w:right w:val="none" w:sz="0" w:space="0" w:color="auto"/>
          </w:divBdr>
        </w:div>
        <w:div w:id="1083838007">
          <w:marLeft w:val="640"/>
          <w:marRight w:val="0"/>
          <w:marTop w:val="0"/>
          <w:marBottom w:val="0"/>
          <w:divBdr>
            <w:top w:val="none" w:sz="0" w:space="0" w:color="auto"/>
            <w:left w:val="none" w:sz="0" w:space="0" w:color="auto"/>
            <w:bottom w:val="none" w:sz="0" w:space="0" w:color="auto"/>
            <w:right w:val="none" w:sz="0" w:space="0" w:color="auto"/>
          </w:divBdr>
        </w:div>
        <w:div w:id="1096559928">
          <w:marLeft w:val="640"/>
          <w:marRight w:val="0"/>
          <w:marTop w:val="0"/>
          <w:marBottom w:val="0"/>
          <w:divBdr>
            <w:top w:val="none" w:sz="0" w:space="0" w:color="auto"/>
            <w:left w:val="none" w:sz="0" w:space="0" w:color="auto"/>
            <w:bottom w:val="none" w:sz="0" w:space="0" w:color="auto"/>
            <w:right w:val="none" w:sz="0" w:space="0" w:color="auto"/>
          </w:divBdr>
        </w:div>
        <w:div w:id="1249803932">
          <w:marLeft w:val="640"/>
          <w:marRight w:val="0"/>
          <w:marTop w:val="0"/>
          <w:marBottom w:val="0"/>
          <w:divBdr>
            <w:top w:val="none" w:sz="0" w:space="0" w:color="auto"/>
            <w:left w:val="none" w:sz="0" w:space="0" w:color="auto"/>
            <w:bottom w:val="none" w:sz="0" w:space="0" w:color="auto"/>
            <w:right w:val="none" w:sz="0" w:space="0" w:color="auto"/>
          </w:divBdr>
        </w:div>
        <w:div w:id="1261722414">
          <w:marLeft w:val="640"/>
          <w:marRight w:val="0"/>
          <w:marTop w:val="0"/>
          <w:marBottom w:val="0"/>
          <w:divBdr>
            <w:top w:val="none" w:sz="0" w:space="0" w:color="auto"/>
            <w:left w:val="none" w:sz="0" w:space="0" w:color="auto"/>
            <w:bottom w:val="none" w:sz="0" w:space="0" w:color="auto"/>
            <w:right w:val="none" w:sz="0" w:space="0" w:color="auto"/>
          </w:divBdr>
        </w:div>
        <w:div w:id="1344168851">
          <w:marLeft w:val="640"/>
          <w:marRight w:val="0"/>
          <w:marTop w:val="0"/>
          <w:marBottom w:val="0"/>
          <w:divBdr>
            <w:top w:val="none" w:sz="0" w:space="0" w:color="auto"/>
            <w:left w:val="none" w:sz="0" w:space="0" w:color="auto"/>
            <w:bottom w:val="none" w:sz="0" w:space="0" w:color="auto"/>
            <w:right w:val="none" w:sz="0" w:space="0" w:color="auto"/>
          </w:divBdr>
        </w:div>
        <w:div w:id="1371761969">
          <w:marLeft w:val="640"/>
          <w:marRight w:val="0"/>
          <w:marTop w:val="0"/>
          <w:marBottom w:val="0"/>
          <w:divBdr>
            <w:top w:val="none" w:sz="0" w:space="0" w:color="auto"/>
            <w:left w:val="none" w:sz="0" w:space="0" w:color="auto"/>
            <w:bottom w:val="none" w:sz="0" w:space="0" w:color="auto"/>
            <w:right w:val="none" w:sz="0" w:space="0" w:color="auto"/>
          </w:divBdr>
        </w:div>
        <w:div w:id="1401517488">
          <w:marLeft w:val="640"/>
          <w:marRight w:val="0"/>
          <w:marTop w:val="0"/>
          <w:marBottom w:val="0"/>
          <w:divBdr>
            <w:top w:val="none" w:sz="0" w:space="0" w:color="auto"/>
            <w:left w:val="none" w:sz="0" w:space="0" w:color="auto"/>
            <w:bottom w:val="none" w:sz="0" w:space="0" w:color="auto"/>
            <w:right w:val="none" w:sz="0" w:space="0" w:color="auto"/>
          </w:divBdr>
        </w:div>
        <w:div w:id="1427964066">
          <w:marLeft w:val="640"/>
          <w:marRight w:val="0"/>
          <w:marTop w:val="0"/>
          <w:marBottom w:val="0"/>
          <w:divBdr>
            <w:top w:val="none" w:sz="0" w:space="0" w:color="auto"/>
            <w:left w:val="none" w:sz="0" w:space="0" w:color="auto"/>
            <w:bottom w:val="none" w:sz="0" w:space="0" w:color="auto"/>
            <w:right w:val="none" w:sz="0" w:space="0" w:color="auto"/>
          </w:divBdr>
        </w:div>
        <w:div w:id="1442720306">
          <w:marLeft w:val="640"/>
          <w:marRight w:val="0"/>
          <w:marTop w:val="0"/>
          <w:marBottom w:val="0"/>
          <w:divBdr>
            <w:top w:val="none" w:sz="0" w:space="0" w:color="auto"/>
            <w:left w:val="none" w:sz="0" w:space="0" w:color="auto"/>
            <w:bottom w:val="none" w:sz="0" w:space="0" w:color="auto"/>
            <w:right w:val="none" w:sz="0" w:space="0" w:color="auto"/>
          </w:divBdr>
        </w:div>
        <w:div w:id="1513757936">
          <w:marLeft w:val="640"/>
          <w:marRight w:val="0"/>
          <w:marTop w:val="0"/>
          <w:marBottom w:val="0"/>
          <w:divBdr>
            <w:top w:val="none" w:sz="0" w:space="0" w:color="auto"/>
            <w:left w:val="none" w:sz="0" w:space="0" w:color="auto"/>
            <w:bottom w:val="none" w:sz="0" w:space="0" w:color="auto"/>
            <w:right w:val="none" w:sz="0" w:space="0" w:color="auto"/>
          </w:divBdr>
        </w:div>
        <w:div w:id="1544058411">
          <w:marLeft w:val="640"/>
          <w:marRight w:val="0"/>
          <w:marTop w:val="0"/>
          <w:marBottom w:val="0"/>
          <w:divBdr>
            <w:top w:val="none" w:sz="0" w:space="0" w:color="auto"/>
            <w:left w:val="none" w:sz="0" w:space="0" w:color="auto"/>
            <w:bottom w:val="none" w:sz="0" w:space="0" w:color="auto"/>
            <w:right w:val="none" w:sz="0" w:space="0" w:color="auto"/>
          </w:divBdr>
        </w:div>
        <w:div w:id="1565869238">
          <w:marLeft w:val="640"/>
          <w:marRight w:val="0"/>
          <w:marTop w:val="0"/>
          <w:marBottom w:val="0"/>
          <w:divBdr>
            <w:top w:val="none" w:sz="0" w:space="0" w:color="auto"/>
            <w:left w:val="none" w:sz="0" w:space="0" w:color="auto"/>
            <w:bottom w:val="none" w:sz="0" w:space="0" w:color="auto"/>
            <w:right w:val="none" w:sz="0" w:space="0" w:color="auto"/>
          </w:divBdr>
        </w:div>
        <w:div w:id="1616599082">
          <w:marLeft w:val="640"/>
          <w:marRight w:val="0"/>
          <w:marTop w:val="0"/>
          <w:marBottom w:val="0"/>
          <w:divBdr>
            <w:top w:val="none" w:sz="0" w:space="0" w:color="auto"/>
            <w:left w:val="none" w:sz="0" w:space="0" w:color="auto"/>
            <w:bottom w:val="none" w:sz="0" w:space="0" w:color="auto"/>
            <w:right w:val="none" w:sz="0" w:space="0" w:color="auto"/>
          </w:divBdr>
        </w:div>
        <w:div w:id="1681858282">
          <w:marLeft w:val="640"/>
          <w:marRight w:val="0"/>
          <w:marTop w:val="0"/>
          <w:marBottom w:val="0"/>
          <w:divBdr>
            <w:top w:val="none" w:sz="0" w:space="0" w:color="auto"/>
            <w:left w:val="none" w:sz="0" w:space="0" w:color="auto"/>
            <w:bottom w:val="none" w:sz="0" w:space="0" w:color="auto"/>
            <w:right w:val="none" w:sz="0" w:space="0" w:color="auto"/>
          </w:divBdr>
        </w:div>
        <w:div w:id="1740980196">
          <w:marLeft w:val="640"/>
          <w:marRight w:val="0"/>
          <w:marTop w:val="0"/>
          <w:marBottom w:val="0"/>
          <w:divBdr>
            <w:top w:val="none" w:sz="0" w:space="0" w:color="auto"/>
            <w:left w:val="none" w:sz="0" w:space="0" w:color="auto"/>
            <w:bottom w:val="none" w:sz="0" w:space="0" w:color="auto"/>
            <w:right w:val="none" w:sz="0" w:space="0" w:color="auto"/>
          </w:divBdr>
        </w:div>
        <w:div w:id="1810707252">
          <w:marLeft w:val="640"/>
          <w:marRight w:val="0"/>
          <w:marTop w:val="0"/>
          <w:marBottom w:val="0"/>
          <w:divBdr>
            <w:top w:val="none" w:sz="0" w:space="0" w:color="auto"/>
            <w:left w:val="none" w:sz="0" w:space="0" w:color="auto"/>
            <w:bottom w:val="none" w:sz="0" w:space="0" w:color="auto"/>
            <w:right w:val="none" w:sz="0" w:space="0" w:color="auto"/>
          </w:divBdr>
        </w:div>
        <w:div w:id="1824353009">
          <w:marLeft w:val="640"/>
          <w:marRight w:val="0"/>
          <w:marTop w:val="0"/>
          <w:marBottom w:val="0"/>
          <w:divBdr>
            <w:top w:val="none" w:sz="0" w:space="0" w:color="auto"/>
            <w:left w:val="none" w:sz="0" w:space="0" w:color="auto"/>
            <w:bottom w:val="none" w:sz="0" w:space="0" w:color="auto"/>
            <w:right w:val="none" w:sz="0" w:space="0" w:color="auto"/>
          </w:divBdr>
        </w:div>
        <w:div w:id="1868591996">
          <w:marLeft w:val="640"/>
          <w:marRight w:val="0"/>
          <w:marTop w:val="0"/>
          <w:marBottom w:val="0"/>
          <w:divBdr>
            <w:top w:val="none" w:sz="0" w:space="0" w:color="auto"/>
            <w:left w:val="none" w:sz="0" w:space="0" w:color="auto"/>
            <w:bottom w:val="none" w:sz="0" w:space="0" w:color="auto"/>
            <w:right w:val="none" w:sz="0" w:space="0" w:color="auto"/>
          </w:divBdr>
        </w:div>
        <w:div w:id="1899509880">
          <w:marLeft w:val="640"/>
          <w:marRight w:val="0"/>
          <w:marTop w:val="0"/>
          <w:marBottom w:val="0"/>
          <w:divBdr>
            <w:top w:val="none" w:sz="0" w:space="0" w:color="auto"/>
            <w:left w:val="none" w:sz="0" w:space="0" w:color="auto"/>
            <w:bottom w:val="none" w:sz="0" w:space="0" w:color="auto"/>
            <w:right w:val="none" w:sz="0" w:space="0" w:color="auto"/>
          </w:divBdr>
        </w:div>
        <w:div w:id="1899825515">
          <w:marLeft w:val="640"/>
          <w:marRight w:val="0"/>
          <w:marTop w:val="0"/>
          <w:marBottom w:val="0"/>
          <w:divBdr>
            <w:top w:val="none" w:sz="0" w:space="0" w:color="auto"/>
            <w:left w:val="none" w:sz="0" w:space="0" w:color="auto"/>
            <w:bottom w:val="none" w:sz="0" w:space="0" w:color="auto"/>
            <w:right w:val="none" w:sz="0" w:space="0" w:color="auto"/>
          </w:divBdr>
        </w:div>
        <w:div w:id="1905336561">
          <w:marLeft w:val="640"/>
          <w:marRight w:val="0"/>
          <w:marTop w:val="0"/>
          <w:marBottom w:val="0"/>
          <w:divBdr>
            <w:top w:val="none" w:sz="0" w:space="0" w:color="auto"/>
            <w:left w:val="none" w:sz="0" w:space="0" w:color="auto"/>
            <w:bottom w:val="none" w:sz="0" w:space="0" w:color="auto"/>
            <w:right w:val="none" w:sz="0" w:space="0" w:color="auto"/>
          </w:divBdr>
        </w:div>
        <w:div w:id="2018580516">
          <w:marLeft w:val="640"/>
          <w:marRight w:val="0"/>
          <w:marTop w:val="0"/>
          <w:marBottom w:val="0"/>
          <w:divBdr>
            <w:top w:val="none" w:sz="0" w:space="0" w:color="auto"/>
            <w:left w:val="none" w:sz="0" w:space="0" w:color="auto"/>
            <w:bottom w:val="none" w:sz="0" w:space="0" w:color="auto"/>
            <w:right w:val="none" w:sz="0" w:space="0" w:color="auto"/>
          </w:divBdr>
        </w:div>
        <w:div w:id="2055612993">
          <w:marLeft w:val="640"/>
          <w:marRight w:val="0"/>
          <w:marTop w:val="0"/>
          <w:marBottom w:val="0"/>
          <w:divBdr>
            <w:top w:val="none" w:sz="0" w:space="0" w:color="auto"/>
            <w:left w:val="none" w:sz="0" w:space="0" w:color="auto"/>
            <w:bottom w:val="none" w:sz="0" w:space="0" w:color="auto"/>
            <w:right w:val="none" w:sz="0" w:space="0" w:color="auto"/>
          </w:divBdr>
        </w:div>
      </w:divsChild>
    </w:div>
    <w:div w:id="712925160">
      <w:marLeft w:val="0"/>
      <w:marRight w:val="0"/>
      <w:marTop w:val="0"/>
      <w:marBottom w:val="0"/>
      <w:divBdr>
        <w:top w:val="none" w:sz="0" w:space="0" w:color="auto"/>
        <w:left w:val="none" w:sz="0" w:space="0" w:color="auto"/>
        <w:bottom w:val="none" w:sz="0" w:space="0" w:color="auto"/>
        <w:right w:val="none" w:sz="0" w:space="0" w:color="auto"/>
      </w:divBdr>
    </w:div>
    <w:div w:id="728307102">
      <w:marLeft w:val="0"/>
      <w:marRight w:val="0"/>
      <w:marTop w:val="0"/>
      <w:marBottom w:val="0"/>
      <w:divBdr>
        <w:top w:val="none" w:sz="0" w:space="0" w:color="auto"/>
        <w:left w:val="none" w:sz="0" w:space="0" w:color="auto"/>
        <w:bottom w:val="none" w:sz="0" w:space="0" w:color="auto"/>
        <w:right w:val="none" w:sz="0" w:space="0" w:color="auto"/>
      </w:divBdr>
    </w:div>
    <w:div w:id="728499300">
      <w:marLeft w:val="0"/>
      <w:marRight w:val="0"/>
      <w:marTop w:val="0"/>
      <w:marBottom w:val="0"/>
      <w:divBdr>
        <w:top w:val="none" w:sz="0" w:space="0" w:color="auto"/>
        <w:left w:val="none" w:sz="0" w:space="0" w:color="auto"/>
        <w:bottom w:val="none" w:sz="0" w:space="0" w:color="auto"/>
        <w:right w:val="none" w:sz="0" w:space="0" w:color="auto"/>
      </w:divBdr>
    </w:div>
    <w:div w:id="730275441">
      <w:marLeft w:val="0"/>
      <w:marRight w:val="0"/>
      <w:marTop w:val="0"/>
      <w:marBottom w:val="0"/>
      <w:divBdr>
        <w:top w:val="none" w:sz="0" w:space="0" w:color="auto"/>
        <w:left w:val="none" w:sz="0" w:space="0" w:color="auto"/>
        <w:bottom w:val="none" w:sz="0" w:space="0" w:color="auto"/>
        <w:right w:val="none" w:sz="0" w:space="0" w:color="auto"/>
      </w:divBdr>
    </w:div>
    <w:div w:id="732237361">
      <w:bodyDiv w:val="1"/>
      <w:marLeft w:val="0"/>
      <w:marRight w:val="0"/>
      <w:marTop w:val="0"/>
      <w:marBottom w:val="0"/>
      <w:divBdr>
        <w:top w:val="none" w:sz="0" w:space="0" w:color="auto"/>
        <w:left w:val="none" w:sz="0" w:space="0" w:color="auto"/>
        <w:bottom w:val="none" w:sz="0" w:space="0" w:color="auto"/>
        <w:right w:val="none" w:sz="0" w:space="0" w:color="auto"/>
      </w:divBdr>
      <w:divsChild>
        <w:div w:id="57411458">
          <w:marLeft w:val="640"/>
          <w:marRight w:val="0"/>
          <w:marTop w:val="0"/>
          <w:marBottom w:val="0"/>
          <w:divBdr>
            <w:top w:val="none" w:sz="0" w:space="0" w:color="auto"/>
            <w:left w:val="none" w:sz="0" w:space="0" w:color="auto"/>
            <w:bottom w:val="none" w:sz="0" w:space="0" w:color="auto"/>
            <w:right w:val="none" w:sz="0" w:space="0" w:color="auto"/>
          </w:divBdr>
        </w:div>
        <w:div w:id="1735229085">
          <w:marLeft w:val="640"/>
          <w:marRight w:val="0"/>
          <w:marTop w:val="0"/>
          <w:marBottom w:val="0"/>
          <w:divBdr>
            <w:top w:val="none" w:sz="0" w:space="0" w:color="auto"/>
            <w:left w:val="none" w:sz="0" w:space="0" w:color="auto"/>
            <w:bottom w:val="none" w:sz="0" w:space="0" w:color="auto"/>
            <w:right w:val="none" w:sz="0" w:space="0" w:color="auto"/>
          </w:divBdr>
        </w:div>
        <w:div w:id="1442727366">
          <w:marLeft w:val="640"/>
          <w:marRight w:val="0"/>
          <w:marTop w:val="0"/>
          <w:marBottom w:val="0"/>
          <w:divBdr>
            <w:top w:val="none" w:sz="0" w:space="0" w:color="auto"/>
            <w:left w:val="none" w:sz="0" w:space="0" w:color="auto"/>
            <w:bottom w:val="none" w:sz="0" w:space="0" w:color="auto"/>
            <w:right w:val="none" w:sz="0" w:space="0" w:color="auto"/>
          </w:divBdr>
        </w:div>
        <w:div w:id="970743056">
          <w:marLeft w:val="640"/>
          <w:marRight w:val="0"/>
          <w:marTop w:val="0"/>
          <w:marBottom w:val="0"/>
          <w:divBdr>
            <w:top w:val="none" w:sz="0" w:space="0" w:color="auto"/>
            <w:left w:val="none" w:sz="0" w:space="0" w:color="auto"/>
            <w:bottom w:val="none" w:sz="0" w:space="0" w:color="auto"/>
            <w:right w:val="none" w:sz="0" w:space="0" w:color="auto"/>
          </w:divBdr>
        </w:div>
        <w:div w:id="867839503">
          <w:marLeft w:val="640"/>
          <w:marRight w:val="0"/>
          <w:marTop w:val="0"/>
          <w:marBottom w:val="0"/>
          <w:divBdr>
            <w:top w:val="none" w:sz="0" w:space="0" w:color="auto"/>
            <w:left w:val="none" w:sz="0" w:space="0" w:color="auto"/>
            <w:bottom w:val="none" w:sz="0" w:space="0" w:color="auto"/>
            <w:right w:val="none" w:sz="0" w:space="0" w:color="auto"/>
          </w:divBdr>
        </w:div>
        <w:div w:id="1383600570">
          <w:marLeft w:val="640"/>
          <w:marRight w:val="0"/>
          <w:marTop w:val="0"/>
          <w:marBottom w:val="0"/>
          <w:divBdr>
            <w:top w:val="none" w:sz="0" w:space="0" w:color="auto"/>
            <w:left w:val="none" w:sz="0" w:space="0" w:color="auto"/>
            <w:bottom w:val="none" w:sz="0" w:space="0" w:color="auto"/>
            <w:right w:val="none" w:sz="0" w:space="0" w:color="auto"/>
          </w:divBdr>
        </w:div>
        <w:div w:id="575630134">
          <w:marLeft w:val="640"/>
          <w:marRight w:val="0"/>
          <w:marTop w:val="0"/>
          <w:marBottom w:val="0"/>
          <w:divBdr>
            <w:top w:val="none" w:sz="0" w:space="0" w:color="auto"/>
            <w:left w:val="none" w:sz="0" w:space="0" w:color="auto"/>
            <w:bottom w:val="none" w:sz="0" w:space="0" w:color="auto"/>
            <w:right w:val="none" w:sz="0" w:space="0" w:color="auto"/>
          </w:divBdr>
        </w:div>
        <w:div w:id="566183702">
          <w:marLeft w:val="640"/>
          <w:marRight w:val="0"/>
          <w:marTop w:val="0"/>
          <w:marBottom w:val="0"/>
          <w:divBdr>
            <w:top w:val="none" w:sz="0" w:space="0" w:color="auto"/>
            <w:left w:val="none" w:sz="0" w:space="0" w:color="auto"/>
            <w:bottom w:val="none" w:sz="0" w:space="0" w:color="auto"/>
            <w:right w:val="none" w:sz="0" w:space="0" w:color="auto"/>
          </w:divBdr>
        </w:div>
        <w:div w:id="1400397283">
          <w:marLeft w:val="640"/>
          <w:marRight w:val="0"/>
          <w:marTop w:val="0"/>
          <w:marBottom w:val="0"/>
          <w:divBdr>
            <w:top w:val="none" w:sz="0" w:space="0" w:color="auto"/>
            <w:left w:val="none" w:sz="0" w:space="0" w:color="auto"/>
            <w:bottom w:val="none" w:sz="0" w:space="0" w:color="auto"/>
            <w:right w:val="none" w:sz="0" w:space="0" w:color="auto"/>
          </w:divBdr>
        </w:div>
        <w:div w:id="948044927">
          <w:marLeft w:val="640"/>
          <w:marRight w:val="0"/>
          <w:marTop w:val="0"/>
          <w:marBottom w:val="0"/>
          <w:divBdr>
            <w:top w:val="none" w:sz="0" w:space="0" w:color="auto"/>
            <w:left w:val="none" w:sz="0" w:space="0" w:color="auto"/>
            <w:bottom w:val="none" w:sz="0" w:space="0" w:color="auto"/>
            <w:right w:val="none" w:sz="0" w:space="0" w:color="auto"/>
          </w:divBdr>
        </w:div>
        <w:div w:id="1886259653">
          <w:marLeft w:val="640"/>
          <w:marRight w:val="0"/>
          <w:marTop w:val="0"/>
          <w:marBottom w:val="0"/>
          <w:divBdr>
            <w:top w:val="none" w:sz="0" w:space="0" w:color="auto"/>
            <w:left w:val="none" w:sz="0" w:space="0" w:color="auto"/>
            <w:bottom w:val="none" w:sz="0" w:space="0" w:color="auto"/>
            <w:right w:val="none" w:sz="0" w:space="0" w:color="auto"/>
          </w:divBdr>
        </w:div>
        <w:div w:id="217060953">
          <w:marLeft w:val="640"/>
          <w:marRight w:val="0"/>
          <w:marTop w:val="0"/>
          <w:marBottom w:val="0"/>
          <w:divBdr>
            <w:top w:val="none" w:sz="0" w:space="0" w:color="auto"/>
            <w:left w:val="none" w:sz="0" w:space="0" w:color="auto"/>
            <w:bottom w:val="none" w:sz="0" w:space="0" w:color="auto"/>
            <w:right w:val="none" w:sz="0" w:space="0" w:color="auto"/>
          </w:divBdr>
        </w:div>
        <w:div w:id="1857427199">
          <w:marLeft w:val="640"/>
          <w:marRight w:val="0"/>
          <w:marTop w:val="0"/>
          <w:marBottom w:val="0"/>
          <w:divBdr>
            <w:top w:val="none" w:sz="0" w:space="0" w:color="auto"/>
            <w:left w:val="none" w:sz="0" w:space="0" w:color="auto"/>
            <w:bottom w:val="none" w:sz="0" w:space="0" w:color="auto"/>
            <w:right w:val="none" w:sz="0" w:space="0" w:color="auto"/>
          </w:divBdr>
        </w:div>
        <w:div w:id="2068601801">
          <w:marLeft w:val="640"/>
          <w:marRight w:val="0"/>
          <w:marTop w:val="0"/>
          <w:marBottom w:val="0"/>
          <w:divBdr>
            <w:top w:val="none" w:sz="0" w:space="0" w:color="auto"/>
            <w:left w:val="none" w:sz="0" w:space="0" w:color="auto"/>
            <w:bottom w:val="none" w:sz="0" w:space="0" w:color="auto"/>
            <w:right w:val="none" w:sz="0" w:space="0" w:color="auto"/>
          </w:divBdr>
        </w:div>
        <w:div w:id="766003291">
          <w:marLeft w:val="640"/>
          <w:marRight w:val="0"/>
          <w:marTop w:val="0"/>
          <w:marBottom w:val="0"/>
          <w:divBdr>
            <w:top w:val="none" w:sz="0" w:space="0" w:color="auto"/>
            <w:left w:val="none" w:sz="0" w:space="0" w:color="auto"/>
            <w:bottom w:val="none" w:sz="0" w:space="0" w:color="auto"/>
            <w:right w:val="none" w:sz="0" w:space="0" w:color="auto"/>
          </w:divBdr>
        </w:div>
        <w:div w:id="114757330">
          <w:marLeft w:val="640"/>
          <w:marRight w:val="0"/>
          <w:marTop w:val="0"/>
          <w:marBottom w:val="0"/>
          <w:divBdr>
            <w:top w:val="none" w:sz="0" w:space="0" w:color="auto"/>
            <w:left w:val="none" w:sz="0" w:space="0" w:color="auto"/>
            <w:bottom w:val="none" w:sz="0" w:space="0" w:color="auto"/>
            <w:right w:val="none" w:sz="0" w:space="0" w:color="auto"/>
          </w:divBdr>
        </w:div>
        <w:div w:id="81335952">
          <w:marLeft w:val="640"/>
          <w:marRight w:val="0"/>
          <w:marTop w:val="0"/>
          <w:marBottom w:val="0"/>
          <w:divBdr>
            <w:top w:val="none" w:sz="0" w:space="0" w:color="auto"/>
            <w:left w:val="none" w:sz="0" w:space="0" w:color="auto"/>
            <w:bottom w:val="none" w:sz="0" w:space="0" w:color="auto"/>
            <w:right w:val="none" w:sz="0" w:space="0" w:color="auto"/>
          </w:divBdr>
        </w:div>
        <w:div w:id="972252664">
          <w:marLeft w:val="640"/>
          <w:marRight w:val="0"/>
          <w:marTop w:val="0"/>
          <w:marBottom w:val="0"/>
          <w:divBdr>
            <w:top w:val="none" w:sz="0" w:space="0" w:color="auto"/>
            <w:left w:val="none" w:sz="0" w:space="0" w:color="auto"/>
            <w:bottom w:val="none" w:sz="0" w:space="0" w:color="auto"/>
            <w:right w:val="none" w:sz="0" w:space="0" w:color="auto"/>
          </w:divBdr>
        </w:div>
        <w:div w:id="1373461692">
          <w:marLeft w:val="640"/>
          <w:marRight w:val="0"/>
          <w:marTop w:val="0"/>
          <w:marBottom w:val="0"/>
          <w:divBdr>
            <w:top w:val="none" w:sz="0" w:space="0" w:color="auto"/>
            <w:left w:val="none" w:sz="0" w:space="0" w:color="auto"/>
            <w:bottom w:val="none" w:sz="0" w:space="0" w:color="auto"/>
            <w:right w:val="none" w:sz="0" w:space="0" w:color="auto"/>
          </w:divBdr>
        </w:div>
        <w:div w:id="1580947969">
          <w:marLeft w:val="640"/>
          <w:marRight w:val="0"/>
          <w:marTop w:val="0"/>
          <w:marBottom w:val="0"/>
          <w:divBdr>
            <w:top w:val="none" w:sz="0" w:space="0" w:color="auto"/>
            <w:left w:val="none" w:sz="0" w:space="0" w:color="auto"/>
            <w:bottom w:val="none" w:sz="0" w:space="0" w:color="auto"/>
            <w:right w:val="none" w:sz="0" w:space="0" w:color="auto"/>
          </w:divBdr>
        </w:div>
        <w:div w:id="1392532625">
          <w:marLeft w:val="640"/>
          <w:marRight w:val="0"/>
          <w:marTop w:val="0"/>
          <w:marBottom w:val="0"/>
          <w:divBdr>
            <w:top w:val="none" w:sz="0" w:space="0" w:color="auto"/>
            <w:left w:val="none" w:sz="0" w:space="0" w:color="auto"/>
            <w:bottom w:val="none" w:sz="0" w:space="0" w:color="auto"/>
            <w:right w:val="none" w:sz="0" w:space="0" w:color="auto"/>
          </w:divBdr>
        </w:div>
        <w:div w:id="161967825">
          <w:marLeft w:val="640"/>
          <w:marRight w:val="0"/>
          <w:marTop w:val="0"/>
          <w:marBottom w:val="0"/>
          <w:divBdr>
            <w:top w:val="none" w:sz="0" w:space="0" w:color="auto"/>
            <w:left w:val="none" w:sz="0" w:space="0" w:color="auto"/>
            <w:bottom w:val="none" w:sz="0" w:space="0" w:color="auto"/>
            <w:right w:val="none" w:sz="0" w:space="0" w:color="auto"/>
          </w:divBdr>
        </w:div>
        <w:div w:id="404766428">
          <w:marLeft w:val="640"/>
          <w:marRight w:val="0"/>
          <w:marTop w:val="0"/>
          <w:marBottom w:val="0"/>
          <w:divBdr>
            <w:top w:val="none" w:sz="0" w:space="0" w:color="auto"/>
            <w:left w:val="none" w:sz="0" w:space="0" w:color="auto"/>
            <w:bottom w:val="none" w:sz="0" w:space="0" w:color="auto"/>
            <w:right w:val="none" w:sz="0" w:space="0" w:color="auto"/>
          </w:divBdr>
        </w:div>
        <w:div w:id="1445035589">
          <w:marLeft w:val="640"/>
          <w:marRight w:val="0"/>
          <w:marTop w:val="0"/>
          <w:marBottom w:val="0"/>
          <w:divBdr>
            <w:top w:val="none" w:sz="0" w:space="0" w:color="auto"/>
            <w:left w:val="none" w:sz="0" w:space="0" w:color="auto"/>
            <w:bottom w:val="none" w:sz="0" w:space="0" w:color="auto"/>
            <w:right w:val="none" w:sz="0" w:space="0" w:color="auto"/>
          </w:divBdr>
        </w:div>
        <w:div w:id="1951887311">
          <w:marLeft w:val="640"/>
          <w:marRight w:val="0"/>
          <w:marTop w:val="0"/>
          <w:marBottom w:val="0"/>
          <w:divBdr>
            <w:top w:val="none" w:sz="0" w:space="0" w:color="auto"/>
            <w:left w:val="none" w:sz="0" w:space="0" w:color="auto"/>
            <w:bottom w:val="none" w:sz="0" w:space="0" w:color="auto"/>
            <w:right w:val="none" w:sz="0" w:space="0" w:color="auto"/>
          </w:divBdr>
        </w:div>
        <w:div w:id="487407758">
          <w:marLeft w:val="640"/>
          <w:marRight w:val="0"/>
          <w:marTop w:val="0"/>
          <w:marBottom w:val="0"/>
          <w:divBdr>
            <w:top w:val="none" w:sz="0" w:space="0" w:color="auto"/>
            <w:left w:val="none" w:sz="0" w:space="0" w:color="auto"/>
            <w:bottom w:val="none" w:sz="0" w:space="0" w:color="auto"/>
            <w:right w:val="none" w:sz="0" w:space="0" w:color="auto"/>
          </w:divBdr>
        </w:div>
        <w:div w:id="1606422835">
          <w:marLeft w:val="640"/>
          <w:marRight w:val="0"/>
          <w:marTop w:val="0"/>
          <w:marBottom w:val="0"/>
          <w:divBdr>
            <w:top w:val="none" w:sz="0" w:space="0" w:color="auto"/>
            <w:left w:val="none" w:sz="0" w:space="0" w:color="auto"/>
            <w:bottom w:val="none" w:sz="0" w:space="0" w:color="auto"/>
            <w:right w:val="none" w:sz="0" w:space="0" w:color="auto"/>
          </w:divBdr>
        </w:div>
        <w:div w:id="140931359">
          <w:marLeft w:val="640"/>
          <w:marRight w:val="0"/>
          <w:marTop w:val="0"/>
          <w:marBottom w:val="0"/>
          <w:divBdr>
            <w:top w:val="none" w:sz="0" w:space="0" w:color="auto"/>
            <w:left w:val="none" w:sz="0" w:space="0" w:color="auto"/>
            <w:bottom w:val="none" w:sz="0" w:space="0" w:color="auto"/>
            <w:right w:val="none" w:sz="0" w:space="0" w:color="auto"/>
          </w:divBdr>
        </w:div>
        <w:div w:id="322853463">
          <w:marLeft w:val="640"/>
          <w:marRight w:val="0"/>
          <w:marTop w:val="0"/>
          <w:marBottom w:val="0"/>
          <w:divBdr>
            <w:top w:val="none" w:sz="0" w:space="0" w:color="auto"/>
            <w:left w:val="none" w:sz="0" w:space="0" w:color="auto"/>
            <w:bottom w:val="none" w:sz="0" w:space="0" w:color="auto"/>
            <w:right w:val="none" w:sz="0" w:space="0" w:color="auto"/>
          </w:divBdr>
        </w:div>
        <w:div w:id="183136076">
          <w:marLeft w:val="640"/>
          <w:marRight w:val="0"/>
          <w:marTop w:val="0"/>
          <w:marBottom w:val="0"/>
          <w:divBdr>
            <w:top w:val="none" w:sz="0" w:space="0" w:color="auto"/>
            <w:left w:val="none" w:sz="0" w:space="0" w:color="auto"/>
            <w:bottom w:val="none" w:sz="0" w:space="0" w:color="auto"/>
            <w:right w:val="none" w:sz="0" w:space="0" w:color="auto"/>
          </w:divBdr>
        </w:div>
        <w:div w:id="193229492">
          <w:marLeft w:val="640"/>
          <w:marRight w:val="0"/>
          <w:marTop w:val="0"/>
          <w:marBottom w:val="0"/>
          <w:divBdr>
            <w:top w:val="none" w:sz="0" w:space="0" w:color="auto"/>
            <w:left w:val="none" w:sz="0" w:space="0" w:color="auto"/>
            <w:bottom w:val="none" w:sz="0" w:space="0" w:color="auto"/>
            <w:right w:val="none" w:sz="0" w:space="0" w:color="auto"/>
          </w:divBdr>
        </w:div>
        <w:div w:id="1251503173">
          <w:marLeft w:val="640"/>
          <w:marRight w:val="0"/>
          <w:marTop w:val="0"/>
          <w:marBottom w:val="0"/>
          <w:divBdr>
            <w:top w:val="none" w:sz="0" w:space="0" w:color="auto"/>
            <w:left w:val="none" w:sz="0" w:space="0" w:color="auto"/>
            <w:bottom w:val="none" w:sz="0" w:space="0" w:color="auto"/>
            <w:right w:val="none" w:sz="0" w:space="0" w:color="auto"/>
          </w:divBdr>
        </w:div>
        <w:div w:id="681980115">
          <w:marLeft w:val="640"/>
          <w:marRight w:val="0"/>
          <w:marTop w:val="0"/>
          <w:marBottom w:val="0"/>
          <w:divBdr>
            <w:top w:val="none" w:sz="0" w:space="0" w:color="auto"/>
            <w:left w:val="none" w:sz="0" w:space="0" w:color="auto"/>
            <w:bottom w:val="none" w:sz="0" w:space="0" w:color="auto"/>
            <w:right w:val="none" w:sz="0" w:space="0" w:color="auto"/>
          </w:divBdr>
        </w:div>
        <w:div w:id="519399098">
          <w:marLeft w:val="640"/>
          <w:marRight w:val="0"/>
          <w:marTop w:val="0"/>
          <w:marBottom w:val="0"/>
          <w:divBdr>
            <w:top w:val="none" w:sz="0" w:space="0" w:color="auto"/>
            <w:left w:val="none" w:sz="0" w:space="0" w:color="auto"/>
            <w:bottom w:val="none" w:sz="0" w:space="0" w:color="auto"/>
            <w:right w:val="none" w:sz="0" w:space="0" w:color="auto"/>
          </w:divBdr>
        </w:div>
        <w:div w:id="1256860454">
          <w:marLeft w:val="640"/>
          <w:marRight w:val="0"/>
          <w:marTop w:val="0"/>
          <w:marBottom w:val="0"/>
          <w:divBdr>
            <w:top w:val="none" w:sz="0" w:space="0" w:color="auto"/>
            <w:left w:val="none" w:sz="0" w:space="0" w:color="auto"/>
            <w:bottom w:val="none" w:sz="0" w:space="0" w:color="auto"/>
            <w:right w:val="none" w:sz="0" w:space="0" w:color="auto"/>
          </w:divBdr>
        </w:div>
        <w:div w:id="1926259312">
          <w:marLeft w:val="640"/>
          <w:marRight w:val="0"/>
          <w:marTop w:val="0"/>
          <w:marBottom w:val="0"/>
          <w:divBdr>
            <w:top w:val="none" w:sz="0" w:space="0" w:color="auto"/>
            <w:left w:val="none" w:sz="0" w:space="0" w:color="auto"/>
            <w:bottom w:val="none" w:sz="0" w:space="0" w:color="auto"/>
            <w:right w:val="none" w:sz="0" w:space="0" w:color="auto"/>
          </w:divBdr>
        </w:div>
        <w:div w:id="1945310354">
          <w:marLeft w:val="640"/>
          <w:marRight w:val="0"/>
          <w:marTop w:val="0"/>
          <w:marBottom w:val="0"/>
          <w:divBdr>
            <w:top w:val="none" w:sz="0" w:space="0" w:color="auto"/>
            <w:left w:val="none" w:sz="0" w:space="0" w:color="auto"/>
            <w:bottom w:val="none" w:sz="0" w:space="0" w:color="auto"/>
            <w:right w:val="none" w:sz="0" w:space="0" w:color="auto"/>
          </w:divBdr>
        </w:div>
        <w:div w:id="1727753496">
          <w:marLeft w:val="640"/>
          <w:marRight w:val="0"/>
          <w:marTop w:val="0"/>
          <w:marBottom w:val="0"/>
          <w:divBdr>
            <w:top w:val="none" w:sz="0" w:space="0" w:color="auto"/>
            <w:left w:val="none" w:sz="0" w:space="0" w:color="auto"/>
            <w:bottom w:val="none" w:sz="0" w:space="0" w:color="auto"/>
            <w:right w:val="none" w:sz="0" w:space="0" w:color="auto"/>
          </w:divBdr>
        </w:div>
        <w:div w:id="1387338098">
          <w:marLeft w:val="640"/>
          <w:marRight w:val="0"/>
          <w:marTop w:val="0"/>
          <w:marBottom w:val="0"/>
          <w:divBdr>
            <w:top w:val="none" w:sz="0" w:space="0" w:color="auto"/>
            <w:left w:val="none" w:sz="0" w:space="0" w:color="auto"/>
            <w:bottom w:val="none" w:sz="0" w:space="0" w:color="auto"/>
            <w:right w:val="none" w:sz="0" w:space="0" w:color="auto"/>
          </w:divBdr>
        </w:div>
        <w:div w:id="764378901">
          <w:marLeft w:val="640"/>
          <w:marRight w:val="0"/>
          <w:marTop w:val="0"/>
          <w:marBottom w:val="0"/>
          <w:divBdr>
            <w:top w:val="none" w:sz="0" w:space="0" w:color="auto"/>
            <w:left w:val="none" w:sz="0" w:space="0" w:color="auto"/>
            <w:bottom w:val="none" w:sz="0" w:space="0" w:color="auto"/>
            <w:right w:val="none" w:sz="0" w:space="0" w:color="auto"/>
          </w:divBdr>
        </w:div>
        <w:div w:id="1896743804">
          <w:marLeft w:val="640"/>
          <w:marRight w:val="0"/>
          <w:marTop w:val="0"/>
          <w:marBottom w:val="0"/>
          <w:divBdr>
            <w:top w:val="none" w:sz="0" w:space="0" w:color="auto"/>
            <w:left w:val="none" w:sz="0" w:space="0" w:color="auto"/>
            <w:bottom w:val="none" w:sz="0" w:space="0" w:color="auto"/>
            <w:right w:val="none" w:sz="0" w:space="0" w:color="auto"/>
          </w:divBdr>
        </w:div>
        <w:div w:id="1417629874">
          <w:marLeft w:val="640"/>
          <w:marRight w:val="0"/>
          <w:marTop w:val="0"/>
          <w:marBottom w:val="0"/>
          <w:divBdr>
            <w:top w:val="none" w:sz="0" w:space="0" w:color="auto"/>
            <w:left w:val="none" w:sz="0" w:space="0" w:color="auto"/>
            <w:bottom w:val="none" w:sz="0" w:space="0" w:color="auto"/>
            <w:right w:val="none" w:sz="0" w:space="0" w:color="auto"/>
          </w:divBdr>
        </w:div>
        <w:div w:id="1402603240">
          <w:marLeft w:val="640"/>
          <w:marRight w:val="0"/>
          <w:marTop w:val="0"/>
          <w:marBottom w:val="0"/>
          <w:divBdr>
            <w:top w:val="none" w:sz="0" w:space="0" w:color="auto"/>
            <w:left w:val="none" w:sz="0" w:space="0" w:color="auto"/>
            <w:bottom w:val="none" w:sz="0" w:space="0" w:color="auto"/>
            <w:right w:val="none" w:sz="0" w:space="0" w:color="auto"/>
          </w:divBdr>
        </w:div>
        <w:div w:id="1547140340">
          <w:marLeft w:val="640"/>
          <w:marRight w:val="0"/>
          <w:marTop w:val="0"/>
          <w:marBottom w:val="0"/>
          <w:divBdr>
            <w:top w:val="none" w:sz="0" w:space="0" w:color="auto"/>
            <w:left w:val="none" w:sz="0" w:space="0" w:color="auto"/>
            <w:bottom w:val="none" w:sz="0" w:space="0" w:color="auto"/>
            <w:right w:val="none" w:sz="0" w:space="0" w:color="auto"/>
          </w:divBdr>
        </w:div>
        <w:div w:id="383138048">
          <w:marLeft w:val="640"/>
          <w:marRight w:val="0"/>
          <w:marTop w:val="0"/>
          <w:marBottom w:val="0"/>
          <w:divBdr>
            <w:top w:val="none" w:sz="0" w:space="0" w:color="auto"/>
            <w:left w:val="none" w:sz="0" w:space="0" w:color="auto"/>
            <w:bottom w:val="none" w:sz="0" w:space="0" w:color="auto"/>
            <w:right w:val="none" w:sz="0" w:space="0" w:color="auto"/>
          </w:divBdr>
        </w:div>
        <w:div w:id="175585175">
          <w:marLeft w:val="640"/>
          <w:marRight w:val="0"/>
          <w:marTop w:val="0"/>
          <w:marBottom w:val="0"/>
          <w:divBdr>
            <w:top w:val="none" w:sz="0" w:space="0" w:color="auto"/>
            <w:left w:val="none" w:sz="0" w:space="0" w:color="auto"/>
            <w:bottom w:val="none" w:sz="0" w:space="0" w:color="auto"/>
            <w:right w:val="none" w:sz="0" w:space="0" w:color="auto"/>
          </w:divBdr>
        </w:div>
        <w:div w:id="1731726467">
          <w:marLeft w:val="640"/>
          <w:marRight w:val="0"/>
          <w:marTop w:val="0"/>
          <w:marBottom w:val="0"/>
          <w:divBdr>
            <w:top w:val="none" w:sz="0" w:space="0" w:color="auto"/>
            <w:left w:val="none" w:sz="0" w:space="0" w:color="auto"/>
            <w:bottom w:val="none" w:sz="0" w:space="0" w:color="auto"/>
            <w:right w:val="none" w:sz="0" w:space="0" w:color="auto"/>
          </w:divBdr>
        </w:div>
        <w:div w:id="1916013442">
          <w:marLeft w:val="640"/>
          <w:marRight w:val="0"/>
          <w:marTop w:val="0"/>
          <w:marBottom w:val="0"/>
          <w:divBdr>
            <w:top w:val="none" w:sz="0" w:space="0" w:color="auto"/>
            <w:left w:val="none" w:sz="0" w:space="0" w:color="auto"/>
            <w:bottom w:val="none" w:sz="0" w:space="0" w:color="auto"/>
            <w:right w:val="none" w:sz="0" w:space="0" w:color="auto"/>
          </w:divBdr>
        </w:div>
        <w:div w:id="195773786">
          <w:marLeft w:val="640"/>
          <w:marRight w:val="0"/>
          <w:marTop w:val="0"/>
          <w:marBottom w:val="0"/>
          <w:divBdr>
            <w:top w:val="none" w:sz="0" w:space="0" w:color="auto"/>
            <w:left w:val="none" w:sz="0" w:space="0" w:color="auto"/>
            <w:bottom w:val="none" w:sz="0" w:space="0" w:color="auto"/>
            <w:right w:val="none" w:sz="0" w:space="0" w:color="auto"/>
          </w:divBdr>
        </w:div>
        <w:div w:id="1798140460">
          <w:marLeft w:val="640"/>
          <w:marRight w:val="0"/>
          <w:marTop w:val="0"/>
          <w:marBottom w:val="0"/>
          <w:divBdr>
            <w:top w:val="none" w:sz="0" w:space="0" w:color="auto"/>
            <w:left w:val="none" w:sz="0" w:space="0" w:color="auto"/>
            <w:bottom w:val="none" w:sz="0" w:space="0" w:color="auto"/>
            <w:right w:val="none" w:sz="0" w:space="0" w:color="auto"/>
          </w:divBdr>
        </w:div>
      </w:divsChild>
    </w:div>
    <w:div w:id="732505839">
      <w:marLeft w:val="0"/>
      <w:marRight w:val="0"/>
      <w:marTop w:val="0"/>
      <w:marBottom w:val="0"/>
      <w:divBdr>
        <w:top w:val="none" w:sz="0" w:space="0" w:color="auto"/>
        <w:left w:val="none" w:sz="0" w:space="0" w:color="auto"/>
        <w:bottom w:val="none" w:sz="0" w:space="0" w:color="auto"/>
        <w:right w:val="none" w:sz="0" w:space="0" w:color="auto"/>
      </w:divBdr>
    </w:div>
    <w:div w:id="734547204">
      <w:bodyDiv w:val="1"/>
      <w:marLeft w:val="0"/>
      <w:marRight w:val="0"/>
      <w:marTop w:val="0"/>
      <w:marBottom w:val="0"/>
      <w:divBdr>
        <w:top w:val="none" w:sz="0" w:space="0" w:color="auto"/>
        <w:left w:val="none" w:sz="0" w:space="0" w:color="auto"/>
        <w:bottom w:val="none" w:sz="0" w:space="0" w:color="auto"/>
        <w:right w:val="none" w:sz="0" w:space="0" w:color="auto"/>
      </w:divBdr>
      <w:divsChild>
        <w:div w:id="2018650070">
          <w:marLeft w:val="640"/>
          <w:marRight w:val="0"/>
          <w:marTop w:val="0"/>
          <w:marBottom w:val="0"/>
          <w:divBdr>
            <w:top w:val="none" w:sz="0" w:space="0" w:color="auto"/>
            <w:left w:val="none" w:sz="0" w:space="0" w:color="auto"/>
            <w:bottom w:val="none" w:sz="0" w:space="0" w:color="auto"/>
            <w:right w:val="none" w:sz="0" w:space="0" w:color="auto"/>
          </w:divBdr>
        </w:div>
        <w:div w:id="703212392">
          <w:marLeft w:val="640"/>
          <w:marRight w:val="0"/>
          <w:marTop w:val="0"/>
          <w:marBottom w:val="0"/>
          <w:divBdr>
            <w:top w:val="none" w:sz="0" w:space="0" w:color="auto"/>
            <w:left w:val="none" w:sz="0" w:space="0" w:color="auto"/>
            <w:bottom w:val="none" w:sz="0" w:space="0" w:color="auto"/>
            <w:right w:val="none" w:sz="0" w:space="0" w:color="auto"/>
          </w:divBdr>
        </w:div>
        <w:div w:id="327681504">
          <w:marLeft w:val="640"/>
          <w:marRight w:val="0"/>
          <w:marTop w:val="0"/>
          <w:marBottom w:val="0"/>
          <w:divBdr>
            <w:top w:val="none" w:sz="0" w:space="0" w:color="auto"/>
            <w:left w:val="none" w:sz="0" w:space="0" w:color="auto"/>
            <w:bottom w:val="none" w:sz="0" w:space="0" w:color="auto"/>
            <w:right w:val="none" w:sz="0" w:space="0" w:color="auto"/>
          </w:divBdr>
        </w:div>
        <w:div w:id="1924029415">
          <w:marLeft w:val="640"/>
          <w:marRight w:val="0"/>
          <w:marTop w:val="0"/>
          <w:marBottom w:val="0"/>
          <w:divBdr>
            <w:top w:val="none" w:sz="0" w:space="0" w:color="auto"/>
            <w:left w:val="none" w:sz="0" w:space="0" w:color="auto"/>
            <w:bottom w:val="none" w:sz="0" w:space="0" w:color="auto"/>
            <w:right w:val="none" w:sz="0" w:space="0" w:color="auto"/>
          </w:divBdr>
        </w:div>
        <w:div w:id="1528641396">
          <w:marLeft w:val="640"/>
          <w:marRight w:val="0"/>
          <w:marTop w:val="0"/>
          <w:marBottom w:val="0"/>
          <w:divBdr>
            <w:top w:val="none" w:sz="0" w:space="0" w:color="auto"/>
            <w:left w:val="none" w:sz="0" w:space="0" w:color="auto"/>
            <w:bottom w:val="none" w:sz="0" w:space="0" w:color="auto"/>
            <w:right w:val="none" w:sz="0" w:space="0" w:color="auto"/>
          </w:divBdr>
        </w:div>
        <w:div w:id="1256750377">
          <w:marLeft w:val="640"/>
          <w:marRight w:val="0"/>
          <w:marTop w:val="0"/>
          <w:marBottom w:val="0"/>
          <w:divBdr>
            <w:top w:val="none" w:sz="0" w:space="0" w:color="auto"/>
            <w:left w:val="none" w:sz="0" w:space="0" w:color="auto"/>
            <w:bottom w:val="none" w:sz="0" w:space="0" w:color="auto"/>
            <w:right w:val="none" w:sz="0" w:space="0" w:color="auto"/>
          </w:divBdr>
        </w:div>
        <w:div w:id="2009138128">
          <w:marLeft w:val="640"/>
          <w:marRight w:val="0"/>
          <w:marTop w:val="0"/>
          <w:marBottom w:val="0"/>
          <w:divBdr>
            <w:top w:val="none" w:sz="0" w:space="0" w:color="auto"/>
            <w:left w:val="none" w:sz="0" w:space="0" w:color="auto"/>
            <w:bottom w:val="none" w:sz="0" w:space="0" w:color="auto"/>
            <w:right w:val="none" w:sz="0" w:space="0" w:color="auto"/>
          </w:divBdr>
        </w:div>
        <w:div w:id="1657221064">
          <w:marLeft w:val="640"/>
          <w:marRight w:val="0"/>
          <w:marTop w:val="0"/>
          <w:marBottom w:val="0"/>
          <w:divBdr>
            <w:top w:val="none" w:sz="0" w:space="0" w:color="auto"/>
            <w:left w:val="none" w:sz="0" w:space="0" w:color="auto"/>
            <w:bottom w:val="none" w:sz="0" w:space="0" w:color="auto"/>
            <w:right w:val="none" w:sz="0" w:space="0" w:color="auto"/>
          </w:divBdr>
        </w:div>
        <w:div w:id="577402101">
          <w:marLeft w:val="640"/>
          <w:marRight w:val="0"/>
          <w:marTop w:val="0"/>
          <w:marBottom w:val="0"/>
          <w:divBdr>
            <w:top w:val="none" w:sz="0" w:space="0" w:color="auto"/>
            <w:left w:val="none" w:sz="0" w:space="0" w:color="auto"/>
            <w:bottom w:val="none" w:sz="0" w:space="0" w:color="auto"/>
            <w:right w:val="none" w:sz="0" w:space="0" w:color="auto"/>
          </w:divBdr>
        </w:div>
        <w:div w:id="40598102">
          <w:marLeft w:val="640"/>
          <w:marRight w:val="0"/>
          <w:marTop w:val="0"/>
          <w:marBottom w:val="0"/>
          <w:divBdr>
            <w:top w:val="none" w:sz="0" w:space="0" w:color="auto"/>
            <w:left w:val="none" w:sz="0" w:space="0" w:color="auto"/>
            <w:bottom w:val="none" w:sz="0" w:space="0" w:color="auto"/>
            <w:right w:val="none" w:sz="0" w:space="0" w:color="auto"/>
          </w:divBdr>
        </w:div>
        <w:div w:id="313753045">
          <w:marLeft w:val="640"/>
          <w:marRight w:val="0"/>
          <w:marTop w:val="0"/>
          <w:marBottom w:val="0"/>
          <w:divBdr>
            <w:top w:val="none" w:sz="0" w:space="0" w:color="auto"/>
            <w:left w:val="none" w:sz="0" w:space="0" w:color="auto"/>
            <w:bottom w:val="none" w:sz="0" w:space="0" w:color="auto"/>
            <w:right w:val="none" w:sz="0" w:space="0" w:color="auto"/>
          </w:divBdr>
        </w:div>
        <w:div w:id="473763273">
          <w:marLeft w:val="640"/>
          <w:marRight w:val="0"/>
          <w:marTop w:val="0"/>
          <w:marBottom w:val="0"/>
          <w:divBdr>
            <w:top w:val="none" w:sz="0" w:space="0" w:color="auto"/>
            <w:left w:val="none" w:sz="0" w:space="0" w:color="auto"/>
            <w:bottom w:val="none" w:sz="0" w:space="0" w:color="auto"/>
            <w:right w:val="none" w:sz="0" w:space="0" w:color="auto"/>
          </w:divBdr>
        </w:div>
        <w:div w:id="1665161100">
          <w:marLeft w:val="640"/>
          <w:marRight w:val="0"/>
          <w:marTop w:val="0"/>
          <w:marBottom w:val="0"/>
          <w:divBdr>
            <w:top w:val="none" w:sz="0" w:space="0" w:color="auto"/>
            <w:left w:val="none" w:sz="0" w:space="0" w:color="auto"/>
            <w:bottom w:val="none" w:sz="0" w:space="0" w:color="auto"/>
            <w:right w:val="none" w:sz="0" w:space="0" w:color="auto"/>
          </w:divBdr>
        </w:div>
        <w:div w:id="156724724">
          <w:marLeft w:val="640"/>
          <w:marRight w:val="0"/>
          <w:marTop w:val="0"/>
          <w:marBottom w:val="0"/>
          <w:divBdr>
            <w:top w:val="none" w:sz="0" w:space="0" w:color="auto"/>
            <w:left w:val="none" w:sz="0" w:space="0" w:color="auto"/>
            <w:bottom w:val="none" w:sz="0" w:space="0" w:color="auto"/>
            <w:right w:val="none" w:sz="0" w:space="0" w:color="auto"/>
          </w:divBdr>
        </w:div>
        <w:div w:id="1221594330">
          <w:marLeft w:val="640"/>
          <w:marRight w:val="0"/>
          <w:marTop w:val="0"/>
          <w:marBottom w:val="0"/>
          <w:divBdr>
            <w:top w:val="none" w:sz="0" w:space="0" w:color="auto"/>
            <w:left w:val="none" w:sz="0" w:space="0" w:color="auto"/>
            <w:bottom w:val="none" w:sz="0" w:space="0" w:color="auto"/>
            <w:right w:val="none" w:sz="0" w:space="0" w:color="auto"/>
          </w:divBdr>
        </w:div>
        <w:div w:id="1810438125">
          <w:marLeft w:val="640"/>
          <w:marRight w:val="0"/>
          <w:marTop w:val="0"/>
          <w:marBottom w:val="0"/>
          <w:divBdr>
            <w:top w:val="none" w:sz="0" w:space="0" w:color="auto"/>
            <w:left w:val="none" w:sz="0" w:space="0" w:color="auto"/>
            <w:bottom w:val="none" w:sz="0" w:space="0" w:color="auto"/>
            <w:right w:val="none" w:sz="0" w:space="0" w:color="auto"/>
          </w:divBdr>
        </w:div>
        <w:div w:id="662054000">
          <w:marLeft w:val="640"/>
          <w:marRight w:val="0"/>
          <w:marTop w:val="0"/>
          <w:marBottom w:val="0"/>
          <w:divBdr>
            <w:top w:val="none" w:sz="0" w:space="0" w:color="auto"/>
            <w:left w:val="none" w:sz="0" w:space="0" w:color="auto"/>
            <w:bottom w:val="none" w:sz="0" w:space="0" w:color="auto"/>
            <w:right w:val="none" w:sz="0" w:space="0" w:color="auto"/>
          </w:divBdr>
        </w:div>
        <w:div w:id="58017608">
          <w:marLeft w:val="640"/>
          <w:marRight w:val="0"/>
          <w:marTop w:val="0"/>
          <w:marBottom w:val="0"/>
          <w:divBdr>
            <w:top w:val="none" w:sz="0" w:space="0" w:color="auto"/>
            <w:left w:val="none" w:sz="0" w:space="0" w:color="auto"/>
            <w:bottom w:val="none" w:sz="0" w:space="0" w:color="auto"/>
            <w:right w:val="none" w:sz="0" w:space="0" w:color="auto"/>
          </w:divBdr>
        </w:div>
        <w:div w:id="161775355">
          <w:marLeft w:val="640"/>
          <w:marRight w:val="0"/>
          <w:marTop w:val="0"/>
          <w:marBottom w:val="0"/>
          <w:divBdr>
            <w:top w:val="none" w:sz="0" w:space="0" w:color="auto"/>
            <w:left w:val="none" w:sz="0" w:space="0" w:color="auto"/>
            <w:bottom w:val="none" w:sz="0" w:space="0" w:color="auto"/>
            <w:right w:val="none" w:sz="0" w:space="0" w:color="auto"/>
          </w:divBdr>
        </w:div>
        <w:div w:id="1838376630">
          <w:marLeft w:val="640"/>
          <w:marRight w:val="0"/>
          <w:marTop w:val="0"/>
          <w:marBottom w:val="0"/>
          <w:divBdr>
            <w:top w:val="none" w:sz="0" w:space="0" w:color="auto"/>
            <w:left w:val="none" w:sz="0" w:space="0" w:color="auto"/>
            <w:bottom w:val="none" w:sz="0" w:space="0" w:color="auto"/>
            <w:right w:val="none" w:sz="0" w:space="0" w:color="auto"/>
          </w:divBdr>
        </w:div>
        <w:div w:id="1813524140">
          <w:marLeft w:val="640"/>
          <w:marRight w:val="0"/>
          <w:marTop w:val="0"/>
          <w:marBottom w:val="0"/>
          <w:divBdr>
            <w:top w:val="none" w:sz="0" w:space="0" w:color="auto"/>
            <w:left w:val="none" w:sz="0" w:space="0" w:color="auto"/>
            <w:bottom w:val="none" w:sz="0" w:space="0" w:color="auto"/>
            <w:right w:val="none" w:sz="0" w:space="0" w:color="auto"/>
          </w:divBdr>
        </w:div>
        <w:div w:id="481194212">
          <w:marLeft w:val="640"/>
          <w:marRight w:val="0"/>
          <w:marTop w:val="0"/>
          <w:marBottom w:val="0"/>
          <w:divBdr>
            <w:top w:val="none" w:sz="0" w:space="0" w:color="auto"/>
            <w:left w:val="none" w:sz="0" w:space="0" w:color="auto"/>
            <w:bottom w:val="none" w:sz="0" w:space="0" w:color="auto"/>
            <w:right w:val="none" w:sz="0" w:space="0" w:color="auto"/>
          </w:divBdr>
        </w:div>
        <w:div w:id="1209998290">
          <w:marLeft w:val="640"/>
          <w:marRight w:val="0"/>
          <w:marTop w:val="0"/>
          <w:marBottom w:val="0"/>
          <w:divBdr>
            <w:top w:val="none" w:sz="0" w:space="0" w:color="auto"/>
            <w:left w:val="none" w:sz="0" w:space="0" w:color="auto"/>
            <w:bottom w:val="none" w:sz="0" w:space="0" w:color="auto"/>
            <w:right w:val="none" w:sz="0" w:space="0" w:color="auto"/>
          </w:divBdr>
        </w:div>
        <w:div w:id="672100636">
          <w:marLeft w:val="640"/>
          <w:marRight w:val="0"/>
          <w:marTop w:val="0"/>
          <w:marBottom w:val="0"/>
          <w:divBdr>
            <w:top w:val="none" w:sz="0" w:space="0" w:color="auto"/>
            <w:left w:val="none" w:sz="0" w:space="0" w:color="auto"/>
            <w:bottom w:val="none" w:sz="0" w:space="0" w:color="auto"/>
            <w:right w:val="none" w:sz="0" w:space="0" w:color="auto"/>
          </w:divBdr>
        </w:div>
        <w:div w:id="1792554748">
          <w:marLeft w:val="640"/>
          <w:marRight w:val="0"/>
          <w:marTop w:val="0"/>
          <w:marBottom w:val="0"/>
          <w:divBdr>
            <w:top w:val="none" w:sz="0" w:space="0" w:color="auto"/>
            <w:left w:val="none" w:sz="0" w:space="0" w:color="auto"/>
            <w:bottom w:val="none" w:sz="0" w:space="0" w:color="auto"/>
            <w:right w:val="none" w:sz="0" w:space="0" w:color="auto"/>
          </w:divBdr>
        </w:div>
        <w:div w:id="1894611758">
          <w:marLeft w:val="640"/>
          <w:marRight w:val="0"/>
          <w:marTop w:val="0"/>
          <w:marBottom w:val="0"/>
          <w:divBdr>
            <w:top w:val="none" w:sz="0" w:space="0" w:color="auto"/>
            <w:left w:val="none" w:sz="0" w:space="0" w:color="auto"/>
            <w:bottom w:val="none" w:sz="0" w:space="0" w:color="auto"/>
            <w:right w:val="none" w:sz="0" w:space="0" w:color="auto"/>
          </w:divBdr>
        </w:div>
        <w:div w:id="93402774">
          <w:marLeft w:val="640"/>
          <w:marRight w:val="0"/>
          <w:marTop w:val="0"/>
          <w:marBottom w:val="0"/>
          <w:divBdr>
            <w:top w:val="none" w:sz="0" w:space="0" w:color="auto"/>
            <w:left w:val="none" w:sz="0" w:space="0" w:color="auto"/>
            <w:bottom w:val="none" w:sz="0" w:space="0" w:color="auto"/>
            <w:right w:val="none" w:sz="0" w:space="0" w:color="auto"/>
          </w:divBdr>
        </w:div>
        <w:div w:id="1683629115">
          <w:marLeft w:val="640"/>
          <w:marRight w:val="0"/>
          <w:marTop w:val="0"/>
          <w:marBottom w:val="0"/>
          <w:divBdr>
            <w:top w:val="none" w:sz="0" w:space="0" w:color="auto"/>
            <w:left w:val="none" w:sz="0" w:space="0" w:color="auto"/>
            <w:bottom w:val="none" w:sz="0" w:space="0" w:color="auto"/>
            <w:right w:val="none" w:sz="0" w:space="0" w:color="auto"/>
          </w:divBdr>
        </w:div>
        <w:div w:id="2098550905">
          <w:marLeft w:val="640"/>
          <w:marRight w:val="0"/>
          <w:marTop w:val="0"/>
          <w:marBottom w:val="0"/>
          <w:divBdr>
            <w:top w:val="none" w:sz="0" w:space="0" w:color="auto"/>
            <w:left w:val="none" w:sz="0" w:space="0" w:color="auto"/>
            <w:bottom w:val="none" w:sz="0" w:space="0" w:color="auto"/>
            <w:right w:val="none" w:sz="0" w:space="0" w:color="auto"/>
          </w:divBdr>
        </w:div>
        <w:div w:id="309330190">
          <w:marLeft w:val="640"/>
          <w:marRight w:val="0"/>
          <w:marTop w:val="0"/>
          <w:marBottom w:val="0"/>
          <w:divBdr>
            <w:top w:val="none" w:sz="0" w:space="0" w:color="auto"/>
            <w:left w:val="none" w:sz="0" w:space="0" w:color="auto"/>
            <w:bottom w:val="none" w:sz="0" w:space="0" w:color="auto"/>
            <w:right w:val="none" w:sz="0" w:space="0" w:color="auto"/>
          </w:divBdr>
        </w:div>
        <w:div w:id="457378078">
          <w:marLeft w:val="640"/>
          <w:marRight w:val="0"/>
          <w:marTop w:val="0"/>
          <w:marBottom w:val="0"/>
          <w:divBdr>
            <w:top w:val="none" w:sz="0" w:space="0" w:color="auto"/>
            <w:left w:val="none" w:sz="0" w:space="0" w:color="auto"/>
            <w:bottom w:val="none" w:sz="0" w:space="0" w:color="auto"/>
            <w:right w:val="none" w:sz="0" w:space="0" w:color="auto"/>
          </w:divBdr>
        </w:div>
        <w:div w:id="773132214">
          <w:marLeft w:val="640"/>
          <w:marRight w:val="0"/>
          <w:marTop w:val="0"/>
          <w:marBottom w:val="0"/>
          <w:divBdr>
            <w:top w:val="none" w:sz="0" w:space="0" w:color="auto"/>
            <w:left w:val="none" w:sz="0" w:space="0" w:color="auto"/>
            <w:bottom w:val="none" w:sz="0" w:space="0" w:color="auto"/>
            <w:right w:val="none" w:sz="0" w:space="0" w:color="auto"/>
          </w:divBdr>
        </w:div>
        <w:div w:id="65423915">
          <w:marLeft w:val="640"/>
          <w:marRight w:val="0"/>
          <w:marTop w:val="0"/>
          <w:marBottom w:val="0"/>
          <w:divBdr>
            <w:top w:val="none" w:sz="0" w:space="0" w:color="auto"/>
            <w:left w:val="none" w:sz="0" w:space="0" w:color="auto"/>
            <w:bottom w:val="none" w:sz="0" w:space="0" w:color="auto"/>
            <w:right w:val="none" w:sz="0" w:space="0" w:color="auto"/>
          </w:divBdr>
        </w:div>
        <w:div w:id="391579391">
          <w:marLeft w:val="640"/>
          <w:marRight w:val="0"/>
          <w:marTop w:val="0"/>
          <w:marBottom w:val="0"/>
          <w:divBdr>
            <w:top w:val="none" w:sz="0" w:space="0" w:color="auto"/>
            <w:left w:val="none" w:sz="0" w:space="0" w:color="auto"/>
            <w:bottom w:val="none" w:sz="0" w:space="0" w:color="auto"/>
            <w:right w:val="none" w:sz="0" w:space="0" w:color="auto"/>
          </w:divBdr>
        </w:div>
        <w:div w:id="560946573">
          <w:marLeft w:val="640"/>
          <w:marRight w:val="0"/>
          <w:marTop w:val="0"/>
          <w:marBottom w:val="0"/>
          <w:divBdr>
            <w:top w:val="none" w:sz="0" w:space="0" w:color="auto"/>
            <w:left w:val="none" w:sz="0" w:space="0" w:color="auto"/>
            <w:bottom w:val="none" w:sz="0" w:space="0" w:color="auto"/>
            <w:right w:val="none" w:sz="0" w:space="0" w:color="auto"/>
          </w:divBdr>
        </w:div>
        <w:div w:id="386338443">
          <w:marLeft w:val="640"/>
          <w:marRight w:val="0"/>
          <w:marTop w:val="0"/>
          <w:marBottom w:val="0"/>
          <w:divBdr>
            <w:top w:val="none" w:sz="0" w:space="0" w:color="auto"/>
            <w:left w:val="none" w:sz="0" w:space="0" w:color="auto"/>
            <w:bottom w:val="none" w:sz="0" w:space="0" w:color="auto"/>
            <w:right w:val="none" w:sz="0" w:space="0" w:color="auto"/>
          </w:divBdr>
        </w:div>
        <w:div w:id="501898946">
          <w:marLeft w:val="640"/>
          <w:marRight w:val="0"/>
          <w:marTop w:val="0"/>
          <w:marBottom w:val="0"/>
          <w:divBdr>
            <w:top w:val="none" w:sz="0" w:space="0" w:color="auto"/>
            <w:left w:val="none" w:sz="0" w:space="0" w:color="auto"/>
            <w:bottom w:val="none" w:sz="0" w:space="0" w:color="auto"/>
            <w:right w:val="none" w:sz="0" w:space="0" w:color="auto"/>
          </w:divBdr>
        </w:div>
        <w:div w:id="459612633">
          <w:marLeft w:val="640"/>
          <w:marRight w:val="0"/>
          <w:marTop w:val="0"/>
          <w:marBottom w:val="0"/>
          <w:divBdr>
            <w:top w:val="none" w:sz="0" w:space="0" w:color="auto"/>
            <w:left w:val="none" w:sz="0" w:space="0" w:color="auto"/>
            <w:bottom w:val="none" w:sz="0" w:space="0" w:color="auto"/>
            <w:right w:val="none" w:sz="0" w:space="0" w:color="auto"/>
          </w:divBdr>
        </w:div>
        <w:div w:id="234127005">
          <w:marLeft w:val="640"/>
          <w:marRight w:val="0"/>
          <w:marTop w:val="0"/>
          <w:marBottom w:val="0"/>
          <w:divBdr>
            <w:top w:val="none" w:sz="0" w:space="0" w:color="auto"/>
            <w:left w:val="none" w:sz="0" w:space="0" w:color="auto"/>
            <w:bottom w:val="none" w:sz="0" w:space="0" w:color="auto"/>
            <w:right w:val="none" w:sz="0" w:space="0" w:color="auto"/>
          </w:divBdr>
        </w:div>
        <w:div w:id="1372801071">
          <w:marLeft w:val="640"/>
          <w:marRight w:val="0"/>
          <w:marTop w:val="0"/>
          <w:marBottom w:val="0"/>
          <w:divBdr>
            <w:top w:val="none" w:sz="0" w:space="0" w:color="auto"/>
            <w:left w:val="none" w:sz="0" w:space="0" w:color="auto"/>
            <w:bottom w:val="none" w:sz="0" w:space="0" w:color="auto"/>
            <w:right w:val="none" w:sz="0" w:space="0" w:color="auto"/>
          </w:divBdr>
        </w:div>
        <w:div w:id="638264151">
          <w:marLeft w:val="640"/>
          <w:marRight w:val="0"/>
          <w:marTop w:val="0"/>
          <w:marBottom w:val="0"/>
          <w:divBdr>
            <w:top w:val="none" w:sz="0" w:space="0" w:color="auto"/>
            <w:left w:val="none" w:sz="0" w:space="0" w:color="auto"/>
            <w:bottom w:val="none" w:sz="0" w:space="0" w:color="auto"/>
            <w:right w:val="none" w:sz="0" w:space="0" w:color="auto"/>
          </w:divBdr>
        </w:div>
        <w:div w:id="427967984">
          <w:marLeft w:val="640"/>
          <w:marRight w:val="0"/>
          <w:marTop w:val="0"/>
          <w:marBottom w:val="0"/>
          <w:divBdr>
            <w:top w:val="none" w:sz="0" w:space="0" w:color="auto"/>
            <w:left w:val="none" w:sz="0" w:space="0" w:color="auto"/>
            <w:bottom w:val="none" w:sz="0" w:space="0" w:color="auto"/>
            <w:right w:val="none" w:sz="0" w:space="0" w:color="auto"/>
          </w:divBdr>
        </w:div>
        <w:div w:id="1245992196">
          <w:marLeft w:val="640"/>
          <w:marRight w:val="0"/>
          <w:marTop w:val="0"/>
          <w:marBottom w:val="0"/>
          <w:divBdr>
            <w:top w:val="none" w:sz="0" w:space="0" w:color="auto"/>
            <w:left w:val="none" w:sz="0" w:space="0" w:color="auto"/>
            <w:bottom w:val="none" w:sz="0" w:space="0" w:color="auto"/>
            <w:right w:val="none" w:sz="0" w:space="0" w:color="auto"/>
          </w:divBdr>
        </w:div>
        <w:div w:id="1384871224">
          <w:marLeft w:val="640"/>
          <w:marRight w:val="0"/>
          <w:marTop w:val="0"/>
          <w:marBottom w:val="0"/>
          <w:divBdr>
            <w:top w:val="none" w:sz="0" w:space="0" w:color="auto"/>
            <w:left w:val="none" w:sz="0" w:space="0" w:color="auto"/>
            <w:bottom w:val="none" w:sz="0" w:space="0" w:color="auto"/>
            <w:right w:val="none" w:sz="0" w:space="0" w:color="auto"/>
          </w:divBdr>
        </w:div>
        <w:div w:id="2056463299">
          <w:marLeft w:val="640"/>
          <w:marRight w:val="0"/>
          <w:marTop w:val="0"/>
          <w:marBottom w:val="0"/>
          <w:divBdr>
            <w:top w:val="none" w:sz="0" w:space="0" w:color="auto"/>
            <w:left w:val="none" w:sz="0" w:space="0" w:color="auto"/>
            <w:bottom w:val="none" w:sz="0" w:space="0" w:color="auto"/>
            <w:right w:val="none" w:sz="0" w:space="0" w:color="auto"/>
          </w:divBdr>
        </w:div>
        <w:div w:id="416098090">
          <w:marLeft w:val="640"/>
          <w:marRight w:val="0"/>
          <w:marTop w:val="0"/>
          <w:marBottom w:val="0"/>
          <w:divBdr>
            <w:top w:val="none" w:sz="0" w:space="0" w:color="auto"/>
            <w:left w:val="none" w:sz="0" w:space="0" w:color="auto"/>
            <w:bottom w:val="none" w:sz="0" w:space="0" w:color="auto"/>
            <w:right w:val="none" w:sz="0" w:space="0" w:color="auto"/>
          </w:divBdr>
        </w:div>
        <w:div w:id="387723709">
          <w:marLeft w:val="640"/>
          <w:marRight w:val="0"/>
          <w:marTop w:val="0"/>
          <w:marBottom w:val="0"/>
          <w:divBdr>
            <w:top w:val="none" w:sz="0" w:space="0" w:color="auto"/>
            <w:left w:val="none" w:sz="0" w:space="0" w:color="auto"/>
            <w:bottom w:val="none" w:sz="0" w:space="0" w:color="auto"/>
            <w:right w:val="none" w:sz="0" w:space="0" w:color="auto"/>
          </w:divBdr>
        </w:div>
        <w:div w:id="534461558">
          <w:marLeft w:val="640"/>
          <w:marRight w:val="0"/>
          <w:marTop w:val="0"/>
          <w:marBottom w:val="0"/>
          <w:divBdr>
            <w:top w:val="none" w:sz="0" w:space="0" w:color="auto"/>
            <w:left w:val="none" w:sz="0" w:space="0" w:color="auto"/>
            <w:bottom w:val="none" w:sz="0" w:space="0" w:color="auto"/>
            <w:right w:val="none" w:sz="0" w:space="0" w:color="auto"/>
          </w:divBdr>
        </w:div>
        <w:div w:id="111748835">
          <w:marLeft w:val="640"/>
          <w:marRight w:val="0"/>
          <w:marTop w:val="0"/>
          <w:marBottom w:val="0"/>
          <w:divBdr>
            <w:top w:val="none" w:sz="0" w:space="0" w:color="auto"/>
            <w:left w:val="none" w:sz="0" w:space="0" w:color="auto"/>
            <w:bottom w:val="none" w:sz="0" w:space="0" w:color="auto"/>
            <w:right w:val="none" w:sz="0" w:space="0" w:color="auto"/>
          </w:divBdr>
        </w:div>
        <w:div w:id="2096391448">
          <w:marLeft w:val="640"/>
          <w:marRight w:val="0"/>
          <w:marTop w:val="0"/>
          <w:marBottom w:val="0"/>
          <w:divBdr>
            <w:top w:val="none" w:sz="0" w:space="0" w:color="auto"/>
            <w:left w:val="none" w:sz="0" w:space="0" w:color="auto"/>
            <w:bottom w:val="none" w:sz="0" w:space="0" w:color="auto"/>
            <w:right w:val="none" w:sz="0" w:space="0" w:color="auto"/>
          </w:divBdr>
        </w:div>
        <w:div w:id="1861778135">
          <w:marLeft w:val="640"/>
          <w:marRight w:val="0"/>
          <w:marTop w:val="0"/>
          <w:marBottom w:val="0"/>
          <w:divBdr>
            <w:top w:val="none" w:sz="0" w:space="0" w:color="auto"/>
            <w:left w:val="none" w:sz="0" w:space="0" w:color="auto"/>
            <w:bottom w:val="none" w:sz="0" w:space="0" w:color="auto"/>
            <w:right w:val="none" w:sz="0" w:space="0" w:color="auto"/>
          </w:divBdr>
        </w:div>
      </w:divsChild>
    </w:div>
    <w:div w:id="734552297">
      <w:marLeft w:val="0"/>
      <w:marRight w:val="0"/>
      <w:marTop w:val="0"/>
      <w:marBottom w:val="0"/>
      <w:divBdr>
        <w:top w:val="none" w:sz="0" w:space="0" w:color="auto"/>
        <w:left w:val="none" w:sz="0" w:space="0" w:color="auto"/>
        <w:bottom w:val="none" w:sz="0" w:space="0" w:color="auto"/>
        <w:right w:val="none" w:sz="0" w:space="0" w:color="auto"/>
      </w:divBdr>
    </w:div>
    <w:div w:id="734856956">
      <w:marLeft w:val="0"/>
      <w:marRight w:val="0"/>
      <w:marTop w:val="0"/>
      <w:marBottom w:val="0"/>
      <w:divBdr>
        <w:top w:val="none" w:sz="0" w:space="0" w:color="auto"/>
        <w:left w:val="none" w:sz="0" w:space="0" w:color="auto"/>
        <w:bottom w:val="none" w:sz="0" w:space="0" w:color="auto"/>
        <w:right w:val="none" w:sz="0" w:space="0" w:color="auto"/>
      </w:divBdr>
    </w:div>
    <w:div w:id="736705023">
      <w:bodyDiv w:val="1"/>
      <w:marLeft w:val="0"/>
      <w:marRight w:val="0"/>
      <w:marTop w:val="0"/>
      <w:marBottom w:val="0"/>
      <w:divBdr>
        <w:top w:val="none" w:sz="0" w:space="0" w:color="auto"/>
        <w:left w:val="none" w:sz="0" w:space="0" w:color="auto"/>
        <w:bottom w:val="none" w:sz="0" w:space="0" w:color="auto"/>
        <w:right w:val="none" w:sz="0" w:space="0" w:color="auto"/>
      </w:divBdr>
      <w:divsChild>
        <w:div w:id="1090854810">
          <w:marLeft w:val="640"/>
          <w:marRight w:val="0"/>
          <w:marTop w:val="0"/>
          <w:marBottom w:val="0"/>
          <w:divBdr>
            <w:top w:val="none" w:sz="0" w:space="0" w:color="auto"/>
            <w:left w:val="none" w:sz="0" w:space="0" w:color="auto"/>
            <w:bottom w:val="none" w:sz="0" w:space="0" w:color="auto"/>
            <w:right w:val="none" w:sz="0" w:space="0" w:color="auto"/>
          </w:divBdr>
        </w:div>
        <w:div w:id="416555013">
          <w:marLeft w:val="640"/>
          <w:marRight w:val="0"/>
          <w:marTop w:val="0"/>
          <w:marBottom w:val="0"/>
          <w:divBdr>
            <w:top w:val="none" w:sz="0" w:space="0" w:color="auto"/>
            <w:left w:val="none" w:sz="0" w:space="0" w:color="auto"/>
            <w:bottom w:val="none" w:sz="0" w:space="0" w:color="auto"/>
            <w:right w:val="none" w:sz="0" w:space="0" w:color="auto"/>
          </w:divBdr>
        </w:div>
        <w:div w:id="1596549588">
          <w:marLeft w:val="640"/>
          <w:marRight w:val="0"/>
          <w:marTop w:val="0"/>
          <w:marBottom w:val="0"/>
          <w:divBdr>
            <w:top w:val="none" w:sz="0" w:space="0" w:color="auto"/>
            <w:left w:val="none" w:sz="0" w:space="0" w:color="auto"/>
            <w:bottom w:val="none" w:sz="0" w:space="0" w:color="auto"/>
            <w:right w:val="none" w:sz="0" w:space="0" w:color="auto"/>
          </w:divBdr>
        </w:div>
        <w:div w:id="787697654">
          <w:marLeft w:val="640"/>
          <w:marRight w:val="0"/>
          <w:marTop w:val="0"/>
          <w:marBottom w:val="0"/>
          <w:divBdr>
            <w:top w:val="none" w:sz="0" w:space="0" w:color="auto"/>
            <w:left w:val="none" w:sz="0" w:space="0" w:color="auto"/>
            <w:bottom w:val="none" w:sz="0" w:space="0" w:color="auto"/>
            <w:right w:val="none" w:sz="0" w:space="0" w:color="auto"/>
          </w:divBdr>
        </w:div>
        <w:div w:id="188952248">
          <w:marLeft w:val="640"/>
          <w:marRight w:val="0"/>
          <w:marTop w:val="0"/>
          <w:marBottom w:val="0"/>
          <w:divBdr>
            <w:top w:val="none" w:sz="0" w:space="0" w:color="auto"/>
            <w:left w:val="none" w:sz="0" w:space="0" w:color="auto"/>
            <w:bottom w:val="none" w:sz="0" w:space="0" w:color="auto"/>
            <w:right w:val="none" w:sz="0" w:space="0" w:color="auto"/>
          </w:divBdr>
        </w:div>
        <w:div w:id="666323973">
          <w:marLeft w:val="640"/>
          <w:marRight w:val="0"/>
          <w:marTop w:val="0"/>
          <w:marBottom w:val="0"/>
          <w:divBdr>
            <w:top w:val="none" w:sz="0" w:space="0" w:color="auto"/>
            <w:left w:val="none" w:sz="0" w:space="0" w:color="auto"/>
            <w:bottom w:val="none" w:sz="0" w:space="0" w:color="auto"/>
            <w:right w:val="none" w:sz="0" w:space="0" w:color="auto"/>
          </w:divBdr>
        </w:div>
        <w:div w:id="1424491259">
          <w:marLeft w:val="640"/>
          <w:marRight w:val="0"/>
          <w:marTop w:val="0"/>
          <w:marBottom w:val="0"/>
          <w:divBdr>
            <w:top w:val="none" w:sz="0" w:space="0" w:color="auto"/>
            <w:left w:val="none" w:sz="0" w:space="0" w:color="auto"/>
            <w:bottom w:val="none" w:sz="0" w:space="0" w:color="auto"/>
            <w:right w:val="none" w:sz="0" w:space="0" w:color="auto"/>
          </w:divBdr>
        </w:div>
        <w:div w:id="1761027067">
          <w:marLeft w:val="640"/>
          <w:marRight w:val="0"/>
          <w:marTop w:val="0"/>
          <w:marBottom w:val="0"/>
          <w:divBdr>
            <w:top w:val="none" w:sz="0" w:space="0" w:color="auto"/>
            <w:left w:val="none" w:sz="0" w:space="0" w:color="auto"/>
            <w:bottom w:val="none" w:sz="0" w:space="0" w:color="auto"/>
            <w:right w:val="none" w:sz="0" w:space="0" w:color="auto"/>
          </w:divBdr>
        </w:div>
        <w:div w:id="1182740815">
          <w:marLeft w:val="640"/>
          <w:marRight w:val="0"/>
          <w:marTop w:val="0"/>
          <w:marBottom w:val="0"/>
          <w:divBdr>
            <w:top w:val="none" w:sz="0" w:space="0" w:color="auto"/>
            <w:left w:val="none" w:sz="0" w:space="0" w:color="auto"/>
            <w:bottom w:val="none" w:sz="0" w:space="0" w:color="auto"/>
            <w:right w:val="none" w:sz="0" w:space="0" w:color="auto"/>
          </w:divBdr>
        </w:div>
        <w:div w:id="400373544">
          <w:marLeft w:val="640"/>
          <w:marRight w:val="0"/>
          <w:marTop w:val="0"/>
          <w:marBottom w:val="0"/>
          <w:divBdr>
            <w:top w:val="none" w:sz="0" w:space="0" w:color="auto"/>
            <w:left w:val="none" w:sz="0" w:space="0" w:color="auto"/>
            <w:bottom w:val="none" w:sz="0" w:space="0" w:color="auto"/>
            <w:right w:val="none" w:sz="0" w:space="0" w:color="auto"/>
          </w:divBdr>
        </w:div>
        <w:div w:id="91166302">
          <w:marLeft w:val="640"/>
          <w:marRight w:val="0"/>
          <w:marTop w:val="0"/>
          <w:marBottom w:val="0"/>
          <w:divBdr>
            <w:top w:val="none" w:sz="0" w:space="0" w:color="auto"/>
            <w:left w:val="none" w:sz="0" w:space="0" w:color="auto"/>
            <w:bottom w:val="none" w:sz="0" w:space="0" w:color="auto"/>
            <w:right w:val="none" w:sz="0" w:space="0" w:color="auto"/>
          </w:divBdr>
        </w:div>
        <w:div w:id="383598500">
          <w:marLeft w:val="640"/>
          <w:marRight w:val="0"/>
          <w:marTop w:val="0"/>
          <w:marBottom w:val="0"/>
          <w:divBdr>
            <w:top w:val="none" w:sz="0" w:space="0" w:color="auto"/>
            <w:left w:val="none" w:sz="0" w:space="0" w:color="auto"/>
            <w:bottom w:val="none" w:sz="0" w:space="0" w:color="auto"/>
            <w:right w:val="none" w:sz="0" w:space="0" w:color="auto"/>
          </w:divBdr>
        </w:div>
        <w:div w:id="1886916223">
          <w:marLeft w:val="640"/>
          <w:marRight w:val="0"/>
          <w:marTop w:val="0"/>
          <w:marBottom w:val="0"/>
          <w:divBdr>
            <w:top w:val="none" w:sz="0" w:space="0" w:color="auto"/>
            <w:left w:val="none" w:sz="0" w:space="0" w:color="auto"/>
            <w:bottom w:val="none" w:sz="0" w:space="0" w:color="auto"/>
            <w:right w:val="none" w:sz="0" w:space="0" w:color="auto"/>
          </w:divBdr>
        </w:div>
        <w:div w:id="1129468835">
          <w:marLeft w:val="640"/>
          <w:marRight w:val="0"/>
          <w:marTop w:val="0"/>
          <w:marBottom w:val="0"/>
          <w:divBdr>
            <w:top w:val="none" w:sz="0" w:space="0" w:color="auto"/>
            <w:left w:val="none" w:sz="0" w:space="0" w:color="auto"/>
            <w:bottom w:val="none" w:sz="0" w:space="0" w:color="auto"/>
            <w:right w:val="none" w:sz="0" w:space="0" w:color="auto"/>
          </w:divBdr>
        </w:div>
        <w:div w:id="1243949296">
          <w:marLeft w:val="640"/>
          <w:marRight w:val="0"/>
          <w:marTop w:val="0"/>
          <w:marBottom w:val="0"/>
          <w:divBdr>
            <w:top w:val="none" w:sz="0" w:space="0" w:color="auto"/>
            <w:left w:val="none" w:sz="0" w:space="0" w:color="auto"/>
            <w:bottom w:val="none" w:sz="0" w:space="0" w:color="auto"/>
            <w:right w:val="none" w:sz="0" w:space="0" w:color="auto"/>
          </w:divBdr>
        </w:div>
        <w:div w:id="1920669647">
          <w:marLeft w:val="640"/>
          <w:marRight w:val="0"/>
          <w:marTop w:val="0"/>
          <w:marBottom w:val="0"/>
          <w:divBdr>
            <w:top w:val="none" w:sz="0" w:space="0" w:color="auto"/>
            <w:left w:val="none" w:sz="0" w:space="0" w:color="auto"/>
            <w:bottom w:val="none" w:sz="0" w:space="0" w:color="auto"/>
            <w:right w:val="none" w:sz="0" w:space="0" w:color="auto"/>
          </w:divBdr>
        </w:div>
        <w:div w:id="826240831">
          <w:marLeft w:val="640"/>
          <w:marRight w:val="0"/>
          <w:marTop w:val="0"/>
          <w:marBottom w:val="0"/>
          <w:divBdr>
            <w:top w:val="none" w:sz="0" w:space="0" w:color="auto"/>
            <w:left w:val="none" w:sz="0" w:space="0" w:color="auto"/>
            <w:bottom w:val="none" w:sz="0" w:space="0" w:color="auto"/>
            <w:right w:val="none" w:sz="0" w:space="0" w:color="auto"/>
          </w:divBdr>
        </w:div>
        <w:div w:id="634409363">
          <w:marLeft w:val="640"/>
          <w:marRight w:val="0"/>
          <w:marTop w:val="0"/>
          <w:marBottom w:val="0"/>
          <w:divBdr>
            <w:top w:val="none" w:sz="0" w:space="0" w:color="auto"/>
            <w:left w:val="none" w:sz="0" w:space="0" w:color="auto"/>
            <w:bottom w:val="none" w:sz="0" w:space="0" w:color="auto"/>
            <w:right w:val="none" w:sz="0" w:space="0" w:color="auto"/>
          </w:divBdr>
        </w:div>
        <w:div w:id="1410038826">
          <w:marLeft w:val="640"/>
          <w:marRight w:val="0"/>
          <w:marTop w:val="0"/>
          <w:marBottom w:val="0"/>
          <w:divBdr>
            <w:top w:val="none" w:sz="0" w:space="0" w:color="auto"/>
            <w:left w:val="none" w:sz="0" w:space="0" w:color="auto"/>
            <w:bottom w:val="none" w:sz="0" w:space="0" w:color="auto"/>
            <w:right w:val="none" w:sz="0" w:space="0" w:color="auto"/>
          </w:divBdr>
        </w:div>
        <w:div w:id="1678076853">
          <w:marLeft w:val="640"/>
          <w:marRight w:val="0"/>
          <w:marTop w:val="0"/>
          <w:marBottom w:val="0"/>
          <w:divBdr>
            <w:top w:val="none" w:sz="0" w:space="0" w:color="auto"/>
            <w:left w:val="none" w:sz="0" w:space="0" w:color="auto"/>
            <w:bottom w:val="none" w:sz="0" w:space="0" w:color="auto"/>
            <w:right w:val="none" w:sz="0" w:space="0" w:color="auto"/>
          </w:divBdr>
        </w:div>
        <w:div w:id="1089349816">
          <w:marLeft w:val="640"/>
          <w:marRight w:val="0"/>
          <w:marTop w:val="0"/>
          <w:marBottom w:val="0"/>
          <w:divBdr>
            <w:top w:val="none" w:sz="0" w:space="0" w:color="auto"/>
            <w:left w:val="none" w:sz="0" w:space="0" w:color="auto"/>
            <w:bottom w:val="none" w:sz="0" w:space="0" w:color="auto"/>
            <w:right w:val="none" w:sz="0" w:space="0" w:color="auto"/>
          </w:divBdr>
        </w:div>
        <w:div w:id="122430130">
          <w:marLeft w:val="640"/>
          <w:marRight w:val="0"/>
          <w:marTop w:val="0"/>
          <w:marBottom w:val="0"/>
          <w:divBdr>
            <w:top w:val="none" w:sz="0" w:space="0" w:color="auto"/>
            <w:left w:val="none" w:sz="0" w:space="0" w:color="auto"/>
            <w:bottom w:val="none" w:sz="0" w:space="0" w:color="auto"/>
            <w:right w:val="none" w:sz="0" w:space="0" w:color="auto"/>
          </w:divBdr>
        </w:div>
        <w:div w:id="940650530">
          <w:marLeft w:val="640"/>
          <w:marRight w:val="0"/>
          <w:marTop w:val="0"/>
          <w:marBottom w:val="0"/>
          <w:divBdr>
            <w:top w:val="none" w:sz="0" w:space="0" w:color="auto"/>
            <w:left w:val="none" w:sz="0" w:space="0" w:color="auto"/>
            <w:bottom w:val="none" w:sz="0" w:space="0" w:color="auto"/>
            <w:right w:val="none" w:sz="0" w:space="0" w:color="auto"/>
          </w:divBdr>
        </w:div>
        <w:div w:id="1056202879">
          <w:marLeft w:val="640"/>
          <w:marRight w:val="0"/>
          <w:marTop w:val="0"/>
          <w:marBottom w:val="0"/>
          <w:divBdr>
            <w:top w:val="none" w:sz="0" w:space="0" w:color="auto"/>
            <w:left w:val="none" w:sz="0" w:space="0" w:color="auto"/>
            <w:bottom w:val="none" w:sz="0" w:space="0" w:color="auto"/>
            <w:right w:val="none" w:sz="0" w:space="0" w:color="auto"/>
          </w:divBdr>
        </w:div>
        <w:div w:id="2085565806">
          <w:marLeft w:val="640"/>
          <w:marRight w:val="0"/>
          <w:marTop w:val="0"/>
          <w:marBottom w:val="0"/>
          <w:divBdr>
            <w:top w:val="none" w:sz="0" w:space="0" w:color="auto"/>
            <w:left w:val="none" w:sz="0" w:space="0" w:color="auto"/>
            <w:bottom w:val="none" w:sz="0" w:space="0" w:color="auto"/>
            <w:right w:val="none" w:sz="0" w:space="0" w:color="auto"/>
          </w:divBdr>
        </w:div>
        <w:div w:id="18706884">
          <w:marLeft w:val="640"/>
          <w:marRight w:val="0"/>
          <w:marTop w:val="0"/>
          <w:marBottom w:val="0"/>
          <w:divBdr>
            <w:top w:val="none" w:sz="0" w:space="0" w:color="auto"/>
            <w:left w:val="none" w:sz="0" w:space="0" w:color="auto"/>
            <w:bottom w:val="none" w:sz="0" w:space="0" w:color="auto"/>
            <w:right w:val="none" w:sz="0" w:space="0" w:color="auto"/>
          </w:divBdr>
        </w:div>
        <w:div w:id="1747724804">
          <w:marLeft w:val="640"/>
          <w:marRight w:val="0"/>
          <w:marTop w:val="0"/>
          <w:marBottom w:val="0"/>
          <w:divBdr>
            <w:top w:val="none" w:sz="0" w:space="0" w:color="auto"/>
            <w:left w:val="none" w:sz="0" w:space="0" w:color="auto"/>
            <w:bottom w:val="none" w:sz="0" w:space="0" w:color="auto"/>
            <w:right w:val="none" w:sz="0" w:space="0" w:color="auto"/>
          </w:divBdr>
        </w:div>
        <w:div w:id="997802070">
          <w:marLeft w:val="640"/>
          <w:marRight w:val="0"/>
          <w:marTop w:val="0"/>
          <w:marBottom w:val="0"/>
          <w:divBdr>
            <w:top w:val="none" w:sz="0" w:space="0" w:color="auto"/>
            <w:left w:val="none" w:sz="0" w:space="0" w:color="auto"/>
            <w:bottom w:val="none" w:sz="0" w:space="0" w:color="auto"/>
            <w:right w:val="none" w:sz="0" w:space="0" w:color="auto"/>
          </w:divBdr>
        </w:div>
        <w:div w:id="1358577276">
          <w:marLeft w:val="640"/>
          <w:marRight w:val="0"/>
          <w:marTop w:val="0"/>
          <w:marBottom w:val="0"/>
          <w:divBdr>
            <w:top w:val="none" w:sz="0" w:space="0" w:color="auto"/>
            <w:left w:val="none" w:sz="0" w:space="0" w:color="auto"/>
            <w:bottom w:val="none" w:sz="0" w:space="0" w:color="auto"/>
            <w:right w:val="none" w:sz="0" w:space="0" w:color="auto"/>
          </w:divBdr>
        </w:div>
        <w:div w:id="1541018247">
          <w:marLeft w:val="640"/>
          <w:marRight w:val="0"/>
          <w:marTop w:val="0"/>
          <w:marBottom w:val="0"/>
          <w:divBdr>
            <w:top w:val="none" w:sz="0" w:space="0" w:color="auto"/>
            <w:left w:val="none" w:sz="0" w:space="0" w:color="auto"/>
            <w:bottom w:val="none" w:sz="0" w:space="0" w:color="auto"/>
            <w:right w:val="none" w:sz="0" w:space="0" w:color="auto"/>
          </w:divBdr>
        </w:div>
        <w:div w:id="1816023548">
          <w:marLeft w:val="640"/>
          <w:marRight w:val="0"/>
          <w:marTop w:val="0"/>
          <w:marBottom w:val="0"/>
          <w:divBdr>
            <w:top w:val="none" w:sz="0" w:space="0" w:color="auto"/>
            <w:left w:val="none" w:sz="0" w:space="0" w:color="auto"/>
            <w:bottom w:val="none" w:sz="0" w:space="0" w:color="auto"/>
            <w:right w:val="none" w:sz="0" w:space="0" w:color="auto"/>
          </w:divBdr>
        </w:div>
        <w:div w:id="1735622239">
          <w:marLeft w:val="640"/>
          <w:marRight w:val="0"/>
          <w:marTop w:val="0"/>
          <w:marBottom w:val="0"/>
          <w:divBdr>
            <w:top w:val="none" w:sz="0" w:space="0" w:color="auto"/>
            <w:left w:val="none" w:sz="0" w:space="0" w:color="auto"/>
            <w:bottom w:val="none" w:sz="0" w:space="0" w:color="auto"/>
            <w:right w:val="none" w:sz="0" w:space="0" w:color="auto"/>
          </w:divBdr>
        </w:div>
        <w:div w:id="162207800">
          <w:marLeft w:val="640"/>
          <w:marRight w:val="0"/>
          <w:marTop w:val="0"/>
          <w:marBottom w:val="0"/>
          <w:divBdr>
            <w:top w:val="none" w:sz="0" w:space="0" w:color="auto"/>
            <w:left w:val="none" w:sz="0" w:space="0" w:color="auto"/>
            <w:bottom w:val="none" w:sz="0" w:space="0" w:color="auto"/>
            <w:right w:val="none" w:sz="0" w:space="0" w:color="auto"/>
          </w:divBdr>
        </w:div>
        <w:div w:id="1144078099">
          <w:marLeft w:val="640"/>
          <w:marRight w:val="0"/>
          <w:marTop w:val="0"/>
          <w:marBottom w:val="0"/>
          <w:divBdr>
            <w:top w:val="none" w:sz="0" w:space="0" w:color="auto"/>
            <w:left w:val="none" w:sz="0" w:space="0" w:color="auto"/>
            <w:bottom w:val="none" w:sz="0" w:space="0" w:color="auto"/>
            <w:right w:val="none" w:sz="0" w:space="0" w:color="auto"/>
          </w:divBdr>
        </w:div>
        <w:div w:id="1313945100">
          <w:marLeft w:val="640"/>
          <w:marRight w:val="0"/>
          <w:marTop w:val="0"/>
          <w:marBottom w:val="0"/>
          <w:divBdr>
            <w:top w:val="none" w:sz="0" w:space="0" w:color="auto"/>
            <w:left w:val="none" w:sz="0" w:space="0" w:color="auto"/>
            <w:bottom w:val="none" w:sz="0" w:space="0" w:color="auto"/>
            <w:right w:val="none" w:sz="0" w:space="0" w:color="auto"/>
          </w:divBdr>
        </w:div>
        <w:div w:id="1287813220">
          <w:marLeft w:val="640"/>
          <w:marRight w:val="0"/>
          <w:marTop w:val="0"/>
          <w:marBottom w:val="0"/>
          <w:divBdr>
            <w:top w:val="none" w:sz="0" w:space="0" w:color="auto"/>
            <w:left w:val="none" w:sz="0" w:space="0" w:color="auto"/>
            <w:bottom w:val="none" w:sz="0" w:space="0" w:color="auto"/>
            <w:right w:val="none" w:sz="0" w:space="0" w:color="auto"/>
          </w:divBdr>
        </w:div>
        <w:div w:id="1802847908">
          <w:marLeft w:val="640"/>
          <w:marRight w:val="0"/>
          <w:marTop w:val="0"/>
          <w:marBottom w:val="0"/>
          <w:divBdr>
            <w:top w:val="none" w:sz="0" w:space="0" w:color="auto"/>
            <w:left w:val="none" w:sz="0" w:space="0" w:color="auto"/>
            <w:bottom w:val="none" w:sz="0" w:space="0" w:color="auto"/>
            <w:right w:val="none" w:sz="0" w:space="0" w:color="auto"/>
          </w:divBdr>
        </w:div>
        <w:div w:id="266548351">
          <w:marLeft w:val="640"/>
          <w:marRight w:val="0"/>
          <w:marTop w:val="0"/>
          <w:marBottom w:val="0"/>
          <w:divBdr>
            <w:top w:val="none" w:sz="0" w:space="0" w:color="auto"/>
            <w:left w:val="none" w:sz="0" w:space="0" w:color="auto"/>
            <w:bottom w:val="none" w:sz="0" w:space="0" w:color="auto"/>
            <w:right w:val="none" w:sz="0" w:space="0" w:color="auto"/>
          </w:divBdr>
        </w:div>
        <w:div w:id="833296329">
          <w:marLeft w:val="640"/>
          <w:marRight w:val="0"/>
          <w:marTop w:val="0"/>
          <w:marBottom w:val="0"/>
          <w:divBdr>
            <w:top w:val="none" w:sz="0" w:space="0" w:color="auto"/>
            <w:left w:val="none" w:sz="0" w:space="0" w:color="auto"/>
            <w:bottom w:val="none" w:sz="0" w:space="0" w:color="auto"/>
            <w:right w:val="none" w:sz="0" w:space="0" w:color="auto"/>
          </w:divBdr>
        </w:div>
        <w:div w:id="53479046">
          <w:marLeft w:val="640"/>
          <w:marRight w:val="0"/>
          <w:marTop w:val="0"/>
          <w:marBottom w:val="0"/>
          <w:divBdr>
            <w:top w:val="none" w:sz="0" w:space="0" w:color="auto"/>
            <w:left w:val="none" w:sz="0" w:space="0" w:color="auto"/>
            <w:bottom w:val="none" w:sz="0" w:space="0" w:color="auto"/>
            <w:right w:val="none" w:sz="0" w:space="0" w:color="auto"/>
          </w:divBdr>
        </w:div>
        <w:div w:id="19480808">
          <w:marLeft w:val="640"/>
          <w:marRight w:val="0"/>
          <w:marTop w:val="0"/>
          <w:marBottom w:val="0"/>
          <w:divBdr>
            <w:top w:val="none" w:sz="0" w:space="0" w:color="auto"/>
            <w:left w:val="none" w:sz="0" w:space="0" w:color="auto"/>
            <w:bottom w:val="none" w:sz="0" w:space="0" w:color="auto"/>
            <w:right w:val="none" w:sz="0" w:space="0" w:color="auto"/>
          </w:divBdr>
        </w:div>
        <w:div w:id="897590714">
          <w:marLeft w:val="640"/>
          <w:marRight w:val="0"/>
          <w:marTop w:val="0"/>
          <w:marBottom w:val="0"/>
          <w:divBdr>
            <w:top w:val="none" w:sz="0" w:space="0" w:color="auto"/>
            <w:left w:val="none" w:sz="0" w:space="0" w:color="auto"/>
            <w:bottom w:val="none" w:sz="0" w:space="0" w:color="auto"/>
            <w:right w:val="none" w:sz="0" w:space="0" w:color="auto"/>
          </w:divBdr>
        </w:div>
        <w:div w:id="1781415775">
          <w:marLeft w:val="640"/>
          <w:marRight w:val="0"/>
          <w:marTop w:val="0"/>
          <w:marBottom w:val="0"/>
          <w:divBdr>
            <w:top w:val="none" w:sz="0" w:space="0" w:color="auto"/>
            <w:left w:val="none" w:sz="0" w:space="0" w:color="auto"/>
            <w:bottom w:val="none" w:sz="0" w:space="0" w:color="auto"/>
            <w:right w:val="none" w:sz="0" w:space="0" w:color="auto"/>
          </w:divBdr>
        </w:div>
        <w:div w:id="1691251075">
          <w:marLeft w:val="640"/>
          <w:marRight w:val="0"/>
          <w:marTop w:val="0"/>
          <w:marBottom w:val="0"/>
          <w:divBdr>
            <w:top w:val="none" w:sz="0" w:space="0" w:color="auto"/>
            <w:left w:val="none" w:sz="0" w:space="0" w:color="auto"/>
            <w:bottom w:val="none" w:sz="0" w:space="0" w:color="auto"/>
            <w:right w:val="none" w:sz="0" w:space="0" w:color="auto"/>
          </w:divBdr>
        </w:div>
        <w:div w:id="1362902290">
          <w:marLeft w:val="640"/>
          <w:marRight w:val="0"/>
          <w:marTop w:val="0"/>
          <w:marBottom w:val="0"/>
          <w:divBdr>
            <w:top w:val="none" w:sz="0" w:space="0" w:color="auto"/>
            <w:left w:val="none" w:sz="0" w:space="0" w:color="auto"/>
            <w:bottom w:val="none" w:sz="0" w:space="0" w:color="auto"/>
            <w:right w:val="none" w:sz="0" w:space="0" w:color="auto"/>
          </w:divBdr>
        </w:div>
        <w:div w:id="1349406912">
          <w:marLeft w:val="640"/>
          <w:marRight w:val="0"/>
          <w:marTop w:val="0"/>
          <w:marBottom w:val="0"/>
          <w:divBdr>
            <w:top w:val="none" w:sz="0" w:space="0" w:color="auto"/>
            <w:left w:val="none" w:sz="0" w:space="0" w:color="auto"/>
            <w:bottom w:val="none" w:sz="0" w:space="0" w:color="auto"/>
            <w:right w:val="none" w:sz="0" w:space="0" w:color="auto"/>
          </w:divBdr>
        </w:div>
        <w:div w:id="1647398230">
          <w:marLeft w:val="640"/>
          <w:marRight w:val="0"/>
          <w:marTop w:val="0"/>
          <w:marBottom w:val="0"/>
          <w:divBdr>
            <w:top w:val="none" w:sz="0" w:space="0" w:color="auto"/>
            <w:left w:val="none" w:sz="0" w:space="0" w:color="auto"/>
            <w:bottom w:val="none" w:sz="0" w:space="0" w:color="auto"/>
            <w:right w:val="none" w:sz="0" w:space="0" w:color="auto"/>
          </w:divBdr>
        </w:div>
        <w:div w:id="1729449154">
          <w:marLeft w:val="640"/>
          <w:marRight w:val="0"/>
          <w:marTop w:val="0"/>
          <w:marBottom w:val="0"/>
          <w:divBdr>
            <w:top w:val="none" w:sz="0" w:space="0" w:color="auto"/>
            <w:left w:val="none" w:sz="0" w:space="0" w:color="auto"/>
            <w:bottom w:val="none" w:sz="0" w:space="0" w:color="auto"/>
            <w:right w:val="none" w:sz="0" w:space="0" w:color="auto"/>
          </w:divBdr>
        </w:div>
        <w:div w:id="42485445">
          <w:marLeft w:val="640"/>
          <w:marRight w:val="0"/>
          <w:marTop w:val="0"/>
          <w:marBottom w:val="0"/>
          <w:divBdr>
            <w:top w:val="none" w:sz="0" w:space="0" w:color="auto"/>
            <w:left w:val="none" w:sz="0" w:space="0" w:color="auto"/>
            <w:bottom w:val="none" w:sz="0" w:space="0" w:color="auto"/>
            <w:right w:val="none" w:sz="0" w:space="0" w:color="auto"/>
          </w:divBdr>
        </w:div>
        <w:div w:id="1054819472">
          <w:marLeft w:val="640"/>
          <w:marRight w:val="0"/>
          <w:marTop w:val="0"/>
          <w:marBottom w:val="0"/>
          <w:divBdr>
            <w:top w:val="none" w:sz="0" w:space="0" w:color="auto"/>
            <w:left w:val="none" w:sz="0" w:space="0" w:color="auto"/>
            <w:bottom w:val="none" w:sz="0" w:space="0" w:color="auto"/>
            <w:right w:val="none" w:sz="0" w:space="0" w:color="auto"/>
          </w:divBdr>
        </w:div>
      </w:divsChild>
    </w:div>
    <w:div w:id="741025117">
      <w:marLeft w:val="0"/>
      <w:marRight w:val="0"/>
      <w:marTop w:val="0"/>
      <w:marBottom w:val="0"/>
      <w:divBdr>
        <w:top w:val="none" w:sz="0" w:space="0" w:color="auto"/>
        <w:left w:val="none" w:sz="0" w:space="0" w:color="auto"/>
        <w:bottom w:val="none" w:sz="0" w:space="0" w:color="auto"/>
        <w:right w:val="none" w:sz="0" w:space="0" w:color="auto"/>
      </w:divBdr>
    </w:div>
    <w:div w:id="746851419">
      <w:bodyDiv w:val="1"/>
      <w:marLeft w:val="0"/>
      <w:marRight w:val="0"/>
      <w:marTop w:val="0"/>
      <w:marBottom w:val="0"/>
      <w:divBdr>
        <w:top w:val="none" w:sz="0" w:space="0" w:color="auto"/>
        <w:left w:val="none" w:sz="0" w:space="0" w:color="auto"/>
        <w:bottom w:val="none" w:sz="0" w:space="0" w:color="auto"/>
        <w:right w:val="none" w:sz="0" w:space="0" w:color="auto"/>
      </w:divBdr>
      <w:divsChild>
        <w:div w:id="5983036">
          <w:marLeft w:val="640"/>
          <w:marRight w:val="0"/>
          <w:marTop w:val="0"/>
          <w:marBottom w:val="0"/>
          <w:divBdr>
            <w:top w:val="none" w:sz="0" w:space="0" w:color="auto"/>
            <w:left w:val="none" w:sz="0" w:space="0" w:color="auto"/>
            <w:bottom w:val="none" w:sz="0" w:space="0" w:color="auto"/>
            <w:right w:val="none" w:sz="0" w:space="0" w:color="auto"/>
          </w:divBdr>
        </w:div>
        <w:div w:id="7104962">
          <w:marLeft w:val="640"/>
          <w:marRight w:val="0"/>
          <w:marTop w:val="0"/>
          <w:marBottom w:val="0"/>
          <w:divBdr>
            <w:top w:val="none" w:sz="0" w:space="0" w:color="auto"/>
            <w:left w:val="none" w:sz="0" w:space="0" w:color="auto"/>
            <w:bottom w:val="none" w:sz="0" w:space="0" w:color="auto"/>
            <w:right w:val="none" w:sz="0" w:space="0" w:color="auto"/>
          </w:divBdr>
        </w:div>
        <w:div w:id="15547126">
          <w:marLeft w:val="640"/>
          <w:marRight w:val="0"/>
          <w:marTop w:val="0"/>
          <w:marBottom w:val="0"/>
          <w:divBdr>
            <w:top w:val="none" w:sz="0" w:space="0" w:color="auto"/>
            <w:left w:val="none" w:sz="0" w:space="0" w:color="auto"/>
            <w:bottom w:val="none" w:sz="0" w:space="0" w:color="auto"/>
            <w:right w:val="none" w:sz="0" w:space="0" w:color="auto"/>
          </w:divBdr>
        </w:div>
        <w:div w:id="151719190">
          <w:marLeft w:val="640"/>
          <w:marRight w:val="0"/>
          <w:marTop w:val="0"/>
          <w:marBottom w:val="0"/>
          <w:divBdr>
            <w:top w:val="none" w:sz="0" w:space="0" w:color="auto"/>
            <w:left w:val="none" w:sz="0" w:space="0" w:color="auto"/>
            <w:bottom w:val="none" w:sz="0" w:space="0" w:color="auto"/>
            <w:right w:val="none" w:sz="0" w:space="0" w:color="auto"/>
          </w:divBdr>
        </w:div>
        <w:div w:id="169948113">
          <w:marLeft w:val="640"/>
          <w:marRight w:val="0"/>
          <w:marTop w:val="0"/>
          <w:marBottom w:val="0"/>
          <w:divBdr>
            <w:top w:val="none" w:sz="0" w:space="0" w:color="auto"/>
            <w:left w:val="none" w:sz="0" w:space="0" w:color="auto"/>
            <w:bottom w:val="none" w:sz="0" w:space="0" w:color="auto"/>
            <w:right w:val="none" w:sz="0" w:space="0" w:color="auto"/>
          </w:divBdr>
        </w:div>
        <w:div w:id="220750228">
          <w:marLeft w:val="640"/>
          <w:marRight w:val="0"/>
          <w:marTop w:val="0"/>
          <w:marBottom w:val="0"/>
          <w:divBdr>
            <w:top w:val="none" w:sz="0" w:space="0" w:color="auto"/>
            <w:left w:val="none" w:sz="0" w:space="0" w:color="auto"/>
            <w:bottom w:val="none" w:sz="0" w:space="0" w:color="auto"/>
            <w:right w:val="none" w:sz="0" w:space="0" w:color="auto"/>
          </w:divBdr>
        </w:div>
        <w:div w:id="289827389">
          <w:marLeft w:val="640"/>
          <w:marRight w:val="0"/>
          <w:marTop w:val="0"/>
          <w:marBottom w:val="0"/>
          <w:divBdr>
            <w:top w:val="none" w:sz="0" w:space="0" w:color="auto"/>
            <w:left w:val="none" w:sz="0" w:space="0" w:color="auto"/>
            <w:bottom w:val="none" w:sz="0" w:space="0" w:color="auto"/>
            <w:right w:val="none" w:sz="0" w:space="0" w:color="auto"/>
          </w:divBdr>
        </w:div>
        <w:div w:id="290867148">
          <w:marLeft w:val="640"/>
          <w:marRight w:val="0"/>
          <w:marTop w:val="0"/>
          <w:marBottom w:val="0"/>
          <w:divBdr>
            <w:top w:val="none" w:sz="0" w:space="0" w:color="auto"/>
            <w:left w:val="none" w:sz="0" w:space="0" w:color="auto"/>
            <w:bottom w:val="none" w:sz="0" w:space="0" w:color="auto"/>
            <w:right w:val="none" w:sz="0" w:space="0" w:color="auto"/>
          </w:divBdr>
        </w:div>
        <w:div w:id="421529107">
          <w:marLeft w:val="640"/>
          <w:marRight w:val="0"/>
          <w:marTop w:val="0"/>
          <w:marBottom w:val="0"/>
          <w:divBdr>
            <w:top w:val="none" w:sz="0" w:space="0" w:color="auto"/>
            <w:left w:val="none" w:sz="0" w:space="0" w:color="auto"/>
            <w:bottom w:val="none" w:sz="0" w:space="0" w:color="auto"/>
            <w:right w:val="none" w:sz="0" w:space="0" w:color="auto"/>
          </w:divBdr>
        </w:div>
        <w:div w:id="430324263">
          <w:marLeft w:val="640"/>
          <w:marRight w:val="0"/>
          <w:marTop w:val="0"/>
          <w:marBottom w:val="0"/>
          <w:divBdr>
            <w:top w:val="none" w:sz="0" w:space="0" w:color="auto"/>
            <w:left w:val="none" w:sz="0" w:space="0" w:color="auto"/>
            <w:bottom w:val="none" w:sz="0" w:space="0" w:color="auto"/>
            <w:right w:val="none" w:sz="0" w:space="0" w:color="auto"/>
          </w:divBdr>
        </w:div>
        <w:div w:id="433479004">
          <w:marLeft w:val="640"/>
          <w:marRight w:val="0"/>
          <w:marTop w:val="0"/>
          <w:marBottom w:val="0"/>
          <w:divBdr>
            <w:top w:val="none" w:sz="0" w:space="0" w:color="auto"/>
            <w:left w:val="none" w:sz="0" w:space="0" w:color="auto"/>
            <w:bottom w:val="none" w:sz="0" w:space="0" w:color="auto"/>
            <w:right w:val="none" w:sz="0" w:space="0" w:color="auto"/>
          </w:divBdr>
        </w:div>
        <w:div w:id="518391768">
          <w:marLeft w:val="640"/>
          <w:marRight w:val="0"/>
          <w:marTop w:val="0"/>
          <w:marBottom w:val="0"/>
          <w:divBdr>
            <w:top w:val="none" w:sz="0" w:space="0" w:color="auto"/>
            <w:left w:val="none" w:sz="0" w:space="0" w:color="auto"/>
            <w:bottom w:val="none" w:sz="0" w:space="0" w:color="auto"/>
            <w:right w:val="none" w:sz="0" w:space="0" w:color="auto"/>
          </w:divBdr>
        </w:div>
        <w:div w:id="529532267">
          <w:marLeft w:val="640"/>
          <w:marRight w:val="0"/>
          <w:marTop w:val="0"/>
          <w:marBottom w:val="0"/>
          <w:divBdr>
            <w:top w:val="none" w:sz="0" w:space="0" w:color="auto"/>
            <w:left w:val="none" w:sz="0" w:space="0" w:color="auto"/>
            <w:bottom w:val="none" w:sz="0" w:space="0" w:color="auto"/>
            <w:right w:val="none" w:sz="0" w:space="0" w:color="auto"/>
          </w:divBdr>
        </w:div>
        <w:div w:id="572010957">
          <w:marLeft w:val="640"/>
          <w:marRight w:val="0"/>
          <w:marTop w:val="0"/>
          <w:marBottom w:val="0"/>
          <w:divBdr>
            <w:top w:val="none" w:sz="0" w:space="0" w:color="auto"/>
            <w:left w:val="none" w:sz="0" w:space="0" w:color="auto"/>
            <w:bottom w:val="none" w:sz="0" w:space="0" w:color="auto"/>
            <w:right w:val="none" w:sz="0" w:space="0" w:color="auto"/>
          </w:divBdr>
        </w:div>
        <w:div w:id="624852946">
          <w:marLeft w:val="640"/>
          <w:marRight w:val="0"/>
          <w:marTop w:val="0"/>
          <w:marBottom w:val="0"/>
          <w:divBdr>
            <w:top w:val="none" w:sz="0" w:space="0" w:color="auto"/>
            <w:left w:val="none" w:sz="0" w:space="0" w:color="auto"/>
            <w:bottom w:val="none" w:sz="0" w:space="0" w:color="auto"/>
            <w:right w:val="none" w:sz="0" w:space="0" w:color="auto"/>
          </w:divBdr>
        </w:div>
        <w:div w:id="628560142">
          <w:marLeft w:val="640"/>
          <w:marRight w:val="0"/>
          <w:marTop w:val="0"/>
          <w:marBottom w:val="0"/>
          <w:divBdr>
            <w:top w:val="none" w:sz="0" w:space="0" w:color="auto"/>
            <w:left w:val="none" w:sz="0" w:space="0" w:color="auto"/>
            <w:bottom w:val="none" w:sz="0" w:space="0" w:color="auto"/>
            <w:right w:val="none" w:sz="0" w:space="0" w:color="auto"/>
          </w:divBdr>
        </w:div>
        <w:div w:id="702100341">
          <w:marLeft w:val="640"/>
          <w:marRight w:val="0"/>
          <w:marTop w:val="0"/>
          <w:marBottom w:val="0"/>
          <w:divBdr>
            <w:top w:val="none" w:sz="0" w:space="0" w:color="auto"/>
            <w:left w:val="none" w:sz="0" w:space="0" w:color="auto"/>
            <w:bottom w:val="none" w:sz="0" w:space="0" w:color="auto"/>
            <w:right w:val="none" w:sz="0" w:space="0" w:color="auto"/>
          </w:divBdr>
        </w:div>
        <w:div w:id="757023305">
          <w:marLeft w:val="640"/>
          <w:marRight w:val="0"/>
          <w:marTop w:val="0"/>
          <w:marBottom w:val="0"/>
          <w:divBdr>
            <w:top w:val="none" w:sz="0" w:space="0" w:color="auto"/>
            <w:left w:val="none" w:sz="0" w:space="0" w:color="auto"/>
            <w:bottom w:val="none" w:sz="0" w:space="0" w:color="auto"/>
            <w:right w:val="none" w:sz="0" w:space="0" w:color="auto"/>
          </w:divBdr>
        </w:div>
        <w:div w:id="883254192">
          <w:marLeft w:val="640"/>
          <w:marRight w:val="0"/>
          <w:marTop w:val="0"/>
          <w:marBottom w:val="0"/>
          <w:divBdr>
            <w:top w:val="none" w:sz="0" w:space="0" w:color="auto"/>
            <w:left w:val="none" w:sz="0" w:space="0" w:color="auto"/>
            <w:bottom w:val="none" w:sz="0" w:space="0" w:color="auto"/>
            <w:right w:val="none" w:sz="0" w:space="0" w:color="auto"/>
          </w:divBdr>
        </w:div>
        <w:div w:id="893346143">
          <w:marLeft w:val="640"/>
          <w:marRight w:val="0"/>
          <w:marTop w:val="0"/>
          <w:marBottom w:val="0"/>
          <w:divBdr>
            <w:top w:val="none" w:sz="0" w:space="0" w:color="auto"/>
            <w:left w:val="none" w:sz="0" w:space="0" w:color="auto"/>
            <w:bottom w:val="none" w:sz="0" w:space="0" w:color="auto"/>
            <w:right w:val="none" w:sz="0" w:space="0" w:color="auto"/>
          </w:divBdr>
        </w:div>
        <w:div w:id="914318382">
          <w:marLeft w:val="640"/>
          <w:marRight w:val="0"/>
          <w:marTop w:val="0"/>
          <w:marBottom w:val="0"/>
          <w:divBdr>
            <w:top w:val="none" w:sz="0" w:space="0" w:color="auto"/>
            <w:left w:val="none" w:sz="0" w:space="0" w:color="auto"/>
            <w:bottom w:val="none" w:sz="0" w:space="0" w:color="auto"/>
            <w:right w:val="none" w:sz="0" w:space="0" w:color="auto"/>
          </w:divBdr>
        </w:div>
        <w:div w:id="1001589248">
          <w:marLeft w:val="640"/>
          <w:marRight w:val="0"/>
          <w:marTop w:val="0"/>
          <w:marBottom w:val="0"/>
          <w:divBdr>
            <w:top w:val="none" w:sz="0" w:space="0" w:color="auto"/>
            <w:left w:val="none" w:sz="0" w:space="0" w:color="auto"/>
            <w:bottom w:val="none" w:sz="0" w:space="0" w:color="auto"/>
            <w:right w:val="none" w:sz="0" w:space="0" w:color="auto"/>
          </w:divBdr>
        </w:div>
        <w:div w:id="1085028596">
          <w:marLeft w:val="640"/>
          <w:marRight w:val="0"/>
          <w:marTop w:val="0"/>
          <w:marBottom w:val="0"/>
          <w:divBdr>
            <w:top w:val="none" w:sz="0" w:space="0" w:color="auto"/>
            <w:left w:val="none" w:sz="0" w:space="0" w:color="auto"/>
            <w:bottom w:val="none" w:sz="0" w:space="0" w:color="auto"/>
            <w:right w:val="none" w:sz="0" w:space="0" w:color="auto"/>
          </w:divBdr>
        </w:div>
        <w:div w:id="1092163213">
          <w:marLeft w:val="640"/>
          <w:marRight w:val="0"/>
          <w:marTop w:val="0"/>
          <w:marBottom w:val="0"/>
          <w:divBdr>
            <w:top w:val="none" w:sz="0" w:space="0" w:color="auto"/>
            <w:left w:val="none" w:sz="0" w:space="0" w:color="auto"/>
            <w:bottom w:val="none" w:sz="0" w:space="0" w:color="auto"/>
            <w:right w:val="none" w:sz="0" w:space="0" w:color="auto"/>
          </w:divBdr>
        </w:div>
        <w:div w:id="1093670341">
          <w:marLeft w:val="640"/>
          <w:marRight w:val="0"/>
          <w:marTop w:val="0"/>
          <w:marBottom w:val="0"/>
          <w:divBdr>
            <w:top w:val="none" w:sz="0" w:space="0" w:color="auto"/>
            <w:left w:val="none" w:sz="0" w:space="0" w:color="auto"/>
            <w:bottom w:val="none" w:sz="0" w:space="0" w:color="auto"/>
            <w:right w:val="none" w:sz="0" w:space="0" w:color="auto"/>
          </w:divBdr>
        </w:div>
        <w:div w:id="1102452428">
          <w:marLeft w:val="640"/>
          <w:marRight w:val="0"/>
          <w:marTop w:val="0"/>
          <w:marBottom w:val="0"/>
          <w:divBdr>
            <w:top w:val="none" w:sz="0" w:space="0" w:color="auto"/>
            <w:left w:val="none" w:sz="0" w:space="0" w:color="auto"/>
            <w:bottom w:val="none" w:sz="0" w:space="0" w:color="auto"/>
            <w:right w:val="none" w:sz="0" w:space="0" w:color="auto"/>
          </w:divBdr>
        </w:div>
        <w:div w:id="1120538529">
          <w:marLeft w:val="640"/>
          <w:marRight w:val="0"/>
          <w:marTop w:val="0"/>
          <w:marBottom w:val="0"/>
          <w:divBdr>
            <w:top w:val="none" w:sz="0" w:space="0" w:color="auto"/>
            <w:left w:val="none" w:sz="0" w:space="0" w:color="auto"/>
            <w:bottom w:val="none" w:sz="0" w:space="0" w:color="auto"/>
            <w:right w:val="none" w:sz="0" w:space="0" w:color="auto"/>
          </w:divBdr>
        </w:div>
        <w:div w:id="1175726200">
          <w:marLeft w:val="640"/>
          <w:marRight w:val="0"/>
          <w:marTop w:val="0"/>
          <w:marBottom w:val="0"/>
          <w:divBdr>
            <w:top w:val="none" w:sz="0" w:space="0" w:color="auto"/>
            <w:left w:val="none" w:sz="0" w:space="0" w:color="auto"/>
            <w:bottom w:val="none" w:sz="0" w:space="0" w:color="auto"/>
            <w:right w:val="none" w:sz="0" w:space="0" w:color="auto"/>
          </w:divBdr>
        </w:div>
        <w:div w:id="1186024000">
          <w:marLeft w:val="640"/>
          <w:marRight w:val="0"/>
          <w:marTop w:val="0"/>
          <w:marBottom w:val="0"/>
          <w:divBdr>
            <w:top w:val="none" w:sz="0" w:space="0" w:color="auto"/>
            <w:left w:val="none" w:sz="0" w:space="0" w:color="auto"/>
            <w:bottom w:val="none" w:sz="0" w:space="0" w:color="auto"/>
            <w:right w:val="none" w:sz="0" w:space="0" w:color="auto"/>
          </w:divBdr>
        </w:div>
        <w:div w:id="1221939545">
          <w:marLeft w:val="640"/>
          <w:marRight w:val="0"/>
          <w:marTop w:val="0"/>
          <w:marBottom w:val="0"/>
          <w:divBdr>
            <w:top w:val="none" w:sz="0" w:space="0" w:color="auto"/>
            <w:left w:val="none" w:sz="0" w:space="0" w:color="auto"/>
            <w:bottom w:val="none" w:sz="0" w:space="0" w:color="auto"/>
            <w:right w:val="none" w:sz="0" w:space="0" w:color="auto"/>
          </w:divBdr>
        </w:div>
        <w:div w:id="1287930576">
          <w:marLeft w:val="640"/>
          <w:marRight w:val="0"/>
          <w:marTop w:val="0"/>
          <w:marBottom w:val="0"/>
          <w:divBdr>
            <w:top w:val="none" w:sz="0" w:space="0" w:color="auto"/>
            <w:left w:val="none" w:sz="0" w:space="0" w:color="auto"/>
            <w:bottom w:val="none" w:sz="0" w:space="0" w:color="auto"/>
            <w:right w:val="none" w:sz="0" w:space="0" w:color="auto"/>
          </w:divBdr>
        </w:div>
        <w:div w:id="1306741782">
          <w:marLeft w:val="640"/>
          <w:marRight w:val="0"/>
          <w:marTop w:val="0"/>
          <w:marBottom w:val="0"/>
          <w:divBdr>
            <w:top w:val="none" w:sz="0" w:space="0" w:color="auto"/>
            <w:left w:val="none" w:sz="0" w:space="0" w:color="auto"/>
            <w:bottom w:val="none" w:sz="0" w:space="0" w:color="auto"/>
            <w:right w:val="none" w:sz="0" w:space="0" w:color="auto"/>
          </w:divBdr>
        </w:div>
        <w:div w:id="1329597100">
          <w:marLeft w:val="640"/>
          <w:marRight w:val="0"/>
          <w:marTop w:val="0"/>
          <w:marBottom w:val="0"/>
          <w:divBdr>
            <w:top w:val="none" w:sz="0" w:space="0" w:color="auto"/>
            <w:left w:val="none" w:sz="0" w:space="0" w:color="auto"/>
            <w:bottom w:val="none" w:sz="0" w:space="0" w:color="auto"/>
            <w:right w:val="none" w:sz="0" w:space="0" w:color="auto"/>
          </w:divBdr>
        </w:div>
        <w:div w:id="1472091093">
          <w:marLeft w:val="640"/>
          <w:marRight w:val="0"/>
          <w:marTop w:val="0"/>
          <w:marBottom w:val="0"/>
          <w:divBdr>
            <w:top w:val="none" w:sz="0" w:space="0" w:color="auto"/>
            <w:left w:val="none" w:sz="0" w:space="0" w:color="auto"/>
            <w:bottom w:val="none" w:sz="0" w:space="0" w:color="auto"/>
            <w:right w:val="none" w:sz="0" w:space="0" w:color="auto"/>
          </w:divBdr>
        </w:div>
        <w:div w:id="1476796636">
          <w:marLeft w:val="640"/>
          <w:marRight w:val="0"/>
          <w:marTop w:val="0"/>
          <w:marBottom w:val="0"/>
          <w:divBdr>
            <w:top w:val="none" w:sz="0" w:space="0" w:color="auto"/>
            <w:left w:val="none" w:sz="0" w:space="0" w:color="auto"/>
            <w:bottom w:val="none" w:sz="0" w:space="0" w:color="auto"/>
            <w:right w:val="none" w:sz="0" w:space="0" w:color="auto"/>
          </w:divBdr>
        </w:div>
        <w:div w:id="1507286982">
          <w:marLeft w:val="640"/>
          <w:marRight w:val="0"/>
          <w:marTop w:val="0"/>
          <w:marBottom w:val="0"/>
          <w:divBdr>
            <w:top w:val="none" w:sz="0" w:space="0" w:color="auto"/>
            <w:left w:val="none" w:sz="0" w:space="0" w:color="auto"/>
            <w:bottom w:val="none" w:sz="0" w:space="0" w:color="auto"/>
            <w:right w:val="none" w:sz="0" w:space="0" w:color="auto"/>
          </w:divBdr>
        </w:div>
        <w:div w:id="1536963314">
          <w:marLeft w:val="640"/>
          <w:marRight w:val="0"/>
          <w:marTop w:val="0"/>
          <w:marBottom w:val="0"/>
          <w:divBdr>
            <w:top w:val="none" w:sz="0" w:space="0" w:color="auto"/>
            <w:left w:val="none" w:sz="0" w:space="0" w:color="auto"/>
            <w:bottom w:val="none" w:sz="0" w:space="0" w:color="auto"/>
            <w:right w:val="none" w:sz="0" w:space="0" w:color="auto"/>
          </w:divBdr>
        </w:div>
        <w:div w:id="1636108193">
          <w:marLeft w:val="640"/>
          <w:marRight w:val="0"/>
          <w:marTop w:val="0"/>
          <w:marBottom w:val="0"/>
          <w:divBdr>
            <w:top w:val="none" w:sz="0" w:space="0" w:color="auto"/>
            <w:left w:val="none" w:sz="0" w:space="0" w:color="auto"/>
            <w:bottom w:val="none" w:sz="0" w:space="0" w:color="auto"/>
            <w:right w:val="none" w:sz="0" w:space="0" w:color="auto"/>
          </w:divBdr>
        </w:div>
        <w:div w:id="1648244746">
          <w:marLeft w:val="640"/>
          <w:marRight w:val="0"/>
          <w:marTop w:val="0"/>
          <w:marBottom w:val="0"/>
          <w:divBdr>
            <w:top w:val="none" w:sz="0" w:space="0" w:color="auto"/>
            <w:left w:val="none" w:sz="0" w:space="0" w:color="auto"/>
            <w:bottom w:val="none" w:sz="0" w:space="0" w:color="auto"/>
            <w:right w:val="none" w:sz="0" w:space="0" w:color="auto"/>
          </w:divBdr>
        </w:div>
        <w:div w:id="1655254331">
          <w:marLeft w:val="640"/>
          <w:marRight w:val="0"/>
          <w:marTop w:val="0"/>
          <w:marBottom w:val="0"/>
          <w:divBdr>
            <w:top w:val="none" w:sz="0" w:space="0" w:color="auto"/>
            <w:left w:val="none" w:sz="0" w:space="0" w:color="auto"/>
            <w:bottom w:val="none" w:sz="0" w:space="0" w:color="auto"/>
            <w:right w:val="none" w:sz="0" w:space="0" w:color="auto"/>
          </w:divBdr>
        </w:div>
        <w:div w:id="1783769446">
          <w:marLeft w:val="640"/>
          <w:marRight w:val="0"/>
          <w:marTop w:val="0"/>
          <w:marBottom w:val="0"/>
          <w:divBdr>
            <w:top w:val="none" w:sz="0" w:space="0" w:color="auto"/>
            <w:left w:val="none" w:sz="0" w:space="0" w:color="auto"/>
            <w:bottom w:val="none" w:sz="0" w:space="0" w:color="auto"/>
            <w:right w:val="none" w:sz="0" w:space="0" w:color="auto"/>
          </w:divBdr>
        </w:div>
        <w:div w:id="1849521546">
          <w:marLeft w:val="640"/>
          <w:marRight w:val="0"/>
          <w:marTop w:val="0"/>
          <w:marBottom w:val="0"/>
          <w:divBdr>
            <w:top w:val="none" w:sz="0" w:space="0" w:color="auto"/>
            <w:left w:val="none" w:sz="0" w:space="0" w:color="auto"/>
            <w:bottom w:val="none" w:sz="0" w:space="0" w:color="auto"/>
            <w:right w:val="none" w:sz="0" w:space="0" w:color="auto"/>
          </w:divBdr>
        </w:div>
        <w:div w:id="1855612412">
          <w:marLeft w:val="640"/>
          <w:marRight w:val="0"/>
          <w:marTop w:val="0"/>
          <w:marBottom w:val="0"/>
          <w:divBdr>
            <w:top w:val="none" w:sz="0" w:space="0" w:color="auto"/>
            <w:left w:val="none" w:sz="0" w:space="0" w:color="auto"/>
            <w:bottom w:val="none" w:sz="0" w:space="0" w:color="auto"/>
            <w:right w:val="none" w:sz="0" w:space="0" w:color="auto"/>
          </w:divBdr>
        </w:div>
        <w:div w:id="1869291502">
          <w:marLeft w:val="640"/>
          <w:marRight w:val="0"/>
          <w:marTop w:val="0"/>
          <w:marBottom w:val="0"/>
          <w:divBdr>
            <w:top w:val="none" w:sz="0" w:space="0" w:color="auto"/>
            <w:left w:val="none" w:sz="0" w:space="0" w:color="auto"/>
            <w:bottom w:val="none" w:sz="0" w:space="0" w:color="auto"/>
            <w:right w:val="none" w:sz="0" w:space="0" w:color="auto"/>
          </w:divBdr>
        </w:div>
        <w:div w:id="1921327451">
          <w:marLeft w:val="640"/>
          <w:marRight w:val="0"/>
          <w:marTop w:val="0"/>
          <w:marBottom w:val="0"/>
          <w:divBdr>
            <w:top w:val="none" w:sz="0" w:space="0" w:color="auto"/>
            <w:left w:val="none" w:sz="0" w:space="0" w:color="auto"/>
            <w:bottom w:val="none" w:sz="0" w:space="0" w:color="auto"/>
            <w:right w:val="none" w:sz="0" w:space="0" w:color="auto"/>
          </w:divBdr>
        </w:div>
        <w:div w:id="1922986326">
          <w:marLeft w:val="640"/>
          <w:marRight w:val="0"/>
          <w:marTop w:val="0"/>
          <w:marBottom w:val="0"/>
          <w:divBdr>
            <w:top w:val="none" w:sz="0" w:space="0" w:color="auto"/>
            <w:left w:val="none" w:sz="0" w:space="0" w:color="auto"/>
            <w:bottom w:val="none" w:sz="0" w:space="0" w:color="auto"/>
            <w:right w:val="none" w:sz="0" w:space="0" w:color="auto"/>
          </w:divBdr>
        </w:div>
        <w:div w:id="1959874483">
          <w:marLeft w:val="640"/>
          <w:marRight w:val="0"/>
          <w:marTop w:val="0"/>
          <w:marBottom w:val="0"/>
          <w:divBdr>
            <w:top w:val="none" w:sz="0" w:space="0" w:color="auto"/>
            <w:left w:val="none" w:sz="0" w:space="0" w:color="auto"/>
            <w:bottom w:val="none" w:sz="0" w:space="0" w:color="auto"/>
            <w:right w:val="none" w:sz="0" w:space="0" w:color="auto"/>
          </w:divBdr>
        </w:div>
        <w:div w:id="2019496895">
          <w:marLeft w:val="640"/>
          <w:marRight w:val="0"/>
          <w:marTop w:val="0"/>
          <w:marBottom w:val="0"/>
          <w:divBdr>
            <w:top w:val="none" w:sz="0" w:space="0" w:color="auto"/>
            <w:left w:val="none" w:sz="0" w:space="0" w:color="auto"/>
            <w:bottom w:val="none" w:sz="0" w:space="0" w:color="auto"/>
            <w:right w:val="none" w:sz="0" w:space="0" w:color="auto"/>
          </w:divBdr>
        </w:div>
        <w:div w:id="2127380926">
          <w:marLeft w:val="640"/>
          <w:marRight w:val="0"/>
          <w:marTop w:val="0"/>
          <w:marBottom w:val="0"/>
          <w:divBdr>
            <w:top w:val="none" w:sz="0" w:space="0" w:color="auto"/>
            <w:left w:val="none" w:sz="0" w:space="0" w:color="auto"/>
            <w:bottom w:val="none" w:sz="0" w:space="0" w:color="auto"/>
            <w:right w:val="none" w:sz="0" w:space="0" w:color="auto"/>
          </w:divBdr>
        </w:div>
      </w:divsChild>
    </w:div>
    <w:div w:id="748045122">
      <w:bodyDiv w:val="1"/>
      <w:marLeft w:val="0"/>
      <w:marRight w:val="0"/>
      <w:marTop w:val="0"/>
      <w:marBottom w:val="0"/>
      <w:divBdr>
        <w:top w:val="none" w:sz="0" w:space="0" w:color="auto"/>
        <w:left w:val="none" w:sz="0" w:space="0" w:color="auto"/>
        <w:bottom w:val="none" w:sz="0" w:space="0" w:color="auto"/>
        <w:right w:val="none" w:sz="0" w:space="0" w:color="auto"/>
      </w:divBdr>
      <w:divsChild>
        <w:div w:id="6568721">
          <w:marLeft w:val="640"/>
          <w:marRight w:val="0"/>
          <w:marTop w:val="0"/>
          <w:marBottom w:val="0"/>
          <w:divBdr>
            <w:top w:val="none" w:sz="0" w:space="0" w:color="auto"/>
            <w:left w:val="none" w:sz="0" w:space="0" w:color="auto"/>
            <w:bottom w:val="none" w:sz="0" w:space="0" w:color="auto"/>
            <w:right w:val="none" w:sz="0" w:space="0" w:color="auto"/>
          </w:divBdr>
        </w:div>
        <w:div w:id="35086761">
          <w:marLeft w:val="640"/>
          <w:marRight w:val="0"/>
          <w:marTop w:val="0"/>
          <w:marBottom w:val="0"/>
          <w:divBdr>
            <w:top w:val="none" w:sz="0" w:space="0" w:color="auto"/>
            <w:left w:val="none" w:sz="0" w:space="0" w:color="auto"/>
            <w:bottom w:val="none" w:sz="0" w:space="0" w:color="auto"/>
            <w:right w:val="none" w:sz="0" w:space="0" w:color="auto"/>
          </w:divBdr>
        </w:div>
        <w:div w:id="51273281">
          <w:marLeft w:val="640"/>
          <w:marRight w:val="0"/>
          <w:marTop w:val="0"/>
          <w:marBottom w:val="0"/>
          <w:divBdr>
            <w:top w:val="none" w:sz="0" w:space="0" w:color="auto"/>
            <w:left w:val="none" w:sz="0" w:space="0" w:color="auto"/>
            <w:bottom w:val="none" w:sz="0" w:space="0" w:color="auto"/>
            <w:right w:val="none" w:sz="0" w:space="0" w:color="auto"/>
          </w:divBdr>
        </w:div>
        <w:div w:id="136462934">
          <w:marLeft w:val="640"/>
          <w:marRight w:val="0"/>
          <w:marTop w:val="0"/>
          <w:marBottom w:val="0"/>
          <w:divBdr>
            <w:top w:val="none" w:sz="0" w:space="0" w:color="auto"/>
            <w:left w:val="none" w:sz="0" w:space="0" w:color="auto"/>
            <w:bottom w:val="none" w:sz="0" w:space="0" w:color="auto"/>
            <w:right w:val="none" w:sz="0" w:space="0" w:color="auto"/>
          </w:divBdr>
        </w:div>
        <w:div w:id="215433785">
          <w:marLeft w:val="640"/>
          <w:marRight w:val="0"/>
          <w:marTop w:val="0"/>
          <w:marBottom w:val="0"/>
          <w:divBdr>
            <w:top w:val="none" w:sz="0" w:space="0" w:color="auto"/>
            <w:left w:val="none" w:sz="0" w:space="0" w:color="auto"/>
            <w:bottom w:val="none" w:sz="0" w:space="0" w:color="auto"/>
            <w:right w:val="none" w:sz="0" w:space="0" w:color="auto"/>
          </w:divBdr>
        </w:div>
        <w:div w:id="473916954">
          <w:marLeft w:val="640"/>
          <w:marRight w:val="0"/>
          <w:marTop w:val="0"/>
          <w:marBottom w:val="0"/>
          <w:divBdr>
            <w:top w:val="none" w:sz="0" w:space="0" w:color="auto"/>
            <w:left w:val="none" w:sz="0" w:space="0" w:color="auto"/>
            <w:bottom w:val="none" w:sz="0" w:space="0" w:color="auto"/>
            <w:right w:val="none" w:sz="0" w:space="0" w:color="auto"/>
          </w:divBdr>
        </w:div>
        <w:div w:id="479231431">
          <w:marLeft w:val="640"/>
          <w:marRight w:val="0"/>
          <w:marTop w:val="0"/>
          <w:marBottom w:val="0"/>
          <w:divBdr>
            <w:top w:val="none" w:sz="0" w:space="0" w:color="auto"/>
            <w:left w:val="none" w:sz="0" w:space="0" w:color="auto"/>
            <w:bottom w:val="none" w:sz="0" w:space="0" w:color="auto"/>
            <w:right w:val="none" w:sz="0" w:space="0" w:color="auto"/>
          </w:divBdr>
        </w:div>
        <w:div w:id="557668581">
          <w:marLeft w:val="640"/>
          <w:marRight w:val="0"/>
          <w:marTop w:val="0"/>
          <w:marBottom w:val="0"/>
          <w:divBdr>
            <w:top w:val="none" w:sz="0" w:space="0" w:color="auto"/>
            <w:left w:val="none" w:sz="0" w:space="0" w:color="auto"/>
            <w:bottom w:val="none" w:sz="0" w:space="0" w:color="auto"/>
            <w:right w:val="none" w:sz="0" w:space="0" w:color="auto"/>
          </w:divBdr>
        </w:div>
        <w:div w:id="568806879">
          <w:marLeft w:val="640"/>
          <w:marRight w:val="0"/>
          <w:marTop w:val="0"/>
          <w:marBottom w:val="0"/>
          <w:divBdr>
            <w:top w:val="none" w:sz="0" w:space="0" w:color="auto"/>
            <w:left w:val="none" w:sz="0" w:space="0" w:color="auto"/>
            <w:bottom w:val="none" w:sz="0" w:space="0" w:color="auto"/>
            <w:right w:val="none" w:sz="0" w:space="0" w:color="auto"/>
          </w:divBdr>
        </w:div>
        <w:div w:id="617489320">
          <w:marLeft w:val="640"/>
          <w:marRight w:val="0"/>
          <w:marTop w:val="0"/>
          <w:marBottom w:val="0"/>
          <w:divBdr>
            <w:top w:val="none" w:sz="0" w:space="0" w:color="auto"/>
            <w:left w:val="none" w:sz="0" w:space="0" w:color="auto"/>
            <w:bottom w:val="none" w:sz="0" w:space="0" w:color="auto"/>
            <w:right w:val="none" w:sz="0" w:space="0" w:color="auto"/>
          </w:divBdr>
        </w:div>
        <w:div w:id="644236826">
          <w:marLeft w:val="640"/>
          <w:marRight w:val="0"/>
          <w:marTop w:val="0"/>
          <w:marBottom w:val="0"/>
          <w:divBdr>
            <w:top w:val="none" w:sz="0" w:space="0" w:color="auto"/>
            <w:left w:val="none" w:sz="0" w:space="0" w:color="auto"/>
            <w:bottom w:val="none" w:sz="0" w:space="0" w:color="auto"/>
            <w:right w:val="none" w:sz="0" w:space="0" w:color="auto"/>
          </w:divBdr>
        </w:div>
        <w:div w:id="680622150">
          <w:marLeft w:val="640"/>
          <w:marRight w:val="0"/>
          <w:marTop w:val="0"/>
          <w:marBottom w:val="0"/>
          <w:divBdr>
            <w:top w:val="none" w:sz="0" w:space="0" w:color="auto"/>
            <w:left w:val="none" w:sz="0" w:space="0" w:color="auto"/>
            <w:bottom w:val="none" w:sz="0" w:space="0" w:color="auto"/>
            <w:right w:val="none" w:sz="0" w:space="0" w:color="auto"/>
          </w:divBdr>
        </w:div>
        <w:div w:id="695084409">
          <w:marLeft w:val="640"/>
          <w:marRight w:val="0"/>
          <w:marTop w:val="0"/>
          <w:marBottom w:val="0"/>
          <w:divBdr>
            <w:top w:val="none" w:sz="0" w:space="0" w:color="auto"/>
            <w:left w:val="none" w:sz="0" w:space="0" w:color="auto"/>
            <w:bottom w:val="none" w:sz="0" w:space="0" w:color="auto"/>
            <w:right w:val="none" w:sz="0" w:space="0" w:color="auto"/>
          </w:divBdr>
        </w:div>
        <w:div w:id="793796293">
          <w:marLeft w:val="640"/>
          <w:marRight w:val="0"/>
          <w:marTop w:val="0"/>
          <w:marBottom w:val="0"/>
          <w:divBdr>
            <w:top w:val="none" w:sz="0" w:space="0" w:color="auto"/>
            <w:left w:val="none" w:sz="0" w:space="0" w:color="auto"/>
            <w:bottom w:val="none" w:sz="0" w:space="0" w:color="auto"/>
            <w:right w:val="none" w:sz="0" w:space="0" w:color="auto"/>
          </w:divBdr>
        </w:div>
        <w:div w:id="880481219">
          <w:marLeft w:val="640"/>
          <w:marRight w:val="0"/>
          <w:marTop w:val="0"/>
          <w:marBottom w:val="0"/>
          <w:divBdr>
            <w:top w:val="none" w:sz="0" w:space="0" w:color="auto"/>
            <w:left w:val="none" w:sz="0" w:space="0" w:color="auto"/>
            <w:bottom w:val="none" w:sz="0" w:space="0" w:color="auto"/>
            <w:right w:val="none" w:sz="0" w:space="0" w:color="auto"/>
          </w:divBdr>
        </w:div>
        <w:div w:id="887650378">
          <w:marLeft w:val="640"/>
          <w:marRight w:val="0"/>
          <w:marTop w:val="0"/>
          <w:marBottom w:val="0"/>
          <w:divBdr>
            <w:top w:val="none" w:sz="0" w:space="0" w:color="auto"/>
            <w:left w:val="none" w:sz="0" w:space="0" w:color="auto"/>
            <w:bottom w:val="none" w:sz="0" w:space="0" w:color="auto"/>
            <w:right w:val="none" w:sz="0" w:space="0" w:color="auto"/>
          </w:divBdr>
        </w:div>
        <w:div w:id="892275090">
          <w:marLeft w:val="640"/>
          <w:marRight w:val="0"/>
          <w:marTop w:val="0"/>
          <w:marBottom w:val="0"/>
          <w:divBdr>
            <w:top w:val="none" w:sz="0" w:space="0" w:color="auto"/>
            <w:left w:val="none" w:sz="0" w:space="0" w:color="auto"/>
            <w:bottom w:val="none" w:sz="0" w:space="0" w:color="auto"/>
            <w:right w:val="none" w:sz="0" w:space="0" w:color="auto"/>
          </w:divBdr>
        </w:div>
        <w:div w:id="949553730">
          <w:marLeft w:val="640"/>
          <w:marRight w:val="0"/>
          <w:marTop w:val="0"/>
          <w:marBottom w:val="0"/>
          <w:divBdr>
            <w:top w:val="none" w:sz="0" w:space="0" w:color="auto"/>
            <w:left w:val="none" w:sz="0" w:space="0" w:color="auto"/>
            <w:bottom w:val="none" w:sz="0" w:space="0" w:color="auto"/>
            <w:right w:val="none" w:sz="0" w:space="0" w:color="auto"/>
          </w:divBdr>
        </w:div>
        <w:div w:id="957568849">
          <w:marLeft w:val="640"/>
          <w:marRight w:val="0"/>
          <w:marTop w:val="0"/>
          <w:marBottom w:val="0"/>
          <w:divBdr>
            <w:top w:val="none" w:sz="0" w:space="0" w:color="auto"/>
            <w:left w:val="none" w:sz="0" w:space="0" w:color="auto"/>
            <w:bottom w:val="none" w:sz="0" w:space="0" w:color="auto"/>
            <w:right w:val="none" w:sz="0" w:space="0" w:color="auto"/>
          </w:divBdr>
        </w:div>
        <w:div w:id="961958993">
          <w:marLeft w:val="640"/>
          <w:marRight w:val="0"/>
          <w:marTop w:val="0"/>
          <w:marBottom w:val="0"/>
          <w:divBdr>
            <w:top w:val="none" w:sz="0" w:space="0" w:color="auto"/>
            <w:left w:val="none" w:sz="0" w:space="0" w:color="auto"/>
            <w:bottom w:val="none" w:sz="0" w:space="0" w:color="auto"/>
            <w:right w:val="none" w:sz="0" w:space="0" w:color="auto"/>
          </w:divBdr>
        </w:div>
        <w:div w:id="984361470">
          <w:marLeft w:val="640"/>
          <w:marRight w:val="0"/>
          <w:marTop w:val="0"/>
          <w:marBottom w:val="0"/>
          <w:divBdr>
            <w:top w:val="none" w:sz="0" w:space="0" w:color="auto"/>
            <w:left w:val="none" w:sz="0" w:space="0" w:color="auto"/>
            <w:bottom w:val="none" w:sz="0" w:space="0" w:color="auto"/>
            <w:right w:val="none" w:sz="0" w:space="0" w:color="auto"/>
          </w:divBdr>
        </w:div>
        <w:div w:id="990212542">
          <w:marLeft w:val="640"/>
          <w:marRight w:val="0"/>
          <w:marTop w:val="0"/>
          <w:marBottom w:val="0"/>
          <w:divBdr>
            <w:top w:val="none" w:sz="0" w:space="0" w:color="auto"/>
            <w:left w:val="none" w:sz="0" w:space="0" w:color="auto"/>
            <w:bottom w:val="none" w:sz="0" w:space="0" w:color="auto"/>
            <w:right w:val="none" w:sz="0" w:space="0" w:color="auto"/>
          </w:divBdr>
        </w:div>
        <w:div w:id="1111971874">
          <w:marLeft w:val="640"/>
          <w:marRight w:val="0"/>
          <w:marTop w:val="0"/>
          <w:marBottom w:val="0"/>
          <w:divBdr>
            <w:top w:val="none" w:sz="0" w:space="0" w:color="auto"/>
            <w:left w:val="none" w:sz="0" w:space="0" w:color="auto"/>
            <w:bottom w:val="none" w:sz="0" w:space="0" w:color="auto"/>
            <w:right w:val="none" w:sz="0" w:space="0" w:color="auto"/>
          </w:divBdr>
        </w:div>
        <w:div w:id="1162626055">
          <w:marLeft w:val="640"/>
          <w:marRight w:val="0"/>
          <w:marTop w:val="0"/>
          <w:marBottom w:val="0"/>
          <w:divBdr>
            <w:top w:val="none" w:sz="0" w:space="0" w:color="auto"/>
            <w:left w:val="none" w:sz="0" w:space="0" w:color="auto"/>
            <w:bottom w:val="none" w:sz="0" w:space="0" w:color="auto"/>
            <w:right w:val="none" w:sz="0" w:space="0" w:color="auto"/>
          </w:divBdr>
        </w:div>
        <w:div w:id="1192112360">
          <w:marLeft w:val="640"/>
          <w:marRight w:val="0"/>
          <w:marTop w:val="0"/>
          <w:marBottom w:val="0"/>
          <w:divBdr>
            <w:top w:val="none" w:sz="0" w:space="0" w:color="auto"/>
            <w:left w:val="none" w:sz="0" w:space="0" w:color="auto"/>
            <w:bottom w:val="none" w:sz="0" w:space="0" w:color="auto"/>
            <w:right w:val="none" w:sz="0" w:space="0" w:color="auto"/>
          </w:divBdr>
        </w:div>
        <w:div w:id="1200703423">
          <w:marLeft w:val="640"/>
          <w:marRight w:val="0"/>
          <w:marTop w:val="0"/>
          <w:marBottom w:val="0"/>
          <w:divBdr>
            <w:top w:val="none" w:sz="0" w:space="0" w:color="auto"/>
            <w:left w:val="none" w:sz="0" w:space="0" w:color="auto"/>
            <w:bottom w:val="none" w:sz="0" w:space="0" w:color="auto"/>
            <w:right w:val="none" w:sz="0" w:space="0" w:color="auto"/>
          </w:divBdr>
        </w:div>
        <w:div w:id="1203514331">
          <w:marLeft w:val="640"/>
          <w:marRight w:val="0"/>
          <w:marTop w:val="0"/>
          <w:marBottom w:val="0"/>
          <w:divBdr>
            <w:top w:val="none" w:sz="0" w:space="0" w:color="auto"/>
            <w:left w:val="none" w:sz="0" w:space="0" w:color="auto"/>
            <w:bottom w:val="none" w:sz="0" w:space="0" w:color="auto"/>
            <w:right w:val="none" w:sz="0" w:space="0" w:color="auto"/>
          </w:divBdr>
        </w:div>
        <w:div w:id="1266768782">
          <w:marLeft w:val="640"/>
          <w:marRight w:val="0"/>
          <w:marTop w:val="0"/>
          <w:marBottom w:val="0"/>
          <w:divBdr>
            <w:top w:val="none" w:sz="0" w:space="0" w:color="auto"/>
            <w:left w:val="none" w:sz="0" w:space="0" w:color="auto"/>
            <w:bottom w:val="none" w:sz="0" w:space="0" w:color="auto"/>
            <w:right w:val="none" w:sz="0" w:space="0" w:color="auto"/>
          </w:divBdr>
        </w:div>
        <w:div w:id="1339695231">
          <w:marLeft w:val="640"/>
          <w:marRight w:val="0"/>
          <w:marTop w:val="0"/>
          <w:marBottom w:val="0"/>
          <w:divBdr>
            <w:top w:val="none" w:sz="0" w:space="0" w:color="auto"/>
            <w:left w:val="none" w:sz="0" w:space="0" w:color="auto"/>
            <w:bottom w:val="none" w:sz="0" w:space="0" w:color="auto"/>
            <w:right w:val="none" w:sz="0" w:space="0" w:color="auto"/>
          </w:divBdr>
        </w:div>
        <w:div w:id="1374504356">
          <w:marLeft w:val="640"/>
          <w:marRight w:val="0"/>
          <w:marTop w:val="0"/>
          <w:marBottom w:val="0"/>
          <w:divBdr>
            <w:top w:val="none" w:sz="0" w:space="0" w:color="auto"/>
            <w:left w:val="none" w:sz="0" w:space="0" w:color="auto"/>
            <w:bottom w:val="none" w:sz="0" w:space="0" w:color="auto"/>
            <w:right w:val="none" w:sz="0" w:space="0" w:color="auto"/>
          </w:divBdr>
        </w:div>
        <w:div w:id="1411656067">
          <w:marLeft w:val="640"/>
          <w:marRight w:val="0"/>
          <w:marTop w:val="0"/>
          <w:marBottom w:val="0"/>
          <w:divBdr>
            <w:top w:val="none" w:sz="0" w:space="0" w:color="auto"/>
            <w:left w:val="none" w:sz="0" w:space="0" w:color="auto"/>
            <w:bottom w:val="none" w:sz="0" w:space="0" w:color="auto"/>
            <w:right w:val="none" w:sz="0" w:space="0" w:color="auto"/>
          </w:divBdr>
        </w:div>
        <w:div w:id="1500147702">
          <w:marLeft w:val="640"/>
          <w:marRight w:val="0"/>
          <w:marTop w:val="0"/>
          <w:marBottom w:val="0"/>
          <w:divBdr>
            <w:top w:val="none" w:sz="0" w:space="0" w:color="auto"/>
            <w:left w:val="none" w:sz="0" w:space="0" w:color="auto"/>
            <w:bottom w:val="none" w:sz="0" w:space="0" w:color="auto"/>
            <w:right w:val="none" w:sz="0" w:space="0" w:color="auto"/>
          </w:divBdr>
        </w:div>
        <w:div w:id="1661886375">
          <w:marLeft w:val="640"/>
          <w:marRight w:val="0"/>
          <w:marTop w:val="0"/>
          <w:marBottom w:val="0"/>
          <w:divBdr>
            <w:top w:val="none" w:sz="0" w:space="0" w:color="auto"/>
            <w:left w:val="none" w:sz="0" w:space="0" w:color="auto"/>
            <w:bottom w:val="none" w:sz="0" w:space="0" w:color="auto"/>
            <w:right w:val="none" w:sz="0" w:space="0" w:color="auto"/>
          </w:divBdr>
        </w:div>
        <w:div w:id="1662198963">
          <w:marLeft w:val="640"/>
          <w:marRight w:val="0"/>
          <w:marTop w:val="0"/>
          <w:marBottom w:val="0"/>
          <w:divBdr>
            <w:top w:val="none" w:sz="0" w:space="0" w:color="auto"/>
            <w:left w:val="none" w:sz="0" w:space="0" w:color="auto"/>
            <w:bottom w:val="none" w:sz="0" w:space="0" w:color="auto"/>
            <w:right w:val="none" w:sz="0" w:space="0" w:color="auto"/>
          </w:divBdr>
        </w:div>
        <w:div w:id="1688096936">
          <w:marLeft w:val="640"/>
          <w:marRight w:val="0"/>
          <w:marTop w:val="0"/>
          <w:marBottom w:val="0"/>
          <w:divBdr>
            <w:top w:val="none" w:sz="0" w:space="0" w:color="auto"/>
            <w:left w:val="none" w:sz="0" w:space="0" w:color="auto"/>
            <w:bottom w:val="none" w:sz="0" w:space="0" w:color="auto"/>
            <w:right w:val="none" w:sz="0" w:space="0" w:color="auto"/>
          </w:divBdr>
        </w:div>
        <w:div w:id="1718747208">
          <w:marLeft w:val="640"/>
          <w:marRight w:val="0"/>
          <w:marTop w:val="0"/>
          <w:marBottom w:val="0"/>
          <w:divBdr>
            <w:top w:val="none" w:sz="0" w:space="0" w:color="auto"/>
            <w:left w:val="none" w:sz="0" w:space="0" w:color="auto"/>
            <w:bottom w:val="none" w:sz="0" w:space="0" w:color="auto"/>
            <w:right w:val="none" w:sz="0" w:space="0" w:color="auto"/>
          </w:divBdr>
        </w:div>
        <w:div w:id="1723478531">
          <w:marLeft w:val="640"/>
          <w:marRight w:val="0"/>
          <w:marTop w:val="0"/>
          <w:marBottom w:val="0"/>
          <w:divBdr>
            <w:top w:val="none" w:sz="0" w:space="0" w:color="auto"/>
            <w:left w:val="none" w:sz="0" w:space="0" w:color="auto"/>
            <w:bottom w:val="none" w:sz="0" w:space="0" w:color="auto"/>
            <w:right w:val="none" w:sz="0" w:space="0" w:color="auto"/>
          </w:divBdr>
        </w:div>
        <w:div w:id="1764107958">
          <w:marLeft w:val="640"/>
          <w:marRight w:val="0"/>
          <w:marTop w:val="0"/>
          <w:marBottom w:val="0"/>
          <w:divBdr>
            <w:top w:val="none" w:sz="0" w:space="0" w:color="auto"/>
            <w:left w:val="none" w:sz="0" w:space="0" w:color="auto"/>
            <w:bottom w:val="none" w:sz="0" w:space="0" w:color="auto"/>
            <w:right w:val="none" w:sz="0" w:space="0" w:color="auto"/>
          </w:divBdr>
        </w:div>
        <w:div w:id="1782457653">
          <w:marLeft w:val="640"/>
          <w:marRight w:val="0"/>
          <w:marTop w:val="0"/>
          <w:marBottom w:val="0"/>
          <w:divBdr>
            <w:top w:val="none" w:sz="0" w:space="0" w:color="auto"/>
            <w:left w:val="none" w:sz="0" w:space="0" w:color="auto"/>
            <w:bottom w:val="none" w:sz="0" w:space="0" w:color="auto"/>
            <w:right w:val="none" w:sz="0" w:space="0" w:color="auto"/>
          </w:divBdr>
        </w:div>
        <w:div w:id="1891846490">
          <w:marLeft w:val="640"/>
          <w:marRight w:val="0"/>
          <w:marTop w:val="0"/>
          <w:marBottom w:val="0"/>
          <w:divBdr>
            <w:top w:val="none" w:sz="0" w:space="0" w:color="auto"/>
            <w:left w:val="none" w:sz="0" w:space="0" w:color="auto"/>
            <w:bottom w:val="none" w:sz="0" w:space="0" w:color="auto"/>
            <w:right w:val="none" w:sz="0" w:space="0" w:color="auto"/>
          </w:divBdr>
        </w:div>
        <w:div w:id="1893688041">
          <w:marLeft w:val="640"/>
          <w:marRight w:val="0"/>
          <w:marTop w:val="0"/>
          <w:marBottom w:val="0"/>
          <w:divBdr>
            <w:top w:val="none" w:sz="0" w:space="0" w:color="auto"/>
            <w:left w:val="none" w:sz="0" w:space="0" w:color="auto"/>
            <w:bottom w:val="none" w:sz="0" w:space="0" w:color="auto"/>
            <w:right w:val="none" w:sz="0" w:space="0" w:color="auto"/>
          </w:divBdr>
        </w:div>
        <w:div w:id="2062364545">
          <w:marLeft w:val="640"/>
          <w:marRight w:val="0"/>
          <w:marTop w:val="0"/>
          <w:marBottom w:val="0"/>
          <w:divBdr>
            <w:top w:val="none" w:sz="0" w:space="0" w:color="auto"/>
            <w:left w:val="none" w:sz="0" w:space="0" w:color="auto"/>
            <w:bottom w:val="none" w:sz="0" w:space="0" w:color="auto"/>
            <w:right w:val="none" w:sz="0" w:space="0" w:color="auto"/>
          </w:divBdr>
        </w:div>
        <w:div w:id="2145805572">
          <w:marLeft w:val="640"/>
          <w:marRight w:val="0"/>
          <w:marTop w:val="0"/>
          <w:marBottom w:val="0"/>
          <w:divBdr>
            <w:top w:val="none" w:sz="0" w:space="0" w:color="auto"/>
            <w:left w:val="none" w:sz="0" w:space="0" w:color="auto"/>
            <w:bottom w:val="none" w:sz="0" w:space="0" w:color="auto"/>
            <w:right w:val="none" w:sz="0" w:space="0" w:color="auto"/>
          </w:divBdr>
        </w:div>
      </w:divsChild>
    </w:div>
    <w:div w:id="749930102">
      <w:bodyDiv w:val="1"/>
      <w:marLeft w:val="0"/>
      <w:marRight w:val="0"/>
      <w:marTop w:val="0"/>
      <w:marBottom w:val="0"/>
      <w:divBdr>
        <w:top w:val="none" w:sz="0" w:space="0" w:color="auto"/>
        <w:left w:val="none" w:sz="0" w:space="0" w:color="auto"/>
        <w:bottom w:val="none" w:sz="0" w:space="0" w:color="auto"/>
        <w:right w:val="none" w:sz="0" w:space="0" w:color="auto"/>
      </w:divBdr>
      <w:divsChild>
        <w:div w:id="56979062">
          <w:marLeft w:val="640"/>
          <w:marRight w:val="0"/>
          <w:marTop w:val="0"/>
          <w:marBottom w:val="0"/>
          <w:divBdr>
            <w:top w:val="none" w:sz="0" w:space="0" w:color="auto"/>
            <w:left w:val="none" w:sz="0" w:space="0" w:color="auto"/>
            <w:bottom w:val="none" w:sz="0" w:space="0" w:color="auto"/>
            <w:right w:val="none" w:sz="0" w:space="0" w:color="auto"/>
          </w:divBdr>
        </w:div>
        <w:div w:id="222718655">
          <w:marLeft w:val="640"/>
          <w:marRight w:val="0"/>
          <w:marTop w:val="0"/>
          <w:marBottom w:val="0"/>
          <w:divBdr>
            <w:top w:val="none" w:sz="0" w:space="0" w:color="auto"/>
            <w:left w:val="none" w:sz="0" w:space="0" w:color="auto"/>
            <w:bottom w:val="none" w:sz="0" w:space="0" w:color="auto"/>
            <w:right w:val="none" w:sz="0" w:space="0" w:color="auto"/>
          </w:divBdr>
        </w:div>
        <w:div w:id="250284502">
          <w:marLeft w:val="640"/>
          <w:marRight w:val="0"/>
          <w:marTop w:val="0"/>
          <w:marBottom w:val="0"/>
          <w:divBdr>
            <w:top w:val="none" w:sz="0" w:space="0" w:color="auto"/>
            <w:left w:val="none" w:sz="0" w:space="0" w:color="auto"/>
            <w:bottom w:val="none" w:sz="0" w:space="0" w:color="auto"/>
            <w:right w:val="none" w:sz="0" w:space="0" w:color="auto"/>
          </w:divBdr>
        </w:div>
        <w:div w:id="284697574">
          <w:marLeft w:val="640"/>
          <w:marRight w:val="0"/>
          <w:marTop w:val="0"/>
          <w:marBottom w:val="0"/>
          <w:divBdr>
            <w:top w:val="none" w:sz="0" w:space="0" w:color="auto"/>
            <w:left w:val="none" w:sz="0" w:space="0" w:color="auto"/>
            <w:bottom w:val="none" w:sz="0" w:space="0" w:color="auto"/>
            <w:right w:val="none" w:sz="0" w:space="0" w:color="auto"/>
          </w:divBdr>
        </w:div>
        <w:div w:id="344596333">
          <w:marLeft w:val="640"/>
          <w:marRight w:val="0"/>
          <w:marTop w:val="0"/>
          <w:marBottom w:val="0"/>
          <w:divBdr>
            <w:top w:val="none" w:sz="0" w:space="0" w:color="auto"/>
            <w:left w:val="none" w:sz="0" w:space="0" w:color="auto"/>
            <w:bottom w:val="none" w:sz="0" w:space="0" w:color="auto"/>
            <w:right w:val="none" w:sz="0" w:space="0" w:color="auto"/>
          </w:divBdr>
        </w:div>
        <w:div w:id="435055834">
          <w:marLeft w:val="640"/>
          <w:marRight w:val="0"/>
          <w:marTop w:val="0"/>
          <w:marBottom w:val="0"/>
          <w:divBdr>
            <w:top w:val="none" w:sz="0" w:space="0" w:color="auto"/>
            <w:left w:val="none" w:sz="0" w:space="0" w:color="auto"/>
            <w:bottom w:val="none" w:sz="0" w:space="0" w:color="auto"/>
            <w:right w:val="none" w:sz="0" w:space="0" w:color="auto"/>
          </w:divBdr>
        </w:div>
        <w:div w:id="444080494">
          <w:marLeft w:val="640"/>
          <w:marRight w:val="0"/>
          <w:marTop w:val="0"/>
          <w:marBottom w:val="0"/>
          <w:divBdr>
            <w:top w:val="none" w:sz="0" w:space="0" w:color="auto"/>
            <w:left w:val="none" w:sz="0" w:space="0" w:color="auto"/>
            <w:bottom w:val="none" w:sz="0" w:space="0" w:color="auto"/>
            <w:right w:val="none" w:sz="0" w:space="0" w:color="auto"/>
          </w:divBdr>
        </w:div>
        <w:div w:id="554699260">
          <w:marLeft w:val="640"/>
          <w:marRight w:val="0"/>
          <w:marTop w:val="0"/>
          <w:marBottom w:val="0"/>
          <w:divBdr>
            <w:top w:val="none" w:sz="0" w:space="0" w:color="auto"/>
            <w:left w:val="none" w:sz="0" w:space="0" w:color="auto"/>
            <w:bottom w:val="none" w:sz="0" w:space="0" w:color="auto"/>
            <w:right w:val="none" w:sz="0" w:space="0" w:color="auto"/>
          </w:divBdr>
        </w:div>
        <w:div w:id="613710950">
          <w:marLeft w:val="640"/>
          <w:marRight w:val="0"/>
          <w:marTop w:val="0"/>
          <w:marBottom w:val="0"/>
          <w:divBdr>
            <w:top w:val="none" w:sz="0" w:space="0" w:color="auto"/>
            <w:left w:val="none" w:sz="0" w:space="0" w:color="auto"/>
            <w:bottom w:val="none" w:sz="0" w:space="0" w:color="auto"/>
            <w:right w:val="none" w:sz="0" w:space="0" w:color="auto"/>
          </w:divBdr>
        </w:div>
        <w:div w:id="712385510">
          <w:marLeft w:val="640"/>
          <w:marRight w:val="0"/>
          <w:marTop w:val="0"/>
          <w:marBottom w:val="0"/>
          <w:divBdr>
            <w:top w:val="none" w:sz="0" w:space="0" w:color="auto"/>
            <w:left w:val="none" w:sz="0" w:space="0" w:color="auto"/>
            <w:bottom w:val="none" w:sz="0" w:space="0" w:color="auto"/>
            <w:right w:val="none" w:sz="0" w:space="0" w:color="auto"/>
          </w:divBdr>
        </w:div>
        <w:div w:id="774323988">
          <w:marLeft w:val="640"/>
          <w:marRight w:val="0"/>
          <w:marTop w:val="0"/>
          <w:marBottom w:val="0"/>
          <w:divBdr>
            <w:top w:val="none" w:sz="0" w:space="0" w:color="auto"/>
            <w:left w:val="none" w:sz="0" w:space="0" w:color="auto"/>
            <w:bottom w:val="none" w:sz="0" w:space="0" w:color="auto"/>
            <w:right w:val="none" w:sz="0" w:space="0" w:color="auto"/>
          </w:divBdr>
        </w:div>
        <w:div w:id="797643957">
          <w:marLeft w:val="640"/>
          <w:marRight w:val="0"/>
          <w:marTop w:val="0"/>
          <w:marBottom w:val="0"/>
          <w:divBdr>
            <w:top w:val="none" w:sz="0" w:space="0" w:color="auto"/>
            <w:left w:val="none" w:sz="0" w:space="0" w:color="auto"/>
            <w:bottom w:val="none" w:sz="0" w:space="0" w:color="auto"/>
            <w:right w:val="none" w:sz="0" w:space="0" w:color="auto"/>
          </w:divBdr>
        </w:div>
        <w:div w:id="811289158">
          <w:marLeft w:val="640"/>
          <w:marRight w:val="0"/>
          <w:marTop w:val="0"/>
          <w:marBottom w:val="0"/>
          <w:divBdr>
            <w:top w:val="none" w:sz="0" w:space="0" w:color="auto"/>
            <w:left w:val="none" w:sz="0" w:space="0" w:color="auto"/>
            <w:bottom w:val="none" w:sz="0" w:space="0" w:color="auto"/>
            <w:right w:val="none" w:sz="0" w:space="0" w:color="auto"/>
          </w:divBdr>
        </w:div>
        <w:div w:id="832378121">
          <w:marLeft w:val="640"/>
          <w:marRight w:val="0"/>
          <w:marTop w:val="0"/>
          <w:marBottom w:val="0"/>
          <w:divBdr>
            <w:top w:val="none" w:sz="0" w:space="0" w:color="auto"/>
            <w:left w:val="none" w:sz="0" w:space="0" w:color="auto"/>
            <w:bottom w:val="none" w:sz="0" w:space="0" w:color="auto"/>
            <w:right w:val="none" w:sz="0" w:space="0" w:color="auto"/>
          </w:divBdr>
        </w:div>
        <w:div w:id="860316910">
          <w:marLeft w:val="640"/>
          <w:marRight w:val="0"/>
          <w:marTop w:val="0"/>
          <w:marBottom w:val="0"/>
          <w:divBdr>
            <w:top w:val="none" w:sz="0" w:space="0" w:color="auto"/>
            <w:left w:val="none" w:sz="0" w:space="0" w:color="auto"/>
            <w:bottom w:val="none" w:sz="0" w:space="0" w:color="auto"/>
            <w:right w:val="none" w:sz="0" w:space="0" w:color="auto"/>
          </w:divBdr>
        </w:div>
        <w:div w:id="873468368">
          <w:marLeft w:val="640"/>
          <w:marRight w:val="0"/>
          <w:marTop w:val="0"/>
          <w:marBottom w:val="0"/>
          <w:divBdr>
            <w:top w:val="none" w:sz="0" w:space="0" w:color="auto"/>
            <w:left w:val="none" w:sz="0" w:space="0" w:color="auto"/>
            <w:bottom w:val="none" w:sz="0" w:space="0" w:color="auto"/>
            <w:right w:val="none" w:sz="0" w:space="0" w:color="auto"/>
          </w:divBdr>
        </w:div>
        <w:div w:id="890727753">
          <w:marLeft w:val="640"/>
          <w:marRight w:val="0"/>
          <w:marTop w:val="0"/>
          <w:marBottom w:val="0"/>
          <w:divBdr>
            <w:top w:val="none" w:sz="0" w:space="0" w:color="auto"/>
            <w:left w:val="none" w:sz="0" w:space="0" w:color="auto"/>
            <w:bottom w:val="none" w:sz="0" w:space="0" w:color="auto"/>
            <w:right w:val="none" w:sz="0" w:space="0" w:color="auto"/>
          </w:divBdr>
        </w:div>
        <w:div w:id="916937071">
          <w:marLeft w:val="640"/>
          <w:marRight w:val="0"/>
          <w:marTop w:val="0"/>
          <w:marBottom w:val="0"/>
          <w:divBdr>
            <w:top w:val="none" w:sz="0" w:space="0" w:color="auto"/>
            <w:left w:val="none" w:sz="0" w:space="0" w:color="auto"/>
            <w:bottom w:val="none" w:sz="0" w:space="0" w:color="auto"/>
            <w:right w:val="none" w:sz="0" w:space="0" w:color="auto"/>
          </w:divBdr>
        </w:div>
        <w:div w:id="955252786">
          <w:marLeft w:val="640"/>
          <w:marRight w:val="0"/>
          <w:marTop w:val="0"/>
          <w:marBottom w:val="0"/>
          <w:divBdr>
            <w:top w:val="none" w:sz="0" w:space="0" w:color="auto"/>
            <w:left w:val="none" w:sz="0" w:space="0" w:color="auto"/>
            <w:bottom w:val="none" w:sz="0" w:space="0" w:color="auto"/>
            <w:right w:val="none" w:sz="0" w:space="0" w:color="auto"/>
          </w:divBdr>
        </w:div>
        <w:div w:id="1076706917">
          <w:marLeft w:val="640"/>
          <w:marRight w:val="0"/>
          <w:marTop w:val="0"/>
          <w:marBottom w:val="0"/>
          <w:divBdr>
            <w:top w:val="none" w:sz="0" w:space="0" w:color="auto"/>
            <w:left w:val="none" w:sz="0" w:space="0" w:color="auto"/>
            <w:bottom w:val="none" w:sz="0" w:space="0" w:color="auto"/>
            <w:right w:val="none" w:sz="0" w:space="0" w:color="auto"/>
          </w:divBdr>
        </w:div>
        <w:div w:id="1150631445">
          <w:marLeft w:val="640"/>
          <w:marRight w:val="0"/>
          <w:marTop w:val="0"/>
          <w:marBottom w:val="0"/>
          <w:divBdr>
            <w:top w:val="none" w:sz="0" w:space="0" w:color="auto"/>
            <w:left w:val="none" w:sz="0" w:space="0" w:color="auto"/>
            <w:bottom w:val="none" w:sz="0" w:space="0" w:color="auto"/>
            <w:right w:val="none" w:sz="0" w:space="0" w:color="auto"/>
          </w:divBdr>
        </w:div>
        <w:div w:id="1166550655">
          <w:marLeft w:val="640"/>
          <w:marRight w:val="0"/>
          <w:marTop w:val="0"/>
          <w:marBottom w:val="0"/>
          <w:divBdr>
            <w:top w:val="none" w:sz="0" w:space="0" w:color="auto"/>
            <w:left w:val="none" w:sz="0" w:space="0" w:color="auto"/>
            <w:bottom w:val="none" w:sz="0" w:space="0" w:color="auto"/>
            <w:right w:val="none" w:sz="0" w:space="0" w:color="auto"/>
          </w:divBdr>
        </w:div>
        <w:div w:id="1179544290">
          <w:marLeft w:val="640"/>
          <w:marRight w:val="0"/>
          <w:marTop w:val="0"/>
          <w:marBottom w:val="0"/>
          <w:divBdr>
            <w:top w:val="none" w:sz="0" w:space="0" w:color="auto"/>
            <w:left w:val="none" w:sz="0" w:space="0" w:color="auto"/>
            <w:bottom w:val="none" w:sz="0" w:space="0" w:color="auto"/>
            <w:right w:val="none" w:sz="0" w:space="0" w:color="auto"/>
          </w:divBdr>
        </w:div>
        <w:div w:id="1227885995">
          <w:marLeft w:val="640"/>
          <w:marRight w:val="0"/>
          <w:marTop w:val="0"/>
          <w:marBottom w:val="0"/>
          <w:divBdr>
            <w:top w:val="none" w:sz="0" w:space="0" w:color="auto"/>
            <w:left w:val="none" w:sz="0" w:space="0" w:color="auto"/>
            <w:bottom w:val="none" w:sz="0" w:space="0" w:color="auto"/>
            <w:right w:val="none" w:sz="0" w:space="0" w:color="auto"/>
          </w:divBdr>
        </w:div>
        <w:div w:id="1249268080">
          <w:marLeft w:val="640"/>
          <w:marRight w:val="0"/>
          <w:marTop w:val="0"/>
          <w:marBottom w:val="0"/>
          <w:divBdr>
            <w:top w:val="none" w:sz="0" w:space="0" w:color="auto"/>
            <w:left w:val="none" w:sz="0" w:space="0" w:color="auto"/>
            <w:bottom w:val="none" w:sz="0" w:space="0" w:color="auto"/>
            <w:right w:val="none" w:sz="0" w:space="0" w:color="auto"/>
          </w:divBdr>
        </w:div>
        <w:div w:id="1345716425">
          <w:marLeft w:val="640"/>
          <w:marRight w:val="0"/>
          <w:marTop w:val="0"/>
          <w:marBottom w:val="0"/>
          <w:divBdr>
            <w:top w:val="none" w:sz="0" w:space="0" w:color="auto"/>
            <w:left w:val="none" w:sz="0" w:space="0" w:color="auto"/>
            <w:bottom w:val="none" w:sz="0" w:space="0" w:color="auto"/>
            <w:right w:val="none" w:sz="0" w:space="0" w:color="auto"/>
          </w:divBdr>
        </w:div>
        <w:div w:id="1451440788">
          <w:marLeft w:val="640"/>
          <w:marRight w:val="0"/>
          <w:marTop w:val="0"/>
          <w:marBottom w:val="0"/>
          <w:divBdr>
            <w:top w:val="none" w:sz="0" w:space="0" w:color="auto"/>
            <w:left w:val="none" w:sz="0" w:space="0" w:color="auto"/>
            <w:bottom w:val="none" w:sz="0" w:space="0" w:color="auto"/>
            <w:right w:val="none" w:sz="0" w:space="0" w:color="auto"/>
          </w:divBdr>
        </w:div>
        <w:div w:id="1508714400">
          <w:marLeft w:val="640"/>
          <w:marRight w:val="0"/>
          <w:marTop w:val="0"/>
          <w:marBottom w:val="0"/>
          <w:divBdr>
            <w:top w:val="none" w:sz="0" w:space="0" w:color="auto"/>
            <w:left w:val="none" w:sz="0" w:space="0" w:color="auto"/>
            <w:bottom w:val="none" w:sz="0" w:space="0" w:color="auto"/>
            <w:right w:val="none" w:sz="0" w:space="0" w:color="auto"/>
          </w:divBdr>
        </w:div>
        <w:div w:id="1522933981">
          <w:marLeft w:val="640"/>
          <w:marRight w:val="0"/>
          <w:marTop w:val="0"/>
          <w:marBottom w:val="0"/>
          <w:divBdr>
            <w:top w:val="none" w:sz="0" w:space="0" w:color="auto"/>
            <w:left w:val="none" w:sz="0" w:space="0" w:color="auto"/>
            <w:bottom w:val="none" w:sz="0" w:space="0" w:color="auto"/>
            <w:right w:val="none" w:sz="0" w:space="0" w:color="auto"/>
          </w:divBdr>
        </w:div>
        <w:div w:id="1539271288">
          <w:marLeft w:val="640"/>
          <w:marRight w:val="0"/>
          <w:marTop w:val="0"/>
          <w:marBottom w:val="0"/>
          <w:divBdr>
            <w:top w:val="none" w:sz="0" w:space="0" w:color="auto"/>
            <w:left w:val="none" w:sz="0" w:space="0" w:color="auto"/>
            <w:bottom w:val="none" w:sz="0" w:space="0" w:color="auto"/>
            <w:right w:val="none" w:sz="0" w:space="0" w:color="auto"/>
          </w:divBdr>
        </w:div>
        <w:div w:id="1540046496">
          <w:marLeft w:val="640"/>
          <w:marRight w:val="0"/>
          <w:marTop w:val="0"/>
          <w:marBottom w:val="0"/>
          <w:divBdr>
            <w:top w:val="none" w:sz="0" w:space="0" w:color="auto"/>
            <w:left w:val="none" w:sz="0" w:space="0" w:color="auto"/>
            <w:bottom w:val="none" w:sz="0" w:space="0" w:color="auto"/>
            <w:right w:val="none" w:sz="0" w:space="0" w:color="auto"/>
          </w:divBdr>
        </w:div>
        <w:div w:id="1577351640">
          <w:marLeft w:val="640"/>
          <w:marRight w:val="0"/>
          <w:marTop w:val="0"/>
          <w:marBottom w:val="0"/>
          <w:divBdr>
            <w:top w:val="none" w:sz="0" w:space="0" w:color="auto"/>
            <w:left w:val="none" w:sz="0" w:space="0" w:color="auto"/>
            <w:bottom w:val="none" w:sz="0" w:space="0" w:color="auto"/>
            <w:right w:val="none" w:sz="0" w:space="0" w:color="auto"/>
          </w:divBdr>
        </w:div>
        <w:div w:id="1611821076">
          <w:marLeft w:val="640"/>
          <w:marRight w:val="0"/>
          <w:marTop w:val="0"/>
          <w:marBottom w:val="0"/>
          <w:divBdr>
            <w:top w:val="none" w:sz="0" w:space="0" w:color="auto"/>
            <w:left w:val="none" w:sz="0" w:space="0" w:color="auto"/>
            <w:bottom w:val="none" w:sz="0" w:space="0" w:color="auto"/>
            <w:right w:val="none" w:sz="0" w:space="0" w:color="auto"/>
          </w:divBdr>
        </w:div>
        <w:div w:id="1795753514">
          <w:marLeft w:val="640"/>
          <w:marRight w:val="0"/>
          <w:marTop w:val="0"/>
          <w:marBottom w:val="0"/>
          <w:divBdr>
            <w:top w:val="none" w:sz="0" w:space="0" w:color="auto"/>
            <w:left w:val="none" w:sz="0" w:space="0" w:color="auto"/>
            <w:bottom w:val="none" w:sz="0" w:space="0" w:color="auto"/>
            <w:right w:val="none" w:sz="0" w:space="0" w:color="auto"/>
          </w:divBdr>
        </w:div>
        <w:div w:id="1818522915">
          <w:marLeft w:val="640"/>
          <w:marRight w:val="0"/>
          <w:marTop w:val="0"/>
          <w:marBottom w:val="0"/>
          <w:divBdr>
            <w:top w:val="none" w:sz="0" w:space="0" w:color="auto"/>
            <w:left w:val="none" w:sz="0" w:space="0" w:color="auto"/>
            <w:bottom w:val="none" w:sz="0" w:space="0" w:color="auto"/>
            <w:right w:val="none" w:sz="0" w:space="0" w:color="auto"/>
          </w:divBdr>
        </w:div>
        <w:div w:id="1930574108">
          <w:marLeft w:val="640"/>
          <w:marRight w:val="0"/>
          <w:marTop w:val="0"/>
          <w:marBottom w:val="0"/>
          <w:divBdr>
            <w:top w:val="none" w:sz="0" w:space="0" w:color="auto"/>
            <w:left w:val="none" w:sz="0" w:space="0" w:color="auto"/>
            <w:bottom w:val="none" w:sz="0" w:space="0" w:color="auto"/>
            <w:right w:val="none" w:sz="0" w:space="0" w:color="auto"/>
          </w:divBdr>
        </w:div>
        <w:div w:id="1949772378">
          <w:marLeft w:val="640"/>
          <w:marRight w:val="0"/>
          <w:marTop w:val="0"/>
          <w:marBottom w:val="0"/>
          <w:divBdr>
            <w:top w:val="none" w:sz="0" w:space="0" w:color="auto"/>
            <w:left w:val="none" w:sz="0" w:space="0" w:color="auto"/>
            <w:bottom w:val="none" w:sz="0" w:space="0" w:color="auto"/>
            <w:right w:val="none" w:sz="0" w:space="0" w:color="auto"/>
          </w:divBdr>
        </w:div>
        <w:div w:id="1950813626">
          <w:marLeft w:val="640"/>
          <w:marRight w:val="0"/>
          <w:marTop w:val="0"/>
          <w:marBottom w:val="0"/>
          <w:divBdr>
            <w:top w:val="none" w:sz="0" w:space="0" w:color="auto"/>
            <w:left w:val="none" w:sz="0" w:space="0" w:color="auto"/>
            <w:bottom w:val="none" w:sz="0" w:space="0" w:color="auto"/>
            <w:right w:val="none" w:sz="0" w:space="0" w:color="auto"/>
          </w:divBdr>
        </w:div>
        <w:div w:id="2001034215">
          <w:marLeft w:val="640"/>
          <w:marRight w:val="0"/>
          <w:marTop w:val="0"/>
          <w:marBottom w:val="0"/>
          <w:divBdr>
            <w:top w:val="none" w:sz="0" w:space="0" w:color="auto"/>
            <w:left w:val="none" w:sz="0" w:space="0" w:color="auto"/>
            <w:bottom w:val="none" w:sz="0" w:space="0" w:color="auto"/>
            <w:right w:val="none" w:sz="0" w:space="0" w:color="auto"/>
          </w:divBdr>
        </w:div>
        <w:div w:id="2078166338">
          <w:marLeft w:val="640"/>
          <w:marRight w:val="0"/>
          <w:marTop w:val="0"/>
          <w:marBottom w:val="0"/>
          <w:divBdr>
            <w:top w:val="none" w:sz="0" w:space="0" w:color="auto"/>
            <w:left w:val="none" w:sz="0" w:space="0" w:color="auto"/>
            <w:bottom w:val="none" w:sz="0" w:space="0" w:color="auto"/>
            <w:right w:val="none" w:sz="0" w:space="0" w:color="auto"/>
          </w:divBdr>
        </w:div>
        <w:div w:id="2094622859">
          <w:marLeft w:val="640"/>
          <w:marRight w:val="0"/>
          <w:marTop w:val="0"/>
          <w:marBottom w:val="0"/>
          <w:divBdr>
            <w:top w:val="none" w:sz="0" w:space="0" w:color="auto"/>
            <w:left w:val="none" w:sz="0" w:space="0" w:color="auto"/>
            <w:bottom w:val="none" w:sz="0" w:space="0" w:color="auto"/>
            <w:right w:val="none" w:sz="0" w:space="0" w:color="auto"/>
          </w:divBdr>
        </w:div>
        <w:div w:id="2110200947">
          <w:marLeft w:val="640"/>
          <w:marRight w:val="0"/>
          <w:marTop w:val="0"/>
          <w:marBottom w:val="0"/>
          <w:divBdr>
            <w:top w:val="none" w:sz="0" w:space="0" w:color="auto"/>
            <w:left w:val="none" w:sz="0" w:space="0" w:color="auto"/>
            <w:bottom w:val="none" w:sz="0" w:space="0" w:color="auto"/>
            <w:right w:val="none" w:sz="0" w:space="0" w:color="auto"/>
          </w:divBdr>
        </w:div>
        <w:div w:id="2131513278">
          <w:marLeft w:val="640"/>
          <w:marRight w:val="0"/>
          <w:marTop w:val="0"/>
          <w:marBottom w:val="0"/>
          <w:divBdr>
            <w:top w:val="none" w:sz="0" w:space="0" w:color="auto"/>
            <w:left w:val="none" w:sz="0" w:space="0" w:color="auto"/>
            <w:bottom w:val="none" w:sz="0" w:space="0" w:color="auto"/>
            <w:right w:val="none" w:sz="0" w:space="0" w:color="auto"/>
          </w:divBdr>
        </w:div>
      </w:divsChild>
    </w:div>
    <w:div w:id="750738377">
      <w:bodyDiv w:val="1"/>
      <w:marLeft w:val="0"/>
      <w:marRight w:val="0"/>
      <w:marTop w:val="0"/>
      <w:marBottom w:val="0"/>
      <w:divBdr>
        <w:top w:val="none" w:sz="0" w:space="0" w:color="auto"/>
        <w:left w:val="none" w:sz="0" w:space="0" w:color="auto"/>
        <w:bottom w:val="none" w:sz="0" w:space="0" w:color="auto"/>
        <w:right w:val="none" w:sz="0" w:space="0" w:color="auto"/>
      </w:divBdr>
      <w:divsChild>
        <w:div w:id="75170659">
          <w:marLeft w:val="640"/>
          <w:marRight w:val="0"/>
          <w:marTop w:val="0"/>
          <w:marBottom w:val="0"/>
          <w:divBdr>
            <w:top w:val="none" w:sz="0" w:space="0" w:color="auto"/>
            <w:left w:val="none" w:sz="0" w:space="0" w:color="auto"/>
            <w:bottom w:val="none" w:sz="0" w:space="0" w:color="auto"/>
            <w:right w:val="none" w:sz="0" w:space="0" w:color="auto"/>
          </w:divBdr>
        </w:div>
        <w:div w:id="77599340">
          <w:marLeft w:val="640"/>
          <w:marRight w:val="0"/>
          <w:marTop w:val="0"/>
          <w:marBottom w:val="0"/>
          <w:divBdr>
            <w:top w:val="none" w:sz="0" w:space="0" w:color="auto"/>
            <w:left w:val="none" w:sz="0" w:space="0" w:color="auto"/>
            <w:bottom w:val="none" w:sz="0" w:space="0" w:color="auto"/>
            <w:right w:val="none" w:sz="0" w:space="0" w:color="auto"/>
          </w:divBdr>
        </w:div>
        <w:div w:id="189495957">
          <w:marLeft w:val="640"/>
          <w:marRight w:val="0"/>
          <w:marTop w:val="0"/>
          <w:marBottom w:val="0"/>
          <w:divBdr>
            <w:top w:val="none" w:sz="0" w:space="0" w:color="auto"/>
            <w:left w:val="none" w:sz="0" w:space="0" w:color="auto"/>
            <w:bottom w:val="none" w:sz="0" w:space="0" w:color="auto"/>
            <w:right w:val="none" w:sz="0" w:space="0" w:color="auto"/>
          </w:divBdr>
        </w:div>
        <w:div w:id="207300501">
          <w:marLeft w:val="640"/>
          <w:marRight w:val="0"/>
          <w:marTop w:val="0"/>
          <w:marBottom w:val="0"/>
          <w:divBdr>
            <w:top w:val="none" w:sz="0" w:space="0" w:color="auto"/>
            <w:left w:val="none" w:sz="0" w:space="0" w:color="auto"/>
            <w:bottom w:val="none" w:sz="0" w:space="0" w:color="auto"/>
            <w:right w:val="none" w:sz="0" w:space="0" w:color="auto"/>
          </w:divBdr>
        </w:div>
        <w:div w:id="216935125">
          <w:marLeft w:val="640"/>
          <w:marRight w:val="0"/>
          <w:marTop w:val="0"/>
          <w:marBottom w:val="0"/>
          <w:divBdr>
            <w:top w:val="none" w:sz="0" w:space="0" w:color="auto"/>
            <w:left w:val="none" w:sz="0" w:space="0" w:color="auto"/>
            <w:bottom w:val="none" w:sz="0" w:space="0" w:color="auto"/>
            <w:right w:val="none" w:sz="0" w:space="0" w:color="auto"/>
          </w:divBdr>
        </w:div>
        <w:div w:id="284893487">
          <w:marLeft w:val="640"/>
          <w:marRight w:val="0"/>
          <w:marTop w:val="0"/>
          <w:marBottom w:val="0"/>
          <w:divBdr>
            <w:top w:val="none" w:sz="0" w:space="0" w:color="auto"/>
            <w:left w:val="none" w:sz="0" w:space="0" w:color="auto"/>
            <w:bottom w:val="none" w:sz="0" w:space="0" w:color="auto"/>
            <w:right w:val="none" w:sz="0" w:space="0" w:color="auto"/>
          </w:divBdr>
        </w:div>
        <w:div w:id="368336034">
          <w:marLeft w:val="640"/>
          <w:marRight w:val="0"/>
          <w:marTop w:val="0"/>
          <w:marBottom w:val="0"/>
          <w:divBdr>
            <w:top w:val="none" w:sz="0" w:space="0" w:color="auto"/>
            <w:left w:val="none" w:sz="0" w:space="0" w:color="auto"/>
            <w:bottom w:val="none" w:sz="0" w:space="0" w:color="auto"/>
            <w:right w:val="none" w:sz="0" w:space="0" w:color="auto"/>
          </w:divBdr>
        </w:div>
        <w:div w:id="387993345">
          <w:marLeft w:val="640"/>
          <w:marRight w:val="0"/>
          <w:marTop w:val="0"/>
          <w:marBottom w:val="0"/>
          <w:divBdr>
            <w:top w:val="none" w:sz="0" w:space="0" w:color="auto"/>
            <w:left w:val="none" w:sz="0" w:space="0" w:color="auto"/>
            <w:bottom w:val="none" w:sz="0" w:space="0" w:color="auto"/>
            <w:right w:val="none" w:sz="0" w:space="0" w:color="auto"/>
          </w:divBdr>
        </w:div>
        <w:div w:id="401876625">
          <w:marLeft w:val="640"/>
          <w:marRight w:val="0"/>
          <w:marTop w:val="0"/>
          <w:marBottom w:val="0"/>
          <w:divBdr>
            <w:top w:val="none" w:sz="0" w:space="0" w:color="auto"/>
            <w:left w:val="none" w:sz="0" w:space="0" w:color="auto"/>
            <w:bottom w:val="none" w:sz="0" w:space="0" w:color="auto"/>
            <w:right w:val="none" w:sz="0" w:space="0" w:color="auto"/>
          </w:divBdr>
        </w:div>
        <w:div w:id="414328285">
          <w:marLeft w:val="640"/>
          <w:marRight w:val="0"/>
          <w:marTop w:val="0"/>
          <w:marBottom w:val="0"/>
          <w:divBdr>
            <w:top w:val="none" w:sz="0" w:space="0" w:color="auto"/>
            <w:left w:val="none" w:sz="0" w:space="0" w:color="auto"/>
            <w:bottom w:val="none" w:sz="0" w:space="0" w:color="auto"/>
            <w:right w:val="none" w:sz="0" w:space="0" w:color="auto"/>
          </w:divBdr>
        </w:div>
        <w:div w:id="635261692">
          <w:marLeft w:val="640"/>
          <w:marRight w:val="0"/>
          <w:marTop w:val="0"/>
          <w:marBottom w:val="0"/>
          <w:divBdr>
            <w:top w:val="none" w:sz="0" w:space="0" w:color="auto"/>
            <w:left w:val="none" w:sz="0" w:space="0" w:color="auto"/>
            <w:bottom w:val="none" w:sz="0" w:space="0" w:color="auto"/>
            <w:right w:val="none" w:sz="0" w:space="0" w:color="auto"/>
          </w:divBdr>
        </w:div>
        <w:div w:id="652107226">
          <w:marLeft w:val="640"/>
          <w:marRight w:val="0"/>
          <w:marTop w:val="0"/>
          <w:marBottom w:val="0"/>
          <w:divBdr>
            <w:top w:val="none" w:sz="0" w:space="0" w:color="auto"/>
            <w:left w:val="none" w:sz="0" w:space="0" w:color="auto"/>
            <w:bottom w:val="none" w:sz="0" w:space="0" w:color="auto"/>
            <w:right w:val="none" w:sz="0" w:space="0" w:color="auto"/>
          </w:divBdr>
        </w:div>
        <w:div w:id="690110090">
          <w:marLeft w:val="640"/>
          <w:marRight w:val="0"/>
          <w:marTop w:val="0"/>
          <w:marBottom w:val="0"/>
          <w:divBdr>
            <w:top w:val="none" w:sz="0" w:space="0" w:color="auto"/>
            <w:left w:val="none" w:sz="0" w:space="0" w:color="auto"/>
            <w:bottom w:val="none" w:sz="0" w:space="0" w:color="auto"/>
            <w:right w:val="none" w:sz="0" w:space="0" w:color="auto"/>
          </w:divBdr>
        </w:div>
        <w:div w:id="735208524">
          <w:marLeft w:val="640"/>
          <w:marRight w:val="0"/>
          <w:marTop w:val="0"/>
          <w:marBottom w:val="0"/>
          <w:divBdr>
            <w:top w:val="none" w:sz="0" w:space="0" w:color="auto"/>
            <w:left w:val="none" w:sz="0" w:space="0" w:color="auto"/>
            <w:bottom w:val="none" w:sz="0" w:space="0" w:color="auto"/>
            <w:right w:val="none" w:sz="0" w:space="0" w:color="auto"/>
          </w:divBdr>
        </w:div>
        <w:div w:id="868757086">
          <w:marLeft w:val="640"/>
          <w:marRight w:val="0"/>
          <w:marTop w:val="0"/>
          <w:marBottom w:val="0"/>
          <w:divBdr>
            <w:top w:val="none" w:sz="0" w:space="0" w:color="auto"/>
            <w:left w:val="none" w:sz="0" w:space="0" w:color="auto"/>
            <w:bottom w:val="none" w:sz="0" w:space="0" w:color="auto"/>
            <w:right w:val="none" w:sz="0" w:space="0" w:color="auto"/>
          </w:divBdr>
        </w:div>
        <w:div w:id="878707041">
          <w:marLeft w:val="640"/>
          <w:marRight w:val="0"/>
          <w:marTop w:val="0"/>
          <w:marBottom w:val="0"/>
          <w:divBdr>
            <w:top w:val="none" w:sz="0" w:space="0" w:color="auto"/>
            <w:left w:val="none" w:sz="0" w:space="0" w:color="auto"/>
            <w:bottom w:val="none" w:sz="0" w:space="0" w:color="auto"/>
            <w:right w:val="none" w:sz="0" w:space="0" w:color="auto"/>
          </w:divBdr>
        </w:div>
        <w:div w:id="892497570">
          <w:marLeft w:val="640"/>
          <w:marRight w:val="0"/>
          <w:marTop w:val="0"/>
          <w:marBottom w:val="0"/>
          <w:divBdr>
            <w:top w:val="none" w:sz="0" w:space="0" w:color="auto"/>
            <w:left w:val="none" w:sz="0" w:space="0" w:color="auto"/>
            <w:bottom w:val="none" w:sz="0" w:space="0" w:color="auto"/>
            <w:right w:val="none" w:sz="0" w:space="0" w:color="auto"/>
          </w:divBdr>
        </w:div>
        <w:div w:id="896017509">
          <w:marLeft w:val="640"/>
          <w:marRight w:val="0"/>
          <w:marTop w:val="0"/>
          <w:marBottom w:val="0"/>
          <w:divBdr>
            <w:top w:val="none" w:sz="0" w:space="0" w:color="auto"/>
            <w:left w:val="none" w:sz="0" w:space="0" w:color="auto"/>
            <w:bottom w:val="none" w:sz="0" w:space="0" w:color="auto"/>
            <w:right w:val="none" w:sz="0" w:space="0" w:color="auto"/>
          </w:divBdr>
        </w:div>
        <w:div w:id="939871590">
          <w:marLeft w:val="640"/>
          <w:marRight w:val="0"/>
          <w:marTop w:val="0"/>
          <w:marBottom w:val="0"/>
          <w:divBdr>
            <w:top w:val="none" w:sz="0" w:space="0" w:color="auto"/>
            <w:left w:val="none" w:sz="0" w:space="0" w:color="auto"/>
            <w:bottom w:val="none" w:sz="0" w:space="0" w:color="auto"/>
            <w:right w:val="none" w:sz="0" w:space="0" w:color="auto"/>
          </w:divBdr>
        </w:div>
        <w:div w:id="965233527">
          <w:marLeft w:val="640"/>
          <w:marRight w:val="0"/>
          <w:marTop w:val="0"/>
          <w:marBottom w:val="0"/>
          <w:divBdr>
            <w:top w:val="none" w:sz="0" w:space="0" w:color="auto"/>
            <w:left w:val="none" w:sz="0" w:space="0" w:color="auto"/>
            <w:bottom w:val="none" w:sz="0" w:space="0" w:color="auto"/>
            <w:right w:val="none" w:sz="0" w:space="0" w:color="auto"/>
          </w:divBdr>
        </w:div>
        <w:div w:id="970523606">
          <w:marLeft w:val="640"/>
          <w:marRight w:val="0"/>
          <w:marTop w:val="0"/>
          <w:marBottom w:val="0"/>
          <w:divBdr>
            <w:top w:val="none" w:sz="0" w:space="0" w:color="auto"/>
            <w:left w:val="none" w:sz="0" w:space="0" w:color="auto"/>
            <w:bottom w:val="none" w:sz="0" w:space="0" w:color="auto"/>
            <w:right w:val="none" w:sz="0" w:space="0" w:color="auto"/>
          </w:divBdr>
        </w:div>
        <w:div w:id="1066221655">
          <w:marLeft w:val="640"/>
          <w:marRight w:val="0"/>
          <w:marTop w:val="0"/>
          <w:marBottom w:val="0"/>
          <w:divBdr>
            <w:top w:val="none" w:sz="0" w:space="0" w:color="auto"/>
            <w:left w:val="none" w:sz="0" w:space="0" w:color="auto"/>
            <w:bottom w:val="none" w:sz="0" w:space="0" w:color="auto"/>
            <w:right w:val="none" w:sz="0" w:space="0" w:color="auto"/>
          </w:divBdr>
        </w:div>
        <w:div w:id="1137259631">
          <w:marLeft w:val="640"/>
          <w:marRight w:val="0"/>
          <w:marTop w:val="0"/>
          <w:marBottom w:val="0"/>
          <w:divBdr>
            <w:top w:val="none" w:sz="0" w:space="0" w:color="auto"/>
            <w:left w:val="none" w:sz="0" w:space="0" w:color="auto"/>
            <w:bottom w:val="none" w:sz="0" w:space="0" w:color="auto"/>
            <w:right w:val="none" w:sz="0" w:space="0" w:color="auto"/>
          </w:divBdr>
        </w:div>
        <w:div w:id="1168714742">
          <w:marLeft w:val="640"/>
          <w:marRight w:val="0"/>
          <w:marTop w:val="0"/>
          <w:marBottom w:val="0"/>
          <w:divBdr>
            <w:top w:val="none" w:sz="0" w:space="0" w:color="auto"/>
            <w:left w:val="none" w:sz="0" w:space="0" w:color="auto"/>
            <w:bottom w:val="none" w:sz="0" w:space="0" w:color="auto"/>
            <w:right w:val="none" w:sz="0" w:space="0" w:color="auto"/>
          </w:divBdr>
        </w:div>
        <w:div w:id="1254170677">
          <w:marLeft w:val="640"/>
          <w:marRight w:val="0"/>
          <w:marTop w:val="0"/>
          <w:marBottom w:val="0"/>
          <w:divBdr>
            <w:top w:val="none" w:sz="0" w:space="0" w:color="auto"/>
            <w:left w:val="none" w:sz="0" w:space="0" w:color="auto"/>
            <w:bottom w:val="none" w:sz="0" w:space="0" w:color="auto"/>
            <w:right w:val="none" w:sz="0" w:space="0" w:color="auto"/>
          </w:divBdr>
        </w:div>
        <w:div w:id="1254625996">
          <w:marLeft w:val="640"/>
          <w:marRight w:val="0"/>
          <w:marTop w:val="0"/>
          <w:marBottom w:val="0"/>
          <w:divBdr>
            <w:top w:val="none" w:sz="0" w:space="0" w:color="auto"/>
            <w:left w:val="none" w:sz="0" w:space="0" w:color="auto"/>
            <w:bottom w:val="none" w:sz="0" w:space="0" w:color="auto"/>
            <w:right w:val="none" w:sz="0" w:space="0" w:color="auto"/>
          </w:divBdr>
        </w:div>
        <w:div w:id="1264456521">
          <w:marLeft w:val="640"/>
          <w:marRight w:val="0"/>
          <w:marTop w:val="0"/>
          <w:marBottom w:val="0"/>
          <w:divBdr>
            <w:top w:val="none" w:sz="0" w:space="0" w:color="auto"/>
            <w:left w:val="none" w:sz="0" w:space="0" w:color="auto"/>
            <w:bottom w:val="none" w:sz="0" w:space="0" w:color="auto"/>
            <w:right w:val="none" w:sz="0" w:space="0" w:color="auto"/>
          </w:divBdr>
        </w:div>
        <w:div w:id="1344670217">
          <w:marLeft w:val="640"/>
          <w:marRight w:val="0"/>
          <w:marTop w:val="0"/>
          <w:marBottom w:val="0"/>
          <w:divBdr>
            <w:top w:val="none" w:sz="0" w:space="0" w:color="auto"/>
            <w:left w:val="none" w:sz="0" w:space="0" w:color="auto"/>
            <w:bottom w:val="none" w:sz="0" w:space="0" w:color="auto"/>
            <w:right w:val="none" w:sz="0" w:space="0" w:color="auto"/>
          </w:divBdr>
        </w:div>
        <w:div w:id="1351184193">
          <w:marLeft w:val="640"/>
          <w:marRight w:val="0"/>
          <w:marTop w:val="0"/>
          <w:marBottom w:val="0"/>
          <w:divBdr>
            <w:top w:val="none" w:sz="0" w:space="0" w:color="auto"/>
            <w:left w:val="none" w:sz="0" w:space="0" w:color="auto"/>
            <w:bottom w:val="none" w:sz="0" w:space="0" w:color="auto"/>
            <w:right w:val="none" w:sz="0" w:space="0" w:color="auto"/>
          </w:divBdr>
        </w:div>
        <w:div w:id="1367680374">
          <w:marLeft w:val="640"/>
          <w:marRight w:val="0"/>
          <w:marTop w:val="0"/>
          <w:marBottom w:val="0"/>
          <w:divBdr>
            <w:top w:val="none" w:sz="0" w:space="0" w:color="auto"/>
            <w:left w:val="none" w:sz="0" w:space="0" w:color="auto"/>
            <w:bottom w:val="none" w:sz="0" w:space="0" w:color="auto"/>
            <w:right w:val="none" w:sz="0" w:space="0" w:color="auto"/>
          </w:divBdr>
        </w:div>
        <w:div w:id="1385762712">
          <w:marLeft w:val="640"/>
          <w:marRight w:val="0"/>
          <w:marTop w:val="0"/>
          <w:marBottom w:val="0"/>
          <w:divBdr>
            <w:top w:val="none" w:sz="0" w:space="0" w:color="auto"/>
            <w:left w:val="none" w:sz="0" w:space="0" w:color="auto"/>
            <w:bottom w:val="none" w:sz="0" w:space="0" w:color="auto"/>
            <w:right w:val="none" w:sz="0" w:space="0" w:color="auto"/>
          </w:divBdr>
        </w:div>
        <w:div w:id="1399596625">
          <w:marLeft w:val="640"/>
          <w:marRight w:val="0"/>
          <w:marTop w:val="0"/>
          <w:marBottom w:val="0"/>
          <w:divBdr>
            <w:top w:val="none" w:sz="0" w:space="0" w:color="auto"/>
            <w:left w:val="none" w:sz="0" w:space="0" w:color="auto"/>
            <w:bottom w:val="none" w:sz="0" w:space="0" w:color="auto"/>
            <w:right w:val="none" w:sz="0" w:space="0" w:color="auto"/>
          </w:divBdr>
        </w:div>
        <w:div w:id="1451969099">
          <w:marLeft w:val="640"/>
          <w:marRight w:val="0"/>
          <w:marTop w:val="0"/>
          <w:marBottom w:val="0"/>
          <w:divBdr>
            <w:top w:val="none" w:sz="0" w:space="0" w:color="auto"/>
            <w:left w:val="none" w:sz="0" w:space="0" w:color="auto"/>
            <w:bottom w:val="none" w:sz="0" w:space="0" w:color="auto"/>
            <w:right w:val="none" w:sz="0" w:space="0" w:color="auto"/>
          </w:divBdr>
        </w:div>
        <w:div w:id="1576864038">
          <w:marLeft w:val="640"/>
          <w:marRight w:val="0"/>
          <w:marTop w:val="0"/>
          <w:marBottom w:val="0"/>
          <w:divBdr>
            <w:top w:val="none" w:sz="0" w:space="0" w:color="auto"/>
            <w:left w:val="none" w:sz="0" w:space="0" w:color="auto"/>
            <w:bottom w:val="none" w:sz="0" w:space="0" w:color="auto"/>
            <w:right w:val="none" w:sz="0" w:space="0" w:color="auto"/>
          </w:divBdr>
        </w:div>
        <w:div w:id="1594515003">
          <w:marLeft w:val="640"/>
          <w:marRight w:val="0"/>
          <w:marTop w:val="0"/>
          <w:marBottom w:val="0"/>
          <w:divBdr>
            <w:top w:val="none" w:sz="0" w:space="0" w:color="auto"/>
            <w:left w:val="none" w:sz="0" w:space="0" w:color="auto"/>
            <w:bottom w:val="none" w:sz="0" w:space="0" w:color="auto"/>
            <w:right w:val="none" w:sz="0" w:space="0" w:color="auto"/>
          </w:divBdr>
        </w:div>
        <w:div w:id="1707756575">
          <w:marLeft w:val="640"/>
          <w:marRight w:val="0"/>
          <w:marTop w:val="0"/>
          <w:marBottom w:val="0"/>
          <w:divBdr>
            <w:top w:val="none" w:sz="0" w:space="0" w:color="auto"/>
            <w:left w:val="none" w:sz="0" w:space="0" w:color="auto"/>
            <w:bottom w:val="none" w:sz="0" w:space="0" w:color="auto"/>
            <w:right w:val="none" w:sz="0" w:space="0" w:color="auto"/>
          </w:divBdr>
        </w:div>
        <w:div w:id="1751199360">
          <w:marLeft w:val="640"/>
          <w:marRight w:val="0"/>
          <w:marTop w:val="0"/>
          <w:marBottom w:val="0"/>
          <w:divBdr>
            <w:top w:val="none" w:sz="0" w:space="0" w:color="auto"/>
            <w:left w:val="none" w:sz="0" w:space="0" w:color="auto"/>
            <w:bottom w:val="none" w:sz="0" w:space="0" w:color="auto"/>
            <w:right w:val="none" w:sz="0" w:space="0" w:color="auto"/>
          </w:divBdr>
        </w:div>
        <w:div w:id="1817719080">
          <w:marLeft w:val="640"/>
          <w:marRight w:val="0"/>
          <w:marTop w:val="0"/>
          <w:marBottom w:val="0"/>
          <w:divBdr>
            <w:top w:val="none" w:sz="0" w:space="0" w:color="auto"/>
            <w:left w:val="none" w:sz="0" w:space="0" w:color="auto"/>
            <w:bottom w:val="none" w:sz="0" w:space="0" w:color="auto"/>
            <w:right w:val="none" w:sz="0" w:space="0" w:color="auto"/>
          </w:divBdr>
        </w:div>
        <w:div w:id="1900750417">
          <w:marLeft w:val="640"/>
          <w:marRight w:val="0"/>
          <w:marTop w:val="0"/>
          <w:marBottom w:val="0"/>
          <w:divBdr>
            <w:top w:val="none" w:sz="0" w:space="0" w:color="auto"/>
            <w:left w:val="none" w:sz="0" w:space="0" w:color="auto"/>
            <w:bottom w:val="none" w:sz="0" w:space="0" w:color="auto"/>
            <w:right w:val="none" w:sz="0" w:space="0" w:color="auto"/>
          </w:divBdr>
        </w:div>
        <w:div w:id="1974945813">
          <w:marLeft w:val="640"/>
          <w:marRight w:val="0"/>
          <w:marTop w:val="0"/>
          <w:marBottom w:val="0"/>
          <w:divBdr>
            <w:top w:val="none" w:sz="0" w:space="0" w:color="auto"/>
            <w:left w:val="none" w:sz="0" w:space="0" w:color="auto"/>
            <w:bottom w:val="none" w:sz="0" w:space="0" w:color="auto"/>
            <w:right w:val="none" w:sz="0" w:space="0" w:color="auto"/>
          </w:divBdr>
        </w:div>
        <w:div w:id="2020740443">
          <w:marLeft w:val="640"/>
          <w:marRight w:val="0"/>
          <w:marTop w:val="0"/>
          <w:marBottom w:val="0"/>
          <w:divBdr>
            <w:top w:val="none" w:sz="0" w:space="0" w:color="auto"/>
            <w:left w:val="none" w:sz="0" w:space="0" w:color="auto"/>
            <w:bottom w:val="none" w:sz="0" w:space="0" w:color="auto"/>
            <w:right w:val="none" w:sz="0" w:space="0" w:color="auto"/>
          </w:divBdr>
        </w:div>
        <w:div w:id="2100372507">
          <w:marLeft w:val="640"/>
          <w:marRight w:val="0"/>
          <w:marTop w:val="0"/>
          <w:marBottom w:val="0"/>
          <w:divBdr>
            <w:top w:val="none" w:sz="0" w:space="0" w:color="auto"/>
            <w:left w:val="none" w:sz="0" w:space="0" w:color="auto"/>
            <w:bottom w:val="none" w:sz="0" w:space="0" w:color="auto"/>
            <w:right w:val="none" w:sz="0" w:space="0" w:color="auto"/>
          </w:divBdr>
        </w:div>
        <w:div w:id="2111390869">
          <w:marLeft w:val="640"/>
          <w:marRight w:val="0"/>
          <w:marTop w:val="0"/>
          <w:marBottom w:val="0"/>
          <w:divBdr>
            <w:top w:val="none" w:sz="0" w:space="0" w:color="auto"/>
            <w:left w:val="none" w:sz="0" w:space="0" w:color="auto"/>
            <w:bottom w:val="none" w:sz="0" w:space="0" w:color="auto"/>
            <w:right w:val="none" w:sz="0" w:space="0" w:color="auto"/>
          </w:divBdr>
        </w:div>
        <w:div w:id="2113671956">
          <w:marLeft w:val="640"/>
          <w:marRight w:val="0"/>
          <w:marTop w:val="0"/>
          <w:marBottom w:val="0"/>
          <w:divBdr>
            <w:top w:val="none" w:sz="0" w:space="0" w:color="auto"/>
            <w:left w:val="none" w:sz="0" w:space="0" w:color="auto"/>
            <w:bottom w:val="none" w:sz="0" w:space="0" w:color="auto"/>
            <w:right w:val="none" w:sz="0" w:space="0" w:color="auto"/>
          </w:divBdr>
        </w:div>
      </w:divsChild>
    </w:div>
    <w:div w:id="756748699">
      <w:marLeft w:val="0"/>
      <w:marRight w:val="0"/>
      <w:marTop w:val="0"/>
      <w:marBottom w:val="0"/>
      <w:divBdr>
        <w:top w:val="none" w:sz="0" w:space="0" w:color="auto"/>
        <w:left w:val="none" w:sz="0" w:space="0" w:color="auto"/>
        <w:bottom w:val="none" w:sz="0" w:space="0" w:color="auto"/>
        <w:right w:val="none" w:sz="0" w:space="0" w:color="auto"/>
      </w:divBdr>
    </w:div>
    <w:div w:id="759300287">
      <w:bodyDiv w:val="1"/>
      <w:marLeft w:val="0"/>
      <w:marRight w:val="0"/>
      <w:marTop w:val="0"/>
      <w:marBottom w:val="0"/>
      <w:divBdr>
        <w:top w:val="none" w:sz="0" w:space="0" w:color="auto"/>
        <w:left w:val="none" w:sz="0" w:space="0" w:color="auto"/>
        <w:bottom w:val="none" w:sz="0" w:space="0" w:color="auto"/>
        <w:right w:val="none" w:sz="0" w:space="0" w:color="auto"/>
      </w:divBdr>
      <w:divsChild>
        <w:div w:id="54549089">
          <w:marLeft w:val="640"/>
          <w:marRight w:val="0"/>
          <w:marTop w:val="0"/>
          <w:marBottom w:val="0"/>
          <w:divBdr>
            <w:top w:val="none" w:sz="0" w:space="0" w:color="auto"/>
            <w:left w:val="none" w:sz="0" w:space="0" w:color="auto"/>
            <w:bottom w:val="none" w:sz="0" w:space="0" w:color="auto"/>
            <w:right w:val="none" w:sz="0" w:space="0" w:color="auto"/>
          </w:divBdr>
        </w:div>
        <w:div w:id="143009843">
          <w:marLeft w:val="640"/>
          <w:marRight w:val="0"/>
          <w:marTop w:val="0"/>
          <w:marBottom w:val="0"/>
          <w:divBdr>
            <w:top w:val="none" w:sz="0" w:space="0" w:color="auto"/>
            <w:left w:val="none" w:sz="0" w:space="0" w:color="auto"/>
            <w:bottom w:val="none" w:sz="0" w:space="0" w:color="auto"/>
            <w:right w:val="none" w:sz="0" w:space="0" w:color="auto"/>
          </w:divBdr>
        </w:div>
        <w:div w:id="146439060">
          <w:marLeft w:val="640"/>
          <w:marRight w:val="0"/>
          <w:marTop w:val="0"/>
          <w:marBottom w:val="0"/>
          <w:divBdr>
            <w:top w:val="none" w:sz="0" w:space="0" w:color="auto"/>
            <w:left w:val="none" w:sz="0" w:space="0" w:color="auto"/>
            <w:bottom w:val="none" w:sz="0" w:space="0" w:color="auto"/>
            <w:right w:val="none" w:sz="0" w:space="0" w:color="auto"/>
          </w:divBdr>
        </w:div>
        <w:div w:id="163933917">
          <w:marLeft w:val="640"/>
          <w:marRight w:val="0"/>
          <w:marTop w:val="0"/>
          <w:marBottom w:val="0"/>
          <w:divBdr>
            <w:top w:val="none" w:sz="0" w:space="0" w:color="auto"/>
            <w:left w:val="none" w:sz="0" w:space="0" w:color="auto"/>
            <w:bottom w:val="none" w:sz="0" w:space="0" w:color="auto"/>
            <w:right w:val="none" w:sz="0" w:space="0" w:color="auto"/>
          </w:divBdr>
        </w:div>
        <w:div w:id="212230933">
          <w:marLeft w:val="640"/>
          <w:marRight w:val="0"/>
          <w:marTop w:val="0"/>
          <w:marBottom w:val="0"/>
          <w:divBdr>
            <w:top w:val="none" w:sz="0" w:space="0" w:color="auto"/>
            <w:left w:val="none" w:sz="0" w:space="0" w:color="auto"/>
            <w:bottom w:val="none" w:sz="0" w:space="0" w:color="auto"/>
            <w:right w:val="none" w:sz="0" w:space="0" w:color="auto"/>
          </w:divBdr>
        </w:div>
        <w:div w:id="252324375">
          <w:marLeft w:val="640"/>
          <w:marRight w:val="0"/>
          <w:marTop w:val="0"/>
          <w:marBottom w:val="0"/>
          <w:divBdr>
            <w:top w:val="none" w:sz="0" w:space="0" w:color="auto"/>
            <w:left w:val="none" w:sz="0" w:space="0" w:color="auto"/>
            <w:bottom w:val="none" w:sz="0" w:space="0" w:color="auto"/>
            <w:right w:val="none" w:sz="0" w:space="0" w:color="auto"/>
          </w:divBdr>
        </w:div>
        <w:div w:id="260376246">
          <w:marLeft w:val="640"/>
          <w:marRight w:val="0"/>
          <w:marTop w:val="0"/>
          <w:marBottom w:val="0"/>
          <w:divBdr>
            <w:top w:val="none" w:sz="0" w:space="0" w:color="auto"/>
            <w:left w:val="none" w:sz="0" w:space="0" w:color="auto"/>
            <w:bottom w:val="none" w:sz="0" w:space="0" w:color="auto"/>
            <w:right w:val="none" w:sz="0" w:space="0" w:color="auto"/>
          </w:divBdr>
        </w:div>
        <w:div w:id="328756310">
          <w:marLeft w:val="640"/>
          <w:marRight w:val="0"/>
          <w:marTop w:val="0"/>
          <w:marBottom w:val="0"/>
          <w:divBdr>
            <w:top w:val="none" w:sz="0" w:space="0" w:color="auto"/>
            <w:left w:val="none" w:sz="0" w:space="0" w:color="auto"/>
            <w:bottom w:val="none" w:sz="0" w:space="0" w:color="auto"/>
            <w:right w:val="none" w:sz="0" w:space="0" w:color="auto"/>
          </w:divBdr>
        </w:div>
        <w:div w:id="341711953">
          <w:marLeft w:val="640"/>
          <w:marRight w:val="0"/>
          <w:marTop w:val="0"/>
          <w:marBottom w:val="0"/>
          <w:divBdr>
            <w:top w:val="none" w:sz="0" w:space="0" w:color="auto"/>
            <w:left w:val="none" w:sz="0" w:space="0" w:color="auto"/>
            <w:bottom w:val="none" w:sz="0" w:space="0" w:color="auto"/>
            <w:right w:val="none" w:sz="0" w:space="0" w:color="auto"/>
          </w:divBdr>
        </w:div>
        <w:div w:id="373391262">
          <w:marLeft w:val="640"/>
          <w:marRight w:val="0"/>
          <w:marTop w:val="0"/>
          <w:marBottom w:val="0"/>
          <w:divBdr>
            <w:top w:val="none" w:sz="0" w:space="0" w:color="auto"/>
            <w:left w:val="none" w:sz="0" w:space="0" w:color="auto"/>
            <w:bottom w:val="none" w:sz="0" w:space="0" w:color="auto"/>
            <w:right w:val="none" w:sz="0" w:space="0" w:color="auto"/>
          </w:divBdr>
        </w:div>
        <w:div w:id="392774270">
          <w:marLeft w:val="640"/>
          <w:marRight w:val="0"/>
          <w:marTop w:val="0"/>
          <w:marBottom w:val="0"/>
          <w:divBdr>
            <w:top w:val="none" w:sz="0" w:space="0" w:color="auto"/>
            <w:left w:val="none" w:sz="0" w:space="0" w:color="auto"/>
            <w:bottom w:val="none" w:sz="0" w:space="0" w:color="auto"/>
            <w:right w:val="none" w:sz="0" w:space="0" w:color="auto"/>
          </w:divBdr>
        </w:div>
        <w:div w:id="393547022">
          <w:marLeft w:val="640"/>
          <w:marRight w:val="0"/>
          <w:marTop w:val="0"/>
          <w:marBottom w:val="0"/>
          <w:divBdr>
            <w:top w:val="none" w:sz="0" w:space="0" w:color="auto"/>
            <w:left w:val="none" w:sz="0" w:space="0" w:color="auto"/>
            <w:bottom w:val="none" w:sz="0" w:space="0" w:color="auto"/>
            <w:right w:val="none" w:sz="0" w:space="0" w:color="auto"/>
          </w:divBdr>
        </w:div>
        <w:div w:id="422722785">
          <w:marLeft w:val="640"/>
          <w:marRight w:val="0"/>
          <w:marTop w:val="0"/>
          <w:marBottom w:val="0"/>
          <w:divBdr>
            <w:top w:val="none" w:sz="0" w:space="0" w:color="auto"/>
            <w:left w:val="none" w:sz="0" w:space="0" w:color="auto"/>
            <w:bottom w:val="none" w:sz="0" w:space="0" w:color="auto"/>
            <w:right w:val="none" w:sz="0" w:space="0" w:color="auto"/>
          </w:divBdr>
        </w:div>
        <w:div w:id="439254572">
          <w:marLeft w:val="640"/>
          <w:marRight w:val="0"/>
          <w:marTop w:val="0"/>
          <w:marBottom w:val="0"/>
          <w:divBdr>
            <w:top w:val="none" w:sz="0" w:space="0" w:color="auto"/>
            <w:left w:val="none" w:sz="0" w:space="0" w:color="auto"/>
            <w:bottom w:val="none" w:sz="0" w:space="0" w:color="auto"/>
            <w:right w:val="none" w:sz="0" w:space="0" w:color="auto"/>
          </w:divBdr>
        </w:div>
        <w:div w:id="475337631">
          <w:marLeft w:val="640"/>
          <w:marRight w:val="0"/>
          <w:marTop w:val="0"/>
          <w:marBottom w:val="0"/>
          <w:divBdr>
            <w:top w:val="none" w:sz="0" w:space="0" w:color="auto"/>
            <w:left w:val="none" w:sz="0" w:space="0" w:color="auto"/>
            <w:bottom w:val="none" w:sz="0" w:space="0" w:color="auto"/>
            <w:right w:val="none" w:sz="0" w:space="0" w:color="auto"/>
          </w:divBdr>
        </w:div>
        <w:div w:id="486433212">
          <w:marLeft w:val="640"/>
          <w:marRight w:val="0"/>
          <w:marTop w:val="0"/>
          <w:marBottom w:val="0"/>
          <w:divBdr>
            <w:top w:val="none" w:sz="0" w:space="0" w:color="auto"/>
            <w:left w:val="none" w:sz="0" w:space="0" w:color="auto"/>
            <w:bottom w:val="none" w:sz="0" w:space="0" w:color="auto"/>
            <w:right w:val="none" w:sz="0" w:space="0" w:color="auto"/>
          </w:divBdr>
        </w:div>
        <w:div w:id="501043468">
          <w:marLeft w:val="640"/>
          <w:marRight w:val="0"/>
          <w:marTop w:val="0"/>
          <w:marBottom w:val="0"/>
          <w:divBdr>
            <w:top w:val="none" w:sz="0" w:space="0" w:color="auto"/>
            <w:left w:val="none" w:sz="0" w:space="0" w:color="auto"/>
            <w:bottom w:val="none" w:sz="0" w:space="0" w:color="auto"/>
            <w:right w:val="none" w:sz="0" w:space="0" w:color="auto"/>
          </w:divBdr>
        </w:div>
        <w:div w:id="541216523">
          <w:marLeft w:val="640"/>
          <w:marRight w:val="0"/>
          <w:marTop w:val="0"/>
          <w:marBottom w:val="0"/>
          <w:divBdr>
            <w:top w:val="none" w:sz="0" w:space="0" w:color="auto"/>
            <w:left w:val="none" w:sz="0" w:space="0" w:color="auto"/>
            <w:bottom w:val="none" w:sz="0" w:space="0" w:color="auto"/>
            <w:right w:val="none" w:sz="0" w:space="0" w:color="auto"/>
          </w:divBdr>
        </w:div>
        <w:div w:id="542714779">
          <w:marLeft w:val="640"/>
          <w:marRight w:val="0"/>
          <w:marTop w:val="0"/>
          <w:marBottom w:val="0"/>
          <w:divBdr>
            <w:top w:val="none" w:sz="0" w:space="0" w:color="auto"/>
            <w:left w:val="none" w:sz="0" w:space="0" w:color="auto"/>
            <w:bottom w:val="none" w:sz="0" w:space="0" w:color="auto"/>
            <w:right w:val="none" w:sz="0" w:space="0" w:color="auto"/>
          </w:divBdr>
        </w:div>
        <w:div w:id="548151544">
          <w:marLeft w:val="640"/>
          <w:marRight w:val="0"/>
          <w:marTop w:val="0"/>
          <w:marBottom w:val="0"/>
          <w:divBdr>
            <w:top w:val="none" w:sz="0" w:space="0" w:color="auto"/>
            <w:left w:val="none" w:sz="0" w:space="0" w:color="auto"/>
            <w:bottom w:val="none" w:sz="0" w:space="0" w:color="auto"/>
            <w:right w:val="none" w:sz="0" w:space="0" w:color="auto"/>
          </w:divBdr>
        </w:div>
        <w:div w:id="597520239">
          <w:marLeft w:val="640"/>
          <w:marRight w:val="0"/>
          <w:marTop w:val="0"/>
          <w:marBottom w:val="0"/>
          <w:divBdr>
            <w:top w:val="none" w:sz="0" w:space="0" w:color="auto"/>
            <w:left w:val="none" w:sz="0" w:space="0" w:color="auto"/>
            <w:bottom w:val="none" w:sz="0" w:space="0" w:color="auto"/>
            <w:right w:val="none" w:sz="0" w:space="0" w:color="auto"/>
          </w:divBdr>
        </w:div>
        <w:div w:id="607077915">
          <w:marLeft w:val="640"/>
          <w:marRight w:val="0"/>
          <w:marTop w:val="0"/>
          <w:marBottom w:val="0"/>
          <w:divBdr>
            <w:top w:val="none" w:sz="0" w:space="0" w:color="auto"/>
            <w:left w:val="none" w:sz="0" w:space="0" w:color="auto"/>
            <w:bottom w:val="none" w:sz="0" w:space="0" w:color="auto"/>
            <w:right w:val="none" w:sz="0" w:space="0" w:color="auto"/>
          </w:divBdr>
        </w:div>
        <w:div w:id="611522373">
          <w:marLeft w:val="640"/>
          <w:marRight w:val="0"/>
          <w:marTop w:val="0"/>
          <w:marBottom w:val="0"/>
          <w:divBdr>
            <w:top w:val="none" w:sz="0" w:space="0" w:color="auto"/>
            <w:left w:val="none" w:sz="0" w:space="0" w:color="auto"/>
            <w:bottom w:val="none" w:sz="0" w:space="0" w:color="auto"/>
            <w:right w:val="none" w:sz="0" w:space="0" w:color="auto"/>
          </w:divBdr>
        </w:div>
        <w:div w:id="615723593">
          <w:marLeft w:val="640"/>
          <w:marRight w:val="0"/>
          <w:marTop w:val="0"/>
          <w:marBottom w:val="0"/>
          <w:divBdr>
            <w:top w:val="none" w:sz="0" w:space="0" w:color="auto"/>
            <w:left w:val="none" w:sz="0" w:space="0" w:color="auto"/>
            <w:bottom w:val="none" w:sz="0" w:space="0" w:color="auto"/>
            <w:right w:val="none" w:sz="0" w:space="0" w:color="auto"/>
          </w:divBdr>
        </w:div>
        <w:div w:id="798843184">
          <w:marLeft w:val="640"/>
          <w:marRight w:val="0"/>
          <w:marTop w:val="0"/>
          <w:marBottom w:val="0"/>
          <w:divBdr>
            <w:top w:val="none" w:sz="0" w:space="0" w:color="auto"/>
            <w:left w:val="none" w:sz="0" w:space="0" w:color="auto"/>
            <w:bottom w:val="none" w:sz="0" w:space="0" w:color="auto"/>
            <w:right w:val="none" w:sz="0" w:space="0" w:color="auto"/>
          </w:divBdr>
        </w:div>
        <w:div w:id="882520618">
          <w:marLeft w:val="640"/>
          <w:marRight w:val="0"/>
          <w:marTop w:val="0"/>
          <w:marBottom w:val="0"/>
          <w:divBdr>
            <w:top w:val="none" w:sz="0" w:space="0" w:color="auto"/>
            <w:left w:val="none" w:sz="0" w:space="0" w:color="auto"/>
            <w:bottom w:val="none" w:sz="0" w:space="0" w:color="auto"/>
            <w:right w:val="none" w:sz="0" w:space="0" w:color="auto"/>
          </w:divBdr>
        </w:div>
        <w:div w:id="940336261">
          <w:marLeft w:val="640"/>
          <w:marRight w:val="0"/>
          <w:marTop w:val="0"/>
          <w:marBottom w:val="0"/>
          <w:divBdr>
            <w:top w:val="none" w:sz="0" w:space="0" w:color="auto"/>
            <w:left w:val="none" w:sz="0" w:space="0" w:color="auto"/>
            <w:bottom w:val="none" w:sz="0" w:space="0" w:color="auto"/>
            <w:right w:val="none" w:sz="0" w:space="0" w:color="auto"/>
          </w:divBdr>
        </w:div>
        <w:div w:id="1002774984">
          <w:marLeft w:val="640"/>
          <w:marRight w:val="0"/>
          <w:marTop w:val="0"/>
          <w:marBottom w:val="0"/>
          <w:divBdr>
            <w:top w:val="none" w:sz="0" w:space="0" w:color="auto"/>
            <w:left w:val="none" w:sz="0" w:space="0" w:color="auto"/>
            <w:bottom w:val="none" w:sz="0" w:space="0" w:color="auto"/>
            <w:right w:val="none" w:sz="0" w:space="0" w:color="auto"/>
          </w:divBdr>
        </w:div>
        <w:div w:id="1020010605">
          <w:marLeft w:val="640"/>
          <w:marRight w:val="0"/>
          <w:marTop w:val="0"/>
          <w:marBottom w:val="0"/>
          <w:divBdr>
            <w:top w:val="none" w:sz="0" w:space="0" w:color="auto"/>
            <w:left w:val="none" w:sz="0" w:space="0" w:color="auto"/>
            <w:bottom w:val="none" w:sz="0" w:space="0" w:color="auto"/>
            <w:right w:val="none" w:sz="0" w:space="0" w:color="auto"/>
          </w:divBdr>
        </w:div>
        <w:div w:id="1054045467">
          <w:marLeft w:val="640"/>
          <w:marRight w:val="0"/>
          <w:marTop w:val="0"/>
          <w:marBottom w:val="0"/>
          <w:divBdr>
            <w:top w:val="none" w:sz="0" w:space="0" w:color="auto"/>
            <w:left w:val="none" w:sz="0" w:space="0" w:color="auto"/>
            <w:bottom w:val="none" w:sz="0" w:space="0" w:color="auto"/>
            <w:right w:val="none" w:sz="0" w:space="0" w:color="auto"/>
          </w:divBdr>
        </w:div>
        <w:div w:id="1258176477">
          <w:marLeft w:val="640"/>
          <w:marRight w:val="0"/>
          <w:marTop w:val="0"/>
          <w:marBottom w:val="0"/>
          <w:divBdr>
            <w:top w:val="none" w:sz="0" w:space="0" w:color="auto"/>
            <w:left w:val="none" w:sz="0" w:space="0" w:color="auto"/>
            <w:bottom w:val="none" w:sz="0" w:space="0" w:color="auto"/>
            <w:right w:val="none" w:sz="0" w:space="0" w:color="auto"/>
          </w:divBdr>
        </w:div>
        <w:div w:id="1283609869">
          <w:marLeft w:val="640"/>
          <w:marRight w:val="0"/>
          <w:marTop w:val="0"/>
          <w:marBottom w:val="0"/>
          <w:divBdr>
            <w:top w:val="none" w:sz="0" w:space="0" w:color="auto"/>
            <w:left w:val="none" w:sz="0" w:space="0" w:color="auto"/>
            <w:bottom w:val="none" w:sz="0" w:space="0" w:color="auto"/>
            <w:right w:val="none" w:sz="0" w:space="0" w:color="auto"/>
          </w:divBdr>
        </w:div>
        <w:div w:id="1334261927">
          <w:marLeft w:val="640"/>
          <w:marRight w:val="0"/>
          <w:marTop w:val="0"/>
          <w:marBottom w:val="0"/>
          <w:divBdr>
            <w:top w:val="none" w:sz="0" w:space="0" w:color="auto"/>
            <w:left w:val="none" w:sz="0" w:space="0" w:color="auto"/>
            <w:bottom w:val="none" w:sz="0" w:space="0" w:color="auto"/>
            <w:right w:val="none" w:sz="0" w:space="0" w:color="auto"/>
          </w:divBdr>
        </w:div>
        <w:div w:id="1354112403">
          <w:marLeft w:val="640"/>
          <w:marRight w:val="0"/>
          <w:marTop w:val="0"/>
          <w:marBottom w:val="0"/>
          <w:divBdr>
            <w:top w:val="none" w:sz="0" w:space="0" w:color="auto"/>
            <w:left w:val="none" w:sz="0" w:space="0" w:color="auto"/>
            <w:bottom w:val="none" w:sz="0" w:space="0" w:color="auto"/>
            <w:right w:val="none" w:sz="0" w:space="0" w:color="auto"/>
          </w:divBdr>
        </w:div>
        <w:div w:id="1365406107">
          <w:marLeft w:val="640"/>
          <w:marRight w:val="0"/>
          <w:marTop w:val="0"/>
          <w:marBottom w:val="0"/>
          <w:divBdr>
            <w:top w:val="none" w:sz="0" w:space="0" w:color="auto"/>
            <w:left w:val="none" w:sz="0" w:space="0" w:color="auto"/>
            <w:bottom w:val="none" w:sz="0" w:space="0" w:color="auto"/>
            <w:right w:val="none" w:sz="0" w:space="0" w:color="auto"/>
          </w:divBdr>
        </w:div>
        <w:div w:id="1384521501">
          <w:marLeft w:val="640"/>
          <w:marRight w:val="0"/>
          <w:marTop w:val="0"/>
          <w:marBottom w:val="0"/>
          <w:divBdr>
            <w:top w:val="none" w:sz="0" w:space="0" w:color="auto"/>
            <w:left w:val="none" w:sz="0" w:space="0" w:color="auto"/>
            <w:bottom w:val="none" w:sz="0" w:space="0" w:color="auto"/>
            <w:right w:val="none" w:sz="0" w:space="0" w:color="auto"/>
          </w:divBdr>
        </w:div>
        <w:div w:id="1399669724">
          <w:marLeft w:val="640"/>
          <w:marRight w:val="0"/>
          <w:marTop w:val="0"/>
          <w:marBottom w:val="0"/>
          <w:divBdr>
            <w:top w:val="none" w:sz="0" w:space="0" w:color="auto"/>
            <w:left w:val="none" w:sz="0" w:space="0" w:color="auto"/>
            <w:bottom w:val="none" w:sz="0" w:space="0" w:color="auto"/>
            <w:right w:val="none" w:sz="0" w:space="0" w:color="auto"/>
          </w:divBdr>
        </w:div>
        <w:div w:id="1422333682">
          <w:marLeft w:val="640"/>
          <w:marRight w:val="0"/>
          <w:marTop w:val="0"/>
          <w:marBottom w:val="0"/>
          <w:divBdr>
            <w:top w:val="none" w:sz="0" w:space="0" w:color="auto"/>
            <w:left w:val="none" w:sz="0" w:space="0" w:color="auto"/>
            <w:bottom w:val="none" w:sz="0" w:space="0" w:color="auto"/>
            <w:right w:val="none" w:sz="0" w:space="0" w:color="auto"/>
          </w:divBdr>
        </w:div>
        <w:div w:id="1456022503">
          <w:marLeft w:val="640"/>
          <w:marRight w:val="0"/>
          <w:marTop w:val="0"/>
          <w:marBottom w:val="0"/>
          <w:divBdr>
            <w:top w:val="none" w:sz="0" w:space="0" w:color="auto"/>
            <w:left w:val="none" w:sz="0" w:space="0" w:color="auto"/>
            <w:bottom w:val="none" w:sz="0" w:space="0" w:color="auto"/>
            <w:right w:val="none" w:sz="0" w:space="0" w:color="auto"/>
          </w:divBdr>
        </w:div>
        <w:div w:id="1516067912">
          <w:marLeft w:val="640"/>
          <w:marRight w:val="0"/>
          <w:marTop w:val="0"/>
          <w:marBottom w:val="0"/>
          <w:divBdr>
            <w:top w:val="none" w:sz="0" w:space="0" w:color="auto"/>
            <w:left w:val="none" w:sz="0" w:space="0" w:color="auto"/>
            <w:bottom w:val="none" w:sz="0" w:space="0" w:color="auto"/>
            <w:right w:val="none" w:sz="0" w:space="0" w:color="auto"/>
          </w:divBdr>
        </w:div>
        <w:div w:id="1519585913">
          <w:marLeft w:val="640"/>
          <w:marRight w:val="0"/>
          <w:marTop w:val="0"/>
          <w:marBottom w:val="0"/>
          <w:divBdr>
            <w:top w:val="none" w:sz="0" w:space="0" w:color="auto"/>
            <w:left w:val="none" w:sz="0" w:space="0" w:color="auto"/>
            <w:bottom w:val="none" w:sz="0" w:space="0" w:color="auto"/>
            <w:right w:val="none" w:sz="0" w:space="0" w:color="auto"/>
          </w:divBdr>
        </w:div>
        <w:div w:id="1626816682">
          <w:marLeft w:val="640"/>
          <w:marRight w:val="0"/>
          <w:marTop w:val="0"/>
          <w:marBottom w:val="0"/>
          <w:divBdr>
            <w:top w:val="none" w:sz="0" w:space="0" w:color="auto"/>
            <w:left w:val="none" w:sz="0" w:space="0" w:color="auto"/>
            <w:bottom w:val="none" w:sz="0" w:space="0" w:color="auto"/>
            <w:right w:val="none" w:sz="0" w:space="0" w:color="auto"/>
          </w:divBdr>
        </w:div>
        <w:div w:id="1635141328">
          <w:marLeft w:val="640"/>
          <w:marRight w:val="0"/>
          <w:marTop w:val="0"/>
          <w:marBottom w:val="0"/>
          <w:divBdr>
            <w:top w:val="none" w:sz="0" w:space="0" w:color="auto"/>
            <w:left w:val="none" w:sz="0" w:space="0" w:color="auto"/>
            <w:bottom w:val="none" w:sz="0" w:space="0" w:color="auto"/>
            <w:right w:val="none" w:sz="0" w:space="0" w:color="auto"/>
          </w:divBdr>
        </w:div>
        <w:div w:id="1650596548">
          <w:marLeft w:val="640"/>
          <w:marRight w:val="0"/>
          <w:marTop w:val="0"/>
          <w:marBottom w:val="0"/>
          <w:divBdr>
            <w:top w:val="none" w:sz="0" w:space="0" w:color="auto"/>
            <w:left w:val="none" w:sz="0" w:space="0" w:color="auto"/>
            <w:bottom w:val="none" w:sz="0" w:space="0" w:color="auto"/>
            <w:right w:val="none" w:sz="0" w:space="0" w:color="auto"/>
          </w:divBdr>
        </w:div>
        <w:div w:id="1654217924">
          <w:marLeft w:val="640"/>
          <w:marRight w:val="0"/>
          <w:marTop w:val="0"/>
          <w:marBottom w:val="0"/>
          <w:divBdr>
            <w:top w:val="none" w:sz="0" w:space="0" w:color="auto"/>
            <w:left w:val="none" w:sz="0" w:space="0" w:color="auto"/>
            <w:bottom w:val="none" w:sz="0" w:space="0" w:color="auto"/>
            <w:right w:val="none" w:sz="0" w:space="0" w:color="auto"/>
          </w:divBdr>
        </w:div>
        <w:div w:id="1674146180">
          <w:marLeft w:val="640"/>
          <w:marRight w:val="0"/>
          <w:marTop w:val="0"/>
          <w:marBottom w:val="0"/>
          <w:divBdr>
            <w:top w:val="none" w:sz="0" w:space="0" w:color="auto"/>
            <w:left w:val="none" w:sz="0" w:space="0" w:color="auto"/>
            <w:bottom w:val="none" w:sz="0" w:space="0" w:color="auto"/>
            <w:right w:val="none" w:sz="0" w:space="0" w:color="auto"/>
          </w:divBdr>
        </w:div>
        <w:div w:id="1778671468">
          <w:marLeft w:val="640"/>
          <w:marRight w:val="0"/>
          <w:marTop w:val="0"/>
          <w:marBottom w:val="0"/>
          <w:divBdr>
            <w:top w:val="none" w:sz="0" w:space="0" w:color="auto"/>
            <w:left w:val="none" w:sz="0" w:space="0" w:color="auto"/>
            <w:bottom w:val="none" w:sz="0" w:space="0" w:color="auto"/>
            <w:right w:val="none" w:sz="0" w:space="0" w:color="auto"/>
          </w:divBdr>
        </w:div>
        <w:div w:id="1862279552">
          <w:marLeft w:val="640"/>
          <w:marRight w:val="0"/>
          <w:marTop w:val="0"/>
          <w:marBottom w:val="0"/>
          <w:divBdr>
            <w:top w:val="none" w:sz="0" w:space="0" w:color="auto"/>
            <w:left w:val="none" w:sz="0" w:space="0" w:color="auto"/>
            <w:bottom w:val="none" w:sz="0" w:space="0" w:color="auto"/>
            <w:right w:val="none" w:sz="0" w:space="0" w:color="auto"/>
          </w:divBdr>
        </w:div>
        <w:div w:id="1868175165">
          <w:marLeft w:val="640"/>
          <w:marRight w:val="0"/>
          <w:marTop w:val="0"/>
          <w:marBottom w:val="0"/>
          <w:divBdr>
            <w:top w:val="none" w:sz="0" w:space="0" w:color="auto"/>
            <w:left w:val="none" w:sz="0" w:space="0" w:color="auto"/>
            <w:bottom w:val="none" w:sz="0" w:space="0" w:color="auto"/>
            <w:right w:val="none" w:sz="0" w:space="0" w:color="auto"/>
          </w:divBdr>
        </w:div>
        <w:div w:id="1884946855">
          <w:marLeft w:val="640"/>
          <w:marRight w:val="0"/>
          <w:marTop w:val="0"/>
          <w:marBottom w:val="0"/>
          <w:divBdr>
            <w:top w:val="none" w:sz="0" w:space="0" w:color="auto"/>
            <w:left w:val="none" w:sz="0" w:space="0" w:color="auto"/>
            <w:bottom w:val="none" w:sz="0" w:space="0" w:color="auto"/>
            <w:right w:val="none" w:sz="0" w:space="0" w:color="auto"/>
          </w:divBdr>
        </w:div>
        <w:div w:id="1907491724">
          <w:marLeft w:val="640"/>
          <w:marRight w:val="0"/>
          <w:marTop w:val="0"/>
          <w:marBottom w:val="0"/>
          <w:divBdr>
            <w:top w:val="none" w:sz="0" w:space="0" w:color="auto"/>
            <w:left w:val="none" w:sz="0" w:space="0" w:color="auto"/>
            <w:bottom w:val="none" w:sz="0" w:space="0" w:color="auto"/>
            <w:right w:val="none" w:sz="0" w:space="0" w:color="auto"/>
          </w:divBdr>
        </w:div>
        <w:div w:id="1933584698">
          <w:marLeft w:val="640"/>
          <w:marRight w:val="0"/>
          <w:marTop w:val="0"/>
          <w:marBottom w:val="0"/>
          <w:divBdr>
            <w:top w:val="none" w:sz="0" w:space="0" w:color="auto"/>
            <w:left w:val="none" w:sz="0" w:space="0" w:color="auto"/>
            <w:bottom w:val="none" w:sz="0" w:space="0" w:color="auto"/>
            <w:right w:val="none" w:sz="0" w:space="0" w:color="auto"/>
          </w:divBdr>
        </w:div>
        <w:div w:id="1936547726">
          <w:marLeft w:val="640"/>
          <w:marRight w:val="0"/>
          <w:marTop w:val="0"/>
          <w:marBottom w:val="0"/>
          <w:divBdr>
            <w:top w:val="none" w:sz="0" w:space="0" w:color="auto"/>
            <w:left w:val="none" w:sz="0" w:space="0" w:color="auto"/>
            <w:bottom w:val="none" w:sz="0" w:space="0" w:color="auto"/>
            <w:right w:val="none" w:sz="0" w:space="0" w:color="auto"/>
          </w:divBdr>
        </w:div>
        <w:div w:id="1948778904">
          <w:marLeft w:val="640"/>
          <w:marRight w:val="0"/>
          <w:marTop w:val="0"/>
          <w:marBottom w:val="0"/>
          <w:divBdr>
            <w:top w:val="none" w:sz="0" w:space="0" w:color="auto"/>
            <w:left w:val="none" w:sz="0" w:space="0" w:color="auto"/>
            <w:bottom w:val="none" w:sz="0" w:space="0" w:color="auto"/>
            <w:right w:val="none" w:sz="0" w:space="0" w:color="auto"/>
          </w:divBdr>
        </w:div>
        <w:div w:id="1974435376">
          <w:marLeft w:val="640"/>
          <w:marRight w:val="0"/>
          <w:marTop w:val="0"/>
          <w:marBottom w:val="0"/>
          <w:divBdr>
            <w:top w:val="none" w:sz="0" w:space="0" w:color="auto"/>
            <w:left w:val="none" w:sz="0" w:space="0" w:color="auto"/>
            <w:bottom w:val="none" w:sz="0" w:space="0" w:color="auto"/>
            <w:right w:val="none" w:sz="0" w:space="0" w:color="auto"/>
          </w:divBdr>
        </w:div>
        <w:div w:id="2080133407">
          <w:marLeft w:val="640"/>
          <w:marRight w:val="0"/>
          <w:marTop w:val="0"/>
          <w:marBottom w:val="0"/>
          <w:divBdr>
            <w:top w:val="none" w:sz="0" w:space="0" w:color="auto"/>
            <w:left w:val="none" w:sz="0" w:space="0" w:color="auto"/>
            <w:bottom w:val="none" w:sz="0" w:space="0" w:color="auto"/>
            <w:right w:val="none" w:sz="0" w:space="0" w:color="auto"/>
          </w:divBdr>
        </w:div>
        <w:div w:id="2132480326">
          <w:marLeft w:val="640"/>
          <w:marRight w:val="0"/>
          <w:marTop w:val="0"/>
          <w:marBottom w:val="0"/>
          <w:divBdr>
            <w:top w:val="none" w:sz="0" w:space="0" w:color="auto"/>
            <w:left w:val="none" w:sz="0" w:space="0" w:color="auto"/>
            <w:bottom w:val="none" w:sz="0" w:space="0" w:color="auto"/>
            <w:right w:val="none" w:sz="0" w:space="0" w:color="auto"/>
          </w:divBdr>
        </w:div>
      </w:divsChild>
    </w:div>
    <w:div w:id="771513880">
      <w:bodyDiv w:val="1"/>
      <w:marLeft w:val="0"/>
      <w:marRight w:val="0"/>
      <w:marTop w:val="0"/>
      <w:marBottom w:val="0"/>
      <w:divBdr>
        <w:top w:val="none" w:sz="0" w:space="0" w:color="auto"/>
        <w:left w:val="none" w:sz="0" w:space="0" w:color="auto"/>
        <w:bottom w:val="none" w:sz="0" w:space="0" w:color="auto"/>
        <w:right w:val="none" w:sz="0" w:space="0" w:color="auto"/>
      </w:divBdr>
      <w:divsChild>
        <w:div w:id="3284970">
          <w:marLeft w:val="640"/>
          <w:marRight w:val="0"/>
          <w:marTop w:val="0"/>
          <w:marBottom w:val="0"/>
          <w:divBdr>
            <w:top w:val="none" w:sz="0" w:space="0" w:color="auto"/>
            <w:left w:val="none" w:sz="0" w:space="0" w:color="auto"/>
            <w:bottom w:val="none" w:sz="0" w:space="0" w:color="auto"/>
            <w:right w:val="none" w:sz="0" w:space="0" w:color="auto"/>
          </w:divBdr>
        </w:div>
        <w:div w:id="16010195">
          <w:marLeft w:val="640"/>
          <w:marRight w:val="0"/>
          <w:marTop w:val="0"/>
          <w:marBottom w:val="0"/>
          <w:divBdr>
            <w:top w:val="none" w:sz="0" w:space="0" w:color="auto"/>
            <w:left w:val="none" w:sz="0" w:space="0" w:color="auto"/>
            <w:bottom w:val="none" w:sz="0" w:space="0" w:color="auto"/>
            <w:right w:val="none" w:sz="0" w:space="0" w:color="auto"/>
          </w:divBdr>
        </w:div>
        <w:div w:id="16933936">
          <w:marLeft w:val="640"/>
          <w:marRight w:val="0"/>
          <w:marTop w:val="0"/>
          <w:marBottom w:val="0"/>
          <w:divBdr>
            <w:top w:val="none" w:sz="0" w:space="0" w:color="auto"/>
            <w:left w:val="none" w:sz="0" w:space="0" w:color="auto"/>
            <w:bottom w:val="none" w:sz="0" w:space="0" w:color="auto"/>
            <w:right w:val="none" w:sz="0" w:space="0" w:color="auto"/>
          </w:divBdr>
        </w:div>
        <w:div w:id="23024291">
          <w:marLeft w:val="640"/>
          <w:marRight w:val="0"/>
          <w:marTop w:val="0"/>
          <w:marBottom w:val="0"/>
          <w:divBdr>
            <w:top w:val="none" w:sz="0" w:space="0" w:color="auto"/>
            <w:left w:val="none" w:sz="0" w:space="0" w:color="auto"/>
            <w:bottom w:val="none" w:sz="0" w:space="0" w:color="auto"/>
            <w:right w:val="none" w:sz="0" w:space="0" w:color="auto"/>
          </w:divBdr>
        </w:div>
        <w:div w:id="52508390">
          <w:marLeft w:val="640"/>
          <w:marRight w:val="0"/>
          <w:marTop w:val="0"/>
          <w:marBottom w:val="0"/>
          <w:divBdr>
            <w:top w:val="none" w:sz="0" w:space="0" w:color="auto"/>
            <w:left w:val="none" w:sz="0" w:space="0" w:color="auto"/>
            <w:bottom w:val="none" w:sz="0" w:space="0" w:color="auto"/>
            <w:right w:val="none" w:sz="0" w:space="0" w:color="auto"/>
          </w:divBdr>
        </w:div>
        <w:div w:id="107773135">
          <w:marLeft w:val="640"/>
          <w:marRight w:val="0"/>
          <w:marTop w:val="0"/>
          <w:marBottom w:val="0"/>
          <w:divBdr>
            <w:top w:val="none" w:sz="0" w:space="0" w:color="auto"/>
            <w:left w:val="none" w:sz="0" w:space="0" w:color="auto"/>
            <w:bottom w:val="none" w:sz="0" w:space="0" w:color="auto"/>
            <w:right w:val="none" w:sz="0" w:space="0" w:color="auto"/>
          </w:divBdr>
        </w:div>
        <w:div w:id="136269490">
          <w:marLeft w:val="640"/>
          <w:marRight w:val="0"/>
          <w:marTop w:val="0"/>
          <w:marBottom w:val="0"/>
          <w:divBdr>
            <w:top w:val="none" w:sz="0" w:space="0" w:color="auto"/>
            <w:left w:val="none" w:sz="0" w:space="0" w:color="auto"/>
            <w:bottom w:val="none" w:sz="0" w:space="0" w:color="auto"/>
            <w:right w:val="none" w:sz="0" w:space="0" w:color="auto"/>
          </w:divBdr>
        </w:div>
        <w:div w:id="185563456">
          <w:marLeft w:val="640"/>
          <w:marRight w:val="0"/>
          <w:marTop w:val="0"/>
          <w:marBottom w:val="0"/>
          <w:divBdr>
            <w:top w:val="none" w:sz="0" w:space="0" w:color="auto"/>
            <w:left w:val="none" w:sz="0" w:space="0" w:color="auto"/>
            <w:bottom w:val="none" w:sz="0" w:space="0" w:color="auto"/>
            <w:right w:val="none" w:sz="0" w:space="0" w:color="auto"/>
          </w:divBdr>
        </w:div>
        <w:div w:id="223684898">
          <w:marLeft w:val="640"/>
          <w:marRight w:val="0"/>
          <w:marTop w:val="0"/>
          <w:marBottom w:val="0"/>
          <w:divBdr>
            <w:top w:val="none" w:sz="0" w:space="0" w:color="auto"/>
            <w:left w:val="none" w:sz="0" w:space="0" w:color="auto"/>
            <w:bottom w:val="none" w:sz="0" w:space="0" w:color="auto"/>
            <w:right w:val="none" w:sz="0" w:space="0" w:color="auto"/>
          </w:divBdr>
        </w:div>
        <w:div w:id="278999012">
          <w:marLeft w:val="640"/>
          <w:marRight w:val="0"/>
          <w:marTop w:val="0"/>
          <w:marBottom w:val="0"/>
          <w:divBdr>
            <w:top w:val="none" w:sz="0" w:space="0" w:color="auto"/>
            <w:left w:val="none" w:sz="0" w:space="0" w:color="auto"/>
            <w:bottom w:val="none" w:sz="0" w:space="0" w:color="auto"/>
            <w:right w:val="none" w:sz="0" w:space="0" w:color="auto"/>
          </w:divBdr>
        </w:div>
        <w:div w:id="322974646">
          <w:marLeft w:val="640"/>
          <w:marRight w:val="0"/>
          <w:marTop w:val="0"/>
          <w:marBottom w:val="0"/>
          <w:divBdr>
            <w:top w:val="none" w:sz="0" w:space="0" w:color="auto"/>
            <w:left w:val="none" w:sz="0" w:space="0" w:color="auto"/>
            <w:bottom w:val="none" w:sz="0" w:space="0" w:color="auto"/>
            <w:right w:val="none" w:sz="0" w:space="0" w:color="auto"/>
          </w:divBdr>
        </w:div>
        <w:div w:id="373316064">
          <w:marLeft w:val="640"/>
          <w:marRight w:val="0"/>
          <w:marTop w:val="0"/>
          <w:marBottom w:val="0"/>
          <w:divBdr>
            <w:top w:val="none" w:sz="0" w:space="0" w:color="auto"/>
            <w:left w:val="none" w:sz="0" w:space="0" w:color="auto"/>
            <w:bottom w:val="none" w:sz="0" w:space="0" w:color="auto"/>
            <w:right w:val="none" w:sz="0" w:space="0" w:color="auto"/>
          </w:divBdr>
        </w:div>
        <w:div w:id="382486671">
          <w:marLeft w:val="640"/>
          <w:marRight w:val="0"/>
          <w:marTop w:val="0"/>
          <w:marBottom w:val="0"/>
          <w:divBdr>
            <w:top w:val="none" w:sz="0" w:space="0" w:color="auto"/>
            <w:left w:val="none" w:sz="0" w:space="0" w:color="auto"/>
            <w:bottom w:val="none" w:sz="0" w:space="0" w:color="auto"/>
            <w:right w:val="none" w:sz="0" w:space="0" w:color="auto"/>
          </w:divBdr>
        </w:div>
        <w:div w:id="452674450">
          <w:marLeft w:val="640"/>
          <w:marRight w:val="0"/>
          <w:marTop w:val="0"/>
          <w:marBottom w:val="0"/>
          <w:divBdr>
            <w:top w:val="none" w:sz="0" w:space="0" w:color="auto"/>
            <w:left w:val="none" w:sz="0" w:space="0" w:color="auto"/>
            <w:bottom w:val="none" w:sz="0" w:space="0" w:color="auto"/>
            <w:right w:val="none" w:sz="0" w:space="0" w:color="auto"/>
          </w:divBdr>
        </w:div>
        <w:div w:id="457845120">
          <w:marLeft w:val="640"/>
          <w:marRight w:val="0"/>
          <w:marTop w:val="0"/>
          <w:marBottom w:val="0"/>
          <w:divBdr>
            <w:top w:val="none" w:sz="0" w:space="0" w:color="auto"/>
            <w:left w:val="none" w:sz="0" w:space="0" w:color="auto"/>
            <w:bottom w:val="none" w:sz="0" w:space="0" w:color="auto"/>
            <w:right w:val="none" w:sz="0" w:space="0" w:color="auto"/>
          </w:divBdr>
        </w:div>
        <w:div w:id="490567334">
          <w:marLeft w:val="640"/>
          <w:marRight w:val="0"/>
          <w:marTop w:val="0"/>
          <w:marBottom w:val="0"/>
          <w:divBdr>
            <w:top w:val="none" w:sz="0" w:space="0" w:color="auto"/>
            <w:left w:val="none" w:sz="0" w:space="0" w:color="auto"/>
            <w:bottom w:val="none" w:sz="0" w:space="0" w:color="auto"/>
            <w:right w:val="none" w:sz="0" w:space="0" w:color="auto"/>
          </w:divBdr>
        </w:div>
        <w:div w:id="579560491">
          <w:marLeft w:val="640"/>
          <w:marRight w:val="0"/>
          <w:marTop w:val="0"/>
          <w:marBottom w:val="0"/>
          <w:divBdr>
            <w:top w:val="none" w:sz="0" w:space="0" w:color="auto"/>
            <w:left w:val="none" w:sz="0" w:space="0" w:color="auto"/>
            <w:bottom w:val="none" w:sz="0" w:space="0" w:color="auto"/>
            <w:right w:val="none" w:sz="0" w:space="0" w:color="auto"/>
          </w:divBdr>
        </w:div>
        <w:div w:id="686491539">
          <w:marLeft w:val="640"/>
          <w:marRight w:val="0"/>
          <w:marTop w:val="0"/>
          <w:marBottom w:val="0"/>
          <w:divBdr>
            <w:top w:val="none" w:sz="0" w:space="0" w:color="auto"/>
            <w:left w:val="none" w:sz="0" w:space="0" w:color="auto"/>
            <w:bottom w:val="none" w:sz="0" w:space="0" w:color="auto"/>
            <w:right w:val="none" w:sz="0" w:space="0" w:color="auto"/>
          </w:divBdr>
        </w:div>
        <w:div w:id="727992031">
          <w:marLeft w:val="640"/>
          <w:marRight w:val="0"/>
          <w:marTop w:val="0"/>
          <w:marBottom w:val="0"/>
          <w:divBdr>
            <w:top w:val="none" w:sz="0" w:space="0" w:color="auto"/>
            <w:left w:val="none" w:sz="0" w:space="0" w:color="auto"/>
            <w:bottom w:val="none" w:sz="0" w:space="0" w:color="auto"/>
            <w:right w:val="none" w:sz="0" w:space="0" w:color="auto"/>
          </w:divBdr>
        </w:div>
        <w:div w:id="851723149">
          <w:marLeft w:val="640"/>
          <w:marRight w:val="0"/>
          <w:marTop w:val="0"/>
          <w:marBottom w:val="0"/>
          <w:divBdr>
            <w:top w:val="none" w:sz="0" w:space="0" w:color="auto"/>
            <w:left w:val="none" w:sz="0" w:space="0" w:color="auto"/>
            <w:bottom w:val="none" w:sz="0" w:space="0" w:color="auto"/>
            <w:right w:val="none" w:sz="0" w:space="0" w:color="auto"/>
          </w:divBdr>
        </w:div>
        <w:div w:id="854735518">
          <w:marLeft w:val="640"/>
          <w:marRight w:val="0"/>
          <w:marTop w:val="0"/>
          <w:marBottom w:val="0"/>
          <w:divBdr>
            <w:top w:val="none" w:sz="0" w:space="0" w:color="auto"/>
            <w:left w:val="none" w:sz="0" w:space="0" w:color="auto"/>
            <w:bottom w:val="none" w:sz="0" w:space="0" w:color="auto"/>
            <w:right w:val="none" w:sz="0" w:space="0" w:color="auto"/>
          </w:divBdr>
        </w:div>
        <w:div w:id="934167965">
          <w:marLeft w:val="640"/>
          <w:marRight w:val="0"/>
          <w:marTop w:val="0"/>
          <w:marBottom w:val="0"/>
          <w:divBdr>
            <w:top w:val="none" w:sz="0" w:space="0" w:color="auto"/>
            <w:left w:val="none" w:sz="0" w:space="0" w:color="auto"/>
            <w:bottom w:val="none" w:sz="0" w:space="0" w:color="auto"/>
            <w:right w:val="none" w:sz="0" w:space="0" w:color="auto"/>
          </w:divBdr>
        </w:div>
        <w:div w:id="938681252">
          <w:marLeft w:val="640"/>
          <w:marRight w:val="0"/>
          <w:marTop w:val="0"/>
          <w:marBottom w:val="0"/>
          <w:divBdr>
            <w:top w:val="none" w:sz="0" w:space="0" w:color="auto"/>
            <w:left w:val="none" w:sz="0" w:space="0" w:color="auto"/>
            <w:bottom w:val="none" w:sz="0" w:space="0" w:color="auto"/>
            <w:right w:val="none" w:sz="0" w:space="0" w:color="auto"/>
          </w:divBdr>
        </w:div>
        <w:div w:id="1008097268">
          <w:marLeft w:val="640"/>
          <w:marRight w:val="0"/>
          <w:marTop w:val="0"/>
          <w:marBottom w:val="0"/>
          <w:divBdr>
            <w:top w:val="none" w:sz="0" w:space="0" w:color="auto"/>
            <w:left w:val="none" w:sz="0" w:space="0" w:color="auto"/>
            <w:bottom w:val="none" w:sz="0" w:space="0" w:color="auto"/>
            <w:right w:val="none" w:sz="0" w:space="0" w:color="auto"/>
          </w:divBdr>
        </w:div>
        <w:div w:id="1035033977">
          <w:marLeft w:val="640"/>
          <w:marRight w:val="0"/>
          <w:marTop w:val="0"/>
          <w:marBottom w:val="0"/>
          <w:divBdr>
            <w:top w:val="none" w:sz="0" w:space="0" w:color="auto"/>
            <w:left w:val="none" w:sz="0" w:space="0" w:color="auto"/>
            <w:bottom w:val="none" w:sz="0" w:space="0" w:color="auto"/>
            <w:right w:val="none" w:sz="0" w:space="0" w:color="auto"/>
          </w:divBdr>
        </w:div>
        <w:div w:id="1104501486">
          <w:marLeft w:val="640"/>
          <w:marRight w:val="0"/>
          <w:marTop w:val="0"/>
          <w:marBottom w:val="0"/>
          <w:divBdr>
            <w:top w:val="none" w:sz="0" w:space="0" w:color="auto"/>
            <w:left w:val="none" w:sz="0" w:space="0" w:color="auto"/>
            <w:bottom w:val="none" w:sz="0" w:space="0" w:color="auto"/>
            <w:right w:val="none" w:sz="0" w:space="0" w:color="auto"/>
          </w:divBdr>
        </w:div>
        <w:div w:id="1235165591">
          <w:marLeft w:val="640"/>
          <w:marRight w:val="0"/>
          <w:marTop w:val="0"/>
          <w:marBottom w:val="0"/>
          <w:divBdr>
            <w:top w:val="none" w:sz="0" w:space="0" w:color="auto"/>
            <w:left w:val="none" w:sz="0" w:space="0" w:color="auto"/>
            <w:bottom w:val="none" w:sz="0" w:space="0" w:color="auto"/>
            <w:right w:val="none" w:sz="0" w:space="0" w:color="auto"/>
          </w:divBdr>
        </w:div>
        <w:div w:id="1269235832">
          <w:marLeft w:val="640"/>
          <w:marRight w:val="0"/>
          <w:marTop w:val="0"/>
          <w:marBottom w:val="0"/>
          <w:divBdr>
            <w:top w:val="none" w:sz="0" w:space="0" w:color="auto"/>
            <w:left w:val="none" w:sz="0" w:space="0" w:color="auto"/>
            <w:bottom w:val="none" w:sz="0" w:space="0" w:color="auto"/>
            <w:right w:val="none" w:sz="0" w:space="0" w:color="auto"/>
          </w:divBdr>
        </w:div>
        <w:div w:id="1270893623">
          <w:marLeft w:val="640"/>
          <w:marRight w:val="0"/>
          <w:marTop w:val="0"/>
          <w:marBottom w:val="0"/>
          <w:divBdr>
            <w:top w:val="none" w:sz="0" w:space="0" w:color="auto"/>
            <w:left w:val="none" w:sz="0" w:space="0" w:color="auto"/>
            <w:bottom w:val="none" w:sz="0" w:space="0" w:color="auto"/>
            <w:right w:val="none" w:sz="0" w:space="0" w:color="auto"/>
          </w:divBdr>
        </w:div>
        <w:div w:id="1288587643">
          <w:marLeft w:val="640"/>
          <w:marRight w:val="0"/>
          <w:marTop w:val="0"/>
          <w:marBottom w:val="0"/>
          <w:divBdr>
            <w:top w:val="none" w:sz="0" w:space="0" w:color="auto"/>
            <w:left w:val="none" w:sz="0" w:space="0" w:color="auto"/>
            <w:bottom w:val="none" w:sz="0" w:space="0" w:color="auto"/>
            <w:right w:val="none" w:sz="0" w:space="0" w:color="auto"/>
          </w:divBdr>
        </w:div>
        <w:div w:id="1296568017">
          <w:marLeft w:val="640"/>
          <w:marRight w:val="0"/>
          <w:marTop w:val="0"/>
          <w:marBottom w:val="0"/>
          <w:divBdr>
            <w:top w:val="none" w:sz="0" w:space="0" w:color="auto"/>
            <w:left w:val="none" w:sz="0" w:space="0" w:color="auto"/>
            <w:bottom w:val="none" w:sz="0" w:space="0" w:color="auto"/>
            <w:right w:val="none" w:sz="0" w:space="0" w:color="auto"/>
          </w:divBdr>
        </w:div>
        <w:div w:id="1337538760">
          <w:marLeft w:val="640"/>
          <w:marRight w:val="0"/>
          <w:marTop w:val="0"/>
          <w:marBottom w:val="0"/>
          <w:divBdr>
            <w:top w:val="none" w:sz="0" w:space="0" w:color="auto"/>
            <w:left w:val="none" w:sz="0" w:space="0" w:color="auto"/>
            <w:bottom w:val="none" w:sz="0" w:space="0" w:color="auto"/>
            <w:right w:val="none" w:sz="0" w:space="0" w:color="auto"/>
          </w:divBdr>
        </w:div>
        <w:div w:id="1339041680">
          <w:marLeft w:val="640"/>
          <w:marRight w:val="0"/>
          <w:marTop w:val="0"/>
          <w:marBottom w:val="0"/>
          <w:divBdr>
            <w:top w:val="none" w:sz="0" w:space="0" w:color="auto"/>
            <w:left w:val="none" w:sz="0" w:space="0" w:color="auto"/>
            <w:bottom w:val="none" w:sz="0" w:space="0" w:color="auto"/>
            <w:right w:val="none" w:sz="0" w:space="0" w:color="auto"/>
          </w:divBdr>
        </w:div>
        <w:div w:id="1408843514">
          <w:marLeft w:val="640"/>
          <w:marRight w:val="0"/>
          <w:marTop w:val="0"/>
          <w:marBottom w:val="0"/>
          <w:divBdr>
            <w:top w:val="none" w:sz="0" w:space="0" w:color="auto"/>
            <w:left w:val="none" w:sz="0" w:space="0" w:color="auto"/>
            <w:bottom w:val="none" w:sz="0" w:space="0" w:color="auto"/>
            <w:right w:val="none" w:sz="0" w:space="0" w:color="auto"/>
          </w:divBdr>
        </w:div>
        <w:div w:id="1453330132">
          <w:marLeft w:val="640"/>
          <w:marRight w:val="0"/>
          <w:marTop w:val="0"/>
          <w:marBottom w:val="0"/>
          <w:divBdr>
            <w:top w:val="none" w:sz="0" w:space="0" w:color="auto"/>
            <w:left w:val="none" w:sz="0" w:space="0" w:color="auto"/>
            <w:bottom w:val="none" w:sz="0" w:space="0" w:color="auto"/>
            <w:right w:val="none" w:sz="0" w:space="0" w:color="auto"/>
          </w:divBdr>
        </w:div>
        <w:div w:id="1520239758">
          <w:marLeft w:val="640"/>
          <w:marRight w:val="0"/>
          <w:marTop w:val="0"/>
          <w:marBottom w:val="0"/>
          <w:divBdr>
            <w:top w:val="none" w:sz="0" w:space="0" w:color="auto"/>
            <w:left w:val="none" w:sz="0" w:space="0" w:color="auto"/>
            <w:bottom w:val="none" w:sz="0" w:space="0" w:color="auto"/>
            <w:right w:val="none" w:sz="0" w:space="0" w:color="auto"/>
          </w:divBdr>
        </w:div>
        <w:div w:id="1604147772">
          <w:marLeft w:val="640"/>
          <w:marRight w:val="0"/>
          <w:marTop w:val="0"/>
          <w:marBottom w:val="0"/>
          <w:divBdr>
            <w:top w:val="none" w:sz="0" w:space="0" w:color="auto"/>
            <w:left w:val="none" w:sz="0" w:space="0" w:color="auto"/>
            <w:bottom w:val="none" w:sz="0" w:space="0" w:color="auto"/>
            <w:right w:val="none" w:sz="0" w:space="0" w:color="auto"/>
          </w:divBdr>
        </w:div>
        <w:div w:id="1652053160">
          <w:marLeft w:val="640"/>
          <w:marRight w:val="0"/>
          <w:marTop w:val="0"/>
          <w:marBottom w:val="0"/>
          <w:divBdr>
            <w:top w:val="none" w:sz="0" w:space="0" w:color="auto"/>
            <w:left w:val="none" w:sz="0" w:space="0" w:color="auto"/>
            <w:bottom w:val="none" w:sz="0" w:space="0" w:color="auto"/>
            <w:right w:val="none" w:sz="0" w:space="0" w:color="auto"/>
          </w:divBdr>
        </w:div>
        <w:div w:id="1655404232">
          <w:marLeft w:val="640"/>
          <w:marRight w:val="0"/>
          <w:marTop w:val="0"/>
          <w:marBottom w:val="0"/>
          <w:divBdr>
            <w:top w:val="none" w:sz="0" w:space="0" w:color="auto"/>
            <w:left w:val="none" w:sz="0" w:space="0" w:color="auto"/>
            <w:bottom w:val="none" w:sz="0" w:space="0" w:color="auto"/>
            <w:right w:val="none" w:sz="0" w:space="0" w:color="auto"/>
          </w:divBdr>
        </w:div>
        <w:div w:id="1656103061">
          <w:marLeft w:val="640"/>
          <w:marRight w:val="0"/>
          <w:marTop w:val="0"/>
          <w:marBottom w:val="0"/>
          <w:divBdr>
            <w:top w:val="none" w:sz="0" w:space="0" w:color="auto"/>
            <w:left w:val="none" w:sz="0" w:space="0" w:color="auto"/>
            <w:bottom w:val="none" w:sz="0" w:space="0" w:color="auto"/>
            <w:right w:val="none" w:sz="0" w:space="0" w:color="auto"/>
          </w:divBdr>
        </w:div>
        <w:div w:id="1659306650">
          <w:marLeft w:val="640"/>
          <w:marRight w:val="0"/>
          <w:marTop w:val="0"/>
          <w:marBottom w:val="0"/>
          <w:divBdr>
            <w:top w:val="none" w:sz="0" w:space="0" w:color="auto"/>
            <w:left w:val="none" w:sz="0" w:space="0" w:color="auto"/>
            <w:bottom w:val="none" w:sz="0" w:space="0" w:color="auto"/>
            <w:right w:val="none" w:sz="0" w:space="0" w:color="auto"/>
          </w:divBdr>
        </w:div>
        <w:div w:id="1747460693">
          <w:marLeft w:val="640"/>
          <w:marRight w:val="0"/>
          <w:marTop w:val="0"/>
          <w:marBottom w:val="0"/>
          <w:divBdr>
            <w:top w:val="none" w:sz="0" w:space="0" w:color="auto"/>
            <w:left w:val="none" w:sz="0" w:space="0" w:color="auto"/>
            <w:bottom w:val="none" w:sz="0" w:space="0" w:color="auto"/>
            <w:right w:val="none" w:sz="0" w:space="0" w:color="auto"/>
          </w:divBdr>
        </w:div>
        <w:div w:id="1798638800">
          <w:marLeft w:val="640"/>
          <w:marRight w:val="0"/>
          <w:marTop w:val="0"/>
          <w:marBottom w:val="0"/>
          <w:divBdr>
            <w:top w:val="none" w:sz="0" w:space="0" w:color="auto"/>
            <w:left w:val="none" w:sz="0" w:space="0" w:color="auto"/>
            <w:bottom w:val="none" w:sz="0" w:space="0" w:color="auto"/>
            <w:right w:val="none" w:sz="0" w:space="0" w:color="auto"/>
          </w:divBdr>
        </w:div>
        <w:div w:id="1828669830">
          <w:marLeft w:val="640"/>
          <w:marRight w:val="0"/>
          <w:marTop w:val="0"/>
          <w:marBottom w:val="0"/>
          <w:divBdr>
            <w:top w:val="none" w:sz="0" w:space="0" w:color="auto"/>
            <w:left w:val="none" w:sz="0" w:space="0" w:color="auto"/>
            <w:bottom w:val="none" w:sz="0" w:space="0" w:color="auto"/>
            <w:right w:val="none" w:sz="0" w:space="0" w:color="auto"/>
          </w:divBdr>
        </w:div>
        <w:div w:id="1856571618">
          <w:marLeft w:val="640"/>
          <w:marRight w:val="0"/>
          <w:marTop w:val="0"/>
          <w:marBottom w:val="0"/>
          <w:divBdr>
            <w:top w:val="none" w:sz="0" w:space="0" w:color="auto"/>
            <w:left w:val="none" w:sz="0" w:space="0" w:color="auto"/>
            <w:bottom w:val="none" w:sz="0" w:space="0" w:color="auto"/>
            <w:right w:val="none" w:sz="0" w:space="0" w:color="auto"/>
          </w:divBdr>
        </w:div>
        <w:div w:id="1881362851">
          <w:marLeft w:val="640"/>
          <w:marRight w:val="0"/>
          <w:marTop w:val="0"/>
          <w:marBottom w:val="0"/>
          <w:divBdr>
            <w:top w:val="none" w:sz="0" w:space="0" w:color="auto"/>
            <w:left w:val="none" w:sz="0" w:space="0" w:color="auto"/>
            <w:bottom w:val="none" w:sz="0" w:space="0" w:color="auto"/>
            <w:right w:val="none" w:sz="0" w:space="0" w:color="auto"/>
          </w:divBdr>
        </w:div>
        <w:div w:id="1891456294">
          <w:marLeft w:val="640"/>
          <w:marRight w:val="0"/>
          <w:marTop w:val="0"/>
          <w:marBottom w:val="0"/>
          <w:divBdr>
            <w:top w:val="none" w:sz="0" w:space="0" w:color="auto"/>
            <w:left w:val="none" w:sz="0" w:space="0" w:color="auto"/>
            <w:bottom w:val="none" w:sz="0" w:space="0" w:color="auto"/>
            <w:right w:val="none" w:sz="0" w:space="0" w:color="auto"/>
          </w:divBdr>
        </w:div>
        <w:div w:id="2005087581">
          <w:marLeft w:val="640"/>
          <w:marRight w:val="0"/>
          <w:marTop w:val="0"/>
          <w:marBottom w:val="0"/>
          <w:divBdr>
            <w:top w:val="none" w:sz="0" w:space="0" w:color="auto"/>
            <w:left w:val="none" w:sz="0" w:space="0" w:color="auto"/>
            <w:bottom w:val="none" w:sz="0" w:space="0" w:color="auto"/>
            <w:right w:val="none" w:sz="0" w:space="0" w:color="auto"/>
          </w:divBdr>
        </w:div>
        <w:div w:id="2029332973">
          <w:marLeft w:val="640"/>
          <w:marRight w:val="0"/>
          <w:marTop w:val="0"/>
          <w:marBottom w:val="0"/>
          <w:divBdr>
            <w:top w:val="none" w:sz="0" w:space="0" w:color="auto"/>
            <w:left w:val="none" w:sz="0" w:space="0" w:color="auto"/>
            <w:bottom w:val="none" w:sz="0" w:space="0" w:color="auto"/>
            <w:right w:val="none" w:sz="0" w:space="0" w:color="auto"/>
          </w:divBdr>
        </w:div>
        <w:div w:id="2043431099">
          <w:marLeft w:val="640"/>
          <w:marRight w:val="0"/>
          <w:marTop w:val="0"/>
          <w:marBottom w:val="0"/>
          <w:divBdr>
            <w:top w:val="none" w:sz="0" w:space="0" w:color="auto"/>
            <w:left w:val="none" w:sz="0" w:space="0" w:color="auto"/>
            <w:bottom w:val="none" w:sz="0" w:space="0" w:color="auto"/>
            <w:right w:val="none" w:sz="0" w:space="0" w:color="auto"/>
          </w:divBdr>
        </w:div>
        <w:div w:id="2120054469">
          <w:marLeft w:val="640"/>
          <w:marRight w:val="0"/>
          <w:marTop w:val="0"/>
          <w:marBottom w:val="0"/>
          <w:divBdr>
            <w:top w:val="none" w:sz="0" w:space="0" w:color="auto"/>
            <w:left w:val="none" w:sz="0" w:space="0" w:color="auto"/>
            <w:bottom w:val="none" w:sz="0" w:space="0" w:color="auto"/>
            <w:right w:val="none" w:sz="0" w:space="0" w:color="auto"/>
          </w:divBdr>
        </w:div>
      </w:divsChild>
    </w:div>
    <w:div w:id="775173816">
      <w:bodyDiv w:val="1"/>
      <w:marLeft w:val="0"/>
      <w:marRight w:val="0"/>
      <w:marTop w:val="0"/>
      <w:marBottom w:val="0"/>
      <w:divBdr>
        <w:top w:val="none" w:sz="0" w:space="0" w:color="auto"/>
        <w:left w:val="none" w:sz="0" w:space="0" w:color="auto"/>
        <w:bottom w:val="none" w:sz="0" w:space="0" w:color="auto"/>
        <w:right w:val="none" w:sz="0" w:space="0" w:color="auto"/>
      </w:divBdr>
      <w:divsChild>
        <w:div w:id="1749574604">
          <w:marLeft w:val="640"/>
          <w:marRight w:val="0"/>
          <w:marTop w:val="0"/>
          <w:marBottom w:val="0"/>
          <w:divBdr>
            <w:top w:val="none" w:sz="0" w:space="0" w:color="auto"/>
            <w:left w:val="none" w:sz="0" w:space="0" w:color="auto"/>
            <w:bottom w:val="none" w:sz="0" w:space="0" w:color="auto"/>
            <w:right w:val="none" w:sz="0" w:space="0" w:color="auto"/>
          </w:divBdr>
        </w:div>
        <w:div w:id="509375419">
          <w:marLeft w:val="640"/>
          <w:marRight w:val="0"/>
          <w:marTop w:val="0"/>
          <w:marBottom w:val="0"/>
          <w:divBdr>
            <w:top w:val="none" w:sz="0" w:space="0" w:color="auto"/>
            <w:left w:val="none" w:sz="0" w:space="0" w:color="auto"/>
            <w:bottom w:val="none" w:sz="0" w:space="0" w:color="auto"/>
            <w:right w:val="none" w:sz="0" w:space="0" w:color="auto"/>
          </w:divBdr>
        </w:div>
        <w:div w:id="810441579">
          <w:marLeft w:val="640"/>
          <w:marRight w:val="0"/>
          <w:marTop w:val="0"/>
          <w:marBottom w:val="0"/>
          <w:divBdr>
            <w:top w:val="none" w:sz="0" w:space="0" w:color="auto"/>
            <w:left w:val="none" w:sz="0" w:space="0" w:color="auto"/>
            <w:bottom w:val="none" w:sz="0" w:space="0" w:color="auto"/>
            <w:right w:val="none" w:sz="0" w:space="0" w:color="auto"/>
          </w:divBdr>
        </w:div>
        <w:div w:id="1793943239">
          <w:marLeft w:val="640"/>
          <w:marRight w:val="0"/>
          <w:marTop w:val="0"/>
          <w:marBottom w:val="0"/>
          <w:divBdr>
            <w:top w:val="none" w:sz="0" w:space="0" w:color="auto"/>
            <w:left w:val="none" w:sz="0" w:space="0" w:color="auto"/>
            <w:bottom w:val="none" w:sz="0" w:space="0" w:color="auto"/>
            <w:right w:val="none" w:sz="0" w:space="0" w:color="auto"/>
          </w:divBdr>
        </w:div>
        <w:div w:id="1445929663">
          <w:marLeft w:val="640"/>
          <w:marRight w:val="0"/>
          <w:marTop w:val="0"/>
          <w:marBottom w:val="0"/>
          <w:divBdr>
            <w:top w:val="none" w:sz="0" w:space="0" w:color="auto"/>
            <w:left w:val="none" w:sz="0" w:space="0" w:color="auto"/>
            <w:bottom w:val="none" w:sz="0" w:space="0" w:color="auto"/>
            <w:right w:val="none" w:sz="0" w:space="0" w:color="auto"/>
          </w:divBdr>
        </w:div>
        <w:div w:id="1762139717">
          <w:marLeft w:val="640"/>
          <w:marRight w:val="0"/>
          <w:marTop w:val="0"/>
          <w:marBottom w:val="0"/>
          <w:divBdr>
            <w:top w:val="none" w:sz="0" w:space="0" w:color="auto"/>
            <w:left w:val="none" w:sz="0" w:space="0" w:color="auto"/>
            <w:bottom w:val="none" w:sz="0" w:space="0" w:color="auto"/>
            <w:right w:val="none" w:sz="0" w:space="0" w:color="auto"/>
          </w:divBdr>
        </w:div>
        <w:div w:id="1110319375">
          <w:marLeft w:val="640"/>
          <w:marRight w:val="0"/>
          <w:marTop w:val="0"/>
          <w:marBottom w:val="0"/>
          <w:divBdr>
            <w:top w:val="none" w:sz="0" w:space="0" w:color="auto"/>
            <w:left w:val="none" w:sz="0" w:space="0" w:color="auto"/>
            <w:bottom w:val="none" w:sz="0" w:space="0" w:color="auto"/>
            <w:right w:val="none" w:sz="0" w:space="0" w:color="auto"/>
          </w:divBdr>
        </w:div>
        <w:div w:id="2104761010">
          <w:marLeft w:val="640"/>
          <w:marRight w:val="0"/>
          <w:marTop w:val="0"/>
          <w:marBottom w:val="0"/>
          <w:divBdr>
            <w:top w:val="none" w:sz="0" w:space="0" w:color="auto"/>
            <w:left w:val="none" w:sz="0" w:space="0" w:color="auto"/>
            <w:bottom w:val="none" w:sz="0" w:space="0" w:color="auto"/>
            <w:right w:val="none" w:sz="0" w:space="0" w:color="auto"/>
          </w:divBdr>
        </w:div>
        <w:div w:id="709189288">
          <w:marLeft w:val="640"/>
          <w:marRight w:val="0"/>
          <w:marTop w:val="0"/>
          <w:marBottom w:val="0"/>
          <w:divBdr>
            <w:top w:val="none" w:sz="0" w:space="0" w:color="auto"/>
            <w:left w:val="none" w:sz="0" w:space="0" w:color="auto"/>
            <w:bottom w:val="none" w:sz="0" w:space="0" w:color="auto"/>
            <w:right w:val="none" w:sz="0" w:space="0" w:color="auto"/>
          </w:divBdr>
        </w:div>
        <w:div w:id="2104766885">
          <w:marLeft w:val="640"/>
          <w:marRight w:val="0"/>
          <w:marTop w:val="0"/>
          <w:marBottom w:val="0"/>
          <w:divBdr>
            <w:top w:val="none" w:sz="0" w:space="0" w:color="auto"/>
            <w:left w:val="none" w:sz="0" w:space="0" w:color="auto"/>
            <w:bottom w:val="none" w:sz="0" w:space="0" w:color="auto"/>
            <w:right w:val="none" w:sz="0" w:space="0" w:color="auto"/>
          </w:divBdr>
        </w:div>
        <w:div w:id="933905936">
          <w:marLeft w:val="640"/>
          <w:marRight w:val="0"/>
          <w:marTop w:val="0"/>
          <w:marBottom w:val="0"/>
          <w:divBdr>
            <w:top w:val="none" w:sz="0" w:space="0" w:color="auto"/>
            <w:left w:val="none" w:sz="0" w:space="0" w:color="auto"/>
            <w:bottom w:val="none" w:sz="0" w:space="0" w:color="auto"/>
            <w:right w:val="none" w:sz="0" w:space="0" w:color="auto"/>
          </w:divBdr>
        </w:div>
        <w:div w:id="431895848">
          <w:marLeft w:val="640"/>
          <w:marRight w:val="0"/>
          <w:marTop w:val="0"/>
          <w:marBottom w:val="0"/>
          <w:divBdr>
            <w:top w:val="none" w:sz="0" w:space="0" w:color="auto"/>
            <w:left w:val="none" w:sz="0" w:space="0" w:color="auto"/>
            <w:bottom w:val="none" w:sz="0" w:space="0" w:color="auto"/>
            <w:right w:val="none" w:sz="0" w:space="0" w:color="auto"/>
          </w:divBdr>
        </w:div>
        <w:div w:id="231741468">
          <w:marLeft w:val="640"/>
          <w:marRight w:val="0"/>
          <w:marTop w:val="0"/>
          <w:marBottom w:val="0"/>
          <w:divBdr>
            <w:top w:val="none" w:sz="0" w:space="0" w:color="auto"/>
            <w:left w:val="none" w:sz="0" w:space="0" w:color="auto"/>
            <w:bottom w:val="none" w:sz="0" w:space="0" w:color="auto"/>
            <w:right w:val="none" w:sz="0" w:space="0" w:color="auto"/>
          </w:divBdr>
        </w:div>
        <w:div w:id="548345343">
          <w:marLeft w:val="640"/>
          <w:marRight w:val="0"/>
          <w:marTop w:val="0"/>
          <w:marBottom w:val="0"/>
          <w:divBdr>
            <w:top w:val="none" w:sz="0" w:space="0" w:color="auto"/>
            <w:left w:val="none" w:sz="0" w:space="0" w:color="auto"/>
            <w:bottom w:val="none" w:sz="0" w:space="0" w:color="auto"/>
            <w:right w:val="none" w:sz="0" w:space="0" w:color="auto"/>
          </w:divBdr>
        </w:div>
        <w:div w:id="954752481">
          <w:marLeft w:val="640"/>
          <w:marRight w:val="0"/>
          <w:marTop w:val="0"/>
          <w:marBottom w:val="0"/>
          <w:divBdr>
            <w:top w:val="none" w:sz="0" w:space="0" w:color="auto"/>
            <w:left w:val="none" w:sz="0" w:space="0" w:color="auto"/>
            <w:bottom w:val="none" w:sz="0" w:space="0" w:color="auto"/>
            <w:right w:val="none" w:sz="0" w:space="0" w:color="auto"/>
          </w:divBdr>
        </w:div>
        <w:div w:id="1676154515">
          <w:marLeft w:val="640"/>
          <w:marRight w:val="0"/>
          <w:marTop w:val="0"/>
          <w:marBottom w:val="0"/>
          <w:divBdr>
            <w:top w:val="none" w:sz="0" w:space="0" w:color="auto"/>
            <w:left w:val="none" w:sz="0" w:space="0" w:color="auto"/>
            <w:bottom w:val="none" w:sz="0" w:space="0" w:color="auto"/>
            <w:right w:val="none" w:sz="0" w:space="0" w:color="auto"/>
          </w:divBdr>
        </w:div>
        <w:div w:id="1176730332">
          <w:marLeft w:val="640"/>
          <w:marRight w:val="0"/>
          <w:marTop w:val="0"/>
          <w:marBottom w:val="0"/>
          <w:divBdr>
            <w:top w:val="none" w:sz="0" w:space="0" w:color="auto"/>
            <w:left w:val="none" w:sz="0" w:space="0" w:color="auto"/>
            <w:bottom w:val="none" w:sz="0" w:space="0" w:color="auto"/>
            <w:right w:val="none" w:sz="0" w:space="0" w:color="auto"/>
          </w:divBdr>
        </w:div>
        <w:div w:id="1489327162">
          <w:marLeft w:val="640"/>
          <w:marRight w:val="0"/>
          <w:marTop w:val="0"/>
          <w:marBottom w:val="0"/>
          <w:divBdr>
            <w:top w:val="none" w:sz="0" w:space="0" w:color="auto"/>
            <w:left w:val="none" w:sz="0" w:space="0" w:color="auto"/>
            <w:bottom w:val="none" w:sz="0" w:space="0" w:color="auto"/>
            <w:right w:val="none" w:sz="0" w:space="0" w:color="auto"/>
          </w:divBdr>
        </w:div>
        <w:div w:id="624117508">
          <w:marLeft w:val="640"/>
          <w:marRight w:val="0"/>
          <w:marTop w:val="0"/>
          <w:marBottom w:val="0"/>
          <w:divBdr>
            <w:top w:val="none" w:sz="0" w:space="0" w:color="auto"/>
            <w:left w:val="none" w:sz="0" w:space="0" w:color="auto"/>
            <w:bottom w:val="none" w:sz="0" w:space="0" w:color="auto"/>
            <w:right w:val="none" w:sz="0" w:space="0" w:color="auto"/>
          </w:divBdr>
        </w:div>
        <w:div w:id="1419786103">
          <w:marLeft w:val="640"/>
          <w:marRight w:val="0"/>
          <w:marTop w:val="0"/>
          <w:marBottom w:val="0"/>
          <w:divBdr>
            <w:top w:val="none" w:sz="0" w:space="0" w:color="auto"/>
            <w:left w:val="none" w:sz="0" w:space="0" w:color="auto"/>
            <w:bottom w:val="none" w:sz="0" w:space="0" w:color="auto"/>
            <w:right w:val="none" w:sz="0" w:space="0" w:color="auto"/>
          </w:divBdr>
        </w:div>
        <w:div w:id="1048067412">
          <w:marLeft w:val="640"/>
          <w:marRight w:val="0"/>
          <w:marTop w:val="0"/>
          <w:marBottom w:val="0"/>
          <w:divBdr>
            <w:top w:val="none" w:sz="0" w:space="0" w:color="auto"/>
            <w:left w:val="none" w:sz="0" w:space="0" w:color="auto"/>
            <w:bottom w:val="none" w:sz="0" w:space="0" w:color="auto"/>
            <w:right w:val="none" w:sz="0" w:space="0" w:color="auto"/>
          </w:divBdr>
        </w:div>
        <w:div w:id="1425881820">
          <w:marLeft w:val="640"/>
          <w:marRight w:val="0"/>
          <w:marTop w:val="0"/>
          <w:marBottom w:val="0"/>
          <w:divBdr>
            <w:top w:val="none" w:sz="0" w:space="0" w:color="auto"/>
            <w:left w:val="none" w:sz="0" w:space="0" w:color="auto"/>
            <w:bottom w:val="none" w:sz="0" w:space="0" w:color="auto"/>
            <w:right w:val="none" w:sz="0" w:space="0" w:color="auto"/>
          </w:divBdr>
        </w:div>
        <w:div w:id="566452638">
          <w:marLeft w:val="640"/>
          <w:marRight w:val="0"/>
          <w:marTop w:val="0"/>
          <w:marBottom w:val="0"/>
          <w:divBdr>
            <w:top w:val="none" w:sz="0" w:space="0" w:color="auto"/>
            <w:left w:val="none" w:sz="0" w:space="0" w:color="auto"/>
            <w:bottom w:val="none" w:sz="0" w:space="0" w:color="auto"/>
            <w:right w:val="none" w:sz="0" w:space="0" w:color="auto"/>
          </w:divBdr>
        </w:div>
        <w:div w:id="1066105057">
          <w:marLeft w:val="640"/>
          <w:marRight w:val="0"/>
          <w:marTop w:val="0"/>
          <w:marBottom w:val="0"/>
          <w:divBdr>
            <w:top w:val="none" w:sz="0" w:space="0" w:color="auto"/>
            <w:left w:val="none" w:sz="0" w:space="0" w:color="auto"/>
            <w:bottom w:val="none" w:sz="0" w:space="0" w:color="auto"/>
            <w:right w:val="none" w:sz="0" w:space="0" w:color="auto"/>
          </w:divBdr>
        </w:div>
        <w:div w:id="1092120766">
          <w:marLeft w:val="640"/>
          <w:marRight w:val="0"/>
          <w:marTop w:val="0"/>
          <w:marBottom w:val="0"/>
          <w:divBdr>
            <w:top w:val="none" w:sz="0" w:space="0" w:color="auto"/>
            <w:left w:val="none" w:sz="0" w:space="0" w:color="auto"/>
            <w:bottom w:val="none" w:sz="0" w:space="0" w:color="auto"/>
            <w:right w:val="none" w:sz="0" w:space="0" w:color="auto"/>
          </w:divBdr>
        </w:div>
        <w:div w:id="272324645">
          <w:marLeft w:val="640"/>
          <w:marRight w:val="0"/>
          <w:marTop w:val="0"/>
          <w:marBottom w:val="0"/>
          <w:divBdr>
            <w:top w:val="none" w:sz="0" w:space="0" w:color="auto"/>
            <w:left w:val="none" w:sz="0" w:space="0" w:color="auto"/>
            <w:bottom w:val="none" w:sz="0" w:space="0" w:color="auto"/>
            <w:right w:val="none" w:sz="0" w:space="0" w:color="auto"/>
          </w:divBdr>
        </w:div>
        <w:div w:id="133061616">
          <w:marLeft w:val="640"/>
          <w:marRight w:val="0"/>
          <w:marTop w:val="0"/>
          <w:marBottom w:val="0"/>
          <w:divBdr>
            <w:top w:val="none" w:sz="0" w:space="0" w:color="auto"/>
            <w:left w:val="none" w:sz="0" w:space="0" w:color="auto"/>
            <w:bottom w:val="none" w:sz="0" w:space="0" w:color="auto"/>
            <w:right w:val="none" w:sz="0" w:space="0" w:color="auto"/>
          </w:divBdr>
        </w:div>
        <w:div w:id="93862497">
          <w:marLeft w:val="640"/>
          <w:marRight w:val="0"/>
          <w:marTop w:val="0"/>
          <w:marBottom w:val="0"/>
          <w:divBdr>
            <w:top w:val="none" w:sz="0" w:space="0" w:color="auto"/>
            <w:left w:val="none" w:sz="0" w:space="0" w:color="auto"/>
            <w:bottom w:val="none" w:sz="0" w:space="0" w:color="auto"/>
            <w:right w:val="none" w:sz="0" w:space="0" w:color="auto"/>
          </w:divBdr>
        </w:div>
        <w:div w:id="1566381157">
          <w:marLeft w:val="640"/>
          <w:marRight w:val="0"/>
          <w:marTop w:val="0"/>
          <w:marBottom w:val="0"/>
          <w:divBdr>
            <w:top w:val="none" w:sz="0" w:space="0" w:color="auto"/>
            <w:left w:val="none" w:sz="0" w:space="0" w:color="auto"/>
            <w:bottom w:val="none" w:sz="0" w:space="0" w:color="auto"/>
            <w:right w:val="none" w:sz="0" w:space="0" w:color="auto"/>
          </w:divBdr>
        </w:div>
        <w:div w:id="1045833184">
          <w:marLeft w:val="640"/>
          <w:marRight w:val="0"/>
          <w:marTop w:val="0"/>
          <w:marBottom w:val="0"/>
          <w:divBdr>
            <w:top w:val="none" w:sz="0" w:space="0" w:color="auto"/>
            <w:left w:val="none" w:sz="0" w:space="0" w:color="auto"/>
            <w:bottom w:val="none" w:sz="0" w:space="0" w:color="auto"/>
            <w:right w:val="none" w:sz="0" w:space="0" w:color="auto"/>
          </w:divBdr>
        </w:div>
        <w:div w:id="1236010150">
          <w:marLeft w:val="640"/>
          <w:marRight w:val="0"/>
          <w:marTop w:val="0"/>
          <w:marBottom w:val="0"/>
          <w:divBdr>
            <w:top w:val="none" w:sz="0" w:space="0" w:color="auto"/>
            <w:left w:val="none" w:sz="0" w:space="0" w:color="auto"/>
            <w:bottom w:val="none" w:sz="0" w:space="0" w:color="auto"/>
            <w:right w:val="none" w:sz="0" w:space="0" w:color="auto"/>
          </w:divBdr>
        </w:div>
        <w:div w:id="2053113032">
          <w:marLeft w:val="640"/>
          <w:marRight w:val="0"/>
          <w:marTop w:val="0"/>
          <w:marBottom w:val="0"/>
          <w:divBdr>
            <w:top w:val="none" w:sz="0" w:space="0" w:color="auto"/>
            <w:left w:val="none" w:sz="0" w:space="0" w:color="auto"/>
            <w:bottom w:val="none" w:sz="0" w:space="0" w:color="auto"/>
            <w:right w:val="none" w:sz="0" w:space="0" w:color="auto"/>
          </w:divBdr>
        </w:div>
        <w:div w:id="1256522952">
          <w:marLeft w:val="640"/>
          <w:marRight w:val="0"/>
          <w:marTop w:val="0"/>
          <w:marBottom w:val="0"/>
          <w:divBdr>
            <w:top w:val="none" w:sz="0" w:space="0" w:color="auto"/>
            <w:left w:val="none" w:sz="0" w:space="0" w:color="auto"/>
            <w:bottom w:val="none" w:sz="0" w:space="0" w:color="auto"/>
            <w:right w:val="none" w:sz="0" w:space="0" w:color="auto"/>
          </w:divBdr>
        </w:div>
        <w:div w:id="647708289">
          <w:marLeft w:val="640"/>
          <w:marRight w:val="0"/>
          <w:marTop w:val="0"/>
          <w:marBottom w:val="0"/>
          <w:divBdr>
            <w:top w:val="none" w:sz="0" w:space="0" w:color="auto"/>
            <w:left w:val="none" w:sz="0" w:space="0" w:color="auto"/>
            <w:bottom w:val="none" w:sz="0" w:space="0" w:color="auto"/>
            <w:right w:val="none" w:sz="0" w:space="0" w:color="auto"/>
          </w:divBdr>
        </w:div>
        <w:div w:id="427385185">
          <w:marLeft w:val="640"/>
          <w:marRight w:val="0"/>
          <w:marTop w:val="0"/>
          <w:marBottom w:val="0"/>
          <w:divBdr>
            <w:top w:val="none" w:sz="0" w:space="0" w:color="auto"/>
            <w:left w:val="none" w:sz="0" w:space="0" w:color="auto"/>
            <w:bottom w:val="none" w:sz="0" w:space="0" w:color="auto"/>
            <w:right w:val="none" w:sz="0" w:space="0" w:color="auto"/>
          </w:divBdr>
        </w:div>
        <w:div w:id="1103263145">
          <w:marLeft w:val="640"/>
          <w:marRight w:val="0"/>
          <w:marTop w:val="0"/>
          <w:marBottom w:val="0"/>
          <w:divBdr>
            <w:top w:val="none" w:sz="0" w:space="0" w:color="auto"/>
            <w:left w:val="none" w:sz="0" w:space="0" w:color="auto"/>
            <w:bottom w:val="none" w:sz="0" w:space="0" w:color="auto"/>
            <w:right w:val="none" w:sz="0" w:space="0" w:color="auto"/>
          </w:divBdr>
        </w:div>
        <w:div w:id="939215683">
          <w:marLeft w:val="640"/>
          <w:marRight w:val="0"/>
          <w:marTop w:val="0"/>
          <w:marBottom w:val="0"/>
          <w:divBdr>
            <w:top w:val="none" w:sz="0" w:space="0" w:color="auto"/>
            <w:left w:val="none" w:sz="0" w:space="0" w:color="auto"/>
            <w:bottom w:val="none" w:sz="0" w:space="0" w:color="auto"/>
            <w:right w:val="none" w:sz="0" w:space="0" w:color="auto"/>
          </w:divBdr>
        </w:div>
        <w:div w:id="1624530405">
          <w:marLeft w:val="640"/>
          <w:marRight w:val="0"/>
          <w:marTop w:val="0"/>
          <w:marBottom w:val="0"/>
          <w:divBdr>
            <w:top w:val="none" w:sz="0" w:space="0" w:color="auto"/>
            <w:left w:val="none" w:sz="0" w:space="0" w:color="auto"/>
            <w:bottom w:val="none" w:sz="0" w:space="0" w:color="auto"/>
            <w:right w:val="none" w:sz="0" w:space="0" w:color="auto"/>
          </w:divBdr>
        </w:div>
        <w:div w:id="670059161">
          <w:marLeft w:val="640"/>
          <w:marRight w:val="0"/>
          <w:marTop w:val="0"/>
          <w:marBottom w:val="0"/>
          <w:divBdr>
            <w:top w:val="none" w:sz="0" w:space="0" w:color="auto"/>
            <w:left w:val="none" w:sz="0" w:space="0" w:color="auto"/>
            <w:bottom w:val="none" w:sz="0" w:space="0" w:color="auto"/>
            <w:right w:val="none" w:sz="0" w:space="0" w:color="auto"/>
          </w:divBdr>
        </w:div>
        <w:div w:id="1100225872">
          <w:marLeft w:val="640"/>
          <w:marRight w:val="0"/>
          <w:marTop w:val="0"/>
          <w:marBottom w:val="0"/>
          <w:divBdr>
            <w:top w:val="none" w:sz="0" w:space="0" w:color="auto"/>
            <w:left w:val="none" w:sz="0" w:space="0" w:color="auto"/>
            <w:bottom w:val="none" w:sz="0" w:space="0" w:color="auto"/>
            <w:right w:val="none" w:sz="0" w:space="0" w:color="auto"/>
          </w:divBdr>
        </w:div>
        <w:div w:id="2067101072">
          <w:marLeft w:val="640"/>
          <w:marRight w:val="0"/>
          <w:marTop w:val="0"/>
          <w:marBottom w:val="0"/>
          <w:divBdr>
            <w:top w:val="none" w:sz="0" w:space="0" w:color="auto"/>
            <w:left w:val="none" w:sz="0" w:space="0" w:color="auto"/>
            <w:bottom w:val="none" w:sz="0" w:space="0" w:color="auto"/>
            <w:right w:val="none" w:sz="0" w:space="0" w:color="auto"/>
          </w:divBdr>
        </w:div>
        <w:div w:id="1724253959">
          <w:marLeft w:val="640"/>
          <w:marRight w:val="0"/>
          <w:marTop w:val="0"/>
          <w:marBottom w:val="0"/>
          <w:divBdr>
            <w:top w:val="none" w:sz="0" w:space="0" w:color="auto"/>
            <w:left w:val="none" w:sz="0" w:space="0" w:color="auto"/>
            <w:bottom w:val="none" w:sz="0" w:space="0" w:color="auto"/>
            <w:right w:val="none" w:sz="0" w:space="0" w:color="auto"/>
          </w:divBdr>
        </w:div>
        <w:div w:id="1438450589">
          <w:marLeft w:val="640"/>
          <w:marRight w:val="0"/>
          <w:marTop w:val="0"/>
          <w:marBottom w:val="0"/>
          <w:divBdr>
            <w:top w:val="none" w:sz="0" w:space="0" w:color="auto"/>
            <w:left w:val="none" w:sz="0" w:space="0" w:color="auto"/>
            <w:bottom w:val="none" w:sz="0" w:space="0" w:color="auto"/>
            <w:right w:val="none" w:sz="0" w:space="0" w:color="auto"/>
          </w:divBdr>
        </w:div>
        <w:div w:id="896471050">
          <w:marLeft w:val="640"/>
          <w:marRight w:val="0"/>
          <w:marTop w:val="0"/>
          <w:marBottom w:val="0"/>
          <w:divBdr>
            <w:top w:val="none" w:sz="0" w:space="0" w:color="auto"/>
            <w:left w:val="none" w:sz="0" w:space="0" w:color="auto"/>
            <w:bottom w:val="none" w:sz="0" w:space="0" w:color="auto"/>
            <w:right w:val="none" w:sz="0" w:space="0" w:color="auto"/>
          </w:divBdr>
        </w:div>
        <w:div w:id="1067335489">
          <w:marLeft w:val="640"/>
          <w:marRight w:val="0"/>
          <w:marTop w:val="0"/>
          <w:marBottom w:val="0"/>
          <w:divBdr>
            <w:top w:val="none" w:sz="0" w:space="0" w:color="auto"/>
            <w:left w:val="none" w:sz="0" w:space="0" w:color="auto"/>
            <w:bottom w:val="none" w:sz="0" w:space="0" w:color="auto"/>
            <w:right w:val="none" w:sz="0" w:space="0" w:color="auto"/>
          </w:divBdr>
        </w:div>
        <w:div w:id="1018657171">
          <w:marLeft w:val="640"/>
          <w:marRight w:val="0"/>
          <w:marTop w:val="0"/>
          <w:marBottom w:val="0"/>
          <w:divBdr>
            <w:top w:val="none" w:sz="0" w:space="0" w:color="auto"/>
            <w:left w:val="none" w:sz="0" w:space="0" w:color="auto"/>
            <w:bottom w:val="none" w:sz="0" w:space="0" w:color="auto"/>
            <w:right w:val="none" w:sz="0" w:space="0" w:color="auto"/>
          </w:divBdr>
        </w:div>
        <w:div w:id="1119765113">
          <w:marLeft w:val="640"/>
          <w:marRight w:val="0"/>
          <w:marTop w:val="0"/>
          <w:marBottom w:val="0"/>
          <w:divBdr>
            <w:top w:val="none" w:sz="0" w:space="0" w:color="auto"/>
            <w:left w:val="none" w:sz="0" w:space="0" w:color="auto"/>
            <w:bottom w:val="none" w:sz="0" w:space="0" w:color="auto"/>
            <w:right w:val="none" w:sz="0" w:space="0" w:color="auto"/>
          </w:divBdr>
        </w:div>
        <w:div w:id="1720398106">
          <w:marLeft w:val="640"/>
          <w:marRight w:val="0"/>
          <w:marTop w:val="0"/>
          <w:marBottom w:val="0"/>
          <w:divBdr>
            <w:top w:val="none" w:sz="0" w:space="0" w:color="auto"/>
            <w:left w:val="none" w:sz="0" w:space="0" w:color="auto"/>
            <w:bottom w:val="none" w:sz="0" w:space="0" w:color="auto"/>
            <w:right w:val="none" w:sz="0" w:space="0" w:color="auto"/>
          </w:divBdr>
        </w:div>
        <w:div w:id="24797136">
          <w:marLeft w:val="640"/>
          <w:marRight w:val="0"/>
          <w:marTop w:val="0"/>
          <w:marBottom w:val="0"/>
          <w:divBdr>
            <w:top w:val="none" w:sz="0" w:space="0" w:color="auto"/>
            <w:left w:val="none" w:sz="0" w:space="0" w:color="auto"/>
            <w:bottom w:val="none" w:sz="0" w:space="0" w:color="auto"/>
            <w:right w:val="none" w:sz="0" w:space="0" w:color="auto"/>
          </w:divBdr>
        </w:div>
        <w:div w:id="1973095725">
          <w:marLeft w:val="640"/>
          <w:marRight w:val="0"/>
          <w:marTop w:val="0"/>
          <w:marBottom w:val="0"/>
          <w:divBdr>
            <w:top w:val="none" w:sz="0" w:space="0" w:color="auto"/>
            <w:left w:val="none" w:sz="0" w:space="0" w:color="auto"/>
            <w:bottom w:val="none" w:sz="0" w:space="0" w:color="auto"/>
            <w:right w:val="none" w:sz="0" w:space="0" w:color="auto"/>
          </w:divBdr>
        </w:div>
        <w:div w:id="1600486527">
          <w:marLeft w:val="640"/>
          <w:marRight w:val="0"/>
          <w:marTop w:val="0"/>
          <w:marBottom w:val="0"/>
          <w:divBdr>
            <w:top w:val="none" w:sz="0" w:space="0" w:color="auto"/>
            <w:left w:val="none" w:sz="0" w:space="0" w:color="auto"/>
            <w:bottom w:val="none" w:sz="0" w:space="0" w:color="auto"/>
            <w:right w:val="none" w:sz="0" w:space="0" w:color="auto"/>
          </w:divBdr>
        </w:div>
      </w:divsChild>
    </w:div>
    <w:div w:id="783425418">
      <w:bodyDiv w:val="1"/>
      <w:marLeft w:val="0"/>
      <w:marRight w:val="0"/>
      <w:marTop w:val="0"/>
      <w:marBottom w:val="0"/>
      <w:divBdr>
        <w:top w:val="none" w:sz="0" w:space="0" w:color="auto"/>
        <w:left w:val="none" w:sz="0" w:space="0" w:color="auto"/>
        <w:bottom w:val="none" w:sz="0" w:space="0" w:color="auto"/>
        <w:right w:val="none" w:sz="0" w:space="0" w:color="auto"/>
      </w:divBdr>
      <w:divsChild>
        <w:div w:id="1992978415">
          <w:marLeft w:val="640"/>
          <w:marRight w:val="0"/>
          <w:marTop w:val="0"/>
          <w:marBottom w:val="0"/>
          <w:divBdr>
            <w:top w:val="none" w:sz="0" w:space="0" w:color="auto"/>
            <w:left w:val="none" w:sz="0" w:space="0" w:color="auto"/>
            <w:bottom w:val="none" w:sz="0" w:space="0" w:color="auto"/>
            <w:right w:val="none" w:sz="0" w:space="0" w:color="auto"/>
          </w:divBdr>
        </w:div>
        <w:div w:id="888689907">
          <w:marLeft w:val="640"/>
          <w:marRight w:val="0"/>
          <w:marTop w:val="0"/>
          <w:marBottom w:val="0"/>
          <w:divBdr>
            <w:top w:val="none" w:sz="0" w:space="0" w:color="auto"/>
            <w:left w:val="none" w:sz="0" w:space="0" w:color="auto"/>
            <w:bottom w:val="none" w:sz="0" w:space="0" w:color="auto"/>
            <w:right w:val="none" w:sz="0" w:space="0" w:color="auto"/>
          </w:divBdr>
        </w:div>
        <w:div w:id="919946182">
          <w:marLeft w:val="640"/>
          <w:marRight w:val="0"/>
          <w:marTop w:val="0"/>
          <w:marBottom w:val="0"/>
          <w:divBdr>
            <w:top w:val="none" w:sz="0" w:space="0" w:color="auto"/>
            <w:left w:val="none" w:sz="0" w:space="0" w:color="auto"/>
            <w:bottom w:val="none" w:sz="0" w:space="0" w:color="auto"/>
            <w:right w:val="none" w:sz="0" w:space="0" w:color="auto"/>
          </w:divBdr>
        </w:div>
        <w:div w:id="1457680322">
          <w:marLeft w:val="640"/>
          <w:marRight w:val="0"/>
          <w:marTop w:val="0"/>
          <w:marBottom w:val="0"/>
          <w:divBdr>
            <w:top w:val="none" w:sz="0" w:space="0" w:color="auto"/>
            <w:left w:val="none" w:sz="0" w:space="0" w:color="auto"/>
            <w:bottom w:val="none" w:sz="0" w:space="0" w:color="auto"/>
            <w:right w:val="none" w:sz="0" w:space="0" w:color="auto"/>
          </w:divBdr>
        </w:div>
        <w:div w:id="2086488293">
          <w:marLeft w:val="640"/>
          <w:marRight w:val="0"/>
          <w:marTop w:val="0"/>
          <w:marBottom w:val="0"/>
          <w:divBdr>
            <w:top w:val="none" w:sz="0" w:space="0" w:color="auto"/>
            <w:left w:val="none" w:sz="0" w:space="0" w:color="auto"/>
            <w:bottom w:val="none" w:sz="0" w:space="0" w:color="auto"/>
            <w:right w:val="none" w:sz="0" w:space="0" w:color="auto"/>
          </w:divBdr>
        </w:div>
        <w:div w:id="1263226490">
          <w:marLeft w:val="640"/>
          <w:marRight w:val="0"/>
          <w:marTop w:val="0"/>
          <w:marBottom w:val="0"/>
          <w:divBdr>
            <w:top w:val="none" w:sz="0" w:space="0" w:color="auto"/>
            <w:left w:val="none" w:sz="0" w:space="0" w:color="auto"/>
            <w:bottom w:val="none" w:sz="0" w:space="0" w:color="auto"/>
            <w:right w:val="none" w:sz="0" w:space="0" w:color="auto"/>
          </w:divBdr>
        </w:div>
        <w:div w:id="115223815">
          <w:marLeft w:val="640"/>
          <w:marRight w:val="0"/>
          <w:marTop w:val="0"/>
          <w:marBottom w:val="0"/>
          <w:divBdr>
            <w:top w:val="none" w:sz="0" w:space="0" w:color="auto"/>
            <w:left w:val="none" w:sz="0" w:space="0" w:color="auto"/>
            <w:bottom w:val="none" w:sz="0" w:space="0" w:color="auto"/>
            <w:right w:val="none" w:sz="0" w:space="0" w:color="auto"/>
          </w:divBdr>
        </w:div>
        <w:div w:id="453211062">
          <w:marLeft w:val="640"/>
          <w:marRight w:val="0"/>
          <w:marTop w:val="0"/>
          <w:marBottom w:val="0"/>
          <w:divBdr>
            <w:top w:val="none" w:sz="0" w:space="0" w:color="auto"/>
            <w:left w:val="none" w:sz="0" w:space="0" w:color="auto"/>
            <w:bottom w:val="none" w:sz="0" w:space="0" w:color="auto"/>
            <w:right w:val="none" w:sz="0" w:space="0" w:color="auto"/>
          </w:divBdr>
        </w:div>
        <w:div w:id="1372225250">
          <w:marLeft w:val="640"/>
          <w:marRight w:val="0"/>
          <w:marTop w:val="0"/>
          <w:marBottom w:val="0"/>
          <w:divBdr>
            <w:top w:val="none" w:sz="0" w:space="0" w:color="auto"/>
            <w:left w:val="none" w:sz="0" w:space="0" w:color="auto"/>
            <w:bottom w:val="none" w:sz="0" w:space="0" w:color="auto"/>
            <w:right w:val="none" w:sz="0" w:space="0" w:color="auto"/>
          </w:divBdr>
        </w:div>
        <w:div w:id="828180452">
          <w:marLeft w:val="640"/>
          <w:marRight w:val="0"/>
          <w:marTop w:val="0"/>
          <w:marBottom w:val="0"/>
          <w:divBdr>
            <w:top w:val="none" w:sz="0" w:space="0" w:color="auto"/>
            <w:left w:val="none" w:sz="0" w:space="0" w:color="auto"/>
            <w:bottom w:val="none" w:sz="0" w:space="0" w:color="auto"/>
            <w:right w:val="none" w:sz="0" w:space="0" w:color="auto"/>
          </w:divBdr>
        </w:div>
        <w:div w:id="197551534">
          <w:marLeft w:val="640"/>
          <w:marRight w:val="0"/>
          <w:marTop w:val="0"/>
          <w:marBottom w:val="0"/>
          <w:divBdr>
            <w:top w:val="none" w:sz="0" w:space="0" w:color="auto"/>
            <w:left w:val="none" w:sz="0" w:space="0" w:color="auto"/>
            <w:bottom w:val="none" w:sz="0" w:space="0" w:color="auto"/>
            <w:right w:val="none" w:sz="0" w:space="0" w:color="auto"/>
          </w:divBdr>
        </w:div>
        <w:div w:id="1892843014">
          <w:marLeft w:val="640"/>
          <w:marRight w:val="0"/>
          <w:marTop w:val="0"/>
          <w:marBottom w:val="0"/>
          <w:divBdr>
            <w:top w:val="none" w:sz="0" w:space="0" w:color="auto"/>
            <w:left w:val="none" w:sz="0" w:space="0" w:color="auto"/>
            <w:bottom w:val="none" w:sz="0" w:space="0" w:color="auto"/>
            <w:right w:val="none" w:sz="0" w:space="0" w:color="auto"/>
          </w:divBdr>
        </w:div>
        <w:div w:id="1316956110">
          <w:marLeft w:val="640"/>
          <w:marRight w:val="0"/>
          <w:marTop w:val="0"/>
          <w:marBottom w:val="0"/>
          <w:divBdr>
            <w:top w:val="none" w:sz="0" w:space="0" w:color="auto"/>
            <w:left w:val="none" w:sz="0" w:space="0" w:color="auto"/>
            <w:bottom w:val="none" w:sz="0" w:space="0" w:color="auto"/>
            <w:right w:val="none" w:sz="0" w:space="0" w:color="auto"/>
          </w:divBdr>
        </w:div>
        <w:div w:id="1694840498">
          <w:marLeft w:val="640"/>
          <w:marRight w:val="0"/>
          <w:marTop w:val="0"/>
          <w:marBottom w:val="0"/>
          <w:divBdr>
            <w:top w:val="none" w:sz="0" w:space="0" w:color="auto"/>
            <w:left w:val="none" w:sz="0" w:space="0" w:color="auto"/>
            <w:bottom w:val="none" w:sz="0" w:space="0" w:color="auto"/>
            <w:right w:val="none" w:sz="0" w:space="0" w:color="auto"/>
          </w:divBdr>
        </w:div>
        <w:div w:id="972515070">
          <w:marLeft w:val="640"/>
          <w:marRight w:val="0"/>
          <w:marTop w:val="0"/>
          <w:marBottom w:val="0"/>
          <w:divBdr>
            <w:top w:val="none" w:sz="0" w:space="0" w:color="auto"/>
            <w:left w:val="none" w:sz="0" w:space="0" w:color="auto"/>
            <w:bottom w:val="none" w:sz="0" w:space="0" w:color="auto"/>
            <w:right w:val="none" w:sz="0" w:space="0" w:color="auto"/>
          </w:divBdr>
        </w:div>
        <w:div w:id="1404256466">
          <w:marLeft w:val="640"/>
          <w:marRight w:val="0"/>
          <w:marTop w:val="0"/>
          <w:marBottom w:val="0"/>
          <w:divBdr>
            <w:top w:val="none" w:sz="0" w:space="0" w:color="auto"/>
            <w:left w:val="none" w:sz="0" w:space="0" w:color="auto"/>
            <w:bottom w:val="none" w:sz="0" w:space="0" w:color="auto"/>
            <w:right w:val="none" w:sz="0" w:space="0" w:color="auto"/>
          </w:divBdr>
        </w:div>
        <w:div w:id="679621619">
          <w:marLeft w:val="640"/>
          <w:marRight w:val="0"/>
          <w:marTop w:val="0"/>
          <w:marBottom w:val="0"/>
          <w:divBdr>
            <w:top w:val="none" w:sz="0" w:space="0" w:color="auto"/>
            <w:left w:val="none" w:sz="0" w:space="0" w:color="auto"/>
            <w:bottom w:val="none" w:sz="0" w:space="0" w:color="auto"/>
            <w:right w:val="none" w:sz="0" w:space="0" w:color="auto"/>
          </w:divBdr>
        </w:div>
        <w:div w:id="437260046">
          <w:marLeft w:val="640"/>
          <w:marRight w:val="0"/>
          <w:marTop w:val="0"/>
          <w:marBottom w:val="0"/>
          <w:divBdr>
            <w:top w:val="none" w:sz="0" w:space="0" w:color="auto"/>
            <w:left w:val="none" w:sz="0" w:space="0" w:color="auto"/>
            <w:bottom w:val="none" w:sz="0" w:space="0" w:color="auto"/>
            <w:right w:val="none" w:sz="0" w:space="0" w:color="auto"/>
          </w:divBdr>
        </w:div>
        <w:div w:id="888493399">
          <w:marLeft w:val="640"/>
          <w:marRight w:val="0"/>
          <w:marTop w:val="0"/>
          <w:marBottom w:val="0"/>
          <w:divBdr>
            <w:top w:val="none" w:sz="0" w:space="0" w:color="auto"/>
            <w:left w:val="none" w:sz="0" w:space="0" w:color="auto"/>
            <w:bottom w:val="none" w:sz="0" w:space="0" w:color="auto"/>
            <w:right w:val="none" w:sz="0" w:space="0" w:color="auto"/>
          </w:divBdr>
        </w:div>
        <w:div w:id="864252674">
          <w:marLeft w:val="640"/>
          <w:marRight w:val="0"/>
          <w:marTop w:val="0"/>
          <w:marBottom w:val="0"/>
          <w:divBdr>
            <w:top w:val="none" w:sz="0" w:space="0" w:color="auto"/>
            <w:left w:val="none" w:sz="0" w:space="0" w:color="auto"/>
            <w:bottom w:val="none" w:sz="0" w:space="0" w:color="auto"/>
            <w:right w:val="none" w:sz="0" w:space="0" w:color="auto"/>
          </w:divBdr>
        </w:div>
        <w:div w:id="1252666972">
          <w:marLeft w:val="640"/>
          <w:marRight w:val="0"/>
          <w:marTop w:val="0"/>
          <w:marBottom w:val="0"/>
          <w:divBdr>
            <w:top w:val="none" w:sz="0" w:space="0" w:color="auto"/>
            <w:left w:val="none" w:sz="0" w:space="0" w:color="auto"/>
            <w:bottom w:val="none" w:sz="0" w:space="0" w:color="auto"/>
            <w:right w:val="none" w:sz="0" w:space="0" w:color="auto"/>
          </w:divBdr>
        </w:div>
        <w:div w:id="1576159820">
          <w:marLeft w:val="640"/>
          <w:marRight w:val="0"/>
          <w:marTop w:val="0"/>
          <w:marBottom w:val="0"/>
          <w:divBdr>
            <w:top w:val="none" w:sz="0" w:space="0" w:color="auto"/>
            <w:left w:val="none" w:sz="0" w:space="0" w:color="auto"/>
            <w:bottom w:val="none" w:sz="0" w:space="0" w:color="auto"/>
            <w:right w:val="none" w:sz="0" w:space="0" w:color="auto"/>
          </w:divBdr>
        </w:div>
        <w:div w:id="1902787498">
          <w:marLeft w:val="640"/>
          <w:marRight w:val="0"/>
          <w:marTop w:val="0"/>
          <w:marBottom w:val="0"/>
          <w:divBdr>
            <w:top w:val="none" w:sz="0" w:space="0" w:color="auto"/>
            <w:left w:val="none" w:sz="0" w:space="0" w:color="auto"/>
            <w:bottom w:val="none" w:sz="0" w:space="0" w:color="auto"/>
            <w:right w:val="none" w:sz="0" w:space="0" w:color="auto"/>
          </w:divBdr>
        </w:div>
        <w:div w:id="1875265329">
          <w:marLeft w:val="640"/>
          <w:marRight w:val="0"/>
          <w:marTop w:val="0"/>
          <w:marBottom w:val="0"/>
          <w:divBdr>
            <w:top w:val="none" w:sz="0" w:space="0" w:color="auto"/>
            <w:left w:val="none" w:sz="0" w:space="0" w:color="auto"/>
            <w:bottom w:val="none" w:sz="0" w:space="0" w:color="auto"/>
            <w:right w:val="none" w:sz="0" w:space="0" w:color="auto"/>
          </w:divBdr>
        </w:div>
        <w:div w:id="2102290212">
          <w:marLeft w:val="640"/>
          <w:marRight w:val="0"/>
          <w:marTop w:val="0"/>
          <w:marBottom w:val="0"/>
          <w:divBdr>
            <w:top w:val="none" w:sz="0" w:space="0" w:color="auto"/>
            <w:left w:val="none" w:sz="0" w:space="0" w:color="auto"/>
            <w:bottom w:val="none" w:sz="0" w:space="0" w:color="auto"/>
            <w:right w:val="none" w:sz="0" w:space="0" w:color="auto"/>
          </w:divBdr>
        </w:div>
        <w:div w:id="648940347">
          <w:marLeft w:val="640"/>
          <w:marRight w:val="0"/>
          <w:marTop w:val="0"/>
          <w:marBottom w:val="0"/>
          <w:divBdr>
            <w:top w:val="none" w:sz="0" w:space="0" w:color="auto"/>
            <w:left w:val="none" w:sz="0" w:space="0" w:color="auto"/>
            <w:bottom w:val="none" w:sz="0" w:space="0" w:color="auto"/>
            <w:right w:val="none" w:sz="0" w:space="0" w:color="auto"/>
          </w:divBdr>
        </w:div>
        <w:div w:id="1402826212">
          <w:marLeft w:val="640"/>
          <w:marRight w:val="0"/>
          <w:marTop w:val="0"/>
          <w:marBottom w:val="0"/>
          <w:divBdr>
            <w:top w:val="none" w:sz="0" w:space="0" w:color="auto"/>
            <w:left w:val="none" w:sz="0" w:space="0" w:color="auto"/>
            <w:bottom w:val="none" w:sz="0" w:space="0" w:color="auto"/>
            <w:right w:val="none" w:sz="0" w:space="0" w:color="auto"/>
          </w:divBdr>
        </w:div>
        <w:div w:id="1379426897">
          <w:marLeft w:val="640"/>
          <w:marRight w:val="0"/>
          <w:marTop w:val="0"/>
          <w:marBottom w:val="0"/>
          <w:divBdr>
            <w:top w:val="none" w:sz="0" w:space="0" w:color="auto"/>
            <w:left w:val="none" w:sz="0" w:space="0" w:color="auto"/>
            <w:bottom w:val="none" w:sz="0" w:space="0" w:color="auto"/>
            <w:right w:val="none" w:sz="0" w:space="0" w:color="auto"/>
          </w:divBdr>
        </w:div>
        <w:div w:id="910041546">
          <w:marLeft w:val="640"/>
          <w:marRight w:val="0"/>
          <w:marTop w:val="0"/>
          <w:marBottom w:val="0"/>
          <w:divBdr>
            <w:top w:val="none" w:sz="0" w:space="0" w:color="auto"/>
            <w:left w:val="none" w:sz="0" w:space="0" w:color="auto"/>
            <w:bottom w:val="none" w:sz="0" w:space="0" w:color="auto"/>
            <w:right w:val="none" w:sz="0" w:space="0" w:color="auto"/>
          </w:divBdr>
        </w:div>
        <w:div w:id="268318001">
          <w:marLeft w:val="640"/>
          <w:marRight w:val="0"/>
          <w:marTop w:val="0"/>
          <w:marBottom w:val="0"/>
          <w:divBdr>
            <w:top w:val="none" w:sz="0" w:space="0" w:color="auto"/>
            <w:left w:val="none" w:sz="0" w:space="0" w:color="auto"/>
            <w:bottom w:val="none" w:sz="0" w:space="0" w:color="auto"/>
            <w:right w:val="none" w:sz="0" w:space="0" w:color="auto"/>
          </w:divBdr>
        </w:div>
        <w:div w:id="240916099">
          <w:marLeft w:val="640"/>
          <w:marRight w:val="0"/>
          <w:marTop w:val="0"/>
          <w:marBottom w:val="0"/>
          <w:divBdr>
            <w:top w:val="none" w:sz="0" w:space="0" w:color="auto"/>
            <w:left w:val="none" w:sz="0" w:space="0" w:color="auto"/>
            <w:bottom w:val="none" w:sz="0" w:space="0" w:color="auto"/>
            <w:right w:val="none" w:sz="0" w:space="0" w:color="auto"/>
          </w:divBdr>
        </w:div>
        <w:div w:id="192771464">
          <w:marLeft w:val="640"/>
          <w:marRight w:val="0"/>
          <w:marTop w:val="0"/>
          <w:marBottom w:val="0"/>
          <w:divBdr>
            <w:top w:val="none" w:sz="0" w:space="0" w:color="auto"/>
            <w:left w:val="none" w:sz="0" w:space="0" w:color="auto"/>
            <w:bottom w:val="none" w:sz="0" w:space="0" w:color="auto"/>
            <w:right w:val="none" w:sz="0" w:space="0" w:color="auto"/>
          </w:divBdr>
        </w:div>
        <w:div w:id="1930117116">
          <w:marLeft w:val="640"/>
          <w:marRight w:val="0"/>
          <w:marTop w:val="0"/>
          <w:marBottom w:val="0"/>
          <w:divBdr>
            <w:top w:val="none" w:sz="0" w:space="0" w:color="auto"/>
            <w:left w:val="none" w:sz="0" w:space="0" w:color="auto"/>
            <w:bottom w:val="none" w:sz="0" w:space="0" w:color="auto"/>
            <w:right w:val="none" w:sz="0" w:space="0" w:color="auto"/>
          </w:divBdr>
        </w:div>
        <w:div w:id="497770070">
          <w:marLeft w:val="640"/>
          <w:marRight w:val="0"/>
          <w:marTop w:val="0"/>
          <w:marBottom w:val="0"/>
          <w:divBdr>
            <w:top w:val="none" w:sz="0" w:space="0" w:color="auto"/>
            <w:left w:val="none" w:sz="0" w:space="0" w:color="auto"/>
            <w:bottom w:val="none" w:sz="0" w:space="0" w:color="auto"/>
            <w:right w:val="none" w:sz="0" w:space="0" w:color="auto"/>
          </w:divBdr>
        </w:div>
        <w:div w:id="387412100">
          <w:marLeft w:val="640"/>
          <w:marRight w:val="0"/>
          <w:marTop w:val="0"/>
          <w:marBottom w:val="0"/>
          <w:divBdr>
            <w:top w:val="none" w:sz="0" w:space="0" w:color="auto"/>
            <w:left w:val="none" w:sz="0" w:space="0" w:color="auto"/>
            <w:bottom w:val="none" w:sz="0" w:space="0" w:color="auto"/>
            <w:right w:val="none" w:sz="0" w:space="0" w:color="auto"/>
          </w:divBdr>
        </w:div>
        <w:div w:id="1253080598">
          <w:marLeft w:val="640"/>
          <w:marRight w:val="0"/>
          <w:marTop w:val="0"/>
          <w:marBottom w:val="0"/>
          <w:divBdr>
            <w:top w:val="none" w:sz="0" w:space="0" w:color="auto"/>
            <w:left w:val="none" w:sz="0" w:space="0" w:color="auto"/>
            <w:bottom w:val="none" w:sz="0" w:space="0" w:color="auto"/>
            <w:right w:val="none" w:sz="0" w:space="0" w:color="auto"/>
          </w:divBdr>
        </w:div>
        <w:div w:id="1386949874">
          <w:marLeft w:val="640"/>
          <w:marRight w:val="0"/>
          <w:marTop w:val="0"/>
          <w:marBottom w:val="0"/>
          <w:divBdr>
            <w:top w:val="none" w:sz="0" w:space="0" w:color="auto"/>
            <w:left w:val="none" w:sz="0" w:space="0" w:color="auto"/>
            <w:bottom w:val="none" w:sz="0" w:space="0" w:color="auto"/>
            <w:right w:val="none" w:sz="0" w:space="0" w:color="auto"/>
          </w:divBdr>
        </w:div>
        <w:div w:id="1366905353">
          <w:marLeft w:val="640"/>
          <w:marRight w:val="0"/>
          <w:marTop w:val="0"/>
          <w:marBottom w:val="0"/>
          <w:divBdr>
            <w:top w:val="none" w:sz="0" w:space="0" w:color="auto"/>
            <w:left w:val="none" w:sz="0" w:space="0" w:color="auto"/>
            <w:bottom w:val="none" w:sz="0" w:space="0" w:color="auto"/>
            <w:right w:val="none" w:sz="0" w:space="0" w:color="auto"/>
          </w:divBdr>
        </w:div>
        <w:div w:id="1577743020">
          <w:marLeft w:val="640"/>
          <w:marRight w:val="0"/>
          <w:marTop w:val="0"/>
          <w:marBottom w:val="0"/>
          <w:divBdr>
            <w:top w:val="none" w:sz="0" w:space="0" w:color="auto"/>
            <w:left w:val="none" w:sz="0" w:space="0" w:color="auto"/>
            <w:bottom w:val="none" w:sz="0" w:space="0" w:color="auto"/>
            <w:right w:val="none" w:sz="0" w:space="0" w:color="auto"/>
          </w:divBdr>
        </w:div>
        <w:div w:id="458569870">
          <w:marLeft w:val="640"/>
          <w:marRight w:val="0"/>
          <w:marTop w:val="0"/>
          <w:marBottom w:val="0"/>
          <w:divBdr>
            <w:top w:val="none" w:sz="0" w:space="0" w:color="auto"/>
            <w:left w:val="none" w:sz="0" w:space="0" w:color="auto"/>
            <w:bottom w:val="none" w:sz="0" w:space="0" w:color="auto"/>
            <w:right w:val="none" w:sz="0" w:space="0" w:color="auto"/>
          </w:divBdr>
        </w:div>
        <w:div w:id="1178076854">
          <w:marLeft w:val="640"/>
          <w:marRight w:val="0"/>
          <w:marTop w:val="0"/>
          <w:marBottom w:val="0"/>
          <w:divBdr>
            <w:top w:val="none" w:sz="0" w:space="0" w:color="auto"/>
            <w:left w:val="none" w:sz="0" w:space="0" w:color="auto"/>
            <w:bottom w:val="none" w:sz="0" w:space="0" w:color="auto"/>
            <w:right w:val="none" w:sz="0" w:space="0" w:color="auto"/>
          </w:divBdr>
        </w:div>
        <w:div w:id="176312700">
          <w:marLeft w:val="640"/>
          <w:marRight w:val="0"/>
          <w:marTop w:val="0"/>
          <w:marBottom w:val="0"/>
          <w:divBdr>
            <w:top w:val="none" w:sz="0" w:space="0" w:color="auto"/>
            <w:left w:val="none" w:sz="0" w:space="0" w:color="auto"/>
            <w:bottom w:val="none" w:sz="0" w:space="0" w:color="auto"/>
            <w:right w:val="none" w:sz="0" w:space="0" w:color="auto"/>
          </w:divBdr>
        </w:div>
        <w:div w:id="1382903913">
          <w:marLeft w:val="640"/>
          <w:marRight w:val="0"/>
          <w:marTop w:val="0"/>
          <w:marBottom w:val="0"/>
          <w:divBdr>
            <w:top w:val="none" w:sz="0" w:space="0" w:color="auto"/>
            <w:left w:val="none" w:sz="0" w:space="0" w:color="auto"/>
            <w:bottom w:val="none" w:sz="0" w:space="0" w:color="auto"/>
            <w:right w:val="none" w:sz="0" w:space="0" w:color="auto"/>
          </w:divBdr>
        </w:div>
        <w:div w:id="1204168733">
          <w:marLeft w:val="640"/>
          <w:marRight w:val="0"/>
          <w:marTop w:val="0"/>
          <w:marBottom w:val="0"/>
          <w:divBdr>
            <w:top w:val="none" w:sz="0" w:space="0" w:color="auto"/>
            <w:left w:val="none" w:sz="0" w:space="0" w:color="auto"/>
            <w:bottom w:val="none" w:sz="0" w:space="0" w:color="auto"/>
            <w:right w:val="none" w:sz="0" w:space="0" w:color="auto"/>
          </w:divBdr>
        </w:div>
        <w:div w:id="2071951721">
          <w:marLeft w:val="640"/>
          <w:marRight w:val="0"/>
          <w:marTop w:val="0"/>
          <w:marBottom w:val="0"/>
          <w:divBdr>
            <w:top w:val="none" w:sz="0" w:space="0" w:color="auto"/>
            <w:left w:val="none" w:sz="0" w:space="0" w:color="auto"/>
            <w:bottom w:val="none" w:sz="0" w:space="0" w:color="auto"/>
            <w:right w:val="none" w:sz="0" w:space="0" w:color="auto"/>
          </w:divBdr>
        </w:div>
        <w:div w:id="127358137">
          <w:marLeft w:val="640"/>
          <w:marRight w:val="0"/>
          <w:marTop w:val="0"/>
          <w:marBottom w:val="0"/>
          <w:divBdr>
            <w:top w:val="none" w:sz="0" w:space="0" w:color="auto"/>
            <w:left w:val="none" w:sz="0" w:space="0" w:color="auto"/>
            <w:bottom w:val="none" w:sz="0" w:space="0" w:color="auto"/>
            <w:right w:val="none" w:sz="0" w:space="0" w:color="auto"/>
          </w:divBdr>
        </w:div>
        <w:div w:id="2033611189">
          <w:marLeft w:val="640"/>
          <w:marRight w:val="0"/>
          <w:marTop w:val="0"/>
          <w:marBottom w:val="0"/>
          <w:divBdr>
            <w:top w:val="none" w:sz="0" w:space="0" w:color="auto"/>
            <w:left w:val="none" w:sz="0" w:space="0" w:color="auto"/>
            <w:bottom w:val="none" w:sz="0" w:space="0" w:color="auto"/>
            <w:right w:val="none" w:sz="0" w:space="0" w:color="auto"/>
          </w:divBdr>
        </w:div>
        <w:div w:id="911815609">
          <w:marLeft w:val="640"/>
          <w:marRight w:val="0"/>
          <w:marTop w:val="0"/>
          <w:marBottom w:val="0"/>
          <w:divBdr>
            <w:top w:val="none" w:sz="0" w:space="0" w:color="auto"/>
            <w:left w:val="none" w:sz="0" w:space="0" w:color="auto"/>
            <w:bottom w:val="none" w:sz="0" w:space="0" w:color="auto"/>
            <w:right w:val="none" w:sz="0" w:space="0" w:color="auto"/>
          </w:divBdr>
        </w:div>
        <w:div w:id="92938099">
          <w:marLeft w:val="640"/>
          <w:marRight w:val="0"/>
          <w:marTop w:val="0"/>
          <w:marBottom w:val="0"/>
          <w:divBdr>
            <w:top w:val="none" w:sz="0" w:space="0" w:color="auto"/>
            <w:left w:val="none" w:sz="0" w:space="0" w:color="auto"/>
            <w:bottom w:val="none" w:sz="0" w:space="0" w:color="auto"/>
            <w:right w:val="none" w:sz="0" w:space="0" w:color="auto"/>
          </w:divBdr>
        </w:div>
        <w:div w:id="1463110002">
          <w:marLeft w:val="640"/>
          <w:marRight w:val="0"/>
          <w:marTop w:val="0"/>
          <w:marBottom w:val="0"/>
          <w:divBdr>
            <w:top w:val="none" w:sz="0" w:space="0" w:color="auto"/>
            <w:left w:val="none" w:sz="0" w:space="0" w:color="auto"/>
            <w:bottom w:val="none" w:sz="0" w:space="0" w:color="auto"/>
            <w:right w:val="none" w:sz="0" w:space="0" w:color="auto"/>
          </w:divBdr>
        </w:div>
        <w:div w:id="1596474344">
          <w:marLeft w:val="640"/>
          <w:marRight w:val="0"/>
          <w:marTop w:val="0"/>
          <w:marBottom w:val="0"/>
          <w:divBdr>
            <w:top w:val="none" w:sz="0" w:space="0" w:color="auto"/>
            <w:left w:val="none" w:sz="0" w:space="0" w:color="auto"/>
            <w:bottom w:val="none" w:sz="0" w:space="0" w:color="auto"/>
            <w:right w:val="none" w:sz="0" w:space="0" w:color="auto"/>
          </w:divBdr>
        </w:div>
      </w:divsChild>
    </w:div>
    <w:div w:id="785925336">
      <w:bodyDiv w:val="1"/>
      <w:marLeft w:val="0"/>
      <w:marRight w:val="0"/>
      <w:marTop w:val="0"/>
      <w:marBottom w:val="0"/>
      <w:divBdr>
        <w:top w:val="none" w:sz="0" w:space="0" w:color="auto"/>
        <w:left w:val="none" w:sz="0" w:space="0" w:color="auto"/>
        <w:bottom w:val="none" w:sz="0" w:space="0" w:color="auto"/>
        <w:right w:val="none" w:sz="0" w:space="0" w:color="auto"/>
      </w:divBdr>
      <w:divsChild>
        <w:div w:id="27337000">
          <w:marLeft w:val="640"/>
          <w:marRight w:val="0"/>
          <w:marTop w:val="0"/>
          <w:marBottom w:val="0"/>
          <w:divBdr>
            <w:top w:val="none" w:sz="0" w:space="0" w:color="auto"/>
            <w:left w:val="none" w:sz="0" w:space="0" w:color="auto"/>
            <w:bottom w:val="none" w:sz="0" w:space="0" w:color="auto"/>
            <w:right w:val="none" w:sz="0" w:space="0" w:color="auto"/>
          </w:divBdr>
        </w:div>
        <w:div w:id="58477736">
          <w:marLeft w:val="640"/>
          <w:marRight w:val="0"/>
          <w:marTop w:val="0"/>
          <w:marBottom w:val="0"/>
          <w:divBdr>
            <w:top w:val="none" w:sz="0" w:space="0" w:color="auto"/>
            <w:left w:val="none" w:sz="0" w:space="0" w:color="auto"/>
            <w:bottom w:val="none" w:sz="0" w:space="0" w:color="auto"/>
            <w:right w:val="none" w:sz="0" w:space="0" w:color="auto"/>
          </w:divBdr>
        </w:div>
        <w:div w:id="85804880">
          <w:marLeft w:val="640"/>
          <w:marRight w:val="0"/>
          <w:marTop w:val="0"/>
          <w:marBottom w:val="0"/>
          <w:divBdr>
            <w:top w:val="none" w:sz="0" w:space="0" w:color="auto"/>
            <w:left w:val="none" w:sz="0" w:space="0" w:color="auto"/>
            <w:bottom w:val="none" w:sz="0" w:space="0" w:color="auto"/>
            <w:right w:val="none" w:sz="0" w:space="0" w:color="auto"/>
          </w:divBdr>
        </w:div>
        <w:div w:id="104351426">
          <w:marLeft w:val="640"/>
          <w:marRight w:val="0"/>
          <w:marTop w:val="0"/>
          <w:marBottom w:val="0"/>
          <w:divBdr>
            <w:top w:val="none" w:sz="0" w:space="0" w:color="auto"/>
            <w:left w:val="none" w:sz="0" w:space="0" w:color="auto"/>
            <w:bottom w:val="none" w:sz="0" w:space="0" w:color="auto"/>
            <w:right w:val="none" w:sz="0" w:space="0" w:color="auto"/>
          </w:divBdr>
        </w:div>
        <w:div w:id="112018573">
          <w:marLeft w:val="640"/>
          <w:marRight w:val="0"/>
          <w:marTop w:val="0"/>
          <w:marBottom w:val="0"/>
          <w:divBdr>
            <w:top w:val="none" w:sz="0" w:space="0" w:color="auto"/>
            <w:left w:val="none" w:sz="0" w:space="0" w:color="auto"/>
            <w:bottom w:val="none" w:sz="0" w:space="0" w:color="auto"/>
            <w:right w:val="none" w:sz="0" w:space="0" w:color="auto"/>
          </w:divBdr>
        </w:div>
        <w:div w:id="179051226">
          <w:marLeft w:val="640"/>
          <w:marRight w:val="0"/>
          <w:marTop w:val="0"/>
          <w:marBottom w:val="0"/>
          <w:divBdr>
            <w:top w:val="none" w:sz="0" w:space="0" w:color="auto"/>
            <w:left w:val="none" w:sz="0" w:space="0" w:color="auto"/>
            <w:bottom w:val="none" w:sz="0" w:space="0" w:color="auto"/>
            <w:right w:val="none" w:sz="0" w:space="0" w:color="auto"/>
          </w:divBdr>
        </w:div>
        <w:div w:id="199173893">
          <w:marLeft w:val="640"/>
          <w:marRight w:val="0"/>
          <w:marTop w:val="0"/>
          <w:marBottom w:val="0"/>
          <w:divBdr>
            <w:top w:val="none" w:sz="0" w:space="0" w:color="auto"/>
            <w:left w:val="none" w:sz="0" w:space="0" w:color="auto"/>
            <w:bottom w:val="none" w:sz="0" w:space="0" w:color="auto"/>
            <w:right w:val="none" w:sz="0" w:space="0" w:color="auto"/>
          </w:divBdr>
        </w:div>
        <w:div w:id="221717508">
          <w:marLeft w:val="640"/>
          <w:marRight w:val="0"/>
          <w:marTop w:val="0"/>
          <w:marBottom w:val="0"/>
          <w:divBdr>
            <w:top w:val="none" w:sz="0" w:space="0" w:color="auto"/>
            <w:left w:val="none" w:sz="0" w:space="0" w:color="auto"/>
            <w:bottom w:val="none" w:sz="0" w:space="0" w:color="auto"/>
            <w:right w:val="none" w:sz="0" w:space="0" w:color="auto"/>
          </w:divBdr>
        </w:div>
        <w:div w:id="264265159">
          <w:marLeft w:val="640"/>
          <w:marRight w:val="0"/>
          <w:marTop w:val="0"/>
          <w:marBottom w:val="0"/>
          <w:divBdr>
            <w:top w:val="none" w:sz="0" w:space="0" w:color="auto"/>
            <w:left w:val="none" w:sz="0" w:space="0" w:color="auto"/>
            <w:bottom w:val="none" w:sz="0" w:space="0" w:color="auto"/>
            <w:right w:val="none" w:sz="0" w:space="0" w:color="auto"/>
          </w:divBdr>
        </w:div>
        <w:div w:id="291861804">
          <w:marLeft w:val="640"/>
          <w:marRight w:val="0"/>
          <w:marTop w:val="0"/>
          <w:marBottom w:val="0"/>
          <w:divBdr>
            <w:top w:val="none" w:sz="0" w:space="0" w:color="auto"/>
            <w:left w:val="none" w:sz="0" w:space="0" w:color="auto"/>
            <w:bottom w:val="none" w:sz="0" w:space="0" w:color="auto"/>
            <w:right w:val="none" w:sz="0" w:space="0" w:color="auto"/>
          </w:divBdr>
        </w:div>
        <w:div w:id="301621448">
          <w:marLeft w:val="640"/>
          <w:marRight w:val="0"/>
          <w:marTop w:val="0"/>
          <w:marBottom w:val="0"/>
          <w:divBdr>
            <w:top w:val="none" w:sz="0" w:space="0" w:color="auto"/>
            <w:left w:val="none" w:sz="0" w:space="0" w:color="auto"/>
            <w:bottom w:val="none" w:sz="0" w:space="0" w:color="auto"/>
            <w:right w:val="none" w:sz="0" w:space="0" w:color="auto"/>
          </w:divBdr>
        </w:div>
        <w:div w:id="368990681">
          <w:marLeft w:val="640"/>
          <w:marRight w:val="0"/>
          <w:marTop w:val="0"/>
          <w:marBottom w:val="0"/>
          <w:divBdr>
            <w:top w:val="none" w:sz="0" w:space="0" w:color="auto"/>
            <w:left w:val="none" w:sz="0" w:space="0" w:color="auto"/>
            <w:bottom w:val="none" w:sz="0" w:space="0" w:color="auto"/>
            <w:right w:val="none" w:sz="0" w:space="0" w:color="auto"/>
          </w:divBdr>
        </w:div>
        <w:div w:id="393359703">
          <w:marLeft w:val="640"/>
          <w:marRight w:val="0"/>
          <w:marTop w:val="0"/>
          <w:marBottom w:val="0"/>
          <w:divBdr>
            <w:top w:val="none" w:sz="0" w:space="0" w:color="auto"/>
            <w:left w:val="none" w:sz="0" w:space="0" w:color="auto"/>
            <w:bottom w:val="none" w:sz="0" w:space="0" w:color="auto"/>
            <w:right w:val="none" w:sz="0" w:space="0" w:color="auto"/>
          </w:divBdr>
        </w:div>
        <w:div w:id="405421245">
          <w:marLeft w:val="640"/>
          <w:marRight w:val="0"/>
          <w:marTop w:val="0"/>
          <w:marBottom w:val="0"/>
          <w:divBdr>
            <w:top w:val="none" w:sz="0" w:space="0" w:color="auto"/>
            <w:left w:val="none" w:sz="0" w:space="0" w:color="auto"/>
            <w:bottom w:val="none" w:sz="0" w:space="0" w:color="auto"/>
            <w:right w:val="none" w:sz="0" w:space="0" w:color="auto"/>
          </w:divBdr>
        </w:div>
        <w:div w:id="459109465">
          <w:marLeft w:val="640"/>
          <w:marRight w:val="0"/>
          <w:marTop w:val="0"/>
          <w:marBottom w:val="0"/>
          <w:divBdr>
            <w:top w:val="none" w:sz="0" w:space="0" w:color="auto"/>
            <w:left w:val="none" w:sz="0" w:space="0" w:color="auto"/>
            <w:bottom w:val="none" w:sz="0" w:space="0" w:color="auto"/>
            <w:right w:val="none" w:sz="0" w:space="0" w:color="auto"/>
          </w:divBdr>
        </w:div>
        <w:div w:id="509297783">
          <w:marLeft w:val="640"/>
          <w:marRight w:val="0"/>
          <w:marTop w:val="0"/>
          <w:marBottom w:val="0"/>
          <w:divBdr>
            <w:top w:val="none" w:sz="0" w:space="0" w:color="auto"/>
            <w:left w:val="none" w:sz="0" w:space="0" w:color="auto"/>
            <w:bottom w:val="none" w:sz="0" w:space="0" w:color="auto"/>
            <w:right w:val="none" w:sz="0" w:space="0" w:color="auto"/>
          </w:divBdr>
        </w:div>
        <w:div w:id="549194267">
          <w:marLeft w:val="640"/>
          <w:marRight w:val="0"/>
          <w:marTop w:val="0"/>
          <w:marBottom w:val="0"/>
          <w:divBdr>
            <w:top w:val="none" w:sz="0" w:space="0" w:color="auto"/>
            <w:left w:val="none" w:sz="0" w:space="0" w:color="auto"/>
            <w:bottom w:val="none" w:sz="0" w:space="0" w:color="auto"/>
            <w:right w:val="none" w:sz="0" w:space="0" w:color="auto"/>
          </w:divBdr>
        </w:div>
        <w:div w:id="565919476">
          <w:marLeft w:val="640"/>
          <w:marRight w:val="0"/>
          <w:marTop w:val="0"/>
          <w:marBottom w:val="0"/>
          <w:divBdr>
            <w:top w:val="none" w:sz="0" w:space="0" w:color="auto"/>
            <w:left w:val="none" w:sz="0" w:space="0" w:color="auto"/>
            <w:bottom w:val="none" w:sz="0" w:space="0" w:color="auto"/>
            <w:right w:val="none" w:sz="0" w:space="0" w:color="auto"/>
          </w:divBdr>
        </w:div>
        <w:div w:id="594480492">
          <w:marLeft w:val="640"/>
          <w:marRight w:val="0"/>
          <w:marTop w:val="0"/>
          <w:marBottom w:val="0"/>
          <w:divBdr>
            <w:top w:val="none" w:sz="0" w:space="0" w:color="auto"/>
            <w:left w:val="none" w:sz="0" w:space="0" w:color="auto"/>
            <w:bottom w:val="none" w:sz="0" w:space="0" w:color="auto"/>
            <w:right w:val="none" w:sz="0" w:space="0" w:color="auto"/>
          </w:divBdr>
        </w:div>
        <w:div w:id="602881890">
          <w:marLeft w:val="640"/>
          <w:marRight w:val="0"/>
          <w:marTop w:val="0"/>
          <w:marBottom w:val="0"/>
          <w:divBdr>
            <w:top w:val="none" w:sz="0" w:space="0" w:color="auto"/>
            <w:left w:val="none" w:sz="0" w:space="0" w:color="auto"/>
            <w:bottom w:val="none" w:sz="0" w:space="0" w:color="auto"/>
            <w:right w:val="none" w:sz="0" w:space="0" w:color="auto"/>
          </w:divBdr>
        </w:div>
        <w:div w:id="651982551">
          <w:marLeft w:val="640"/>
          <w:marRight w:val="0"/>
          <w:marTop w:val="0"/>
          <w:marBottom w:val="0"/>
          <w:divBdr>
            <w:top w:val="none" w:sz="0" w:space="0" w:color="auto"/>
            <w:left w:val="none" w:sz="0" w:space="0" w:color="auto"/>
            <w:bottom w:val="none" w:sz="0" w:space="0" w:color="auto"/>
            <w:right w:val="none" w:sz="0" w:space="0" w:color="auto"/>
          </w:divBdr>
        </w:div>
        <w:div w:id="659429217">
          <w:marLeft w:val="640"/>
          <w:marRight w:val="0"/>
          <w:marTop w:val="0"/>
          <w:marBottom w:val="0"/>
          <w:divBdr>
            <w:top w:val="none" w:sz="0" w:space="0" w:color="auto"/>
            <w:left w:val="none" w:sz="0" w:space="0" w:color="auto"/>
            <w:bottom w:val="none" w:sz="0" w:space="0" w:color="auto"/>
            <w:right w:val="none" w:sz="0" w:space="0" w:color="auto"/>
          </w:divBdr>
        </w:div>
        <w:div w:id="672219381">
          <w:marLeft w:val="640"/>
          <w:marRight w:val="0"/>
          <w:marTop w:val="0"/>
          <w:marBottom w:val="0"/>
          <w:divBdr>
            <w:top w:val="none" w:sz="0" w:space="0" w:color="auto"/>
            <w:left w:val="none" w:sz="0" w:space="0" w:color="auto"/>
            <w:bottom w:val="none" w:sz="0" w:space="0" w:color="auto"/>
            <w:right w:val="none" w:sz="0" w:space="0" w:color="auto"/>
          </w:divBdr>
        </w:div>
        <w:div w:id="684095629">
          <w:marLeft w:val="640"/>
          <w:marRight w:val="0"/>
          <w:marTop w:val="0"/>
          <w:marBottom w:val="0"/>
          <w:divBdr>
            <w:top w:val="none" w:sz="0" w:space="0" w:color="auto"/>
            <w:left w:val="none" w:sz="0" w:space="0" w:color="auto"/>
            <w:bottom w:val="none" w:sz="0" w:space="0" w:color="auto"/>
            <w:right w:val="none" w:sz="0" w:space="0" w:color="auto"/>
          </w:divBdr>
        </w:div>
        <w:div w:id="726682285">
          <w:marLeft w:val="640"/>
          <w:marRight w:val="0"/>
          <w:marTop w:val="0"/>
          <w:marBottom w:val="0"/>
          <w:divBdr>
            <w:top w:val="none" w:sz="0" w:space="0" w:color="auto"/>
            <w:left w:val="none" w:sz="0" w:space="0" w:color="auto"/>
            <w:bottom w:val="none" w:sz="0" w:space="0" w:color="auto"/>
            <w:right w:val="none" w:sz="0" w:space="0" w:color="auto"/>
          </w:divBdr>
        </w:div>
        <w:div w:id="737829145">
          <w:marLeft w:val="640"/>
          <w:marRight w:val="0"/>
          <w:marTop w:val="0"/>
          <w:marBottom w:val="0"/>
          <w:divBdr>
            <w:top w:val="none" w:sz="0" w:space="0" w:color="auto"/>
            <w:left w:val="none" w:sz="0" w:space="0" w:color="auto"/>
            <w:bottom w:val="none" w:sz="0" w:space="0" w:color="auto"/>
            <w:right w:val="none" w:sz="0" w:space="0" w:color="auto"/>
          </w:divBdr>
        </w:div>
        <w:div w:id="811561586">
          <w:marLeft w:val="640"/>
          <w:marRight w:val="0"/>
          <w:marTop w:val="0"/>
          <w:marBottom w:val="0"/>
          <w:divBdr>
            <w:top w:val="none" w:sz="0" w:space="0" w:color="auto"/>
            <w:left w:val="none" w:sz="0" w:space="0" w:color="auto"/>
            <w:bottom w:val="none" w:sz="0" w:space="0" w:color="auto"/>
            <w:right w:val="none" w:sz="0" w:space="0" w:color="auto"/>
          </w:divBdr>
        </w:div>
        <w:div w:id="923220315">
          <w:marLeft w:val="640"/>
          <w:marRight w:val="0"/>
          <w:marTop w:val="0"/>
          <w:marBottom w:val="0"/>
          <w:divBdr>
            <w:top w:val="none" w:sz="0" w:space="0" w:color="auto"/>
            <w:left w:val="none" w:sz="0" w:space="0" w:color="auto"/>
            <w:bottom w:val="none" w:sz="0" w:space="0" w:color="auto"/>
            <w:right w:val="none" w:sz="0" w:space="0" w:color="auto"/>
          </w:divBdr>
        </w:div>
        <w:div w:id="986517259">
          <w:marLeft w:val="640"/>
          <w:marRight w:val="0"/>
          <w:marTop w:val="0"/>
          <w:marBottom w:val="0"/>
          <w:divBdr>
            <w:top w:val="none" w:sz="0" w:space="0" w:color="auto"/>
            <w:left w:val="none" w:sz="0" w:space="0" w:color="auto"/>
            <w:bottom w:val="none" w:sz="0" w:space="0" w:color="auto"/>
            <w:right w:val="none" w:sz="0" w:space="0" w:color="auto"/>
          </w:divBdr>
        </w:div>
        <w:div w:id="1144858951">
          <w:marLeft w:val="640"/>
          <w:marRight w:val="0"/>
          <w:marTop w:val="0"/>
          <w:marBottom w:val="0"/>
          <w:divBdr>
            <w:top w:val="none" w:sz="0" w:space="0" w:color="auto"/>
            <w:left w:val="none" w:sz="0" w:space="0" w:color="auto"/>
            <w:bottom w:val="none" w:sz="0" w:space="0" w:color="auto"/>
            <w:right w:val="none" w:sz="0" w:space="0" w:color="auto"/>
          </w:divBdr>
        </w:div>
        <w:div w:id="1165976081">
          <w:marLeft w:val="640"/>
          <w:marRight w:val="0"/>
          <w:marTop w:val="0"/>
          <w:marBottom w:val="0"/>
          <w:divBdr>
            <w:top w:val="none" w:sz="0" w:space="0" w:color="auto"/>
            <w:left w:val="none" w:sz="0" w:space="0" w:color="auto"/>
            <w:bottom w:val="none" w:sz="0" w:space="0" w:color="auto"/>
            <w:right w:val="none" w:sz="0" w:space="0" w:color="auto"/>
          </w:divBdr>
        </w:div>
        <w:div w:id="1187602917">
          <w:marLeft w:val="640"/>
          <w:marRight w:val="0"/>
          <w:marTop w:val="0"/>
          <w:marBottom w:val="0"/>
          <w:divBdr>
            <w:top w:val="none" w:sz="0" w:space="0" w:color="auto"/>
            <w:left w:val="none" w:sz="0" w:space="0" w:color="auto"/>
            <w:bottom w:val="none" w:sz="0" w:space="0" w:color="auto"/>
            <w:right w:val="none" w:sz="0" w:space="0" w:color="auto"/>
          </w:divBdr>
        </w:div>
        <w:div w:id="1209607939">
          <w:marLeft w:val="640"/>
          <w:marRight w:val="0"/>
          <w:marTop w:val="0"/>
          <w:marBottom w:val="0"/>
          <w:divBdr>
            <w:top w:val="none" w:sz="0" w:space="0" w:color="auto"/>
            <w:left w:val="none" w:sz="0" w:space="0" w:color="auto"/>
            <w:bottom w:val="none" w:sz="0" w:space="0" w:color="auto"/>
            <w:right w:val="none" w:sz="0" w:space="0" w:color="auto"/>
          </w:divBdr>
        </w:div>
        <w:div w:id="1223442928">
          <w:marLeft w:val="640"/>
          <w:marRight w:val="0"/>
          <w:marTop w:val="0"/>
          <w:marBottom w:val="0"/>
          <w:divBdr>
            <w:top w:val="none" w:sz="0" w:space="0" w:color="auto"/>
            <w:left w:val="none" w:sz="0" w:space="0" w:color="auto"/>
            <w:bottom w:val="none" w:sz="0" w:space="0" w:color="auto"/>
            <w:right w:val="none" w:sz="0" w:space="0" w:color="auto"/>
          </w:divBdr>
        </w:div>
        <w:div w:id="1291008524">
          <w:marLeft w:val="640"/>
          <w:marRight w:val="0"/>
          <w:marTop w:val="0"/>
          <w:marBottom w:val="0"/>
          <w:divBdr>
            <w:top w:val="none" w:sz="0" w:space="0" w:color="auto"/>
            <w:left w:val="none" w:sz="0" w:space="0" w:color="auto"/>
            <w:bottom w:val="none" w:sz="0" w:space="0" w:color="auto"/>
            <w:right w:val="none" w:sz="0" w:space="0" w:color="auto"/>
          </w:divBdr>
        </w:div>
        <w:div w:id="1296982332">
          <w:marLeft w:val="640"/>
          <w:marRight w:val="0"/>
          <w:marTop w:val="0"/>
          <w:marBottom w:val="0"/>
          <w:divBdr>
            <w:top w:val="none" w:sz="0" w:space="0" w:color="auto"/>
            <w:left w:val="none" w:sz="0" w:space="0" w:color="auto"/>
            <w:bottom w:val="none" w:sz="0" w:space="0" w:color="auto"/>
            <w:right w:val="none" w:sz="0" w:space="0" w:color="auto"/>
          </w:divBdr>
        </w:div>
        <w:div w:id="1395199548">
          <w:marLeft w:val="640"/>
          <w:marRight w:val="0"/>
          <w:marTop w:val="0"/>
          <w:marBottom w:val="0"/>
          <w:divBdr>
            <w:top w:val="none" w:sz="0" w:space="0" w:color="auto"/>
            <w:left w:val="none" w:sz="0" w:space="0" w:color="auto"/>
            <w:bottom w:val="none" w:sz="0" w:space="0" w:color="auto"/>
            <w:right w:val="none" w:sz="0" w:space="0" w:color="auto"/>
          </w:divBdr>
        </w:div>
        <w:div w:id="1531186323">
          <w:marLeft w:val="640"/>
          <w:marRight w:val="0"/>
          <w:marTop w:val="0"/>
          <w:marBottom w:val="0"/>
          <w:divBdr>
            <w:top w:val="none" w:sz="0" w:space="0" w:color="auto"/>
            <w:left w:val="none" w:sz="0" w:space="0" w:color="auto"/>
            <w:bottom w:val="none" w:sz="0" w:space="0" w:color="auto"/>
            <w:right w:val="none" w:sz="0" w:space="0" w:color="auto"/>
          </w:divBdr>
        </w:div>
        <w:div w:id="1531449574">
          <w:marLeft w:val="640"/>
          <w:marRight w:val="0"/>
          <w:marTop w:val="0"/>
          <w:marBottom w:val="0"/>
          <w:divBdr>
            <w:top w:val="none" w:sz="0" w:space="0" w:color="auto"/>
            <w:left w:val="none" w:sz="0" w:space="0" w:color="auto"/>
            <w:bottom w:val="none" w:sz="0" w:space="0" w:color="auto"/>
            <w:right w:val="none" w:sz="0" w:space="0" w:color="auto"/>
          </w:divBdr>
        </w:div>
        <w:div w:id="1639649311">
          <w:marLeft w:val="640"/>
          <w:marRight w:val="0"/>
          <w:marTop w:val="0"/>
          <w:marBottom w:val="0"/>
          <w:divBdr>
            <w:top w:val="none" w:sz="0" w:space="0" w:color="auto"/>
            <w:left w:val="none" w:sz="0" w:space="0" w:color="auto"/>
            <w:bottom w:val="none" w:sz="0" w:space="0" w:color="auto"/>
            <w:right w:val="none" w:sz="0" w:space="0" w:color="auto"/>
          </w:divBdr>
        </w:div>
        <w:div w:id="1657609866">
          <w:marLeft w:val="640"/>
          <w:marRight w:val="0"/>
          <w:marTop w:val="0"/>
          <w:marBottom w:val="0"/>
          <w:divBdr>
            <w:top w:val="none" w:sz="0" w:space="0" w:color="auto"/>
            <w:left w:val="none" w:sz="0" w:space="0" w:color="auto"/>
            <w:bottom w:val="none" w:sz="0" w:space="0" w:color="auto"/>
            <w:right w:val="none" w:sz="0" w:space="0" w:color="auto"/>
          </w:divBdr>
        </w:div>
        <w:div w:id="1658222954">
          <w:marLeft w:val="640"/>
          <w:marRight w:val="0"/>
          <w:marTop w:val="0"/>
          <w:marBottom w:val="0"/>
          <w:divBdr>
            <w:top w:val="none" w:sz="0" w:space="0" w:color="auto"/>
            <w:left w:val="none" w:sz="0" w:space="0" w:color="auto"/>
            <w:bottom w:val="none" w:sz="0" w:space="0" w:color="auto"/>
            <w:right w:val="none" w:sz="0" w:space="0" w:color="auto"/>
          </w:divBdr>
        </w:div>
        <w:div w:id="1664041610">
          <w:marLeft w:val="640"/>
          <w:marRight w:val="0"/>
          <w:marTop w:val="0"/>
          <w:marBottom w:val="0"/>
          <w:divBdr>
            <w:top w:val="none" w:sz="0" w:space="0" w:color="auto"/>
            <w:left w:val="none" w:sz="0" w:space="0" w:color="auto"/>
            <w:bottom w:val="none" w:sz="0" w:space="0" w:color="auto"/>
            <w:right w:val="none" w:sz="0" w:space="0" w:color="auto"/>
          </w:divBdr>
        </w:div>
        <w:div w:id="1688142401">
          <w:marLeft w:val="640"/>
          <w:marRight w:val="0"/>
          <w:marTop w:val="0"/>
          <w:marBottom w:val="0"/>
          <w:divBdr>
            <w:top w:val="none" w:sz="0" w:space="0" w:color="auto"/>
            <w:left w:val="none" w:sz="0" w:space="0" w:color="auto"/>
            <w:bottom w:val="none" w:sz="0" w:space="0" w:color="auto"/>
            <w:right w:val="none" w:sz="0" w:space="0" w:color="auto"/>
          </w:divBdr>
        </w:div>
        <w:div w:id="1731153012">
          <w:marLeft w:val="640"/>
          <w:marRight w:val="0"/>
          <w:marTop w:val="0"/>
          <w:marBottom w:val="0"/>
          <w:divBdr>
            <w:top w:val="none" w:sz="0" w:space="0" w:color="auto"/>
            <w:left w:val="none" w:sz="0" w:space="0" w:color="auto"/>
            <w:bottom w:val="none" w:sz="0" w:space="0" w:color="auto"/>
            <w:right w:val="none" w:sz="0" w:space="0" w:color="auto"/>
          </w:divBdr>
        </w:div>
        <w:div w:id="1741246329">
          <w:marLeft w:val="640"/>
          <w:marRight w:val="0"/>
          <w:marTop w:val="0"/>
          <w:marBottom w:val="0"/>
          <w:divBdr>
            <w:top w:val="none" w:sz="0" w:space="0" w:color="auto"/>
            <w:left w:val="none" w:sz="0" w:space="0" w:color="auto"/>
            <w:bottom w:val="none" w:sz="0" w:space="0" w:color="auto"/>
            <w:right w:val="none" w:sz="0" w:space="0" w:color="auto"/>
          </w:divBdr>
        </w:div>
        <w:div w:id="1741292777">
          <w:marLeft w:val="640"/>
          <w:marRight w:val="0"/>
          <w:marTop w:val="0"/>
          <w:marBottom w:val="0"/>
          <w:divBdr>
            <w:top w:val="none" w:sz="0" w:space="0" w:color="auto"/>
            <w:left w:val="none" w:sz="0" w:space="0" w:color="auto"/>
            <w:bottom w:val="none" w:sz="0" w:space="0" w:color="auto"/>
            <w:right w:val="none" w:sz="0" w:space="0" w:color="auto"/>
          </w:divBdr>
        </w:div>
        <w:div w:id="1761751723">
          <w:marLeft w:val="640"/>
          <w:marRight w:val="0"/>
          <w:marTop w:val="0"/>
          <w:marBottom w:val="0"/>
          <w:divBdr>
            <w:top w:val="none" w:sz="0" w:space="0" w:color="auto"/>
            <w:left w:val="none" w:sz="0" w:space="0" w:color="auto"/>
            <w:bottom w:val="none" w:sz="0" w:space="0" w:color="auto"/>
            <w:right w:val="none" w:sz="0" w:space="0" w:color="auto"/>
          </w:divBdr>
        </w:div>
        <w:div w:id="1857841117">
          <w:marLeft w:val="640"/>
          <w:marRight w:val="0"/>
          <w:marTop w:val="0"/>
          <w:marBottom w:val="0"/>
          <w:divBdr>
            <w:top w:val="none" w:sz="0" w:space="0" w:color="auto"/>
            <w:left w:val="none" w:sz="0" w:space="0" w:color="auto"/>
            <w:bottom w:val="none" w:sz="0" w:space="0" w:color="auto"/>
            <w:right w:val="none" w:sz="0" w:space="0" w:color="auto"/>
          </w:divBdr>
        </w:div>
        <w:div w:id="1903713038">
          <w:marLeft w:val="640"/>
          <w:marRight w:val="0"/>
          <w:marTop w:val="0"/>
          <w:marBottom w:val="0"/>
          <w:divBdr>
            <w:top w:val="none" w:sz="0" w:space="0" w:color="auto"/>
            <w:left w:val="none" w:sz="0" w:space="0" w:color="auto"/>
            <w:bottom w:val="none" w:sz="0" w:space="0" w:color="auto"/>
            <w:right w:val="none" w:sz="0" w:space="0" w:color="auto"/>
          </w:divBdr>
        </w:div>
        <w:div w:id="2030719611">
          <w:marLeft w:val="640"/>
          <w:marRight w:val="0"/>
          <w:marTop w:val="0"/>
          <w:marBottom w:val="0"/>
          <w:divBdr>
            <w:top w:val="none" w:sz="0" w:space="0" w:color="auto"/>
            <w:left w:val="none" w:sz="0" w:space="0" w:color="auto"/>
            <w:bottom w:val="none" w:sz="0" w:space="0" w:color="auto"/>
            <w:right w:val="none" w:sz="0" w:space="0" w:color="auto"/>
          </w:divBdr>
        </w:div>
        <w:div w:id="2084377008">
          <w:marLeft w:val="640"/>
          <w:marRight w:val="0"/>
          <w:marTop w:val="0"/>
          <w:marBottom w:val="0"/>
          <w:divBdr>
            <w:top w:val="none" w:sz="0" w:space="0" w:color="auto"/>
            <w:left w:val="none" w:sz="0" w:space="0" w:color="auto"/>
            <w:bottom w:val="none" w:sz="0" w:space="0" w:color="auto"/>
            <w:right w:val="none" w:sz="0" w:space="0" w:color="auto"/>
          </w:divBdr>
        </w:div>
        <w:div w:id="2102676729">
          <w:marLeft w:val="640"/>
          <w:marRight w:val="0"/>
          <w:marTop w:val="0"/>
          <w:marBottom w:val="0"/>
          <w:divBdr>
            <w:top w:val="none" w:sz="0" w:space="0" w:color="auto"/>
            <w:left w:val="none" w:sz="0" w:space="0" w:color="auto"/>
            <w:bottom w:val="none" w:sz="0" w:space="0" w:color="auto"/>
            <w:right w:val="none" w:sz="0" w:space="0" w:color="auto"/>
          </w:divBdr>
        </w:div>
      </w:divsChild>
    </w:div>
    <w:div w:id="789979858">
      <w:bodyDiv w:val="1"/>
      <w:marLeft w:val="0"/>
      <w:marRight w:val="0"/>
      <w:marTop w:val="0"/>
      <w:marBottom w:val="0"/>
      <w:divBdr>
        <w:top w:val="none" w:sz="0" w:space="0" w:color="auto"/>
        <w:left w:val="none" w:sz="0" w:space="0" w:color="auto"/>
        <w:bottom w:val="none" w:sz="0" w:space="0" w:color="auto"/>
        <w:right w:val="none" w:sz="0" w:space="0" w:color="auto"/>
      </w:divBdr>
      <w:divsChild>
        <w:div w:id="131989677">
          <w:marLeft w:val="640"/>
          <w:marRight w:val="0"/>
          <w:marTop w:val="0"/>
          <w:marBottom w:val="0"/>
          <w:divBdr>
            <w:top w:val="none" w:sz="0" w:space="0" w:color="auto"/>
            <w:left w:val="none" w:sz="0" w:space="0" w:color="auto"/>
            <w:bottom w:val="none" w:sz="0" w:space="0" w:color="auto"/>
            <w:right w:val="none" w:sz="0" w:space="0" w:color="auto"/>
          </w:divBdr>
        </w:div>
        <w:div w:id="394666637">
          <w:marLeft w:val="640"/>
          <w:marRight w:val="0"/>
          <w:marTop w:val="0"/>
          <w:marBottom w:val="0"/>
          <w:divBdr>
            <w:top w:val="none" w:sz="0" w:space="0" w:color="auto"/>
            <w:left w:val="none" w:sz="0" w:space="0" w:color="auto"/>
            <w:bottom w:val="none" w:sz="0" w:space="0" w:color="auto"/>
            <w:right w:val="none" w:sz="0" w:space="0" w:color="auto"/>
          </w:divBdr>
        </w:div>
        <w:div w:id="1823886156">
          <w:marLeft w:val="640"/>
          <w:marRight w:val="0"/>
          <w:marTop w:val="0"/>
          <w:marBottom w:val="0"/>
          <w:divBdr>
            <w:top w:val="none" w:sz="0" w:space="0" w:color="auto"/>
            <w:left w:val="none" w:sz="0" w:space="0" w:color="auto"/>
            <w:bottom w:val="none" w:sz="0" w:space="0" w:color="auto"/>
            <w:right w:val="none" w:sz="0" w:space="0" w:color="auto"/>
          </w:divBdr>
        </w:div>
        <w:div w:id="1688142080">
          <w:marLeft w:val="640"/>
          <w:marRight w:val="0"/>
          <w:marTop w:val="0"/>
          <w:marBottom w:val="0"/>
          <w:divBdr>
            <w:top w:val="none" w:sz="0" w:space="0" w:color="auto"/>
            <w:left w:val="none" w:sz="0" w:space="0" w:color="auto"/>
            <w:bottom w:val="none" w:sz="0" w:space="0" w:color="auto"/>
            <w:right w:val="none" w:sz="0" w:space="0" w:color="auto"/>
          </w:divBdr>
        </w:div>
        <w:div w:id="2046177406">
          <w:marLeft w:val="640"/>
          <w:marRight w:val="0"/>
          <w:marTop w:val="0"/>
          <w:marBottom w:val="0"/>
          <w:divBdr>
            <w:top w:val="none" w:sz="0" w:space="0" w:color="auto"/>
            <w:left w:val="none" w:sz="0" w:space="0" w:color="auto"/>
            <w:bottom w:val="none" w:sz="0" w:space="0" w:color="auto"/>
            <w:right w:val="none" w:sz="0" w:space="0" w:color="auto"/>
          </w:divBdr>
        </w:div>
        <w:div w:id="2088065832">
          <w:marLeft w:val="640"/>
          <w:marRight w:val="0"/>
          <w:marTop w:val="0"/>
          <w:marBottom w:val="0"/>
          <w:divBdr>
            <w:top w:val="none" w:sz="0" w:space="0" w:color="auto"/>
            <w:left w:val="none" w:sz="0" w:space="0" w:color="auto"/>
            <w:bottom w:val="none" w:sz="0" w:space="0" w:color="auto"/>
            <w:right w:val="none" w:sz="0" w:space="0" w:color="auto"/>
          </w:divBdr>
        </w:div>
        <w:div w:id="2052722747">
          <w:marLeft w:val="640"/>
          <w:marRight w:val="0"/>
          <w:marTop w:val="0"/>
          <w:marBottom w:val="0"/>
          <w:divBdr>
            <w:top w:val="none" w:sz="0" w:space="0" w:color="auto"/>
            <w:left w:val="none" w:sz="0" w:space="0" w:color="auto"/>
            <w:bottom w:val="none" w:sz="0" w:space="0" w:color="auto"/>
            <w:right w:val="none" w:sz="0" w:space="0" w:color="auto"/>
          </w:divBdr>
        </w:div>
        <w:div w:id="1562979832">
          <w:marLeft w:val="640"/>
          <w:marRight w:val="0"/>
          <w:marTop w:val="0"/>
          <w:marBottom w:val="0"/>
          <w:divBdr>
            <w:top w:val="none" w:sz="0" w:space="0" w:color="auto"/>
            <w:left w:val="none" w:sz="0" w:space="0" w:color="auto"/>
            <w:bottom w:val="none" w:sz="0" w:space="0" w:color="auto"/>
            <w:right w:val="none" w:sz="0" w:space="0" w:color="auto"/>
          </w:divBdr>
        </w:div>
        <w:div w:id="1326469342">
          <w:marLeft w:val="640"/>
          <w:marRight w:val="0"/>
          <w:marTop w:val="0"/>
          <w:marBottom w:val="0"/>
          <w:divBdr>
            <w:top w:val="none" w:sz="0" w:space="0" w:color="auto"/>
            <w:left w:val="none" w:sz="0" w:space="0" w:color="auto"/>
            <w:bottom w:val="none" w:sz="0" w:space="0" w:color="auto"/>
            <w:right w:val="none" w:sz="0" w:space="0" w:color="auto"/>
          </w:divBdr>
        </w:div>
        <w:div w:id="1050954930">
          <w:marLeft w:val="640"/>
          <w:marRight w:val="0"/>
          <w:marTop w:val="0"/>
          <w:marBottom w:val="0"/>
          <w:divBdr>
            <w:top w:val="none" w:sz="0" w:space="0" w:color="auto"/>
            <w:left w:val="none" w:sz="0" w:space="0" w:color="auto"/>
            <w:bottom w:val="none" w:sz="0" w:space="0" w:color="auto"/>
            <w:right w:val="none" w:sz="0" w:space="0" w:color="auto"/>
          </w:divBdr>
        </w:div>
        <w:div w:id="2042704547">
          <w:marLeft w:val="640"/>
          <w:marRight w:val="0"/>
          <w:marTop w:val="0"/>
          <w:marBottom w:val="0"/>
          <w:divBdr>
            <w:top w:val="none" w:sz="0" w:space="0" w:color="auto"/>
            <w:left w:val="none" w:sz="0" w:space="0" w:color="auto"/>
            <w:bottom w:val="none" w:sz="0" w:space="0" w:color="auto"/>
            <w:right w:val="none" w:sz="0" w:space="0" w:color="auto"/>
          </w:divBdr>
        </w:div>
        <w:div w:id="2111049199">
          <w:marLeft w:val="640"/>
          <w:marRight w:val="0"/>
          <w:marTop w:val="0"/>
          <w:marBottom w:val="0"/>
          <w:divBdr>
            <w:top w:val="none" w:sz="0" w:space="0" w:color="auto"/>
            <w:left w:val="none" w:sz="0" w:space="0" w:color="auto"/>
            <w:bottom w:val="none" w:sz="0" w:space="0" w:color="auto"/>
            <w:right w:val="none" w:sz="0" w:space="0" w:color="auto"/>
          </w:divBdr>
        </w:div>
        <w:div w:id="834035628">
          <w:marLeft w:val="640"/>
          <w:marRight w:val="0"/>
          <w:marTop w:val="0"/>
          <w:marBottom w:val="0"/>
          <w:divBdr>
            <w:top w:val="none" w:sz="0" w:space="0" w:color="auto"/>
            <w:left w:val="none" w:sz="0" w:space="0" w:color="auto"/>
            <w:bottom w:val="none" w:sz="0" w:space="0" w:color="auto"/>
            <w:right w:val="none" w:sz="0" w:space="0" w:color="auto"/>
          </w:divBdr>
        </w:div>
        <w:div w:id="218514976">
          <w:marLeft w:val="640"/>
          <w:marRight w:val="0"/>
          <w:marTop w:val="0"/>
          <w:marBottom w:val="0"/>
          <w:divBdr>
            <w:top w:val="none" w:sz="0" w:space="0" w:color="auto"/>
            <w:left w:val="none" w:sz="0" w:space="0" w:color="auto"/>
            <w:bottom w:val="none" w:sz="0" w:space="0" w:color="auto"/>
            <w:right w:val="none" w:sz="0" w:space="0" w:color="auto"/>
          </w:divBdr>
        </w:div>
        <w:div w:id="150416669">
          <w:marLeft w:val="640"/>
          <w:marRight w:val="0"/>
          <w:marTop w:val="0"/>
          <w:marBottom w:val="0"/>
          <w:divBdr>
            <w:top w:val="none" w:sz="0" w:space="0" w:color="auto"/>
            <w:left w:val="none" w:sz="0" w:space="0" w:color="auto"/>
            <w:bottom w:val="none" w:sz="0" w:space="0" w:color="auto"/>
            <w:right w:val="none" w:sz="0" w:space="0" w:color="auto"/>
          </w:divBdr>
        </w:div>
        <w:div w:id="120998836">
          <w:marLeft w:val="640"/>
          <w:marRight w:val="0"/>
          <w:marTop w:val="0"/>
          <w:marBottom w:val="0"/>
          <w:divBdr>
            <w:top w:val="none" w:sz="0" w:space="0" w:color="auto"/>
            <w:left w:val="none" w:sz="0" w:space="0" w:color="auto"/>
            <w:bottom w:val="none" w:sz="0" w:space="0" w:color="auto"/>
            <w:right w:val="none" w:sz="0" w:space="0" w:color="auto"/>
          </w:divBdr>
        </w:div>
        <w:div w:id="205220667">
          <w:marLeft w:val="640"/>
          <w:marRight w:val="0"/>
          <w:marTop w:val="0"/>
          <w:marBottom w:val="0"/>
          <w:divBdr>
            <w:top w:val="none" w:sz="0" w:space="0" w:color="auto"/>
            <w:left w:val="none" w:sz="0" w:space="0" w:color="auto"/>
            <w:bottom w:val="none" w:sz="0" w:space="0" w:color="auto"/>
            <w:right w:val="none" w:sz="0" w:space="0" w:color="auto"/>
          </w:divBdr>
        </w:div>
        <w:div w:id="82649268">
          <w:marLeft w:val="640"/>
          <w:marRight w:val="0"/>
          <w:marTop w:val="0"/>
          <w:marBottom w:val="0"/>
          <w:divBdr>
            <w:top w:val="none" w:sz="0" w:space="0" w:color="auto"/>
            <w:left w:val="none" w:sz="0" w:space="0" w:color="auto"/>
            <w:bottom w:val="none" w:sz="0" w:space="0" w:color="auto"/>
            <w:right w:val="none" w:sz="0" w:space="0" w:color="auto"/>
          </w:divBdr>
        </w:div>
        <w:div w:id="2125539351">
          <w:marLeft w:val="640"/>
          <w:marRight w:val="0"/>
          <w:marTop w:val="0"/>
          <w:marBottom w:val="0"/>
          <w:divBdr>
            <w:top w:val="none" w:sz="0" w:space="0" w:color="auto"/>
            <w:left w:val="none" w:sz="0" w:space="0" w:color="auto"/>
            <w:bottom w:val="none" w:sz="0" w:space="0" w:color="auto"/>
            <w:right w:val="none" w:sz="0" w:space="0" w:color="auto"/>
          </w:divBdr>
        </w:div>
        <w:div w:id="682588376">
          <w:marLeft w:val="640"/>
          <w:marRight w:val="0"/>
          <w:marTop w:val="0"/>
          <w:marBottom w:val="0"/>
          <w:divBdr>
            <w:top w:val="none" w:sz="0" w:space="0" w:color="auto"/>
            <w:left w:val="none" w:sz="0" w:space="0" w:color="auto"/>
            <w:bottom w:val="none" w:sz="0" w:space="0" w:color="auto"/>
            <w:right w:val="none" w:sz="0" w:space="0" w:color="auto"/>
          </w:divBdr>
        </w:div>
        <w:div w:id="730159313">
          <w:marLeft w:val="640"/>
          <w:marRight w:val="0"/>
          <w:marTop w:val="0"/>
          <w:marBottom w:val="0"/>
          <w:divBdr>
            <w:top w:val="none" w:sz="0" w:space="0" w:color="auto"/>
            <w:left w:val="none" w:sz="0" w:space="0" w:color="auto"/>
            <w:bottom w:val="none" w:sz="0" w:space="0" w:color="auto"/>
            <w:right w:val="none" w:sz="0" w:space="0" w:color="auto"/>
          </w:divBdr>
        </w:div>
        <w:div w:id="743068012">
          <w:marLeft w:val="640"/>
          <w:marRight w:val="0"/>
          <w:marTop w:val="0"/>
          <w:marBottom w:val="0"/>
          <w:divBdr>
            <w:top w:val="none" w:sz="0" w:space="0" w:color="auto"/>
            <w:left w:val="none" w:sz="0" w:space="0" w:color="auto"/>
            <w:bottom w:val="none" w:sz="0" w:space="0" w:color="auto"/>
            <w:right w:val="none" w:sz="0" w:space="0" w:color="auto"/>
          </w:divBdr>
        </w:div>
        <w:div w:id="1945503144">
          <w:marLeft w:val="640"/>
          <w:marRight w:val="0"/>
          <w:marTop w:val="0"/>
          <w:marBottom w:val="0"/>
          <w:divBdr>
            <w:top w:val="none" w:sz="0" w:space="0" w:color="auto"/>
            <w:left w:val="none" w:sz="0" w:space="0" w:color="auto"/>
            <w:bottom w:val="none" w:sz="0" w:space="0" w:color="auto"/>
            <w:right w:val="none" w:sz="0" w:space="0" w:color="auto"/>
          </w:divBdr>
        </w:div>
        <w:div w:id="1989937892">
          <w:marLeft w:val="640"/>
          <w:marRight w:val="0"/>
          <w:marTop w:val="0"/>
          <w:marBottom w:val="0"/>
          <w:divBdr>
            <w:top w:val="none" w:sz="0" w:space="0" w:color="auto"/>
            <w:left w:val="none" w:sz="0" w:space="0" w:color="auto"/>
            <w:bottom w:val="none" w:sz="0" w:space="0" w:color="auto"/>
            <w:right w:val="none" w:sz="0" w:space="0" w:color="auto"/>
          </w:divBdr>
        </w:div>
        <w:div w:id="1314411853">
          <w:marLeft w:val="640"/>
          <w:marRight w:val="0"/>
          <w:marTop w:val="0"/>
          <w:marBottom w:val="0"/>
          <w:divBdr>
            <w:top w:val="none" w:sz="0" w:space="0" w:color="auto"/>
            <w:left w:val="none" w:sz="0" w:space="0" w:color="auto"/>
            <w:bottom w:val="none" w:sz="0" w:space="0" w:color="auto"/>
            <w:right w:val="none" w:sz="0" w:space="0" w:color="auto"/>
          </w:divBdr>
        </w:div>
        <w:div w:id="1705786871">
          <w:marLeft w:val="640"/>
          <w:marRight w:val="0"/>
          <w:marTop w:val="0"/>
          <w:marBottom w:val="0"/>
          <w:divBdr>
            <w:top w:val="none" w:sz="0" w:space="0" w:color="auto"/>
            <w:left w:val="none" w:sz="0" w:space="0" w:color="auto"/>
            <w:bottom w:val="none" w:sz="0" w:space="0" w:color="auto"/>
            <w:right w:val="none" w:sz="0" w:space="0" w:color="auto"/>
          </w:divBdr>
        </w:div>
        <w:div w:id="1472675886">
          <w:marLeft w:val="640"/>
          <w:marRight w:val="0"/>
          <w:marTop w:val="0"/>
          <w:marBottom w:val="0"/>
          <w:divBdr>
            <w:top w:val="none" w:sz="0" w:space="0" w:color="auto"/>
            <w:left w:val="none" w:sz="0" w:space="0" w:color="auto"/>
            <w:bottom w:val="none" w:sz="0" w:space="0" w:color="auto"/>
            <w:right w:val="none" w:sz="0" w:space="0" w:color="auto"/>
          </w:divBdr>
        </w:div>
        <w:div w:id="1518889205">
          <w:marLeft w:val="640"/>
          <w:marRight w:val="0"/>
          <w:marTop w:val="0"/>
          <w:marBottom w:val="0"/>
          <w:divBdr>
            <w:top w:val="none" w:sz="0" w:space="0" w:color="auto"/>
            <w:left w:val="none" w:sz="0" w:space="0" w:color="auto"/>
            <w:bottom w:val="none" w:sz="0" w:space="0" w:color="auto"/>
            <w:right w:val="none" w:sz="0" w:space="0" w:color="auto"/>
          </w:divBdr>
        </w:div>
        <w:div w:id="1135489560">
          <w:marLeft w:val="640"/>
          <w:marRight w:val="0"/>
          <w:marTop w:val="0"/>
          <w:marBottom w:val="0"/>
          <w:divBdr>
            <w:top w:val="none" w:sz="0" w:space="0" w:color="auto"/>
            <w:left w:val="none" w:sz="0" w:space="0" w:color="auto"/>
            <w:bottom w:val="none" w:sz="0" w:space="0" w:color="auto"/>
            <w:right w:val="none" w:sz="0" w:space="0" w:color="auto"/>
          </w:divBdr>
        </w:div>
        <w:div w:id="208998308">
          <w:marLeft w:val="640"/>
          <w:marRight w:val="0"/>
          <w:marTop w:val="0"/>
          <w:marBottom w:val="0"/>
          <w:divBdr>
            <w:top w:val="none" w:sz="0" w:space="0" w:color="auto"/>
            <w:left w:val="none" w:sz="0" w:space="0" w:color="auto"/>
            <w:bottom w:val="none" w:sz="0" w:space="0" w:color="auto"/>
            <w:right w:val="none" w:sz="0" w:space="0" w:color="auto"/>
          </w:divBdr>
        </w:div>
        <w:div w:id="236746507">
          <w:marLeft w:val="640"/>
          <w:marRight w:val="0"/>
          <w:marTop w:val="0"/>
          <w:marBottom w:val="0"/>
          <w:divBdr>
            <w:top w:val="none" w:sz="0" w:space="0" w:color="auto"/>
            <w:left w:val="none" w:sz="0" w:space="0" w:color="auto"/>
            <w:bottom w:val="none" w:sz="0" w:space="0" w:color="auto"/>
            <w:right w:val="none" w:sz="0" w:space="0" w:color="auto"/>
          </w:divBdr>
        </w:div>
        <w:div w:id="1061828494">
          <w:marLeft w:val="640"/>
          <w:marRight w:val="0"/>
          <w:marTop w:val="0"/>
          <w:marBottom w:val="0"/>
          <w:divBdr>
            <w:top w:val="none" w:sz="0" w:space="0" w:color="auto"/>
            <w:left w:val="none" w:sz="0" w:space="0" w:color="auto"/>
            <w:bottom w:val="none" w:sz="0" w:space="0" w:color="auto"/>
            <w:right w:val="none" w:sz="0" w:space="0" w:color="auto"/>
          </w:divBdr>
        </w:div>
        <w:div w:id="1388987276">
          <w:marLeft w:val="640"/>
          <w:marRight w:val="0"/>
          <w:marTop w:val="0"/>
          <w:marBottom w:val="0"/>
          <w:divBdr>
            <w:top w:val="none" w:sz="0" w:space="0" w:color="auto"/>
            <w:left w:val="none" w:sz="0" w:space="0" w:color="auto"/>
            <w:bottom w:val="none" w:sz="0" w:space="0" w:color="auto"/>
            <w:right w:val="none" w:sz="0" w:space="0" w:color="auto"/>
          </w:divBdr>
        </w:div>
        <w:div w:id="91321675">
          <w:marLeft w:val="640"/>
          <w:marRight w:val="0"/>
          <w:marTop w:val="0"/>
          <w:marBottom w:val="0"/>
          <w:divBdr>
            <w:top w:val="none" w:sz="0" w:space="0" w:color="auto"/>
            <w:left w:val="none" w:sz="0" w:space="0" w:color="auto"/>
            <w:bottom w:val="none" w:sz="0" w:space="0" w:color="auto"/>
            <w:right w:val="none" w:sz="0" w:space="0" w:color="auto"/>
          </w:divBdr>
        </w:div>
        <w:div w:id="1578393675">
          <w:marLeft w:val="640"/>
          <w:marRight w:val="0"/>
          <w:marTop w:val="0"/>
          <w:marBottom w:val="0"/>
          <w:divBdr>
            <w:top w:val="none" w:sz="0" w:space="0" w:color="auto"/>
            <w:left w:val="none" w:sz="0" w:space="0" w:color="auto"/>
            <w:bottom w:val="none" w:sz="0" w:space="0" w:color="auto"/>
            <w:right w:val="none" w:sz="0" w:space="0" w:color="auto"/>
          </w:divBdr>
        </w:div>
        <w:div w:id="81537534">
          <w:marLeft w:val="640"/>
          <w:marRight w:val="0"/>
          <w:marTop w:val="0"/>
          <w:marBottom w:val="0"/>
          <w:divBdr>
            <w:top w:val="none" w:sz="0" w:space="0" w:color="auto"/>
            <w:left w:val="none" w:sz="0" w:space="0" w:color="auto"/>
            <w:bottom w:val="none" w:sz="0" w:space="0" w:color="auto"/>
            <w:right w:val="none" w:sz="0" w:space="0" w:color="auto"/>
          </w:divBdr>
        </w:div>
        <w:div w:id="2000841903">
          <w:marLeft w:val="640"/>
          <w:marRight w:val="0"/>
          <w:marTop w:val="0"/>
          <w:marBottom w:val="0"/>
          <w:divBdr>
            <w:top w:val="none" w:sz="0" w:space="0" w:color="auto"/>
            <w:left w:val="none" w:sz="0" w:space="0" w:color="auto"/>
            <w:bottom w:val="none" w:sz="0" w:space="0" w:color="auto"/>
            <w:right w:val="none" w:sz="0" w:space="0" w:color="auto"/>
          </w:divBdr>
        </w:div>
        <w:div w:id="1656034573">
          <w:marLeft w:val="640"/>
          <w:marRight w:val="0"/>
          <w:marTop w:val="0"/>
          <w:marBottom w:val="0"/>
          <w:divBdr>
            <w:top w:val="none" w:sz="0" w:space="0" w:color="auto"/>
            <w:left w:val="none" w:sz="0" w:space="0" w:color="auto"/>
            <w:bottom w:val="none" w:sz="0" w:space="0" w:color="auto"/>
            <w:right w:val="none" w:sz="0" w:space="0" w:color="auto"/>
          </w:divBdr>
        </w:div>
        <w:div w:id="1556550213">
          <w:marLeft w:val="640"/>
          <w:marRight w:val="0"/>
          <w:marTop w:val="0"/>
          <w:marBottom w:val="0"/>
          <w:divBdr>
            <w:top w:val="none" w:sz="0" w:space="0" w:color="auto"/>
            <w:left w:val="none" w:sz="0" w:space="0" w:color="auto"/>
            <w:bottom w:val="none" w:sz="0" w:space="0" w:color="auto"/>
            <w:right w:val="none" w:sz="0" w:space="0" w:color="auto"/>
          </w:divBdr>
        </w:div>
        <w:div w:id="1114861079">
          <w:marLeft w:val="640"/>
          <w:marRight w:val="0"/>
          <w:marTop w:val="0"/>
          <w:marBottom w:val="0"/>
          <w:divBdr>
            <w:top w:val="none" w:sz="0" w:space="0" w:color="auto"/>
            <w:left w:val="none" w:sz="0" w:space="0" w:color="auto"/>
            <w:bottom w:val="none" w:sz="0" w:space="0" w:color="auto"/>
            <w:right w:val="none" w:sz="0" w:space="0" w:color="auto"/>
          </w:divBdr>
        </w:div>
        <w:div w:id="897788530">
          <w:marLeft w:val="640"/>
          <w:marRight w:val="0"/>
          <w:marTop w:val="0"/>
          <w:marBottom w:val="0"/>
          <w:divBdr>
            <w:top w:val="none" w:sz="0" w:space="0" w:color="auto"/>
            <w:left w:val="none" w:sz="0" w:space="0" w:color="auto"/>
            <w:bottom w:val="none" w:sz="0" w:space="0" w:color="auto"/>
            <w:right w:val="none" w:sz="0" w:space="0" w:color="auto"/>
          </w:divBdr>
        </w:div>
        <w:div w:id="1930503047">
          <w:marLeft w:val="640"/>
          <w:marRight w:val="0"/>
          <w:marTop w:val="0"/>
          <w:marBottom w:val="0"/>
          <w:divBdr>
            <w:top w:val="none" w:sz="0" w:space="0" w:color="auto"/>
            <w:left w:val="none" w:sz="0" w:space="0" w:color="auto"/>
            <w:bottom w:val="none" w:sz="0" w:space="0" w:color="auto"/>
            <w:right w:val="none" w:sz="0" w:space="0" w:color="auto"/>
          </w:divBdr>
        </w:div>
        <w:div w:id="1188561371">
          <w:marLeft w:val="640"/>
          <w:marRight w:val="0"/>
          <w:marTop w:val="0"/>
          <w:marBottom w:val="0"/>
          <w:divBdr>
            <w:top w:val="none" w:sz="0" w:space="0" w:color="auto"/>
            <w:left w:val="none" w:sz="0" w:space="0" w:color="auto"/>
            <w:bottom w:val="none" w:sz="0" w:space="0" w:color="auto"/>
            <w:right w:val="none" w:sz="0" w:space="0" w:color="auto"/>
          </w:divBdr>
        </w:div>
        <w:div w:id="1670521023">
          <w:marLeft w:val="640"/>
          <w:marRight w:val="0"/>
          <w:marTop w:val="0"/>
          <w:marBottom w:val="0"/>
          <w:divBdr>
            <w:top w:val="none" w:sz="0" w:space="0" w:color="auto"/>
            <w:left w:val="none" w:sz="0" w:space="0" w:color="auto"/>
            <w:bottom w:val="none" w:sz="0" w:space="0" w:color="auto"/>
            <w:right w:val="none" w:sz="0" w:space="0" w:color="auto"/>
          </w:divBdr>
        </w:div>
        <w:div w:id="1928612354">
          <w:marLeft w:val="640"/>
          <w:marRight w:val="0"/>
          <w:marTop w:val="0"/>
          <w:marBottom w:val="0"/>
          <w:divBdr>
            <w:top w:val="none" w:sz="0" w:space="0" w:color="auto"/>
            <w:left w:val="none" w:sz="0" w:space="0" w:color="auto"/>
            <w:bottom w:val="none" w:sz="0" w:space="0" w:color="auto"/>
            <w:right w:val="none" w:sz="0" w:space="0" w:color="auto"/>
          </w:divBdr>
        </w:div>
        <w:div w:id="350884594">
          <w:marLeft w:val="640"/>
          <w:marRight w:val="0"/>
          <w:marTop w:val="0"/>
          <w:marBottom w:val="0"/>
          <w:divBdr>
            <w:top w:val="none" w:sz="0" w:space="0" w:color="auto"/>
            <w:left w:val="none" w:sz="0" w:space="0" w:color="auto"/>
            <w:bottom w:val="none" w:sz="0" w:space="0" w:color="auto"/>
            <w:right w:val="none" w:sz="0" w:space="0" w:color="auto"/>
          </w:divBdr>
        </w:div>
        <w:div w:id="1595942027">
          <w:marLeft w:val="640"/>
          <w:marRight w:val="0"/>
          <w:marTop w:val="0"/>
          <w:marBottom w:val="0"/>
          <w:divBdr>
            <w:top w:val="none" w:sz="0" w:space="0" w:color="auto"/>
            <w:left w:val="none" w:sz="0" w:space="0" w:color="auto"/>
            <w:bottom w:val="none" w:sz="0" w:space="0" w:color="auto"/>
            <w:right w:val="none" w:sz="0" w:space="0" w:color="auto"/>
          </w:divBdr>
        </w:div>
        <w:div w:id="430050330">
          <w:marLeft w:val="640"/>
          <w:marRight w:val="0"/>
          <w:marTop w:val="0"/>
          <w:marBottom w:val="0"/>
          <w:divBdr>
            <w:top w:val="none" w:sz="0" w:space="0" w:color="auto"/>
            <w:left w:val="none" w:sz="0" w:space="0" w:color="auto"/>
            <w:bottom w:val="none" w:sz="0" w:space="0" w:color="auto"/>
            <w:right w:val="none" w:sz="0" w:space="0" w:color="auto"/>
          </w:divBdr>
        </w:div>
        <w:div w:id="360127635">
          <w:marLeft w:val="640"/>
          <w:marRight w:val="0"/>
          <w:marTop w:val="0"/>
          <w:marBottom w:val="0"/>
          <w:divBdr>
            <w:top w:val="none" w:sz="0" w:space="0" w:color="auto"/>
            <w:left w:val="none" w:sz="0" w:space="0" w:color="auto"/>
            <w:bottom w:val="none" w:sz="0" w:space="0" w:color="auto"/>
            <w:right w:val="none" w:sz="0" w:space="0" w:color="auto"/>
          </w:divBdr>
        </w:div>
        <w:div w:id="500586361">
          <w:marLeft w:val="640"/>
          <w:marRight w:val="0"/>
          <w:marTop w:val="0"/>
          <w:marBottom w:val="0"/>
          <w:divBdr>
            <w:top w:val="none" w:sz="0" w:space="0" w:color="auto"/>
            <w:left w:val="none" w:sz="0" w:space="0" w:color="auto"/>
            <w:bottom w:val="none" w:sz="0" w:space="0" w:color="auto"/>
            <w:right w:val="none" w:sz="0" w:space="0" w:color="auto"/>
          </w:divBdr>
        </w:div>
      </w:divsChild>
    </w:div>
    <w:div w:id="790440513">
      <w:marLeft w:val="0"/>
      <w:marRight w:val="0"/>
      <w:marTop w:val="0"/>
      <w:marBottom w:val="0"/>
      <w:divBdr>
        <w:top w:val="none" w:sz="0" w:space="0" w:color="auto"/>
        <w:left w:val="none" w:sz="0" w:space="0" w:color="auto"/>
        <w:bottom w:val="none" w:sz="0" w:space="0" w:color="auto"/>
        <w:right w:val="none" w:sz="0" w:space="0" w:color="auto"/>
      </w:divBdr>
    </w:div>
    <w:div w:id="791217152">
      <w:bodyDiv w:val="1"/>
      <w:marLeft w:val="0"/>
      <w:marRight w:val="0"/>
      <w:marTop w:val="0"/>
      <w:marBottom w:val="0"/>
      <w:divBdr>
        <w:top w:val="none" w:sz="0" w:space="0" w:color="auto"/>
        <w:left w:val="none" w:sz="0" w:space="0" w:color="auto"/>
        <w:bottom w:val="none" w:sz="0" w:space="0" w:color="auto"/>
        <w:right w:val="none" w:sz="0" w:space="0" w:color="auto"/>
      </w:divBdr>
      <w:divsChild>
        <w:div w:id="1082218533">
          <w:marLeft w:val="640"/>
          <w:marRight w:val="0"/>
          <w:marTop w:val="0"/>
          <w:marBottom w:val="0"/>
          <w:divBdr>
            <w:top w:val="none" w:sz="0" w:space="0" w:color="auto"/>
            <w:left w:val="none" w:sz="0" w:space="0" w:color="auto"/>
            <w:bottom w:val="none" w:sz="0" w:space="0" w:color="auto"/>
            <w:right w:val="none" w:sz="0" w:space="0" w:color="auto"/>
          </w:divBdr>
        </w:div>
        <w:div w:id="111443072">
          <w:marLeft w:val="640"/>
          <w:marRight w:val="0"/>
          <w:marTop w:val="0"/>
          <w:marBottom w:val="0"/>
          <w:divBdr>
            <w:top w:val="none" w:sz="0" w:space="0" w:color="auto"/>
            <w:left w:val="none" w:sz="0" w:space="0" w:color="auto"/>
            <w:bottom w:val="none" w:sz="0" w:space="0" w:color="auto"/>
            <w:right w:val="none" w:sz="0" w:space="0" w:color="auto"/>
          </w:divBdr>
        </w:div>
        <w:div w:id="846674145">
          <w:marLeft w:val="640"/>
          <w:marRight w:val="0"/>
          <w:marTop w:val="0"/>
          <w:marBottom w:val="0"/>
          <w:divBdr>
            <w:top w:val="none" w:sz="0" w:space="0" w:color="auto"/>
            <w:left w:val="none" w:sz="0" w:space="0" w:color="auto"/>
            <w:bottom w:val="none" w:sz="0" w:space="0" w:color="auto"/>
            <w:right w:val="none" w:sz="0" w:space="0" w:color="auto"/>
          </w:divBdr>
        </w:div>
        <w:div w:id="1434545445">
          <w:marLeft w:val="640"/>
          <w:marRight w:val="0"/>
          <w:marTop w:val="0"/>
          <w:marBottom w:val="0"/>
          <w:divBdr>
            <w:top w:val="none" w:sz="0" w:space="0" w:color="auto"/>
            <w:left w:val="none" w:sz="0" w:space="0" w:color="auto"/>
            <w:bottom w:val="none" w:sz="0" w:space="0" w:color="auto"/>
            <w:right w:val="none" w:sz="0" w:space="0" w:color="auto"/>
          </w:divBdr>
        </w:div>
        <w:div w:id="611665918">
          <w:marLeft w:val="640"/>
          <w:marRight w:val="0"/>
          <w:marTop w:val="0"/>
          <w:marBottom w:val="0"/>
          <w:divBdr>
            <w:top w:val="none" w:sz="0" w:space="0" w:color="auto"/>
            <w:left w:val="none" w:sz="0" w:space="0" w:color="auto"/>
            <w:bottom w:val="none" w:sz="0" w:space="0" w:color="auto"/>
            <w:right w:val="none" w:sz="0" w:space="0" w:color="auto"/>
          </w:divBdr>
        </w:div>
        <w:div w:id="1097561371">
          <w:marLeft w:val="640"/>
          <w:marRight w:val="0"/>
          <w:marTop w:val="0"/>
          <w:marBottom w:val="0"/>
          <w:divBdr>
            <w:top w:val="none" w:sz="0" w:space="0" w:color="auto"/>
            <w:left w:val="none" w:sz="0" w:space="0" w:color="auto"/>
            <w:bottom w:val="none" w:sz="0" w:space="0" w:color="auto"/>
            <w:right w:val="none" w:sz="0" w:space="0" w:color="auto"/>
          </w:divBdr>
        </w:div>
        <w:div w:id="2016956146">
          <w:marLeft w:val="640"/>
          <w:marRight w:val="0"/>
          <w:marTop w:val="0"/>
          <w:marBottom w:val="0"/>
          <w:divBdr>
            <w:top w:val="none" w:sz="0" w:space="0" w:color="auto"/>
            <w:left w:val="none" w:sz="0" w:space="0" w:color="auto"/>
            <w:bottom w:val="none" w:sz="0" w:space="0" w:color="auto"/>
            <w:right w:val="none" w:sz="0" w:space="0" w:color="auto"/>
          </w:divBdr>
        </w:div>
        <w:div w:id="738789643">
          <w:marLeft w:val="640"/>
          <w:marRight w:val="0"/>
          <w:marTop w:val="0"/>
          <w:marBottom w:val="0"/>
          <w:divBdr>
            <w:top w:val="none" w:sz="0" w:space="0" w:color="auto"/>
            <w:left w:val="none" w:sz="0" w:space="0" w:color="auto"/>
            <w:bottom w:val="none" w:sz="0" w:space="0" w:color="auto"/>
            <w:right w:val="none" w:sz="0" w:space="0" w:color="auto"/>
          </w:divBdr>
        </w:div>
        <w:div w:id="942567791">
          <w:marLeft w:val="640"/>
          <w:marRight w:val="0"/>
          <w:marTop w:val="0"/>
          <w:marBottom w:val="0"/>
          <w:divBdr>
            <w:top w:val="none" w:sz="0" w:space="0" w:color="auto"/>
            <w:left w:val="none" w:sz="0" w:space="0" w:color="auto"/>
            <w:bottom w:val="none" w:sz="0" w:space="0" w:color="auto"/>
            <w:right w:val="none" w:sz="0" w:space="0" w:color="auto"/>
          </w:divBdr>
        </w:div>
        <w:div w:id="1944797407">
          <w:marLeft w:val="640"/>
          <w:marRight w:val="0"/>
          <w:marTop w:val="0"/>
          <w:marBottom w:val="0"/>
          <w:divBdr>
            <w:top w:val="none" w:sz="0" w:space="0" w:color="auto"/>
            <w:left w:val="none" w:sz="0" w:space="0" w:color="auto"/>
            <w:bottom w:val="none" w:sz="0" w:space="0" w:color="auto"/>
            <w:right w:val="none" w:sz="0" w:space="0" w:color="auto"/>
          </w:divBdr>
        </w:div>
        <w:div w:id="1717469084">
          <w:marLeft w:val="640"/>
          <w:marRight w:val="0"/>
          <w:marTop w:val="0"/>
          <w:marBottom w:val="0"/>
          <w:divBdr>
            <w:top w:val="none" w:sz="0" w:space="0" w:color="auto"/>
            <w:left w:val="none" w:sz="0" w:space="0" w:color="auto"/>
            <w:bottom w:val="none" w:sz="0" w:space="0" w:color="auto"/>
            <w:right w:val="none" w:sz="0" w:space="0" w:color="auto"/>
          </w:divBdr>
        </w:div>
        <w:div w:id="1934624792">
          <w:marLeft w:val="640"/>
          <w:marRight w:val="0"/>
          <w:marTop w:val="0"/>
          <w:marBottom w:val="0"/>
          <w:divBdr>
            <w:top w:val="none" w:sz="0" w:space="0" w:color="auto"/>
            <w:left w:val="none" w:sz="0" w:space="0" w:color="auto"/>
            <w:bottom w:val="none" w:sz="0" w:space="0" w:color="auto"/>
            <w:right w:val="none" w:sz="0" w:space="0" w:color="auto"/>
          </w:divBdr>
        </w:div>
        <w:div w:id="556359742">
          <w:marLeft w:val="640"/>
          <w:marRight w:val="0"/>
          <w:marTop w:val="0"/>
          <w:marBottom w:val="0"/>
          <w:divBdr>
            <w:top w:val="none" w:sz="0" w:space="0" w:color="auto"/>
            <w:left w:val="none" w:sz="0" w:space="0" w:color="auto"/>
            <w:bottom w:val="none" w:sz="0" w:space="0" w:color="auto"/>
            <w:right w:val="none" w:sz="0" w:space="0" w:color="auto"/>
          </w:divBdr>
        </w:div>
        <w:div w:id="128909655">
          <w:marLeft w:val="640"/>
          <w:marRight w:val="0"/>
          <w:marTop w:val="0"/>
          <w:marBottom w:val="0"/>
          <w:divBdr>
            <w:top w:val="none" w:sz="0" w:space="0" w:color="auto"/>
            <w:left w:val="none" w:sz="0" w:space="0" w:color="auto"/>
            <w:bottom w:val="none" w:sz="0" w:space="0" w:color="auto"/>
            <w:right w:val="none" w:sz="0" w:space="0" w:color="auto"/>
          </w:divBdr>
        </w:div>
        <w:div w:id="1344825309">
          <w:marLeft w:val="640"/>
          <w:marRight w:val="0"/>
          <w:marTop w:val="0"/>
          <w:marBottom w:val="0"/>
          <w:divBdr>
            <w:top w:val="none" w:sz="0" w:space="0" w:color="auto"/>
            <w:left w:val="none" w:sz="0" w:space="0" w:color="auto"/>
            <w:bottom w:val="none" w:sz="0" w:space="0" w:color="auto"/>
            <w:right w:val="none" w:sz="0" w:space="0" w:color="auto"/>
          </w:divBdr>
        </w:div>
        <w:div w:id="925068985">
          <w:marLeft w:val="640"/>
          <w:marRight w:val="0"/>
          <w:marTop w:val="0"/>
          <w:marBottom w:val="0"/>
          <w:divBdr>
            <w:top w:val="none" w:sz="0" w:space="0" w:color="auto"/>
            <w:left w:val="none" w:sz="0" w:space="0" w:color="auto"/>
            <w:bottom w:val="none" w:sz="0" w:space="0" w:color="auto"/>
            <w:right w:val="none" w:sz="0" w:space="0" w:color="auto"/>
          </w:divBdr>
        </w:div>
        <w:div w:id="421802239">
          <w:marLeft w:val="640"/>
          <w:marRight w:val="0"/>
          <w:marTop w:val="0"/>
          <w:marBottom w:val="0"/>
          <w:divBdr>
            <w:top w:val="none" w:sz="0" w:space="0" w:color="auto"/>
            <w:left w:val="none" w:sz="0" w:space="0" w:color="auto"/>
            <w:bottom w:val="none" w:sz="0" w:space="0" w:color="auto"/>
            <w:right w:val="none" w:sz="0" w:space="0" w:color="auto"/>
          </w:divBdr>
        </w:div>
        <w:div w:id="1322345393">
          <w:marLeft w:val="640"/>
          <w:marRight w:val="0"/>
          <w:marTop w:val="0"/>
          <w:marBottom w:val="0"/>
          <w:divBdr>
            <w:top w:val="none" w:sz="0" w:space="0" w:color="auto"/>
            <w:left w:val="none" w:sz="0" w:space="0" w:color="auto"/>
            <w:bottom w:val="none" w:sz="0" w:space="0" w:color="auto"/>
            <w:right w:val="none" w:sz="0" w:space="0" w:color="auto"/>
          </w:divBdr>
        </w:div>
        <w:div w:id="1963880607">
          <w:marLeft w:val="640"/>
          <w:marRight w:val="0"/>
          <w:marTop w:val="0"/>
          <w:marBottom w:val="0"/>
          <w:divBdr>
            <w:top w:val="none" w:sz="0" w:space="0" w:color="auto"/>
            <w:left w:val="none" w:sz="0" w:space="0" w:color="auto"/>
            <w:bottom w:val="none" w:sz="0" w:space="0" w:color="auto"/>
            <w:right w:val="none" w:sz="0" w:space="0" w:color="auto"/>
          </w:divBdr>
        </w:div>
        <w:div w:id="1125975069">
          <w:marLeft w:val="640"/>
          <w:marRight w:val="0"/>
          <w:marTop w:val="0"/>
          <w:marBottom w:val="0"/>
          <w:divBdr>
            <w:top w:val="none" w:sz="0" w:space="0" w:color="auto"/>
            <w:left w:val="none" w:sz="0" w:space="0" w:color="auto"/>
            <w:bottom w:val="none" w:sz="0" w:space="0" w:color="auto"/>
            <w:right w:val="none" w:sz="0" w:space="0" w:color="auto"/>
          </w:divBdr>
        </w:div>
        <w:div w:id="856579924">
          <w:marLeft w:val="640"/>
          <w:marRight w:val="0"/>
          <w:marTop w:val="0"/>
          <w:marBottom w:val="0"/>
          <w:divBdr>
            <w:top w:val="none" w:sz="0" w:space="0" w:color="auto"/>
            <w:left w:val="none" w:sz="0" w:space="0" w:color="auto"/>
            <w:bottom w:val="none" w:sz="0" w:space="0" w:color="auto"/>
            <w:right w:val="none" w:sz="0" w:space="0" w:color="auto"/>
          </w:divBdr>
        </w:div>
        <w:div w:id="2099670612">
          <w:marLeft w:val="640"/>
          <w:marRight w:val="0"/>
          <w:marTop w:val="0"/>
          <w:marBottom w:val="0"/>
          <w:divBdr>
            <w:top w:val="none" w:sz="0" w:space="0" w:color="auto"/>
            <w:left w:val="none" w:sz="0" w:space="0" w:color="auto"/>
            <w:bottom w:val="none" w:sz="0" w:space="0" w:color="auto"/>
            <w:right w:val="none" w:sz="0" w:space="0" w:color="auto"/>
          </w:divBdr>
        </w:div>
        <w:div w:id="711731769">
          <w:marLeft w:val="640"/>
          <w:marRight w:val="0"/>
          <w:marTop w:val="0"/>
          <w:marBottom w:val="0"/>
          <w:divBdr>
            <w:top w:val="none" w:sz="0" w:space="0" w:color="auto"/>
            <w:left w:val="none" w:sz="0" w:space="0" w:color="auto"/>
            <w:bottom w:val="none" w:sz="0" w:space="0" w:color="auto"/>
            <w:right w:val="none" w:sz="0" w:space="0" w:color="auto"/>
          </w:divBdr>
        </w:div>
        <w:div w:id="642201617">
          <w:marLeft w:val="640"/>
          <w:marRight w:val="0"/>
          <w:marTop w:val="0"/>
          <w:marBottom w:val="0"/>
          <w:divBdr>
            <w:top w:val="none" w:sz="0" w:space="0" w:color="auto"/>
            <w:left w:val="none" w:sz="0" w:space="0" w:color="auto"/>
            <w:bottom w:val="none" w:sz="0" w:space="0" w:color="auto"/>
            <w:right w:val="none" w:sz="0" w:space="0" w:color="auto"/>
          </w:divBdr>
        </w:div>
        <w:div w:id="521170948">
          <w:marLeft w:val="640"/>
          <w:marRight w:val="0"/>
          <w:marTop w:val="0"/>
          <w:marBottom w:val="0"/>
          <w:divBdr>
            <w:top w:val="none" w:sz="0" w:space="0" w:color="auto"/>
            <w:left w:val="none" w:sz="0" w:space="0" w:color="auto"/>
            <w:bottom w:val="none" w:sz="0" w:space="0" w:color="auto"/>
            <w:right w:val="none" w:sz="0" w:space="0" w:color="auto"/>
          </w:divBdr>
        </w:div>
        <w:div w:id="55200831">
          <w:marLeft w:val="640"/>
          <w:marRight w:val="0"/>
          <w:marTop w:val="0"/>
          <w:marBottom w:val="0"/>
          <w:divBdr>
            <w:top w:val="none" w:sz="0" w:space="0" w:color="auto"/>
            <w:left w:val="none" w:sz="0" w:space="0" w:color="auto"/>
            <w:bottom w:val="none" w:sz="0" w:space="0" w:color="auto"/>
            <w:right w:val="none" w:sz="0" w:space="0" w:color="auto"/>
          </w:divBdr>
        </w:div>
        <w:div w:id="1405300402">
          <w:marLeft w:val="640"/>
          <w:marRight w:val="0"/>
          <w:marTop w:val="0"/>
          <w:marBottom w:val="0"/>
          <w:divBdr>
            <w:top w:val="none" w:sz="0" w:space="0" w:color="auto"/>
            <w:left w:val="none" w:sz="0" w:space="0" w:color="auto"/>
            <w:bottom w:val="none" w:sz="0" w:space="0" w:color="auto"/>
            <w:right w:val="none" w:sz="0" w:space="0" w:color="auto"/>
          </w:divBdr>
        </w:div>
        <w:div w:id="979576056">
          <w:marLeft w:val="640"/>
          <w:marRight w:val="0"/>
          <w:marTop w:val="0"/>
          <w:marBottom w:val="0"/>
          <w:divBdr>
            <w:top w:val="none" w:sz="0" w:space="0" w:color="auto"/>
            <w:left w:val="none" w:sz="0" w:space="0" w:color="auto"/>
            <w:bottom w:val="none" w:sz="0" w:space="0" w:color="auto"/>
            <w:right w:val="none" w:sz="0" w:space="0" w:color="auto"/>
          </w:divBdr>
        </w:div>
        <w:div w:id="2039970267">
          <w:marLeft w:val="640"/>
          <w:marRight w:val="0"/>
          <w:marTop w:val="0"/>
          <w:marBottom w:val="0"/>
          <w:divBdr>
            <w:top w:val="none" w:sz="0" w:space="0" w:color="auto"/>
            <w:left w:val="none" w:sz="0" w:space="0" w:color="auto"/>
            <w:bottom w:val="none" w:sz="0" w:space="0" w:color="auto"/>
            <w:right w:val="none" w:sz="0" w:space="0" w:color="auto"/>
          </w:divBdr>
        </w:div>
        <w:div w:id="1178617735">
          <w:marLeft w:val="640"/>
          <w:marRight w:val="0"/>
          <w:marTop w:val="0"/>
          <w:marBottom w:val="0"/>
          <w:divBdr>
            <w:top w:val="none" w:sz="0" w:space="0" w:color="auto"/>
            <w:left w:val="none" w:sz="0" w:space="0" w:color="auto"/>
            <w:bottom w:val="none" w:sz="0" w:space="0" w:color="auto"/>
            <w:right w:val="none" w:sz="0" w:space="0" w:color="auto"/>
          </w:divBdr>
        </w:div>
        <w:div w:id="870537327">
          <w:marLeft w:val="640"/>
          <w:marRight w:val="0"/>
          <w:marTop w:val="0"/>
          <w:marBottom w:val="0"/>
          <w:divBdr>
            <w:top w:val="none" w:sz="0" w:space="0" w:color="auto"/>
            <w:left w:val="none" w:sz="0" w:space="0" w:color="auto"/>
            <w:bottom w:val="none" w:sz="0" w:space="0" w:color="auto"/>
            <w:right w:val="none" w:sz="0" w:space="0" w:color="auto"/>
          </w:divBdr>
        </w:div>
        <w:div w:id="896748601">
          <w:marLeft w:val="640"/>
          <w:marRight w:val="0"/>
          <w:marTop w:val="0"/>
          <w:marBottom w:val="0"/>
          <w:divBdr>
            <w:top w:val="none" w:sz="0" w:space="0" w:color="auto"/>
            <w:left w:val="none" w:sz="0" w:space="0" w:color="auto"/>
            <w:bottom w:val="none" w:sz="0" w:space="0" w:color="auto"/>
            <w:right w:val="none" w:sz="0" w:space="0" w:color="auto"/>
          </w:divBdr>
        </w:div>
        <w:div w:id="700009911">
          <w:marLeft w:val="640"/>
          <w:marRight w:val="0"/>
          <w:marTop w:val="0"/>
          <w:marBottom w:val="0"/>
          <w:divBdr>
            <w:top w:val="none" w:sz="0" w:space="0" w:color="auto"/>
            <w:left w:val="none" w:sz="0" w:space="0" w:color="auto"/>
            <w:bottom w:val="none" w:sz="0" w:space="0" w:color="auto"/>
            <w:right w:val="none" w:sz="0" w:space="0" w:color="auto"/>
          </w:divBdr>
        </w:div>
        <w:div w:id="657808663">
          <w:marLeft w:val="640"/>
          <w:marRight w:val="0"/>
          <w:marTop w:val="0"/>
          <w:marBottom w:val="0"/>
          <w:divBdr>
            <w:top w:val="none" w:sz="0" w:space="0" w:color="auto"/>
            <w:left w:val="none" w:sz="0" w:space="0" w:color="auto"/>
            <w:bottom w:val="none" w:sz="0" w:space="0" w:color="auto"/>
            <w:right w:val="none" w:sz="0" w:space="0" w:color="auto"/>
          </w:divBdr>
        </w:div>
        <w:div w:id="679696280">
          <w:marLeft w:val="640"/>
          <w:marRight w:val="0"/>
          <w:marTop w:val="0"/>
          <w:marBottom w:val="0"/>
          <w:divBdr>
            <w:top w:val="none" w:sz="0" w:space="0" w:color="auto"/>
            <w:left w:val="none" w:sz="0" w:space="0" w:color="auto"/>
            <w:bottom w:val="none" w:sz="0" w:space="0" w:color="auto"/>
            <w:right w:val="none" w:sz="0" w:space="0" w:color="auto"/>
          </w:divBdr>
        </w:div>
        <w:div w:id="424957597">
          <w:marLeft w:val="640"/>
          <w:marRight w:val="0"/>
          <w:marTop w:val="0"/>
          <w:marBottom w:val="0"/>
          <w:divBdr>
            <w:top w:val="none" w:sz="0" w:space="0" w:color="auto"/>
            <w:left w:val="none" w:sz="0" w:space="0" w:color="auto"/>
            <w:bottom w:val="none" w:sz="0" w:space="0" w:color="auto"/>
            <w:right w:val="none" w:sz="0" w:space="0" w:color="auto"/>
          </w:divBdr>
        </w:div>
        <w:div w:id="1808821087">
          <w:marLeft w:val="640"/>
          <w:marRight w:val="0"/>
          <w:marTop w:val="0"/>
          <w:marBottom w:val="0"/>
          <w:divBdr>
            <w:top w:val="none" w:sz="0" w:space="0" w:color="auto"/>
            <w:left w:val="none" w:sz="0" w:space="0" w:color="auto"/>
            <w:bottom w:val="none" w:sz="0" w:space="0" w:color="auto"/>
            <w:right w:val="none" w:sz="0" w:space="0" w:color="auto"/>
          </w:divBdr>
        </w:div>
        <w:div w:id="1863976928">
          <w:marLeft w:val="640"/>
          <w:marRight w:val="0"/>
          <w:marTop w:val="0"/>
          <w:marBottom w:val="0"/>
          <w:divBdr>
            <w:top w:val="none" w:sz="0" w:space="0" w:color="auto"/>
            <w:left w:val="none" w:sz="0" w:space="0" w:color="auto"/>
            <w:bottom w:val="none" w:sz="0" w:space="0" w:color="auto"/>
            <w:right w:val="none" w:sz="0" w:space="0" w:color="auto"/>
          </w:divBdr>
        </w:div>
        <w:div w:id="782387405">
          <w:marLeft w:val="640"/>
          <w:marRight w:val="0"/>
          <w:marTop w:val="0"/>
          <w:marBottom w:val="0"/>
          <w:divBdr>
            <w:top w:val="none" w:sz="0" w:space="0" w:color="auto"/>
            <w:left w:val="none" w:sz="0" w:space="0" w:color="auto"/>
            <w:bottom w:val="none" w:sz="0" w:space="0" w:color="auto"/>
            <w:right w:val="none" w:sz="0" w:space="0" w:color="auto"/>
          </w:divBdr>
        </w:div>
        <w:div w:id="344670304">
          <w:marLeft w:val="640"/>
          <w:marRight w:val="0"/>
          <w:marTop w:val="0"/>
          <w:marBottom w:val="0"/>
          <w:divBdr>
            <w:top w:val="none" w:sz="0" w:space="0" w:color="auto"/>
            <w:left w:val="none" w:sz="0" w:space="0" w:color="auto"/>
            <w:bottom w:val="none" w:sz="0" w:space="0" w:color="auto"/>
            <w:right w:val="none" w:sz="0" w:space="0" w:color="auto"/>
          </w:divBdr>
        </w:div>
        <w:div w:id="981735386">
          <w:marLeft w:val="640"/>
          <w:marRight w:val="0"/>
          <w:marTop w:val="0"/>
          <w:marBottom w:val="0"/>
          <w:divBdr>
            <w:top w:val="none" w:sz="0" w:space="0" w:color="auto"/>
            <w:left w:val="none" w:sz="0" w:space="0" w:color="auto"/>
            <w:bottom w:val="none" w:sz="0" w:space="0" w:color="auto"/>
            <w:right w:val="none" w:sz="0" w:space="0" w:color="auto"/>
          </w:divBdr>
        </w:div>
        <w:div w:id="292176714">
          <w:marLeft w:val="640"/>
          <w:marRight w:val="0"/>
          <w:marTop w:val="0"/>
          <w:marBottom w:val="0"/>
          <w:divBdr>
            <w:top w:val="none" w:sz="0" w:space="0" w:color="auto"/>
            <w:left w:val="none" w:sz="0" w:space="0" w:color="auto"/>
            <w:bottom w:val="none" w:sz="0" w:space="0" w:color="auto"/>
            <w:right w:val="none" w:sz="0" w:space="0" w:color="auto"/>
          </w:divBdr>
        </w:div>
        <w:div w:id="1420760347">
          <w:marLeft w:val="640"/>
          <w:marRight w:val="0"/>
          <w:marTop w:val="0"/>
          <w:marBottom w:val="0"/>
          <w:divBdr>
            <w:top w:val="none" w:sz="0" w:space="0" w:color="auto"/>
            <w:left w:val="none" w:sz="0" w:space="0" w:color="auto"/>
            <w:bottom w:val="none" w:sz="0" w:space="0" w:color="auto"/>
            <w:right w:val="none" w:sz="0" w:space="0" w:color="auto"/>
          </w:divBdr>
        </w:div>
        <w:div w:id="1313564862">
          <w:marLeft w:val="640"/>
          <w:marRight w:val="0"/>
          <w:marTop w:val="0"/>
          <w:marBottom w:val="0"/>
          <w:divBdr>
            <w:top w:val="none" w:sz="0" w:space="0" w:color="auto"/>
            <w:left w:val="none" w:sz="0" w:space="0" w:color="auto"/>
            <w:bottom w:val="none" w:sz="0" w:space="0" w:color="auto"/>
            <w:right w:val="none" w:sz="0" w:space="0" w:color="auto"/>
          </w:divBdr>
        </w:div>
        <w:div w:id="2060860599">
          <w:marLeft w:val="640"/>
          <w:marRight w:val="0"/>
          <w:marTop w:val="0"/>
          <w:marBottom w:val="0"/>
          <w:divBdr>
            <w:top w:val="none" w:sz="0" w:space="0" w:color="auto"/>
            <w:left w:val="none" w:sz="0" w:space="0" w:color="auto"/>
            <w:bottom w:val="none" w:sz="0" w:space="0" w:color="auto"/>
            <w:right w:val="none" w:sz="0" w:space="0" w:color="auto"/>
          </w:divBdr>
        </w:div>
        <w:div w:id="106506837">
          <w:marLeft w:val="640"/>
          <w:marRight w:val="0"/>
          <w:marTop w:val="0"/>
          <w:marBottom w:val="0"/>
          <w:divBdr>
            <w:top w:val="none" w:sz="0" w:space="0" w:color="auto"/>
            <w:left w:val="none" w:sz="0" w:space="0" w:color="auto"/>
            <w:bottom w:val="none" w:sz="0" w:space="0" w:color="auto"/>
            <w:right w:val="none" w:sz="0" w:space="0" w:color="auto"/>
          </w:divBdr>
        </w:div>
        <w:div w:id="879245582">
          <w:marLeft w:val="640"/>
          <w:marRight w:val="0"/>
          <w:marTop w:val="0"/>
          <w:marBottom w:val="0"/>
          <w:divBdr>
            <w:top w:val="none" w:sz="0" w:space="0" w:color="auto"/>
            <w:left w:val="none" w:sz="0" w:space="0" w:color="auto"/>
            <w:bottom w:val="none" w:sz="0" w:space="0" w:color="auto"/>
            <w:right w:val="none" w:sz="0" w:space="0" w:color="auto"/>
          </w:divBdr>
        </w:div>
        <w:div w:id="1214653320">
          <w:marLeft w:val="640"/>
          <w:marRight w:val="0"/>
          <w:marTop w:val="0"/>
          <w:marBottom w:val="0"/>
          <w:divBdr>
            <w:top w:val="none" w:sz="0" w:space="0" w:color="auto"/>
            <w:left w:val="none" w:sz="0" w:space="0" w:color="auto"/>
            <w:bottom w:val="none" w:sz="0" w:space="0" w:color="auto"/>
            <w:right w:val="none" w:sz="0" w:space="0" w:color="auto"/>
          </w:divBdr>
        </w:div>
        <w:div w:id="1347947591">
          <w:marLeft w:val="640"/>
          <w:marRight w:val="0"/>
          <w:marTop w:val="0"/>
          <w:marBottom w:val="0"/>
          <w:divBdr>
            <w:top w:val="none" w:sz="0" w:space="0" w:color="auto"/>
            <w:left w:val="none" w:sz="0" w:space="0" w:color="auto"/>
            <w:bottom w:val="none" w:sz="0" w:space="0" w:color="auto"/>
            <w:right w:val="none" w:sz="0" w:space="0" w:color="auto"/>
          </w:divBdr>
        </w:div>
        <w:div w:id="531695518">
          <w:marLeft w:val="640"/>
          <w:marRight w:val="0"/>
          <w:marTop w:val="0"/>
          <w:marBottom w:val="0"/>
          <w:divBdr>
            <w:top w:val="none" w:sz="0" w:space="0" w:color="auto"/>
            <w:left w:val="none" w:sz="0" w:space="0" w:color="auto"/>
            <w:bottom w:val="none" w:sz="0" w:space="0" w:color="auto"/>
            <w:right w:val="none" w:sz="0" w:space="0" w:color="auto"/>
          </w:divBdr>
        </w:div>
        <w:div w:id="1621834043">
          <w:marLeft w:val="640"/>
          <w:marRight w:val="0"/>
          <w:marTop w:val="0"/>
          <w:marBottom w:val="0"/>
          <w:divBdr>
            <w:top w:val="none" w:sz="0" w:space="0" w:color="auto"/>
            <w:left w:val="none" w:sz="0" w:space="0" w:color="auto"/>
            <w:bottom w:val="none" w:sz="0" w:space="0" w:color="auto"/>
            <w:right w:val="none" w:sz="0" w:space="0" w:color="auto"/>
          </w:divBdr>
        </w:div>
      </w:divsChild>
    </w:div>
    <w:div w:id="791242204">
      <w:marLeft w:val="0"/>
      <w:marRight w:val="0"/>
      <w:marTop w:val="0"/>
      <w:marBottom w:val="0"/>
      <w:divBdr>
        <w:top w:val="none" w:sz="0" w:space="0" w:color="auto"/>
        <w:left w:val="none" w:sz="0" w:space="0" w:color="auto"/>
        <w:bottom w:val="none" w:sz="0" w:space="0" w:color="auto"/>
        <w:right w:val="none" w:sz="0" w:space="0" w:color="auto"/>
      </w:divBdr>
    </w:div>
    <w:div w:id="797839761">
      <w:bodyDiv w:val="1"/>
      <w:marLeft w:val="0"/>
      <w:marRight w:val="0"/>
      <w:marTop w:val="0"/>
      <w:marBottom w:val="0"/>
      <w:divBdr>
        <w:top w:val="none" w:sz="0" w:space="0" w:color="auto"/>
        <w:left w:val="none" w:sz="0" w:space="0" w:color="auto"/>
        <w:bottom w:val="none" w:sz="0" w:space="0" w:color="auto"/>
        <w:right w:val="none" w:sz="0" w:space="0" w:color="auto"/>
      </w:divBdr>
      <w:divsChild>
        <w:div w:id="722564428">
          <w:marLeft w:val="640"/>
          <w:marRight w:val="0"/>
          <w:marTop w:val="0"/>
          <w:marBottom w:val="0"/>
          <w:divBdr>
            <w:top w:val="none" w:sz="0" w:space="0" w:color="auto"/>
            <w:left w:val="none" w:sz="0" w:space="0" w:color="auto"/>
            <w:bottom w:val="none" w:sz="0" w:space="0" w:color="auto"/>
            <w:right w:val="none" w:sz="0" w:space="0" w:color="auto"/>
          </w:divBdr>
        </w:div>
        <w:div w:id="2072533737">
          <w:marLeft w:val="640"/>
          <w:marRight w:val="0"/>
          <w:marTop w:val="0"/>
          <w:marBottom w:val="0"/>
          <w:divBdr>
            <w:top w:val="none" w:sz="0" w:space="0" w:color="auto"/>
            <w:left w:val="none" w:sz="0" w:space="0" w:color="auto"/>
            <w:bottom w:val="none" w:sz="0" w:space="0" w:color="auto"/>
            <w:right w:val="none" w:sz="0" w:space="0" w:color="auto"/>
          </w:divBdr>
        </w:div>
        <w:div w:id="1847556236">
          <w:marLeft w:val="640"/>
          <w:marRight w:val="0"/>
          <w:marTop w:val="0"/>
          <w:marBottom w:val="0"/>
          <w:divBdr>
            <w:top w:val="none" w:sz="0" w:space="0" w:color="auto"/>
            <w:left w:val="none" w:sz="0" w:space="0" w:color="auto"/>
            <w:bottom w:val="none" w:sz="0" w:space="0" w:color="auto"/>
            <w:right w:val="none" w:sz="0" w:space="0" w:color="auto"/>
          </w:divBdr>
        </w:div>
        <w:div w:id="984313193">
          <w:marLeft w:val="640"/>
          <w:marRight w:val="0"/>
          <w:marTop w:val="0"/>
          <w:marBottom w:val="0"/>
          <w:divBdr>
            <w:top w:val="none" w:sz="0" w:space="0" w:color="auto"/>
            <w:left w:val="none" w:sz="0" w:space="0" w:color="auto"/>
            <w:bottom w:val="none" w:sz="0" w:space="0" w:color="auto"/>
            <w:right w:val="none" w:sz="0" w:space="0" w:color="auto"/>
          </w:divBdr>
        </w:div>
        <w:div w:id="1514299467">
          <w:marLeft w:val="640"/>
          <w:marRight w:val="0"/>
          <w:marTop w:val="0"/>
          <w:marBottom w:val="0"/>
          <w:divBdr>
            <w:top w:val="none" w:sz="0" w:space="0" w:color="auto"/>
            <w:left w:val="none" w:sz="0" w:space="0" w:color="auto"/>
            <w:bottom w:val="none" w:sz="0" w:space="0" w:color="auto"/>
            <w:right w:val="none" w:sz="0" w:space="0" w:color="auto"/>
          </w:divBdr>
        </w:div>
        <w:div w:id="1234000485">
          <w:marLeft w:val="640"/>
          <w:marRight w:val="0"/>
          <w:marTop w:val="0"/>
          <w:marBottom w:val="0"/>
          <w:divBdr>
            <w:top w:val="none" w:sz="0" w:space="0" w:color="auto"/>
            <w:left w:val="none" w:sz="0" w:space="0" w:color="auto"/>
            <w:bottom w:val="none" w:sz="0" w:space="0" w:color="auto"/>
            <w:right w:val="none" w:sz="0" w:space="0" w:color="auto"/>
          </w:divBdr>
        </w:div>
        <w:div w:id="153448749">
          <w:marLeft w:val="640"/>
          <w:marRight w:val="0"/>
          <w:marTop w:val="0"/>
          <w:marBottom w:val="0"/>
          <w:divBdr>
            <w:top w:val="none" w:sz="0" w:space="0" w:color="auto"/>
            <w:left w:val="none" w:sz="0" w:space="0" w:color="auto"/>
            <w:bottom w:val="none" w:sz="0" w:space="0" w:color="auto"/>
            <w:right w:val="none" w:sz="0" w:space="0" w:color="auto"/>
          </w:divBdr>
        </w:div>
        <w:div w:id="1396394299">
          <w:marLeft w:val="640"/>
          <w:marRight w:val="0"/>
          <w:marTop w:val="0"/>
          <w:marBottom w:val="0"/>
          <w:divBdr>
            <w:top w:val="none" w:sz="0" w:space="0" w:color="auto"/>
            <w:left w:val="none" w:sz="0" w:space="0" w:color="auto"/>
            <w:bottom w:val="none" w:sz="0" w:space="0" w:color="auto"/>
            <w:right w:val="none" w:sz="0" w:space="0" w:color="auto"/>
          </w:divBdr>
        </w:div>
        <w:div w:id="874193446">
          <w:marLeft w:val="640"/>
          <w:marRight w:val="0"/>
          <w:marTop w:val="0"/>
          <w:marBottom w:val="0"/>
          <w:divBdr>
            <w:top w:val="none" w:sz="0" w:space="0" w:color="auto"/>
            <w:left w:val="none" w:sz="0" w:space="0" w:color="auto"/>
            <w:bottom w:val="none" w:sz="0" w:space="0" w:color="auto"/>
            <w:right w:val="none" w:sz="0" w:space="0" w:color="auto"/>
          </w:divBdr>
        </w:div>
        <w:div w:id="1567179940">
          <w:marLeft w:val="640"/>
          <w:marRight w:val="0"/>
          <w:marTop w:val="0"/>
          <w:marBottom w:val="0"/>
          <w:divBdr>
            <w:top w:val="none" w:sz="0" w:space="0" w:color="auto"/>
            <w:left w:val="none" w:sz="0" w:space="0" w:color="auto"/>
            <w:bottom w:val="none" w:sz="0" w:space="0" w:color="auto"/>
            <w:right w:val="none" w:sz="0" w:space="0" w:color="auto"/>
          </w:divBdr>
        </w:div>
        <w:div w:id="1384211925">
          <w:marLeft w:val="640"/>
          <w:marRight w:val="0"/>
          <w:marTop w:val="0"/>
          <w:marBottom w:val="0"/>
          <w:divBdr>
            <w:top w:val="none" w:sz="0" w:space="0" w:color="auto"/>
            <w:left w:val="none" w:sz="0" w:space="0" w:color="auto"/>
            <w:bottom w:val="none" w:sz="0" w:space="0" w:color="auto"/>
            <w:right w:val="none" w:sz="0" w:space="0" w:color="auto"/>
          </w:divBdr>
        </w:div>
        <w:div w:id="123738141">
          <w:marLeft w:val="640"/>
          <w:marRight w:val="0"/>
          <w:marTop w:val="0"/>
          <w:marBottom w:val="0"/>
          <w:divBdr>
            <w:top w:val="none" w:sz="0" w:space="0" w:color="auto"/>
            <w:left w:val="none" w:sz="0" w:space="0" w:color="auto"/>
            <w:bottom w:val="none" w:sz="0" w:space="0" w:color="auto"/>
            <w:right w:val="none" w:sz="0" w:space="0" w:color="auto"/>
          </w:divBdr>
        </w:div>
        <w:div w:id="2056078764">
          <w:marLeft w:val="640"/>
          <w:marRight w:val="0"/>
          <w:marTop w:val="0"/>
          <w:marBottom w:val="0"/>
          <w:divBdr>
            <w:top w:val="none" w:sz="0" w:space="0" w:color="auto"/>
            <w:left w:val="none" w:sz="0" w:space="0" w:color="auto"/>
            <w:bottom w:val="none" w:sz="0" w:space="0" w:color="auto"/>
            <w:right w:val="none" w:sz="0" w:space="0" w:color="auto"/>
          </w:divBdr>
        </w:div>
        <w:div w:id="1325207038">
          <w:marLeft w:val="640"/>
          <w:marRight w:val="0"/>
          <w:marTop w:val="0"/>
          <w:marBottom w:val="0"/>
          <w:divBdr>
            <w:top w:val="none" w:sz="0" w:space="0" w:color="auto"/>
            <w:left w:val="none" w:sz="0" w:space="0" w:color="auto"/>
            <w:bottom w:val="none" w:sz="0" w:space="0" w:color="auto"/>
            <w:right w:val="none" w:sz="0" w:space="0" w:color="auto"/>
          </w:divBdr>
        </w:div>
        <w:div w:id="1471287781">
          <w:marLeft w:val="640"/>
          <w:marRight w:val="0"/>
          <w:marTop w:val="0"/>
          <w:marBottom w:val="0"/>
          <w:divBdr>
            <w:top w:val="none" w:sz="0" w:space="0" w:color="auto"/>
            <w:left w:val="none" w:sz="0" w:space="0" w:color="auto"/>
            <w:bottom w:val="none" w:sz="0" w:space="0" w:color="auto"/>
            <w:right w:val="none" w:sz="0" w:space="0" w:color="auto"/>
          </w:divBdr>
        </w:div>
        <w:div w:id="676201904">
          <w:marLeft w:val="640"/>
          <w:marRight w:val="0"/>
          <w:marTop w:val="0"/>
          <w:marBottom w:val="0"/>
          <w:divBdr>
            <w:top w:val="none" w:sz="0" w:space="0" w:color="auto"/>
            <w:left w:val="none" w:sz="0" w:space="0" w:color="auto"/>
            <w:bottom w:val="none" w:sz="0" w:space="0" w:color="auto"/>
            <w:right w:val="none" w:sz="0" w:space="0" w:color="auto"/>
          </w:divBdr>
        </w:div>
        <w:div w:id="1721904033">
          <w:marLeft w:val="640"/>
          <w:marRight w:val="0"/>
          <w:marTop w:val="0"/>
          <w:marBottom w:val="0"/>
          <w:divBdr>
            <w:top w:val="none" w:sz="0" w:space="0" w:color="auto"/>
            <w:left w:val="none" w:sz="0" w:space="0" w:color="auto"/>
            <w:bottom w:val="none" w:sz="0" w:space="0" w:color="auto"/>
            <w:right w:val="none" w:sz="0" w:space="0" w:color="auto"/>
          </w:divBdr>
        </w:div>
        <w:div w:id="1461997998">
          <w:marLeft w:val="640"/>
          <w:marRight w:val="0"/>
          <w:marTop w:val="0"/>
          <w:marBottom w:val="0"/>
          <w:divBdr>
            <w:top w:val="none" w:sz="0" w:space="0" w:color="auto"/>
            <w:left w:val="none" w:sz="0" w:space="0" w:color="auto"/>
            <w:bottom w:val="none" w:sz="0" w:space="0" w:color="auto"/>
            <w:right w:val="none" w:sz="0" w:space="0" w:color="auto"/>
          </w:divBdr>
        </w:div>
        <w:div w:id="362169852">
          <w:marLeft w:val="640"/>
          <w:marRight w:val="0"/>
          <w:marTop w:val="0"/>
          <w:marBottom w:val="0"/>
          <w:divBdr>
            <w:top w:val="none" w:sz="0" w:space="0" w:color="auto"/>
            <w:left w:val="none" w:sz="0" w:space="0" w:color="auto"/>
            <w:bottom w:val="none" w:sz="0" w:space="0" w:color="auto"/>
            <w:right w:val="none" w:sz="0" w:space="0" w:color="auto"/>
          </w:divBdr>
        </w:div>
        <w:div w:id="1831479753">
          <w:marLeft w:val="640"/>
          <w:marRight w:val="0"/>
          <w:marTop w:val="0"/>
          <w:marBottom w:val="0"/>
          <w:divBdr>
            <w:top w:val="none" w:sz="0" w:space="0" w:color="auto"/>
            <w:left w:val="none" w:sz="0" w:space="0" w:color="auto"/>
            <w:bottom w:val="none" w:sz="0" w:space="0" w:color="auto"/>
            <w:right w:val="none" w:sz="0" w:space="0" w:color="auto"/>
          </w:divBdr>
        </w:div>
        <w:div w:id="1858233333">
          <w:marLeft w:val="640"/>
          <w:marRight w:val="0"/>
          <w:marTop w:val="0"/>
          <w:marBottom w:val="0"/>
          <w:divBdr>
            <w:top w:val="none" w:sz="0" w:space="0" w:color="auto"/>
            <w:left w:val="none" w:sz="0" w:space="0" w:color="auto"/>
            <w:bottom w:val="none" w:sz="0" w:space="0" w:color="auto"/>
            <w:right w:val="none" w:sz="0" w:space="0" w:color="auto"/>
          </w:divBdr>
        </w:div>
        <w:div w:id="1722168747">
          <w:marLeft w:val="640"/>
          <w:marRight w:val="0"/>
          <w:marTop w:val="0"/>
          <w:marBottom w:val="0"/>
          <w:divBdr>
            <w:top w:val="none" w:sz="0" w:space="0" w:color="auto"/>
            <w:left w:val="none" w:sz="0" w:space="0" w:color="auto"/>
            <w:bottom w:val="none" w:sz="0" w:space="0" w:color="auto"/>
            <w:right w:val="none" w:sz="0" w:space="0" w:color="auto"/>
          </w:divBdr>
        </w:div>
        <w:div w:id="1451237978">
          <w:marLeft w:val="640"/>
          <w:marRight w:val="0"/>
          <w:marTop w:val="0"/>
          <w:marBottom w:val="0"/>
          <w:divBdr>
            <w:top w:val="none" w:sz="0" w:space="0" w:color="auto"/>
            <w:left w:val="none" w:sz="0" w:space="0" w:color="auto"/>
            <w:bottom w:val="none" w:sz="0" w:space="0" w:color="auto"/>
            <w:right w:val="none" w:sz="0" w:space="0" w:color="auto"/>
          </w:divBdr>
        </w:div>
        <w:div w:id="948049671">
          <w:marLeft w:val="640"/>
          <w:marRight w:val="0"/>
          <w:marTop w:val="0"/>
          <w:marBottom w:val="0"/>
          <w:divBdr>
            <w:top w:val="none" w:sz="0" w:space="0" w:color="auto"/>
            <w:left w:val="none" w:sz="0" w:space="0" w:color="auto"/>
            <w:bottom w:val="none" w:sz="0" w:space="0" w:color="auto"/>
            <w:right w:val="none" w:sz="0" w:space="0" w:color="auto"/>
          </w:divBdr>
        </w:div>
        <w:div w:id="1919516282">
          <w:marLeft w:val="640"/>
          <w:marRight w:val="0"/>
          <w:marTop w:val="0"/>
          <w:marBottom w:val="0"/>
          <w:divBdr>
            <w:top w:val="none" w:sz="0" w:space="0" w:color="auto"/>
            <w:left w:val="none" w:sz="0" w:space="0" w:color="auto"/>
            <w:bottom w:val="none" w:sz="0" w:space="0" w:color="auto"/>
            <w:right w:val="none" w:sz="0" w:space="0" w:color="auto"/>
          </w:divBdr>
        </w:div>
        <w:div w:id="476537677">
          <w:marLeft w:val="640"/>
          <w:marRight w:val="0"/>
          <w:marTop w:val="0"/>
          <w:marBottom w:val="0"/>
          <w:divBdr>
            <w:top w:val="none" w:sz="0" w:space="0" w:color="auto"/>
            <w:left w:val="none" w:sz="0" w:space="0" w:color="auto"/>
            <w:bottom w:val="none" w:sz="0" w:space="0" w:color="auto"/>
            <w:right w:val="none" w:sz="0" w:space="0" w:color="auto"/>
          </w:divBdr>
        </w:div>
        <w:div w:id="1010529410">
          <w:marLeft w:val="640"/>
          <w:marRight w:val="0"/>
          <w:marTop w:val="0"/>
          <w:marBottom w:val="0"/>
          <w:divBdr>
            <w:top w:val="none" w:sz="0" w:space="0" w:color="auto"/>
            <w:left w:val="none" w:sz="0" w:space="0" w:color="auto"/>
            <w:bottom w:val="none" w:sz="0" w:space="0" w:color="auto"/>
            <w:right w:val="none" w:sz="0" w:space="0" w:color="auto"/>
          </w:divBdr>
        </w:div>
        <w:div w:id="1896382398">
          <w:marLeft w:val="640"/>
          <w:marRight w:val="0"/>
          <w:marTop w:val="0"/>
          <w:marBottom w:val="0"/>
          <w:divBdr>
            <w:top w:val="none" w:sz="0" w:space="0" w:color="auto"/>
            <w:left w:val="none" w:sz="0" w:space="0" w:color="auto"/>
            <w:bottom w:val="none" w:sz="0" w:space="0" w:color="auto"/>
            <w:right w:val="none" w:sz="0" w:space="0" w:color="auto"/>
          </w:divBdr>
        </w:div>
        <w:div w:id="1768768409">
          <w:marLeft w:val="640"/>
          <w:marRight w:val="0"/>
          <w:marTop w:val="0"/>
          <w:marBottom w:val="0"/>
          <w:divBdr>
            <w:top w:val="none" w:sz="0" w:space="0" w:color="auto"/>
            <w:left w:val="none" w:sz="0" w:space="0" w:color="auto"/>
            <w:bottom w:val="none" w:sz="0" w:space="0" w:color="auto"/>
            <w:right w:val="none" w:sz="0" w:space="0" w:color="auto"/>
          </w:divBdr>
        </w:div>
        <w:div w:id="890923815">
          <w:marLeft w:val="640"/>
          <w:marRight w:val="0"/>
          <w:marTop w:val="0"/>
          <w:marBottom w:val="0"/>
          <w:divBdr>
            <w:top w:val="none" w:sz="0" w:space="0" w:color="auto"/>
            <w:left w:val="none" w:sz="0" w:space="0" w:color="auto"/>
            <w:bottom w:val="none" w:sz="0" w:space="0" w:color="auto"/>
            <w:right w:val="none" w:sz="0" w:space="0" w:color="auto"/>
          </w:divBdr>
        </w:div>
        <w:div w:id="1078945435">
          <w:marLeft w:val="640"/>
          <w:marRight w:val="0"/>
          <w:marTop w:val="0"/>
          <w:marBottom w:val="0"/>
          <w:divBdr>
            <w:top w:val="none" w:sz="0" w:space="0" w:color="auto"/>
            <w:left w:val="none" w:sz="0" w:space="0" w:color="auto"/>
            <w:bottom w:val="none" w:sz="0" w:space="0" w:color="auto"/>
            <w:right w:val="none" w:sz="0" w:space="0" w:color="auto"/>
          </w:divBdr>
        </w:div>
        <w:div w:id="1093932778">
          <w:marLeft w:val="640"/>
          <w:marRight w:val="0"/>
          <w:marTop w:val="0"/>
          <w:marBottom w:val="0"/>
          <w:divBdr>
            <w:top w:val="none" w:sz="0" w:space="0" w:color="auto"/>
            <w:left w:val="none" w:sz="0" w:space="0" w:color="auto"/>
            <w:bottom w:val="none" w:sz="0" w:space="0" w:color="auto"/>
            <w:right w:val="none" w:sz="0" w:space="0" w:color="auto"/>
          </w:divBdr>
        </w:div>
        <w:div w:id="2077626553">
          <w:marLeft w:val="640"/>
          <w:marRight w:val="0"/>
          <w:marTop w:val="0"/>
          <w:marBottom w:val="0"/>
          <w:divBdr>
            <w:top w:val="none" w:sz="0" w:space="0" w:color="auto"/>
            <w:left w:val="none" w:sz="0" w:space="0" w:color="auto"/>
            <w:bottom w:val="none" w:sz="0" w:space="0" w:color="auto"/>
            <w:right w:val="none" w:sz="0" w:space="0" w:color="auto"/>
          </w:divBdr>
        </w:div>
        <w:div w:id="273681750">
          <w:marLeft w:val="640"/>
          <w:marRight w:val="0"/>
          <w:marTop w:val="0"/>
          <w:marBottom w:val="0"/>
          <w:divBdr>
            <w:top w:val="none" w:sz="0" w:space="0" w:color="auto"/>
            <w:left w:val="none" w:sz="0" w:space="0" w:color="auto"/>
            <w:bottom w:val="none" w:sz="0" w:space="0" w:color="auto"/>
            <w:right w:val="none" w:sz="0" w:space="0" w:color="auto"/>
          </w:divBdr>
        </w:div>
        <w:div w:id="1420249417">
          <w:marLeft w:val="640"/>
          <w:marRight w:val="0"/>
          <w:marTop w:val="0"/>
          <w:marBottom w:val="0"/>
          <w:divBdr>
            <w:top w:val="none" w:sz="0" w:space="0" w:color="auto"/>
            <w:left w:val="none" w:sz="0" w:space="0" w:color="auto"/>
            <w:bottom w:val="none" w:sz="0" w:space="0" w:color="auto"/>
            <w:right w:val="none" w:sz="0" w:space="0" w:color="auto"/>
          </w:divBdr>
        </w:div>
        <w:div w:id="330564071">
          <w:marLeft w:val="640"/>
          <w:marRight w:val="0"/>
          <w:marTop w:val="0"/>
          <w:marBottom w:val="0"/>
          <w:divBdr>
            <w:top w:val="none" w:sz="0" w:space="0" w:color="auto"/>
            <w:left w:val="none" w:sz="0" w:space="0" w:color="auto"/>
            <w:bottom w:val="none" w:sz="0" w:space="0" w:color="auto"/>
            <w:right w:val="none" w:sz="0" w:space="0" w:color="auto"/>
          </w:divBdr>
        </w:div>
        <w:div w:id="172451777">
          <w:marLeft w:val="640"/>
          <w:marRight w:val="0"/>
          <w:marTop w:val="0"/>
          <w:marBottom w:val="0"/>
          <w:divBdr>
            <w:top w:val="none" w:sz="0" w:space="0" w:color="auto"/>
            <w:left w:val="none" w:sz="0" w:space="0" w:color="auto"/>
            <w:bottom w:val="none" w:sz="0" w:space="0" w:color="auto"/>
            <w:right w:val="none" w:sz="0" w:space="0" w:color="auto"/>
          </w:divBdr>
        </w:div>
        <w:div w:id="1922522991">
          <w:marLeft w:val="640"/>
          <w:marRight w:val="0"/>
          <w:marTop w:val="0"/>
          <w:marBottom w:val="0"/>
          <w:divBdr>
            <w:top w:val="none" w:sz="0" w:space="0" w:color="auto"/>
            <w:left w:val="none" w:sz="0" w:space="0" w:color="auto"/>
            <w:bottom w:val="none" w:sz="0" w:space="0" w:color="auto"/>
            <w:right w:val="none" w:sz="0" w:space="0" w:color="auto"/>
          </w:divBdr>
        </w:div>
        <w:div w:id="1563324383">
          <w:marLeft w:val="640"/>
          <w:marRight w:val="0"/>
          <w:marTop w:val="0"/>
          <w:marBottom w:val="0"/>
          <w:divBdr>
            <w:top w:val="none" w:sz="0" w:space="0" w:color="auto"/>
            <w:left w:val="none" w:sz="0" w:space="0" w:color="auto"/>
            <w:bottom w:val="none" w:sz="0" w:space="0" w:color="auto"/>
            <w:right w:val="none" w:sz="0" w:space="0" w:color="auto"/>
          </w:divBdr>
        </w:div>
        <w:div w:id="1632635088">
          <w:marLeft w:val="640"/>
          <w:marRight w:val="0"/>
          <w:marTop w:val="0"/>
          <w:marBottom w:val="0"/>
          <w:divBdr>
            <w:top w:val="none" w:sz="0" w:space="0" w:color="auto"/>
            <w:left w:val="none" w:sz="0" w:space="0" w:color="auto"/>
            <w:bottom w:val="none" w:sz="0" w:space="0" w:color="auto"/>
            <w:right w:val="none" w:sz="0" w:space="0" w:color="auto"/>
          </w:divBdr>
        </w:div>
        <w:div w:id="1629968118">
          <w:marLeft w:val="640"/>
          <w:marRight w:val="0"/>
          <w:marTop w:val="0"/>
          <w:marBottom w:val="0"/>
          <w:divBdr>
            <w:top w:val="none" w:sz="0" w:space="0" w:color="auto"/>
            <w:left w:val="none" w:sz="0" w:space="0" w:color="auto"/>
            <w:bottom w:val="none" w:sz="0" w:space="0" w:color="auto"/>
            <w:right w:val="none" w:sz="0" w:space="0" w:color="auto"/>
          </w:divBdr>
        </w:div>
        <w:div w:id="714701737">
          <w:marLeft w:val="640"/>
          <w:marRight w:val="0"/>
          <w:marTop w:val="0"/>
          <w:marBottom w:val="0"/>
          <w:divBdr>
            <w:top w:val="none" w:sz="0" w:space="0" w:color="auto"/>
            <w:left w:val="none" w:sz="0" w:space="0" w:color="auto"/>
            <w:bottom w:val="none" w:sz="0" w:space="0" w:color="auto"/>
            <w:right w:val="none" w:sz="0" w:space="0" w:color="auto"/>
          </w:divBdr>
        </w:div>
        <w:div w:id="1370229033">
          <w:marLeft w:val="640"/>
          <w:marRight w:val="0"/>
          <w:marTop w:val="0"/>
          <w:marBottom w:val="0"/>
          <w:divBdr>
            <w:top w:val="none" w:sz="0" w:space="0" w:color="auto"/>
            <w:left w:val="none" w:sz="0" w:space="0" w:color="auto"/>
            <w:bottom w:val="none" w:sz="0" w:space="0" w:color="auto"/>
            <w:right w:val="none" w:sz="0" w:space="0" w:color="auto"/>
          </w:divBdr>
        </w:div>
        <w:div w:id="128062223">
          <w:marLeft w:val="640"/>
          <w:marRight w:val="0"/>
          <w:marTop w:val="0"/>
          <w:marBottom w:val="0"/>
          <w:divBdr>
            <w:top w:val="none" w:sz="0" w:space="0" w:color="auto"/>
            <w:left w:val="none" w:sz="0" w:space="0" w:color="auto"/>
            <w:bottom w:val="none" w:sz="0" w:space="0" w:color="auto"/>
            <w:right w:val="none" w:sz="0" w:space="0" w:color="auto"/>
          </w:divBdr>
        </w:div>
        <w:div w:id="262149192">
          <w:marLeft w:val="640"/>
          <w:marRight w:val="0"/>
          <w:marTop w:val="0"/>
          <w:marBottom w:val="0"/>
          <w:divBdr>
            <w:top w:val="none" w:sz="0" w:space="0" w:color="auto"/>
            <w:left w:val="none" w:sz="0" w:space="0" w:color="auto"/>
            <w:bottom w:val="none" w:sz="0" w:space="0" w:color="auto"/>
            <w:right w:val="none" w:sz="0" w:space="0" w:color="auto"/>
          </w:divBdr>
        </w:div>
        <w:div w:id="495532741">
          <w:marLeft w:val="640"/>
          <w:marRight w:val="0"/>
          <w:marTop w:val="0"/>
          <w:marBottom w:val="0"/>
          <w:divBdr>
            <w:top w:val="none" w:sz="0" w:space="0" w:color="auto"/>
            <w:left w:val="none" w:sz="0" w:space="0" w:color="auto"/>
            <w:bottom w:val="none" w:sz="0" w:space="0" w:color="auto"/>
            <w:right w:val="none" w:sz="0" w:space="0" w:color="auto"/>
          </w:divBdr>
        </w:div>
        <w:div w:id="1807163101">
          <w:marLeft w:val="640"/>
          <w:marRight w:val="0"/>
          <w:marTop w:val="0"/>
          <w:marBottom w:val="0"/>
          <w:divBdr>
            <w:top w:val="none" w:sz="0" w:space="0" w:color="auto"/>
            <w:left w:val="none" w:sz="0" w:space="0" w:color="auto"/>
            <w:bottom w:val="none" w:sz="0" w:space="0" w:color="auto"/>
            <w:right w:val="none" w:sz="0" w:space="0" w:color="auto"/>
          </w:divBdr>
        </w:div>
        <w:div w:id="1685858357">
          <w:marLeft w:val="640"/>
          <w:marRight w:val="0"/>
          <w:marTop w:val="0"/>
          <w:marBottom w:val="0"/>
          <w:divBdr>
            <w:top w:val="none" w:sz="0" w:space="0" w:color="auto"/>
            <w:left w:val="none" w:sz="0" w:space="0" w:color="auto"/>
            <w:bottom w:val="none" w:sz="0" w:space="0" w:color="auto"/>
            <w:right w:val="none" w:sz="0" w:space="0" w:color="auto"/>
          </w:divBdr>
        </w:div>
        <w:div w:id="995962378">
          <w:marLeft w:val="640"/>
          <w:marRight w:val="0"/>
          <w:marTop w:val="0"/>
          <w:marBottom w:val="0"/>
          <w:divBdr>
            <w:top w:val="none" w:sz="0" w:space="0" w:color="auto"/>
            <w:left w:val="none" w:sz="0" w:space="0" w:color="auto"/>
            <w:bottom w:val="none" w:sz="0" w:space="0" w:color="auto"/>
            <w:right w:val="none" w:sz="0" w:space="0" w:color="auto"/>
          </w:divBdr>
        </w:div>
        <w:div w:id="853424273">
          <w:marLeft w:val="640"/>
          <w:marRight w:val="0"/>
          <w:marTop w:val="0"/>
          <w:marBottom w:val="0"/>
          <w:divBdr>
            <w:top w:val="none" w:sz="0" w:space="0" w:color="auto"/>
            <w:left w:val="none" w:sz="0" w:space="0" w:color="auto"/>
            <w:bottom w:val="none" w:sz="0" w:space="0" w:color="auto"/>
            <w:right w:val="none" w:sz="0" w:space="0" w:color="auto"/>
          </w:divBdr>
        </w:div>
        <w:div w:id="1903442071">
          <w:marLeft w:val="640"/>
          <w:marRight w:val="0"/>
          <w:marTop w:val="0"/>
          <w:marBottom w:val="0"/>
          <w:divBdr>
            <w:top w:val="none" w:sz="0" w:space="0" w:color="auto"/>
            <w:left w:val="none" w:sz="0" w:space="0" w:color="auto"/>
            <w:bottom w:val="none" w:sz="0" w:space="0" w:color="auto"/>
            <w:right w:val="none" w:sz="0" w:space="0" w:color="auto"/>
          </w:divBdr>
        </w:div>
      </w:divsChild>
    </w:div>
    <w:div w:id="804860507">
      <w:marLeft w:val="0"/>
      <w:marRight w:val="0"/>
      <w:marTop w:val="0"/>
      <w:marBottom w:val="0"/>
      <w:divBdr>
        <w:top w:val="none" w:sz="0" w:space="0" w:color="auto"/>
        <w:left w:val="none" w:sz="0" w:space="0" w:color="auto"/>
        <w:bottom w:val="none" w:sz="0" w:space="0" w:color="auto"/>
        <w:right w:val="none" w:sz="0" w:space="0" w:color="auto"/>
      </w:divBdr>
    </w:div>
    <w:div w:id="805468195">
      <w:bodyDiv w:val="1"/>
      <w:marLeft w:val="0"/>
      <w:marRight w:val="0"/>
      <w:marTop w:val="0"/>
      <w:marBottom w:val="0"/>
      <w:divBdr>
        <w:top w:val="none" w:sz="0" w:space="0" w:color="auto"/>
        <w:left w:val="none" w:sz="0" w:space="0" w:color="auto"/>
        <w:bottom w:val="none" w:sz="0" w:space="0" w:color="auto"/>
        <w:right w:val="none" w:sz="0" w:space="0" w:color="auto"/>
      </w:divBdr>
      <w:divsChild>
        <w:div w:id="71321795">
          <w:marLeft w:val="640"/>
          <w:marRight w:val="0"/>
          <w:marTop w:val="0"/>
          <w:marBottom w:val="0"/>
          <w:divBdr>
            <w:top w:val="none" w:sz="0" w:space="0" w:color="auto"/>
            <w:left w:val="none" w:sz="0" w:space="0" w:color="auto"/>
            <w:bottom w:val="none" w:sz="0" w:space="0" w:color="auto"/>
            <w:right w:val="none" w:sz="0" w:space="0" w:color="auto"/>
          </w:divBdr>
        </w:div>
        <w:div w:id="77482455">
          <w:marLeft w:val="640"/>
          <w:marRight w:val="0"/>
          <w:marTop w:val="0"/>
          <w:marBottom w:val="0"/>
          <w:divBdr>
            <w:top w:val="none" w:sz="0" w:space="0" w:color="auto"/>
            <w:left w:val="none" w:sz="0" w:space="0" w:color="auto"/>
            <w:bottom w:val="none" w:sz="0" w:space="0" w:color="auto"/>
            <w:right w:val="none" w:sz="0" w:space="0" w:color="auto"/>
          </w:divBdr>
        </w:div>
        <w:div w:id="92555571">
          <w:marLeft w:val="640"/>
          <w:marRight w:val="0"/>
          <w:marTop w:val="0"/>
          <w:marBottom w:val="0"/>
          <w:divBdr>
            <w:top w:val="none" w:sz="0" w:space="0" w:color="auto"/>
            <w:left w:val="none" w:sz="0" w:space="0" w:color="auto"/>
            <w:bottom w:val="none" w:sz="0" w:space="0" w:color="auto"/>
            <w:right w:val="none" w:sz="0" w:space="0" w:color="auto"/>
          </w:divBdr>
        </w:div>
        <w:div w:id="144469964">
          <w:marLeft w:val="640"/>
          <w:marRight w:val="0"/>
          <w:marTop w:val="0"/>
          <w:marBottom w:val="0"/>
          <w:divBdr>
            <w:top w:val="none" w:sz="0" w:space="0" w:color="auto"/>
            <w:left w:val="none" w:sz="0" w:space="0" w:color="auto"/>
            <w:bottom w:val="none" w:sz="0" w:space="0" w:color="auto"/>
            <w:right w:val="none" w:sz="0" w:space="0" w:color="auto"/>
          </w:divBdr>
        </w:div>
        <w:div w:id="180822013">
          <w:marLeft w:val="640"/>
          <w:marRight w:val="0"/>
          <w:marTop w:val="0"/>
          <w:marBottom w:val="0"/>
          <w:divBdr>
            <w:top w:val="none" w:sz="0" w:space="0" w:color="auto"/>
            <w:left w:val="none" w:sz="0" w:space="0" w:color="auto"/>
            <w:bottom w:val="none" w:sz="0" w:space="0" w:color="auto"/>
            <w:right w:val="none" w:sz="0" w:space="0" w:color="auto"/>
          </w:divBdr>
        </w:div>
        <w:div w:id="266280889">
          <w:marLeft w:val="640"/>
          <w:marRight w:val="0"/>
          <w:marTop w:val="0"/>
          <w:marBottom w:val="0"/>
          <w:divBdr>
            <w:top w:val="none" w:sz="0" w:space="0" w:color="auto"/>
            <w:left w:val="none" w:sz="0" w:space="0" w:color="auto"/>
            <w:bottom w:val="none" w:sz="0" w:space="0" w:color="auto"/>
            <w:right w:val="none" w:sz="0" w:space="0" w:color="auto"/>
          </w:divBdr>
        </w:div>
        <w:div w:id="360863167">
          <w:marLeft w:val="640"/>
          <w:marRight w:val="0"/>
          <w:marTop w:val="0"/>
          <w:marBottom w:val="0"/>
          <w:divBdr>
            <w:top w:val="none" w:sz="0" w:space="0" w:color="auto"/>
            <w:left w:val="none" w:sz="0" w:space="0" w:color="auto"/>
            <w:bottom w:val="none" w:sz="0" w:space="0" w:color="auto"/>
            <w:right w:val="none" w:sz="0" w:space="0" w:color="auto"/>
          </w:divBdr>
        </w:div>
        <w:div w:id="370151508">
          <w:marLeft w:val="640"/>
          <w:marRight w:val="0"/>
          <w:marTop w:val="0"/>
          <w:marBottom w:val="0"/>
          <w:divBdr>
            <w:top w:val="none" w:sz="0" w:space="0" w:color="auto"/>
            <w:left w:val="none" w:sz="0" w:space="0" w:color="auto"/>
            <w:bottom w:val="none" w:sz="0" w:space="0" w:color="auto"/>
            <w:right w:val="none" w:sz="0" w:space="0" w:color="auto"/>
          </w:divBdr>
        </w:div>
        <w:div w:id="440880729">
          <w:marLeft w:val="640"/>
          <w:marRight w:val="0"/>
          <w:marTop w:val="0"/>
          <w:marBottom w:val="0"/>
          <w:divBdr>
            <w:top w:val="none" w:sz="0" w:space="0" w:color="auto"/>
            <w:left w:val="none" w:sz="0" w:space="0" w:color="auto"/>
            <w:bottom w:val="none" w:sz="0" w:space="0" w:color="auto"/>
            <w:right w:val="none" w:sz="0" w:space="0" w:color="auto"/>
          </w:divBdr>
        </w:div>
        <w:div w:id="448594089">
          <w:marLeft w:val="640"/>
          <w:marRight w:val="0"/>
          <w:marTop w:val="0"/>
          <w:marBottom w:val="0"/>
          <w:divBdr>
            <w:top w:val="none" w:sz="0" w:space="0" w:color="auto"/>
            <w:left w:val="none" w:sz="0" w:space="0" w:color="auto"/>
            <w:bottom w:val="none" w:sz="0" w:space="0" w:color="auto"/>
            <w:right w:val="none" w:sz="0" w:space="0" w:color="auto"/>
          </w:divBdr>
        </w:div>
        <w:div w:id="477041793">
          <w:marLeft w:val="640"/>
          <w:marRight w:val="0"/>
          <w:marTop w:val="0"/>
          <w:marBottom w:val="0"/>
          <w:divBdr>
            <w:top w:val="none" w:sz="0" w:space="0" w:color="auto"/>
            <w:left w:val="none" w:sz="0" w:space="0" w:color="auto"/>
            <w:bottom w:val="none" w:sz="0" w:space="0" w:color="auto"/>
            <w:right w:val="none" w:sz="0" w:space="0" w:color="auto"/>
          </w:divBdr>
        </w:div>
        <w:div w:id="512694797">
          <w:marLeft w:val="640"/>
          <w:marRight w:val="0"/>
          <w:marTop w:val="0"/>
          <w:marBottom w:val="0"/>
          <w:divBdr>
            <w:top w:val="none" w:sz="0" w:space="0" w:color="auto"/>
            <w:left w:val="none" w:sz="0" w:space="0" w:color="auto"/>
            <w:bottom w:val="none" w:sz="0" w:space="0" w:color="auto"/>
            <w:right w:val="none" w:sz="0" w:space="0" w:color="auto"/>
          </w:divBdr>
        </w:div>
        <w:div w:id="562519912">
          <w:marLeft w:val="640"/>
          <w:marRight w:val="0"/>
          <w:marTop w:val="0"/>
          <w:marBottom w:val="0"/>
          <w:divBdr>
            <w:top w:val="none" w:sz="0" w:space="0" w:color="auto"/>
            <w:left w:val="none" w:sz="0" w:space="0" w:color="auto"/>
            <w:bottom w:val="none" w:sz="0" w:space="0" w:color="auto"/>
            <w:right w:val="none" w:sz="0" w:space="0" w:color="auto"/>
          </w:divBdr>
        </w:div>
        <w:div w:id="601960689">
          <w:marLeft w:val="640"/>
          <w:marRight w:val="0"/>
          <w:marTop w:val="0"/>
          <w:marBottom w:val="0"/>
          <w:divBdr>
            <w:top w:val="none" w:sz="0" w:space="0" w:color="auto"/>
            <w:left w:val="none" w:sz="0" w:space="0" w:color="auto"/>
            <w:bottom w:val="none" w:sz="0" w:space="0" w:color="auto"/>
            <w:right w:val="none" w:sz="0" w:space="0" w:color="auto"/>
          </w:divBdr>
        </w:div>
        <w:div w:id="606498462">
          <w:marLeft w:val="640"/>
          <w:marRight w:val="0"/>
          <w:marTop w:val="0"/>
          <w:marBottom w:val="0"/>
          <w:divBdr>
            <w:top w:val="none" w:sz="0" w:space="0" w:color="auto"/>
            <w:left w:val="none" w:sz="0" w:space="0" w:color="auto"/>
            <w:bottom w:val="none" w:sz="0" w:space="0" w:color="auto"/>
            <w:right w:val="none" w:sz="0" w:space="0" w:color="auto"/>
          </w:divBdr>
        </w:div>
        <w:div w:id="639462060">
          <w:marLeft w:val="640"/>
          <w:marRight w:val="0"/>
          <w:marTop w:val="0"/>
          <w:marBottom w:val="0"/>
          <w:divBdr>
            <w:top w:val="none" w:sz="0" w:space="0" w:color="auto"/>
            <w:left w:val="none" w:sz="0" w:space="0" w:color="auto"/>
            <w:bottom w:val="none" w:sz="0" w:space="0" w:color="auto"/>
            <w:right w:val="none" w:sz="0" w:space="0" w:color="auto"/>
          </w:divBdr>
        </w:div>
        <w:div w:id="729495089">
          <w:marLeft w:val="640"/>
          <w:marRight w:val="0"/>
          <w:marTop w:val="0"/>
          <w:marBottom w:val="0"/>
          <w:divBdr>
            <w:top w:val="none" w:sz="0" w:space="0" w:color="auto"/>
            <w:left w:val="none" w:sz="0" w:space="0" w:color="auto"/>
            <w:bottom w:val="none" w:sz="0" w:space="0" w:color="auto"/>
            <w:right w:val="none" w:sz="0" w:space="0" w:color="auto"/>
          </w:divBdr>
        </w:div>
        <w:div w:id="785588611">
          <w:marLeft w:val="640"/>
          <w:marRight w:val="0"/>
          <w:marTop w:val="0"/>
          <w:marBottom w:val="0"/>
          <w:divBdr>
            <w:top w:val="none" w:sz="0" w:space="0" w:color="auto"/>
            <w:left w:val="none" w:sz="0" w:space="0" w:color="auto"/>
            <w:bottom w:val="none" w:sz="0" w:space="0" w:color="auto"/>
            <w:right w:val="none" w:sz="0" w:space="0" w:color="auto"/>
          </w:divBdr>
        </w:div>
        <w:div w:id="797458700">
          <w:marLeft w:val="640"/>
          <w:marRight w:val="0"/>
          <w:marTop w:val="0"/>
          <w:marBottom w:val="0"/>
          <w:divBdr>
            <w:top w:val="none" w:sz="0" w:space="0" w:color="auto"/>
            <w:left w:val="none" w:sz="0" w:space="0" w:color="auto"/>
            <w:bottom w:val="none" w:sz="0" w:space="0" w:color="auto"/>
            <w:right w:val="none" w:sz="0" w:space="0" w:color="auto"/>
          </w:divBdr>
        </w:div>
        <w:div w:id="815994296">
          <w:marLeft w:val="640"/>
          <w:marRight w:val="0"/>
          <w:marTop w:val="0"/>
          <w:marBottom w:val="0"/>
          <w:divBdr>
            <w:top w:val="none" w:sz="0" w:space="0" w:color="auto"/>
            <w:left w:val="none" w:sz="0" w:space="0" w:color="auto"/>
            <w:bottom w:val="none" w:sz="0" w:space="0" w:color="auto"/>
            <w:right w:val="none" w:sz="0" w:space="0" w:color="auto"/>
          </w:divBdr>
        </w:div>
        <w:div w:id="881097276">
          <w:marLeft w:val="640"/>
          <w:marRight w:val="0"/>
          <w:marTop w:val="0"/>
          <w:marBottom w:val="0"/>
          <w:divBdr>
            <w:top w:val="none" w:sz="0" w:space="0" w:color="auto"/>
            <w:left w:val="none" w:sz="0" w:space="0" w:color="auto"/>
            <w:bottom w:val="none" w:sz="0" w:space="0" w:color="auto"/>
            <w:right w:val="none" w:sz="0" w:space="0" w:color="auto"/>
          </w:divBdr>
        </w:div>
        <w:div w:id="900408217">
          <w:marLeft w:val="640"/>
          <w:marRight w:val="0"/>
          <w:marTop w:val="0"/>
          <w:marBottom w:val="0"/>
          <w:divBdr>
            <w:top w:val="none" w:sz="0" w:space="0" w:color="auto"/>
            <w:left w:val="none" w:sz="0" w:space="0" w:color="auto"/>
            <w:bottom w:val="none" w:sz="0" w:space="0" w:color="auto"/>
            <w:right w:val="none" w:sz="0" w:space="0" w:color="auto"/>
          </w:divBdr>
        </w:div>
        <w:div w:id="902716205">
          <w:marLeft w:val="640"/>
          <w:marRight w:val="0"/>
          <w:marTop w:val="0"/>
          <w:marBottom w:val="0"/>
          <w:divBdr>
            <w:top w:val="none" w:sz="0" w:space="0" w:color="auto"/>
            <w:left w:val="none" w:sz="0" w:space="0" w:color="auto"/>
            <w:bottom w:val="none" w:sz="0" w:space="0" w:color="auto"/>
            <w:right w:val="none" w:sz="0" w:space="0" w:color="auto"/>
          </w:divBdr>
        </w:div>
        <w:div w:id="923875034">
          <w:marLeft w:val="640"/>
          <w:marRight w:val="0"/>
          <w:marTop w:val="0"/>
          <w:marBottom w:val="0"/>
          <w:divBdr>
            <w:top w:val="none" w:sz="0" w:space="0" w:color="auto"/>
            <w:left w:val="none" w:sz="0" w:space="0" w:color="auto"/>
            <w:bottom w:val="none" w:sz="0" w:space="0" w:color="auto"/>
            <w:right w:val="none" w:sz="0" w:space="0" w:color="auto"/>
          </w:divBdr>
        </w:div>
        <w:div w:id="1054620687">
          <w:marLeft w:val="640"/>
          <w:marRight w:val="0"/>
          <w:marTop w:val="0"/>
          <w:marBottom w:val="0"/>
          <w:divBdr>
            <w:top w:val="none" w:sz="0" w:space="0" w:color="auto"/>
            <w:left w:val="none" w:sz="0" w:space="0" w:color="auto"/>
            <w:bottom w:val="none" w:sz="0" w:space="0" w:color="auto"/>
            <w:right w:val="none" w:sz="0" w:space="0" w:color="auto"/>
          </w:divBdr>
        </w:div>
        <w:div w:id="1072194667">
          <w:marLeft w:val="640"/>
          <w:marRight w:val="0"/>
          <w:marTop w:val="0"/>
          <w:marBottom w:val="0"/>
          <w:divBdr>
            <w:top w:val="none" w:sz="0" w:space="0" w:color="auto"/>
            <w:left w:val="none" w:sz="0" w:space="0" w:color="auto"/>
            <w:bottom w:val="none" w:sz="0" w:space="0" w:color="auto"/>
            <w:right w:val="none" w:sz="0" w:space="0" w:color="auto"/>
          </w:divBdr>
        </w:div>
        <w:div w:id="1086609592">
          <w:marLeft w:val="640"/>
          <w:marRight w:val="0"/>
          <w:marTop w:val="0"/>
          <w:marBottom w:val="0"/>
          <w:divBdr>
            <w:top w:val="none" w:sz="0" w:space="0" w:color="auto"/>
            <w:left w:val="none" w:sz="0" w:space="0" w:color="auto"/>
            <w:bottom w:val="none" w:sz="0" w:space="0" w:color="auto"/>
            <w:right w:val="none" w:sz="0" w:space="0" w:color="auto"/>
          </w:divBdr>
        </w:div>
        <w:div w:id="1122848374">
          <w:marLeft w:val="640"/>
          <w:marRight w:val="0"/>
          <w:marTop w:val="0"/>
          <w:marBottom w:val="0"/>
          <w:divBdr>
            <w:top w:val="none" w:sz="0" w:space="0" w:color="auto"/>
            <w:left w:val="none" w:sz="0" w:space="0" w:color="auto"/>
            <w:bottom w:val="none" w:sz="0" w:space="0" w:color="auto"/>
            <w:right w:val="none" w:sz="0" w:space="0" w:color="auto"/>
          </w:divBdr>
        </w:div>
        <w:div w:id="1192647138">
          <w:marLeft w:val="640"/>
          <w:marRight w:val="0"/>
          <w:marTop w:val="0"/>
          <w:marBottom w:val="0"/>
          <w:divBdr>
            <w:top w:val="none" w:sz="0" w:space="0" w:color="auto"/>
            <w:left w:val="none" w:sz="0" w:space="0" w:color="auto"/>
            <w:bottom w:val="none" w:sz="0" w:space="0" w:color="auto"/>
            <w:right w:val="none" w:sz="0" w:space="0" w:color="auto"/>
          </w:divBdr>
        </w:div>
        <w:div w:id="1239093447">
          <w:marLeft w:val="640"/>
          <w:marRight w:val="0"/>
          <w:marTop w:val="0"/>
          <w:marBottom w:val="0"/>
          <w:divBdr>
            <w:top w:val="none" w:sz="0" w:space="0" w:color="auto"/>
            <w:left w:val="none" w:sz="0" w:space="0" w:color="auto"/>
            <w:bottom w:val="none" w:sz="0" w:space="0" w:color="auto"/>
            <w:right w:val="none" w:sz="0" w:space="0" w:color="auto"/>
          </w:divBdr>
        </w:div>
        <w:div w:id="1262758262">
          <w:marLeft w:val="640"/>
          <w:marRight w:val="0"/>
          <w:marTop w:val="0"/>
          <w:marBottom w:val="0"/>
          <w:divBdr>
            <w:top w:val="none" w:sz="0" w:space="0" w:color="auto"/>
            <w:left w:val="none" w:sz="0" w:space="0" w:color="auto"/>
            <w:bottom w:val="none" w:sz="0" w:space="0" w:color="auto"/>
            <w:right w:val="none" w:sz="0" w:space="0" w:color="auto"/>
          </w:divBdr>
        </w:div>
        <w:div w:id="1340110821">
          <w:marLeft w:val="640"/>
          <w:marRight w:val="0"/>
          <w:marTop w:val="0"/>
          <w:marBottom w:val="0"/>
          <w:divBdr>
            <w:top w:val="none" w:sz="0" w:space="0" w:color="auto"/>
            <w:left w:val="none" w:sz="0" w:space="0" w:color="auto"/>
            <w:bottom w:val="none" w:sz="0" w:space="0" w:color="auto"/>
            <w:right w:val="none" w:sz="0" w:space="0" w:color="auto"/>
          </w:divBdr>
        </w:div>
        <w:div w:id="1354185435">
          <w:marLeft w:val="640"/>
          <w:marRight w:val="0"/>
          <w:marTop w:val="0"/>
          <w:marBottom w:val="0"/>
          <w:divBdr>
            <w:top w:val="none" w:sz="0" w:space="0" w:color="auto"/>
            <w:left w:val="none" w:sz="0" w:space="0" w:color="auto"/>
            <w:bottom w:val="none" w:sz="0" w:space="0" w:color="auto"/>
            <w:right w:val="none" w:sz="0" w:space="0" w:color="auto"/>
          </w:divBdr>
        </w:div>
        <w:div w:id="1379813481">
          <w:marLeft w:val="640"/>
          <w:marRight w:val="0"/>
          <w:marTop w:val="0"/>
          <w:marBottom w:val="0"/>
          <w:divBdr>
            <w:top w:val="none" w:sz="0" w:space="0" w:color="auto"/>
            <w:left w:val="none" w:sz="0" w:space="0" w:color="auto"/>
            <w:bottom w:val="none" w:sz="0" w:space="0" w:color="auto"/>
            <w:right w:val="none" w:sz="0" w:space="0" w:color="auto"/>
          </w:divBdr>
        </w:div>
        <w:div w:id="1411846523">
          <w:marLeft w:val="640"/>
          <w:marRight w:val="0"/>
          <w:marTop w:val="0"/>
          <w:marBottom w:val="0"/>
          <w:divBdr>
            <w:top w:val="none" w:sz="0" w:space="0" w:color="auto"/>
            <w:left w:val="none" w:sz="0" w:space="0" w:color="auto"/>
            <w:bottom w:val="none" w:sz="0" w:space="0" w:color="auto"/>
            <w:right w:val="none" w:sz="0" w:space="0" w:color="auto"/>
          </w:divBdr>
        </w:div>
        <w:div w:id="1441417116">
          <w:marLeft w:val="640"/>
          <w:marRight w:val="0"/>
          <w:marTop w:val="0"/>
          <w:marBottom w:val="0"/>
          <w:divBdr>
            <w:top w:val="none" w:sz="0" w:space="0" w:color="auto"/>
            <w:left w:val="none" w:sz="0" w:space="0" w:color="auto"/>
            <w:bottom w:val="none" w:sz="0" w:space="0" w:color="auto"/>
            <w:right w:val="none" w:sz="0" w:space="0" w:color="auto"/>
          </w:divBdr>
        </w:div>
        <w:div w:id="1447387529">
          <w:marLeft w:val="640"/>
          <w:marRight w:val="0"/>
          <w:marTop w:val="0"/>
          <w:marBottom w:val="0"/>
          <w:divBdr>
            <w:top w:val="none" w:sz="0" w:space="0" w:color="auto"/>
            <w:left w:val="none" w:sz="0" w:space="0" w:color="auto"/>
            <w:bottom w:val="none" w:sz="0" w:space="0" w:color="auto"/>
            <w:right w:val="none" w:sz="0" w:space="0" w:color="auto"/>
          </w:divBdr>
        </w:div>
        <w:div w:id="1512069510">
          <w:marLeft w:val="640"/>
          <w:marRight w:val="0"/>
          <w:marTop w:val="0"/>
          <w:marBottom w:val="0"/>
          <w:divBdr>
            <w:top w:val="none" w:sz="0" w:space="0" w:color="auto"/>
            <w:left w:val="none" w:sz="0" w:space="0" w:color="auto"/>
            <w:bottom w:val="none" w:sz="0" w:space="0" w:color="auto"/>
            <w:right w:val="none" w:sz="0" w:space="0" w:color="auto"/>
          </w:divBdr>
        </w:div>
        <w:div w:id="1596860705">
          <w:marLeft w:val="640"/>
          <w:marRight w:val="0"/>
          <w:marTop w:val="0"/>
          <w:marBottom w:val="0"/>
          <w:divBdr>
            <w:top w:val="none" w:sz="0" w:space="0" w:color="auto"/>
            <w:left w:val="none" w:sz="0" w:space="0" w:color="auto"/>
            <w:bottom w:val="none" w:sz="0" w:space="0" w:color="auto"/>
            <w:right w:val="none" w:sz="0" w:space="0" w:color="auto"/>
          </w:divBdr>
        </w:div>
        <w:div w:id="1668823365">
          <w:marLeft w:val="640"/>
          <w:marRight w:val="0"/>
          <w:marTop w:val="0"/>
          <w:marBottom w:val="0"/>
          <w:divBdr>
            <w:top w:val="none" w:sz="0" w:space="0" w:color="auto"/>
            <w:left w:val="none" w:sz="0" w:space="0" w:color="auto"/>
            <w:bottom w:val="none" w:sz="0" w:space="0" w:color="auto"/>
            <w:right w:val="none" w:sz="0" w:space="0" w:color="auto"/>
          </w:divBdr>
        </w:div>
        <w:div w:id="1935045567">
          <w:marLeft w:val="640"/>
          <w:marRight w:val="0"/>
          <w:marTop w:val="0"/>
          <w:marBottom w:val="0"/>
          <w:divBdr>
            <w:top w:val="none" w:sz="0" w:space="0" w:color="auto"/>
            <w:left w:val="none" w:sz="0" w:space="0" w:color="auto"/>
            <w:bottom w:val="none" w:sz="0" w:space="0" w:color="auto"/>
            <w:right w:val="none" w:sz="0" w:space="0" w:color="auto"/>
          </w:divBdr>
        </w:div>
        <w:div w:id="2036618425">
          <w:marLeft w:val="640"/>
          <w:marRight w:val="0"/>
          <w:marTop w:val="0"/>
          <w:marBottom w:val="0"/>
          <w:divBdr>
            <w:top w:val="none" w:sz="0" w:space="0" w:color="auto"/>
            <w:left w:val="none" w:sz="0" w:space="0" w:color="auto"/>
            <w:bottom w:val="none" w:sz="0" w:space="0" w:color="auto"/>
            <w:right w:val="none" w:sz="0" w:space="0" w:color="auto"/>
          </w:divBdr>
        </w:div>
        <w:div w:id="2103913543">
          <w:marLeft w:val="640"/>
          <w:marRight w:val="0"/>
          <w:marTop w:val="0"/>
          <w:marBottom w:val="0"/>
          <w:divBdr>
            <w:top w:val="none" w:sz="0" w:space="0" w:color="auto"/>
            <w:left w:val="none" w:sz="0" w:space="0" w:color="auto"/>
            <w:bottom w:val="none" w:sz="0" w:space="0" w:color="auto"/>
            <w:right w:val="none" w:sz="0" w:space="0" w:color="auto"/>
          </w:divBdr>
        </w:div>
      </w:divsChild>
    </w:div>
    <w:div w:id="809324611">
      <w:bodyDiv w:val="1"/>
      <w:marLeft w:val="0"/>
      <w:marRight w:val="0"/>
      <w:marTop w:val="0"/>
      <w:marBottom w:val="0"/>
      <w:divBdr>
        <w:top w:val="none" w:sz="0" w:space="0" w:color="auto"/>
        <w:left w:val="none" w:sz="0" w:space="0" w:color="auto"/>
        <w:bottom w:val="none" w:sz="0" w:space="0" w:color="auto"/>
        <w:right w:val="none" w:sz="0" w:space="0" w:color="auto"/>
      </w:divBdr>
      <w:divsChild>
        <w:div w:id="854001083">
          <w:marLeft w:val="640"/>
          <w:marRight w:val="0"/>
          <w:marTop w:val="0"/>
          <w:marBottom w:val="0"/>
          <w:divBdr>
            <w:top w:val="none" w:sz="0" w:space="0" w:color="auto"/>
            <w:left w:val="none" w:sz="0" w:space="0" w:color="auto"/>
            <w:bottom w:val="none" w:sz="0" w:space="0" w:color="auto"/>
            <w:right w:val="none" w:sz="0" w:space="0" w:color="auto"/>
          </w:divBdr>
        </w:div>
        <w:div w:id="336200805">
          <w:marLeft w:val="640"/>
          <w:marRight w:val="0"/>
          <w:marTop w:val="0"/>
          <w:marBottom w:val="0"/>
          <w:divBdr>
            <w:top w:val="none" w:sz="0" w:space="0" w:color="auto"/>
            <w:left w:val="none" w:sz="0" w:space="0" w:color="auto"/>
            <w:bottom w:val="none" w:sz="0" w:space="0" w:color="auto"/>
            <w:right w:val="none" w:sz="0" w:space="0" w:color="auto"/>
          </w:divBdr>
        </w:div>
        <w:div w:id="1823498492">
          <w:marLeft w:val="640"/>
          <w:marRight w:val="0"/>
          <w:marTop w:val="0"/>
          <w:marBottom w:val="0"/>
          <w:divBdr>
            <w:top w:val="none" w:sz="0" w:space="0" w:color="auto"/>
            <w:left w:val="none" w:sz="0" w:space="0" w:color="auto"/>
            <w:bottom w:val="none" w:sz="0" w:space="0" w:color="auto"/>
            <w:right w:val="none" w:sz="0" w:space="0" w:color="auto"/>
          </w:divBdr>
        </w:div>
        <w:div w:id="105275291">
          <w:marLeft w:val="640"/>
          <w:marRight w:val="0"/>
          <w:marTop w:val="0"/>
          <w:marBottom w:val="0"/>
          <w:divBdr>
            <w:top w:val="none" w:sz="0" w:space="0" w:color="auto"/>
            <w:left w:val="none" w:sz="0" w:space="0" w:color="auto"/>
            <w:bottom w:val="none" w:sz="0" w:space="0" w:color="auto"/>
            <w:right w:val="none" w:sz="0" w:space="0" w:color="auto"/>
          </w:divBdr>
        </w:div>
        <w:div w:id="263193808">
          <w:marLeft w:val="640"/>
          <w:marRight w:val="0"/>
          <w:marTop w:val="0"/>
          <w:marBottom w:val="0"/>
          <w:divBdr>
            <w:top w:val="none" w:sz="0" w:space="0" w:color="auto"/>
            <w:left w:val="none" w:sz="0" w:space="0" w:color="auto"/>
            <w:bottom w:val="none" w:sz="0" w:space="0" w:color="auto"/>
            <w:right w:val="none" w:sz="0" w:space="0" w:color="auto"/>
          </w:divBdr>
        </w:div>
        <w:div w:id="497188292">
          <w:marLeft w:val="640"/>
          <w:marRight w:val="0"/>
          <w:marTop w:val="0"/>
          <w:marBottom w:val="0"/>
          <w:divBdr>
            <w:top w:val="none" w:sz="0" w:space="0" w:color="auto"/>
            <w:left w:val="none" w:sz="0" w:space="0" w:color="auto"/>
            <w:bottom w:val="none" w:sz="0" w:space="0" w:color="auto"/>
            <w:right w:val="none" w:sz="0" w:space="0" w:color="auto"/>
          </w:divBdr>
        </w:div>
        <w:div w:id="329217697">
          <w:marLeft w:val="640"/>
          <w:marRight w:val="0"/>
          <w:marTop w:val="0"/>
          <w:marBottom w:val="0"/>
          <w:divBdr>
            <w:top w:val="none" w:sz="0" w:space="0" w:color="auto"/>
            <w:left w:val="none" w:sz="0" w:space="0" w:color="auto"/>
            <w:bottom w:val="none" w:sz="0" w:space="0" w:color="auto"/>
            <w:right w:val="none" w:sz="0" w:space="0" w:color="auto"/>
          </w:divBdr>
        </w:div>
        <w:div w:id="788664842">
          <w:marLeft w:val="640"/>
          <w:marRight w:val="0"/>
          <w:marTop w:val="0"/>
          <w:marBottom w:val="0"/>
          <w:divBdr>
            <w:top w:val="none" w:sz="0" w:space="0" w:color="auto"/>
            <w:left w:val="none" w:sz="0" w:space="0" w:color="auto"/>
            <w:bottom w:val="none" w:sz="0" w:space="0" w:color="auto"/>
            <w:right w:val="none" w:sz="0" w:space="0" w:color="auto"/>
          </w:divBdr>
        </w:div>
        <w:div w:id="440951621">
          <w:marLeft w:val="640"/>
          <w:marRight w:val="0"/>
          <w:marTop w:val="0"/>
          <w:marBottom w:val="0"/>
          <w:divBdr>
            <w:top w:val="none" w:sz="0" w:space="0" w:color="auto"/>
            <w:left w:val="none" w:sz="0" w:space="0" w:color="auto"/>
            <w:bottom w:val="none" w:sz="0" w:space="0" w:color="auto"/>
            <w:right w:val="none" w:sz="0" w:space="0" w:color="auto"/>
          </w:divBdr>
        </w:div>
        <w:div w:id="1032729260">
          <w:marLeft w:val="640"/>
          <w:marRight w:val="0"/>
          <w:marTop w:val="0"/>
          <w:marBottom w:val="0"/>
          <w:divBdr>
            <w:top w:val="none" w:sz="0" w:space="0" w:color="auto"/>
            <w:left w:val="none" w:sz="0" w:space="0" w:color="auto"/>
            <w:bottom w:val="none" w:sz="0" w:space="0" w:color="auto"/>
            <w:right w:val="none" w:sz="0" w:space="0" w:color="auto"/>
          </w:divBdr>
        </w:div>
        <w:div w:id="344332408">
          <w:marLeft w:val="640"/>
          <w:marRight w:val="0"/>
          <w:marTop w:val="0"/>
          <w:marBottom w:val="0"/>
          <w:divBdr>
            <w:top w:val="none" w:sz="0" w:space="0" w:color="auto"/>
            <w:left w:val="none" w:sz="0" w:space="0" w:color="auto"/>
            <w:bottom w:val="none" w:sz="0" w:space="0" w:color="auto"/>
            <w:right w:val="none" w:sz="0" w:space="0" w:color="auto"/>
          </w:divBdr>
        </w:div>
        <w:div w:id="1174344277">
          <w:marLeft w:val="640"/>
          <w:marRight w:val="0"/>
          <w:marTop w:val="0"/>
          <w:marBottom w:val="0"/>
          <w:divBdr>
            <w:top w:val="none" w:sz="0" w:space="0" w:color="auto"/>
            <w:left w:val="none" w:sz="0" w:space="0" w:color="auto"/>
            <w:bottom w:val="none" w:sz="0" w:space="0" w:color="auto"/>
            <w:right w:val="none" w:sz="0" w:space="0" w:color="auto"/>
          </w:divBdr>
        </w:div>
        <w:div w:id="539630132">
          <w:marLeft w:val="640"/>
          <w:marRight w:val="0"/>
          <w:marTop w:val="0"/>
          <w:marBottom w:val="0"/>
          <w:divBdr>
            <w:top w:val="none" w:sz="0" w:space="0" w:color="auto"/>
            <w:left w:val="none" w:sz="0" w:space="0" w:color="auto"/>
            <w:bottom w:val="none" w:sz="0" w:space="0" w:color="auto"/>
            <w:right w:val="none" w:sz="0" w:space="0" w:color="auto"/>
          </w:divBdr>
        </w:div>
        <w:div w:id="1467045707">
          <w:marLeft w:val="640"/>
          <w:marRight w:val="0"/>
          <w:marTop w:val="0"/>
          <w:marBottom w:val="0"/>
          <w:divBdr>
            <w:top w:val="none" w:sz="0" w:space="0" w:color="auto"/>
            <w:left w:val="none" w:sz="0" w:space="0" w:color="auto"/>
            <w:bottom w:val="none" w:sz="0" w:space="0" w:color="auto"/>
            <w:right w:val="none" w:sz="0" w:space="0" w:color="auto"/>
          </w:divBdr>
        </w:div>
        <w:div w:id="5906690">
          <w:marLeft w:val="640"/>
          <w:marRight w:val="0"/>
          <w:marTop w:val="0"/>
          <w:marBottom w:val="0"/>
          <w:divBdr>
            <w:top w:val="none" w:sz="0" w:space="0" w:color="auto"/>
            <w:left w:val="none" w:sz="0" w:space="0" w:color="auto"/>
            <w:bottom w:val="none" w:sz="0" w:space="0" w:color="auto"/>
            <w:right w:val="none" w:sz="0" w:space="0" w:color="auto"/>
          </w:divBdr>
        </w:div>
        <w:div w:id="708183712">
          <w:marLeft w:val="640"/>
          <w:marRight w:val="0"/>
          <w:marTop w:val="0"/>
          <w:marBottom w:val="0"/>
          <w:divBdr>
            <w:top w:val="none" w:sz="0" w:space="0" w:color="auto"/>
            <w:left w:val="none" w:sz="0" w:space="0" w:color="auto"/>
            <w:bottom w:val="none" w:sz="0" w:space="0" w:color="auto"/>
            <w:right w:val="none" w:sz="0" w:space="0" w:color="auto"/>
          </w:divBdr>
        </w:div>
        <w:div w:id="317077600">
          <w:marLeft w:val="640"/>
          <w:marRight w:val="0"/>
          <w:marTop w:val="0"/>
          <w:marBottom w:val="0"/>
          <w:divBdr>
            <w:top w:val="none" w:sz="0" w:space="0" w:color="auto"/>
            <w:left w:val="none" w:sz="0" w:space="0" w:color="auto"/>
            <w:bottom w:val="none" w:sz="0" w:space="0" w:color="auto"/>
            <w:right w:val="none" w:sz="0" w:space="0" w:color="auto"/>
          </w:divBdr>
        </w:div>
        <w:div w:id="1312444964">
          <w:marLeft w:val="640"/>
          <w:marRight w:val="0"/>
          <w:marTop w:val="0"/>
          <w:marBottom w:val="0"/>
          <w:divBdr>
            <w:top w:val="none" w:sz="0" w:space="0" w:color="auto"/>
            <w:left w:val="none" w:sz="0" w:space="0" w:color="auto"/>
            <w:bottom w:val="none" w:sz="0" w:space="0" w:color="auto"/>
            <w:right w:val="none" w:sz="0" w:space="0" w:color="auto"/>
          </w:divBdr>
        </w:div>
        <w:div w:id="1298879496">
          <w:marLeft w:val="640"/>
          <w:marRight w:val="0"/>
          <w:marTop w:val="0"/>
          <w:marBottom w:val="0"/>
          <w:divBdr>
            <w:top w:val="none" w:sz="0" w:space="0" w:color="auto"/>
            <w:left w:val="none" w:sz="0" w:space="0" w:color="auto"/>
            <w:bottom w:val="none" w:sz="0" w:space="0" w:color="auto"/>
            <w:right w:val="none" w:sz="0" w:space="0" w:color="auto"/>
          </w:divBdr>
        </w:div>
        <w:div w:id="425540396">
          <w:marLeft w:val="640"/>
          <w:marRight w:val="0"/>
          <w:marTop w:val="0"/>
          <w:marBottom w:val="0"/>
          <w:divBdr>
            <w:top w:val="none" w:sz="0" w:space="0" w:color="auto"/>
            <w:left w:val="none" w:sz="0" w:space="0" w:color="auto"/>
            <w:bottom w:val="none" w:sz="0" w:space="0" w:color="auto"/>
            <w:right w:val="none" w:sz="0" w:space="0" w:color="auto"/>
          </w:divBdr>
        </w:div>
        <w:div w:id="212735498">
          <w:marLeft w:val="640"/>
          <w:marRight w:val="0"/>
          <w:marTop w:val="0"/>
          <w:marBottom w:val="0"/>
          <w:divBdr>
            <w:top w:val="none" w:sz="0" w:space="0" w:color="auto"/>
            <w:left w:val="none" w:sz="0" w:space="0" w:color="auto"/>
            <w:bottom w:val="none" w:sz="0" w:space="0" w:color="auto"/>
            <w:right w:val="none" w:sz="0" w:space="0" w:color="auto"/>
          </w:divBdr>
        </w:div>
        <w:div w:id="1730110683">
          <w:marLeft w:val="640"/>
          <w:marRight w:val="0"/>
          <w:marTop w:val="0"/>
          <w:marBottom w:val="0"/>
          <w:divBdr>
            <w:top w:val="none" w:sz="0" w:space="0" w:color="auto"/>
            <w:left w:val="none" w:sz="0" w:space="0" w:color="auto"/>
            <w:bottom w:val="none" w:sz="0" w:space="0" w:color="auto"/>
            <w:right w:val="none" w:sz="0" w:space="0" w:color="auto"/>
          </w:divBdr>
        </w:div>
        <w:div w:id="582645244">
          <w:marLeft w:val="640"/>
          <w:marRight w:val="0"/>
          <w:marTop w:val="0"/>
          <w:marBottom w:val="0"/>
          <w:divBdr>
            <w:top w:val="none" w:sz="0" w:space="0" w:color="auto"/>
            <w:left w:val="none" w:sz="0" w:space="0" w:color="auto"/>
            <w:bottom w:val="none" w:sz="0" w:space="0" w:color="auto"/>
            <w:right w:val="none" w:sz="0" w:space="0" w:color="auto"/>
          </w:divBdr>
        </w:div>
        <w:div w:id="951982442">
          <w:marLeft w:val="640"/>
          <w:marRight w:val="0"/>
          <w:marTop w:val="0"/>
          <w:marBottom w:val="0"/>
          <w:divBdr>
            <w:top w:val="none" w:sz="0" w:space="0" w:color="auto"/>
            <w:left w:val="none" w:sz="0" w:space="0" w:color="auto"/>
            <w:bottom w:val="none" w:sz="0" w:space="0" w:color="auto"/>
            <w:right w:val="none" w:sz="0" w:space="0" w:color="auto"/>
          </w:divBdr>
        </w:div>
        <w:div w:id="1159539566">
          <w:marLeft w:val="640"/>
          <w:marRight w:val="0"/>
          <w:marTop w:val="0"/>
          <w:marBottom w:val="0"/>
          <w:divBdr>
            <w:top w:val="none" w:sz="0" w:space="0" w:color="auto"/>
            <w:left w:val="none" w:sz="0" w:space="0" w:color="auto"/>
            <w:bottom w:val="none" w:sz="0" w:space="0" w:color="auto"/>
            <w:right w:val="none" w:sz="0" w:space="0" w:color="auto"/>
          </w:divBdr>
        </w:div>
        <w:div w:id="1112282662">
          <w:marLeft w:val="640"/>
          <w:marRight w:val="0"/>
          <w:marTop w:val="0"/>
          <w:marBottom w:val="0"/>
          <w:divBdr>
            <w:top w:val="none" w:sz="0" w:space="0" w:color="auto"/>
            <w:left w:val="none" w:sz="0" w:space="0" w:color="auto"/>
            <w:bottom w:val="none" w:sz="0" w:space="0" w:color="auto"/>
            <w:right w:val="none" w:sz="0" w:space="0" w:color="auto"/>
          </w:divBdr>
        </w:div>
        <w:div w:id="371926975">
          <w:marLeft w:val="640"/>
          <w:marRight w:val="0"/>
          <w:marTop w:val="0"/>
          <w:marBottom w:val="0"/>
          <w:divBdr>
            <w:top w:val="none" w:sz="0" w:space="0" w:color="auto"/>
            <w:left w:val="none" w:sz="0" w:space="0" w:color="auto"/>
            <w:bottom w:val="none" w:sz="0" w:space="0" w:color="auto"/>
            <w:right w:val="none" w:sz="0" w:space="0" w:color="auto"/>
          </w:divBdr>
        </w:div>
        <w:div w:id="1879203471">
          <w:marLeft w:val="640"/>
          <w:marRight w:val="0"/>
          <w:marTop w:val="0"/>
          <w:marBottom w:val="0"/>
          <w:divBdr>
            <w:top w:val="none" w:sz="0" w:space="0" w:color="auto"/>
            <w:left w:val="none" w:sz="0" w:space="0" w:color="auto"/>
            <w:bottom w:val="none" w:sz="0" w:space="0" w:color="auto"/>
            <w:right w:val="none" w:sz="0" w:space="0" w:color="auto"/>
          </w:divBdr>
        </w:div>
        <w:div w:id="986470123">
          <w:marLeft w:val="640"/>
          <w:marRight w:val="0"/>
          <w:marTop w:val="0"/>
          <w:marBottom w:val="0"/>
          <w:divBdr>
            <w:top w:val="none" w:sz="0" w:space="0" w:color="auto"/>
            <w:left w:val="none" w:sz="0" w:space="0" w:color="auto"/>
            <w:bottom w:val="none" w:sz="0" w:space="0" w:color="auto"/>
            <w:right w:val="none" w:sz="0" w:space="0" w:color="auto"/>
          </w:divBdr>
        </w:div>
        <w:div w:id="1030299189">
          <w:marLeft w:val="640"/>
          <w:marRight w:val="0"/>
          <w:marTop w:val="0"/>
          <w:marBottom w:val="0"/>
          <w:divBdr>
            <w:top w:val="none" w:sz="0" w:space="0" w:color="auto"/>
            <w:left w:val="none" w:sz="0" w:space="0" w:color="auto"/>
            <w:bottom w:val="none" w:sz="0" w:space="0" w:color="auto"/>
            <w:right w:val="none" w:sz="0" w:space="0" w:color="auto"/>
          </w:divBdr>
        </w:div>
        <w:div w:id="1437095879">
          <w:marLeft w:val="640"/>
          <w:marRight w:val="0"/>
          <w:marTop w:val="0"/>
          <w:marBottom w:val="0"/>
          <w:divBdr>
            <w:top w:val="none" w:sz="0" w:space="0" w:color="auto"/>
            <w:left w:val="none" w:sz="0" w:space="0" w:color="auto"/>
            <w:bottom w:val="none" w:sz="0" w:space="0" w:color="auto"/>
            <w:right w:val="none" w:sz="0" w:space="0" w:color="auto"/>
          </w:divBdr>
        </w:div>
        <w:div w:id="1418094372">
          <w:marLeft w:val="640"/>
          <w:marRight w:val="0"/>
          <w:marTop w:val="0"/>
          <w:marBottom w:val="0"/>
          <w:divBdr>
            <w:top w:val="none" w:sz="0" w:space="0" w:color="auto"/>
            <w:left w:val="none" w:sz="0" w:space="0" w:color="auto"/>
            <w:bottom w:val="none" w:sz="0" w:space="0" w:color="auto"/>
            <w:right w:val="none" w:sz="0" w:space="0" w:color="auto"/>
          </w:divBdr>
        </w:div>
        <w:div w:id="337998708">
          <w:marLeft w:val="640"/>
          <w:marRight w:val="0"/>
          <w:marTop w:val="0"/>
          <w:marBottom w:val="0"/>
          <w:divBdr>
            <w:top w:val="none" w:sz="0" w:space="0" w:color="auto"/>
            <w:left w:val="none" w:sz="0" w:space="0" w:color="auto"/>
            <w:bottom w:val="none" w:sz="0" w:space="0" w:color="auto"/>
            <w:right w:val="none" w:sz="0" w:space="0" w:color="auto"/>
          </w:divBdr>
        </w:div>
        <w:div w:id="511990147">
          <w:marLeft w:val="640"/>
          <w:marRight w:val="0"/>
          <w:marTop w:val="0"/>
          <w:marBottom w:val="0"/>
          <w:divBdr>
            <w:top w:val="none" w:sz="0" w:space="0" w:color="auto"/>
            <w:left w:val="none" w:sz="0" w:space="0" w:color="auto"/>
            <w:bottom w:val="none" w:sz="0" w:space="0" w:color="auto"/>
            <w:right w:val="none" w:sz="0" w:space="0" w:color="auto"/>
          </w:divBdr>
        </w:div>
        <w:div w:id="1781752353">
          <w:marLeft w:val="640"/>
          <w:marRight w:val="0"/>
          <w:marTop w:val="0"/>
          <w:marBottom w:val="0"/>
          <w:divBdr>
            <w:top w:val="none" w:sz="0" w:space="0" w:color="auto"/>
            <w:left w:val="none" w:sz="0" w:space="0" w:color="auto"/>
            <w:bottom w:val="none" w:sz="0" w:space="0" w:color="auto"/>
            <w:right w:val="none" w:sz="0" w:space="0" w:color="auto"/>
          </w:divBdr>
        </w:div>
        <w:div w:id="1762217095">
          <w:marLeft w:val="640"/>
          <w:marRight w:val="0"/>
          <w:marTop w:val="0"/>
          <w:marBottom w:val="0"/>
          <w:divBdr>
            <w:top w:val="none" w:sz="0" w:space="0" w:color="auto"/>
            <w:left w:val="none" w:sz="0" w:space="0" w:color="auto"/>
            <w:bottom w:val="none" w:sz="0" w:space="0" w:color="auto"/>
            <w:right w:val="none" w:sz="0" w:space="0" w:color="auto"/>
          </w:divBdr>
        </w:div>
        <w:div w:id="21758067">
          <w:marLeft w:val="640"/>
          <w:marRight w:val="0"/>
          <w:marTop w:val="0"/>
          <w:marBottom w:val="0"/>
          <w:divBdr>
            <w:top w:val="none" w:sz="0" w:space="0" w:color="auto"/>
            <w:left w:val="none" w:sz="0" w:space="0" w:color="auto"/>
            <w:bottom w:val="none" w:sz="0" w:space="0" w:color="auto"/>
            <w:right w:val="none" w:sz="0" w:space="0" w:color="auto"/>
          </w:divBdr>
        </w:div>
        <w:div w:id="335379198">
          <w:marLeft w:val="640"/>
          <w:marRight w:val="0"/>
          <w:marTop w:val="0"/>
          <w:marBottom w:val="0"/>
          <w:divBdr>
            <w:top w:val="none" w:sz="0" w:space="0" w:color="auto"/>
            <w:left w:val="none" w:sz="0" w:space="0" w:color="auto"/>
            <w:bottom w:val="none" w:sz="0" w:space="0" w:color="auto"/>
            <w:right w:val="none" w:sz="0" w:space="0" w:color="auto"/>
          </w:divBdr>
        </w:div>
        <w:div w:id="1383793594">
          <w:marLeft w:val="640"/>
          <w:marRight w:val="0"/>
          <w:marTop w:val="0"/>
          <w:marBottom w:val="0"/>
          <w:divBdr>
            <w:top w:val="none" w:sz="0" w:space="0" w:color="auto"/>
            <w:left w:val="none" w:sz="0" w:space="0" w:color="auto"/>
            <w:bottom w:val="none" w:sz="0" w:space="0" w:color="auto"/>
            <w:right w:val="none" w:sz="0" w:space="0" w:color="auto"/>
          </w:divBdr>
        </w:div>
        <w:div w:id="134300326">
          <w:marLeft w:val="640"/>
          <w:marRight w:val="0"/>
          <w:marTop w:val="0"/>
          <w:marBottom w:val="0"/>
          <w:divBdr>
            <w:top w:val="none" w:sz="0" w:space="0" w:color="auto"/>
            <w:left w:val="none" w:sz="0" w:space="0" w:color="auto"/>
            <w:bottom w:val="none" w:sz="0" w:space="0" w:color="auto"/>
            <w:right w:val="none" w:sz="0" w:space="0" w:color="auto"/>
          </w:divBdr>
        </w:div>
        <w:div w:id="419644211">
          <w:marLeft w:val="640"/>
          <w:marRight w:val="0"/>
          <w:marTop w:val="0"/>
          <w:marBottom w:val="0"/>
          <w:divBdr>
            <w:top w:val="none" w:sz="0" w:space="0" w:color="auto"/>
            <w:left w:val="none" w:sz="0" w:space="0" w:color="auto"/>
            <w:bottom w:val="none" w:sz="0" w:space="0" w:color="auto"/>
            <w:right w:val="none" w:sz="0" w:space="0" w:color="auto"/>
          </w:divBdr>
        </w:div>
        <w:div w:id="602691603">
          <w:marLeft w:val="640"/>
          <w:marRight w:val="0"/>
          <w:marTop w:val="0"/>
          <w:marBottom w:val="0"/>
          <w:divBdr>
            <w:top w:val="none" w:sz="0" w:space="0" w:color="auto"/>
            <w:left w:val="none" w:sz="0" w:space="0" w:color="auto"/>
            <w:bottom w:val="none" w:sz="0" w:space="0" w:color="auto"/>
            <w:right w:val="none" w:sz="0" w:space="0" w:color="auto"/>
          </w:divBdr>
        </w:div>
        <w:div w:id="1854150142">
          <w:marLeft w:val="640"/>
          <w:marRight w:val="0"/>
          <w:marTop w:val="0"/>
          <w:marBottom w:val="0"/>
          <w:divBdr>
            <w:top w:val="none" w:sz="0" w:space="0" w:color="auto"/>
            <w:left w:val="none" w:sz="0" w:space="0" w:color="auto"/>
            <w:bottom w:val="none" w:sz="0" w:space="0" w:color="auto"/>
            <w:right w:val="none" w:sz="0" w:space="0" w:color="auto"/>
          </w:divBdr>
        </w:div>
        <w:div w:id="375356833">
          <w:marLeft w:val="640"/>
          <w:marRight w:val="0"/>
          <w:marTop w:val="0"/>
          <w:marBottom w:val="0"/>
          <w:divBdr>
            <w:top w:val="none" w:sz="0" w:space="0" w:color="auto"/>
            <w:left w:val="none" w:sz="0" w:space="0" w:color="auto"/>
            <w:bottom w:val="none" w:sz="0" w:space="0" w:color="auto"/>
            <w:right w:val="none" w:sz="0" w:space="0" w:color="auto"/>
          </w:divBdr>
        </w:div>
        <w:div w:id="1389299803">
          <w:marLeft w:val="640"/>
          <w:marRight w:val="0"/>
          <w:marTop w:val="0"/>
          <w:marBottom w:val="0"/>
          <w:divBdr>
            <w:top w:val="none" w:sz="0" w:space="0" w:color="auto"/>
            <w:left w:val="none" w:sz="0" w:space="0" w:color="auto"/>
            <w:bottom w:val="none" w:sz="0" w:space="0" w:color="auto"/>
            <w:right w:val="none" w:sz="0" w:space="0" w:color="auto"/>
          </w:divBdr>
        </w:div>
        <w:div w:id="2017271526">
          <w:marLeft w:val="640"/>
          <w:marRight w:val="0"/>
          <w:marTop w:val="0"/>
          <w:marBottom w:val="0"/>
          <w:divBdr>
            <w:top w:val="none" w:sz="0" w:space="0" w:color="auto"/>
            <w:left w:val="none" w:sz="0" w:space="0" w:color="auto"/>
            <w:bottom w:val="none" w:sz="0" w:space="0" w:color="auto"/>
            <w:right w:val="none" w:sz="0" w:space="0" w:color="auto"/>
          </w:divBdr>
        </w:div>
        <w:div w:id="1690596274">
          <w:marLeft w:val="640"/>
          <w:marRight w:val="0"/>
          <w:marTop w:val="0"/>
          <w:marBottom w:val="0"/>
          <w:divBdr>
            <w:top w:val="none" w:sz="0" w:space="0" w:color="auto"/>
            <w:left w:val="none" w:sz="0" w:space="0" w:color="auto"/>
            <w:bottom w:val="none" w:sz="0" w:space="0" w:color="auto"/>
            <w:right w:val="none" w:sz="0" w:space="0" w:color="auto"/>
          </w:divBdr>
        </w:div>
        <w:div w:id="1448696866">
          <w:marLeft w:val="640"/>
          <w:marRight w:val="0"/>
          <w:marTop w:val="0"/>
          <w:marBottom w:val="0"/>
          <w:divBdr>
            <w:top w:val="none" w:sz="0" w:space="0" w:color="auto"/>
            <w:left w:val="none" w:sz="0" w:space="0" w:color="auto"/>
            <w:bottom w:val="none" w:sz="0" w:space="0" w:color="auto"/>
            <w:right w:val="none" w:sz="0" w:space="0" w:color="auto"/>
          </w:divBdr>
        </w:div>
        <w:div w:id="989096950">
          <w:marLeft w:val="640"/>
          <w:marRight w:val="0"/>
          <w:marTop w:val="0"/>
          <w:marBottom w:val="0"/>
          <w:divBdr>
            <w:top w:val="none" w:sz="0" w:space="0" w:color="auto"/>
            <w:left w:val="none" w:sz="0" w:space="0" w:color="auto"/>
            <w:bottom w:val="none" w:sz="0" w:space="0" w:color="auto"/>
            <w:right w:val="none" w:sz="0" w:space="0" w:color="auto"/>
          </w:divBdr>
        </w:div>
        <w:div w:id="315426832">
          <w:marLeft w:val="640"/>
          <w:marRight w:val="0"/>
          <w:marTop w:val="0"/>
          <w:marBottom w:val="0"/>
          <w:divBdr>
            <w:top w:val="none" w:sz="0" w:space="0" w:color="auto"/>
            <w:left w:val="none" w:sz="0" w:space="0" w:color="auto"/>
            <w:bottom w:val="none" w:sz="0" w:space="0" w:color="auto"/>
            <w:right w:val="none" w:sz="0" w:space="0" w:color="auto"/>
          </w:divBdr>
        </w:div>
        <w:div w:id="1815443202">
          <w:marLeft w:val="640"/>
          <w:marRight w:val="0"/>
          <w:marTop w:val="0"/>
          <w:marBottom w:val="0"/>
          <w:divBdr>
            <w:top w:val="none" w:sz="0" w:space="0" w:color="auto"/>
            <w:left w:val="none" w:sz="0" w:space="0" w:color="auto"/>
            <w:bottom w:val="none" w:sz="0" w:space="0" w:color="auto"/>
            <w:right w:val="none" w:sz="0" w:space="0" w:color="auto"/>
          </w:divBdr>
        </w:div>
      </w:divsChild>
    </w:div>
    <w:div w:id="809790988">
      <w:bodyDiv w:val="1"/>
      <w:marLeft w:val="0"/>
      <w:marRight w:val="0"/>
      <w:marTop w:val="0"/>
      <w:marBottom w:val="0"/>
      <w:divBdr>
        <w:top w:val="none" w:sz="0" w:space="0" w:color="auto"/>
        <w:left w:val="none" w:sz="0" w:space="0" w:color="auto"/>
        <w:bottom w:val="none" w:sz="0" w:space="0" w:color="auto"/>
        <w:right w:val="none" w:sz="0" w:space="0" w:color="auto"/>
      </w:divBdr>
      <w:divsChild>
        <w:div w:id="127162898">
          <w:marLeft w:val="640"/>
          <w:marRight w:val="0"/>
          <w:marTop w:val="0"/>
          <w:marBottom w:val="0"/>
          <w:divBdr>
            <w:top w:val="none" w:sz="0" w:space="0" w:color="auto"/>
            <w:left w:val="none" w:sz="0" w:space="0" w:color="auto"/>
            <w:bottom w:val="none" w:sz="0" w:space="0" w:color="auto"/>
            <w:right w:val="none" w:sz="0" w:space="0" w:color="auto"/>
          </w:divBdr>
        </w:div>
        <w:div w:id="234626467">
          <w:marLeft w:val="640"/>
          <w:marRight w:val="0"/>
          <w:marTop w:val="0"/>
          <w:marBottom w:val="0"/>
          <w:divBdr>
            <w:top w:val="none" w:sz="0" w:space="0" w:color="auto"/>
            <w:left w:val="none" w:sz="0" w:space="0" w:color="auto"/>
            <w:bottom w:val="none" w:sz="0" w:space="0" w:color="auto"/>
            <w:right w:val="none" w:sz="0" w:space="0" w:color="auto"/>
          </w:divBdr>
        </w:div>
        <w:div w:id="298147578">
          <w:marLeft w:val="640"/>
          <w:marRight w:val="0"/>
          <w:marTop w:val="0"/>
          <w:marBottom w:val="0"/>
          <w:divBdr>
            <w:top w:val="none" w:sz="0" w:space="0" w:color="auto"/>
            <w:left w:val="none" w:sz="0" w:space="0" w:color="auto"/>
            <w:bottom w:val="none" w:sz="0" w:space="0" w:color="auto"/>
            <w:right w:val="none" w:sz="0" w:space="0" w:color="auto"/>
          </w:divBdr>
        </w:div>
        <w:div w:id="633220078">
          <w:marLeft w:val="640"/>
          <w:marRight w:val="0"/>
          <w:marTop w:val="0"/>
          <w:marBottom w:val="0"/>
          <w:divBdr>
            <w:top w:val="none" w:sz="0" w:space="0" w:color="auto"/>
            <w:left w:val="none" w:sz="0" w:space="0" w:color="auto"/>
            <w:bottom w:val="none" w:sz="0" w:space="0" w:color="auto"/>
            <w:right w:val="none" w:sz="0" w:space="0" w:color="auto"/>
          </w:divBdr>
        </w:div>
        <w:div w:id="641737154">
          <w:marLeft w:val="640"/>
          <w:marRight w:val="0"/>
          <w:marTop w:val="0"/>
          <w:marBottom w:val="0"/>
          <w:divBdr>
            <w:top w:val="none" w:sz="0" w:space="0" w:color="auto"/>
            <w:left w:val="none" w:sz="0" w:space="0" w:color="auto"/>
            <w:bottom w:val="none" w:sz="0" w:space="0" w:color="auto"/>
            <w:right w:val="none" w:sz="0" w:space="0" w:color="auto"/>
          </w:divBdr>
        </w:div>
        <w:div w:id="894394269">
          <w:marLeft w:val="640"/>
          <w:marRight w:val="0"/>
          <w:marTop w:val="0"/>
          <w:marBottom w:val="0"/>
          <w:divBdr>
            <w:top w:val="none" w:sz="0" w:space="0" w:color="auto"/>
            <w:left w:val="none" w:sz="0" w:space="0" w:color="auto"/>
            <w:bottom w:val="none" w:sz="0" w:space="0" w:color="auto"/>
            <w:right w:val="none" w:sz="0" w:space="0" w:color="auto"/>
          </w:divBdr>
        </w:div>
        <w:div w:id="935408258">
          <w:marLeft w:val="640"/>
          <w:marRight w:val="0"/>
          <w:marTop w:val="0"/>
          <w:marBottom w:val="0"/>
          <w:divBdr>
            <w:top w:val="none" w:sz="0" w:space="0" w:color="auto"/>
            <w:left w:val="none" w:sz="0" w:space="0" w:color="auto"/>
            <w:bottom w:val="none" w:sz="0" w:space="0" w:color="auto"/>
            <w:right w:val="none" w:sz="0" w:space="0" w:color="auto"/>
          </w:divBdr>
        </w:div>
        <w:div w:id="1021584424">
          <w:marLeft w:val="640"/>
          <w:marRight w:val="0"/>
          <w:marTop w:val="0"/>
          <w:marBottom w:val="0"/>
          <w:divBdr>
            <w:top w:val="none" w:sz="0" w:space="0" w:color="auto"/>
            <w:left w:val="none" w:sz="0" w:space="0" w:color="auto"/>
            <w:bottom w:val="none" w:sz="0" w:space="0" w:color="auto"/>
            <w:right w:val="none" w:sz="0" w:space="0" w:color="auto"/>
          </w:divBdr>
        </w:div>
        <w:div w:id="1027751065">
          <w:marLeft w:val="640"/>
          <w:marRight w:val="0"/>
          <w:marTop w:val="0"/>
          <w:marBottom w:val="0"/>
          <w:divBdr>
            <w:top w:val="none" w:sz="0" w:space="0" w:color="auto"/>
            <w:left w:val="none" w:sz="0" w:space="0" w:color="auto"/>
            <w:bottom w:val="none" w:sz="0" w:space="0" w:color="auto"/>
            <w:right w:val="none" w:sz="0" w:space="0" w:color="auto"/>
          </w:divBdr>
        </w:div>
        <w:div w:id="1152984582">
          <w:marLeft w:val="640"/>
          <w:marRight w:val="0"/>
          <w:marTop w:val="0"/>
          <w:marBottom w:val="0"/>
          <w:divBdr>
            <w:top w:val="none" w:sz="0" w:space="0" w:color="auto"/>
            <w:left w:val="none" w:sz="0" w:space="0" w:color="auto"/>
            <w:bottom w:val="none" w:sz="0" w:space="0" w:color="auto"/>
            <w:right w:val="none" w:sz="0" w:space="0" w:color="auto"/>
          </w:divBdr>
        </w:div>
        <w:div w:id="1250192545">
          <w:marLeft w:val="640"/>
          <w:marRight w:val="0"/>
          <w:marTop w:val="0"/>
          <w:marBottom w:val="0"/>
          <w:divBdr>
            <w:top w:val="none" w:sz="0" w:space="0" w:color="auto"/>
            <w:left w:val="none" w:sz="0" w:space="0" w:color="auto"/>
            <w:bottom w:val="none" w:sz="0" w:space="0" w:color="auto"/>
            <w:right w:val="none" w:sz="0" w:space="0" w:color="auto"/>
          </w:divBdr>
        </w:div>
        <w:div w:id="1436171805">
          <w:marLeft w:val="640"/>
          <w:marRight w:val="0"/>
          <w:marTop w:val="0"/>
          <w:marBottom w:val="0"/>
          <w:divBdr>
            <w:top w:val="none" w:sz="0" w:space="0" w:color="auto"/>
            <w:left w:val="none" w:sz="0" w:space="0" w:color="auto"/>
            <w:bottom w:val="none" w:sz="0" w:space="0" w:color="auto"/>
            <w:right w:val="none" w:sz="0" w:space="0" w:color="auto"/>
          </w:divBdr>
        </w:div>
        <w:div w:id="1507087645">
          <w:marLeft w:val="640"/>
          <w:marRight w:val="0"/>
          <w:marTop w:val="0"/>
          <w:marBottom w:val="0"/>
          <w:divBdr>
            <w:top w:val="none" w:sz="0" w:space="0" w:color="auto"/>
            <w:left w:val="none" w:sz="0" w:space="0" w:color="auto"/>
            <w:bottom w:val="none" w:sz="0" w:space="0" w:color="auto"/>
            <w:right w:val="none" w:sz="0" w:space="0" w:color="auto"/>
          </w:divBdr>
        </w:div>
        <w:div w:id="1651707983">
          <w:marLeft w:val="640"/>
          <w:marRight w:val="0"/>
          <w:marTop w:val="0"/>
          <w:marBottom w:val="0"/>
          <w:divBdr>
            <w:top w:val="none" w:sz="0" w:space="0" w:color="auto"/>
            <w:left w:val="none" w:sz="0" w:space="0" w:color="auto"/>
            <w:bottom w:val="none" w:sz="0" w:space="0" w:color="auto"/>
            <w:right w:val="none" w:sz="0" w:space="0" w:color="auto"/>
          </w:divBdr>
        </w:div>
        <w:div w:id="1710302132">
          <w:marLeft w:val="640"/>
          <w:marRight w:val="0"/>
          <w:marTop w:val="0"/>
          <w:marBottom w:val="0"/>
          <w:divBdr>
            <w:top w:val="none" w:sz="0" w:space="0" w:color="auto"/>
            <w:left w:val="none" w:sz="0" w:space="0" w:color="auto"/>
            <w:bottom w:val="none" w:sz="0" w:space="0" w:color="auto"/>
            <w:right w:val="none" w:sz="0" w:space="0" w:color="auto"/>
          </w:divBdr>
        </w:div>
        <w:div w:id="1730033229">
          <w:marLeft w:val="640"/>
          <w:marRight w:val="0"/>
          <w:marTop w:val="0"/>
          <w:marBottom w:val="0"/>
          <w:divBdr>
            <w:top w:val="none" w:sz="0" w:space="0" w:color="auto"/>
            <w:left w:val="none" w:sz="0" w:space="0" w:color="auto"/>
            <w:bottom w:val="none" w:sz="0" w:space="0" w:color="auto"/>
            <w:right w:val="none" w:sz="0" w:space="0" w:color="auto"/>
          </w:divBdr>
        </w:div>
        <w:div w:id="1849563881">
          <w:marLeft w:val="640"/>
          <w:marRight w:val="0"/>
          <w:marTop w:val="0"/>
          <w:marBottom w:val="0"/>
          <w:divBdr>
            <w:top w:val="none" w:sz="0" w:space="0" w:color="auto"/>
            <w:left w:val="none" w:sz="0" w:space="0" w:color="auto"/>
            <w:bottom w:val="none" w:sz="0" w:space="0" w:color="auto"/>
            <w:right w:val="none" w:sz="0" w:space="0" w:color="auto"/>
          </w:divBdr>
        </w:div>
        <w:div w:id="1857114193">
          <w:marLeft w:val="640"/>
          <w:marRight w:val="0"/>
          <w:marTop w:val="0"/>
          <w:marBottom w:val="0"/>
          <w:divBdr>
            <w:top w:val="none" w:sz="0" w:space="0" w:color="auto"/>
            <w:left w:val="none" w:sz="0" w:space="0" w:color="auto"/>
            <w:bottom w:val="none" w:sz="0" w:space="0" w:color="auto"/>
            <w:right w:val="none" w:sz="0" w:space="0" w:color="auto"/>
          </w:divBdr>
        </w:div>
        <w:div w:id="2033069378">
          <w:marLeft w:val="640"/>
          <w:marRight w:val="0"/>
          <w:marTop w:val="0"/>
          <w:marBottom w:val="0"/>
          <w:divBdr>
            <w:top w:val="none" w:sz="0" w:space="0" w:color="auto"/>
            <w:left w:val="none" w:sz="0" w:space="0" w:color="auto"/>
            <w:bottom w:val="none" w:sz="0" w:space="0" w:color="auto"/>
            <w:right w:val="none" w:sz="0" w:space="0" w:color="auto"/>
          </w:divBdr>
        </w:div>
        <w:div w:id="2083987632">
          <w:marLeft w:val="640"/>
          <w:marRight w:val="0"/>
          <w:marTop w:val="0"/>
          <w:marBottom w:val="0"/>
          <w:divBdr>
            <w:top w:val="none" w:sz="0" w:space="0" w:color="auto"/>
            <w:left w:val="none" w:sz="0" w:space="0" w:color="auto"/>
            <w:bottom w:val="none" w:sz="0" w:space="0" w:color="auto"/>
            <w:right w:val="none" w:sz="0" w:space="0" w:color="auto"/>
          </w:divBdr>
        </w:div>
        <w:div w:id="2104643888">
          <w:marLeft w:val="640"/>
          <w:marRight w:val="0"/>
          <w:marTop w:val="0"/>
          <w:marBottom w:val="0"/>
          <w:divBdr>
            <w:top w:val="none" w:sz="0" w:space="0" w:color="auto"/>
            <w:left w:val="none" w:sz="0" w:space="0" w:color="auto"/>
            <w:bottom w:val="none" w:sz="0" w:space="0" w:color="auto"/>
            <w:right w:val="none" w:sz="0" w:space="0" w:color="auto"/>
          </w:divBdr>
        </w:div>
      </w:divsChild>
    </w:div>
    <w:div w:id="810438250">
      <w:marLeft w:val="0"/>
      <w:marRight w:val="0"/>
      <w:marTop w:val="0"/>
      <w:marBottom w:val="0"/>
      <w:divBdr>
        <w:top w:val="none" w:sz="0" w:space="0" w:color="auto"/>
        <w:left w:val="none" w:sz="0" w:space="0" w:color="auto"/>
        <w:bottom w:val="none" w:sz="0" w:space="0" w:color="auto"/>
        <w:right w:val="none" w:sz="0" w:space="0" w:color="auto"/>
      </w:divBdr>
    </w:div>
    <w:div w:id="816414404">
      <w:bodyDiv w:val="1"/>
      <w:marLeft w:val="0"/>
      <w:marRight w:val="0"/>
      <w:marTop w:val="0"/>
      <w:marBottom w:val="0"/>
      <w:divBdr>
        <w:top w:val="none" w:sz="0" w:space="0" w:color="auto"/>
        <w:left w:val="none" w:sz="0" w:space="0" w:color="auto"/>
        <w:bottom w:val="none" w:sz="0" w:space="0" w:color="auto"/>
        <w:right w:val="none" w:sz="0" w:space="0" w:color="auto"/>
      </w:divBdr>
      <w:divsChild>
        <w:div w:id="99960726">
          <w:marLeft w:val="640"/>
          <w:marRight w:val="0"/>
          <w:marTop w:val="0"/>
          <w:marBottom w:val="0"/>
          <w:divBdr>
            <w:top w:val="none" w:sz="0" w:space="0" w:color="auto"/>
            <w:left w:val="none" w:sz="0" w:space="0" w:color="auto"/>
            <w:bottom w:val="none" w:sz="0" w:space="0" w:color="auto"/>
            <w:right w:val="none" w:sz="0" w:space="0" w:color="auto"/>
          </w:divBdr>
        </w:div>
        <w:div w:id="109127387">
          <w:marLeft w:val="640"/>
          <w:marRight w:val="0"/>
          <w:marTop w:val="0"/>
          <w:marBottom w:val="0"/>
          <w:divBdr>
            <w:top w:val="none" w:sz="0" w:space="0" w:color="auto"/>
            <w:left w:val="none" w:sz="0" w:space="0" w:color="auto"/>
            <w:bottom w:val="none" w:sz="0" w:space="0" w:color="auto"/>
            <w:right w:val="none" w:sz="0" w:space="0" w:color="auto"/>
          </w:divBdr>
        </w:div>
        <w:div w:id="220875138">
          <w:marLeft w:val="640"/>
          <w:marRight w:val="0"/>
          <w:marTop w:val="0"/>
          <w:marBottom w:val="0"/>
          <w:divBdr>
            <w:top w:val="none" w:sz="0" w:space="0" w:color="auto"/>
            <w:left w:val="none" w:sz="0" w:space="0" w:color="auto"/>
            <w:bottom w:val="none" w:sz="0" w:space="0" w:color="auto"/>
            <w:right w:val="none" w:sz="0" w:space="0" w:color="auto"/>
          </w:divBdr>
        </w:div>
        <w:div w:id="233514511">
          <w:marLeft w:val="640"/>
          <w:marRight w:val="0"/>
          <w:marTop w:val="0"/>
          <w:marBottom w:val="0"/>
          <w:divBdr>
            <w:top w:val="none" w:sz="0" w:space="0" w:color="auto"/>
            <w:left w:val="none" w:sz="0" w:space="0" w:color="auto"/>
            <w:bottom w:val="none" w:sz="0" w:space="0" w:color="auto"/>
            <w:right w:val="none" w:sz="0" w:space="0" w:color="auto"/>
          </w:divBdr>
        </w:div>
        <w:div w:id="260573143">
          <w:marLeft w:val="640"/>
          <w:marRight w:val="0"/>
          <w:marTop w:val="0"/>
          <w:marBottom w:val="0"/>
          <w:divBdr>
            <w:top w:val="none" w:sz="0" w:space="0" w:color="auto"/>
            <w:left w:val="none" w:sz="0" w:space="0" w:color="auto"/>
            <w:bottom w:val="none" w:sz="0" w:space="0" w:color="auto"/>
            <w:right w:val="none" w:sz="0" w:space="0" w:color="auto"/>
          </w:divBdr>
        </w:div>
        <w:div w:id="307587581">
          <w:marLeft w:val="640"/>
          <w:marRight w:val="0"/>
          <w:marTop w:val="0"/>
          <w:marBottom w:val="0"/>
          <w:divBdr>
            <w:top w:val="none" w:sz="0" w:space="0" w:color="auto"/>
            <w:left w:val="none" w:sz="0" w:space="0" w:color="auto"/>
            <w:bottom w:val="none" w:sz="0" w:space="0" w:color="auto"/>
            <w:right w:val="none" w:sz="0" w:space="0" w:color="auto"/>
          </w:divBdr>
        </w:div>
        <w:div w:id="330110930">
          <w:marLeft w:val="640"/>
          <w:marRight w:val="0"/>
          <w:marTop w:val="0"/>
          <w:marBottom w:val="0"/>
          <w:divBdr>
            <w:top w:val="none" w:sz="0" w:space="0" w:color="auto"/>
            <w:left w:val="none" w:sz="0" w:space="0" w:color="auto"/>
            <w:bottom w:val="none" w:sz="0" w:space="0" w:color="auto"/>
            <w:right w:val="none" w:sz="0" w:space="0" w:color="auto"/>
          </w:divBdr>
        </w:div>
        <w:div w:id="381635568">
          <w:marLeft w:val="640"/>
          <w:marRight w:val="0"/>
          <w:marTop w:val="0"/>
          <w:marBottom w:val="0"/>
          <w:divBdr>
            <w:top w:val="none" w:sz="0" w:space="0" w:color="auto"/>
            <w:left w:val="none" w:sz="0" w:space="0" w:color="auto"/>
            <w:bottom w:val="none" w:sz="0" w:space="0" w:color="auto"/>
            <w:right w:val="none" w:sz="0" w:space="0" w:color="auto"/>
          </w:divBdr>
        </w:div>
        <w:div w:id="402529920">
          <w:marLeft w:val="640"/>
          <w:marRight w:val="0"/>
          <w:marTop w:val="0"/>
          <w:marBottom w:val="0"/>
          <w:divBdr>
            <w:top w:val="none" w:sz="0" w:space="0" w:color="auto"/>
            <w:left w:val="none" w:sz="0" w:space="0" w:color="auto"/>
            <w:bottom w:val="none" w:sz="0" w:space="0" w:color="auto"/>
            <w:right w:val="none" w:sz="0" w:space="0" w:color="auto"/>
          </w:divBdr>
        </w:div>
        <w:div w:id="402610340">
          <w:marLeft w:val="640"/>
          <w:marRight w:val="0"/>
          <w:marTop w:val="0"/>
          <w:marBottom w:val="0"/>
          <w:divBdr>
            <w:top w:val="none" w:sz="0" w:space="0" w:color="auto"/>
            <w:left w:val="none" w:sz="0" w:space="0" w:color="auto"/>
            <w:bottom w:val="none" w:sz="0" w:space="0" w:color="auto"/>
            <w:right w:val="none" w:sz="0" w:space="0" w:color="auto"/>
          </w:divBdr>
        </w:div>
        <w:div w:id="554973199">
          <w:marLeft w:val="640"/>
          <w:marRight w:val="0"/>
          <w:marTop w:val="0"/>
          <w:marBottom w:val="0"/>
          <w:divBdr>
            <w:top w:val="none" w:sz="0" w:space="0" w:color="auto"/>
            <w:left w:val="none" w:sz="0" w:space="0" w:color="auto"/>
            <w:bottom w:val="none" w:sz="0" w:space="0" w:color="auto"/>
            <w:right w:val="none" w:sz="0" w:space="0" w:color="auto"/>
          </w:divBdr>
        </w:div>
        <w:div w:id="678047410">
          <w:marLeft w:val="640"/>
          <w:marRight w:val="0"/>
          <w:marTop w:val="0"/>
          <w:marBottom w:val="0"/>
          <w:divBdr>
            <w:top w:val="none" w:sz="0" w:space="0" w:color="auto"/>
            <w:left w:val="none" w:sz="0" w:space="0" w:color="auto"/>
            <w:bottom w:val="none" w:sz="0" w:space="0" w:color="auto"/>
            <w:right w:val="none" w:sz="0" w:space="0" w:color="auto"/>
          </w:divBdr>
        </w:div>
        <w:div w:id="757602648">
          <w:marLeft w:val="640"/>
          <w:marRight w:val="0"/>
          <w:marTop w:val="0"/>
          <w:marBottom w:val="0"/>
          <w:divBdr>
            <w:top w:val="none" w:sz="0" w:space="0" w:color="auto"/>
            <w:left w:val="none" w:sz="0" w:space="0" w:color="auto"/>
            <w:bottom w:val="none" w:sz="0" w:space="0" w:color="auto"/>
            <w:right w:val="none" w:sz="0" w:space="0" w:color="auto"/>
          </w:divBdr>
        </w:div>
        <w:div w:id="759986619">
          <w:marLeft w:val="640"/>
          <w:marRight w:val="0"/>
          <w:marTop w:val="0"/>
          <w:marBottom w:val="0"/>
          <w:divBdr>
            <w:top w:val="none" w:sz="0" w:space="0" w:color="auto"/>
            <w:left w:val="none" w:sz="0" w:space="0" w:color="auto"/>
            <w:bottom w:val="none" w:sz="0" w:space="0" w:color="auto"/>
            <w:right w:val="none" w:sz="0" w:space="0" w:color="auto"/>
          </w:divBdr>
        </w:div>
        <w:div w:id="852719290">
          <w:marLeft w:val="640"/>
          <w:marRight w:val="0"/>
          <w:marTop w:val="0"/>
          <w:marBottom w:val="0"/>
          <w:divBdr>
            <w:top w:val="none" w:sz="0" w:space="0" w:color="auto"/>
            <w:left w:val="none" w:sz="0" w:space="0" w:color="auto"/>
            <w:bottom w:val="none" w:sz="0" w:space="0" w:color="auto"/>
            <w:right w:val="none" w:sz="0" w:space="0" w:color="auto"/>
          </w:divBdr>
        </w:div>
        <w:div w:id="913247845">
          <w:marLeft w:val="640"/>
          <w:marRight w:val="0"/>
          <w:marTop w:val="0"/>
          <w:marBottom w:val="0"/>
          <w:divBdr>
            <w:top w:val="none" w:sz="0" w:space="0" w:color="auto"/>
            <w:left w:val="none" w:sz="0" w:space="0" w:color="auto"/>
            <w:bottom w:val="none" w:sz="0" w:space="0" w:color="auto"/>
            <w:right w:val="none" w:sz="0" w:space="0" w:color="auto"/>
          </w:divBdr>
        </w:div>
        <w:div w:id="1067220661">
          <w:marLeft w:val="640"/>
          <w:marRight w:val="0"/>
          <w:marTop w:val="0"/>
          <w:marBottom w:val="0"/>
          <w:divBdr>
            <w:top w:val="none" w:sz="0" w:space="0" w:color="auto"/>
            <w:left w:val="none" w:sz="0" w:space="0" w:color="auto"/>
            <w:bottom w:val="none" w:sz="0" w:space="0" w:color="auto"/>
            <w:right w:val="none" w:sz="0" w:space="0" w:color="auto"/>
          </w:divBdr>
        </w:div>
        <w:div w:id="1073625795">
          <w:marLeft w:val="640"/>
          <w:marRight w:val="0"/>
          <w:marTop w:val="0"/>
          <w:marBottom w:val="0"/>
          <w:divBdr>
            <w:top w:val="none" w:sz="0" w:space="0" w:color="auto"/>
            <w:left w:val="none" w:sz="0" w:space="0" w:color="auto"/>
            <w:bottom w:val="none" w:sz="0" w:space="0" w:color="auto"/>
            <w:right w:val="none" w:sz="0" w:space="0" w:color="auto"/>
          </w:divBdr>
        </w:div>
        <w:div w:id="1122042807">
          <w:marLeft w:val="640"/>
          <w:marRight w:val="0"/>
          <w:marTop w:val="0"/>
          <w:marBottom w:val="0"/>
          <w:divBdr>
            <w:top w:val="none" w:sz="0" w:space="0" w:color="auto"/>
            <w:left w:val="none" w:sz="0" w:space="0" w:color="auto"/>
            <w:bottom w:val="none" w:sz="0" w:space="0" w:color="auto"/>
            <w:right w:val="none" w:sz="0" w:space="0" w:color="auto"/>
          </w:divBdr>
        </w:div>
        <w:div w:id="1125735592">
          <w:marLeft w:val="640"/>
          <w:marRight w:val="0"/>
          <w:marTop w:val="0"/>
          <w:marBottom w:val="0"/>
          <w:divBdr>
            <w:top w:val="none" w:sz="0" w:space="0" w:color="auto"/>
            <w:left w:val="none" w:sz="0" w:space="0" w:color="auto"/>
            <w:bottom w:val="none" w:sz="0" w:space="0" w:color="auto"/>
            <w:right w:val="none" w:sz="0" w:space="0" w:color="auto"/>
          </w:divBdr>
        </w:div>
        <w:div w:id="1192105313">
          <w:marLeft w:val="640"/>
          <w:marRight w:val="0"/>
          <w:marTop w:val="0"/>
          <w:marBottom w:val="0"/>
          <w:divBdr>
            <w:top w:val="none" w:sz="0" w:space="0" w:color="auto"/>
            <w:left w:val="none" w:sz="0" w:space="0" w:color="auto"/>
            <w:bottom w:val="none" w:sz="0" w:space="0" w:color="auto"/>
            <w:right w:val="none" w:sz="0" w:space="0" w:color="auto"/>
          </w:divBdr>
        </w:div>
        <w:div w:id="1329283628">
          <w:marLeft w:val="640"/>
          <w:marRight w:val="0"/>
          <w:marTop w:val="0"/>
          <w:marBottom w:val="0"/>
          <w:divBdr>
            <w:top w:val="none" w:sz="0" w:space="0" w:color="auto"/>
            <w:left w:val="none" w:sz="0" w:space="0" w:color="auto"/>
            <w:bottom w:val="none" w:sz="0" w:space="0" w:color="auto"/>
            <w:right w:val="none" w:sz="0" w:space="0" w:color="auto"/>
          </w:divBdr>
        </w:div>
        <w:div w:id="1345984485">
          <w:marLeft w:val="640"/>
          <w:marRight w:val="0"/>
          <w:marTop w:val="0"/>
          <w:marBottom w:val="0"/>
          <w:divBdr>
            <w:top w:val="none" w:sz="0" w:space="0" w:color="auto"/>
            <w:left w:val="none" w:sz="0" w:space="0" w:color="auto"/>
            <w:bottom w:val="none" w:sz="0" w:space="0" w:color="auto"/>
            <w:right w:val="none" w:sz="0" w:space="0" w:color="auto"/>
          </w:divBdr>
        </w:div>
        <w:div w:id="1366641441">
          <w:marLeft w:val="640"/>
          <w:marRight w:val="0"/>
          <w:marTop w:val="0"/>
          <w:marBottom w:val="0"/>
          <w:divBdr>
            <w:top w:val="none" w:sz="0" w:space="0" w:color="auto"/>
            <w:left w:val="none" w:sz="0" w:space="0" w:color="auto"/>
            <w:bottom w:val="none" w:sz="0" w:space="0" w:color="auto"/>
            <w:right w:val="none" w:sz="0" w:space="0" w:color="auto"/>
          </w:divBdr>
        </w:div>
        <w:div w:id="1397628625">
          <w:marLeft w:val="640"/>
          <w:marRight w:val="0"/>
          <w:marTop w:val="0"/>
          <w:marBottom w:val="0"/>
          <w:divBdr>
            <w:top w:val="none" w:sz="0" w:space="0" w:color="auto"/>
            <w:left w:val="none" w:sz="0" w:space="0" w:color="auto"/>
            <w:bottom w:val="none" w:sz="0" w:space="0" w:color="auto"/>
            <w:right w:val="none" w:sz="0" w:space="0" w:color="auto"/>
          </w:divBdr>
        </w:div>
        <w:div w:id="1400667330">
          <w:marLeft w:val="640"/>
          <w:marRight w:val="0"/>
          <w:marTop w:val="0"/>
          <w:marBottom w:val="0"/>
          <w:divBdr>
            <w:top w:val="none" w:sz="0" w:space="0" w:color="auto"/>
            <w:left w:val="none" w:sz="0" w:space="0" w:color="auto"/>
            <w:bottom w:val="none" w:sz="0" w:space="0" w:color="auto"/>
            <w:right w:val="none" w:sz="0" w:space="0" w:color="auto"/>
          </w:divBdr>
        </w:div>
        <w:div w:id="1463620511">
          <w:marLeft w:val="640"/>
          <w:marRight w:val="0"/>
          <w:marTop w:val="0"/>
          <w:marBottom w:val="0"/>
          <w:divBdr>
            <w:top w:val="none" w:sz="0" w:space="0" w:color="auto"/>
            <w:left w:val="none" w:sz="0" w:space="0" w:color="auto"/>
            <w:bottom w:val="none" w:sz="0" w:space="0" w:color="auto"/>
            <w:right w:val="none" w:sz="0" w:space="0" w:color="auto"/>
          </w:divBdr>
        </w:div>
        <w:div w:id="1488784759">
          <w:marLeft w:val="640"/>
          <w:marRight w:val="0"/>
          <w:marTop w:val="0"/>
          <w:marBottom w:val="0"/>
          <w:divBdr>
            <w:top w:val="none" w:sz="0" w:space="0" w:color="auto"/>
            <w:left w:val="none" w:sz="0" w:space="0" w:color="auto"/>
            <w:bottom w:val="none" w:sz="0" w:space="0" w:color="auto"/>
            <w:right w:val="none" w:sz="0" w:space="0" w:color="auto"/>
          </w:divBdr>
        </w:div>
        <w:div w:id="1537280842">
          <w:marLeft w:val="640"/>
          <w:marRight w:val="0"/>
          <w:marTop w:val="0"/>
          <w:marBottom w:val="0"/>
          <w:divBdr>
            <w:top w:val="none" w:sz="0" w:space="0" w:color="auto"/>
            <w:left w:val="none" w:sz="0" w:space="0" w:color="auto"/>
            <w:bottom w:val="none" w:sz="0" w:space="0" w:color="auto"/>
            <w:right w:val="none" w:sz="0" w:space="0" w:color="auto"/>
          </w:divBdr>
        </w:div>
        <w:div w:id="1584878097">
          <w:marLeft w:val="640"/>
          <w:marRight w:val="0"/>
          <w:marTop w:val="0"/>
          <w:marBottom w:val="0"/>
          <w:divBdr>
            <w:top w:val="none" w:sz="0" w:space="0" w:color="auto"/>
            <w:left w:val="none" w:sz="0" w:space="0" w:color="auto"/>
            <w:bottom w:val="none" w:sz="0" w:space="0" w:color="auto"/>
            <w:right w:val="none" w:sz="0" w:space="0" w:color="auto"/>
          </w:divBdr>
        </w:div>
        <w:div w:id="1585799747">
          <w:marLeft w:val="640"/>
          <w:marRight w:val="0"/>
          <w:marTop w:val="0"/>
          <w:marBottom w:val="0"/>
          <w:divBdr>
            <w:top w:val="none" w:sz="0" w:space="0" w:color="auto"/>
            <w:left w:val="none" w:sz="0" w:space="0" w:color="auto"/>
            <w:bottom w:val="none" w:sz="0" w:space="0" w:color="auto"/>
            <w:right w:val="none" w:sz="0" w:space="0" w:color="auto"/>
          </w:divBdr>
        </w:div>
        <w:div w:id="1618945499">
          <w:marLeft w:val="640"/>
          <w:marRight w:val="0"/>
          <w:marTop w:val="0"/>
          <w:marBottom w:val="0"/>
          <w:divBdr>
            <w:top w:val="none" w:sz="0" w:space="0" w:color="auto"/>
            <w:left w:val="none" w:sz="0" w:space="0" w:color="auto"/>
            <w:bottom w:val="none" w:sz="0" w:space="0" w:color="auto"/>
            <w:right w:val="none" w:sz="0" w:space="0" w:color="auto"/>
          </w:divBdr>
        </w:div>
        <w:div w:id="1637881094">
          <w:marLeft w:val="640"/>
          <w:marRight w:val="0"/>
          <w:marTop w:val="0"/>
          <w:marBottom w:val="0"/>
          <w:divBdr>
            <w:top w:val="none" w:sz="0" w:space="0" w:color="auto"/>
            <w:left w:val="none" w:sz="0" w:space="0" w:color="auto"/>
            <w:bottom w:val="none" w:sz="0" w:space="0" w:color="auto"/>
            <w:right w:val="none" w:sz="0" w:space="0" w:color="auto"/>
          </w:divBdr>
        </w:div>
        <w:div w:id="1680157980">
          <w:marLeft w:val="640"/>
          <w:marRight w:val="0"/>
          <w:marTop w:val="0"/>
          <w:marBottom w:val="0"/>
          <w:divBdr>
            <w:top w:val="none" w:sz="0" w:space="0" w:color="auto"/>
            <w:left w:val="none" w:sz="0" w:space="0" w:color="auto"/>
            <w:bottom w:val="none" w:sz="0" w:space="0" w:color="auto"/>
            <w:right w:val="none" w:sz="0" w:space="0" w:color="auto"/>
          </w:divBdr>
        </w:div>
        <w:div w:id="1687517117">
          <w:marLeft w:val="640"/>
          <w:marRight w:val="0"/>
          <w:marTop w:val="0"/>
          <w:marBottom w:val="0"/>
          <w:divBdr>
            <w:top w:val="none" w:sz="0" w:space="0" w:color="auto"/>
            <w:left w:val="none" w:sz="0" w:space="0" w:color="auto"/>
            <w:bottom w:val="none" w:sz="0" w:space="0" w:color="auto"/>
            <w:right w:val="none" w:sz="0" w:space="0" w:color="auto"/>
          </w:divBdr>
        </w:div>
        <w:div w:id="1699041180">
          <w:marLeft w:val="640"/>
          <w:marRight w:val="0"/>
          <w:marTop w:val="0"/>
          <w:marBottom w:val="0"/>
          <w:divBdr>
            <w:top w:val="none" w:sz="0" w:space="0" w:color="auto"/>
            <w:left w:val="none" w:sz="0" w:space="0" w:color="auto"/>
            <w:bottom w:val="none" w:sz="0" w:space="0" w:color="auto"/>
            <w:right w:val="none" w:sz="0" w:space="0" w:color="auto"/>
          </w:divBdr>
        </w:div>
        <w:div w:id="1705666703">
          <w:marLeft w:val="640"/>
          <w:marRight w:val="0"/>
          <w:marTop w:val="0"/>
          <w:marBottom w:val="0"/>
          <w:divBdr>
            <w:top w:val="none" w:sz="0" w:space="0" w:color="auto"/>
            <w:left w:val="none" w:sz="0" w:space="0" w:color="auto"/>
            <w:bottom w:val="none" w:sz="0" w:space="0" w:color="auto"/>
            <w:right w:val="none" w:sz="0" w:space="0" w:color="auto"/>
          </w:divBdr>
        </w:div>
        <w:div w:id="1744251910">
          <w:marLeft w:val="640"/>
          <w:marRight w:val="0"/>
          <w:marTop w:val="0"/>
          <w:marBottom w:val="0"/>
          <w:divBdr>
            <w:top w:val="none" w:sz="0" w:space="0" w:color="auto"/>
            <w:left w:val="none" w:sz="0" w:space="0" w:color="auto"/>
            <w:bottom w:val="none" w:sz="0" w:space="0" w:color="auto"/>
            <w:right w:val="none" w:sz="0" w:space="0" w:color="auto"/>
          </w:divBdr>
        </w:div>
        <w:div w:id="1809395571">
          <w:marLeft w:val="640"/>
          <w:marRight w:val="0"/>
          <w:marTop w:val="0"/>
          <w:marBottom w:val="0"/>
          <w:divBdr>
            <w:top w:val="none" w:sz="0" w:space="0" w:color="auto"/>
            <w:left w:val="none" w:sz="0" w:space="0" w:color="auto"/>
            <w:bottom w:val="none" w:sz="0" w:space="0" w:color="auto"/>
            <w:right w:val="none" w:sz="0" w:space="0" w:color="auto"/>
          </w:divBdr>
        </w:div>
        <w:div w:id="1809545595">
          <w:marLeft w:val="640"/>
          <w:marRight w:val="0"/>
          <w:marTop w:val="0"/>
          <w:marBottom w:val="0"/>
          <w:divBdr>
            <w:top w:val="none" w:sz="0" w:space="0" w:color="auto"/>
            <w:left w:val="none" w:sz="0" w:space="0" w:color="auto"/>
            <w:bottom w:val="none" w:sz="0" w:space="0" w:color="auto"/>
            <w:right w:val="none" w:sz="0" w:space="0" w:color="auto"/>
          </w:divBdr>
        </w:div>
        <w:div w:id="1879076720">
          <w:marLeft w:val="640"/>
          <w:marRight w:val="0"/>
          <w:marTop w:val="0"/>
          <w:marBottom w:val="0"/>
          <w:divBdr>
            <w:top w:val="none" w:sz="0" w:space="0" w:color="auto"/>
            <w:left w:val="none" w:sz="0" w:space="0" w:color="auto"/>
            <w:bottom w:val="none" w:sz="0" w:space="0" w:color="auto"/>
            <w:right w:val="none" w:sz="0" w:space="0" w:color="auto"/>
          </w:divBdr>
        </w:div>
        <w:div w:id="1901359722">
          <w:marLeft w:val="640"/>
          <w:marRight w:val="0"/>
          <w:marTop w:val="0"/>
          <w:marBottom w:val="0"/>
          <w:divBdr>
            <w:top w:val="none" w:sz="0" w:space="0" w:color="auto"/>
            <w:left w:val="none" w:sz="0" w:space="0" w:color="auto"/>
            <w:bottom w:val="none" w:sz="0" w:space="0" w:color="auto"/>
            <w:right w:val="none" w:sz="0" w:space="0" w:color="auto"/>
          </w:divBdr>
        </w:div>
        <w:div w:id="1952319983">
          <w:marLeft w:val="640"/>
          <w:marRight w:val="0"/>
          <w:marTop w:val="0"/>
          <w:marBottom w:val="0"/>
          <w:divBdr>
            <w:top w:val="none" w:sz="0" w:space="0" w:color="auto"/>
            <w:left w:val="none" w:sz="0" w:space="0" w:color="auto"/>
            <w:bottom w:val="none" w:sz="0" w:space="0" w:color="auto"/>
            <w:right w:val="none" w:sz="0" w:space="0" w:color="auto"/>
          </w:divBdr>
        </w:div>
        <w:div w:id="1970429626">
          <w:marLeft w:val="640"/>
          <w:marRight w:val="0"/>
          <w:marTop w:val="0"/>
          <w:marBottom w:val="0"/>
          <w:divBdr>
            <w:top w:val="none" w:sz="0" w:space="0" w:color="auto"/>
            <w:left w:val="none" w:sz="0" w:space="0" w:color="auto"/>
            <w:bottom w:val="none" w:sz="0" w:space="0" w:color="auto"/>
            <w:right w:val="none" w:sz="0" w:space="0" w:color="auto"/>
          </w:divBdr>
        </w:div>
        <w:div w:id="2029257796">
          <w:marLeft w:val="640"/>
          <w:marRight w:val="0"/>
          <w:marTop w:val="0"/>
          <w:marBottom w:val="0"/>
          <w:divBdr>
            <w:top w:val="none" w:sz="0" w:space="0" w:color="auto"/>
            <w:left w:val="none" w:sz="0" w:space="0" w:color="auto"/>
            <w:bottom w:val="none" w:sz="0" w:space="0" w:color="auto"/>
            <w:right w:val="none" w:sz="0" w:space="0" w:color="auto"/>
          </w:divBdr>
        </w:div>
      </w:divsChild>
    </w:div>
    <w:div w:id="816917004">
      <w:bodyDiv w:val="1"/>
      <w:marLeft w:val="0"/>
      <w:marRight w:val="0"/>
      <w:marTop w:val="0"/>
      <w:marBottom w:val="0"/>
      <w:divBdr>
        <w:top w:val="none" w:sz="0" w:space="0" w:color="auto"/>
        <w:left w:val="none" w:sz="0" w:space="0" w:color="auto"/>
        <w:bottom w:val="none" w:sz="0" w:space="0" w:color="auto"/>
        <w:right w:val="none" w:sz="0" w:space="0" w:color="auto"/>
      </w:divBdr>
      <w:divsChild>
        <w:div w:id="20474764">
          <w:marLeft w:val="640"/>
          <w:marRight w:val="0"/>
          <w:marTop w:val="0"/>
          <w:marBottom w:val="0"/>
          <w:divBdr>
            <w:top w:val="none" w:sz="0" w:space="0" w:color="auto"/>
            <w:left w:val="none" w:sz="0" w:space="0" w:color="auto"/>
            <w:bottom w:val="none" w:sz="0" w:space="0" w:color="auto"/>
            <w:right w:val="none" w:sz="0" w:space="0" w:color="auto"/>
          </w:divBdr>
        </w:div>
        <w:div w:id="34621985">
          <w:marLeft w:val="640"/>
          <w:marRight w:val="0"/>
          <w:marTop w:val="0"/>
          <w:marBottom w:val="0"/>
          <w:divBdr>
            <w:top w:val="none" w:sz="0" w:space="0" w:color="auto"/>
            <w:left w:val="none" w:sz="0" w:space="0" w:color="auto"/>
            <w:bottom w:val="none" w:sz="0" w:space="0" w:color="auto"/>
            <w:right w:val="none" w:sz="0" w:space="0" w:color="auto"/>
          </w:divBdr>
        </w:div>
        <w:div w:id="44065290">
          <w:marLeft w:val="640"/>
          <w:marRight w:val="0"/>
          <w:marTop w:val="0"/>
          <w:marBottom w:val="0"/>
          <w:divBdr>
            <w:top w:val="none" w:sz="0" w:space="0" w:color="auto"/>
            <w:left w:val="none" w:sz="0" w:space="0" w:color="auto"/>
            <w:bottom w:val="none" w:sz="0" w:space="0" w:color="auto"/>
            <w:right w:val="none" w:sz="0" w:space="0" w:color="auto"/>
          </w:divBdr>
        </w:div>
        <w:div w:id="55127502">
          <w:marLeft w:val="640"/>
          <w:marRight w:val="0"/>
          <w:marTop w:val="0"/>
          <w:marBottom w:val="0"/>
          <w:divBdr>
            <w:top w:val="none" w:sz="0" w:space="0" w:color="auto"/>
            <w:left w:val="none" w:sz="0" w:space="0" w:color="auto"/>
            <w:bottom w:val="none" w:sz="0" w:space="0" w:color="auto"/>
            <w:right w:val="none" w:sz="0" w:space="0" w:color="auto"/>
          </w:divBdr>
        </w:div>
        <w:div w:id="55714579">
          <w:marLeft w:val="640"/>
          <w:marRight w:val="0"/>
          <w:marTop w:val="0"/>
          <w:marBottom w:val="0"/>
          <w:divBdr>
            <w:top w:val="none" w:sz="0" w:space="0" w:color="auto"/>
            <w:left w:val="none" w:sz="0" w:space="0" w:color="auto"/>
            <w:bottom w:val="none" w:sz="0" w:space="0" w:color="auto"/>
            <w:right w:val="none" w:sz="0" w:space="0" w:color="auto"/>
          </w:divBdr>
        </w:div>
        <w:div w:id="76640078">
          <w:marLeft w:val="640"/>
          <w:marRight w:val="0"/>
          <w:marTop w:val="0"/>
          <w:marBottom w:val="0"/>
          <w:divBdr>
            <w:top w:val="none" w:sz="0" w:space="0" w:color="auto"/>
            <w:left w:val="none" w:sz="0" w:space="0" w:color="auto"/>
            <w:bottom w:val="none" w:sz="0" w:space="0" w:color="auto"/>
            <w:right w:val="none" w:sz="0" w:space="0" w:color="auto"/>
          </w:divBdr>
        </w:div>
        <w:div w:id="160197405">
          <w:marLeft w:val="640"/>
          <w:marRight w:val="0"/>
          <w:marTop w:val="0"/>
          <w:marBottom w:val="0"/>
          <w:divBdr>
            <w:top w:val="none" w:sz="0" w:space="0" w:color="auto"/>
            <w:left w:val="none" w:sz="0" w:space="0" w:color="auto"/>
            <w:bottom w:val="none" w:sz="0" w:space="0" w:color="auto"/>
            <w:right w:val="none" w:sz="0" w:space="0" w:color="auto"/>
          </w:divBdr>
        </w:div>
        <w:div w:id="195166402">
          <w:marLeft w:val="640"/>
          <w:marRight w:val="0"/>
          <w:marTop w:val="0"/>
          <w:marBottom w:val="0"/>
          <w:divBdr>
            <w:top w:val="none" w:sz="0" w:space="0" w:color="auto"/>
            <w:left w:val="none" w:sz="0" w:space="0" w:color="auto"/>
            <w:bottom w:val="none" w:sz="0" w:space="0" w:color="auto"/>
            <w:right w:val="none" w:sz="0" w:space="0" w:color="auto"/>
          </w:divBdr>
        </w:div>
        <w:div w:id="202327860">
          <w:marLeft w:val="640"/>
          <w:marRight w:val="0"/>
          <w:marTop w:val="0"/>
          <w:marBottom w:val="0"/>
          <w:divBdr>
            <w:top w:val="none" w:sz="0" w:space="0" w:color="auto"/>
            <w:left w:val="none" w:sz="0" w:space="0" w:color="auto"/>
            <w:bottom w:val="none" w:sz="0" w:space="0" w:color="auto"/>
            <w:right w:val="none" w:sz="0" w:space="0" w:color="auto"/>
          </w:divBdr>
        </w:div>
        <w:div w:id="227308859">
          <w:marLeft w:val="640"/>
          <w:marRight w:val="0"/>
          <w:marTop w:val="0"/>
          <w:marBottom w:val="0"/>
          <w:divBdr>
            <w:top w:val="none" w:sz="0" w:space="0" w:color="auto"/>
            <w:left w:val="none" w:sz="0" w:space="0" w:color="auto"/>
            <w:bottom w:val="none" w:sz="0" w:space="0" w:color="auto"/>
            <w:right w:val="none" w:sz="0" w:space="0" w:color="auto"/>
          </w:divBdr>
        </w:div>
        <w:div w:id="248543788">
          <w:marLeft w:val="640"/>
          <w:marRight w:val="0"/>
          <w:marTop w:val="0"/>
          <w:marBottom w:val="0"/>
          <w:divBdr>
            <w:top w:val="none" w:sz="0" w:space="0" w:color="auto"/>
            <w:left w:val="none" w:sz="0" w:space="0" w:color="auto"/>
            <w:bottom w:val="none" w:sz="0" w:space="0" w:color="auto"/>
            <w:right w:val="none" w:sz="0" w:space="0" w:color="auto"/>
          </w:divBdr>
        </w:div>
        <w:div w:id="276640613">
          <w:marLeft w:val="640"/>
          <w:marRight w:val="0"/>
          <w:marTop w:val="0"/>
          <w:marBottom w:val="0"/>
          <w:divBdr>
            <w:top w:val="none" w:sz="0" w:space="0" w:color="auto"/>
            <w:left w:val="none" w:sz="0" w:space="0" w:color="auto"/>
            <w:bottom w:val="none" w:sz="0" w:space="0" w:color="auto"/>
            <w:right w:val="none" w:sz="0" w:space="0" w:color="auto"/>
          </w:divBdr>
        </w:div>
        <w:div w:id="311063869">
          <w:marLeft w:val="640"/>
          <w:marRight w:val="0"/>
          <w:marTop w:val="0"/>
          <w:marBottom w:val="0"/>
          <w:divBdr>
            <w:top w:val="none" w:sz="0" w:space="0" w:color="auto"/>
            <w:left w:val="none" w:sz="0" w:space="0" w:color="auto"/>
            <w:bottom w:val="none" w:sz="0" w:space="0" w:color="auto"/>
            <w:right w:val="none" w:sz="0" w:space="0" w:color="auto"/>
          </w:divBdr>
        </w:div>
        <w:div w:id="412632196">
          <w:marLeft w:val="640"/>
          <w:marRight w:val="0"/>
          <w:marTop w:val="0"/>
          <w:marBottom w:val="0"/>
          <w:divBdr>
            <w:top w:val="none" w:sz="0" w:space="0" w:color="auto"/>
            <w:left w:val="none" w:sz="0" w:space="0" w:color="auto"/>
            <w:bottom w:val="none" w:sz="0" w:space="0" w:color="auto"/>
            <w:right w:val="none" w:sz="0" w:space="0" w:color="auto"/>
          </w:divBdr>
        </w:div>
        <w:div w:id="453981584">
          <w:marLeft w:val="640"/>
          <w:marRight w:val="0"/>
          <w:marTop w:val="0"/>
          <w:marBottom w:val="0"/>
          <w:divBdr>
            <w:top w:val="none" w:sz="0" w:space="0" w:color="auto"/>
            <w:left w:val="none" w:sz="0" w:space="0" w:color="auto"/>
            <w:bottom w:val="none" w:sz="0" w:space="0" w:color="auto"/>
            <w:right w:val="none" w:sz="0" w:space="0" w:color="auto"/>
          </w:divBdr>
        </w:div>
        <w:div w:id="512496452">
          <w:marLeft w:val="640"/>
          <w:marRight w:val="0"/>
          <w:marTop w:val="0"/>
          <w:marBottom w:val="0"/>
          <w:divBdr>
            <w:top w:val="none" w:sz="0" w:space="0" w:color="auto"/>
            <w:left w:val="none" w:sz="0" w:space="0" w:color="auto"/>
            <w:bottom w:val="none" w:sz="0" w:space="0" w:color="auto"/>
            <w:right w:val="none" w:sz="0" w:space="0" w:color="auto"/>
          </w:divBdr>
        </w:div>
        <w:div w:id="542864395">
          <w:marLeft w:val="640"/>
          <w:marRight w:val="0"/>
          <w:marTop w:val="0"/>
          <w:marBottom w:val="0"/>
          <w:divBdr>
            <w:top w:val="none" w:sz="0" w:space="0" w:color="auto"/>
            <w:left w:val="none" w:sz="0" w:space="0" w:color="auto"/>
            <w:bottom w:val="none" w:sz="0" w:space="0" w:color="auto"/>
            <w:right w:val="none" w:sz="0" w:space="0" w:color="auto"/>
          </w:divBdr>
        </w:div>
        <w:div w:id="671951213">
          <w:marLeft w:val="640"/>
          <w:marRight w:val="0"/>
          <w:marTop w:val="0"/>
          <w:marBottom w:val="0"/>
          <w:divBdr>
            <w:top w:val="none" w:sz="0" w:space="0" w:color="auto"/>
            <w:left w:val="none" w:sz="0" w:space="0" w:color="auto"/>
            <w:bottom w:val="none" w:sz="0" w:space="0" w:color="auto"/>
            <w:right w:val="none" w:sz="0" w:space="0" w:color="auto"/>
          </w:divBdr>
        </w:div>
        <w:div w:id="677733021">
          <w:marLeft w:val="640"/>
          <w:marRight w:val="0"/>
          <w:marTop w:val="0"/>
          <w:marBottom w:val="0"/>
          <w:divBdr>
            <w:top w:val="none" w:sz="0" w:space="0" w:color="auto"/>
            <w:left w:val="none" w:sz="0" w:space="0" w:color="auto"/>
            <w:bottom w:val="none" w:sz="0" w:space="0" w:color="auto"/>
            <w:right w:val="none" w:sz="0" w:space="0" w:color="auto"/>
          </w:divBdr>
        </w:div>
        <w:div w:id="754284014">
          <w:marLeft w:val="640"/>
          <w:marRight w:val="0"/>
          <w:marTop w:val="0"/>
          <w:marBottom w:val="0"/>
          <w:divBdr>
            <w:top w:val="none" w:sz="0" w:space="0" w:color="auto"/>
            <w:left w:val="none" w:sz="0" w:space="0" w:color="auto"/>
            <w:bottom w:val="none" w:sz="0" w:space="0" w:color="auto"/>
            <w:right w:val="none" w:sz="0" w:space="0" w:color="auto"/>
          </w:divBdr>
        </w:div>
        <w:div w:id="982151934">
          <w:marLeft w:val="640"/>
          <w:marRight w:val="0"/>
          <w:marTop w:val="0"/>
          <w:marBottom w:val="0"/>
          <w:divBdr>
            <w:top w:val="none" w:sz="0" w:space="0" w:color="auto"/>
            <w:left w:val="none" w:sz="0" w:space="0" w:color="auto"/>
            <w:bottom w:val="none" w:sz="0" w:space="0" w:color="auto"/>
            <w:right w:val="none" w:sz="0" w:space="0" w:color="auto"/>
          </w:divBdr>
        </w:div>
        <w:div w:id="1042050588">
          <w:marLeft w:val="640"/>
          <w:marRight w:val="0"/>
          <w:marTop w:val="0"/>
          <w:marBottom w:val="0"/>
          <w:divBdr>
            <w:top w:val="none" w:sz="0" w:space="0" w:color="auto"/>
            <w:left w:val="none" w:sz="0" w:space="0" w:color="auto"/>
            <w:bottom w:val="none" w:sz="0" w:space="0" w:color="auto"/>
            <w:right w:val="none" w:sz="0" w:space="0" w:color="auto"/>
          </w:divBdr>
        </w:div>
        <w:div w:id="1046641858">
          <w:marLeft w:val="640"/>
          <w:marRight w:val="0"/>
          <w:marTop w:val="0"/>
          <w:marBottom w:val="0"/>
          <w:divBdr>
            <w:top w:val="none" w:sz="0" w:space="0" w:color="auto"/>
            <w:left w:val="none" w:sz="0" w:space="0" w:color="auto"/>
            <w:bottom w:val="none" w:sz="0" w:space="0" w:color="auto"/>
            <w:right w:val="none" w:sz="0" w:space="0" w:color="auto"/>
          </w:divBdr>
        </w:div>
        <w:div w:id="1059327393">
          <w:marLeft w:val="640"/>
          <w:marRight w:val="0"/>
          <w:marTop w:val="0"/>
          <w:marBottom w:val="0"/>
          <w:divBdr>
            <w:top w:val="none" w:sz="0" w:space="0" w:color="auto"/>
            <w:left w:val="none" w:sz="0" w:space="0" w:color="auto"/>
            <w:bottom w:val="none" w:sz="0" w:space="0" w:color="auto"/>
            <w:right w:val="none" w:sz="0" w:space="0" w:color="auto"/>
          </w:divBdr>
        </w:div>
        <w:div w:id="1071391717">
          <w:marLeft w:val="640"/>
          <w:marRight w:val="0"/>
          <w:marTop w:val="0"/>
          <w:marBottom w:val="0"/>
          <w:divBdr>
            <w:top w:val="none" w:sz="0" w:space="0" w:color="auto"/>
            <w:left w:val="none" w:sz="0" w:space="0" w:color="auto"/>
            <w:bottom w:val="none" w:sz="0" w:space="0" w:color="auto"/>
            <w:right w:val="none" w:sz="0" w:space="0" w:color="auto"/>
          </w:divBdr>
        </w:div>
        <w:div w:id="1387949651">
          <w:marLeft w:val="640"/>
          <w:marRight w:val="0"/>
          <w:marTop w:val="0"/>
          <w:marBottom w:val="0"/>
          <w:divBdr>
            <w:top w:val="none" w:sz="0" w:space="0" w:color="auto"/>
            <w:left w:val="none" w:sz="0" w:space="0" w:color="auto"/>
            <w:bottom w:val="none" w:sz="0" w:space="0" w:color="auto"/>
            <w:right w:val="none" w:sz="0" w:space="0" w:color="auto"/>
          </w:divBdr>
        </w:div>
        <w:div w:id="1441291092">
          <w:marLeft w:val="640"/>
          <w:marRight w:val="0"/>
          <w:marTop w:val="0"/>
          <w:marBottom w:val="0"/>
          <w:divBdr>
            <w:top w:val="none" w:sz="0" w:space="0" w:color="auto"/>
            <w:left w:val="none" w:sz="0" w:space="0" w:color="auto"/>
            <w:bottom w:val="none" w:sz="0" w:space="0" w:color="auto"/>
            <w:right w:val="none" w:sz="0" w:space="0" w:color="auto"/>
          </w:divBdr>
        </w:div>
        <w:div w:id="1487090247">
          <w:marLeft w:val="640"/>
          <w:marRight w:val="0"/>
          <w:marTop w:val="0"/>
          <w:marBottom w:val="0"/>
          <w:divBdr>
            <w:top w:val="none" w:sz="0" w:space="0" w:color="auto"/>
            <w:left w:val="none" w:sz="0" w:space="0" w:color="auto"/>
            <w:bottom w:val="none" w:sz="0" w:space="0" w:color="auto"/>
            <w:right w:val="none" w:sz="0" w:space="0" w:color="auto"/>
          </w:divBdr>
        </w:div>
        <w:div w:id="1540971575">
          <w:marLeft w:val="640"/>
          <w:marRight w:val="0"/>
          <w:marTop w:val="0"/>
          <w:marBottom w:val="0"/>
          <w:divBdr>
            <w:top w:val="none" w:sz="0" w:space="0" w:color="auto"/>
            <w:left w:val="none" w:sz="0" w:space="0" w:color="auto"/>
            <w:bottom w:val="none" w:sz="0" w:space="0" w:color="auto"/>
            <w:right w:val="none" w:sz="0" w:space="0" w:color="auto"/>
          </w:divBdr>
        </w:div>
        <w:div w:id="1543906369">
          <w:marLeft w:val="640"/>
          <w:marRight w:val="0"/>
          <w:marTop w:val="0"/>
          <w:marBottom w:val="0"/>
          <w:divBdr>
            <w:top w:val="none" w:sz="0" w:space="0" w:color="auto"/>
            <w:left w:val="none" w:sz="0" w:space="0" w:color="auto"/>
            <w:bottom w:val="none" w:sz="0" w:space="0" w:color="auto"/>
            <w:right w:val="none" w:sz="0" w:space="0" w:color="auto"/>
          </w:divBdr>
        </w:div>
        <w:div w:id="1602301466">
          <w:marLeft w:val="640"/>
          <w:marRight w:val="0"/>
          <w:marTop w:val="0"/>
          <w:marBottom w:val="0"/>
          <w:divBdr>
            <w:top w:val="none" w:sz="0" w:space="0" w:color="auto"/>
            <w:left w:val="none" w:sz="0" w:space="0" w:color="auto"/>
            <w:bottom w:val="none" w:sz="0" w:space="0" w:color="auto"/>
            <w:right w:val="none" w:sz="0" w:space="0" w:color="auto"/>
          </w:divBdr>
        </w:div>
        <w:div w:id="1613365636">
          <w:marLeft w:val="640"/>
          <w:marRight w:val="0"/>
          <w:marTop w:val="0"/>
          <w:marBottom w:val="0"/>
          <w:divBdr>
            <w:top w:val="none" w:sz="0" w:space="0" w:color="auto"/>
            <w:left w:val="none" w:sz="0" w:space="0" w:color="auto"/>
            <w:bottom w:val="none" w:sz="0" w:space="0" w:color="auto"/>
            <w:right w:val="none" w:sz="0" w:space="0" w:color="auto"/>
          </w:divBdr>
        </w:div>
        <w:div w:id="1636594863">
          <w:marLeft w:val="640"/>
          <w:marRight w:val="0"/>
          <w:marTop w:val="0"/>
          <w:marBottom w:val="0"/>
          <w:divBdr>
            <w:top w:val="none" w:sz="0" w:space="0" w:color="auto"/>
            <w:left w:val="none" w:sz="0" w:space="0" w:color="auto"/>
            <w:bottom w:val="none" w:sz="0" w:space="0" w:color="auto"/>
            <w:right w:val="none" w:sz="0" w:space="0" w:color="auto"/>
          </w:divBdr>
        </w:div>
        <w:div w:id="1644843675">
          <w:marLeft w:val="640"/>
          <w:marRight w:val="0"/>
          <w:marTop w:val="0"/>
          <w:marBottom w:val="0"/>
          <w:divBdr>
            <w:top w:val="none" w:sz="0" w:space="0" w:color="auto"/>
            <w:left w:val="none" w:sz="0" w:space="0" w:color="auto"/>
            <w:bottom w:val="none" w:sz="0" w:space="0" w:color="auto"/>
            <w:right w:val="none" w:sz="0" w:space="0" w:color="auto"/>
          </w:divBdr>
        </w:div>
        <w:div w:id="1659528951">
          <w:marLeft w:val="640"/>
          <w:marRight w:val="0"/>
          <w:marTop w:val="0"/>
          <w:marBottom w:val="0"/>
          <w:divBdr>
            <w:top w:val="none" w:sz="0" w:space="0" w:color="auto"/>
            <w:left w:val="none" w:sz="0" w:space="0" w:color="auto"/>
            <w:bottom w:val="none" w:sz="0" w:space="0" w:color="auto"/>
            <w:right w:val="none" w:sz="0" w:space="0" w:color="auto"/>
          </w:divBdr>
        </w:div>
        <w:div w:id="1664701457">
          <w:marLeft w:val="640"/>
          <w:marRight w:val="0"/>
          <w:marTop w:val="0"/>
          <w:marBottom w:val="0"/>
          <w:divBdr>
            <w:top w:val="none" w:sz="0" w:space="0" w:color="auto"/>
            <w:left w:val="none" w:sz="0" w:space="0" w:color="auto"/>
            <w:bottom w:val="none" w:sz="0" w:space="0" w:color="auto"/>
            <w:right w:val="none" w:sz="0" w:space="0" w:color="auto"/>
          </w:divBdr>
        </w:div>
        <w:div w:id="1672954171">
          <w:marLeft w:val="640"/>
          <w:marRight w:val="0"/>
          <w:marTop w:val="0"/>
          <w:marBottom w:val="0"/>
          <w:divBdr>
            <w:top w:val="none" w:sz="0" w:space="0" w:color="auto"/>
            <w:left w:val="none" w:sz="0" w:space="0" w:color="auto"/>
            <w:bottom w:val="none" w:sz="0" w:space="0" w:color="auto"/>
            <w:right w:val="none" w:sz="0" w:space="0" w:color="auto"/>
          </w:divBdr>
        </w:div>
        <w:div w:id="1783694190">
          <w:marLeft w:val="640"/>
          <w:marRight w:val="0"/>
          <w:marTop w:val="0"/>
          <w:marBottom w:val="0"/>
          <w:divBdr>
            <w:top w:val="none" w:sz="0" w:space="0" w:color="auto"/>
            <w:left w:val="none" w:sz="0" w:space="0" w:color="auto"/>
            <w:bottom w:val="none" w:sz="0" w:space="0" w:color="auto"/>
            <w:right w:val="none" w:sz="0" w:space="0" w:color="auto"/>
          </w:divBdr>
        </w:div>
        <w:div w:id="1784180592">
          <w:marLeft w:val="640"/>
          <w:marRight w:val="0"/>
          <w:marTop w:val="0"/>
          <w:marBottom w:val="0"/>
          <w:divBdr>
            <w:top w:val="none" w:sz="0" w:space="0" w:color="auto"/>
            <w:left w:val="none" w:sz="0" w:space="0" w:color="auto"/>
            <w:bottom w:val="none" w:sz="0" w:space="0" w:color="auto"/>
            <w:right w:val="none" w:sz="0" w:space="0" w:color="auto"/>
          </w:divBdr>
        </w:div>
        <w:div w:id="1830749640">
          <w:marLeft w:val="640"/>
          <w:marRight w:val="0"/>
          <w:marTop w:val="0"/>
          <w:marBottom w:val="0"/>
          <w:divBdr>
            <w:top w:val="none" w:sz="0" w:space="0" w:color="auto"/>
            <w:left w:val="none" w:sz="0" w:space="0" w:color="auto"/>
            <w:bottom w:val="none" w:sz="0" w:space="0" w:color="auto"/>
            <w:right w:val="none" w:sz="0" w:space="0" w:color="auto"/>
          </w:divBdr>
        </w:div>
        <w:div w:id="1838306848">
          <w:marLeft w:val="640"/>
          <w:marRight w:val="0"/>
          <w:marTop w:val="0"/>
          <w:marBottom w:val="0"/>
          <w:divBdr>
            <w:top w:val="none" w:sz="0" w:space="0" w:color="auto"/>
            <w:left w:val="none" w:sz="0" w:space="0" w:color="auto"/>
            <w:bottom w:val="none" w:sz="0" w:space="0" w:color="auto"/>
            <w:right w:val="none" w:sz="0" w:space="0" w:color="auto"/>
          </w:divBdr>
        </w:div>
        <w:div w:id="1964775091">
          <w:marLeft w:val="640"/>
          <w:marRight w:val="0"/>
          <w:marTop w:val="0"/>
          <w:marBottom w:val="0"/>
          <w:divBdr>
            <w:top w:val="none" w:sz="0" w:space="0" w:color="auto"/>
            <w:left w:val="none" w:sz="0" w:space="0" w:color="auto"/>
            <w:bottom w:val="none" w:sz="0" w:space="0" w:color="auto"/>
            <w:right w:val="none" w:sz="0" w:space="0" w:color="auto"/>
          </w:divBdr>
        </w:div>
        <w:div w:id="1986928754">
          <w:marLeft w:val="640"/>
          <w:marRight w:val="0"/>
          <w:marTop w:val="0"/>
          <w:marBottom w:val="0"/>
          <w:divBdr>
            <w:top w:val="none" w:sz="0" w:space="0" w:color="auto"/>
            <w:left w:val="none" w:sz="0" w:space="0" w:color="auto"/>
            <w:bottom w:val="none" w:sz="0" w:space="0" w:color="auto"/>
            <w:right w:val="none" w:sz="0" w:space="0" w:color="auto"/>
          </w:divBdr>
        </w:div>
        <w:div w:id="2009939989">
          <w:marLeft w:val="640"/>
          <w:marRight w:val="0"/>
          <w:marTop w:val="0"/>
          <w:marBottom w:val="0"/>
          <w:divBdr>
            <w:top w:val="none" w:sz="0" w:space="0" w:color="auto"/>
            <w:left w:val="none" w:sz="0" w:space="0" w:color="auto"/>
            <w:bottom w:val="none" w:sz="0" w:space="0" w:color="auto"/>
            <w:right w:val="none" w:sz="0" w:space="0" w:color="auto"/>
          </w:divBdr>
        </w:div>
      </w:divsChild>
    </w:div>
    <w:div w:id="824318931">
      <w:bodyDiv w:val="1"/>
      <w:marLeft w:val="0"/>
      <w:marRight w:val="0"/>
      <w:marTop w:val="0"/>
      <w:marBottom w:val="0"/>
      <w:divBdr>
        <w:top w:val="none" w:sz="0" w:space="0" w:color="auto"/>
        <w:left w:val="none" w:sz="0" w:space="0" w:color="auto"/>
        <w:bottom w:val="none" w:sz="0" w:space="0" w:color="auto"/>
        <w:right w:val="none" w:sz="0" w:space="0" w:color="auto"/>
      </w:divBdr>
    </w:div>
    <w:div w:id="827672567">
      <w:bodyDiv w:val="1"/>
      <w:marLeft w:val="0"/>
      <w:marRight w:val="0"/>
      <w:marTop w:val="0"/>
      <w:marBottom w:val="0"/>
      <w:divBdr>
        <w:top w:val="none" w:sz="0" w:space="0" w:color="auto"/>
        <w:left w:val="none" w:sz="0" w:space="0" w:color="auto"/>
        <w:bottom w:val="none" w:sz="0" w:space="0" w:color="auto"/>
        <w:right w:val="none" w:sz="0" w:space="0" w:color="auto"/>
      </w:divBdr>
      <w:divsChild>
        <w:div w:id="38434577">
          <w:marLeft w:val="640"/>
          <w:marRight w:val="0"/>
          <w:marTop w:val="0"/>
          <w:marBottom w:val="0"/>
          <w:divBdr>
            <w:top w:val="none" w:sz="0" w:space="0" w:color="auto"/>
            <w:left w:val="none" w:sz="0" w:space="0" w:color="auto"/>
            <w:bottom w:val="none" w:sz="0" w:space="0" w:color="auto"/>
            <w:right w:val="none" w:sz="0" w:space="0" w:color="auto"/>
          </w:divBdr>
        </w:div>
        <w:div w:id="59253054">
          <w:marLeft w:val="640"/>
          <w:marRight w:val="0"/>
          <w:marTop w:val="0"/>
          <w:marBottom w:val="0"/>
          <w:divBdr>
            <w:top w:val="none" w:sz="0" w:space="0" w:color="auto"/>
            <w:left w:val="none" w:sz="0" w:space="0" w:color="auto"/>
            <w:bottom w:val="none" w:sz="0" w:space="0" w:color="auto"/>
            <w:right w:val="none" w:sz="0" w:space="0" w:color="auto"/>
          </w:divBdr>
        </w:div>
        <w:div w:id="108865999">
          <w:marLeft w:val="640"/>
          <w:marRight w:val="0"/>
          <w:marTop w:val="0"/>
          <w:marBottom w:val="0"/>
          <w:divBdr>
            <w:top w:val="none" w:sz="0" w:space="0" w:color="auto"/>
            <w:left w:val="none" w:sz="0" w:space="0" w:color="auto"/>
            <w:bottom w:val="none" w:sz="0" w:space="0" w:color="auto"/>
            <w:right w:val="none" w:sz="0" w:space="0" w:color="auto"/>
          </w:divBdr>
        </w:div>
        <w:div w:id="156462857">
          <w:marLeft w:val="640"/>
          <w:marRight w:val="0"/>
          <w:marTop w:val="0"/>
          <w:marBottom w:val="0"/>
          <w:divBdr>
            <w:top w:val="none" w:sz="0" w:space="0" w:color="auto"/>
            <w:left w:val="none" w:sz="0" w:space="0" w:color="auto"/>
            <w:bottom w:val="none" w:sz="0" w:space="0" w:color="auto"/>
            <w:right w:val="none" w:sz="0" w:space="0" w:color="auto"/>
          </w:divBdr>
        </w:div>
        <w:div w:id="186988113">
          <w:marLeft w:val="640"/>
          <w:marRight w:val="0"/>
          <w:marTop w:val="0"/>
          <w:marBottom w:val="0"/>
          <w:divBdr>
            <w:top w:val="none" w:sz="0" w:space="0" w:color="auto"/>
            <w:left w:val="none" w:sz="0" w:space="0" w:color="auto"/>
            <w:bottom w:val="none" w:sz="0" w:space="0" w:color="auto"/>
            <w:right w:val="none" w:sz="0" w:space="0" w:color="auto"/>
          </w:divBdr>
        </w:div>
        <w:div w:id="197279141">
          <w:marLeft w:val="640"/>
          <w:marRight w:val="0"/>
          <w:marTop w:val="0"/>
          <w:marBottom w:val="0"/>
          <w:divBdr>
            <w:top w:val="none" w:sz="0" w:space="0" w:color="auto"/>
            <w:left w:val="none" w:sz="0" w:space="0" w:color="auto"/>
            <w:bottom w:val="none" w:sz="0" w:space="0" w:color="auto"/>
            <w:right w:val="none" w:sz="0" w:space="0" w:color="auto"/>
          </w:divBdr>
        </w:div>
        <w:div w:id="324404275">
          <w:marLeft w:val="640"/>
          <w:marRight w:val="0"/>
          <w:marTop w:val="0"/>
          <w:marBottom w:val="0"/>
          <w:divBdr>
            <w:top w:val="none" w:sz="0" w:space="0" w:color="auto"/>
            <w:left w:val="none" w:sz="0" w:space="0" w:color="auto"/>
            <w:bottom w:val="none" w:sz="0" w:space="0" w:color="auto"/>
            <w:right w:val="none" w:sz="0" w:space="0" w:color="auto"/>
          </w:divBdr>
        </w:div>
        <w:div w:id="331185012">
          <w:marLeft w:val="640"/>
          <w:marRight w:val="0"/>
          <w:marTop w:val="0"/>
          <w:marBottom w:val="0"/>
          <w:divBdr>
            <w:top w:val="none" w:sz="0" w:space="0" w:color="auto"/>
            <w:left w:val="none" w:sz="0" w:space="0" w:color="auto"/>
            <w:bottom w:val="none" w:sz="0" w:space="0" w:color="auto"/>
            <w:right w:val="none" w:sz="0" w:space="0" w:color="auto"/>
          </w:divBdr>
        </w:div>
        <w:div w:id="474690077">
          <w:marLeft w:val="640"/>
          <w:marRight w:val="0"/>
          <w:marTop w:val="0"/>
          <w:marBottom w:val="0"/>
          <w:divBdr>
            <w:top w:val="none" w:sz="0" w:space="0" w:color="auto"/>
            <w:left w:val="none" w:sz="0" w:space="0" w:color="auto"/>
            <w:bottom w:val="none" w:sz="0" w:space="0" w:color="auto"/>
            <w:right w:val="none" w:sz="0" w:space="0" w:color="auto"/>
          </w:divBdr>
        </w:div>
        <w:div w:id="539559648">
          <w:marLeft w:val="640"/>
          <w:marRight w:val="0"/>
          <w:marTop w:val="0"/>
          <w:marBottom w:val="0"/>
          <w:divBdr>
            <w:top w:val="none" w:sz="0" w:space="0" w:color="auto"/>
            <w:left w:val="none" w:sz="0" w:space="0" w:color="auto"/>
            <w:bottom w:val="none" w:sz="0" w:space="0" w:color="auto"/>
            <w:right w:val="none" w:sz="0" w:space="0" w:color="auto"/>
          </w:divBdr>
        </w:div>
        <w:div w:id="663123341">
          <w:marLeft w:val="640"/>
          <w:marRight w:val="0"/>
          <w:marTop w:val="0"/>
          <w:marBottom w:val="0"/>
          <w:divBdr>
            <w:top w:val="none" w:sz="0" w:space="0" w:color="auto"/>
            <w:left w:val="none" w:sz="0" w:space="0" w:color="auto"/>
            <w:bottom w:val="none" w:sz="0" w:space="0" w:color="auto"/>
            <w:right w:val="none" w:sz="0" w:space="0" w:color="auto"/>
          </w:divBdr>
        </w:div>
        <w:div w:id="690956134">
          <w:marLeft w:val="640"/>
          <w:marRight w:val="0"/>
          <w:marTop w:val="0"/>
          <w:marBottom w:val="0"/>
          <w:divBdr>
            <w:top w:val="none" w:sz="0" w:space="0" w:color="auto"/>
            <w:left w:val="none" w:sz="0" w:space="0" w:color="auto"/>
            <w:bottom w:val="none" w:sz="0" w:space="0" w:color="auto"/>
            <w:right w:val="none" w:sz="0" w:space="0" w:color="auto"/>
          </w:divBdr>
        </w:div>
        <w:div w:id="713163355">
          <w:marLeft w:val="640"/>
          <w:marRight w:val="0"/>
          <w:marTop w:val="0"/>
          <w:marBottom w:val="0"/>
          <w:divBdr>
            <w:top w:val="none" w:sz="0" w:space="0" w:color="auto"/>
            <w:left w:val="none" w:sz="0" w:space="0" w:color="auto"/>
            <w:bottom w:val="none" w:sz="0" w:space="0" w:color="auto"/>
            <w:right w:val="none" w:sz="0" w:space="0" w:color="auto"/>
          </w:divBdr>
        </w:div>
        <w:div w:id="763259108">
          <w:marLeft w:val="640"/>
          <w:marRight w:val="0"/>
          <w:marTop w:val="0"/>
          <w:marBottom w:val="0"/>
          <w:divBdr>
            <w:top w:val="none" w:sz="0" w:space="0" w:color="auto"/>
            <w:left w:val="none" w:sz="0" w:space="0" w:color="auto"/>
            <w:bottom w:val="none" w:sz="0" w:space="0" w:color="auto"/>
            <w:right w:val="none" w:sz="0" w:space="0" w:color="auto"/>
          </w:divBdr>
        </w:div>
        <w:div w:id="802843654">
          <w:marLeft w:val="640"/>
          <w:marRight w:val="0"/>
          <w:marTop w:val="0"/>
          <w:marBottom w:val="0"/>
          <w:divBdr>
            <w:top w:val="none" w:sz="0" w:space="0" w:color="auto"/>
            <w:left w:val="none" w:sz="0" w:space="0" w:color="auto"/>
            <w:bottom w:val="none" w:sz="0" w:space="0" w:color="auto"/>
            <w:right w:val="none" w:sz="0" w:space="0" w:color="auto"/>
          </w:divBdr>
        </w:div>
        <w:div w:id="812404997">
          <w:marLeft w:val="640"/>
          <w:marRight w:val="0"/>
          <w:marTop w:val="0"/>
          <w:marBottom w:val="0"/>
          <w:divBdr>
            <w:top w:val="none" w:sz="0" w:space="0" w:color="auto"/>
            <w:left w:val="none" w:sz="0" w:space="0" w:color="auto"/>
            <w:bottom w:val="none" w:sz="0" w:space="0" w:color="auto"/>
            <w:right w:val="none" w:sz="0" w:space="0" w:color="auto"/>
          </w:divBdr>
        </w:div>
        <w:div w:id="863439916">
          <w:marLeft w:val="640"/>
          <w:marRight w:val="0"/>
          <w:marTop w:val="0"/>
          <w:marBottom w:val="0"/>
          <w:divBdr>
            <w:top w:val="none" w:sz="0" w:space="0" w:color="auto"/>
            <w:left w:val="none" w:sz="0" w:space="0" w:color="auto"/>
            <w:bottom w:val="none" w:sz="0" w:space="0" w:color="auto"/>
            <w:right w:val="none" w:sz="0" w:space="0" w:color="auto"/>
          </w:divBdr>
        </w:div>
        <w:div w:id="880286915">
          <w:marLeft w:val="640"/>
          <w:marRight w:val="0"/>
          <w:marTop w:val="0"/>
          <w:marBottom w:val="0"/>
          <w:divBdr>
            <w:top w:val="none" w:sz="0" w:space="0" w:color="auto"/>
            <w:left w:val="none" w:sz="0" w:space="0" w:color="auto"/>
            <w:bottom w:val="none" w:sz="0" w:space="0" w:color="auto"/>
            <w:right w:val="none" w:sz="0" w:space="0" w:color="auto"/>
          </w:divBdr>
        </w:div>
        <w:div w:id="908925860">
          <w:marLeft w:val="640"/>
          <w:marRight w:val="0"/>
          <w:marTop w:val="0"/>
          <w:marBottom w:val="0"/>
          <w:divBdr>
            <w:top w:val="none" w:sz="0" w:space="0" w:color="auto"/>
            <w:left w:val="none" w:sz="0" w:space="0" w:color="auto"/>
            <w:bottom w:val="none" w:sz="0" w:space="0" w:color="auto"/>
            <w:right w:val="none" w:sz="0" w:space="0" w:color="auto"/>
          </w:divBdr>
        </w:div>
        <w:div w:id="928121122">
          <w:marLeft w:val="640"/>
          <w:marRight w:val="0"/>
          <w:marTop w:val="0"/>
          <w:marBottom w:val="0"/>
          <w:divBdr>
            <w:top w:val="none" w:sz="0" w:space="0" w:color="auto"/>
            <w:left w:val="none" w:sz="0" w:space="0" w:color="auto"/>
            <w:bottom w:val="none" w:sz="0" w:space="0" w:color="auto"/>
            <w:right w:val="none" w:sz="0" w:space="0" w:color="auto"/>
          </w:divBdr>
        </w:div>
        <w:div w:id="958412859">
          <w:marLeft w:val="640"/>
          <w:marRight w:val="0"/>
          <w:marTop w:val="0"/>
          <w:marBottom w:val="0"/>
          <w:divBdr>
            <w:top w:val="none" w:sz="0" w:space="0" w:color="auto"/>
            <w:left w:val="none" w:sz="0" w:space="0" w:color="auto"/>
            <w:bottom w:val="none" w:sz="0" w:space="0" w:color="auto"/>
            <w:right w:val="none" w:sz="0" w:space="0" w:color="auto"/>
          </w:divBdr>
        </w:div>
        <w:div w:id="972491050">
          <w:marLeft w:val="640"/>
          <w:marRight w:val="0"/>
          <w:marTop w:val="0"/>
          <w:marBottom w:val="0"/>
          <w:divBdr>
            <w:top w:val="none" w:sz="0" w:space="0" w:color="auto"/>
            <w:left w:val="none" w:sz="0" w:space="0" w:color="auto"/>
            <w:bottom w:val="none" w:sz="0" w:space="0" w:color="auto"/>
            <w:right w:val="none" w:sz="0" w:space="0" w:color="auto"/>
          </w:divBdr>
        </w:div>
        <w:div w:id="974674564">
          <w:marLeft w:val="640"/>
          <w:marRight w:val="0"/>
          <w:marTop w:val="0"/>
          <w:marBottom w:val="0"/>
          <w:divBdr>
            <w:top w:val="none" w:sz="0" w:space="0" w:color="auto"/>
            <w:left w:val="none" w:sz="0" w:space="0" w:color="auto"/>
            <w:bottom w:val="none" w:sz="0" w:space="0" w:color="auto"/>
            <w:right w:val="none" w:sz="0" w:space="0" w:color="auto"/>
          </w:divBdr>
        </w:div>
        <w:div w:id="980228227">
          <w:marLeft w:val="640"/>
          <w:marRight w:val="0"/>
          <w:marTop w:val="0"/>
          <w:marBottom w:val="0"/>
          <w:divBdr>
            <w:top w:val="none" w:sz="0" w:space="0" w:color="auto"/>
            <w:left w:val="none" w:sz="0" w:space="0" w:color="auto"/>
            <w:bottom w:val="none" w:sz="0" w:space="0" w:color="auto"/>
            <w:right w:val="none" w:sz="0" w:space="0" w:color="auto"/>
          </w:divBdr>
        </w:div>
        <w:div w:id="1174950436">
          <w:marLeft w:val="640"/>
          <w:marRight w:val="0"/>
          <w:marTop w:val="0"/>
          <w:marBottom w:val="0"/>
          <w:divBdr>
            <w:top w:val="none" w:sz="0" w:space="0" w:color="auto"/>
            <w:left w:val="none" w:sz="0" w:space="0" w:color="auto"/>
            <w:bottom w:val="none" w:sz="0" w:space="0" w:color="auto"/>
            <w:right w:val="none" w:sz="0" w:space="0" w:color="auto"/>
          </w:divBdr>
        </w:div>
        <w:div w:id="1189179139">
          <w:marLeft w:val="640"/>
          <w:marRight w:val="0"/>
          <w:marTop w:val="0"/>
          <w:marBottom w:val="0"/>
          <w:divBdr>
            <w:top w:val="none" w:sz="0" w:space="0" w:color="auto"/>
            <w:left w:val="none" w:sz="0" w:space="0" w:color="auto"/>
            <w:bottom w:val="none" w:sz="0" w:space="0" w:color="auto"/>
            <w:right w:val="none" w:sz="0" w:space="0" w:color="auto"/>
          </w:divBdr>
        </w:div>
        <w:div w:id="1241715292">
          <w:marLeft w:val="640"/>
          <w:marRight w:val="0"/>
          <w:marTop w:val="0"/>
          <w:marBottom w:val="0"/>
          <w:divBdr>
            <w:top w:val="none" w:sz="0" w:space="0" w:color="auto"/>
            <w:left w:val="none" w:sz="0" w:space="0" w:color="auto"/>
            <w:bottom w:val="none" w:sz="0" w:space="0" w:color="auto"/>
            <w:right w:val="none" w:sz="0" w:space="0" w:color="auto"/>
          </w:divBdr>
        </w:div>
        <w:div w:id="1249802229">
          <w:marLeft w:val="640"/>
          <w:marRight w:val="0"/>
          <w:marTop w:val="0"/>
          <w:marBottom w:val="0"/>
          <w:divBdr>
            <w:top w:val="none" w:sz="0" w:space="0" w:color="auto"/>
            <w:left w:val="none" w:sz="0" w:space="0" w:color="auto"/>
            <w:bottom w:val="none" w:sz="0" w:space="0" w:color="auto"/>
            <w:right w:val="none" w:sz="0" w:space="0" w:color="auto"/>
          </w:divBdr>
        </w:div>
        <w:div w:id="1365591200">
          <w:marLeft w:val="640"/>
          <w:marRight w:val="0"/>
          <w:marTop w:val="0"/>
          <w:marBottom w:val="0"/>
          <w:divBdr>
            <w:top w:val="none" w:sz="0" w:space="0" w:color="auto"/>
            <w:left w:val="none" w:sz="0" w:space="0" w:color="auto"/>
            <w:bottom w:val="none" w:sz="0" w:space="0" w:color="auto"/>
            <w:right w:val="none" w:sz="0" w:space="0" w:color="auto"/>
          </w:divBdr>
        </w:div>
        <w:div w:id="1418944858">
          <w:marLeft w:val="640"/>
          <w:marRight w:val="0"/>
          <w:marTop w:val="0"/>
          <w:marBottom w:val="0"/>
          <w:divBdr>
            <w:top w:val="none" w:sz="0" w:space="0" w:color="auto"/>
            <w:left w:val="none" w:sz="0" w:space="0" w:color="auto"/>
            <w:bottom w:val="none" w:sz="0" w:space="0" w:color="auto"/>
            <w:right w:val="none" w:sz="0" w:space="0" w:color="auto"/>
          </w:divBdr>
        </w:div>
        <w:div w:id="1419136176">
          <w:marLeft w:val="640"/>
          <w:marRight w:val="0"/>
          <w:marTop w:val="0"/>
          <w:marBottom w:val="0"/>
          <w:divBdr>
            <w:top w:val="none" w:sz="0" w:space="0" w:color="auto"/>
            <w:left w:val="none" w:sz="0" w:space="0" w:color="auto"/>
            <w:bottom w:val="none" w:sz="0" w:space="0" w:color="auto"/>
            <w:right w:val="none" w:sz="0" w:space="0" w:color="auto"/>
          </w:divBdr>
        </w:div>
        <w:div w:id="1571696553">
          <w:marLeft w:val="640"/>
          <w:marRight w:val="0"/>
          <w:marTop w:val="0"/>
          <w:marBottom w:val="0"/>
          <w:divBdr>
            <w:top w:val="none" w:sz="0" w:space="0" w:color="auto"/>
            <w:left w:val="none" w:sz="0" w:space="0" w:color="auto"/>
            <w:bottom w:val="none" w:sz="0" w:space="0" w:color="auto"/>
            <w:right w:val="none" w:sz="0" w:space="0" w:color="auto"/>
          </w:divBdr>
        </w:div>
        <w:div w:id="1601718982">
          <w:marLeft w:val="640"/>
          <w:marRight w:val="0"/>
          <w:marTop w:val="0"/>
          <w:marBottom w:val="0"/>
          <w:divBdr>
            <w:top w:val="none" w:sz="0" w:space="0" w:color="auto"/>
            <w:left w:val="none" w:sz="0" w:space="0" w:color="auto"/>
            <w:bottom w:val="none" w:sz="0" w:space="0" w:color="auto"/>
            <w:right w:val="none" w:sz="0" w:space="0" w:color="auto"/>
          </w:divBdr>
        </w:div>
        <w:div w:id="1709406352">
          <w:marLeft w:val="640"/>
          <w:marRight w:val="0"/>
          <w:marTop w:val="0"/>
          <w:marBottom w:val="0"/>
          <w:divBdr>
            <w:top w:val="none" w:sz="0" w:space="0" w:color="auto"/>
            <w:left w:val="none" w:sz="0" w:space="0" w:color="auto"/>
            <w:bottom w:val="none" w:sz="0" w:space="0" w:color="auto"/>
            <w:right w:val="none" w:sz="0" w:space="0" w:color="auto"/>
          </w:divBdr>
        </w:div>
        <w:div w:id="1748965333">
          <w:marLeft w:val="640"/>
          <w:marRight w:val="0"/>
          <w:marTop w:val="0"/>
          <w:marBottom w:val="0"/>
          <w:divBdr>
            <w:top w:val="none" w:sz="0" w:space="0" w:color="auto"/>
            <w:left w:val="none" w:sz="0" w:space="0" w:color="auto"/>
            <w:bottom w:val="none" w:sz="0" w:space="0" w:color="auto"/>
            <w:right w:val="none" w:sz="0" w:space="0" w:color="auto"/>
          </w:divBdr>
        </w:div>
        <w:div w:id="1753969409">
          <w:marLeft w:val="640"/>
          <w:marRight w:val="0"/>
          <w:marTop w:val="0"/>
          <w:marBottom w:val="0"/>
          <w:divBdr>
            <w:top w:val="none" w:sz="0" w:space="0" w:color="auto"/>
            <w:left w:val="none" w:sz="0" w:space="0" w:color="auto"/>
            <w:bottom w:val="none" w:sz="0" w:space="0" w:color="auto"/>
            <w:right w:val="none" w:sz="0" w:space="0" w:color="auto"/>
          </w:divBdr>
        </w:div>
        <w:div w:id="1835686171">
          <w:marLeft w:val="640"/>
          <w:marRight w:val="0"/>
          <w:marTop w:val="0"/>
          <w:marBottom w:val="0"/>
          <w:divBdr>
            <w:top w:val="none" w:sz="0" w:space="0" w:color="auto"/>
            <w:left w:val="none" w:sz="0" w:space="0" w:color="auto"/>
            <w:bottom w:val="none" w:sz="0" w:space="0" w:color="auto"/>
            <w:right w:val="none" w:sz="0" w:space="0" w:color="auto"/>
          </w:divBdr>
        </w:div>
        <w:div w:id="1868636076">
          <w:marLeft w:val="640"/>
          <w:marRight w:val="0"/>
          <w:marTop w:val="0"/>
          <w:marBottom w:val="0"/>
          <w:divBdr>
            <w:top w:val="none" w:sz="0" w:space="0" w:color="auto"/>
            <w:left w:val="none" w:sz="0" w:space="0" w:color="auto"/>
            <w:bottom w:val="none" w:sz="0" w:space="0" w:color="auto"/>
            <w:right w:val="none" w:sz="0" w:space="0" w:color="auto"/>
          </w:divBdr>
        </w:div>
        <w:div w:id="1896161017">
          <w:marLeft w:val="640"/>
          <w:marRight w:val="0"/>
          <w:marTop w:val="0"/>
          <w:marBottom w:val="0"/>
          <w:divBdr>
            <w:top w:val="none" w:sz="0" w:space="0" w:color="auto"/>
            <w:left w:val="none" w:sz="0" w:space="0" w:color="auto"/>
            <w:bottom w:val="none" w:sz="0" w:space="0" w:color="auto"/>
            <w:right w:val="none" w:sz="0" w:space="0" w:color="auto"/>
          </w:divBdr>
        </w:div>
        <w:div w:id="2002734381">
          <w:marLeft w:val="640"/>
          <w:marRight w:val="0"/>
          <w:marTop w:val="0"/>
          <w:marBottom w:val="0"/>
          <w:divBdr>
            <w:top w:val="none" w:sz="0" w:space="0" w:color="auto"/>
            <w:left w:val="none" w:sz="0" w:space="0" w:color="auto"/>
            <w:bottom w:val="none" w:sz="0" w:space="0" w:color="auto"/>
            <w:right w:val="none" w:sz="0" w:space="0" w:color="auto"/>
          </w:divBdr>
        </w:div>
        <w:div w:id="2020499008">
          <w:marLeft w:val="640"/>
          <w:marRight w:val="0"/>
          <w:marTop w:val="0"/>
          <w:marBottom w:val="0"/>
          <w:divBdr>
            <w:top w:val="none" w:sz="0" w:space="0" w:color="auto"/>
            <w:left w:val="none" w:sz="0" w:space="0" w:color="auto"/>
            <w:bottom w:val="none" w:sz="0" w:space="0" w:color="auto"/>
            <w:right w:val="none" w:sz="0" w:space="0" w:color="auto"/>
          </w:divBdr>
        </w:div>
        <w:div w:id="2080596126">
          <w:marLeft w:val="640"/>
          <w:marRight w:val="0"/>
          <w:marTop w:val="0"/>
          <w:marBottom w:val="0"/>
          <w:divBdr>
            <w:top w:val="none" w:sz="0" w:space="0" w:color="auto"/>
            <w:left w:val="none" w:sz="0" w:space="0" w:color="auto"/>
            <w:bottom w:val="none" w:sz="0" w:space="0" w:color="auto"/>
            <w:right w:val="none" w:sz="0" w:space="0" w:color="auto"/>
          </w:divBdr>
        </w:div>
        <w:div w:id="2106804290">
          <w:marLeft w:val="640"/>
          <w:marRight w:val="0"/>
          <w:marTop w:val="0"/>
          <w:marBottom w:val="0"/>
          <w:divBdr>
            <w:top w:val="none" w:sz="0" w:space="0" w:color="auto"/>
            <w:left w:val="none" w:sz="0" w:space="0" w:color="auto"/>
            <w:bottom w:val="none" w:sz="0" w:space="0" w:color="auto"/>
            <w:right w:val="none" w:sz="0" w:space="0" w:color="auto"/>
          </w:divBdr>
        </w:div>
      </w:divsChild>
    </w:div>
    <w:div w:id="828058887">
      <w:bodyDiv w:val="1"/>
      <w:marLeft w:val="0"/>
      <w:marRight w:val="0"/>
      <w:marTop w:val="0"/>
      <w:marBottom w:val="0"/>
      <w:divBdr>
        <w:top w:val="none" w:sz="0" w:space="0" w:color="auto"/>
        <w:left w:val="none" w:sz="0" w:space="0" w:color="auto"/>
        <w:bottom w:val="none" w:sz="0" w:space="0" w:color="auto"/>
        <w:right w:val="none" w:sz="0" w:space="0" w:color="auto"/>
      </w:divBdr>
      <w:divsChild>
        <w:div w:id="1943412692">
          <w:marLeft w:val="640"/>
          <w:marRight w:val="0"/>
          <w:marTop w:val="0"/>
          <w:marBottom w:val="0"/>
          <w:divBdr>
            <w:top w:val="none" w:sz="0" w:space="0" w:color="auto"/>
            <w:left w:val="none" w:sz="0" w:space="0" w:color="auto"/>
            <w:bottom w:val="none" w:sz="0" w:space="0" w:color="auto"/>
            <w:right w:val="none" w:sz="0" w:space="0" w:color="auto"/>
          </w:divBdr>
        </w:div>
        <w:div w:id="102576095">
          <w:marLeft w:val="640"/>
          <w:marRight w:val="0"/>
          <w:marTop w:val="0"/>
          <w:marBottom w:val="0"/>
          <w:divBdr>
            <w:top w:val="none" w:sz="0" w:space="0" w:color="auto"/>
            <w:left w:val="none" w:sz="0" w:space="0" w:color="auto"/>
            <w:bottom w:val="none" w:sz="0" w:space="0" w:color="auto"/>
            <w:right w:val="none" w:sz="0" w:space="0" w:color="auto"/>
          </w:divBdr>
        </w:div>
        <w:div w:id="438717893">
          <w:marLeft w:val="640"/>
          <w:marRight w:val="0"/>
          <w:marTop w:val="0"/>
          <w:marBottom w:val="0"/>
          <w:divBdr>
            <w:top w:val="none" w:sz="0" w:space="0" w:color="auto"/>
            <w:left w:val="none" w:sz="0" w:space="0" w:color="auto"/>
            <w:bottom w:val="none" w:sz="0" w:space="0" w:color="auto"/>
            <w:right w:val="none" w:sz="0" w:space="0" w:color="auto"/>
          </w:divBdr>
        </w:div>
        <w:div w:id="1510484310">
          <w:marLeft w:val="640"/>
          <w:marRight w:val="0"/>
          <w:marTop w:val="0"/>
          <w:marBottom w:val="0"/>
          <w:divBdr>
            <w:top w:val="none" w:sz="0" w:space="0" w:color="auto"/>
            <w:left w:val="none" w:sz="0" w:space="0" w:color="auto"/>
            <w:bottom w:val="none" w:sz="0" w:space="0" w:color="auto"/>
            <w:right w:val="none" w:sz="0" w:space="0" w:color="auto"/>
          </w:divBdr>
        </w:div>
        <w:div w:id="471598008">
          <w:marLeft w:val="640"/>
          <w:marRight w:val="0"/>
          <w:marTop w:val="0"/>
          <w:marBottom w:val="0"/>
          <w:divBdr>
            <w:top w:val="none" w:sz="0" w:space="0" w:color="auto"/>
            <w:left w:val="none" w:sz="0" w:space="0" w:color="auto"/>
            <w:bottom w:val="none" w:sz="0" w:space="0" w:color="auto"/>
            <w:right w:val="none" w:sz="0" w:space="0" w:color="auto"/>
          </w:divBdr>
        </w:div>
        <w:div w:id="639967832">
          <w:marLeft w:val="640"/>
          <w:marRight w:val="0"/>
          <w:marTop w:val="0"/>
          <w:marBottom w:val="0"/>
          <w:divBdr>
            <w:top w:val="none" w:sz="0" w:space="0" w:color="auto"/>
            <w:left w:val="none" w:sz="0" w:space="0" w:color="auto"/>
            <w:bottom w:val="none" w:sz="0" w:space="0" w:color="auto"/>
            <w:right w:val="none" w:sz="0" w:space="0" w:color="auto"/>
          </w:divBdr>
        </w:div>
        <w:div w:id="1788742710">
          <w:marLeft w:val="640"/>
          <w:marRight w:val="0"/>
          <w:marTop w:val="0"/>
          <w:marBottom w:val="0"/>
          <w:divBdr>
            <w:top w:val="none" w:sz="0" w:space="0" w:color="auto"/>
            <w:left w:val="none" w:sz="0" w:space="0" w:color="auto"/>
            <w:bottom w:val="none" w:sz="0" w:space="0" w:color="auto"/>
            <w:right w:val="none" w:sz="0" w:space="0" w:color="auto"/>
          </w:divBdr>
        </w:div>
        <w:div w:id="1307006352">
          <w:marLeft w:val="640"/>
          <w:marRight w:val="0"/>
          <w:marTop w:val="0"/>
          <w:marBottom w:val="0"/>
          <w:divBdr>
            <w:top w:val="none" w:sz="0" w:space="0" w:color="auto"/>
            <w:left w:val="none" w:sz="0" w:space="0" w:color="auto"/>
            <w:bottom w:val="none" w:sz="0" w:space="0" w:color="auto"/>
            <w:right w:val="none" w:sz="0" w:space="0" w:color="auto"/>
          </w:divBdr>
        </w:div>
        <w:div w:id="2033412881">
          <w:marLeft w:val="640"/>
          <w:marRight w:val="0"/>
          <w:marTop w:val="0"/>
          <w:marBottom w:val="0"/>
          <w:divBdr>
            <w:top w:val="none" w:sz="0" w:space="0" w:color="auto"/>
            <w:left w:val="none" w:sz="0" w:space="0" w:color="auto"/>
            <w:bottom w:val="none" w:sz="0" w:space="0" w:color="auto"/>
            <w:right w:val="none" w:sz="0" w:space="0" w:color="auto"/>
          </w:divBdr>
        </w:div>
        <w:div w:id="859515706">
          <w:marLeft w:val="640"/>
          <w:marRight w:val="0"/>
          <w:marTop w:val="0"/>
          <w:marBottom w:val="0"/>
          <w:divBdr>
            <w:top w:val="none" w:sz="0" w:space="0" w:color="auto"/>
            <w:left w:val="none" w:sz="0" w:space="0" w:color="auto"/>
            <w:bottom w:val="none" w:sz="0" w:space="0" w:color="auto"/>
            <w:right w:val="none" w:sz="0" w:space="0" w:color="auto"/>
          </w:divBdr>
        </w:div>
        <w:div w:id="1937909169">
          <w:marLeft w:val="640"/>
          <w:marRight w:val="0"/>
          <w:marTop w:val="0"/>
          <w:marBottom w:val="0"/>
          <w:divBdr>
            <w:top w:val="none" w:sz="0" w:space="0" w:color="auto"/>
            <w:left w:val="none" w:sz="0" w:space="0" w:color="auto"/>
            <w:bottom w:val="none" w:sz="0" w:space="0" w:color="auto"/>
            <w:right w:val="none" w:sz="0" w:space="0" w:color="auto"/>
          </w:divBdr>
        </w:div>
        <w:div w:id="526796896">
          <w:marLeft w:val="640"/>
          <w:marRight w:val="0"/>
          <w:marTop w:val="0"/>
          <w:marBottom w:val="0"/>
          <w:divBdr>
            <w:top w:val="none" w:sz="0" w:space="0" w:color="auto"/>
            <w:left w:val="none" w:sz="0" w:space="0" w:color="auto"/>
            <w:bottom w:val="none" w:sz="0" w:space="0" w:color="auto"/>
            <w:right w:val="none" w:sz="0" w:space="0" w:color="auto"/>
          </w:divBdr>
        </w:div>
        <w:div w:id="221910174">
          <w:marLeft w:val="640"/>
          <w:marRight w:val="0"/>
          <w:marTop w:val="0"/>
          <w:marBottom w:val="0"/>
          <w:divBdr>
            <w:top w:val="none" w:sz="0" w:space="0" w:color="auto"/>
            <w:left w:val="none" w:sz="0" w:space="0" w:color="auto"/>
            <w:bottom w:val="none" w:sz="0" w:space="0" w:color="auto"/>
            <w:right w:val="none" w:sz="0" w:space="0" w:color="auto"/>
          </w:divBdr>
        </w:div>
        <w:div w:id="1422293337">
          <w:marLeft w:val="640"/>
          <w:marRight w:val="0"/>
          <w:marTop w:val="0"/>
          <w:marBottom w:val="0"/>
          <w:divBdr>
            <w:top w:val="none" w:sz="0" w:space="0" w:color="auto"/>
            <w:left w:val="none" w:sz="0" w:space="0" w:color="auto"/>
            <w:bottom w:val="none" w:sz="0" w:space="0" w:color="auto"/>
            <w:right w:val="none" w:sz="0" w:space="0" w:color="auto"/>
          </w:divBdr>
        </w:div>
        <w:div w:id="723410912">
          <w:marLeft w:val="640"/>
          <w:marRight w:val="0"/>
          <w:marTop w:val="0"/>
          <w:marBottom w:val="0"/>
          <w:divBdr>
            <w:top w:val="none" w:sz="0" w:space="0" w:color="auto"/>
            <w:left w:val="none" w:sz="0" w:space="0" w:color="auto"/>
            <w:bottom w:val="none" w:sz="0" w:space="0" w:color="auto"/>
            <w:right w:val="none" w:sz="0" w:space="0" w:color="auto"/>
          </w:divBdr>
        </w:div>
        <w:div w:id="489830286">
          <w:marLeft w:val="640"/>
          <w:marRight w:val="0"/>
          <w:marTop w:val="0"/>
          <w:marBottom w:val="0"/>
          <w:divBdr>
            <w:top w:val="none" w:sz="0" w:space="0" w:color="auto"/>
            <w:left w:val="none" w:sz="0" w:space="0" w:color="auto"/>
            <w:bottom w:val="none" w:sz="0" w:space="0" w:color="auto"/>
            <w:right w:val="none" w:sz="0" w:space="0" w:color="auto"/>
          </w:divBdr>
        </w:div>
        <w:div w:id="661786017">
          <w:marLeft w:val="640"/>
          <w:marRight w:val="0"/>
          <w:marTop w:val="0"/>
          <w:marBottom w:val="0"/>
          <w:divBdr>
            <w:top w:val="none" w:sz="0" w:space="0" w:color="auto"/>
            <w:left w:val="none" w:sz="0" w:space="0" w:color="auto"/>
            <w:bottom w:val="none" w:sz="0" w:space="0" w:color="auto"/>
            <w:right w:val="none" w:sz="0" w:space="0" w:color="auto"/>
          </w:divBdr>
        </w:div>
        <w:div w:id="555626070">
          <w:marLeft w:val="640"/>
          <w:marRight w:val="0"/>
          <w:marTop w:val="0"/>
          <w:marBottom w:val="0"/>
          <w:divBdr>
            <w:top w:val="none" w:sz="0" w:space="0" w:color="auto"/>
            <w:left w:val="none" w:sz="0" w:space="0" w:color="auto"/>
            <w:bottom w:val="none" w:sz="0" w:space="0" w:color="auto"/>
            <w:right w:val="none" w:sz="0" w:space="0" w:color="auto"/>
          </w:divBdr>
        </w:div>
        <w:div w:id="186986572">
          <w:marLeft w:val="640"/>
          <w:marRight w:val="0"/>
          <w:marTop w:val="0"/>
          <w:marBottom w:val="0"/>
          <w:divBdr>
            <w:top w:val="none" w:sz="0" w:space="0" w:color="auto"/>
            <w:left w:val="none" w:sz="0" w:space="0" w:color="auto"/>
            <w:bottom w:val="none" w:sz="0" w:space="0" w:color="auto"/>
            <w:right w:val="none" w:sz="0" w:space="0" w:color="auto"/>
          </w:divBdr>
        </w:div>
        <w:div w:id="1209729487">
          <w:marLeft w:val="640"/>
          <w:marRight w:val="0"/>
          <w:marTop w:val="0"/>
          <w:marBottom w:val="0"/>
          <w:divBdr>
            <w:top w:val="none" w:sz="0" w:space="0" w:color="auto"/>
            <w:left w:val="none" w:sz="0" w:space="0" w:color="auto"/>
            <w:bottom w:val="none" w:sz="0" w:space="0" w:color="auto"/>
            <w:right w:val="none" w:sz="0" w:space="0" w:color="auto"/>
          </w:divBdr>
        </w:div>
        <w:div w:id="1296714752">
          <w:marLeft w:val="640"/>
          <w:marRight w:val="0"/>
          <w:marTop w:val="0"/>
          <w:marBottom w:val="0"/>
          <w:divBdr>
            <w:top w:val="none" w:sz="0" w:space="0" w:color="auto"/>
            <w:left w:val="none" w:sz="0" w:space="0" w:color="auto"/>
            <w:bottom w:val="none" w:sz="0" w:space="0" w:color="auto"/>
            <w:right w:val="none" w:sz="0" w:space="0" w:color="auto"/>
          </w:divBdr>
        </w:div>
        <w:div w:id="1544321915">
          <w:marLeft w:val="640"/>
          <w:marRight w:val="0"/>
          <w:marTop w:val="0"/>
          <w:marBottom w:val="0"/>
          <w:divBdr>
            <w:top w:val="none" w:sz="0" w:space="0" w:color="auto"/>
            <w:left w:val="none" w:sz="0" w:space="0" w:color="auto"/>
            <w:bottom w:val="none" w:sz="0" w:space="0" w:color="auto"/>
            <w:right w:val="none" w:sz="0" w:space="0" w:color="auto"/>
          </w:divBdr>
        </w:div>
        <w:div w:id="1472821592">
          <w:marLeft w:val="640"/>
          <w:marRight w:val="0"/>
          <w:marTop w:val="0"/>
          <w:marBottom w:val="0"/>
          <w:divBdr>
            <w:top w:val="none" w:sz="0" w:space="0" w:color="auto"/>
            <w:left w:val="none" w:sz="0" w:space="0" w:color="auto"/>
            <w:bottom w:val="none" w:sz="0" w:space="0" w:color="auto"/>
            <w:right w:val="none" w:sz="0" w:space="0" w:color="auto"/>
          </w:divBdr>
        </w:div>
        <w:div w:id="1888374240">
          <w:marLeft w:val="640"/>
          <w:marRight w:val="0"/>
          <w:marTop w:val="0"/>
          <w:marBottom w:val="0"/>
          <w:divBdr>
            <w:top w:val="none" w:sz="0" w:space="0" w:color="auto"/>
            <w:left w:val="none" w:sz="0" w:space="0" w:color="auto"/>
            <w:bottom w:val="none" w:sz="0" w:space="0" w:color="auto"/>
            <w:right w:val="none" w:sz="0" w:space="0" w:color="auto"/>
          </w:divBdr>
        </w:div>
        <w:div w:id="1795248439">
          <w:marLeft w:val="640"/>
          <w:marRight w:val="0"/>
          <w:marTop w:val="0"/>
          <w:marBottom w:val="0"/>
          <w:divBdr>
            <w:top w:val="none" w:sz="0" w:space="0" w:color="auto"/>
            <w:left w:val="none" w:sz="0" w:space="0" w:color="auto"/>
            <w:bottom w:val="none" w:sz="0" w:space="0" w:color="auto"/>
            <w:right w:val="none" w:sz="0" w:space="0" w:color="auto"/>
          </w:divBdr>
        </w:div>
        <w:div w:id="245579335">
          <w:marLeft w:val="640"/>
          <w:marRight w:val="0"/>
          <w:marTop w:val="0"/>
          <w:marBottom w:val="0"/>
          <w:divBdr>
            <w:top w:val="none" w:sz="0" w:space="0" w:color="auto"/>
            <w:left w:val="none" w:sz="0" w:space="0" w:color="auto"/>
            <w:bottom w:val="none" w:sz="0" w:space="0" w:color="auto"/>
            <w:right w:val="none" w:sz="0" w:space="0" w:color="auto"/>
          </w:divBdr>
        </w:div>
        <w:div w:id="1396589969">
          <w:marLeft w:val="640"/>
          <w:marRight w:val="0"/>
          <w:marTop w:val="0"/>
          <w:marBottom w:val="0"/>
          <w:divBdr>
            <w:top w:val="none" w:sz="0" w:space="0" w:color="auto"/>
            <w:left w:val="none" w:sz="0" w:space="0" w:color="auto"/>
            <w:bottom w:val="none" w:sz="0" w:space="0" w:color="auto"/>
            <w:right w:val="none" w:sz="0" w:space="0" w:color="auto"/>
          </w:divBdr>
        </w:div>
        <w:div w:id="1186017558">
          <w:marLeft w:val="640"/>
          <w:marRight w:val="0"/>
          <w:marTop w:val="0"/>
          <w:marBottom w:val="0"/>
          <w:divBdr>
            <w:top w:val="none" w:sz="0" w:space="0" w:color="auto"/>
            <w:left w:val="none" w:sz="0" w:space="0" w:color="auto"/>
            <w:bottom w:val="none" w:sz="0" w:space="0" w:color="auto"/>
            <w:right w:val="none" w:sz="0" w:space="0" w:color="auto"/>
          </w:divBdr>
        </w:div>
        <w:div w:id="1508322610">
          <w:marLeft w:val="640"/>
          <w:marRight w:val="0"/>
          <w:marTop w:val="0"/>
          <w:marBottom w:val="0"/>
          <w:divBdr>
            <w:top w:val="none" w:sz="0" w:space="0" w:color="auto"/>
            <w:left w:val="none" w:sz="0" w:space="0" w:color="auto"/>
            <w:bottom w:val="none" w:sz="0" w:space="0" w:color="auto"/>
            <w:right w:val="none" w:sz="0" w:space="0" w:color="auto"/>
          </w:divBdr>
        </w:div>
        <w:div w:id="1053309324">
          <w:marLeft w:val="640"/>
          <w:marRight w:val="0"/>
          <w:marTop w:val="0"/>
          <w:marBottom w:val="0"/>
          <w:divBdr>
            <w:top w:val="none" w:sz="0" w:space="0" w:color="auto"/>
            <w:left w:val="none" w:sz="0" w:space="0" w:color="auto"/>
            <w:bottom w:val="none" w:sz="0" w:space="0" w:color="auto"/>
            <w:right w:val="none" w:sz="0" w:space="0" w:color="auto"/>
          </w:divBdr>
        </w:div>
        <w:div w:id="891961007">
          <w:marLeft w:val="640"/>
          <w:marRight w:val="0"/>
          <w:marTop w:val="0"/>
          <w:marBottom w:val="0"/>
          <w:divBdr>
            <w:top w:val="none" w:sz="0" w:space="0" w:color="auto"/>
            <w:left w:val="none" w:sz="0" w:space="0" w:color="auto"/>
            <w:bottom w:val="none" w:sz="0" w:space="0" w:color="auto"/>
            <w:right w:val="none" w:sz="0" w:space="0" w:color="auto"/>
          </w:divBdr>
        </w:div>
        <w:div w:id="1967733785">
          <w:marLeft w:val="640"/>
          <w:marRight w:val="0"/>
          <w:marTop w:val="0"/>
          <w:marBottom w:val="0"/>
          <w:divBdr>
            <w:top w:val="none" w:sz="0" w:space="0" w:color="auto"/>
            <w:left w:val="none" w:sz="0" w:space="0" w:color="auto"/>
            <w:bottom w:val="none" w:sz="0" w:space="0" w:color="auto"/>
            <w:right w:val="none" w:sz="0" w:space="0" w:color="auto"/>
          </w:divBdr>
        </w:div>
        <w:div w:id="62029680">
          <w:marLeft w:val="640"/>
          <w:marRight w:val="0"/>
          <w:marTop w:val="0"/>
          <w:marBottom w:val="0"/>
          <w:divBdr>
            <w:top w:val="none" w:sz="0" w:space="0" w:color="auto"/>
            <w:left w:val="none" w:sz="0" w:space="0" w:color="auto"/>
            <w:bottom w:val="none" w:sz="0" w:space="0" w:color="auto"/>
            <w:right w:val="none" w:sz="0" w:space="0" w:color="auto"/>
          </w:divBdr>
        </w:div>
        <w:div w:id="1667633049">
          <w:marLeft w:val="640"/>
          <w:marRight w:val="0"/>
          <w:marTop w:val="0"/>
          <w:marBottom w:val="0"/>
          <w:divBdr>
            <w:top w:val="none" w:sz="0" w:space="0" w:color="auto"/>
            <w:left w:val="none" w:sz="0" w:space="0" w:color="auto"/>
            <w:bottom w:val="none" w:sz="0" w:space="0" w:color="auto"/>
            <w:right w:val="none" w:sz="0" w:space="0" w:color="auto"/>
          </w:divBdr>
        </w:div>
        <w:div w:id="1781602163">
          <w:marLeft w:val="640"/>
          <w:marRight w:val="0"/>
          <w:marTop w:val="0"/>
          <w:marBottom w:val="0"/>
          <w:divBdr>
            <w:top w:val="none" w:sz="0" w:space="0" w:color="auto"/>
            <w:left w:val="none" w:sz="0" w:space="0" w:color="auto"/>
            <w:bottom w:val="none" w:sz="0" w:space="0" w:color="auto"/>
            <w:right w:val="none" w:sz="0" w:space="0" w:color="auto"/>
          </w:divBdr>
        </w:div>
        <w:div w:id="1683050651">
          <w:marLeft w:val="640"/>
          <w:marRight w:val="0"/>
          <w:marTop w:val="0"/>
          <w:marBottom w:val="0"/>
          <w:divBdr>
            <w:top w:val="none" w:sz="0" w:space="0" w:color="auto"/>
            <w:left w:val="none" w:sz="0" w:space="0" w:color="auto"/>
            <w:bottom w:val="none" w:sz="0" w:space="0" w:color="auto"/>
            <w:right w:val="none" w:sz="0" w:space="0" w:color="auto"/>
          </w:divBdr>
        </w:div>
        <w:div w:id="380398045">
          <w:marLeft w:val="640"/>
          <w:marRight w:val="0"/>
          <w:marTop w:val="0"/>
          <w:marBottom w:val="0"/>
          <w:divBdr>
            <w:top w:val="none" w:sz="0" w:space="0" w:color="auto"/>
            <w:left w:val="none" w:sz="0" w:space="0" w:color="auto"/>
            <w:bottom w:val="none" w:sz="0" w:space="0" w:color="auto"/>
            <w:right w:val="none" w:sz="0" w:space="0" w:color="auto"/>
          </w:divBdr>
        </w:div>
        <w:div w:id="1098138077">
          <w:marLeft w:val="640"/>
          <w:marRight w:val="0"/>
          <w:marTop w:val="0"/>
          <w:marBottom w:val="0"/>
          <w:divBdr>
            <w:top w:val="none" w:sz="0" w:space="0" w:color="auto"/>
            <w:left w:val="none" w:sz="0" w:space="0" w:color="auto"/>
            <w:bottom w:val="none" w:sz="0" w:space="0" w:color="auto"/>
            <w:right w:val="none" w:sz="0" w:space="0" w:color="auto"/>
          </w:divBdr>
        </w:div>
        <w:div w:id="943154170">
          <w:marLeft w:val="640"/>
          <w:marRight w:val="0"/>
          <w:marTop w:val="0"/>
          <w:marBottom w:val="0"/>
          <w:divBdr>
            <w:top w:val="none" w:sz="0" w:space="0" w:color="auto"/>
            <w:left w:val="none" w:sz="0" w:space="0" w:color="auto"/>
            <w:bottom w:val="none" w:sz="0" w:space="0" w:color="auto"/>
            <w:right w:val="none" w:sz="0" w:space="0" w:color="auto"/>
          </w:divBdr>
        </w:div>
        <w:div w:id="1054235704">
          <w:marLeft w:val="640"/>
          <w:marRight w:val="0"/>
          <w:marTop w:val="0"/>
          <w:marBottom w:val="0"/>
          <w:divBdr>
            <w:top w:val="none" w:sz="0" w:space="0" w:color="auto"/>
            <w:left w:val="none" w:sz="0" w:space="0" w:color="auto"/>
            <w:bottom w:val="none" w:sz="0" w:space="0" w:color="auto"/>
            <w:right w:val="none" w:sz="0" w:space="0" w:color="auto"/>
          </w:divBdr>
        </w:div>
        <w:div w:id="469058174">
          <w:marLeft w:val="640"/>
          <w:marRight w:val="0"/>
          <w:marTop w:val="0"/>
          <w:marBottom w:val="0"/>
          <w:divBdr>
            <w:top w:val="none" w:sz="0" w:space="0" w:color="auto"/>
            <w:left w:val="none" w:sz="0" w:space="0" w:color="auto"/>
            <w:bottom w:val="none" w:sz="0" w:space="0" w:color="auto"/>
            <w:right w:val="none" w:sz="0" w:space="0" w:color="auto"/>
          </w:divBdr>
        </w:div>
        <w:div w:id="1440881089">
          <w:marLeft w:val="640"/>
          <w:marRight w:val="0"/>
          <w:marTop w:val="0"/>
          <w:marBottom w:val="0"/>
          <w:divBdr>
            <w:top w:val="none" w:sz="0" w:space="0" w:color="auto"/>
            <w:left w:val="none" w:sz="0" w:space="0" w:color="auto"/>
            <w:bottom w:val="none" w:sz="0" w:space="0" w:color="auto"/>
            <w:right w:val="none" w:sz="0" w:space="0" w:color="auto"/>
          </w:divBdr>
        </w:div>
        <w:div w:id="697584998">
          <w:marLeft w:val="640"/>
          <w:marRight w:val="0"/>
          <w:marTop w:val="0"/>
          <w:marBottom w:val="0"/>
          <w:divBdr>
            <w:top w:val="none" w:sz="0" w:space="0" w:color="auto"/>
            <w:left w:val="none" w:sz="0" w:space="0" w:color="auto"/>
            <w:bottom w:val="none" w:sz="0" w:space="0" w:color="auto"/>
            <w:right w:val="none" w:sz="0" w:space="0" w:color="auto"/>
          </w:divBdr>
        </w:div>
        <w:div w:id="806554405">
          <w:marLeft w:val="640"/>
          <w:marRight w:val="0"/>
          <w:marTop w:val="0"/>
          <w:marBottom w:val="0"/>
          <w:divBdr>
            <w:top w:val="none" w:sz="0" w:space="0" w:color="auto"/>
            <w:left w:val="none" w:sz="0" w:space="0" w:color="auto"/>
            <w:bottom w:val="none" w:sz="0" w:space="0" w:color="auto"/>
            <w:right w:val="none" w:sz="0" w:space="0" w:color="auto"/>
          </w:divBdr>
        </w:div>
        <w:div w:id="1814642165">
          <w:marLeft w:val="640"/>
          <w:marRight w:val="0"/>
          <w:marTop w:val="0"/>
          <w:marBottom w:val="0"/>
          <w:divBdr>
            <w:top w:val="none" w:sz="0" w:space="0" w:color="auto"/>
            <w:left w:val="none" w:sz="0" w:space="0" w:color="auto"/>
            <w:bottom w:val="none" w:sz="0" w:space="0" w:color="auto"/>
            <w:right w:val="none" w:sz="0" w:space="0" w:color="auto"/>
          </w:divBdr>
        </w:div>
        <w:div w:id="622619454">
          <w:marLeft w:val="640"/>
          <w:marRight w:val="0"/>
          <w:marTop w:val="0"/>
          <w:marBottom w:val="0"/>
          <w:divBdr>
            <w:top w:val="none" w:sz="0" w:space="0" w:color="auto"/>
            <w:left w:val="none" w:sz="0" w:space="0" w:color="auto"/>
            <w:bottom w:val="none" w:sz="0" w:space="0" w:color="auto"/>
            <w:right w:val="none" w:sz="0" w:space="0" w:color="auto"/>
          </w:divBdr>
        </w:div>
        <w:div w:id="1145245711">
          <w:marLeft w:val="640"/>
          <w:marRight w:val="0"/>
          <w:marTop w:val="0"/>
          <w:marBottom w:val="0"/>
          <w:divBdr>
            <w:top w:val="none" w:sz="0" w:space="0" w:color="auto"/>
            <w:left w:val="none" w:sz="0" w:space="0" w:color="auto"/>
            <w:bottom w:val="none" w:sz="0" w:space="0" w:color="auto"/>
            <w:right w:val="none" w:sz="0" w:space="0" w:color="auto"/>
          </w:divBdr>
        </w:div>
        <w:div w:id="929700727">
          <w:marLeft w:val="640"/>
          <w:marRight w:val="0"/>
          <w:marTop w:val="0"/>
          <w:marBottom w:val="0"/>
          <w:divBdr>
            <w:top w:val="none" w:sz="0" w:space="0" w:color="auto"/>
            <w:left w:val="none" w:sz="0" w:space="0" w:color="auto"/>
            <w:bottom w:val="none" w:sz="0" w:space="0" w:color="auto"/>
            <w:right w:val="none" w:sz="0" w:space="0" w:color="auto"/>
          </w:divBdr>
        </w:div>
        <w:div w:id="12727767">
          <w:marLeft w:val="640"/>
          <w:marRight w:val="0"/>
          <w:marTop w:val="0"/>
          <w:marBottom w:val="0"/>
          <w:divBdr>
            <w:top w:val="none" w:sz="0" w:space="0" w:color="auto"/>
            <w:left w:val="none" w:sz="0" w:space="0" w:color="auto"/>
            <w:bottom w:val="none" w:sz="0" w:space="0" w:color="auto"/>
            <w:right w:val="none" w:sz="0" w:space="0" w:color="auto"/>
          </w:divBdr>
        </w:div>
        <w:div w:id="1484276490">
          <w:marLeft w:val="640"/>
          <w:marRight w:val="0"/>
          <w:marTop w:val="0"/>
          <w:marBottom w:val="0"/>
          <w:divBdr>
            <w:top w:val="none" w:sz="0" w:space="0" w:color="auto"/>
            <w:left w:val="none" w:sz="0" w:space="0" w:color="auto"/>
            <w:bottom w:val="none" w:sz="0" w:space="0" w:color="auto"/>
            <w:right w:val="none" w:sz="0" w:space="0" w:color="auto"/>
          </w:divBdr>
        </w:div>
        <w:div w:id="1689091791">
          <w:marLeft w:val="640"/>
          <w:marRight w:val="0"/>
          <w:marTop w:val="0"/>
          <w:marBottom w:val="0"/>
          <w:divBdr>
            <w:top w:val="none" w:sz="0" w:space="0" w:color="auto"/>
            <w:left w:val="none" w:sz="0" w:space="0" w:color="auto"/>
            <w:bottom w:val="none" w:sz="0" w:space="0" w:color="auto"/>
            <w:right w:val="none" w:sz="0" w:space="0" w:color="auto"/>
          </w:divBdr>
        </w:div>
      </w:divsChild>
    </w:div>
    <w:div w:id="829906576">
      <w:bodyDiv w:val="1"/>
      <w:marLeft w:val="0"/>
      <w:marRight w:val="0"/>
      <w:marTop w:val="0"/>
      <w:marBottom w:val="0"/>
      <w:divBdr>
        <w:top w:val="none" w:sz="0" w:space="0" w:color="auto"/>
        <w:left w:val="none" w:sz="0" w:space="0" w:color="auto"/>
        <w:bottom w:val="none" w:sz="0" w:space="0" w:color="auto"/>
        <w:right w:val="none" w:sz="0" w:space="0" w:color="auto"/>
      </w:divBdr>
    </w:div>
    <w:div w:id="833958369">
      <w:bodyDiv w:val="1"/>
      <w:marLeft w:val="0"/>
      <w:marRight w:val="0"/>
      <w:marTop w:val="0"/>
      <w:marBottom w:val="0"/>
      <w:divBdr>
        <w:top w:val="none" w:sz="0" w:space="0" w:color="auto"/>
        <w:left w:val="none" w:sz="0" w:space="0" w:color="auto"/>
        <w:bottom w:val="none" w:sz="0" w:space="0" w:color="auto"/>
        <w:right w:val="none" w:sz="0" w:space="0" w:color="auto"/>
      </w:divBdr>
      <w:divsChild>
        <w:div w:id="18702183">
          <w:marLeft w:val="640"/>
          <w:marRight w:val="0"/>
          <w:marTop w:val="0"/>
          <w:marBottom w:val="0"/>
          <w:divBdr>
            <w:top w:val="none" w:sz="0" w:space="0" w:color="auto"/>
            <w:left w:val="none" w:sz="0" w:space="0" w:color="auto"/>
            <w:bottom w:val="none" w:sz="0" w:space="0" w:color="auto"/>
            <w:right w:val="none" w:sz="0" w:space="0" w:color="auto"/>
          </w:divBdr>
        </w:div>
        <w:div w:id="240870698">
          <w:marLeft w:val="640"/>
          <w:marRight w:val="0"/>
          <w:marTop w:val="0"/>
          <w:marBottom w:val="0"/>
          <w:divBdr>
            <w:top w:val="none" w:sz="0" w:space="0" w:color="auto"/>
            <w:left w:val="none" w:sz="0" w:space="0" w:color="auto"/>
            <w:bottom w:val="none" w:sz="0" w:space="0" w:color="auto"/>
            <w:right w:val="none" w:sz="0" w:space="0" w:color="auto"/>
          </w:divBdr>
        </w:div>
        <w:div w:id="336346248">
          <w:marLeft w:val="640"/>
          <w:marRight w:val="0"/>
          <w:marTop w:val="0"/>
          <w:marBottom w:val="0"/>
          <w:divBdr>
            <w:top w:val="none" w:sz="0" w:space="0" w:color="auto"/>
            <w:left w:val="none" w:sz="0" w:space="0" w:color="auto"/>
            <w:bottom w:val="none" w:sz="0" w:space="0" w:color="auto"/>
            <w:right w:val="none" w:sz="0" w:space="0" w:color="auto"/>
          </w:divBdr>
        </w:div>
        <w:div w:id="465123650">
          <w:marLeft w:val="640"/>
          <w:marRight w:val="0"/>
          <w:marTop w:val="0"/>
          <w:marBottom w:val="0"/>
          <w:divBdr>
            <w:top w:val="none" w:sz="0" w:space="0" w:color="auto"/>
            <w:left w:val="none" w:sz="0" w:space="0" w:color="auto"/>
            <w:bottom w:val="none" w:sz="0" w:space="0" w:color="auto"/>
            <w:right w:val="none" w:sz="0" w:space="0" w:color="auto"/>
          </w:divBdr>
        </w:div>
        <w:div w:id="501045513">
          <w:marLeft w:val="640"/>
          <w:marRight w:val="0"/>
          <w:marTop w:val="0"/>
          <w:marBottom w:val="0"/>
          <w:divBdr>
            <w:top w:val="none" w:sz="0" w:space="0" w:color="auto"/>
            <w:left w:val="none" w:sz="0" w:space="0" w:color="auto"/>
            <w:bottom w:val="none" w:sz="0" w:space="0" w:color="auto"/>
            <w:right w:val="none" w:sz="0" w:space="0" w:color="auto"/>
          </w:divBdr>
        </w:div>
        <w:div w:id="566960021">
          <w:marLeft w:val="640"/>
          <w:marRight w:val="0"/>
          <w:marTop w:val="0"/>
          <w:marBottom w:val="0"/>
          <w:divBdr>
            <w:top w:val="none" w:sz="0" w:space="0" w:color="auto"/>
            <w:left w:val="none" w:sz="0" w:space="0" w:color="auto"/>
            <w:bottom w:val="none" w:sz="0" w:space="0" w:color="auto"/>
            <w:right w:val="none" w:sz="0" w:space="0" w:color="auto"/>
          </w:divBdr>
        </w:div>
        <w:div w:id="724568083">
          <w:marLeft w:val="640"/>
          <w:marRight w:val="0"/>
          <w:marTop w:val="0"/>
          <w:marBottom w:val="0"/>
          <w:divBdr>
            <w:top w:val="none" w:sz="0" w:space="0" w:color="auto"/>
            <w:left w:val="none" w:sz="0" w:space="0" w:color="auto"/>
            <w:bottom w:val="none" w:sz="0" w:space="0" w:color="auto"/>
            <w:right w:val="none" w:sz="0" w:space="0" w:color="auto"/>
          </w:divBdr>
        </w:div>
        <w:div w:id="743455072">
          <w:marLeft w:val="640"/>
          <w:marRight w:val="0"/>
          <w:marTop w:val="0"/>
          <w:marBottom w:val="0"/>
          <w:divBdr>
            <w:top w:val="none" w:sz="0" w:space="0" w:color="auto"/>
            <w:left w:val="none" w:sz="0" w:space="0" w:color="auto"/>
            <w:bottom w:val="none" w:sz="0" w:space="0" w:color="auto"/>
            <w:right w:val="none" w:sz="0" w:space="0" w:color="auto"/>
          </w:divBdr>
        </w:div>
        <w:div w:id="756556463">
          <w:marLeft w:val="640"/>
          <w:marRight w:val="0"/>
          <w:marTop w:val="0"/>
          <w:marBottom w:val="0"/>
          <w:divBdr>
            <w:top w:val="none" w:sz="0" w:space="0" w:color="auto"/>
            <w:left w:val="none" w:sz="0" w:space="0" w:color="auto"/>
            <w:bottom w:val="none" w:sz="0" w:space="0" w:color="auto"/>
            <w:right w:val="none" w:sz="0" w:space="0" w:color="auto"/>
          </w:divBdr>
        </w:div>
        <w:div w:id="763651830">
          <w:marLeft w:val="640"/>
          <w:marRight w:val="0"/>
          <w:marTop w:val="0"/>
          <w:marBottom w:val="0"/>
          <w:divBdr>
            <w:top w:val="none" w:sz="0" w:space="0" w:color="auto"/>
            <w:left w:val="none" w:sz="0" w:space="0" w:color="auto"/>
            <w:bottom w:val="none" w:sz="0" w:space="0" w:color="auto"/>
            <w:right w:val="none" w:sz="0" w:space="0" w:color="auto"/>
          </w:divBdr>
        </w:div>
        <w:div w:id="783884462">
          <w:marLeft w:val="640"/>
          <w:marRight w:val="0"/>
          <w:marTop w:val="0"/>
          <w:marBottom w:val="0"/>
          <w:divBdr>
            <w:top w:val="none" w:sz="0" w:space="0" w:color="auto"/>
            <w:left w:val="none" w:sz="0" w:space="0" w:color="auto"/>
            <w:bottom w:val="none" w:sz="0" w:space="0" w:color="auto"/>
            <w:right w:val="none" w:sz="0" w:space="0" w:color="auto"/>
          </w:divBdr>
        </w:div>
        <w:div w:id="804469995">
          <w:marLeft w:val="640"/>
          <w:marRight w:val="0"/>
          <w:marTop w:val="0"/>
          <w:marBottom w:val="0"/>
          <w:divBdr>
            <w:top w:val="none" w:sz="0" w:space="0" w:color="auto"/>
            <w:left w:val="none" w:sz="0" w:space="0" w:color="auto"/>
            <w:bottom w:val="none" w:sz="0" w:space="0" w:color="auto"/>
            <w:right w:val="none" w:sz="0" w:space="0" w:color="auto"/>
          </w:divBdr>
        </w:div>
        <w:div w:id="901986711">
          <w:marLeft w:val="640"/>
          <w:marRight w:val="0"/>
          <w:marTop w:val="0"/>
          <w:marBottom w:val="0"/>
          <w:divBdr>
            <w:top w:val="none" w:sz="0" w:space="0" w:color="auto"/>
            <w:left w:val="none" w:sz="0" w:space="0" w:color="auto"/>
            <w:bottom w:val="none" w:sz="0" w:space="0" w:color="auto"/>
            <w:right w:val="none" w:sz="0" w:space="0" w:color="auto"/>
          </w:divBdr>
        </w:div>
        <w:div w:id="1145701695">
          <w:marLeft w:val="640"/>
          <w:marRight w:val="0"/>
          <w:marTop w:val="0"/>
          <w:marBottom w:val="0"/>
          <w:divBdr>
            <w:top w:val="none" w:sz="0" w:space="0" w:color="auto"/>
            <w:left w:val="none" w:sz="0" w:space="0" w:color="auto"/>
            <w:bottom w:val="none" w:sz="0" w:space="0" w:color="auto"/>
            <w:right w:val="none" w:sz="0" w:space="0" w:color="auto"/>
          </w:divBdr>
        </w:div>
        <w:div w:id="1185048891">
          <w:marLeft w:val="640"/>
          <w:marRight w:val="0"/>
          <w:marTop w:val="0"/>
          <w:marBottom w:val="0"/>
          <w:divBdr>
            <w:top w:val="none" w:sz="0" w:space="0" w:color="auto"/>
            <w:left w:val="none" w:sz="0" w:space="0" w:color="auto"/>
            <w:bottom w:val="none" w:sz="0" w:space="0" w:color="auto"/>
            <w:right w:val="none" w:sz="0" w:space="0" w:color="auto"/>
          </w:divBdr>
        </w:div>
        <w:div w:id="1242716016">
          <w:marLeft w:val="640"/>
          <w:marRight w:val="0"/>
          <w:marTop w:val="0"/>
          <w:marBottom w:val="0"/>
          <w:divBdr>
            <w:top w:val="none" w:sz="0" w:space="0" w:color="auto"/>
            <w:left w:val="none" w:sz="0" w:space="0" w:color="auto"/>
            <w:bottom w:val="none" w:sz="0" w:space="0" w:color="auto"/>
            <w:right w:val="none" w:sz="0" w:space="0" w:color="auto"/>
          </w:divBdr>
        </w:div>
        <w:div w:id="1388720437">
          <w:marLeft w:val="640"/>
          <w:marRight w:val="0"/>
          <w:marTop w:val="0"/>
          <w:marBottom w:val="0"/>
          <w:divBdr>
            <w:top w:val="none" w:sz="0" w:space="0" w:color="auto"/>
            <w:left w:val="none" w:sz="0" w:space="0" w:color="auto"/>
            <w:bottom w:val="none" w:sz="0" w:space="0" w:color="auto"/>
            <w:right w:val="none" w:sz="0" w:space="0" w:color="auto"/>
          </w:divBdr>
        </w:div>
        <w:div w:id="1542552696">
          <w:marLeft w:val="640"/>
          <w:marRight w:val="0"/>
          <w:marTop w:val="0"/>
          <w:marBottom w:val="0"/>
          <w:divBdr>
            <w:top w:val="none" w:sz="0" w:space="0" w:color="auto"/>
            <w:left w:val="none" w:sz="0" w:space="0" w:color="auto"/>
            <w:bottom w:val="none" w:sz="0" w:space="0" w:color="auto"/>
            <w:right w:val="none" w:sz="0" w:space="0" w:color="auto"/>
          </w:divBdr>
        </w:div>
        <w:div w:id="1606571236">
          <w:marLeft w:val="640"/>
          <w:marRight w:val="0"/>
          <w:marTop w:val="0"/>
          <w:marBottom w:val="0"/>
          <w:divBdr>
            <w:top w:val="none" w:sz="0" w:space="0" w:color="auto"/>
            <w:left w:val="none" w:sz="0" w:space="0" w:color="auto"/>
            <w:bottom w:val="none" w:sz="0" w:space="0" w:color="auto"/>
            <w:right w:val="none" w:sz="0" w:space="0" w:color="auto"/>
          </w:divBdr>
        </w:div>
        <w:div w:id="1614703700">
          <w:marLeft w:val="640"/>
          <w:marRight w:val="0"/>
          <w:marTop w:val="0"/>
          <w:marBottom w:val="0"/>
          <w:divBdr>
            <w:top w:val="none" w:sz="0" w:space="0" w:color="auto"/>
            <w:left w:val="none" w:sz="0" w:space="0" w:color="auto"/>
            <w:bottom w:val="none" w:sz="0" w:space="0" w:color="auto"/>
            <w:right w:val="none" w:sz="0" w:space="0" w:color="auto"/>
          </w:divBdr>
        </w:div>
        <w:div w:id="1766532657">
          <w:marLeft w:val="640"/>
          <w:marRight w:val="0"/>
          <w:marTop w:val="0"/>
          <w:marBottom w:val="0"/>
          <w:divBdr>
            <w:top w:val="none" w:sz="0" w:space="0" w:color="auto"/>
            <w:left w:val="none" w:sz="0" w:space="0" w:color="auto"/>
            <w:bottom w:val="none" w:sz="0" w:space="0" w:color="auto"/>
            <w:right w:val="none" w:sz="0" w:space="0" w:color="auto"/>
          </w:divBdr>
        </w:div>
        <w:div w:id="1924950697">
          <w:marLeft w:val="640"/>
          <w:marRight w:val="0"/>
          <w:marTop w:val="0"/>
          <w:marBottom w:val="0"/>
          <w:divBdr>
            <w:top w:val="none" w:sz="0" w:space="0" w:color="auto"/>
            <w:left w:val="none" w:sz="0" w:space="0" w:color="auto"/>
            <w:bottom w:val="none" w:sz="0" w:space="0" w:color="auto"/>
            <w:right w:val="none" w:sz="0" w:space="0" w:color="auto"/>
          </w:divBdr>
        </w:div>
        <w:div w:id="1990940319">
          <w:marLeft w:val="640"/>
          <w:marRight w:val="0"/>
          <w:marTop w:val="0"/>
          <w:marBottom w:val="0"/>
          <w:divBdr>
            <w:top w:val="none" w:sz="0" w:space="0" w:color="auto"/>
            <w:left w:val="none" w:sz="0" w:space="0" w:color="auto"/>
            <w:bottom w:val="none" w:sz="0" w:space="0" w:color="auto"/>
            <w:right w:val="none" w:sz="0" w:space="0" w:color="auto"/>
          </w:divBdr>
        </w:div>
        <w:div w:id="2080201964">
          <w:marLeft w:val="640"/>
          <w:marRight w:val="0"/>
          <w:marTop w:val="0"/>
          <w:marBottom w:val="0"/>
          <w:divBdr>
            <w:top w:val="none" w:sz="0" w:space="0" w:color="auto"/>
            <w:left w:val="none" w:sz="0" w:space="0" w:color="auto"/>
            <w:bottom w:val="none" w:sz="0" w:space="0" w:color="auto"/>
            <w:right w:val="none" w:sz="0" w:space="0" w:color="auto"/>
          </w:divBdr>
        </w:div>
      </w:divsChild>
    </w:div>
    <w:div w:id="842429455">
      <w:bodyDiv w:val="1"/>
      <w:marLeft w:val="0"/>
      <w:marRight w:val="0"/>
      <w:marTop w:val="0"/>
      <w:marBottom w:val="0"/>
      <w:divBdr>
        <w:top w:val="none" w:sz="0" w:space="0" w:color="auto"/>
        <w:left w:val="none" w:sz="0" w:space="0" w:color="auto"/>
        <w:bottom w:val="none" w:sz="0" w:space="0" w:color="auto"/>
        <w:right w:val="none" w:sz="0" w:space="0" w:color="auto"/>
      </w:divBdr>
      <w:divsChild>
        <w:div w:id="62414953">
          <w:marLeft w:val="640"/>
          <w:marRight w:val="0"/>
          <w:marTop w:val="0"/>
          <w:marBottom w:val="0"/>
          <w:divBdr>
            <w:top w:val="none" w:sz="0" w:space="0" w:color="auto"/>
            <w:left w:val="none" w:sz="0" w:space="0" w:color="auto"/>
            <w:bottom w:val="none" w:sz="0" w:space="0" w:color="auto"/>
            <w:right w:val="none" w:sz="0" w:space="0" w:color="auto"/>
          </w:divBdr>
        </w:div>
        <w:div w:id="96993823">
          <w:marLeft w:val="640"/>
          <w:marRight w:val="0"/>
          <w:marTop w:val="0"/>
          <w:marBottom w:val="0"/>
          <w:divBdr>
            <w:top w:val="none" w:sz="0" w:space="0" w:color="auto"/>
            <w:left w:val="none" w:sz="0" w:space="0" w:color="auto"/>
            <w:bottom w:val="none" w:sz="0" w:space="0" w:color="auto"/>
            <w:right w:val="none" w:sz="0" w:space="0" w:color="auto"/>
          </w:divBdr>
        </w:div>
        <w:div w:id="120418147">
          <w:marLeft w:val="640"/>
          <w:marRight w:val="0"/>
          <w:marTop w:val="0"/>
          <w:marBottom w:val="0"/>
          <w:divBdr>
            <w:top w:val="none" w:sz="0" w:space="0" w:color="auto"/>
            <w:left w:val="none" w:sz="0" w:space="0" w:color="auto"/>
            <w:bottom w:val="none" w:sz="0" w:space="0" w:color="auto"/>
            <w:right w:val="none" w:sz="0" w:space="0" w:color="auto"/>
          </w:divBdr>
        </w:div>
        <w:div w:id="169872413">
          <w:marLeft w:val="640"/>
          <w:marRight w:val="0"/>
          <w:marTop w:val="0"/>
          <w:marBottom w:val="0"/>
          <w:divBdr>
            <w:top w:val="none" w:sz="0" w:space="0" w:color="auto"/>
            <w:left w:val="none" w:sz="0" w:space="0" w:color="auto"/>
            <w:bottom w:val="none" w:sz="0" w:space="0" w:color="auto"/>
            <w:right w:val="none" w:sz="0" w:space="0" w:color="auto"/>
          </w:divBdr>
        </w:div>
        <w:div w:id="186064059">
          <w:marLeft w:val="640"/>
          <w:marRight w:val="0"/>
          <w:marTop w:val="0"/>
          <w:marBottom w:val="0"/>
          <w:divBdr>
            <w:top w:val="none" w:sz="0" w:space="0" w:color="auto"/>
            <w:left w:val="none" w:sz="0" w:space="0" w:color="auto"/>
            <w:bottom w:val="none" w:sz="0" w:space="0" w:color="auto"/>
            <w:right w:val="none" w:sz="0" w:space="0" w:color="auto"/>
          </w:divBdr>
        </w:div>
        <w:div w:id="222063890">
          <w:marLeft w:val="640"/>
          <w:marRight w:val="0"/>
          <w:marTop w:val="0"/>
          <w:marBottom w:val="0"/>
          <w:divBdr>
            <w:top w:val="none" w:sz="0" w:space="0" w:color="auto"/>
            <w:left w:val="none" w:sz="0" w:space="0" w:color="auto"/>
            <w:bottom w:val="none" w:sz="0" w:space="0" w:color="auto"/>
            <w:right w:val="none" w:sz="0" w:space="0" w:color="auto"/>
          </w:divBdr>
        </w:div>
        <w:div w:id="225651085">
          <w:marLeft w:val="640"/>
          <w:marRight w:val="0"/>
          <w:marTop w:val="0"/>
          <w:marBottom w:val="0"/>
          <w:divBdr>
            <w:top w:val="none" w:sz="0" w:space="0" w:color="auto"/>
            <w:left w:val="none" w:sz="0" w:space="0" w:color="auto"/>
            <w:bottom w:val="none" w:sz="0" w:space="0" w:color="auto"/>
            <w:right w:val="none" w:sz="0" w:space="0" w:color="auto"/>
          </w:divBdr>
        </w:div>
        <w:div w:id="251361444">
          <w:marLeft w:val="640"/>
          <w:marRight w:val="0"/>
          <w:marTop w:val="0"/>
          <w:marBottom w:val="0"/>
          <w:divBdr>
            <w:top w:val="none" w:sz="0" w:space="0" w:color="auto"/>
            <w:left w:val="none" w:sz="0" w:space="0" w:color="auto"/>
            <w:bottom w:val="none" w:sz="0" w:space="0" w:color="auto"/>
            <w:right w:val="none" w:sz="0" w:space="0" w:color="auto"/>
          </w:divBdr>
        </w:div>
        <w:div w:id="255213847">
          <w:marLeft w:val="640"/>
          <w:marRight w:val="0"/>
          <w:marTop w:val="0"/>
          <w:marBottom w:val="0"/>
          <w:divBdr>
            <w:top w:val="none" w:sz="0" w:space="0" w:color="auto"/>
            <w:left w:val="none" w:sz="0" w:space="0" w:color="auto"/>
            <w:bottom w:val="none" w:sz="0" w:space="0" w:color="auto"/>
            <w:right w:val="none" w:sz="0" w:space="0" w:color="auto"/>
          </w:divBdr>
        </w:div>
        <w:div w:id="309217076">
          <w:marLeft w:val="640"/>
          <w:marRight w:val="0"/>
          <w:marTop w:val="0"/>
          <w:marBottom w:val="0"/>
          <w:divBdr>
            <w:top w:val="none" w:sz="0" w:space="0" w:color="auto"/>
            <w:left w:val="none" w:sz="0" w:space="0" w:color="auto"/>
            <w:bottom w:val="none" w:sz="0" w:space="0" w:color="auto"/>
            <w:right w:val="none" w:sz="0" w:space="0" w:color="auto"/>
          </w:divBdr>
        </w:div>
        <w:div w:id="329869121">
          <w:marLeft w:val="640"/>
          <w:marRight w:val="0"/>
          <w:marTop w:val="0"/>
          <w:marBottom w:val="0"/>
          <w:divBdr>
            <w:top w:val="none" w:sz="0" w:space="0" w:color="auto"/>
            <w:left w:val="none" w:sz="0" w:space="0" w:color="auto"/>
            <w:bottom w:val="none" w:sz="0" w:space="0" w:color="auto"/>
            <w:right w:val="none" w:sz="0" w:space="0" w:color="auto"/>
          </w:divBdr>
        </w:div>
        <w:div w:id="354574238">
          <w:marLeft w:val="640"/>
          <w:marRight w:val="0"/>
          <w:marTop w:val="0"/>
          <w:marBottom w:val="0"/>
          <w:divBdr>
            <w:top w:val="none" w:sz="0" w:space="0" w:color="auto"/>
            <w:left w:val="none" w:sz="0" w:space="0" w:color="auto"/>
            <w:bottom w:val="none" w:sz="0" w:space="0" w:color="auto"/>
            <w:right w:val="none" w:sz="0" w:space="0" w:color="auto"/>
          </w:divBdr>
        </w:div>
        <w:div w:id="360908017">
          <w:marLeft w:val="640"/>
          <w:marRight w:val="0"/>
          <w:marTop w:val="0"/>
          <w:marBottom w:val="0"/>
          <w:divBdr>
            <w:top w:val="none" w:sz="0" w:space="0" w:color="auto"/>
            <w:left w:val="none" w:sz="0" w:space="0" w:color="auto"/>
            <w:bottom w:val="none" w:sz="0" w:space="0" w:color="auto"/>
            <w:right w:val="none" w:sz="0" w:space="0" w:color="auto"/>
          </w:divBdr>
        </w:div>
        <w:div w:id="502160638">
          <w:marLeft w:val="640"/>
          <w:marRight w:val="0"/>
          <w:marTop w:val="0"/>
          <w:marBottom w:val="0"/>
          <w:divBdr>
            <w:top w:val="none" w:sz="0" w:space="0" w:color="auto"/>
            <w:left w:val="none" w:sz="0" w:space="0" w:color="auto"/>
            <w:bottom w:val="none" w:sz="0" w:space="0" w:color="auto"/>
            <w:right w:val="none" w:sz="0" w:space="0" w:color="auto"/>
          </w:divBdr>
        </w:div>
        <w:div w:id="588074870">
          <w:marLeft w:val="640"/>
          <w:marRight w:val="0"/>
          <w:marTop w:val="0"/>
          <w:marBottom w:val="0"/>
          <w:divBdr>
            <w:top w:val="none" w:sz="0" w:space="0" w:color="auto"/>
            <w:left w:val="none" w:sz="0" w:space="0" w:color="auto"/>
            <w:bottom w:val="none" w:sz="0" w:space="0" w:color="auto"/>
            <w:right w:val="none" w:sz="0" w:space="0" w:color="auto"/>
          </w:divBdr>
        </w:div>
        <w:div w:id="647134032">
          <w:marLeft w:val="640"/>
          <w:marRight w:val="0"/>
          <w:marTop w:val="0"/>
          <w:marBottom w:val="0"/>
          <w:divBdr>
            <w:top w:val="none" w:sz="0" w:space="0" w:color="auto"/>
            <w:left w:val="none" w:sz="0" w:space="0" w:color="auto"/>
            <w:bottom w:val="none" w:sz="0" w:space="0" w:color="auto"/>
            <w:right w:val="none" w:sz="0" w:space="0" w:color="auto"/>
          </w:divBdr>
        </w:div>
        <w:div w:id="733742029">
          <w:marLeft w:val="640"/>
          <w:marRight w:val="0"/>
          <w:marTop w:val="0"/>
          <w:marBottom w:val="0"/>
          <w:divBdr>
            <w:top w:val="none" w:sz="0" w:space="0" w:color="auto"/>
            <w:left w:val="none" w:sz="0" w:space="0" w:color="auto"/>
            <w:bottom w:val="none" w:sz="0" w:space="0" w:color="auto"/>
            <w:right w:val="none" w:sz="0" w:space="0" w:color="auto"/>
          </w:divBdr>
        </w:div>
        <w:div w:id="956713716">
          <w:marLeft w:val="640"/>
          <w:marRight w:val="0"/>
          <w:marTop w:val="0"/>
          <w:marBottom w:val="0"/>
          <w:divBdr>
            <w:top w:val="none" w:sz="0" w:space="0" w:color="auto"/>
            <w:left w:val="none" w:sz="0" w:space="0" w:color="auto"/>
            <w:bottom w:val="none" w:sz="0" w:space="0" w:color="auto"/>
            <w:right w:val="none" w:sz="0" w:space="0" w:color="auto"/>
          </w:divBdr>
        </w:div>
        <w:div w:id="996881213">
          <w:marLeft w:val="640"/>
          <w:marRight w:val="0"/>
          <w:marTop w:val="0"/>
          <w:marBottom w:val="0"/>
          <w:divBdr>
            <w:top w:val="none" w:sz="0" w:space="0" w:color="auto"/>
            <w:left w:val="none" w:sz="0" w:space="0" w:color="auto"/>
            <w:bottom w:val="none" w:sz="0" w:space="0" w:color="auto"/>
            <w:right w:val="none" w:sz="0" w:space="0" w:color="auto"/>
          </w:divBdr>
        </w:div>
        <w:div w:id="1011104033">
          <w:marLeft w:val="640"/>
          <w:marRight w:val="0"/>
          <w:marTop w:val="0"/>
          <w:marBottom w:val="0"/>
          <w:divBdr>
            <w:top w:val="none" w:sz="0" w:space="0" w:color="auto"/>
            <w:left w:val="none" w:sz="0" w:space="0" w:color="auto"/>
            <w:bottom w:val="none" w:sz="0" w:space="0" w:color="auto"/>
            <w:right w:val="none" w:sz="0" w:space="0" w:color="auto"/>
          </w:divBdr>
        </w:div>
        <w:div w:id="1021511317">
          <w:marLeft w:val="640"/>
          <w:marRight w:val="0"/>
          <w:marTop w:val="0"/>
          <w:marBottom w:val="0"/>
          <w:divBdr>
            <w:top w:val="none" w:sz="0" w:space="0" w:color="auto"/>
            <w:left w:val="none" w:sz="0" w:space="0" w:color="auto"/>
            <w:bottom w:val="none" w:sz="0" w:space="0" w:color="auto"/>
            <w:right w:val="none" w:sz="0" w:space="0" w:color="auto"/>
          </w:divBdr>
        </w:div>
        <w:div w:id="1029137373">
          <w:marLeft w:val="640"/>
          <w:marRight w:val="0"/>
          <w:marTop w:val="0"/>
          <w:marBottom w:val="0"/>
          <w:divBdr>
            <w:top w:val="none" w:sz="0" w:space="0" w:color="auto"/>
            <w:left w:val="none" w:sz="0" w:space="0" w:color="auto"/>
            <w:bottom w:val="none" w:sz="0" w:space="0" w:color="auto"/>
            <w:right w:val="none" w:sz="0" w:space="0" w:color="auto"/>
          </w:divBdr>
        </w:div>
        <w:div w:id="1049300441">
          <w:marLeft w:val="640"/>
          <w:marRight w:val="0"/>
          <w:marTop w:val="0"/>
          <w:marBottom w:val="0"/>
          <w:divBdr>
            <w:top w:val="none" w:sz="0" w:space="0" w:color="auto"/>
            <w:left w:val="none" w:sz="0" w:space="0" w:color="auto"/>
            <w:bottom w:val="none" w:sz="0" w:space="0" w:color="auto"/>
            <w:right w:val="none" w:sz="0" w:space="0" w:color="auto"/>
          </w:divBdr>
        </w:div>
        <w:div w:id="1108550125">
          <w:marLeft w:val="640"/>
          <w:marRight w:val="0"/>
          <w:marTop w:val="0"/>
          <w:marBottom w:val="0"/>
          <w:divBdr>
            <w:top w:val="none" w:sz="0" w:space="0" w:color="auto"/>
            <w:left w:val="none" w:sz="0" w:space="0" w:color="auto"/>
            <w:bottom w:val="none" w:sz="0" w:space="0" w:color="auto"/>
            <w:right w:val="none" w:sz="0" w:space="0" w:color="auto"/>
          </w:divBdr>
        </w:div>
        <w:div w:id="1119451039">
          <w:marLeft w:val="640"/>
          <w:marRight w:val="0"/>
          <w:marTop w:val="0"/>
          <w:marBottom w:val="0"/>
          <w:divBdr>
            <w:top w:val="none" w:sz="0" w:space="0" w:color="auto"/>
            <w:left w:val="none" w:sz="0" w:space="0" w:color="auto"/>
            <w:bottom w:val="none" w:sz="0" w:space="0" w:color="auto"/>
            <w:right w:val="none" w:sz="0" w:space="0" w:color="auto"/>
          </w:divBdr>
        </w:div>
        <w:div w:id="1214387426">
          <w:marLeft w:val="640"/>
          <w:marRight w:val="0"/>
          <w:marTop w:val="0"/>
          <w:marBottom w:val="0"/>
          <w:divBdr>
            <w:top w:val="none" w:sz="0" w:space="0" w:color="auto"/>
            <w:left w:val="none" w:sz="0" w:space="0" w:color="auto"/>
            <w:bottom w:val="none" w:sz="0" w:space="0" w:color="auto"/>
            <w:right w:val="none" w:sz="0" w:space="0" w:color="auto"/>
          </w:divBdr>
        </w:div>
        <w:div w:id="1246108234">
          <w:marLeft w:val="640"/>
          <w:marRight w:val="0"/>
          <w:marTop w:val="0"/>
          <w:marBottom w:val="0"/>
          <w:divBdr>
            <w:top w:val="none" w:sz="0" w:space="0" w:color="auto"/>
            <w:left w:val="none" w:sz="0" w:space="0" w:color="auto"/>
            <w:bottom w:val="none" w:sz="0" w:space="0" w:color="auto"/>
            <w:right w:val="none" w:sz="0" w:space="0" w:color="auto"/>
          </w:divBdr>
        </w:div>
        <w:div w:id="1253247044">
          <w:marLeft w:val="640"/>
          <w:marRight w:val="0"/>
          <w:marTop w:val="0"/>
          <w:marBottom w:val="0"/>
          <w:divBdr>
            <w:top w:val="none" w:sz="0" w:space="0" w:color="auto"/>
            <w:left w:val="none" w:sz="0" w:space="0" w:color="auto"/>
            <w:bottom w:val="none" w:sz="0" w:space="0" w:color="auto"/>
            <w:right w:val="none" w:sz="0" w:space="0" w:color="auto"/>
          </w:divBdr>
        </w:div>
        <w:div w:id="1349215198">
          <w:marLeft w:val="640"/>
          <w:marRight w:val="0"/>
          <w:marTop w:val="0"/>
          <w:marBottom w:val="0"/>
          <w:divBdr>
            <w:top w:val="none" w:sz="0" w:space="0" w:color="auto"/>
            <w:left w:val="none" w:sz="0" w:space="0" w:color="auto"/>
            <w:bottom w:val="none" w:sz="0" w:space="0" w:color="auto"/>
            <w:right w:val="none" w:sz="0" w:space="0" w:color="auto"/>
          </w:divBdr>
        </w:div>
        <w:div w:id="1440639894">
          <w:marLeft w:val="640"/>
          <w:marRight w:val="0"/>
          <w:marTop w:val="0"/>
          <w:marBottom w:val="0"/>
          <w:divBdr>
            <w:top w:val="none" w:sz="0" w:space="0" w:color="auto"/>
            <w:left w:val="none" w:sz="0" w:space="0" w:color="auto"/>
            <w:bottom w:val="none" w:sz="0" w:space="0" w:color="auto"/>
            <w:right w:val="none" w:sz="0" w:space="0" w:color="auto"/>
          </w:divBdr>
        </w:div>
        <w:div w:id="1442069315">
          <w:marLeft w:val="640"/>
          <w:marRight w:val="0"/>
          <w:marTop w:val="0"/>
          <w:marBottom w:val="0"/>
          <w:divBdr>
            <w:top w:val="none" w:sz="0" w:space="0" w:color="auto"/>
            <w:left w:val="none" w:sz="0" w:space="0" w:color="auto"/>
            <w:bottom w:val="none" w:sz="0" w:space="0" w:color="auto"/>
            <w:right w:val="none" w:sz="0" w:space="0" w:color="auto"/>
          </w:divBdr>
        </w:div>
        <w:div w:id="1478838324">
          <w:marLeft w:val="640"/>
          <w:marRight w:val="0"/>
          <w:marTop w:val="0"/>
          <w:marBottom w:val="0"/>
          <w:divBdr>
            <w:top w:val="none" w:sz="0" w:space="0" w:color="auto"/>
            <w:left w:val="none" w:sz="0" w:space="0" w:color="auto"/>
            <w:bottom w:val="none" w:sz="0" w:space="0" w:color="auto"/>
            <w:right w:val="none" w:sz="0" w:space="0" w:color="auto"/>
          </w:divBdr>
        </w:div>
        <w:div w:id="1513302107">
          <w:marLeft w:val="640"/>
          <w:marRight w:val="0"/>
          <w:marTop w:val="0"/>
          <w:marBottom w:val="0"/>
          <w:divBdr>
            <w:top w:val="none" w:sz="0" w:space="0" w:color="auto"/>
            <w:left w:val="none" w:sz="0" w:space="0" w:color="auto"/>
            <w:bottom w:val="none" w:sz="0" w:space="0" w:color="auto"/>
            <w:right w:val="none" w:sz="0" w:space="0" w:color="auto"/>
          </w:divBdr>
        </w:div>
        <w:div w:id="1555508911">
          <w:marLeft w:val="640"/>
          <w:marRight w:val="0"/>
          <w:marTop w:val="0"/>
          <w:marBottom w:val="0"/>
          <w:divBdr>
            <w:top w:val="none" w:sz="0" w:space="0" w:color="auto"/>
            <w:left w:val="none" w:sz="0" w:space="0" w:color="auto"/>
            <w:bottom w:val="none" w:sz="0" w:space="0" w:color="auto"/>
            <w:right w:val="none" w:sz="0" w:space="0" w:color="auto"/>
          </w:divBdr>
        </w:div>
        <w:div w:id="1573005114">
          <w:marLeft w:val="640"/>
          <w:marRight w:val="0"/>
          <w:marTop w:val="0"/>
          <w:marBottom w:val="0"/>
          <w:divBdr>
            <w:top w:val="none" w:sz="0" w:space="0" w:color="auto"/>
            <w:left w:val="none" w:sz="0" w:space="0" w:color="auto"/>
            <w:bottom w:val="none" w:sz="0" w:space="0" w:color="auto"/>
            <w:right w:val="none" w:sz="0" w:space="0" w:color="auto"/>
          </w:divBdr>
        </w:div>
        <w:div w:id="1573198019">
          <w:marLeft w:val="640"/>
          <w:marRight w:val="0"/>
          <w:marTop w:val="0"/>
          <w:marBottom w:val="0"/>
          <w:divBdr>
            <w:top w:val="none" w:sz="0" w:space="0" w:color="auto"/>
            <w:left w:val="none" w:sz="0" w:space="0" w:color="auto"/>
            <w:bottom w:val="none" w:sz="0" w:space="0" w:color="auto"/>
            <w:right w:val="none" w:sz="0" w:space="0" w:color="auto"/>
          </w:divBdr>
        </w:div>
        <w:div w:id="1614358058">
          <w:marLeft w:val="640"/>
          <w:marRight w:val="0"/>
          <w:marTop w:val="0"/>
          <w:marBottom w:val="0"/>
          <w:divBdr>
            <w:top w:val="none" w:sz="0" w:space="0" w:color="auto"/>
            <w:left w:val="none" w:sz="0" w:space="0" w:color="auto"/>
            <w:bottom w:val="none" w:sz="0" w:space="0" w:color="auto"/>
            <w:right w:val="none" w:sz="0" w:space="0" w:color="auto"/>
          </w:divBdr>
        </w:div>
        <w:div w:id="1646423961">
          <w:marLeft w:val="640"/>
          <w:marRight w:val="0"/>
          <w:marTop w:val="0"/>
          <w:marBottom w:val="0"/>
          <w:divBdr>
            <w:top w:val="none" w:sz="0" w:space="0" w:color="auto"/>
            <w:left w:val="none" w:sz="0" w:space="0" w:color="auto"/>
            <w:bottom w:val="none" w:sz="0" w:space="0" w:color="auto"/>
            <w:right w:val="none" w:sz="0" w:space="0" w:color="auto"/>
          </w:divBdr>
        </w:div>
        <w:div w:id="1672751448">
          <w:marLeft w:val="640"/>
          <w:marRight w:val="0"/>
          <w:marTop w:val="0"/>
          <w:marBottom w:val="0"/>
          <w:divBdr>
            <w:top w:val="none" w:sz="0" w:space="0" w:color="auto"/>
            <w:left w:val="none" w:sz="0" w:space="0" w:color="auto"/>
            <w:bottom w:val="none" w:sz="0" w:space="0" w:color="auto"/>
            <w:right w:val="none" w:sz="0" w:space="0" w:color="auto"/>
          </w:divBdr>
        </w:div>
        <w:div w:id="1682776767">
          <w:marLeft w:val="640"/>
          <w:marRight w:val="0"/>
          <w:marTop w:val="0"/>
          <w:marBottom w:val="0"/>
          <w:divBdr>
            <w:top w:val="none" w:sz="0" w:space="0" w:color="auto"/>
            <w:left w:val="none" w:sz="0" w:space="0" w:color="auto"/>
            <w:bottom w:val="none" w:sz="0" w:space="0" w:color="auto"/>
            <w:right w:val="none" w:sz="0" w:space="0" w:color="auto"/>
          </w:divBdr>
        </w:div>
        <w:div w:id="1772121372">
          <w:marLeft w:val="640"/>
          <w:marRight w:val="0"/>
          <w:marTop w:val="0"/>
          <w:marBottom w:val="0"/>
          <w:divBdr>
            <w:top w:val="none" w:sz="0" w:space="0" w:color="auto"/>
            <w:left w:val="none" w:sz="0" w:space="0" w:color="auto"/>
            <w:bottom w:val="none" w:sz="0" w:space="0" w:color="auto"/>
            <w:right w:val="none" w:sz="0" w:space="0" w:color="auto"/>
          </w:divBdr>
        </w:div>
        <w:div w:id="1893154598">
          <w:marLeft w:val="640"/>
          <w:marRight w:val="0"/>
          <w:marTop w:val="0"/>
          <w:marBottom w:val="0"/>
          <w:divBdr>
            <w:top w:val="none" w:sz="0" w:space="0" w:color="auto"/>
            <w:left w:val="none" w:sz="0" w:space="0" w:color="auto"/>
            <w:bottom w:val="none" w:sz="0" w:space="0" w:color="auto"/>
            <w:right w:val="none" w:sz="0" w:space="0" w:color="auto"/>
          </w:divBdr>
        </w:div>
        <w:div w:id="1961494254">
          <w:marLeft w:val="640"/>
          <w:marRight w:val="0"/>
          <w:marTop w:val="0"/>
          <w:marBottom w:val="0"/>
          <w:divBdr>
            <w:top w:val="none" w:sz="0" w:space="0" w:color="auto"/>
            <w:left w:val="none" w:sz="0" w:space="0" w:color="auto"/>
            <w:bottom w:val="none" w:sz="0" w:space="0" w:color="auto"/>
            <w:right w:val="none" w:sz="0" w:space="0" w:color="auto"/>
          </w:divBdr>
        </w:div>
        <w:div w:id="2018800876">
          <w:marLeft w:val="640"/>
          <w:marRight w:val="0"/>
          <w:marTop w:val="0"/>
          <w:marBottom w:val="0"/>
          <w:divBdr>
            <w:top w:val="none" w:sz="0" w:space="0" w:color="auto"/>
            <w:left w:val="none" w:sz="0" w:space="0" w:color="auto"/>
            <w:bottom w:val="none" w:sz="0" w:space="0" w:color="auto"/>
            <w:right w:val="none" w:sz="0" w:space="0" w:color="auto"/>
          </w:divBdr>
        </w:div>
        <w:div w:id="2044477670">
          <w:marLeft w:val="640"/>
          <w:marRight w:val="0"/>
          <w:marTop w:val="0"/>
          <w:marBottom w:val="0"/>
          <w:divBdr>
            <w:top w:val="none" w:sz="0" w:space="0" w:color="auto"/>
            <w:left w:val="none" w:sz="0" w:space="0" w:color="auto"/>
            <w:bottom w:val="none" w:sz="0" w:space="0" w:color="auto"/>
            <w:right w:val="none" w:sz="0" w:space="0" w:color="auto"/>
          </w:divBdr>
        </w:div>
        <w:div w:id="2112821463">
          <w:marLeft w:val="640"/>
          <w:marRight w:val="0"/>
          <w:marTop w:val="0"/>
          <w:marBottom w:val="0"/>
          <w:divBdr>
            <w:top w:val="none" w:sz="0" w:space="0" w:color="auto"/>
            <w:left w:val="none" w:sz="0" w:space="0" w:color="auto"/>
            <w:bottom w:val="none" w:sz="0" w:space="0" w:color="auto"/>
            <w:right w:val="none" w:sz="0" w:space="0" w:color="auto"/>
          </w:divBdr>
        </w:div>
      </w:divsChild>
    </w:div>
    <w:div w:id="847601110">
      <w:bodyDiv w:val="1"/>
      <w:marLeft w:val="0"/>
      <w:marRight w:val="0"/>
      <w:marTop w:val="0"/>
      <w:marBottom w:val="0"/>
      <w:divBdr>
        <w:top w:val="none" w:sz="0" w:space="0" w:color="auto"/>
        <w:left w:val="none" w:sz="0" w:space="0" w:color="auto"/>
        <w:bottom w:val="none" w:sz="0" w:space="0" w:color="auto"/>
        <w:right w:val="none" w:sz="0" w:space="0" w:color="auto"/>
      </w:divBdr>
      <w:divsChild>
        <w:div w:id="18242464">
          <w:marLeft w:val="640"/>
          <w:marRight w:val="0"/>
          <w:marTop w:val="0"/>
          <w:marBottom w:val="0"/>
          <w:divBdr>
            <w:top w:val="none" w:sz="0" w:space="0" w:color="auto"/>
            <w:left w:val="none" w:sz="0" w:space="0" w:color="auto"/>
            <w:bottom w:val="none" w:sz="0" w:space="0" w:color="auto"/>
            <w:right w:val="none" w:sz="0" w:space="0" w:color="auto"/>
          </w:divBdr>
        </w:div>
        <w:div w:id="39062638">
          <w:marLeft w:val="640"/>
          <w:marRight w:val="0"/>
          <w:marTop w:val="0"/>
          <w:marBottom w:val="0"/>
          <w:divBdr>
            <w:top w:val="none" w:sz="0" w:space="0" w:color="auto"/>
            <w:left w:val="none" w:sz="0" w:space="0" w:color="auto"/>
            <w:bottom w:val="none" w:sz="0" w:space="0" w:color="auto"/>
            <w:right w:val="none" w:sz="0" w:space="0" w:color="auto"/>
          </w:divBdr>
        </w:div>
        <w:div w:id="91710417">
          <w:marLeft w:val="640"/>
          <w:marRight w:val="0"/>
          <w:marTop w:val="0"/>
          <w:marBottom w:val="0"/>
          <w:divBdr>
            <w:top w:val="none" w:sz="0" w:space="0" w:color="auto"/>
            <w:left w:val="none" w:sz="0" w:space="0" w:color="auto"/>
            <w:bottom w:val="none" w:sz="0" w:space="0" w:color="auto"/>
            <w:right w:val="none" w:sz="0" w:space="0" w:color="auto"/>
          </w:divBdr>
        </w:div>
        <w:div w:id="157230139">
          <w:marLeft w:val="640"/>
          <w:marRight w:val="0"/>
          <w:marTop w:val="0"/>
          <w:marBottom w:val="0"/>
          <w:divBdr>
            <w:top w:val="none" w:sz="0" w:space="0" w:color="auto"/>
            <w:left w:val="none" w:sz="0" w:space="0" w:color="auto"/>
            <w:bottom w:val="none" w:sz="0" w:space="0" w:color="auto"/>
            <w:right w:val="none" w:sz="0" w:space="0" w:color="auto"/>
          </w:divBdr>
        </w:div>
        <w:div w:id="242641312">
          <w:marLeft w:val="640"/>
          <w:marRight w:val="0"/>
          <w:marTop w:val="0"/>
          <w:marBottom w:val="0"/>
          <w:divBdr>
            <w:top w:val="none" w:sz="0" w:space="0" w:color="auto"/>
            <w:left w:val="none" w:sz="0" w:space="0" w:color="auto"/>
            <w:bottom w:val="none" w:sz="0" w:space="0" w:color="auto"/>
            <w:right w:val="none" w:sz="0" w:space="0" w:color="auto"/>
          </w:divBdr>
        </w:div>
        <w:div w:id="266158413">
          <w:marLeft w:val="640"/>
          <w:marRight w:val="0"/>
          <w:marTop w:val="0"/>
          <w:marBottom w:val="0"/>
          <w:divBdr>
            <w:top w:val="none" w:sz="0" w:space="0" w:color="auto"/>
            <w:left w:val="none" w:sz="0" w:space="0" w:color="auto"/>
            <w:bottom w:val="none" w:sz="0" w:space="0" w:color="auto"/>
            <w:right w:val="none" w:sz="0" w:space="0" w:color="auto"/>
          </w:divBdr>
        </w:div>
        <w:div w:id="286738673">
          <w:marLeft w:val="640"/>
          <w:marRight w:val="0"/>
          <w:marTop w:val="0"/>
          <w:marBottom w:val="0"/>
          <w:divBdr>
            <w:top w:val="none" w:sz="0" w:space="0" w:color="auto"/>
            <w:left w:val="none" w:sz="0" w:space="0" w:color="auto"/>
            <w:bottom w:val="none" w:sz="0" w:space="0" w:color="auto"/>
            <w:right w:val="none" w:sz="0" w:space="0" w:color="auto"/>
          </w:divBdr>
        </w:div>
        <w:div w:id="289014840">
          <w:marLeft w:val="640"/>
          <w:marRight w:val="0"/>
          <w:marTop w:val="0"/>
          <w:marBottom w:val="0"/>
          <w:divBdr>
            <w:top w:val="none" w:sz="0" w:space="0" w:color="auto"/>
            <w:left w:val="none" w:sz="0" w:space="0" w:color="auto"/>
            <w:bottom w:val="none" w:sz="0" w:space="0" w:color="auto"/>
            <w:right w:val="none" w:sz="0" w:space="0" w:color="auto"/>
          </w:divBdr>
        </w:div>
        <w:div w:id="321127657">
          <w:marLeft w:val="640"/>
          <w:marRight w:val="0"/>
          <w:marTop w:val="0"/>
          <w:marBottom w:val="0"/>
          <w:divBdr>
            <w:top w:val="none" w:sz="0" w:space="0" w:color="auto"/>
            <w:left w:val="none" w:sz="0" w:space="0" w:color="auto"/>
            <w:bottom w:val="none" w:sz="0" w:space="0" w:color="auto"/>
            <w:right w:val="none" w:sz="0" w:space="0" w:color="auto"/>
          </w:divBdr>
        </w:div>
        <w:div w:id="383453537">
          <w:marLeft w:val="640"/>
          <w:marRight w:val="0"/>
          <w:marTop w:val="0"/>
          <w:marBottom w:val="0"/>
          <w:divBdr>
            <w:top w:val="none" w:sz="0" w:space="0" w:color="auto"/>
            <w:left w:val="none" w:sz="0" w:space="0" w:color="auto"/>
            <w:bottom w:val="none" w:sz="0" w:space="0" w:color="auto"/>
            <w:right w:val="none" w:sz="0" w:space="0" w:color="auto"/>
          </w:divBdr>
        </w:div>
        <w:div w:id="388456501">
          <w:marLeft w:val="640"/>
          <w:marRight w:val="0"/>
          <w:marTop w:val="0"/>
          <w:marBottom w:val="0"/>
          <w:divBdr>
            <w:top w:val="none" w:sz="0" w:space="0" w:color="auto"/>
            <w:left w:val="none" w:sz="0" w:space="0" w:color="auto"/>
            <w:bottom w:val="none" w:sz="0" w:space="0" w:color="auto"/>
            <w:right w:val="none" w:sz="0" w:space="0" w:color="auto"/>
          </w:divBdr>
        </w:div>
        <w:div w:id="485362949">
          <w:marLeft w:val="640"/>
          <w:marRight w:val="0"/>
          <w:marTop w:val="0"/>
          <w:marBottom w:val="0"/>
          <w:divBdr>
            <w:top w:val="none" w:sz="0" w:space="0" w:color="auto"/>
            <w:left w:val="none" w:sz="0" w:space="0" w:color="auto"/>
            <w:bottom w:val="none" w:sz="0" w:space="0" w:color="auto"/>
            <w:right w:val="none" w:sz="0" w:space="0" w:color="auto"/>
          </w:divBdr>
        </w:div>
        <w:div w:id="595789766">
          <w:marLeft w:val="640"/>
          <w:marRight w:val="0"/>
          <w:marTop w:val="0"/>
          <w:marBottom w:val="0"/>
          <w:divBdr>
            <w:top w:val="none" w:sz="0" w:space="0" w:color="auto"/>
            <w:left w:val="none" w:sz="0" w:space="0" w:color="auto"/>
            <w:bottom w:val="none" w:sz="0" w:space="0" w:color="auto"/>
            <w:right w:val="none" w:sz="0" w:space="0" w:color="auto"/>
          </w:divBdr>
        </w:div>
        <w:div w:id="650251309">
          <w:marLeft w:val="640"/>
          <w:marRight w:val="0"/>
          <w:marTop w:val="0"/>
          <w:marBottom w:val="0"/>
          <w:divBdr>
            <w:top w:val="none" w:sz="0" w:space="0" w:color="auto"/>
            <w:left w:val="none" w:sz="0" w:space="0" w:color="auto"/>
            <w:bottom w:val="none" w:sz="0" w:space="0" w:color="auto"/>
            <w:right w:val="none" w:sz="0" w:space="0" w:color="auto"/>
          </w:divBdr>
        </w:div>
        <w:div w:id="952828371">
          <w:marLeft w:val="640"/>
          <w:marRight w:val="0"/>
          <w:marTop w:val="0"/>
          <w:marBottom w:val="0"/>
          <w:divBdr>
            <w:top w:val="none" w:sz="0" w:space="0" w:color="auto"/>
            <w:left w:val="none" w:sz="0" w:space="0" w:color="auto"/>
            <w:bottom w:val="none" w:sz="0" w:space="0" w:color="auto"/>
            <w:right w:val="none" w:sz="0" w:space="0" w:color="auto"/>
          </w:divBdr>
        </w:div>
        <w:div w:id="1049646992">
          <w:marLeft w:val="640"/>
          <w:marRight w:val="0"/>
          <w:marTop w:val="0"/>
          <w:marBottom w:val="0"/>
          <w:divBdr>
            <w:top w:val="none" w:sz="0" w:space="0" w:color="auto"/>
            <w:left w:val="none" w:sz="0" w:space="0" w:color="auto"/>
            <w:bottom w:val="none" w:sz="0" w:space="0" w:color="auto"/>
            <w:right w:val="none" w:sz="0" w:space="0" w:color="auto"/>
          </w:divBdr>
        </w:div>
        <w:div w:id="1093434905">
          <w:marLeft w:val="640"/>
          <w:marRight w:val="0"/>
          <w:marTop w:val="0"/>
          <w:marBottom w:val="0"/>
          <w:divBdr>
            <w:top w:val="none" w:sz="0" w:space="0" w:color="auto"/>
            <w:left w:val="none" w:sz="0" w:space="0" w:color="auto"/>
            <w:bottom w:val="none" w:sz="0" w:space="0" w:color="auto"/>
            <w:right w:val="none" w:sz="0" w:space="0" w:color="auto"/>
          </w:divBdr>
        </w:div>
        <w:div w:id="1170605842">
          <w:marLeft w:val="640"/>
          <w:marRight w:val="0"/>
          <w:marTop w:val="0"/>
          <w:marBottom w:val="0"/>
          <w:divBdr>
            <w:top w:val="none" w:sz="0" w:space="0" w:color="auto"/>
            <w:left w:val="none" w:sz="0" w:space="0" w:color="auto"/>
            <w:bottom w:val="none" w:sz="0" w:space="0" w:color="auto"/>
            <w:right w:val="none" w:sz="0" w:space="0" w:color="auto"/>
          </w:divBdr>
        </w:div>
        <w:div w:id="1196964096">
          <w:marLeft w:val="640"/>
          <w:marRight w:val="0"/>
          <w:marTop w:val="0"/>
          <w:marBottom w:val="0"/>
          <w:divBdr>
            <w:top w:val="none" w:sz="0" w:space="0" w:color="auto"/>
            <w:left w:val="none" w:sz="0" w:space="0" w:color="auto"/>
            <w:bottom w:val="none" w:sz="0" w:space="0" w:color="auto"/>
            <w:right w:val="none" w:sz="0" w:space="0" w:color="auto"/>
          </w:divBdr>
        </w:div>
        <w:div w:id="1211696462">
          <w:marLeft w:val="640"/>
          <w:marRight w:val="0"/>
          <w:marTop w:val="0"/>
          <w:marBottom w:val="0"/>
          <w:divBdr>
            <w:top w:val="none" w:sz="0" w:space="0" w:color="auto"/>
            <w:left w:val="none" w:sz="0" w:space="0" w:color="auto"/>
            <w:bottom w:val="none" w:sz="0" w:space="0" w:color="auto"/>
            <w:right w:val="none" w:sz="0" w:space="0" w:color="auto"/>
          </w:divBdr>
        </w:div>
        <w:div w:id="1245646891">
          <w:marLeft w:val="640"/>
          <w:marRight w:val="0"/>
          <w:marTop w:val="0"/>
          <w:marBottom w:val="0"/>
          <w:divBdr>
            <w:top w:val="none" w:sz="0" w:space="0" w:color="auto"/>
            <w:left w:val="none" w:sz="0" w:space="0" w:color="auto"/>
            <w:bottom w:val="none" w:sz="0" w:space="0" w:color="auto"/>
            <w:right w:val="none" w:sz="0" w:space="0" w:color="auto"/>
          </w:divBdr>
        </w:div>
        <w:div w:id="1314527944">
          <w:marLeft w:val="640"/>
          <w:marRight w:val="0"/>
          <w:marTop w:val="0"/>
          <w:marBottom w:val="0"/>
          <w:divBdr>
            <w:top w:val="none" w:sz="0" w:space="0" w:color="auto"/>
            <w:left w:val="none" w:sz="0" w:space="0" w:color="auto"/>
            <w:bottom w:val="none" w:sz="0" w:space="0" w:color="auto"/>
            <w:right w:val="none" w:sz="0" w:space="0" w:color="auto"/>
          </w:divBdr>
        </w:div>
        <w:div w:id="1358432201">
          <w:marLeft w:val="640"/>
          <w:marRight w:val="0"/>
          <w:marTop w:val="0"/>
          <w:marBottom w:val="0"/>
          <w:divBdr>
            <w:top w:val="none" w:sz="0" w:space="0" w:color="auto"/>
            <w:left w:val="none" w:sz="0" w:space="0" w:color="auto"/>
            <w:bottom w:val="none" w:sz="0" w:space="0" w:color="auto"/>
            <w:right w:val="none" w:sz="0" w:space="0" w:color="auto"/>
          </w:divBdr>
        </w:div>
        <w:div w:id="1524635305">
          <w:marLeft w:val="640"/>
          <w:marRight w:val="0"/>
          <w:marTop w:val="0"/>
          <w:marBottom w:val="0"/>
          <w:divBdr>
            <w:top w:val="none" w:sz="0" w:space="0" w:color="auto"/>
            <w:left w:val="none" w:sz="0" w:space="0" w:color="auto"/>
            <w:bottom w:val="none" w:sz="0" w:space="0" w:color="auto"/>
            <w:right w:val="none" w:sz="0" w:space="0" w:color="auto"/>
          </w:divBdr>
        </w:div>
        <w:div w:id="1574702079">
          <w:marLeft w:val="640"/>
          <w:marRight w:val="0"/>
          <w:marTop w:val="0"/>
          <w:marBottom w:val="0"/>
          <w:divBdr>
            <w:top w:val="none" w:sz="0" w:space="0" w:color="auto"/>
            <w:left w:val="none" w:sz="0" w:space="0" w:color="auto"/>
            <w:bottom w:val="none" w:sz="0" w:space="0" w:color="auto"/>
            <w:right w:val="none" w:sz="0" w:space="0" w:color="auto"/>
          </w:divBdr>
        </w:div>
        <w:div w:id="1634365249">
          <w:marLeft w:val="640"/>
          <w:marRight w:val="0"/>
          <w:marTop w:val="0"/>
          <w:marBottom w:val="0"/>
          <w:divBdr>
            <w:top w:val="none" w:sz="0" w:space="0" w:color="auto"/>
            <w:left w:val="none" w:sz="0" w:space="0" w:color="auto"/>
            <w:bottom w:val="none" w:sz="0" w:space="0" w:color="auto"/>
            <w:right w:val="none" w:sz="0" w:space="0" w:color="auto"/>
          </w:divBdr>
        </w:div>
        <w:div w:id="1634796587">
          <w:marLeft w:val="640"/>
          <w:marRight w:val="0"/>
          <w:marTop w:val="0"/>
          <w:marBottom w:val="0"/>
          <w:divBdr>
            <w:top w:val="none" w:sz="0" w:space="0" w:color="auto"/>
            <w:left w:val="none" w:sz="0" w:space="0" w:color="auto"/>
            <w:bottom w:val="none" w:sz="0" w:space="0" w:color="auto"/>
            <w:right w:val="none" w:sz="0" w:space="0" w:color="auto"/>
          </w:divBdr>
        </w:div>
        <w:div w:id="1654872901">
          <w:marLeft w:val="640"/>
          <w:marRight w:val="0"/>
          <w:marTop w:val="0"/>
          <w:marBottom w:val="0"/>
          <w:divBdr>
            <w:top w:val="none" w:sz="0" w:space="0" w:color="auto"/>
            <w:left w:val="none" w:sz="0" w:space="0" w:color="auto"/>
            <w:bottom w:val="none" w:sz="0" w:space="0" w:color="auto"/>
            <w:right w:val="none" w:sz="0" w:space="0" w:color="auto"/>
          </w:divBdr>
        </w:div>
        <w:div w:id="1664622105">
          <w:marLeft w:val="640"/>
          <w:marRight w:val="0"/>
          <w:marTop w:val="0"/>
          <w:marBottom w:val="0"/>
          <w:divBdr>
            <w:top w:val="none" w:sz="0" w:space="0" w:color="auto"/>
            <w:left w:val="none" w:sz="0" w:space="0" w:color="auto"/>
            <w:bottom w:val="none" w:sz="0" w:space="0" w:color="auto"/>
            <w:right w:val="none" w:sz="0" w:space="0" w:color="auto"/>
          </w:divBdr>
        </w:div>
        <w:div w:id="1695770800">
          <w:marLeft w:val="640"/>
          <w:marRight w:val="0"/>
          <w:marTop w:val="0"/>
          <w:marBottom w:val="0"/>
          <w:divBdr>
            <w:top w:val="none" w:sz="0" w:space="0" w:color="auto"/>
            <w:left w:val="none" w:sz="0" w:space="0" w:color="auto"/>
            <w:bottom w:val="none" w:sz="0" w:space="0" w:color="auto"/>
            <w:right w:val="none" w:sz="0" w:space="0" w:color="auto"/>
          </w:divBdr>
        </w:div>
        <w:div w:id="1721594538">
          <w:marLeft w:val="640"/>
          <w:marRight w:val="0"/>
          <w:marTop w:val="0"/>
          <w:marBottom w:val="0"/>
          <w:divBdr>
            <w:top w:val="none" w:sz="0" w:space="0" w:color="auto"/>
            <w:left w:val="none" w:sz="0" w:space="0" w:color="auto"/>
            <w:bottom w:val="none" w:sz="0" w:space="0" w:color="auto"/>
            <w:right w:val="none" w:sz="0" w:space="0" w:color="auto"/>
          </w:divBdr>
        </w:div>
        <w:div w:id="1760828348">
          <w:marLeft w:val="640"/>
          <w:marRight w:val="0"/>
          <w:marTop w:val="0"/>
          <w:marBottom w:val="0"/>
          <w:divBdr>
            <w:top w:val="none" w:sz="0" w:space="0" w:color="auto"/>
            <w:left w:val="none" w:sz="0" w:space="0" w:color="auto"/>
            <w:bottom w:val="none" w:sz="0" w:space="0" w:color="auto"/>
            <w:right w:val="none" w:sz="0" w:space="0" w:color="auto"/>
          </w:divBdr>
        </w:div>
        <w:div w:id="1864123682">
          <w:marLeft w:val="640"/>
          <w:marRight w:val="0"/>
          <w:marTop w:val="0"/>
          <w:marBottom w:val="0"/>
          <w:divBdr>
            <w:top w:val="none" w:sz="0" w:space="0" w:color="auto"/>
            <w:left w:val="none" w:sz="0" w:space="0" w:color="auto"/>
            <w:bottom w:val="none" w:sz="0" w:space="0" w:color="auto"/>
            <w:right w:val="none" w:sz="0" w:space="0" w:color="auto"/>
          </w:divBdr>
        </w:div>
        <w:div w:id="1907380304">
          <w:marLeft w:val="640"/>
          <w:marRight w:val="0"/>
          <w:marTop w:val="0"/>
          <w:marBottom w:val="0"/>
          <w:divBdr>
            <w:top w:val="none" w:sz="0" w:space="0" w:color="auto"/>
            <w:left w:val="none" w:sz="0" w:space="0" w:color="auto"/>
            <w:bottom w:val="none" w:sz="0" w:space="0" w:color="auto"/>
            <w:right w:val="none" w:sz="0" w:space="0" w:color="auto"/>
          </w:divBdr>
        </w:div>
        <w:div w:id="1934779898">
          <w:marLeft w:val="640"/>
          <w:marRight w:val="0"/>
          <w:marTop w:val="0"/>
          <w:marBottom w:val="0"/>
          <w:divBdr>
            <w:top w:val="none" w:sz="0" w:space="0" w:color="auto"/>
            <w:left w:val="none" w:sz="0" w:space="0" w:color="auto"/>
            <w:bottom w:val="none" w:sz="0" w:space="0" w:color="auto"/>
            <w:right w:val="none" w:sz="0" w:space="0" w:color="auto"/>
          </w:divBdr>
        </w:div>
        <w:div w:id="2014840899">
          <w:marLeft w:val="640"/>
          <w:marRight w:val="0"/>
          <w:marTop w:val="0"/>
          <w:marBottom w:val="0"/>
          <w:divBdr>
            <w:top w:val="none" w:sz="0" w:space="0" w:color="auto"/>
            <w:left w:val="none" w:sz="0" w:space="0" w:color="auto"/>
            <w:bottom w:val="none" w:sz="0" w:space="0" w:color="auto"/>
            <w:right w:val="none" w:sz="0" w:space="0" w:color="auto"/>
          </w:divBdr>
        </w:div>
        <w:div w:id="2068185604">
          <w:marLeft w:val="640"/>
          <w:marRight w:val="0"/>
          <w:marTop w:val="0"/>
          <w:marBottom w:val="0"/>
          <w:divBdr>
            <w:top w:val="none" w:sz="0" w:space="0" w:color="auto"/>
            <w:left w:val="none" w:sz="0" w:space="0" w:color="auto"/>
            <w:bottom w:val="none" w:sz="0" w:space="0" w:color="auto"/>
            <w:right w:val="none" w:sz="0" w:space="0" w:color="auto"/>
          </w:divBdr>
        </w:div>
        <w:div w:id="2072577229">
          <w:marLeft w:val="640"/>
          <w:marRight w:val="0"/>
          <w:marTop w:val="0"/>
          <w:marBottom w:val="0"/>
          <w:divBdr>
            <w:top w:val="none" w:sz="0" w:space="0" w:color="auto"/>
            <w:left w:val="none" w:sz="0" w:space="0" w:color="auto"/>
            <w:bottom w:val="none" w:sz="0" w:space="0" w:color="auto"/>
            <w:right w:val="none" w:sz="0" w:space="0" w:color="auto"/>
          </w:divBdr>
        </w:div>
        <w:div w:id="2126806805">
          <w:marLeft w:val="640"/>
          <w:marRight w:val="0"/>
          <w:marTop w:val="0"/>
          <w:marBottom w:val="0"/>
          <w:divBdr>
            <w:top w:val="none" w:sz="0" w:space="0" w:color="auto"/>
            <w:left w:val="none" w:sz="0" w:space="0" w:color="auto"/>
            <w:bottom w:val="none" w:sz="0" w:space="0" w:color="auto"/>
            <w:right w:val="none" w:sz="0" w:space="0" w:color="auto"/>
          </w:divBdr>
        </w:div>
        <w:div w:id="2145615662">
          <w:marLeft w:val="640"/>
          <w:marRight w:val="0"/>
          <w:marTop w:val="0"/>
          <w:marBottom w:val="0"/>
          <w:divBdr>
            <w:top w:val="none" w:sz="0" w:space="0" w:color="auto"/>
            <w:left w:val="none" w:sz="0" w:space="0" w:color="auto"/>
            <w:bottom w:val="none" w:sz="0" w:space="0" w:color="auto"/>
            <w:right w:val="none" w:sz="0" w:space="0" w:color="auto"/>
          </w:divBdr>
        </w:div>
      </w:divsChild>
    </w:div>
    <w:div w:id="848837717">
      <w:marLeft w:val="0"/>
      <w:marRight w:val="0"/>
      <w:marTop w:val="0"/>
      <w:marBottom w:val="0"/>
      <w:divBdr>
        <w:top w:val="none" w:sz="0" w:space="0" w:color="auto"/>
        <w:left w:val="none" w:sz="0" w:space="0" w:color="auto"/>
        <w:bottom w:val="none" w:sz="0" w:space="0" w:color="auto"/>
        <w:right w:val="none" w:sz="0" w:space="0" w:color="auto"/>
      </w:divBdr>
    </w:div>
    <w:div w:id="851989194">
      <w:bodyDiv w:val="1"/>
      <w:marLeft w:val="0"/>
      <w:marRight w:val="0"/>
      <w:marTop w:val="0"/>
      <w:marBottom w:val="0"/>
      <w:divBdr>
        <w:top w:val="none" w:sz="0" w:space="0" w:color="auto"/>
        <w:left w:val="none" w:sz="0" w:space="0" w:color="auto"/>
        <w:bottom w:val="none" w:sz="0" w:space="0" w:color="auto"/>
        <w:right w:val="none" w:sz="0" w:space="0" w:color="auto"/>
      </w:divBdr>
      <w:divsChild>
        <w:div w:id="999843176">
          <w:marLeft w:val="640"/>
          <w:marRight w:val="0"/>
          <w:marTop w:val="0"/>
          <w:marBottom w:val="0"/>
          <w:divBdr>
            <w:top w:val="none" w:sz="0" w:space="0" w:color="auto"/>
            <w:left w:val="none" w:sz="0" w:space="0" w:color="auto"/>
            <w:bottom w:val="none" w:sz="0" w:space="0" w:color="auto"/>
            <w:right w:val="none" w:sz="0" w:space="0" w:color="auto"/>
          </w:divBdr>
        </w:div>
        <w:div w:id="601381258">
          <w:marLeft w:val="640"/>
          <w:marRight w:val="0"/>
          <w:marTop w:val="0"/>
          <w:marBottom w:val="0"/>
          <w:divBdr>
            <w:top w:val="none" w:sz="0" w:space="0" w:color="auto"/>
            <w:left w:val="none" w:sz="0" w:space="0" w:color="auto"/>
            <w:bottom w:val="none" w:sz="0" w:space="0" w:color="auto"/>
            <w:right w:val="none" w:sz="0" w:space="0" w:color="auto"/>
          </w:divBdr>
        </w:div>
        <w:div w:id="707070806">
          <w:marLeft w:val="640"/>
          <w:marRight w:val="0"/>
          <w:marTop w:val="0"/>
          <w:marBottom w:val="0"/>
          <w:divBdr>
            <w:top w:val="none" w:sz="0" w:space="0" w:color="auto"/>
            <w:left w:val="none" w:sz="0" w:space="0" w:color="auto"/>
            <w:bottom w:val="none" w:sz="0" w:space="0" w:color="auto"/>
            <w:right w:val="none" w:sz="0" w:space="0" w:color="auto"/>
          </w:divBdr>
        </w:div>
        <w:div w:id="954677058">
          <w:marLeft w:val="640"/>
          <w:marRight w:val="0"/>
          <w:marTop w:val="0"/>
          <w:marBottom w:val="0"/>
          <w:divBdr>
            <w:top w:val="none" w:sz="0" w:space="0" w:color="auto"/>
            <w:left w:val="none" w:sz="0" w:space="0" w:color="auto"/>
            <w:bottom w:val="none" w:sz="0" w:space="0" w:color="auto"/>
            <w:right w:val="none" w:sz="0" w:space="0" w:color="auto"/>
          </w:divBdr>
        </w:div>
        <w:div w:id="118186569">
          <w:marLeft w:val="640"/>
          <w:marRight w:val="0"/>
          <w:marTop w:val="0"/>
          <w:marBottom w:val="0"/>
          <w:divBdr>
            <w:top w:val="none" w:sz="0" w:space="0" w:color="auto"/>
            <w:left w:val="none" w:sz="0" w:space="0" w:color="auto"/>
            <w:bottom w:val="none" w:sz="0" w:space="0" w:color="auto"/>
            <w:right w:val="none" w:sz="0" w:space="0" w:color="auto"/>
          </w:divBdr>
        </w:div>
        <w:div w:id="1018239688">
          <w:marLeft w:val="640"/>
          <w:marRight w:val="0"/>
          <w:marTop w:val="0"/>
          <w:marBottom w:val="0"/>
          <w:divBdr>
            <w:top w:val="none" w:sz="0" w:space="0" w:color="auto"/>
            <w:left w:val="none" w:sz="0" w:space="0" w:color="auto"/>
            <w:bottom w:val="none" w:sz="0" w:space="0" w:color="auto"/>
            <w:right w:val="none" w:sz="0" w:space="0" w:color="auto"/>
          </w:divBdr>
        </w:div>
        <w:div w:id="1575310219">
          <w:marLeft w:val="640"/>
          <w:marRight w:val="0"/>
          <w:marTop w:val="0"/>
          <w:marBottom w:val="0"/>
          <w:divBdr>
            <w:top w:val="none" w:sz="0" w:space="0" w:color="auto"/>
            <w:left w:val="none" w:sz="0" w:space="0" w:color="auto"/>
            <w:bottom w:val="none" w:sz="0" w:space="0" w:color="auto"/>
            <w:right w:val="none" w:sz="0" w:space="0" w:color="auto"/>
          </w:divBdr>
        </w:div>
        <w:div w:id="1680816929">
          <w:marLeft w:val="640"/>
          <w:marRight w:val="0"/>
          <w:marTop w:val="0"/>
          <w:marBottom w:val="0"/>
          <w:divBdr>
            <w:top w:val="none" w:sz="0" w:space="0" w:color="auto"/>
            <w:left w:val="none" w:sz="0" w:space="0" w:color="auto"/>
            <w:bottom w:val="none" w:sz="0" w:space="0" w:color="auto"/>
            <w:right w:val="none" w:sz="0" w:space="0" w:color="auto"/>
          </w:divBdr>
        </w:div>
        <w:div w:id="1182284254">
          <w:marLeft w:val="640"/>
          <w:marRight w:val="0"/>
          <w:marTop w:val="0"/>
          <w:marBottom w:val="0"/>
          <w:divBdr>
            <w:top w:val="none" w:sz="0" w:space="0" w:color="auto"/>
            <w:left w:val="none" w:sz="0" w:space="0" w:color="auto"/>
            <w:bottom w:val="none" w:sz="0" w:space="0" w:color="auto"/>
            <w:right w:val="none" w:sz="0" w:space="0" w:color="auto"/>
          </w:divBdr>
        </w:div>
        <w:div w:id="1719822374">
          <w:marLeft w:val="640"/>
          <w:marRight w:val="0"/>
          <w:marTop w:val="0"/>
          <w:marBottom w:val="0"/>
          <w:divBdr>
            <w:top w:val="none" w:sz="0" w:space="0" w:color="auto"/>
            <w:left w:val="none" w:sz="0" w:space="0" w:color="auto"/>
            <w:bottom w:val="none" w:sz="0" w:space="0" w:color="auto"/>
            <w:right w:val="none" w:sz="0" w:space="0" w:color="auto"/>
          </w:divBdr>
        </w:div>
        <w:div w:id="1278902218">
          <w:marLeft w:val="640"/>
          <w:marRight w:val="0"/>
          <w:marTop w:val="0"/>
          <w:marBottom w:val="0"/>
          <w:divBdr>
            <w:top w:val="none" w:sz="0" w:space="0" w:color="auto"/>
            <w:left w:val="none" w:sz="0" w:space="0" w:color="auto"/>
            <w:bottom w:val="none" w:sz="0" w:space="0" w:color="auto"/>
            <w:right w:val="none" w:sz="0" w:space="0" w:color="auto"/>
          </w:divBdr>
        </w:div>
        <w:div w:id="189298753">
          <w:marLeft w:val="640"/>
          <w:marRight w:val="0"/>
          <w:marTop w:val="0"/>
          <w:marBottom w:val="0"/>
          <w:divBdr>
            <w:top w:val="none" w:sz="0" w:space="0" w:color="auto"/>
            <w:left w:val="none" w:sz="0" w:space="0" w:color="auto"/>
            <w:bottom w:val="none" w:sz="0" w:space="0" w:color="auto"/>
            <w:right w:val="none" w:sz="0" w:space="0" w:color="auto"/>
          </w:divBdr>
        </w:div>
        <w:div w:id="1204367705">
          <w:marLeft w:val="640"/>
          <w:marRight w:val="0"/>
          <w:marTop w:val="0"/>
          <w:marBottom w:val="0"/>
          <w:divBdr>
            <w:top w:val="none" w:sz="0" w:space="0" w:color="auto"/>
            <w:left w:val="none" w:sz="0" w:space="0" w:color="auto"/>
            <w:bottom w:val="none" w:sz="0" w:space="0" w:color="auto"/>
            <w:right w:val="none" w:sz="0" w:space="0" w:color="auto"/>
          </w:divBdr>
        </w:div>
        <w:div w:id="1498884236">
          <w:marLeft w:val="640"/>
          <w:marRight w:val="0"/>
          <w:marTop w:val="0"/>
          <w:marBottom w:val="0"/>
          <w:divBdr>
            <w:top w:val="none" w:sz="0" w:space="0" w:color="auto"/>
            <w:left w:val="none" w:sz="0" w:space="0" w:color="auto"/>
            <w:bottom w:val="none" w:sz="0" w:space="0" w:color="auto"/>
            <w:right w:val="none" w:sz="0" w:space="0" w:color="auto"/>
          </w:divBdr>
        </w:div>
        <w:div w:id="1339389813">
          <w:marLeft w:val="640"/>
          <w:marRight w:val="0"/>
          <w:marTop w:val="0"/>
          <w:marBottom w:val="0"/>
          <w:divBdr>
            <w:top w:val="none" w:sz="0" w:space="0" w:color="auto"/>
            <w:left w:val="none" w:sz="0" w:space="0" w:color="auto"/>
            <w:bottom w:val="none" w:sz="0" w:space="0" w:color="auto"/>
            <w:right w:val="none" w:sz="0" w:space="0" w:color="auto"/>
          </w:divBdr>
        </w:div>
        <w:div w:id="710543363">
          <w:marLeft w:val="640"/>
          <w:marRight w:val="0"/>
          <w:marTop w:val="0"/>
          <w:marBottom w:val="0"/>
          <w:divBdr>
            <w:top w:val="none" w:sz="0" w:space="0" w:color="auto"/>
            <w:left w:val="none" w:sz="0" w:space="0" w:color="auto"/>
            <w:bottom w:val="none" w:sz="0" w:space="0" w:color="auto"/>
            <w:right w:val="none" w:sz="0" w:space="0" w:color="auto"/>
          </w:divBdr>
        </w:div>
        <w:div w:id="1743720889">
          <w:marLeft w:val="640"/>
          <w:marRight w:val="0"/>
          <w:marTop w:val="0"/>
          <w:marBottom w:val="0"/>
          <w:divBdr>
            <w:top w:val="none" w:sz="0" w:space="0" w:color="auto"/>
            <w:left w:val="none" w:sz="0" w:space="0" w:color="auto"/>
            <w:bottom w:val="none" w:sz="0" w:space="0" w:color="auto"/>
            <w:right w:val="none" w:sz="0" w:space="0" w:color="auto"/>
          </w:divBdr>
        </w:div>
        <w:div w:id="2134009348">
          <w:marLeft w:val="640"/>
          <w:marRight w:val="0"/>
          <w:marTop w:val="0"/>
          <w:marBottom w:val="0"/>
          <w:divBdr>
            <w:top w:val="none" w:sz="0" w:space="0" w:color="auto"/>
            <w:left w:val="none" w:sz="0" w:space="0" w:color="auto"/>
            <w:bottom w:val="none" w:sz="0" w:space="0" w:color="auto"/>
            <w:right w:val="none" w:sz="0" w:space="0" w:color="auto"/>
          </w:divBdr>
        </w:div>
        <w:div w:id="1935673635">
          <w:marLeft w:val="640"/>
          <w:marRight w:val="0"/>
          <w:marTop w:val="0"/>
          <w:marBottom w:val="0"/>
          <w:divBdr>
            <w:top w:val="none" w:sz="0" w:space="0" w:color="auto"/>
            <w:left w:val="none" w:sz="0" w:space="0" w:color="auto"/>
            <w:bottom w:val="none" w:sz="0" w:space="0" w:color="auto"/>
            <w:right w:val="none" w:sz="0" w:space="0" w:color="auto"/>
          </w:divBdr>
        </w:div>
        <w:div w:id="1622804014">
          <w:marLeft w:val="640"/>
          <w:marRight w:val="0"/>
          <w:marTop w:val="0"/>
          <w:marBottom w:val="0"/>
          <w:divBdr>
            <w:top w:val="none" w:sz="0" w:space="0" w:color="auto"/>
            <w:left w:val="none" w:sz="0" w:space="0" w:color="auto"/>
            <w:bottom w:val="none" w:sz="0" w:space="0" w:color="auto"/>
            <w:right w:val="none" w:sz="0" w:space="0" w:color="auto"/>
          </w:divBdr>
        </w:div>
        <w:div w:id="725372104">
          <w:marLeft w:val="640"/>
          <w:marRight w:val="0"/>
          <w:marTop w:val="0"/>
          <w:marBottom w:val="0"/>
          <w:divBdr>
            <w:top w:val="none" w:sz="0" w:space="0" w:color="auto"/>
            <w:left w:val="none" w:sz="0" w:space="0" w:color="auto"/>
            <w:bottom w:val="none" w:sz="0" w:space="0" w:color="auto"/>
            <w:right w:val="none" w:sz="0" w:space="0" w:color="auto"/>
          </w:divBdr>
        </w:div>
        <w:div w:id="136457287">
          <w:marLeft w:val="640"/>
          <w:marRight w:val="0"/>
          <w:marTop w:val="0"/>
          <w:marBottom w:val="0"/>
          <w:divBdr>
            <w:top w:val="none" w:sz="0" w:space="0" w:color="auto"/>
            <w:left w:val="none" w:sz="0" w:space="0" w:color="auto"/>
            <w:bottom w:val="none" w:sz="0" w:space="0" w:color="auto"/>
            <w:right w:val="none" w:sz="0" w:space="0" w:color="auto"/>
          </w:divBdr>
        </w:div>
        <w:div w:id="744767714">
          <w:marLeft w:val="640"/>
          <w:marRight w:val="0"/>
          <w:marTop w:val="0"/>
          <w:marBottom w:val="0"/>
          <w:divBdr>
            <w:top w:val="none" w:sz="0" w:space="0" w:color="auto"/>
            <w:left w:val="none" w:sz="0" w:space="0" w:color="auto"/>
            <w:bottom w:val="none" w:sz="0" w:space="0" w:color="auto"/>
            <w:right w:val="none" w:sz="0" w:space="0" w:color="auto"/>
          </w:divBdr>
        </w:div>
        <w:div w:id="332492579">
          <w:marLeft w:val="640"/>
          <w:marRight w:val="0"/>
          <w:marTop w:val="0"/>
          <w:marBottom w:val="0"/>
          <w:divBdr>
            <w:top w:val="none" w:sz="0" w:space="0" w:color="auto"/>
            <w:left w:val="none" w:sz="0" w:space="0" w:color="auto"/>
            <w:bottom w:val="none" w:sz="0" w:space="0" w:color="auto"/>
            <w:right w:val="none" w:sz="0" w:space="0" w:color="auto"/>
          </w:divBdr>
        </w:div>
        <w:div w:id="1824006747">
          <w:marLeft w:val="640"/>
          <w:marRight w:val="0"/>
          <w:marTop w:val="0"/>
          <w:marBottom w:val="0"/>
          <w:divBdr>
            <w:top w:val="none" w:sz="0" w:space="0" w:color="auto"/>
            <w:left w:val="none" w:sz="0" w:space="0" w:color="auto"/>
            <w:bottom w:val="none" w:sz="0" w:space="0" w:color="auto"/>
            <w:right w:val="none" w:sz="0" w:space="0" w:color="auto"/>
          </w:divBdr>
        </w:div>
        <w:div w:id="1320772384">
          <w:marLeft w:val="640"/>
          <w:marRight w:val="0"/>
          <w:marTop w:val="0"/>
          <w:marBottom w:val="0"/>
          <w:divBdr>
            <w:top w:val="none" w:sz="0" w:space="0" w:color="auto"/>
            <w:left w:val="none" w:sz="0" w:space="0" w:color="auto"/>
            <w:bottom w:val="none" w:sz="0" w:space="0" w:color="auto"/>
            <w:right w:val="none" w:sz="0" w:space="0" w:color="auto"/>
          </w:divBdr>
        </w:div>
        <w:div w:id="1084490249">
          <w:marLeft w:val="640"/>
          <w:marRight w:val="0"/>
          <w:marTop w:val="0"/>
          <w:marBottom w:val="0"/>
          <w:divBdr>
            <w:top w:val="none" w:sz="0" w:space="0" w:color="auto"/>
            <w:left w:val="none" w:sz="0" w:space="0" w:color="auto"/>
            <w:bottom w:val="none" w:sz="0" w:space="0" w:color="auto"/>
            <w:right w:val="none" w:sz="0" w:space="0" w:color="auto"/>
          </w:divBdr>
        </w:div>
        <w:div w:id="2073698446">
          <w:marLeft w:val="640"/>
          <w:marRight w:val="0"/>
          <w:marTop w:val="0"/>
          <w:marBottom w:val="0"/>
          <w:divBdr>
            <w:top w:val="none" w:sz="0" w:space="0" w:color="auto"/>
            <w:left w:val="none" w:sz="0" w:space="0" w:color="auto"/>
            <w:bottom w:val="none" w:sz="0" w:space="0" w:color="auto"/>
            <w:right w:val="none" w:sz="0" w:space="0" w:color="auto"/>
          </w:divBdr>
        </w:div>
        <w:div w:id="989744898">
          <w:marLeft w:val="640"/>
          <w:marRight w:val="0"/>
          <w:marTop w:val="0"/>
          <w:marBottom w:val="0"/>
          <w:divBdr>
            <w:top w:val="none" w:sz="0" w:space="0" w:color="auto"/>
            <w:left w:val="none" w:sz="0" w:space="0" w:color="auto"/>
            <w:bottom w:val="none" w:sz="0" w:space="0" w:color="auto"/>
            <w:right w:val="none" w:sz="0" w:space="0" w:color="auto"/>
          </w:divBdr>
        </w:div>
        <w:div w:id="1785614045">
          <w:marLeft w:val="640"/>
          <w:marRight w:val="0"/>
          <w:marTop w:val="0"/>
          <w:marBottom w:val="0"/>
          <w:divBdr>
            <w:top w:val="none" w:sz="0" w:space="0" w:color="auto"/>
            <w:left w:val="none" w:sz="0" w:space="0" w:color="auto"/>
            <w:bottom w:val="none" w:sz="0" w:space="0" w:color="auto"/>
            <w:right w:val="none" w:sz="0" w:space="0" w:color="auto"/>
          </w:divBdr>
        </w:div>
        <w:div w:id="1289509677">
          <w:marLeft w:val="640"/>
          <w:marRight w:val="0"/>
          <w:marTop w:val="0"/>
          <w:marBottom w:val="0"/>
          <w:divBdr>
            <w:top w:val="none" w:sz="0" w:space="0" w:color="auto"/>
            <w:left w:val="none" w:sz="0" w:space="0" w:color="auto"/>
            <w:bottom w:val="none" w:sz="0" w:space="0" w:color="auto"/>
            <w:right w:val="none" w:sz="0" w:space="0" w:color="auto"/>
          </w:divBdr>
        </w:div>
        <w:div w:id="424544162">
          <w:marLeft w:val="640"/>
          <w:marRight w:val="0"/>
          <w:marTop w:val="0"/>
          <w:marBottom w:val="0"/>
          <w:divBdr>
            <w:top w:val="none" w:sz="0" w:space="0" w:color="auto"/>
            <w:left w:val="none" w:sz="0" w:space="0" w:color="auto"/>
            <w:bottom w:val="none" w:sz="0" w:space="0" w:color="auto"/>
            <w:right w:val="none" w:sz="0" w:space="0" w:color="auto"/>
          </w:divBdr>
        </w:div>
        <w:div w:id="1809542605">
          <w:marLeft w:val="640"/>
          <w:marRight w:val="0"/>
          <w:marTop w:val="0"/>
          <w:marBottom w:val="0"/>
          <w:divBdr>
            <w:top w:val="none" w:sz="0" w:space="0" w:color="auto"/>
            <w:left w:val="none" w:sz="0" w:space="0" w:color="auto"/>
            <w:bottom w:val="none" w:sz="0" w:space="0" w:color="auto"/>
            <w:right w:val="none" w:sz="0" w:space="0" w:color="auto"/>
          </w:divBdr>
        </w:div>
        <w:div w:id="1141119903">
          <w:marLeft w:val="640"/>
          <w:marRight w:val="0"/>
          <w:marTop w:val="0"/>
          <w:marBottom w:val="0"/>
          <w:divBdr>
            <w:top w:val="none" w:sz="0" w:space="0" w:color="auto"/>
            <w:left w:val="none" w:sz="0" w:space="0" w:color="auto"/>
            <w:bottom w:val="none" w:sz="0" w:space="0" w:color="auto"/>
            <w:right w:val="none" w:sz="0" w:space="0" w:color="auto"/>
          </w:divBdr>
        </w:div>
        <w:div w:id="841315603">
          <w:marLeft w:val="640"/>
          <w:marRight w:val="0"/>
          <w:marTop w:val="0"/>
          <w:marBottom w:val="0"/>
          <w:divBdr>
            <w:top w:val="none" w:sz="0" w:space="0" w:color="auto"/>
            <w:left w:val="none" w:sz="0" w:space="0" w:color="auto"/>
            <w:bottom w:val="none" w:sz="0" w:space="0" w:color="auto"/>
            <w:right w:val="none" w:sz="0" w:space="0" w:color="auto"/>
          </w:divBdr>
        </w:div>
        <w:div w:id="305626796">
          <w:marLeft w:val="640"/>
          <w:marRight w:val="0"/>
          <w:marTop w:val="0"/>
          <w:marBottom w:val="0"/>
          <w:divBdr>
            <w:top w:val="none" w:sz="0" w:space="0" w:color="auto"/>
            <w:left w:val="none" w:sz="0" w:space="0" w:color="auto"/>
            <w:bottom w:val="none" w:sz="0" w:space="0" w:color="auto"/>
            <w:right w:val="none" w:sz="0" w:space="0" w:color="auto"/>
          </w:divBdr>
        </w:div>
        <w:div w:id="1615399077">
          <w:marLeft w:val="640"/>
          <w:marRight w:val="0"/>
          <w:marTop w:val="0"/>
          <w:marBottom w:val="0"/>
          <w:divBdr>
            <w:top w:val="none" w:sz="0" w:space="0" w:color="auto"/>
            <w:left w:val="none" w:sz="0" w:space="0" w:color="auto"/>
            <w:bottom w:val="none" w:sz="0" w:space="0" w:color="auto"/>
            <w:right w:val="none" w:sz="0" w:space="0" w:color="auto"/>
          </w:divBdr>
        </w:div>
        <w:div w:id="528421251">
          <w:marLeft w:val="640"/>
          <w:marRight w:val="0"/>
          <w:marTop w:val="0"/>
          <w:marBottom w:val="0"/>
          <w:divBdr>
            <w:top w:val="none" w:sz="0" w:space="0" w:color="auto"/>
            <w:left w:val="none" w:sz="0" w:space="0" w:color="auto"/>
            <w:bottom w:val="none" w:sz="0" w:space="0" w:color="auto"/>
            <w:right w:val="none" w:sz="0" w:space="0" w:color="auto"/>
          </w:divBdr>
        </w:div>
        <w:div w:id="1104617961">
          <w:marLeft w:val="640"/>
          <w:marRight w:val="0"/>
          <w:marTop w:val="0"/>
          <w:marBottom w:val="0"/>
          <w:divBdr>
            <w:top w:val="none" w:sz="0" w:space="0" w:color="auto"/>
            <w:left w:val="none" w:sz="0" w:space="0" w:color="auto"/>
            <w:bottom w:val="none" w:sz="0" w:space="0" w:color="auto"/>
            <w:right w:val="none" w:sz="0" w:space="0" w:color="auto"/>
          </w:divBdr>
        </w:div>
        <w:div w:id="1257709005">
          <w:marLeft w:val="640"/>
          <w:marRight w:val="0"/>
          <w:marTop w:val="0"/>
          <w:marBottom w:val="0"/>
          <w:divBdr>
            <w:top w:val="none" w:sz="0" w:space="0" w:color="auto"/>
            <w:left w:val="none" w:sz="0" w:space="0" w:color="auto"/>
            <w:bottom w:val="none" w:sz="0" w:space="0" w:color="auto"/>
            <w:right w:val="none" w:sz="0" w:space="0" w:color="auto"/>
          </w:divBdr>
        </w:div>
        <w:div w:id="283460896">
          <w:marLeft w:val="640"/>
          <w:marRight w:val="0"/>
          <w:marTop w:val="0"/>
          <w:marBottom w:val="0"/>
          <w:divBdr>
            <w:top w:val="none" w:sz="0" w:space="0" w:color="auto"/>
            <w:left w:val="none" w:sz="0" w:space="0" w:color="auto"/>
            <w:bottom w:val="none" w:sz="0" w:space="0" w:color="auto"/>
            <w:right w:val="none" w:sz="0" w:space="0" w:color="auto"/>
          </w:divBdr>
        </w:div>
        <w:div w:id="386805637">
          <w:marLeft w:val="640"/>
          <w:marRight w:val="0"/>
          <w:marTop w:val="0"/>
          <w:marBottom w:val="0"/>
          <w:divBdr>
            <w:top w:val="none" w:sz="0" w:space="0" w:color="auto"/>
            <w:left w:val="none" w:sz="0" w:space="0" w:color="auto"/>
            <w:bottom w:val="none" w:sz="0" w:space="0" w:color="auto"/>
            <w:right w:val="none" w:sz="0" w:space="0" w:color="auto"/>
          </w:divBdr>
        </w:div>
        <w:div w:id="61568191">
          <w:marLeft w:val="640"/>
          <w:marRight w:val="0"/>
          <w:marTop w:val="0"/>
          <w:marBottom w:val="0"/>
          <w:divBdr>
            <w:top w:val="none" w:sz="0" w:space="0" w:color="auto"/>
            <w:left w:val="none" w:sz="0" w:space="0" w:color="auto"/>
            <w:bottom w:val="none" w:sz="0" w:space="0" w:color="auto"/>
            <w:right w:val="none" w:sz="0" w:space="0" w:color="auto"/>
          </w:divBdr>
        </w:div>
        <w:div w:id="1311055824">
          <w:marLeft w:val="640"/>
          <w:marRight w:val="0"/>
          <w:marTop w:val="0"/>
          <w:marBottom w:val="0"/>
          <w:divBdr>
            <w:top w:val="none" w:sz="0" w:space="0" w:color="auto"/>
            <w:left w:val="none" w:sz="0" w:space="0" w:color="auto"/>
            <w:bottom w:val="none" w:sz="0" w:space="0" w:color="auto"/>
            <w:right w:val="none" w:sz="0" w:space="0" w:color="auto"/>
          </w:divBdr>
        </w:div>
        <w:div w:id="978608085">
          <w:marLeft w:val="640"/>
          <w:marRight w:val="0"/>
          <w:marTop w:val="0"/>
          <w:marBottom w:val="0"/>
          <w:divBdr>
            <w:top w:val="none" w:sz="0" w:space="0" w:color="auto"/>
            <w:left w:val="none" w:sz="0" w:space="0" w:color="auto"/>
            <w:bottom w:val="none" w:sz="0" w:space="0" w:color="auto"/>
            <w:right w:val="none" w:sz="0" w:space="0" w:color="auto"/>
          </w:divBdr>
        </w:div>
        <w:div w:id="408429831">
          <w:marLeft w:val="640"/>
          <w:marRight w:val="0"/>
          <w:marTop w:val="0"/>
          <w:marBottom w:val="0"/>
          <w:divBdr>
            <w:top w:val="none" w:sz="0" w:space="0" w:color="auto"/>
            <w:left w:val="none" w:sz="0" w:space="0" w:color="auto"/>
            <w:bottom w:val="none" w:sz="0" w:space="0" w:color="auto"/>
            <w:right w:val="none" w:sz="0" w:space="0" w:color="auto"/>
          </w:divBdr>
        </w:div>
        <w:div w:id="1611011191">
          <w:marLeft w:val="640"/>
          <w:marRight w:val="0"/>
          <w:marTop w:val="0"/>
          <w:marBottom w:val="0"/>
          <w:divBdr>
            <w:top w:val="none" w:sz="0" w:space="0" w:color="auto"/>
            <w:left w:val="none" w:sz="0" w:space="0" w:color="auto"/>
            <w:bottom w:val="none" w:sz="0" w:space="0" w:color="auto"/>
            <w:right w:val="none" w:sz="0" w:space="0" w:color="auto"/>
          </w:divBdr>
        </w:div>
        <w:div w:id="2008557162">
          <w:marLeft w:val="640"/>
          <w:marRight w:val="0"/>
          <w:marTop w:val="0"/>
          <w:marBottom w:val="0"/>
          <w:divBdr>
            <w:top w:val="none" w:sz="0" w:space="0" w:color="auto"/>
            <w:left w:val="none" w:sz="0" w:space="0" w:color="auto"/>
            <w:bottom w:val="none" w:sz="0" w:space="0" w:color="auto"/>
            <w:right w:val="none" w:sz="0" w:space="0" w:color="auto"/>
          </w:divBdr>
        </w:div>
        <w:div w:id="751973841">
          <w:marLeft w:val="640"/>
          <w:marRight w:val="0"/>
          <w:marTop w:val="0"/>
          <w:marBottom w:val="0"/>
          <w:divBdr>
            <w:top w:val="none" w:sz="0" w:space="0" w:color="auto"/>
            <w:left w:val="none" w:sz="0" w:space="0" w:color="auto"/>
            <w:bottom w:val="none" w:sz="0" w:space="0" w:color="auto"/>
            <w:right w:val="none" w:sz="0" w:space="0" w:color="auto"/>
          </w:divBdr>
        </w:div>
      </w:divsChild>
    </w:div>
    <w:div w:id="854925604">
      <w:marLeft w:val="0"/>
      <w:marRight w:val="0"/>
      <w:marTop w:val="0"/>
      <w:marBottom w:val="0"/>
      <w:divBdr>
        <w:top w:val="none" w:sz="0" w:space="0" w:color="auto"/>
        <w:left w:val="none" w:sz="0" w:space="0" w:color="auto"/>
        <w:bottom w:val="none" w:sz="0" w:space="0" w:color="auto"/>
        <w:right w:val="none" w:sz="0" w:space="0" w:color="auto"/>
      </w:divBdr>
    </w:div>
    <w:div w:id="858011871">
      <w:bodyDiv w:val="1"/>
      <w:marLeft w:val="0"/>
      <w:marRight w:val="0"/>
      <w:marTop w:val="0"/>
      <w:marBottom w:val="0"/>
      <w:divBdr>
        <w:top w:val="none" w:sz="0" w:space="0" w:color="auto"/>
        <w:left w:val="none" w:sz="0" w:space="0" w:color="auto"/>
        <w:bottom w:val="none" w:sz="0" w:space="0" w:color="auto"/>
        <w:right w:val="none" w:sz="0" w:space="0" w:color="auto"/>
      </w:divBdr>
      <w:divsChild>
        <w:div w:id="190725111">
          <w:marLeft w:val="640"/>
          <w:marRight w:val="0"/>
          <w:marTop w:val="0"/>
          <w:marBottom w:val="0"/>
          <w:divBdr>
            <w:top w:val="none" w:sz="0" w:space="0" w:color="auto"/>
            <w:left w:val="none" w:sz="0" w:space="0" w:color="auto"/>
            <w:bottom w:val="none" w:sz="0" w:space="0" w:color="auto"/>
            <w:right w:val="none" w:sz="0" w:space="0" w:color="auto"/>
          </w:divBdr>
        </w:div>
        <w:div w:id="204802087">
          <w:marLeft w:val="640"/>
          <w:marRight w:val="0"/>
          <w:marTop w:val="0"/>
          <w:marBottom w:val="0"/>
          <w:divBdr>
            <w:top w:val="none" w:sz="0" w:space="0" w:color="auto"/>
            <w:left w:val="none" w:sz="0" w:space="0" w:color="auto"/>
            <w:bottom w:val="none" w:sz="0" w:space="0" w:color="auto"/>
            <w:right w:val="none" w:sz="0" w:space="0" w:color="auto"/>
          </w:divBdr>
        </w:div>
        <w:div w:id="205798849">
          <w:marLeft w:val="640"/>
          <w:marRight w:val="0"/>
          <w:marTop w:val="0"/>
          <w:marBottom w:val="0"/>
          <w:divBdr>
            <w:top w:val="none" w:sz="0" w:space="0" w:color="auto"/>
            <w:left w:val="none" w:sz="0" w:space="0" w:color="auto"/>
            <w:bottom w:val="none" w:sz="0" w:space="0" w:color="auto"/>
            <w:right w:val="none" w:sz="0" w:space="0" w:color="auto"/>
          </w:divBdr>
        </w:div>
        <w:div w:id="205988908">
          <w:marLeft w:val="640"/>
          <w:marRight w:val="0"/>
          <w:marTop w:val="0"/>
          <w:marBottom w:val="0"/>
          <w:divBdr>
            <w:top w:val="none" w:sz="0" w:space="0" w:color="auto"/>
            <w:left w:val="none" w:sz="0" w:space="0" w:color="auto"/>
            <w:bottom w:val="none" w:sz="0" w:space="0" w:color="auto"/>
            <w:right w:val="none" w:sz="0" w:space="0" w:color="auto"/>
          </w:divBdr>
        </w:div>
        <w:div w:id="223757598">
          <w:marLeft w:val="640"/>
          <w:marRight w:val="0"/>
          <w:marTop w:val="0"/>
          <w:marBottom w:val="0"/>
          <w:divBdr>
            <w:top w:val="none" w:sz="0" w:space="0" w:color="auto"/>
            <w:left w:val="none" w:sz="0" w:space="0" w:color="auto"/>
            <w:bottom w:val="none" w:sz="0" w:space="0" w:color="auto"/>
            <w:right w:val="none" w:sz="0" w:space="0" w:color="auto"/>
          </w:divBdr>
        </w:div>
        <w:div w:id="239759994">
          <w:marLeft w:val="640"/>
          <w:marRight w:val="0"/>
          <w:marTop w:val="0"/>
          <w:marBottom w:val="0"/>
          <w:divBdr>
            <w:top w:val="none" w:sz="0" w:space="0" w:color="auto"/>
            <w:left w:val="none" w:sz="0" w:space="0" w:color="auto"/>
            <w:bottom w:val="none" w:sz="0" w:space="0" w:color="auto"/>
            <w:right w:val="none" w:sz="0" w:space="0" w:color="auto"/>
          </w:divBdr>
        </w:div>
        <w:div w:id="316039746">
          <w:marLeft w:val="640"/>
          <w:marRight w:val="0"/>
          <w:marTop w:val="0"/>
          <w:marBottom w:val="0"/>
          <w:divBdr>
            <w:top w:val="none" w:sz="0" w:space="0" w:color="auto"/>
            <w:left w:val="none" w:sz="0" w:space="0" w:color="auto"/>
            <w:bottom w:val="none" w:sz="0" w:space="0" w:color="auto"/>
            <w:right w:val="none" w:sz="0" w:space="0" w:color="auto"/>
          </w:divBdr>
        </w:div>
        <w:div w:id="617414960">
          <w:marLeft w:val="640"/>
          <w:marRight w:val="0"/>
          <w:marTop w:val="0"/>
          <w:marBottom w:val="0"/>
          <w:divBdr>
            <w:top w:val="none" w:sz="0" w:space="0" w:color="auto"/>
            <w:left w:val="none" w:sz="0" w:space="0" w:color="auto"/>
            <w:bottom w:val="none" w:sz="0" w:space="0" w:color="auto"/>
            <w:right w:val="none" w:sz="0" w:space="0" w:color="auto"/>
          </w:divBdr>
        </w:div>
        <w:div w:id="626668097">
          <w:marLeft w:val="640"/>
          <w:marRight w:val="0"/>
          <w:marTop w:val="0"/>
          <w:marBottom w:val="0"/>
          <w:divBdr>
            <w:top w:val="none" w:sz="0" w:space="0" w:color="auto"/>
            <w:left w:val="none" w:sz="0" w:space="0" w:color="auto"/>
            <w:bottom w:val="none" w:sz="0" w:space="0" w:color="auto"/>
            <w:right w:val="none" w:sz="0" w:space="0" w:color="auto"/>
          </w:divBdr>
        </w:div>
        <w:div w:id="663901144">
          <w:marLeft w:val="640"/>
          <w:marRight w:val="0"/>
          <w:marTop w:val="0"/>
          <w:marBottom w:val="0"/>
          <w:divBdr>
            <w:top w:val="none" w:sz="0" w:space="0" w:color="auto"/>
            <w:left w:val="none" w:sz="0" w:space="0" w:color="auto"/>
            <w:bottom w:val="none" w:sz="0" w:space="0" w:color="auto"/>
            <w:right w:val="none" w:sz="0" w:space="0" w:color="auto"/>
          </w:divBdr>
        </w:div>
        <w:div w:id="671832409">
          <w:marLeft w:val="640"/>
          <w:marRight w:val="0"/>
          <w:marTop w:val="0"/>
          <w:marBottom w:val="0"/>
          <w:divBdr>
            <w:top w:val="none" w:sz="0" w:space="0" w:color="auto"/>
            <w:left w:val="none" w:sz="0" w:space="0" w:color="auto"/>
            <w:bottom w:val="none" w:sz="0" w:space="0" w:color="auto"/>
            <w:right w:val="none" w:sz="0" w:space="0" w:color="auto"/>
          </w:divBdr>
        </w:div>
        <w:div w:id="742800813">
          <w:marLeft w:val="640"/>
          <w:marRight w:val="0"/>
          <w:marTop w:val="0"/>
          <w:marBottom w:val="0"/>
          <w:divBdr>
            <w:top w:val="none" w:sz="0" w:space="0" w:color="auto"/>
            <w:left w:val="none" w:sz="0" w:space="0" w:color="auto"/>
            <w:bottom w:val="none" w:sz="0" w:space="0" w:color="auto"/>
            <w:right w:val="none" w:sz="0" w:space="0" w:color="auto"/>
          </w:divBdr>
        </w:div>
        <w:div w:id="752553889">
          <w:marLeft w:val="640"/>
          <w:marRight w:val="0"/>
          <w:marTop w:val="0"/>
          <w:marBottom w:val="0"/>
          <w:divBdr>
            <w:top w:val="none" w:sz="0" w:space="0" w:color="auto"/>
            <w:left w:val="none" w:sz="0" w:space="0" w:color="auto"/>
            <w:bottom w:val="none" w:sz="0" w:space="0" w:color="auto"/>
            <w:right w:val="none" w:sz="0" w:space="0" w:color="auto"/>
          </w:divBdr>
        </w:div>
        <w:div w:id="759371535">
          <w:marLeft w:val="640"/>
          <w:marRight w:val="0"/>
          <w:marTop w:val="0"/>
          <w:marBottom w:val="0"/>
          <w:divBdr>
            <w:top w:val="none" w:sz="0" w:space="0" w:color="auto"/>
            <w:left w:val="none" w:sz="0" w:space="0" w:color="auto"/>
            <w:bottom w:val="none" w:sz="0" w:space="0" w:color="auto"/>
            <w:right w:val="none" w:sz="0" w:space="0" w:color="auto"/>
          </w:divBdr>
        </w:div>
        <w:div w:id="793405423">
          <w:marLeft w:val="640"/>
          <w:marRight w:val="0"/>
          <w:marTop w:val="0"/>
          <w:marBottom w:val="0"/>
          <w:divBdr>
            <w:top w:val="none" w:sz="0" w:space="0" w:color="auto"/>
            <w:left w:val="none" w:sz="0" w:space="0" w:color="auto"/>
            <w:bottom w:val="none" w:sz="0" w:space="0" w:color="auto"/>
            <w:right w:val="none" w:sz="0" w:space="0" w:color="auto"/>
          </w:divBdr>
        </w:div>
        <w:div w:id="851528406">
          <w:marLeft w:val="640"/>
          <w:marRight w:val="0"/>
          <w:marTop w:val="0"/>
          <w:marBottom w:val="0"/>
          <w:divBdr>
            <w:top w:val="none" w:sz="0" w:space="0" w:color="auto"/>
            <w:left w:val="none" w:sz="0" w:space="0" w:color="auto"/>
            <w:bottom w:val="none" w:sz="0" w:space="0" w:color="auto"/>
            <w:right w:val="none" w:sz="0" w:space="0" w:color="auto"/>
          </w:divBdr>
        </w:div>
        <w:div w:id="971056907">
          <w:marLeft w:val="640"/>
          <w:marRight w:val="0"/>
          <w:marTop w:val="0"/>
          <w:marBottom w:val="0"/>
          <w:divBdr>
            <w:top w:val="none" w:sz="0" w:space="0" w:color="auto"/>
            <w:left w:val="none" w:sz="0" w:space="0" w:color="auto"/>
            <w:bottom w:val="none" w:sz="0" w:space="0" w:color="auto"/>
            <w:right w:val="none" w:sz="0" w:space="0" w:color="auto"/>
          </w:divBdr>
        </w:div>
        <w:div w:id="1097825615">
          <w:marLeft w:val="640"/>
          <w:marRight w:val="0"/>
          <w:marTop w:val="0"/>
          <w:marBottom w:val="0"/>
          <w:divBdr>
            <w:top w:val="none" w:sz="0" w:space="0" w:color="auto"/>
            <w:left w:val="none" w:sz="0" w:space="0" w:color="auto"/>
            <w:bottom w:val="none" w:sz="0" w:space="0" w:color="auto"/>
            <w:right w:val="none" w:sz="0" w:space="0" w:color="auto"/>
          </w:divBdr>
        </w:div>
        <w:div w:id="1138496062">
          <w:marLeft w:val="640"/>
          <w:marRight w:val="0"/>
          <w:marTop w:val="0"/>
          <w:marBottom w:val="0"/>
          <w:divBdr>
            <w:top w:val="none" w:sz="0" w:space="0" w:color="auto"/>
            <w:left w:val="none" w:sz="0" w:space="0" w:color="auto"/>
            <w:bottom w:val="none" w:sz="0" w:space="0" w:color="auto"/>
            <w:right w:val="none" w:sz="0" w:space="0" w:color="auto"/>
          </w:divBdr>
        </w:div>
        <w:div w:id="1211067344">
          <w:marLeft w:val="640"/>
          <w:marRight w:val="0"/>
          <w:marTop w:val="0"/>
          <w:marBottom w:val="0"/>
          <w:divBdr>
            <w:top w:val="none" w:sz="0" w:space="0" w:color="auto"/>
            <w:left w:val="none" w:sz="0" w:space="0" w:color="auto"/>
            <w:bottom w:val="none" w:sz="0" w:space="0" w:color="auto"/>
            <w:right w:val="none" w:sz="0" w:space="0" w:color="auto"/>
          </w:divBdr>
        </w:div>
        <w:div w:id="1284842636">
          <w:marLeft w:val="640"/>
          <w:marRight w:val="0"/>
          <w:marTop w:val="0"/>
          <w:marBottom w:val="0"/>
          <w:divBdr>
            <w:top w:val="none" w:sz="0" w:space="0" w:color="auto"/>
            <w:left w:val="none" w:sz="0" w:space="0" w:color="auto"/>
            <w:bottom w:val="none" w:sz="0" w:space="0" w:color="auto"/>
            <w:right w:val="none" w:sz="0" w:space="0" w:color="auto"/>
          </w:divBdr>
        </w:div>
        <w:div w:id="1302733514">
          <w:marLeft w:val="640"/>
          <w:marRight w:val="0"/>
          <w:marTop w:val="0"/>
          <w:marBottom w:val="0"/>
          <w:divBdr>
            <w:top w:val="none" w:sz="0" w:space="0" w:color="auto"/>
            <w:left w:val="none" w:sz="0" w:space="0" w:color="auto"/>
            <w:bottom w:val="none" w:sz="0" w:space="0" w:color="auto"/>
            <w:right w:val="none" w:sz="0" w:space="0" w:color="auto"/>
          </w:divBdr>
        </w:div>
        <w:div w:id="1399325942">
          <w:marLeft w:val="640"/>
          <w:marRight w:val="0"/>
          <w:marTop w:val="0"/>
          <w:marBottom w:val="0"/>
          <w:divBdr>
            <w:top w:val="none" w:sz="0" w:space="0" w:color="auto"/>
            <w:left w:val="none" w:sz="0" w:space="0" w:color="auto"/>
            <w:bottom w:val="none" w:sz="0" w:space="0" w:color="auto"/>
            <w:right w:val="none" w:sz="0" w:space="0" w:color="auto"/>
          </w:divBdr>
        </w:div>
        <w:div w:id="1407730236">
          <w:marLeft w:val="640"/>
          <w:marRight w:val="0"/>
          <w:marTop w:val="0"/>
          <w:marBottom w:val="0"/>
          <w:divBdr>
            <w:top w:val="none" w:sz="0" w:space="0" w:color="auto"/>
            <w:left w:val="none" w:sz="0" w:space="0" w:color="auto"/>
            <w:bottom w:val="none" w:sz="0" w:space="0" w:color="auto"/>
            <w:right w:val="none" w:sz="0" w:space="0" w:color="auto"/>
          </w:divBdr>
        </w:div>
        <w:div w:id="1458789888">
          <w:marLeft w:val="640"/>
          <w:marRight w:val="0"/>
          <w:marTop w:val="0"/>
          <w:marBottom w:val="0"/>
          <w:divBdr>
            <w:top w:val="none" w:sz="0" w:space="0" w:color="auto"/>
            <w:left w:val="none" w:sz="0" w:space="0" w:color="auto"/>
            <w:bottom w:val="none" w:sz="0" w:space="0" w:color="auto"/>
            <w:right w:val="none" w:sz="0" w:space="0" w:color="auto"/>
          </w:divBdr>
        </w:div>
        <w:div w:id="1524174803">
          <w:marLeft w:val="640"/>
          <w:marRight w:val="0"/>
          <w:marTop w:val="0"/>
          <w:marBottom w:val="0"/>
          <w:divBdr>
            <w:top w:val="none" w:sz="0" w:space="0" w:color="auto"/>
            <w:left w:val="none" w:sz="0" w:space="0" w:color="auto"/>
            <w:bottom w:val="none" w:sz="0" w:space="0" w:color="auto"/>
            <w:right w:val="none" w:sz="0" w:space="0" w:color="auto"/>
          </w:divBdr>
        </w:div>
        <w:div w:id="1528720001">
          <w:marLeft w:val="640"/>
          <w:marRight w:val="0"/>
          <w:marTop w:val="0"/>
          <w:marBottom w:val="0"/>
          <w:divBdr>
            <w:top w:val="none" w:sz="0" w:space="0" w:color="auto"/>
            <w:left w:val="none" w:sz="0" w:space="0" w:color="auto"/>
            <w:bottom w:val="none" w:sz="0" w:space="0" w:color="auto"/>
            <w:right w:val="none" w:sz="0" w:space="0" w:color="auto"/>
          </w:divBdr>
        </w:div>
        <w:div w:id="1550916296">
          <w:marLeft w:val="640"/>
          <w:marRight w:val="0"/>
          <w:marTop w:val="0"/>
          <w:marBottom w:val="0"/>
          <w:divBdr>
            <w:top w:val="none" w:sz="0" w:space="0" w:color="auto"/>
            <w:left w:val="none" w:sz="0" w:space="0" w:color="auto"/>
            <w:bottom w:val="none" w:sz="0" w:space="0" w:color="auto"/>
            <w:right w:val="none" w:sz="0" w:space="0" w:color="auto"/>
          </w:divBdr>
        </w:div>
        <w:div w:id="1555702976">
          <w:marLeft w:val="640"/>
          <w:marRight w:val="0"/>
          <w:marTop w:val="0"/>
          <w:marBottom w:val="0"/>
          <w:divBdr>
            <w:top w:val="none" w:sz="0" w:space="0" w:color="auto"/>
            <w:left w:val="none" w:sz="0" w:space="0" w:color="auto"/>
            <w:bottom w:val="none" w:sz="0" w:space="0" w:color="auto"/>
            <w:right w:val="none" w:sz="0" w:space="0" w:color="auto"/>
          </w:divBdr>
        </w:div>
        <w:div w:id="1639334165">
          <w:marLeft w:val="640"/>
          <w:marRight w:val="0"/>
          <w:marTop w:val="0"/>
          <w:marBottom w:val="0"/>
          <w:divBdr>
            <w:top w:val="none" w:sz="0" w:space="0" w:color="auto"/>
            <w:left w:val="none" w:sz="0" w:space="0" w:color="auto"/>
            <w:bottom w:val="none" w:sz="0" w:space="0" w:color="auto"/>
            <w:right w:val="none" w:sz="0" w:space="0" w:color="auto"/>
          </w:divBdr>
        </w:div>
        <w:div w:id="1653219339">
          <w:marLeft w:val="640"/>
          <w:marRight w:val="0"/>
          <w:marTop w:val="0"/>
          <w:marBottom w:val="0"/>
          <w:divBdr>
            <w:top w:val="none" w:sz="0" w:space="0" w:color="auto"/>
            <w:left w:val="none" w:sz="0" w:space="0" w:color="auto"/>
            <w:bottom w:val="none" w:sz="0" w:space="0" w:color="auto"/>
            <w:right w:val="none" w:sz="0" w:space="0" w:color="auto"/>
          </w:divBdr>
        </w:div>
        <w:div w:id="1656646495">
          <w:marLeft w:val="640"/>
          <w:marRight w:val="0"/>
          <w:marTop w:val="0"/>
          <w:marBottom w:val="0"/>
          <w:divBdr>
            <w:top w:val="none" w:sz="0" w:space="0" w:color="auto"/>
            <w:left w:val="none" w:sz="0" w:space="0" w:color="auto"/>
            <w:bottom w:val="none" w:sz="0" w:space="0" w:color="auto"/>
            <w:right w:val="none" w:sz="0" w:space="0" w:color="auto"/>
          </w:divBdr>
        </w:div>
        <w:div w:id="1727991209">
          <w:marLeft w:val="640"/>
          <w:marRight w:val="0"/>
          <w:marTop w:val="0"/>
          <w:marBottom w:val="0"/>
          <w:divBdr>
            <w:top w:val="none" w:sz="0" w:space="0" w:color="auto"/>
            <w:left w:val="none" w:sz="0" w:space="0" w:color="auto"/>
            <w:bottom w:val="none" w:sz="0" w:space="0" w:color="auto"/>
            <w:right w:val="none" w:sz="0" w:space="0" w:color="auto"/>
          </w:divBdr>
        </w:div>
        <w:div w:id="1728140451">
          <w:marLeft w:val="640"/>
          <w:marRight w:val="0"/>
          <w:marTop w:val="0"/>
          <w:marBottom w:val="0"/>
          <w:divBdr>
            <w:top w:val="none" w:sz="0" w:space="0" w:color="auto"/>
            <w:left w:val="none" w:sz="0" w:space="0" w:color="auto"/>
            <w:bottom w:val="none" w:sz="0" w:space="0" w:color="auto"/>
            <w:right w:val="none" w:sz="0" w:space="0" w:color="auto"/>
          </w:divBdr>
        </w:div>
        <w:div w:id="1750694844">
          <w:marLeft w:val="640"/>
          <w:marRight w:val="0"/>
          <w:marTop w:val="0"/>
          <w:marBottom w:val="0"/>
          <w:divBdr>
            <w:top w:val="none" w:sz="0" w:space="0" w:color="auto"/>
            <w:left w:val="none" w:sz="0" w:space="0" w:color="auto"/>
            <w:bottom w:val="none" w:sz="0" w:space="0" w:color="auto"/>
            <w:right w:val="none" w:sz="0" w:space="0" w:color="auto"/>
          </w:divBdr>
        </w:div>
        <w:div w:id="1812795267">
          <w:marLeft w:val="640"/>
          <w:marRight w:val="0"/>
          <w:marTop w:val="0"/>
          <w:marBottom w:val="0"/>
          <w:divBdr>
            <w:top w:val="none" w:sz="0" w:space="0" w:color="auto"/>
            <w:left w:val="none" w:sz="0" w:space="0" w:color="auto"/>
            <w:bottom w:val="none" w:sz="0" w:space="0" w:color="auto"/>
            <w:right w:val="none" w:sz="0" w:space="0" w:color="auto"/>
          </w:divBdr>
        </w:div>
        <w:div w:id="1823497205">
          <w:marLeft w:val="640"/>
          <w:marRight w:val="0"/>
          <w:marTop w:val="0"/>
          <w:marBottom w:val="0"/>
          <w:divBdr>
            <w:top w:val="none" w:sz="0" w:space="0" w:color="auto"/>
            <w:left w:val="none" w:sz="0" w:space="0" w:color="auto"/>
            <w:bottom w:val="none" w:sz="0" w:space="0" w:color="auto"/>
            <w:right w:val="none" w:sz="0" w:space="0" w:color="auto"/>
          </w:divBdr>
        </w:div>
        <w:div w:id="1873609480">
          <w:marLeft w:val="640"/>
          <w:marRight w:val="0"/>
          <w:marTop w:val="0"/>
          <w:marBottom w:val="0"/>
          <w:divBdr>
            <w:top w:val="none" w:sz="0" w:space="0" w:color="auto"/>
            <w:left w:val="none" w:sz="0" w:space="0" w:color="auto"/>
            <w:bottom w:val="none" w:sz="0" w:space="0" w:color="auto"/>
            <w:right w:val="none" w:sz="0" w:space="0" w:color="auto"/>
          </w:divBdr>
        </w:div>
        <w:div w:id="1893881027">
          <w:marLeft w:val="640"/>
          <w:marRight w:val="0"/>
          <w:marTop w:val="0"/>
          <w:marBottom w:val="0"/>
          <w:divBdr>
            <w:top w:val="none" w:sz="0" w:space="0" w:color="auto"/>
            <w:left w:val="none" w:sz="0" w:space="0" w:color="auto"/>
            <w:bottom w:val="none" w:sz="0" w:space="0" w:color="auto"/>
            <w:right w:val="none" w:sz="0" w:space="0" w:color="auto"/>
          </w:divBdr>
        </w:div>
        <w:div w:id="2039814558">
          <w:marLeft w:val="640"/>
          <w:marRight w:val="0"/>
          <w:marTop w:val="0"/>
          <w:marBottom w:val="0"/>
          <w:divBdr>
            <w:top w:val="none" w:sz="0" w:space="0" w:color="auto"/>
            <w:left w:val="none" w:sz="0" w:space="0" w:color="auto"/>
            <w:bottom w:val="none" w:sz="0" w:space="0" w:color="auto"/>
            <w:right w:val="none" w:sz="0" w:space="0" w:color="auto"/>
          </w:divBdr>
        </w:div>
        <w:div w:id="2052994235">
          <w:marLeft w:val="640"/>
          <w:marRight w:val="0"/>
          <w:marTop w:val="0"/>
          <w:marBottom w:val="0"/>
          <w:divBdr>
            <w:top w:val="none" w:sz="0" w:space="0" w:color="auto"/>
            <w:left w:val="none" w:sz="0" w:space="0" w:color="auto"/>
            <w:bottom w:val="none" w:sz="0" w:space="0" w:color="auto"/>
            <w:right w:val="none" w:sz="0" w:space="0" w:color="auto"/>
          </w:divBdr>
        </w:div>
        <w:div w:id="2082948711">
          <w:marLeft w:val="640"/>
          <w:marRight w:val="0"/>
          <w:marTop w:val="0"/>
          <w:marBottom w:val="0"/>
          <w:divBdr>
            <w:top w:val="none" w:sz="0" w:space="0" w:color="auto"/>
            <w:left w:val="none" w:sz="0" w:space="0" w:color="auto"/>
            <w:bottom w:val="none" w:sz="0" w:space="0" w:color="auto"/>
            <w:right w:val="none" w:sz="0" w:space="0" w:color="auto"/>
          </w:divBdr>
        </w:div>
        <w:div w:id="2096707005">
          <w:marLeft w:val="640"/>
          <w:marRight w:val="0"/>
          <w:marTop w:val="0"/>
          <w:marBottom w:val="0"/>
          <w:divBdr>
            <w:top w:val="none" w:sz="0" w:space="0" w:color="auto"/>
            <w:left w:val="none" w:sz="0" w:space="0" w:color="auto"/>
            <w:bottom w:val="none" w:sz="0" w:space="0" w:color="auto"/>
            <w:right w:val="none" w:sz="0" w:space="0" w:color="auto"/>
          </w:divBdr>
        </w:div>
      </w:divsChild>
    </w:div>
    <w:div w:id="869101974">
      <w:bodyDiv w:val="1"/>
      <w:marLeft w:val="0"/>
      <w:marRight w:val="0"/>
      <w:marTop w:val="0"/>
      <w:marBottom w:val="0"/>
      <w:divBdr>
        <w:top w:val="none" w:sz="0" w:space="0" w:color="auto"/>
        <w:left w:val="none" w:sz="0" w:space="0" w:color="auto"/>
        <w:bottom w:val="none" w:sz="0" w:space="0" w:color="auto"/>
        <w:right w:val="none" w:sz="0" w:space="0" w:color="auto"/>
      </w:divBdr>
      <w:divsChild>
        <w:div w:id="602348986">
          <w:marLeft w:val="0"/>
          <w:marRight w:val="150"/>
          <w:marTop w:val="0"/>
          <w:marBottom w:val="0"/>
          <w:divBdr>
            <w:top w:val="none" w:sz="0" w:space="0" w:color="auto"/>
            <w:left w:val="none" w:sz="0" w:space="0" w:color="auto"/>
            <w:bottom w:val="none" w:sz="0" w:space="0" w:color="auto"/>
            <w:right w:val="none" w:sz="0" w:space="0" w:color="auto"/>
          </w:divBdr>
          <w:divsChild>
            <w:div w:id="783504267">
              <w:marLeft w:val="0"/>
              <w:marRight w:val="150"/>
              <w:marTop w:val="0"/>
              <w:marBottom w:val="0"/>
              <w:divBdr>
                <w:top w:val="none" w:sz="0" w:space="0" w:color="auto"/>
                <w:left w:val="none" w:sz="0" w:space="0" w:color="auto"/>
                <w:bottom w:val="none" w:sz="0" w:space="0" w:color="auto"/>
                <w:right w:val="none" w:sz="0" w:space="0" w:color="auto"/>
              </w:divBdr>
              <w:divsChild>
                <w:div w:id="154761195">
                  <w:marLeft w:val="0"/>
                  <w:marRight w:val="0"/>
                  <w:marTop w:val="0"/>
                  <w:marBottom w:val="0"/>
                  <w:divBdr>
                    <w:top w:val="none" w:sz="0" w:space="0" w:color="auto"/>
                    <w:left w:val="none" w:sz="0" w:space="0" w:color="auto"/>
                    <w:bottom w:val="none" w:sz="0" w:space="0" w:color="auto"/>
                    <w:right w:val="none" w:sz="0" w:space="0" w:color="auto"/>
                  </w:divBdr>
                  <w:divsChild>
                    <w:div w:id="3894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095554">
          <w:marLeft w:val="0"/>
          <w:marRight w:val="150"/>
          <w:marTop w:val="0"/>
          <w:marBottom w:val="0"/>
          <w:divBdr>
            <w:top w:val="none" w:sz="0" w:space="0" w:color="auto"/>
            <w:left w:val="none" w:sz="0" w:space="0" w:color="auto"/>
            <w:bottom w:val="none" w:sz="0" w:space="0" w:color="auto"/>
            <w:right w:val="none" w:sz="0" w:space="0" w:color="auto"/>
          </w:divBdr>
        </w:div>
        <w:div w:id="2110656353">
          <w:marLeft w:val="0"/>
          <w:marRight w:val="150"/>
          <w:marTop w:val="0"/>
          <w:marBottom w:val="0"/>
          <w:divBdr>
            <w:top w:val="none" w:sz="0" w:space="0" w:color="auto"/>
            <w:left w:val="none" w:sz="0" w:space="0" w:color="auto"/>
            <w:bottom w:val="none" w:sz="0" w:space="0" w:color="auto"/>
            <w:right w:val="none" w:sz="0" w:space="0" w:color="auto"/>
          </w:divBdr>
        </w:div>
        <w:div w:id="38556752">
          <w:marLeft w:val="0"/>
          <w:marRight w:val="150"/>
          <w:marTop w:val="0"/>
          <w:marBottom w:val="0"/>
          <w:divBdr>
            <w:top w:val="none" w:sz="0" w:space="0" w:color="auto"/>
            <w:left w:val="none" w:sz="0" w:space="0" w:color="auto"/>
            <w:bottom w:val="none" w:sz="0" w:space="0" w:color="auto"/>
            <w:right w:val="none" w:sz="0" w:space="0" w:color="auto"/>
          </w:divBdr>
        </w:div>
      </w:divsChild>
    </w:div>
    <w:div w:id="872159351">
      <w:marLeft w:val="0"/>
      <w:marRight w:val="0"/>
      <w:marTop w:val="0"/>
      <w:marBottom w:val="0"/>
      <w:divBdr>
        <w:top w:val="none" w:sz="0" w:space="0" w:color="auto"/>
        <w:left w:val="none" w:sz="0" w:space="0" w:color="auto"/>
        <w:bottom w:val="none" w:sz="0" w:space="0" w:color="auto"/>
        <w:right w:val="none" w:sz="0" w:space="0" w:color="auto"/>
      </w:divBdr>
    </w:div>
    <w:div w:id="882207310">
      <w:bodyDiv w:val="1"/>
      <w:marLeft w:val="0"/>
      <w:marRight w:val="0"/>
      <w:marTop w:val="0"/>
      <w:marBottom w:val="0"/>
      <w:divBdr>
        <w:top w:val="none" w:sz="0" w:space="0" w:color="auto"/>
        <w:left w:val="none" w:sz="0" w:space="0" w:color="auto"/>
        <w:bottom w:val="none" w:sz="0" w:space="0" w:color="auto"/>
        <w:right w:val="none" w:sz="0" w:space="0" w:color="auto"/>
      </w:divBdr>
      <w:divsChild>
        <w:div w:id="1366371062">
          <w:marLeft w:val="640"/>
          <w:marRight w:val="0"/>
          <w:marTop w:val="0"/>
          <w:marBottom w:val="0"/>
          <w:divBdr>
            <w:top w:val="none" w:sz="0" w:space="0" w:color="auto"/>
            <w:left w:val="none" w:sz="0" w:space="0" w:color="auto"/>
            <w:bottom w:val="none" w:sz="0" w:space="0" w:color="auto"/>
            <w:right w:val="none" w:sz="0" w:space="0" w:color="auto"/>
          </w:divBdr>
        </w:div>
        <w:div w:id="1530416732">
          <w:marLeft w:val="640"/>
          <w:marRight w:val="0"/>
          <w:marTop w:val="0"/>
          <w:marBottom w:val="0"/>
          <w:divBdr>
            <w:top w:val="none" w:sz="0" w:space="0" w:color="auto"/>
            <w:left w:val="none" w:sz="0" w:space="0" w:color="auto"/>
            <w:bottom w:val="none" w:sz="0" w:space="0" w:color="auto"/>
            <w:right w:val="none" w:sz="0" w:space="0" w:color="auto"/>
          </w:divBdr>
        </w:div>
        <w:div w:id="1830174877">
          <w:marLeft w:val="640"/>
          <w:marRight w:val="0"/>
          <w:marTop w:val="0"/>
          <w:marBottom w:val="0"/>
          <w:divBdr>
            <w:top w:val="none" w:sz="0" w:space="0" w:color="auto"/>
            <w:left w:val="none" w:sz="0" w:space="0" w:color="auto"/>
            <w:bottom w:val="none" w:sz="0" w:space="0" w:color="auto"/>
            <w:right w:val="none" w:sz="0" w:space="0" w:color="auto"/>
          </w:divBdr>
        </w:div>
        <w:div w:id="568342949">
          <w:marLeft w:val="640"/>
          <w:marRight w:val="0"/>
          <w:marTop w:val="0"/>
          <w:marBottom w:val="0"/>
          <w:divBdr>
            <w:top w:val="none" w:sz="0" w:space="0" w:color="auto"/>
            <w:left w:val="none" w:sz="0" w:space="0" w:color="auto"/>
            <w:bottom w:val="none" w:sz="0" w:space="0" w:color="auto"/>
            <w:right w:val="none" w:sz="0" w:space="0" w:color="auto"/>
          </w:divBdr>
        </w:div>
        <w:div w:id="866407775">
          <w:marLeft w:val="640"/>
          <w:marRight w:val="0"/>
          <w:marTop w:val="0"/>
          <w:marBottom w:val="0"/>
          <w:divBdr>
            <w:top w:val="none" w:sz="0" w:space="0" w:color="auto"/>
            <w:left w:val="none" w:sz="0" w:space="0" w:color="auto"/>
            <w:bottom w:val="none" w:sz="0" w:space="0" w:color="auto"/>
            <w:right w:val="none" w:sz="0" w:space="0" w:color="auto"/>
          </w:divBdr>
        </w:div>
        <w:div w:id="1475021046">
          <w:marLeft w:val="640"/>
          <w:marRight w:val="0"/>
          <w:marTop w:val="0"/>
          <w:marBottom w:val="0"/>
          <w:divBdr>
            <w:top w:val="none" w:sz="0" w:space="0" w:color="auto"/>
            <w:left w:val="none" w:sz="0" w:space="0" w:color="auto"/>
            <w:bottom w:val="none" w:sz="0" w:space="0" w:color="auto"/>
            <w:right w:val="none" w:sz="0" w:space="0" w:color="auto"/>
          </w:divBdr>
        </w:div>
        <w:div w:id="1572228233">
          <w:marLeft w:val="640"/>
          <w:marRight w:val="0"/>
          <w:marTop w:val="0"/>
          <w:marBottom w:val="0"/>
          <w:divBdr>
            <w:top w:val="none" w:sz="0" w:space="0" w:color="auto"/>
            <w:left w:val="none" w:sz="0" w:space="0" w:color="auto"/>
            <w:bottom w:val="none" w:sz="0" w:space="0" w:color="auto"/>
            <w:right w:val="none" w:sz="0" w:space="0" w:color="auto"/>
          </w:divBdr>
        </w:div>
        <w:div w:id="889268611">
          <w:marLeft w:val="640"/>
          <w:marRight w:val="0"/>
          <w:marTop w:val="0"/>
          <w:marBottom w:val="0"/>
          <w:divBdr>
            <w:top w:val="none" w:sz="0" w:space="0" w:color="auto"/>
            <w:left w:val="none" w:sz="0" w:space="0" w:color="auto"/>
            <w:bottom w:val="none" w:sz="0" w:space="0" w:color="auto"/>
            <w:right w:val="none" w:sz="0" w:space="0" w:color="auto"/>
          </w:divBdr>
        </w:div>
        <w:div w:id="1034817559">
          <w:marLeft w:val="640"/>
          <w:marRight w:val="0"/>
          <w:marTop w:val="0"/>
          <w:marBottom w:val="0"/>
          <w:divBdr>
            <w:top w:val="none" w:sz="0" w:space="0" w:color="auto"/>
            <w:left w:val="none" w:sz="0" w:space="0" w:color="auto"/>
            <w:bottom w:val="none" w:sz="0" w:space="0" w:color="auto"/>
            <w:right w:val="none" w:sz="0" w:space="0" w:color="auto"/>
          </w:divBdr>
        </w:div>
        <w:div w:id="1678340986">
          <w:marLeft w:val="640"/>
          <w:marRight w:val="0"/>
          <w:marTop w:val="0"/>
          <w:marBottom w:val="0"/>
          <w:divBdr>
            <w:top w:val="none" w:sz="0" w:space="0" w:color="auto"/>
            <w:left w:val="none" w:sz="0" w:space="0" w:color="auto"/>
            <w:bottom w:val="none" w:sz="0" w:space="0" w:color="auto"/>
            <w:right w:val="none" w:sz="0" w:space="0" w:color="auto"/>
          </w:divBdr>
        </w:div>
        <w:div w:id="1439107991">
          <w:marLeft w:val="640"/>
          <w:marRight w:val="0"/>
          <w:marTop w:val="0"/>
          <w:marBottom w:val="0"/>
          <w:divBdr>
            <w:top w:val="none" w:sz="0" w:space="0" w:color="auto"/>
            <w:left w:val="none" w:sz="0" w:space="0" w:color="auto"/>
            <w:bottom w:val="none" w:sz="0" w:space="0" w:color="auto"/>
            <w:right w:val="none" w:sz="0" w:space="0" w:color="auto"/>
          </w:divBdr>
        </w:div>
        <w:div w:id="918172541">
          <w:marLeft w:val="640"/>
          <w:marRight w:val="0"/>
          <w:marTop w:val="0"/>
          <w:marBottom w:val="0"/>
          <w:divBdr>
            <w:top w:val="none" w:sz="0" w:space="0" w:color="auto"/>
            <w:left w:val="none" w:sz="0" w:space="0" w:color="auto"/>
            <w:bottom w:val="none" w:sz="0" w:space="0" w:color="auto"/>
            <w:right w:val="none" w:sz="0" w:space="0" w:color="auto"/>
          </w:divBdr>
        </w:div>
        <w:div w:id="174927857">
          <w:marLeft w:val="640"/>
          <w:marRight w:val="0"/>
          <w:marTop w:val="0"/>
          <w:marBottom w:val="0"/>
          <w:divBdr>
            <w:top w:val="none" w:sz="0" w:space="0" w:color="auto"/>
            <w:left w:val="none" w:sz="0" w:space="0" w:color="auto"/>
            <w:bottom w:val="none" w:sz="0" w:space="0" w:color="auto"/>
            <w:right w:val="none" w:sz="0" w:space="0" w:color="auto"/>
          </w:divBdr>
        </w:div>
        <w:div w:id="2126658526">
          <w:marLeft w:val="640"/>
          <w:marRight w:val="0"/>
          <w:marTop w:val="0"/>
          <w:marBottom w:val="0"/>
          <w:divBdr>
            <w:top w:val="none" w:sz="0" w:space="0" w:color="auto"/>
            <w:left w:val="none" w:sz="0" w:space="0" w:color="auto"/>
            <w:bottom w:val="none" w:sz="0" w:space="0" w:color="auto"/>
            <w:right w:val="none" w:sz="0" w:space="0" w:color="auto"/>
          </w:divBdr>
        </w:div>
        <w:div w:id="855076275">
          <w:marLeft w:val="640"/>
          <w:marRight w:val="0"/>
          <w:marTop w:val="0"/>
          <w:marBottom w:val="0"/>
          <w:divBdr>
            <w:top w:val="none" w:sz="0" w:space="0" w:color="auto"/>
            <w:left w:val="none" w:sz="0" w:space="0" w:color="auto"/>
            <w:bottom w:val="none" w:sz="0" w:space="0" w:color="auto"/>
            <w:right w:val="none" w:sz="0" w:space="0" w:color="auto"/>
          </w:divBdr>
        </w:div>
        <w:div w:id="1158157360">
          <w:marLeft w:val="640"/>
          <w:marRight w:val="0"/>
          <w:marTop w:val="0"/>
          <w:marBottom w:val="0"/>
          <w:divBdr>
            <w:top w:val="none" w:sz="0" w:space="0" w:color="auto"/>
            <w:left w:val="none" w:sz="0" w:space="0" w:color="auto"/>
            <w:bottom w:val="none" w:sz="0" w:space="0" w:color="auto"/>
            <w:right w:val="none" w:sz="0" w:space="0" w:color="auto"/>
          </w:divBdr>
        </w:div>
        <w:div w:id="1247761026">
          <w:marLeft w:val="640"/>
          <w:marRight w:val="0"/>
          <w:marTop w:val="0"/>
          <w:marBottom w:val="0"/>
          <w:divBdr>
            <w:top w:val="none" w:sz="0" w:space="0" w:color="auto"/>
            <w:left w:val="none" w:sz="0" w:space="0" w:color="auto"/>
            <w:bottom w:val="none" w:sz="0" w:space="0" w:color="auto"/>
            <w:right w:val="none" w:sz="0" w:space="0" w:color="auto"/>
          </w:divBdr>
        </w:div>
        <w:div w:id="1863860813">
          <w:marLeft w:val="640"/>
          <w:marRight w:val="0"/>
          <w:marTop w:val="0"/>
          <w:marBottom w:val="0"/>
          <w:divBdr>
            <w:top w:val="none" w:sz="0" w:space="0" w:color="auto"/>
            <w:left w:val="none" w:sz="0" w:space="0" w:color="auto"/>
            <w:bottom w:val="none" w:sz="0" w:space="0" w:color="auto"/>
            <w:right w:val="none" w:sz="0" w:space="0" w:color="auto"/>
          </w:divBdr>
        </w:div>
        <w:div w:id="1007369145">
          <w:marLeft w:val="640"/>
          <w:marRight w:val="0"/>
          <w:marTop w:val="0"/>
          <w:marBottom w:val="0"/>
          <w:divBdr>
            <w:top w:val="none" w:sz="0" w:space="0" w:color="auto"/>
            <w:left w:val="none" w:sz="0" w:space="0" w:color="auto"/>
            <w:bottom w:val="none" w:sz="0" w:space="0" w:color="auto"/>
            <w:right w:val="none" w:sz="0" w:space="0" w:color="auto"/>
          </w:divBdr>
        </w:div>
        <w:div w:id="1203790533">
          <w:marLeft w:val="640"/>
          <w:marRight w:val="0"/>
          <w:marTop w:val="0"/>
          <w:marBottom w:val="0"/>
          <w:divBdr>
            <w:top w:val="none" w:sz="0" w:space="0" w:color="auto"/>
            <w:left w:val="none" w:sz="0" w:space="0" w:color="auto"/>
            <w:bottom w:val="none" w:sz="0" w:space="0" w:color="auto"/>
            <w:right w:val="none" w:sz="0" w:space="0" w:color="auto"/>
          </w:divBdr>
        </w:div>
        <w:div w:id="1093168542">
          <w:marLeft w:val="640"/>
          <w:marRight w:val="0"/>
          <w:marTop w:val="0"/>
          <w:marBottom w:val="0"/>
          <w:divBdr>
            <w:top w:val="none" w:sz="0" w:space="0" w:color="auto"/>
            <w:left w:val="none" w:sz="0" w:space="0" w:color="auto"/>
            <w:bottom w:val="none" w:sz="0" w:space="0" w:color="auto"/>
            <w:right w:val="none" w:sz="0" w:space="0" w:color="auto"/>
          </w:divBdr>
        </w:div>
        <w:div w:id="380907297">
          <w:marLeft w:val="640"/>
          <w:marRight w:val="0"/>
          <w:marTop w:val="0"/>
          <w:marBottom w:val="0"/>
          <w:divBdr>
            <w:top w:val="none" w:sz="0" w:space="0" w:color="auto"/>
            <w:left w:val="none" w:sz="0" w:space="0" w:color="auto"/>
            <w:bottom w:val="none" w:sz="0" w:space="0" w:color="auto"/>
            <w:right w:val="none" w:sz="0" w:space="0" w:color="auto"/>
          </w:divBdr>
        </w:div>
        <w:div w:id="233903627">
          <w:marLeft w:val="640"/>
          <w:marRight w:val="0"/>
          <w:marTop w:val="0"/>
          <w:marBottom w:val="0"/>
          <w:divBdr>
            <w:top w:val="none" w:sz="0" w:space="0" w:color="auto"/>
            <w:left w:val="none" w:sz="0" w:space="0" w:color="auto"/>
            <w:bottom w:val="none" w:sz="0" w:space="0" w:color="auto"/>
            <w:right w:val="none" w:sz="0" w:space="0" w:color="auto"/>
          </w:divBdr>
        </w:div>
        <w:div w:id="480394371">
          <w:marLeft w:val="640"/>
          <w:marRight w:val="0"/>
          <w:marTop w:val="0"/>
          <w:marBottom w:val="0"/>
          <w:divBdr>
            <w:top w:val="none" w:sz="0" w:space="0" w:color="auto"/>
            <w:left w:val="none" w:sz="0" w:space="0" w:color="auto"/>
            <w:bottom w:val="none" w:sz="0" w:space="0" w:color="auto"/>
            <w:right w:val="none" w:sz="0" w:space="0" w:color="auto"/>
          </w:divBdr>
        </w:div>
        <w:div w:id="1251306820">
          <w:marLeft w:val="640"/>
          <w:marRight w:val="0"/>
          <w:marTop w:val="0"/>
          <w:marBottom w:val="0"/>
          <w:divBdr>
            <w:top w:val="none" w:sz="0" w:space="0" w:color="auto"/>
            <w:left w:val="none" w:sz="0" w:space="0" w:color="auto"/>
            <w:bottom w:val="none" w:sz="0" w:space="0" w:color="auto"/>
            <w:right w:val="none" w:sz="0" w:space="0" w:color="auto"/>
          </w:divBdr>
        </w:div>
        <w:div w:id="990711496">
          <w:marLeft w:val="640"/>
          <w:marRight w:val="0"/>
          <w:marTop w:val="0"/>
          <w:marBottom w:val="0"/>
          <w:divBdr>
            <w:top w:val="none" w:sz="0" w:space="0" w:color="auto"/>
            <w:left w:val="none" w:sz="0" w:space="0" w:color="auto"/>
            <w:bottom w:val="none" w:sz="0" w:space="0" w:color="auto"/>
            <w:right w:val="none" w:sz="0" w:space="0" w:color="auto"/>
          </w:divBdr>
        </w:div>
        <w:div w:id="1447197075">
          <w:marLeft w:val="640"/>
          <w:marRight w:val="0"/>
          <w:marTop w:val="0"/>
          <w:marBottom w:val="0"/>
          <w:divBdr>
            <w:top w:val="none" w:sz="0" w:space="0" w:color="auto"/>
            <w:left w:val="none" w:sz="0" w:space="0" w:color="auto"/>
            <w:bottom w:val="none" w:sz="0" w:space="0" w:color="auto"/>
            <w:right w:val="none" w:sz="0" w:space="0" w:color="auto"/>
          </w:divBdr>
        </w:div>
        <w:div w:id="383910624">
          <w:marLeft w:val="640"/>
          <w:marRight w:val="0"/>
          <w:marTop w:val="0"/>
          <w:marBottom w:val="0"/>
          <w:divBdr>
            <w:top w:val="none" w:sz="0" w:space="0" w:color="auto"/>
            <w:left w:val="none" w:sz="0" w:space="0" w:color="auto"/>
            <w:bottom w:val="none" w:sz="0" w:space="0" w:color="auto"/>
            <w:right w:val="none" w:sz="0" w:space="0" w:color="auto"/>
          </w:divBdr>
        </w:div>
        <w:div w:id="2036341521">
          <w:marLeft w:val="640"/>
          <w:marRight w:val="0"/>
          <w:marTop w:val="0"/>
          <w:marBottom w:val="0"/>
          <w:divBdr>
            <w:top w:val="none" w:sz="0" w:space="0" w:color="auto"/>
            <w:left w:val="none" w:sz="0" w:space="0" w:color="auto"/>
            <w:bottom w:val="none" w:sz="0" w:space="0" w:color="auto"/>
            <w:right w:val="none" w:sz="0" w:space="0" w:color="auto"/>
          </w:divBdr>
        </w:div>
        <w:div w:id="1172838310">
          <w:marLeft w:val="640"/>
          <w:marRight w:val="0"/>
          <w:marTop w:val="0"/>
          <w:marBottom w:val="0"/>
          <w:divBdr>
            <w:top w:val="none" w:sz="0" w:space="0" w:color="auto"/>
            <w:left w:val="none" w:sz="0" w:space="0" w:color="auto"/>
            <w:bottom w:val="none" w:sz="0" w:space="0" w:color="auto"/>
            <w:right w:val="none" w:sz="0" w:space="0" w:color="auto"/>
          </w:divBdr>
        </w:div>
        <w:div w:id="2038499785">
          <w:marLeft w:val="640"/>
          <w:marRight w:val="0"/>
          <w:marTop w:val="0"/>
          <w:marBottom w:val="0"/>
          <w:divBdr>
            <w:top w:val="none" w:sz="0" w:space="0" w:color="auto"/>
            <w:left w:val="none" w:sz="0" w:space="0" w:color="auto"/>
            <w:bottom w:val="none" w:sz="0" w:space="0" w:color="auto"/>
            <w:right w:val="none" w:sz="0" w:space="0" w:color="auto"/>
          </w:divBdr>
        </w:div>
        <w:div w:id="1242444803">
          <w:marLeft w:val="640"/>
          <w:marRight w:val="0"/>
          <w:marTop w:val="0"/>
          <w:marBottom w:val="0"/>
          <w:divBdr>
            <w:top w:val="none" w:sz="0" w:space="0" w:color="auto"/>
            <w:left w:val="none" w:sz="0" w:space="0" w:color="auto"/>
            <w:bottom w:val="none" w:sz="0" w:space="0" w:color="auto"/>
            <w:right w:val="none" w:sz="0" w:space="0" w:color="auto"/>
          </w:divBdr>
        </w:div>
        <w:div w:id="846410628">
          <w:marLeft w:val="640"/>
          <w:marRight w:val="0"/>
          <w:marTop w:val="0"/>
          <w:marBottom w:val="0"/>
          <w:divBdr>
            <w:top w:val="none" w:sz="0" w:space="0" w:color="auto"/>
            <w:left w:val="none" w:sz="0" w:space="0" w:color="auto"/>
            <w:bottom w:val="none" w:sz="0" w:space="0" w:color="auto"/>
            <w:right w:val="none" w:sz="0" w:space="0" w:color="auto"/>
          </w:divBdr>
        </w:div>
        <w:div w:id="2035693797">
          <w:marLeft w:val="640"/>
          <w:marRight w:val="0"/>
          <w:marTop w:val="0"/>
          <w:marBottom w:val="0"/>
          <w:divBdr>
            <w:top w:val="none" w:sz="0" w:space="0" w:color="auto"/>
            <w:left w:val="none" w:sz="0" w:space="0" w:color="auto"/>
            <w:bottom w:val="none" w:sz="0" w:space="0" w:color="auto"/>
            <w:right w:val="none" w:sz="0" w:space="0" w:color="auto"/>
          </w:divBdr>
        </w:div>
        <w:div w:id="1540892399">
          <w:marLeft w:val="640"/>
          <w:marRight w:val="0"/>
          <w:marTop w:val="0"/>
          <w:marBottom w:val="0"/>
          <w:divBdr>
            <w:top w:val="none" w:sz="0" w:space="0" w:color="auto"/>
            <w:left w:val="none" w:sz="0" w:space="0" w:color="auto"/>
            <w:bottom w:val="none" w:sz="0" w:space="0" w:color="auto"/>
            <w:right w:val="none" w:sz="0" w:space="0" w:color="auto"/>
          </w:divBdr>
        </w:div>
        <w:div w:id="1310283778">
          <w:marLeft w:val="640"/>
          <w:marRight w:val="0"/>
          <w:marTop w:val="0"/>
          <w:marBottom w:val="0"/>
          <w:divBdr>
            <w:top w:val="none" w:sz="0" w:space="0" w:color="auto"/>
            <w:left w:val="none" w:sz="0" w:space="0" w:color="auto"/>
            <w:bottom w:val="none" w:sz="0" w:space="0" w:color="auto"/>
            <w:right w:val="none" w:sz="0" w:space="0" w:color="auto"/>
          </w:divBdr>
        </w:div>
        <w:div w:id="571044134">
          <w:marLeft w:val="640"/>
          <w:marRight w:val="0"/>
          <w:marTop w:val="0"/>
          <w:marBottom w:val="0"/>
          <w:divBdr>
            <w:top w:val="none" w:sz="0" w:space="0" w:color="auto"/>
            <w:left w:val="none" w:sz="0" w:space="0" w:color="auto"/>
            <w:bottom w:val="none" w:sz="0" w:space="0" w:color="auto"/>
            <w:right w:val="none" w:sz="0" w:space="0" w:color="auto"/>
          </w:divBdr>
        </w:div>
        <w:div w:id="27335799">
          <w:marLeft w:val="640"/>
          <w:marRight w:val="0"/>
          <w:marTop w:val="0"/>
          <w:marBottom w:val="0"/>
          <w:divBdr>
            <w:top w:val="none" w:sz="0" w:space="0" w:color="auto"/>
            <w:left w:val="none" w:sz="0" w:space="0" w:color="auto"/>
            <w:bottom w:val="none" w:sz="0" w:space="0" w:color="auto"/>
            <w:right w:val="none" w:sz="0" w:space="0" w:color="auto"/>
          </w:divBdr>
        </w:div>
        <w:div w:id="435177983">
          <w:marLeft w:val="640"/>
          <w:marRight w:val="0"/>
          <w:marTop w:val="0"/>
          <w:marBottom w:val="0"/>
          <w:divBdr>
            <w:top w:val="none" w:sz="0" w:space="0" w:color="auto"/>
            <w:left w:val="none" w:sz="0" w:space="0" w:color="auto"/>
            <w:bottom w:val="none" w:sz="0" w:space="0" w:color="auto"/>
            <w:right w:val="none" w:sz="0" w:space="0" w:color="auto"/>
          </w:divBdr>
        </w:div>
        <w:div w:id="1292515562">
          <w:marLeft w:val="640"/>
          <w:marRight w:val="0"/>
          <w:marTop w:val="0"/>
          <w:marBottom w:val="0"/>
          <w:divBdr>
            <w:top w:val="none" w:sz="0" w:space="0" w:color="auto"/>
            <w:left w:val="none" w:sz="0" w:space="0" w:color="auto"/>
            <w:bottom w:val="none" w:sz="0" w:space="0" w:color="auto"/>
            <w:right w:val="none" w:sz="0" w:space="0" w:color="auto"/>
          </w:divBdr>
        </w:div>
        <w:div w:id="1365908047">
          <w:marLeft w:val="640"/>
          <w:marRight w:val="0"/>
          <w:marTop w:val="0"/>
          <w:marBottom w:val="0"/>
          <w:divBdr>
            <w:top w:val="none" w:sz="0" w:space="0" w:color="auto"/>
            <w:left w:val="none" w:sz="0" w:space="0" w:color="auto"/>
            <w:bottom w:val="none" w:sz="0" w:space="0" w:color="auto"/>
            <w:right w:val="none" w:sz="0" w:space="0" w:color="auto"/>
          </w:divBdr>
        </w:div>
        <w:div w:id="1476531061">
          <w:marLeft w:val="640"/>
          <w:marRight w:val="0"/>
          <w:marTop w:val="0"/>
          <w:marBottom w:val="0"/>
          <w:divBdr>
            <w:top w:val="none" w:sz="0" w:space="0" w:color="auto"/>
            <w:left w:val="none" w:sz="0" w:space="0" w:color="auto"/>
            <w:bottom w:val="none" w:sz="0" w:space="0" w:color="auto"/>
            <w:right w:val="none" w:sz="0" w:space="0" w:color="auto"/>
          </w:divBdr>
        </w:div>
        <w:div w:id="1931113290">
          <w:marLeft w:val="640"/>
          <w:marRight w:val="0"/>
          <w:marTop w:val="0"/>
          <w:marBottom w:val="0"/>
          <w:divBdr>
            <w:top w:val="none" w:sz="0" w:space="0" w:color="auto"/>
            <w:left w:val="none" w:sz="0" w:space="0" w:color="auto"/>
            <w:bottom w:val="none" w:sz="0" w:space="0" w:color="auto"/>
            <w:right w:val="none" w:sz="0" w:space="0" w:color="auto"/>
          </w:divBdr>
        </w:div>
        <w:div w:id="1634943871">
          <w:marLeft w:val="640"/>
          <w:marRight w:val="0"/>
          <w:marTop w:val="0"/>
          <w:marBottom w:val="0"/>
          <w:divBdr>
            <w:top w:val="none" w:sz="0" w:space="0" w:color="auto"/>
            <w:left w:val="none" w:sz="0" w:space="0" w:color="auto"/>
            <w:bottom w:val="none" w:sz="0" w:space="0" w:color="auto"/>
            <w:right w:val="none" w:sz="0" w:space="0" w:color="auto"/>
          </w:divBdr>
        </w:div>
        <w:div w:id="1561939316">
          <w:marLeft w:val="640"/>
          <w:marRight w:val="0"/>
          <w:marTop w:val="0"/>
          <w:marBottom w:val="0"/>
          <w:divBdr>
            <w:top w:val="none" w:sz="0" w:space="0" w:color="auto"/>
            <w:left w:val="none" w:sz="0" w:space="0" w:color="auto"/>
            <w:bottom w:val="none" w:sz="0" w:space="0" w:color="auto"/>
            <w:right w:val="none" w:sz="0" w:space="0" w:color="auto"/>
          </w:divBdr>
        </w:div>
        <w:div w:id="2005618351">
          <w:marLeft w:val="640"/>
          <w:marRight w:val="0"/>
          <w:marTop w:val="0"/>
          <w:marBottom w:val="0"/>
          <w:divBdr>
            <w:top w:val="none" w:sz="0" w:space="0" w:color="auto"/>
            <w:left w:val="none" w:sz="0" w:space="0" w:color="auto"/>
            <w:bottom w:val="none" w:sz="0" w:space="0" w:color="auto"/>
            <w:right w:val="none" w:sz="0" w:space="0" w:color="auto"/>
          </w:divBdr>
        </w:div>
        <w:div w:id="1341539562">
          <w:marLeft w:val="640"/>
          <w:marRight w:val="0"/>
          <w:marTop w:val="0"/>
          <w:marBottom w:val="0"/>
          <w:divBdr>
            <w:top w:val="none" w:sz="0" w:space="0" w:color="auto"/>
            <w:left w:val="none" w:sz="0" w:space="0" w:color="auto"/>
            <w:bottom w:val="none" w:sz="0" w:space="0" w:color="auto"/>
            <w:right w:val="none" w:sz="0" w:space="0" w:color="auto"/>
          </w:divBdr>
        </w:div>
        <w:div w:id="1184174332">
          <w:marLeft w:val="640"/>
          <w:marRight w:val="0"/>
          <w:marTop w:val="0"/>
          <w:marBottom w:val="0"/>
          <w:divBdr>
            <w:top w:val="none" w:sz="0" w:space="0" w:color="auto"/>
            <w:left w:val="none" w:sz="0" w:space="0" w:color="auto"/>
            <w:bottom w:val="none" w:sz="0" w:space="0" w:color="auto"/>
            <w:right w:val="none" w:sz="0" w:space="0" w:color="auto"/>
          </w:divBdr>
        </w:div>
      </w:divsChild>
    </w:div>
    <w:div w:id="883055424">
      <w:bodyDiv w:val="1"/>
      <w:marLeft w:val="0"/>
      <w:marRight w:val="0"/>
      <w:marTop w:val="0"/>
      <w:marBottom w:val="0"/>
      <w:divBdr>
        <w:top w:val="none" w:sz="0" w:space="0" w:color="auto"/>
        <w:left w:val="none" w:sz="0" w:space="0" w:color="auto"/>
        <w:bottom w:val="none" w:sz="0" w:space="0" w:color="auto"/>
        <w:right w:val="none" w:sz="0" w:space="0" w:color="auto"/>
      </w:divBdr>
    </w:div>
    <w:div w:id="889995656">
      <w:marLeft w:val="0"/>
      <w:marRight w:val="0"/>
      <w:marTop w:val="0"/>
      <w:marBottom w:val="0"/>
      <w:divBdr>
        <w:top w:val="none" w:sz="0" w:space="0" w:color="auto"/>
        <w:left w:val="none" w:sz="0" w:space="0" w:color="auto"/>
        <w:bottom w:val="none" w:sz="0" w:space="0" w:color="auto"/>
        <w:right w:val="none" w:sz="0" w:space="0" w:color="auto"/>
      </w:divBdr>
    </w:div>
    <w:div w:id="896624539">
      <w:bodyDiv w:val="1"/>
      <w:marLeft w:val="0"/>
      <w:marRight w:val="0"/>
      <w:marTop w:val="0"/>
      <w:marBottom w:val="0"/>
      <w:divBdr>
        <w:top w:val="none" w:sz="0" w:space="0" w:color="auto"/>
        <w:left w:val="none" w:sz="0" w:space="0" w:color="auto"/>
        <w:bottom w:val="none" w:sz="0" w:space="0" w:color="auto"/>
        <w:right w:val="none" w:sz="0" w:space="0" w:color="auto"/>
      </w:divBdr>
      <w:divsChild>
        <w:div w:id="1778330015">
          <w:marLeft w:val="640"/>
          <w:marRight w:val="0"/>
          <w:marTop w:val="0"/>
          <w:marBottom w:val="0"/>
          <w:divBdr>
            <w:top w:val="none" w:sz="0" w:space="0" w:color="auto"/>
            <w:left w:val="none" w:sz="0" w:space="0" w:color="auto"/>
            <w:bottom w:val="none" w:sz="0" w:space="0" w:color="auto"/>
            <w:right w:val="none" w:sz="0" w:space="0" w:color="auto"/>
          </w:divBdr>
        </w:div>
        <w:div w:id="388456398">
          <w:marLeft w:val="640"/>
          <w:marRight w:val="0"/>
          <w:marTop w:val="0"/>
          <w:marBottom w:val="0"/>
          <w:divBdr>
            <w:top w:val="none" w:sz="0" w:space="0" w:color="auto"/>
            <w:left w:val="none" w:sz="0" w:space="0" w:color="auto"/>
            <w:bottom w:val="none" w:sz="0" w:space="0" w:color="auto"/>
            <w:right w:val="none" w:sz="0" w:space="0" w:color="auto"/>
          </w:divBdr>
        </w:div>
        <w:div w:id="1371764996">
          <w:marLeft w:val="640"/>
          <w:marRight w:val="0"/>
          <w:marTop w:val="0"/>
          <w:marBottom w:val="0"/>
          <w:divBdr>
            <w:top w:val="none" w:sz="0" w:space="0" w:color="auto"/>
            <w:left w:val="none" w:sz="0" w:space="0" w:color="auto"/>
            <w:bottom w:val="none" w:sz="0" w:space="0" w:color="auto"/>
            <w:right w:val="none" w:sz="0" w:space="0" w:color="auto"/>
          </w:divBdr>
        </w:div>
        <w:div w:id="492718239">
          <w:marLeft w:val="640"/>
          <w:marRight w:val="0"/>
          <w:marTop w:val="0"/>
          <w:marBottom w:val="0"/>
          <w:divBdr>
            <w:top w:val="none" w:sz="0" w:space="0" w:color="auto"/>
            <w:left w:val="none" w:sz="0" w:space="0" w:color="auto"/>
            <w:bottom w:val="none" w:sz="0" w:space="0" w:color="auto"/>
            <w:right w:val="none" w:sz="0" w:space="0" w:color="auto"/>
          </w:divBdr>
        </w:div>
        <w:div w:id="532958203">
          <w:marLeft w:val="640"/>
          <w:marRight w:val="0"/>
          <w:marTop w:val="0"/>
          <w:marBottom w:val="0"/>
          <w:divBdr>
            <w:top w:val="none" w:sz="0" w:space="0" w:color="auto"/>
            <w:left w:val="none" w:sz="0" w:space="0" w:color="auto"/>
            <w:bottom w:val="none" w:sz="0" w:space="0" w:color="auto"/>
            <w:right w:val="none" w:sz="0" w:space="0" w:color="auto"/>
          </w:divBdr>
        </w:div>
        <w:div w:id="1937008912">
          <w:marLeft w:val="640"/>
          <w:marRight w:val="0"/>
          <w:marTop w:val="0"/>
          <w:marBottom w:val="0"/>
          <w:divBdr>
            <w:top w:val="none" w:sz="0" w:space="0" w:color="auto"/>
            <w:left w:val="none" w:sz="0" w:space="0" w:color="auto"/>
            <w:bottom w:val="none" w:sz="0" w:space="0" w:color="auto"/>
            <w:right w:val="none" w:sz="0" w:space="0" w:color="auto"/>
          </w:divBdr>
        </w:div>
        <w:div w:id="871771504">
          <w:marLeft w:val="640"/>
          <w:marRight w:val="0"/>
          <w:marTop w:val="0"/>
          <w:marBottom w:val="0"/>
          <w:divBdr>
            <w:top w:val="none" w:sz="0" w:space="0" w:color="auto"/>
            <w:left w:val="none" w:sz="0" w:space="0" w:color="auto"/>
            <w:bottom w:val="none" w:sz="0" w:space="0" w:color="auto"/>
            <w:right w:val="none" w:sz="0" w:space="0" w:color="auto"/>
          </w:divBdr>
        </w:div>
        <w:div w:id="1692492176">
          <w:marLeft w:val="640"/>
          <w:marRight w:val="0"/>
          <w:marTop w:val="0"/>
          <w:marBottom w:val="0"/>
          <w:divBdr>
            <w:top w:val="none" w:sz="0" w:space="0" w:color="auto"/>
            <w:left w:val="none" w:sz="0" w:space="0" w:color="auto"/>
            <w:bottom w:val="none" w:sz="0" w:space="0" w:color="auto"/>
            <w:right w:val="none" w:sz="0" w:space="0" w:color="auto"/>
          </w:divBdr>
        </w:div>
        <w:div w:id="1863350642">
          <w:marLeft w:val="640"/>
          <w:marRight w:val="0"/>
          <w:marTop w:val="0"/>
          <w:marBottom w:val="0"/>
          <w:divBdr>
            <w:top w:val="none" w:sz="0" w:space="0" w:color="auto"/>
            <w:left w:val="none" w:sz="0" w:space="0" w:color="auto"/>
            <w:bottom w:val="none" w:sz="0" w:space="0" w:color="auto"/>
            <w:right w:val="none" w:sz="0" w:space="0" w:color="auto"/>
          </w:divBdr>
        </w:div>
        <w:div w:id="939220499">
          <w:marLeft w:val="640"/>
          <w:marRight w:val="0"/>
          <w:marTop w:val="0"/>
          <w:marBottom w:val="0"/>
          <w:divBdr>
            <w:top w:val="none" w:sz="0" w:space="0" w:color="auto"/>
            <w:left w:val="none" w:sz="0" w:space="0" w:color="auto"/>
            <w:bottom w:val="none" w:sz="0" w:space="0" w:color="auto"/>
            <w:right w:val="none" w:sz="0" w:space="0" w:color="auto"/>
          </w:divBdr>
        </w:div>
        <w:div w:id="913902435">
          <w:marLeft w:val="640"/>
          <w:marRight w:val="0"/>
          <w:marTop w:val="0"/>
          <w:marBottom w:val="0"/>
          <w:divBdr>
            <w:top w:val="none" w:sz="0" w:space="0" w:color="auto"/>
            <w:left w:val="none" w:sz="0" w:space="0" w:color="auto"/>
            <w:bottom w:val="none" w:sz="0" w:space="0" w:color="auto"/>
            <w:right w:val="none" w:sz="0" w:space="0" w:color="auto"/>
          </w:divBdr>
        </w:div>
        <w:div w:id="795559666">
          <w:marLeft w:val="640"/>
          <w:marRight w:val="0"/>
          <w:marTop w:val="0"/>
          <w:marBottom w:val="0"/>
          <w:divBdr>
            <w:top w:val="none" w:sz="0" w:space="0" w:color="auto"/>
            <w:left w:val="none" w:sz="0" w:space="0" w:color="auto"/>
            <w:bottom w:val="none" w:sz="0" w:space="0" w:color="auto"/>
            <w:right w:val="none" w:sz="0" w:space="0" w:color="auto"/>
          </w:divBdr>
        </w:div>
        <w:div w:id="1329485190">
          <w:marLeft w:val="640"/>
          <w:marRight w:val="0"/>
          <w:marTop w:val="0"/>
          <w:marBottom w:val="0"/>
          <w:divBdr>
            <w:top w:val="none" w:sz="0" w:space="0" w:color="auto"/>
            <w:left w:val="none" w:sz="0" w:space="0" w:color="auto"/>
            <w:bottom w:val="none" w:sz="0" w:space="0" w:color="auto"/>
            <w:right w:val="none" w:sz="0" w:space="0" w:color="auto"/>
          </w:divBdr>
        </w:div>
        <w:div w:id="2132900361">
          <w:marLeft w:val="640"/>
          <w:marRight w:val="0"/>
          <w:marTop w:val="0"/>
          <w:marBottom w:val="0"/>
          <w:divBdr>
            <w:top w:val="none" w:sz="0" w:space="0" w:color="auto"/>
            <w:left w:val="none" w:sz="0" w:space="0" w:color="auto"/>
            <w:bottom w:val="none" w:sz="0" w:space="0" w:color="auto"/>
            <w:right w:val="none" w:sz="0" w:space="0" w:color="auto"/>
          </w:divBdr>
        </w:div>
        <w:div w:id="1597128095">
          <w:marLeft w:val="640"/>
          <w:marRight w:val="0"/>
          <w:marTop w:val="0"/>
          <w:marBottom w:val="0"/>
          <w:divBdr>
            <w:top w:val="none" w:sz="0" w:space="0" w:color="auto"/>
            <w:left w:val="none" w:sz="0" w:space="0" w:color="auto"/>
            <w:bottom w:val="none" w:sz="0" w:space="0" w:color="auto"/>
            <w:right w:val="none" w:sz="0" w:space="0" w:color="auto"/>
          </w:divBdr>
        </w:div>
        <w:div w:id="1426681728">
          <w:marLeft w:val="640"/>
          <w:marRight w:val="0"/>
          <w:marTop w:val="0"/>
          <w:marBottom w:val="0"/>
          <w:divBdr>
            <w:top w:val="none" w:sz="0" w:space="0" w:color="auto"/>
            <w:left w:val="none" w:sz="0" w:space="0" w:color="auto"/>
            <w:bottom w:val="none" w:sz="0" w:space="0" w:color="auto"/>
            <w:right w:val="none" w:sz="0" w:space="0" w:color="auto"/>
          </w:divBdr>
        </w:div>
        <w:div w:id="1397318287">
          <w:marLeft w:val="640"/>
          <w:marRight w:val="0"/>
          <w:marTop w:val="0"/>
          <w:marBottom w:val="0"/>
          <w:divBdr>
            <w:top w:val="none" w:sz="0" w:space="0" w:color="auto"/>
            <w:left w:val="none" w:sz="0" w:space="0" w:color="auto"/>
            <w:bottom w:val="none" w:sz="0" w:space="0" w:color="auto"/>
            <w:right w:val="none" w:sz="0" w:space="0" w:color="auto"/>
          </w:divBdr>
        </w:div>
        <w:div w:id="1636443373">
          <w:marLeft w:val="640"/>
          <w:marRight w:val="0"/>
          <w:marTop w:val="0"/>
          <w:marBottom w:val="0"/>
          <w:divBdr>
            <w:top w:val="none" w:sz="0" w:space="0" w:color="auto"/>
            <w:left w:val="none" w:sz="0" w:space="0" w:color="auto"/>
            <w:bottom w:val="none" w:sz="0" w:space="0" w:color="auto"/>
            <w:right w:val="none" w:sz="0" w:space="0" w:color="auto"/>
          </w:divBdr>
        </w:div>
        <w:div w:id="113788831">
          <w:marLeft w:val="640"/>
          <w:marRight w:val="0"/>
          <w:marTop w:val="0"/>
          <w:marBottom w:val="0"/>
          <w:divBdr>
            <w:top w:val="none" w:sz="0" w:space="0" w:color="auto"/>
            <w:left w:val="none" w:sz="0" w:space="0" w:color="auto"/>
            <w:bottom w:val="none" w:sz="0" w:space="0" w:color="auto"/>
            <w:right w:val="none" w:sz="0" w:space="0" w:color="auto"/>
          </w:divBdr>
        </w:div>
        <w:div w:id="156000735">
          <w:marLeft w:val="640"/>
          <w:marRight w:val="0"/>
          <w:marTop w:val="0"/>
          <w:marBottom w:val="0"/>
          <w:divBdr>
            <w:top w:val="none" w:sz="0" w:space="0" w:color="auto"/>
            <w:left w:val="none" w:sz="0" w:space="0" w:color="auto"/>
            <w:bottom w:val="none" w:sz="0" w:space="0" w:color="auto"/>
            <w:right w:val="none" w:sz="0" w:space="0" w:color="auto"/>
          </w:divBdr>
        </w:div>
        <w:div w:id="15885326">
          <w:marLeft w:val="640"/>
          <w:marRight w:val="0"/>
          <w:marTop w:val="0"/>
          <w:marBottom w:val="0"/>
          <w:divBdr>
            <w:top w:val="none" w:sz="0" w:space="0" w:color="auto"/>
            <w:left w:val="none" w:sz="0" w:space="0" w:color="auto"/>
            <w:bottom w:val="none" w:sz="0" w:space="0" w:color="auto"/>
            <w:right w:val="none" w:sz="0" w:space="0" w:color="auto"/>
          </w:divBdr>
        </w:div>
        <w:div w:id="740831504">
          <w:marLeft w:val="640"/>
          <w:marRight w:val="0"/>
          <w:marTop w:val="0"/>
          <w:marBottom w:val="0"/>
          <w:divBdr>
            <w:top w:val="none" w:sz="0" w:space="0" w:color="auto"/>
            <w:left w:val="none" w:sz="0" w:space="0" w:color="auto"/>
            <w:bottom w:val="none" w:sz="0" w:space="0" w:color="auto"/>
            <w:right w:val="none" w:sz="0" w:space="0" w:color="auto"/>
          </w:divBdr>
        </w:div>
        <w:div w:id="1434205109">
          <w:marLeft w:val="640"/>
          <w:marRight w:val="0"/>
          <w:marTop w:val="0"/>
          <w:marBottom w:val="0"/>
          <w:divBdr>
            <w:top w:val="none" w:sz="0" w:space="0" w:color="auto"/>
            <w:left w:val="none" w:sz="0" w:space="0" w:color="auto"/>
            <w:bottom w:val="none" w:sz="0" w:space="0" w:color="auto"/>
            <w:right w:val="none" w:sz="0" w:space="0" w:color="auto"/>
          </w:divBdr>
        </w:div>
        <w:div w:id="456682924">
          <w:marLeft w:val="640"/>
          <w:marRight w:val="0"/>
          <w:marTop w:val="0"/>
          <w:marBottom w:val="0"/>
          <w:divBdr>
            <w:top w:val="none" w:sz="0" w:space="0" w:color="auto"/>
            <w:left w:val="none" w:sz="0" w:space="0" w:color="auto"/>
            <w:bottom w:val="none" w:sz="0" w:space="0" w:color="auto"/>
            <w:right w:val="none" w:sz="0" w:space="0" w:color="auto"/>
          </w:divBdr>
        </w:div>
        <w:div w:id="493886009">
          <w:marLeft w:val="640"/>
          <w:marRight w:val="0"/>
          <w:marTop w:val="0"/>
          <w:marBottom w:val="0"/>
          <w:divBdr>
            <w:top w:val="none" w:sz="0" w:space="0" w:color="auto"/>
            <w:left w:val="none" w:sz="0" w:space="0" w:color="auto"/>
            <w:bottom w:val="none" w:sz="0" w:space="0" w:color="auto"/>
            <w:right w:val="none" w:sz="0" w:space="0" w:color="auto"/>
          </w:divBdr>
        </w:div>
        <w:div w:id="597295242">
          <w:marLeft w:val="640"/>
          <w:marRight w:val="0"/>
          <w:marTop w:val="0"/>
          <w:marBottom w:val="0"/>
          <w:divBdr>
            <w:top w:val="none" w:sz="0" w:space="0" w:color="auto"/>
            <w:left w:val="none" w:sz="0" w:space="0" w:color="auto"/>
            <w:bottom w:val="none" w:sz="0" w:space="0" w:color="auto"/>
            <w:right w:val="none" w:sz="0" w:space="0" w:color="auto"/>
          </w:divBdr>
        </w:div>
        <w:div w:id="1580016040">
          <w:marLeft w:val="640"/>
          <w:marRight w:val="0"/>
          <w:marTop w:val="0"/>
          <w:marBottom w:val="0"/>
          <w:divBdr>
            <w:top w:val="none" w:sz="0" w:space="0" w:color="auto"/>
            <w:left w:val="none" w:sz="0" w:space="0" w:color="auto"/>
            <w:bottom w:val="none" w:sz="0" w:space="0" w:color="auto"/>
            <w:right w:val="none" w:sz="0" w:space="0" w:color="auto"/>
          </w:divBdr>
        </w:div>
        <w:div w:id="237861424">
          <w:marLeft w:val="640"/>
          <w:marRight w:val="0"/>
          <w:marTop w:val="0"/>
          <w:marBottom w:val="0"/>
          <w:divBdr>
            <w:top w:val="none" w:sz="0" w:space="0" w:color="auto"/>
            <w:left w:val="none" w:sz="0" w:space="0" w:color="auto"/>
            <w:bottom w:val="none" w:sz="0" w:space="0" w:color="auto"/>
            <w:right w:val="none" w:sz="0" w:space="0" w:color="auto"/>
          </w:divBdr>
        </w:div>
        <w:div w:id="211892457">
          <w:marLeft w:val="640"/>
          <w:marRight w:val="0"/>
          <w:marTop w:val="0"/>
          <w:marBottom w:val="0"/>
          <w:divBdr>
            <w:top w:val="none" w:sz="0" w:space="0" w:color="auto"/>
            <w:left w:val="none" w:sz="0" w:space="0" w:color="auto"/>
            <w:bottom w:val="none" w:sz="0" w:space="0" w:color="auto"/>
            <w:right w:val="none" w:sz="0" w:space="0" w:color="auto"/>
          </w:divBdr>
        </w:div>
        <w:div w:id="1139346590">
          <w:marLeft w:val="640"/>
          <w:marRight w:val="0"/>
          <w:marTop w:val="0"/>
          <w:marBottom w:val="0"/>
          <w:divBdr>
            <w:top w:val="none" w:sz="0" w:space="0" w:color="auto"/>
            <w:left w:val="none" w:sz="0" w:space="0" w:color="auto"/>
            <w:bottom w:val="none" w:sz="0" w:space="0" w:color="auto"/>
            <w:right w:val="none" w:sz="0" w:space="0" w:color="auto"/>
          </w:divBdr>
        </w:div>
        <w:div w:id="154958335">
          <w:marLeft w:val="640"/>
          <w:marRight w:val="0"/>
          <w:marTop w:val="0"/>
          <w:marBottom w:val="0"/>
          <w:divBdr>
            <w:top w:val="none" w:sz="0" w:space="0" w:color="auto"/>
            <w:left w:val="none" w:sz="0" w:space="0" w:color="auto"/>
            <w:bottom w:val="none" w:sz="0" w:space="0" w:color="auto"/>
            <w:right w:val="none" w:sz="0" w:space="0" w:color="auto"/>
          </w:divBdr>
        </w:div>
        <w:div w:id="79760374">
          <w:marLeft w:val="640"/>
          <w:marRight w:val="0"/>
          <w:marTop w:val="0"/>
          <w:marBottom w:val="0"/>
          <w:divBdr>
            <w:top w:val="none" w:sz="0" w:space="0" w:color="auto"/>
            <w:left w:val="none" w:sz="0" w:space="0" w:color="auto"/>
            <w:bottom w:val="none" w:sz="0" w:space="0" w:color="auto"/>
            <w:right w:val="none" w:sz="0" w:space="0" w:color="auto"/>
          </w:divBdr>
        </w:div>
        <w:div w:id="181668779">
          <w:marLeft w:val="640"/>
          <w:marRight w:val="0"/>
          <w:marTop w:val="0"/>
          <w:marBottom w:val="0"/>
          <w:divBdr>
            <w:top w:val="none" w:sz="0" w:space="0" w:color="auto"/>
            <w:left w:val="none" w:sz="0" w:space="0" w:color="auto"/>
            <w:bottom w:val="none" w:sz="0" w:space="0" w:color="auto"/>
            <w:right w:val="none" w:sz="0" w:space="0" w:color="auto"/>
          </w:divBdr>
        </w:div>
        <w:div w:id="1351492377">
          <w:marLeft w:val="640"/>
          <w:marRight w:val="0"/>
          <w:marTop w:val="0"/>
          <w:marBottom w:val="0"/>
          <w:divBdr>
            <w:top w:val="none" w:sz="0" w:space="0" w:color="auto"/>
            <w:left w:val="none" w:sz="0" w:space="0" w:color="auto"/>
            <w:bottom w:val="none" w:sz="0" w:space="0" w:color="auto"/>
            <w:right w:val="none" w:sz="0" w:space="0" w:color="auto"/>
          </w:divBdr>
        </w:div>
        <w:div w:id="783157190">
          <w:marLeft w:val="640"/>
          <w:marRight w:val="0"/>
          <w:marTop w:val="0"/>
          <w:marBottom w:val="0"/>
          <w:divBdr>
            <w:top w:val="none" w:sz="0" w:space="0" w:color="auto"/>
            <w:left w:val="none" w:sz="0" w:space="0" w:color="auto"/>
            <w:bottom w:val="none" w:sz="0" w:space="0" w:color="auto"/>
            <w:right w:val="none" w:sz="0" w:space="0" w:color="auto"/>
          </w:divBdr>
        </w:div>
        <w:div w:id="571356307">
          <w:marLeft w:val="640"/>
          <w:marRight w:val="0"/>
          <w:marTop w:val="0"/>
          <w:marBottom w:val="0"/>
          <w:divBdr>
            <w:top w:val="none" w:sz="0" w:space="0" w:color="auto"/>
            <w:left w:val="none" w:sz="0" w:space="0" w:color="auto"/>
            <w:bottom w:val="none" w:sz="0" w:space="0" w:color="auto"/>
            <w:right w:val="none" w:sz="0" w:space="0" w:color="auto"/>
          </w:divBdr>
        </w:div>
        <w:div w:id="1283069915">
          <w:marLeft w:val="640"/>
          <w:marRight w:val="0"/>
          <w:marTop w:val="0"/>
          <w:marBottom w:val="0"/>
          <w:divBdr>
            <w:top w:val="none" w:sz="0" w:space="0" w:color="auto"/>
            <w:left w:val="none" w:sz="0" w:space="0" w:color="auto"/>
            <w:bottom w:val="none" w:sz="0" w:space="0" w:color="auto"/>
            <w:right w:val="none" w:sz="0" w:space="0" w:color="auto"/>
          </w:divBdr>
        </w:div>
        <w:div w:id="1191072893">
          <w:marLeft w:val="640"/>
          <w:marRight w:val="0"/>
          <w:marTop w:val="0"/>
          <w:marBottom w:val="0"/>
          <w:divBdr>
            <w:top w:val="none" w:sz="0" w:space="0" w:color="auto"/>
            <w:left w:val="none" w:sz="0" w:space="0" w:color="auto"/>
            <w:bottom w:val="none" w:sz="0" w:space="0" w:color="auto"/>
            <w:right w:val="none" w:sz="0" w:space="0" w:color="auto"/>
          </w:divBdr>
        </w:div>
        <w:div w:id="481701892">
          <w:marLeft w:val="640"/>
          <w:marRight w:val="0"/>
          <w:marTop w:val="0"/>
          <w:marBottom w:val="0"/>
          <w:divBdr>
            <w:top w:val="none" w:sz="0" w:space="0" w:color="auto"/>
            <w:left w:val="none" w:sz="0" w:space="0" w:color="auto"/>
            <w:bottom w:val="none" w:sz="0" w:space="0" w:color="auto"/>
            <w:right w:val="none" w:sz="0" w:space="0" w:color="auto"/>
          </w:divBdr>
        </w:div>
        <w:div w:id="432284231">
          <w:marLeft w:val="640"/>
          <w:marRight w:val="0"/>
          <w:marTop w:val="0"/>
          <w:marBottom w:val="0"/>
          <w:divBdr>
            <w:top w:val="none" w:sz="0" w:space="0" w:color="auto"/>
            <w:left w:val="none" w:sz="0" w:space="0" w:color="auto"/>
            <w:bottom w:val="none" w:sz="0" w:space="0" w:color="auto"/>
            <w:right w:val="none" w:sz="0" w:space="0" w:color="auto"/>
          </w:divBdr>
        </w:div>
        <w:div w:id="1209339597">
          <w:marLeft w:val="640"/>
          <w:marRight w:val="0"/>
          <w:marTop w:val="0"/>
          <w:marBottom w:val="0"/>
          <w:divBdr>
            <w:top w:val="none" w:sz="0" w:space="0" w:color="auto"/>
            <w:left w:val="none" w:sz="0" w:space="0" w:color="auto"/>
            <w:bottom w:val="none" w:sz="0" w:space="0" w:color="auto"/>
            <w:right w:val="none" w:sz="0" w:space="0" w:color="auto"/>
          </w:divBdr>
        </w:div>
        <w:div w:id="437912992">
          <w:marLeft w:val="640"/>
          <w:marRight w:val="0"/>
          <w:marTop w:val="0"/>
          <w:marBottom w:val="0"/>
          <w:divBdr>
            <w:top w:val="none" w:sz="0" w:space="0" w:color="auto"/>
            <w:left w:val="none" w:sz="0" w:space="0" w:color="auto"/>
            <w:bottom w:val="none" w:sz="0" w:space="0" w:color="auto"/>
            <w:right w:val="none" w:sz="0" w:space="0" w:color="auto"/>
          </w:divBdr>
        </w:div>
        <w:div w:id="1771007443">
          <w:marLeft w:val="640"/>
          <w:marRight w:val="0"/>
          <w:marTop w:val="0"/>
          <w:marBottom w:val="0"/>
          <w:divBdr>
            <w:top w:val="none" w:sz="0" w:space="0" w:color="auto"/>
            <w:left w:val="none" w:sz="0" w:space="0" w:color="auto"/>
            <w:bottom w:val="none" w:sz="0" w:space="0" w:color="auto"/>
            <w:right w:val="none" w:sz="0" w:space="0" w:color="auto"/>
          </w:divBdr>
        </w:div>
        <w:div w:id="289362056">
          <w:marLeft w:val="640"/>
          <w:marRight w:val="0"/>
          <w:marTop w:val="0"/>
          <w:marBottom w:val="0"/>
          <w:divBdr>
            <w:top w:val="none" w:sz="0" w:space="0" w:color="auto"/>
            <w:left w:val="none" w:sz="0" w:space="0" w:color="auto"/>
            <w:bottom w:val="none" w:sz="0" w:space="0" w:color="auto"/>
            <w:right w:val="none" w:sz="0" w:space="0" w:color="auto"/>
          </w:divBdr>
        </w:div>
        <w:div w:id="854808075">
          <w:marLeft w:val="640"/>
          <w:marRight w:val="0"/>
          <w:marTop w:val="0"/>
          <w:marBottom w:val="0"/>
          <w:divBdr>
            <w:top w:val="none" w:sz="0" w:space="0" w:color="auto"/>
            <w:left w:val="none" w:sz="0" w:space="0" w:color="auto"/>
            <w:bottom w:val="none" w:sz="0" w:space="0" w:color="auto"/>
            <w:right w:val="none" w:sz="0" w:space="0" w:color="auto"/>
          </w:divBdr>
        </w:div>
        <w:div w:id="1127116264">
          <w:marLeft w:val="640"/>
          <w:marRight w:val="0"/>
          <w:marTop w:val="0"/>
          <w:marBottom w:val="0"/>
          <w:divBdr>
            <w:top w:val="none" w:sz="0" w:space="0" w:color="auto"/>
            <w:left w:val="none" w:sz="0" w:space="0" w:color="auto"/>
            <w:bottom w:val="none" w:sz="0" w:space="0" w:color="auto"/>
            <w:right w:val="none" w:sz="0" w:space="0" w:color="auto"/>
          </w:divBdr>
        </w:div>
        <w:div w:id="756830226">
          <w:marLeft w:val="640"/>
          <w:marRight w:val="0"/>
          <w:marTop w:val="0"/>
          <w:marBottom w:val="0"/>
          <w:divBdr>
            <w:top w:val="none" w:sz="0" w:space="0" w:color="auto"/>
            <w:left w:val="none" w:sz="0" w:space="0" w:color="auto"/>
            <w:bottom w:val="none" w:sz="0" w:space="0" w:color="auto"/>
            <w:right w:val="none" w:sz="0" w:space="0" w:color="auto"/>
          </w:divBdr>
        </w:div>
        <w:div w:id="744229397">
          <w:marLeft w:val="640"/>
          <w:marRight w:val="0"/>
          <w:marTop w:val="0"/>
          <w:marBottom w:val="0"/>
          <w:divBdr>
            <w:top w:val="none" w:sz="0" w:space="0" w:color="auto"/>
            <w:left w:val="none" w:sz="0" w:space="0" w:color="auto"/>
            <w:bottom w:val="none" w:sz="0" w:space="0" w:color="auto"/>
            <w:right w:val="none" w:sz="0" w:space="0" w:color="auto"/>
          </w:divBdr>
        </w:div>
        <w:div w:id="1675111950">
          <w:marLeft w:val="640"/>
          <w:marRight w:val="0"/>
          <w:marTop w:val="0"/>
          <w:marBottom w:val="0"/>
          <w:divBdr>
            <w:top w:val="none" w:sz="0" w:space="0" w:color="auto"/>
            <w:left w:val="none" w:sz="0" w:space="0" w:color="auto"/>
            <w:bottom w:val="none" w:sz="0" w:space="0" w:color="auto"/>
            <w:right w:val="none" w:sz="0" w:space="0" w:color="auto"/>
          </w:divBdr>
        </w:div>
        <w:div w:id="993946750">
          <w:marLeft w:val="640"/>
          <w:marRight w:val="0"/>
          <w:marTop w:val="0"/>
          <w:marBottom w:val="0"/>
          <w:divBdr>
            <w:top w:val="none" w:sz="0" w:space="0" w:color="auto"/>
            <w:left w:val="none" w:sz="0" w:space="0" w:color="auto"/>
            <w:bottom w:val="none" w:sz="0" w:space="0" w:color="auto"/>
            <w:right w:val="none" w:sz="0" w:space="0" w:color="auto"/>
          </w:divBdr>
        </w:div>
        <w:div w:id="744109508">
          <w:marLeft w:val="640"/>
          <w:marRight w:val="0"/>
          <w:marTop w:val="0"/>
          <w:marBottom w:val="0"/>
          <w:divBdr>
            <w:top w:val="none" w:sz="0" w:space="0" w:color="auto"/>
            <w:left w:val="none" w:sz="0" w:space="0" w:color="auto"/>
            <w:bottom w:val="none" w:sz="0" w:space="0" w:color="auto"/>
            <w:right w:val="none" w:sz="0" w:space="0" w:color="auto"/>
          </w:divBdr>
        </w:div>
      </w:divsChild>
    </w:div>
    <w:div w:id="902571069">
      <w:bodyDiv w:val="1"/>
      <w:marLeft w:val="0"/>
      <w:marRight w:val="0"/>
      <w:marTop w:val="0"/>
      <w:marBottom w:val="0"/>
      <w:divBdr>
        <w:top w:val="none" w:sz="0" w:space="0" w:color="auto"/>
        <w:left w:val="none" w:sz="0" w:space="0" w:color="auto"/>
        <w:bottom w:val="none" w:sz="0" w:space="0" w:color="auto"/>
        <w:right w:val="none" w:sz="0" w:space="0" w:color="auto"/>
      </w:divBdr>
      <w:divsChild>
        <w:div w:id="99616070">
          <w:marLeft w:val="640"/>
          <w:marRight w:val="0"/>
          <w:marTop w:val="0"/>
          <w:marBottom w:val="0"/>
          <w:divBdr>
            <w:top w:val="none" w:sz="0" w:space="0" w:color="auto"/>
            <w:left w:val="none" w:sz="0" w:space="0" w:color="auto"/>
            <w:bottom w:val="none" w:sz="0" w:space="0" w:color="auto"/>
            <w:right w:val="none" w:sz="0" w:space="0" w:color="auto"/>
          </w:divBdr>
        </w:div>
        <w:div w:id="368920902">
          <w:marLeft w:val="640"/>
          <w:marRight w:val="0"/>
          <w:marTop w:val="0"/>
          <w:marBottom w:val="0"/>
          <w:divBdr>
            <w:top w:val="none" w:sz="0" w:space="0" w:color="auto"/>
            <w:left w:val="none" w:sz="0" w:space="0" w:color="auto"/>
            <w:bottom w:val="none" w:sz="0" w:space="0" w:color="auto"/>
            <w:right w:val="none" w:sz="0" w:space="0" w:color="auto"/>
          </w:divBdr>
        </w:div>
        <w:div w:id="1138570128">
          <w:marLeft w:val="640"/>
          <w:marRight w:val="0"/>
          <w:marTop w:val="0"/>
          <w:marBottom w:val="0"/>
          <w:divBdr>
            <w:top w:val="none" w:sz="0" w:space="0" w:color="auto"/>
            <w:left w:val="none" w:sz="0" w:space="0" w:color="auto"/>
            <w:bottom w:val="none" w:sz="0" w:space="0" w:color="auto"/>
            <w:right w:val="none" w:sz="0" w:space="0" w:color="auto"/>
          </w:divBdr>
        </w:div>
        <w:div w:id="446047113">
          <w:marLeft w:val="640"/>
          <w:marRight w:val="0"/>
          <w:marTop w:val="0"/>
          <w:marBottom w:val="0"/>
          <w:divBdr>
            <w:top w:val="none" w:sz="0" w:space="0" w:color="auto"/>
            <w:left w:val="none" w:sz="0" w:space="0" w:color="auto"/>
            <w:bottom w:val="none" w:sz="0" w:space="0" w:color="auto"/>
            <w:right w:val="none" w:sz="0" w:space="0" w:color="auto"/>
          </w:divBdr>
        </w:div>
        <w:div w:id="2123378982">
          <w:marLeft w:val="640"/>
          <w:marRight w:val="0"/>
          <w:marTop w:val="0"/>
          <w:marBottom w:val="0"/>
          <w:divBdr>
            <w:top w:val="none" w:sz="0" w:space="0" w:color="auto"/>
            <w:left w:val="none" w:sz="0" w:space="0" w:color="auto"/>
            <w:bottom w:val="none" w:sz="0" w:space="0" w:color="auto"/>
            <w:right w:val="none" w:sz="0" w:space="0" w:color="auto"/>
          </w:divBdr>
        </w:div>
        <w:div w:id="1183864662">
          <w:marLeft w:val="640"/>
          <w:marRight w:val="0"/>
          <w:marTop w:val="0"/>
          <w:marBottom w:val="0"/>
          <w:divBdr>
            <w:top w:val="none" w:sz="0" w:space="0" w:color="auto"/>
            <w:left w:val="none" w:sz="0" w:space="0" w:color="auto"/>
            <w:bottom w:val="none" w:sz="0" w:space="0" w:color="auto"/>
            <w:right w:val="none" w:sz="0" w:space="0" w:color="auto"/>
          </w:divBdr>
        </w:div>
        <w:div w:id="1238982572">
          <w:marLeft w:val="640"/>
          <w:marRight w:val="0"/>
          <w:marTop w:val="0"/>
          <w:marBottom w:val="0"/>
          <w:divBdr>
            <w:top w:val="none" w:sz="0" w:space="0" w:color="auto"/>
            <w:left w:val="none" w:sz="0" w:space="0" w:color="auto"/>
            <w:bottom w:val="none" w:sz="0" w:space="0" w:color="auto"/>
            <w:right w:val="none" w:sz="0" w:space="0" w:color="auto"/>
          </w:divBdr>
        </w:div>
        <w:div w:id="1812671998">
          <w:marLeft w:val="640"/>
          <w:marRight w:val="0"/>
          <w:marTop w:val="0"/>
          <w:marBottom w:val="0"/>
          <w:divBdr>
            <w:top w:val="none" w:sz="0" w:space="0" w:color="auto"/>
            <w:left w:val="none" w:sz="0" w:space="0" w:color="auto"/>
            <w:bottom w:val="none" w:sz="0" w:space="0" w:color="auto"/>
            <w:right w:val="none" w:sz="0" w:space="0" w:color="auto"/>
          </w:divBdr>
        </w:div>
        <w:div w:id="1643851696">
          <w:marLeft w:val="640"/>
          <w:marRight w:val="0"/>
          <w:marTop w:val="0"/>
          <w:marBottom w:val="0"/>
          <w:divBdr>
            <w:top w:val="none" w:sz="0" w:space="0" w:color="auto"/>
            <w:left w:val="none" w:sz="0" w:space="0" w:color="auto"/>
            <w:bottom w:val="none" w:sz="0" w:space="0" w:color="auto"/>
            <w:right w:val="none" w:sz="0" w:space="0" w:color="auto"/>
          </w:divBdr>
        </w:div>
        <w:div w:id="1950549817">
          <w:marLeft w:val="640"/>
          <w:marRight w:val="0"/>
          <w:marTop w:val="0"/>
          <w:marBottom w:val="0"/>
          <w:divBdr>
            <w:top w:val="none" w:sz="0" w:space="0" w:color="auto"/>
            <w:left w:val="none" w:sz="0" w:space="0" w:color="auto"/>
            <w:bottom w:val="none" w:sz="0" w:space="0" w:color="auto"/>
            <w:right w:val="none" w:sz="0" w:space="0" w:color="auto"/>
          </w:divBdr>
        </w:div>
        <w:div w:id="2139371837">
          <w:marLeft w:val="640"/>
          <w:marRight w:val="0"/>
          <w:marTop w:val="0"/>
          <w:marBottom w:val="0"/>
          <w:divBdr>
            <w:top w:val="none" w:sz="0" w:space="0" w:color="auto"/>
            <w:left w:val="none" w:sz="0" w:space="0" w:color="auto"/>
            <w:bottom w:val="none" w:sz="0" w:space="0" w:color="auto"/>
            <w:right w:val="none" w:sz="0" w:space="0" w:color="auto"/>
          </w:divBdr>
        </w:div>
        <w:div w:id="1170372994">
          <w:marLeft w:val="640"/>
          <w:marRight w:val="0"/>
          <w:marTop w:val="0"/>
          <w:marBottom w:val="0"/>
          <w:divBdr>
            <w:top w:val="none" w:sz="0" w:space="0" w:color="auto"/>
            <w:left w:val="none" w:sz="0" w:space="0" w:color="auto"/>
            <w:bottom w:val="none" w:sz="0" w:space="0" w:color="auto"/>
            <w:right w:val="none" w:sz="0" w:space="0" w:color="auto"/>
          </w:divBdr>
        </w:div>
        <w:div w:id="1342853079">
          <w:marLeft w:val="640"/>
          <w:marRight w:val="0"/>
          <w:marTop w:val="0"/>
          <w:marBottom w:val="0"/>
          <w:divBdr>
            <w:top w:val="none" w:sz="0" w:space="0" w:color="auto"/>
            <w:left w:val="none" w:sz="0" w:space="0" w:color="auto"/>
            <w:bottom w:val="none" w:sz="0" w:space="0" w:color="auto"/>
            <w:right w:val="none" w:sz="0" w:space="0" w:color="auto"/>
          </w:divBdr>
        </w:div>
        <w:div w:id="1779988005">
          <w:marLeft w:val="640"/>
          <w:marRight w:val="0"/>
          <w:marTop w:val="0"/>
          <w:marBottom w:val="0"/>
          <w:divBdr>
            <w:top w:val="none" w:sz="0" w:space="0" w:color="auto"/>
            <w:left w:val="none" w:sz="0" w:space="0" w:color="auto"/>
            <w:bottom w:val="none" w:sz="0" w:space="0" w:color="auto"/>
            <w:right w:val="none" w:sz="0" w:space="0" w:color="auto"/>
          </w:divBdr>
        </w:div>
        <w:div w:id="1929844539">
          <w:marLeft w:val="640"/>
          <w:marRight w:val="0"/>
          <w:marTop w:val="0"/>
          <w:marBottom w:val="0"/>
          <w:divBdr>
            <w:top w:val="none" w:sz="0" w:space="0" w:color="auto"/>
            <w:left w:val="none" w:sz="0" w:space="0" w:color="auto"/>
            <w:bottom w:val="none" w:sz="0" w:space="0" w:color="auto"/>
            <w:right w:val="none" w:sz="0" w:space="0" w:color="auto"/>
          </w:divBdr>
        </w:div>
        <w:div w:id="1392582704">
          <w:marLeft w:val="640"/>
          <w:marRight w:val="0"/>
          <w:marTop w:val="0"/>
          <w:marBottom w:val="0"/>
          <w:divBdr>
            <w:top w:val="none" w:sz="0" w:space="0" w:color="auto"/>
            <w:left w:val="none" w:sz="0" w:space="0" w:color="auto"/>
            <w:bottom w:val="none" w:sz="0" w:space="0" w:color="auto"/>
            <w:right w:val="none" w:sz="0" w:space="0" w:color="auto"/>
          </w:divBdr>
        </w:div>
        <w:div w:id="531311829">
          <w:marLeft w:val="640"/>
          <w:marRight w:val="0"/>
          <w:marTop w:val="0"/>
          <w:marBottom w:val="0"/>
          <w:divBdr>
            <w:top w:val="none" w:sz="0" w:space="0" w:color="auto"/>
            <w:left w:val="none" w:sz="0" w:space="0" w:color="auto"/>
            <w:bottom w:val="none" w:sz="0" w:space="0" w:color="auto"/>
            <w:right w:val="none" w:sz="0" w:space="0" w:color="auto"/>
          </w:divBdr>
        </w:div>
        <w:div w:id="494610293">
          <w:marLeft w:val="640"/>
          <w:marRight w:val="0"/>
          <w:marTop w:val="0"/>
          <w:marBottom w:val="0"/>
          <w:divBdr>
            <w:top w:val="none" w:sz="0" w:space="0" w:color="auto"/>
            <w:left w:val="none" w:sz="0" w:space="0" w:color="auto"/>
            <w:bottom w:val="none" w:sz="0" w:space="0" w:color="auto"/>
            <w:right w:val="none" w:sz="0" w:space="0" w:color="auto"/>
          </w:divBdr>
        </w:div>
        <w:div w:id="1769504453">
          <w:marLeft w:val="640"/>
          <w:marRight w:val="0"/>
          <w:marTop w:val="0"/>
          <w:marBottom w:val="0"/>
          <w:divBdr>
            <w:top w:val="none" w:sz="0" w:space="0" w:color="auto"/>
            <w:left w:val="none" w:sz="0" w:space="0" w:color="auto"/>
            <w:bottom w:val="none" w:sz="0" w:space="0" w:color="auto"/>
            <w:right w:val="none" w:sz="0" w:space="0" w:color="auto"/>
          </w:divBdr>
        </w:div>
        <w:div w:id="1212157115">
          <w:marLeft w:val="640"/>
          <w:marRight w:val="0"/>
          <w:marTop w:val="0"/>
          <w:marBottom w:val="0"/>
          <w:divBdr>
            <w:top w:val="none" w:sz="0" w:space="0" w:color="auto"/>
            <w:left w:val="none" w:sz="0" w:space="0" w:color="auto"/>
            <w:bottom w:val="none" w:sz="0" w:space="0" w:color="auto"/>
            <w:right w:val="none" w:sz="0" w:space="0" w:color="auto"/>
          </w:divBdr>
        </w:div>
        <w:div w:id="1009866771">
          <w:marLeft w:val="640"/>
          <w:marRight w:val="0"/>
          <w:marTop w:val="0"/>
          <w:marBottom w:val="0"/>
          <w:divBdr>
            <w:top w:val="none" w:sz="0" w:space="0" w:color="auto"/>
            <w:left w:val="none" w:sz="0" w:space="0" w:color="auto"/>
            <w:bottom w:val="none" w:sz="0" w:space="0" w:color="auto"/>
            <w:right w:val="none" w:sz="0" w:space="0" w:color="auto"/>
          </w:divBdr>
        </w:div>
        <w:div w:id="676857075">
          <w:marLeft w:val="640"/>
          <w:marRight w:val="0"/>
          <w:marTop w:val="0"/>
          <w:marBottom w:val="0"/>
          <w:divBdr>
            <w:top w:val="none" w:sz="0" w:space="0" w:color="auto"/>
            <w:left w:val="none" w:sz="0" w:space="0" w:color="auto"/>
            <w:bottom w:val="none" w:sz="0" w:space="0" w:color="auto"/>
            <w:right w:val="none" w:sz="0" w:space="0" w:color="auto"/>
          </w:divBdr>
        </w:div>
        <w:div w:id="1229724719">
          <w:marLeft w:val="640"/>
          <w:marRight w:val="0"/>
          <w:marTop w:val="0"/>
          <w:marBottom w:val="0"/>
          <w:divBdr>
            <w:top w:val="none" w:sz="0" w:space="0" w:color="auto"/>
            <w:left w:val="none" w:sz="0" w:space="0" w:color="auto"/>
            <w:bottom w:val="none" w:sz="0" w:space="0" w:color="auto"/>
            <w:right w:val="none" w:sz="0" w:space="0" w:color="auto"/>
          </w:divBdr>
        </w:div>
        <w:div w:id="607395269">
          <w:marLeft w:val="640"/>
          <w:marRight w:val="0"/>
          <w:marTop w:val="0"/>
          <w:marBottom w:val="0"/>
          <w:divBdr>
            <w:top w:val="none" w:sz="0" w:space="0" w:color="auto"/>
            <w:left w:val="none" w:sz="0" w:space="0" w:color="auto"/>
            <w:bottom w:val="none" w:sz="0" w:space="0" w:color="auto"/>
            <w:right w:val="none" w:sz="0" w:space="0" w:color="auto"/>
          </w:divBdr>
        </w:div>
        <w:div w:id="1813132680">
          <w:marLeft w:val="640"/>
          <w:marRight w:val="0"/>
          <w:marTop w:val="0"/>
          <w:marBottom w:val="0"/>
          <w:divBdr>
            <w:top w:val="none" w:sz="0" w:space="0" w:color="auto"/>
            <w:left w:val="none" w:sz="0" w:space="0" w:color="auto"/>
            <w:bottom w:val="none" w:sz="0" w:space="0" w:color="auto"/>
            <w:right w:val="none" w:sz="0" w:space="0" w:color="auto"/>
          </w:divBdr>
        </w:div>
        <w:div w:id="1025444947">
          <w:marLeft w:val="640"/>
          <w:marRight w:val="0"/>
          <w:marTop w:val="0"/>
          <w:marBottom w:val="0"/>
          <w:divBdr>
            <w:top w:val="none" w:sz="0" w:space="0" w:color="auto"/>
            <w:left w:val="none" w:sz="0" w:space="0" w:color="auto"/>
            <w:bottom w:val="none" w:sz="0" w:space="0" w:color="auto"/>
            <w:right w:val="none" w:sz="0" w:space="0" w:color="auto"/>
          </w:divBdr>
        </w:div>
        <w:div w:id="109517582">
          <w:marLeft w:val="640"/>
          <w:marRight w:val="0"/>
          <w:marTop w:val="0"/>
          <w:marBottom w:val="0"/>
          <w:divBdr>
            <w:top w:val="none" w:sz="0" w:space="0" w:color="auto"/>
            <w:left w:val="none" w:sz="0" w:space="0" w:color="auto"/>
            <w:bottom w:val="none" w:sz="0" w:space="0" w:color="auto"/>
            <w:right w:val="none" w:sz="0" w:space="0" w:color="auto"/>
          </w:divBdr>
        </w:div>
        <w:div w:id="1057048820">
          <w:marLeft w:val="640"/>
          <w:marRight w:val="0"/>
          <w:marTop w:val="0"/>
          <w:marBottom w:val="0"/>
          <w:divBdr>
            <w:top w:val="none" w:sz="0" w:space="0" w:color="auto"/>
            <w:left w:val="none" w:sz="0" w:space="0" w:color="auto"/>
            <w:bottom w:val="none" w:sz="0" w:space="0" w:color="auto"/>
            <w:right w:val="none" w:sz="0" w:space="0" w:color="auto"/>
          </w:divBdr>
        </w:div>
        <w:div w:id="1041130090">
          <w:marLeft w:val="640"/>
          <w:marRight w:val="0"/>
          <w:marTop w:val="0"/>
          <w:marBottom w:val="0"/>
          <w:divBdr>
            <w:top w:val="none" w:sz="0" w:space="0" w:color="auto"/>
            <w:left w:val="none" w:sz="0" w:space="0" w:color="auto"/>
            <w:bottom w:val="none" w:sz="0" w:space="0" w:color="auto"/>
            <w:right w:val="none" w:sz="0" w:space="0" w:color="auto"/>
          </w:divBdr>
        </w:div>
        <w:div w:id="2096977752">
          <w:marLeft w:val="640"/>
          <w:marRight w:val="0"/>
          <w:marTop w:val="0"/>
          <w:marBottom w:val="0"/>
          <w:divBdr>
            <w:top w:val="none" w:sz="0" w:space="0" w:color="auto"/>
            <w:left w:val="none" w:sz="0" w:space="0" w:color="auto"/>
            <w:bottom w:val="none" w:sz="0" w:space="0" w:color="auto"/>
            <w:right w:val="none" w:sz="0" w:space="0" w:color="auto"/>
          </w:divBdr>
        </w:div>
        <w:div w:id="1385761615">
          <w:marLeft w:val="640"/>
          <w:marRight w:val="0"/>
          <w:marTop w:val="0"/>
          <w:marBottom w:val="0"/>
          <w:divBdr>
            <w:top w:val="none" w:sz="0" w:space="0" w:color="auto"/>
            <w:left w:val="none" w:sz="0" w:space="0" w:color="auto"/>
            <w:bottom w:val="none" w:sz="0" w:space="0" w:color="auto"/>
            <w:right w:val="none" w:sz="0" w:space="0" w:color="auto"/>
          </w:divBdr>
        </w:div>
        <w:div w:id="1944216558">
          <w:marLeft w:val="640"/>
          <w:marRight w:val="0"/>
          <w:marTop w:val="0"/>
          <w:marBottom w:val="0"/>
          <w:divBdr>
            <w:top w:val="none" w:sz="0" w:space="0" w:color="auto"/>
            <w:left w:val="none" w:sz="0" w:space="0" w:color="auto"/>
            <w:bottom w:val="none" w:sz="0" w:space="0" w:color="auto"/>
            <w:right w:val="none" w:sz="0" w:space="0" w:color="auto"/>
          </w:divBdr>
        </w:div>
        <w:div w:id="770273535">
          <w:marLeft w:val="640"/>
          <w:marRight w:val="0"/>
          <w:marTop w:val="0"/>
          <w:marBottom w:val="0"/>
          <w:divBdr>
            <w:top w:val="none" w:sz="0" w:space="0" w:color="auto"/>
            <w:left w:val="none" w:sz="0" w:space="0" w:color="auto"/>
            <w:bottom w:val="none" w:sz="0" w:space="0" w:color="auto"/>
            <w:right w:val="none" w:sz="0" w:space="0" w:color="auto"/>
          </w:divBdr>
        </w:div>
        <w:div w:id="712846200">
          <w:marLeft w:val="640"/>
          <w:marRight w:val="0"/>
          <w:marTop w:val="0"/>
          <w:marBottom w:val="0"/>
          <w:divBdr>
            <w:top w:val="none" w:sz="0" w:space="0" w:color="auto"/>
            <w:left w:val="none" w:sz="0" w:space="0" w:color="auto"/>
            <w:bottom w:val="none" w:sz="0" w:space="0" w:color="auto"/>
            <w:right w:val="none" w:sz="0" w:space="0" w:color="auto"/>
          </w:divBdr>
        </w:div>
        <w:div w:id="521945023">
          <w:marLeft w:val="640"/>
          <w:marRight w:val="0"/>
          <w:marTop w:val="0"/>
          <w:marBottom w:val="0"/>
          <w:divBdr>
            <w:top w:val="none" w:sz="0" w:space="0" w:color="auto"/>
            <w:left w:val="none" w:sz="0" w:space="0" w:color="auto"/>
            <w:bottom w:val="none" w:sz="0" w:space="0" w:color="auto"/>
            <w:right w:val="none" w:sz="0" w:space="0" w:color="auto"/>
          </w:divBdr>
        </w:div>
        <w:div w:id="690760502">
          <w:marLeft w:val="640"/>
          <w:marRight w:val="0"/>
          <w:marTop w:val="0"/>
          <w:marBottom w:val="0"/>
          <w:divBdr>
            <w:top w:val="none" w:sz="0" w:space="0" w:color="auto"/>
            <w:left w:val="none" w:sz="0" w:space="0" w:color="auto"/>
            <w:bottom w:val="none" w:sz="0" w:space="0" w:color="auto"/>
            <w:right w:val="none" w:sz="0" w:space="0" w:color="auto"/>
          </w:divBdr>
        </w:div>
        <w:div w:id="304819513">
          <w:marLeft w:val="640"/>
          <w:marRight w:val="0"/>
          <w:marTop w:val="0"/>
          <w:marBottom w:val="0"/>
          <w:divBdr>
            <w:top w:val="none" w:sz="0" w:space="0" w:color="auto"/>
            <w:left w:val="none" w:sz="0" w:space="0" w:color="auto"/>
            <w:bottom w:val="none" w:sz="0" w:space="0" w:color="auto"/>
            <w:right w:val="none" w:sz="0" w:space="0" w:color="auto"/>
          </w:divBdr>
        </w:div>
        <w:div w:id="33239245">
          <w:marLeft w:val="640"/>
          <w:marRight w:val="0"/>
          <w:marTop w:val="0"/>
          <w:marBottom w:val="0"/>
          <w:divBdr>
            <w:top w:val="none" w:sz="0" w:space="0" w:color="auto"/>
            <w:left w:val="none" w:sz="0" w:space="0" w:color="auto"/>
            <w:bottom w:val="none" w:sz="0" w:space="0" w:color="auto"/>
            <w:right w:val="none" w:sz="0" w:space="0" w:color="auto"/>
          </w:divBdr>
        </w:div>
        <w:div w:id="1249075997">
          <w:marLeft w:val="640"/>
          <w:marRight w:val="0"/>
          <w:marTop w:val="0"/>
          <w:marBottom w:val="0"/>
          <w:divBdr>
            <w:top w:val="none" w:sz="0" w:space="0" w:color="auto"/>
            <w:left w:val="none" w:sz="0" w:space="0" w:color="auto"/>
            <w:bottom w:val="none" w:sz="0" w:space="0" w:color="auto"/>
            <w:right w:val="none" w:sz="0" w:space="0" w:color="auto"/>
          </w:divBdr>
        </w:div>
        <w:div w:id="1396706110">
          <w:marLeft w:val="640"/>
          <w:marRight w:val="0"/>
          <w:marTop w:val="0"/>
          <w:marBottom w:val="0"/>
          <w:divBdr>
            <w:top w:val="none" w:sz="0" w:space="0" w:color="auto"/>
            <w:left w:val="none" w:sz="0" w:space="0" w:color="auto"/>
            <w:bottom w:val="none" w:sz="0" w:space="0" w:color="auto"/>
            <w:right w:val="none" w:sz="0" w:space="0" w:color="auto"/>
          </w:divBdr>
        </w:div>
        <w:div w:id="1855880196">
          <w:marLeft w:val="640"/>
          <w:marRight w:val="0"/>
          <w:marTop w:val="0"/>
          <w:marBottom w:val="0"/>
          <w:divBdr>
            <w:top w:val="none" w:sz="0" w:space="0" w:color="auto"/>
            <w:left w:val="none" w:sz="0" w:space="0" w:color="auto"/>
            <w:bottom w:val="none" w:sz="0" w:space="0" w:color="auto"/>
            <w:right w:val="none" w:sz="0" w:space="0" w:color="auto"/>
          </w:divBdr>
        </w:div>
        <w:div w:id="1812406694">
          <w:marLeft w:val="640"/>
          <w:marRight w:val="0"/>
          <w:marTop w:val="0"/>
          <w:marBottom w:val="0"/>
          <w:divBdr>
            <w:top w:val="none" w:sz="0" w:space="0" w:color="auto"/>
            <w:left w:val="none" w:sz="0" w:space="0" w:color="auto"/>
            <w:bottom w:val="none" w:sz="0" w:space="0" w:color="auto"/>
            <w:right w:val="none" w:sz="0" w:space="0" w:color="auto"/>
          </w:divBdr>
        </w:div>
        <w:div w:id="1243680717">
          <w:marLeft w:val="640"/>
          <w:marRight w:val="0"/>
          <w:marTop w:val="0"/>
          <w:marBottom w:val="0"/>
          <w:divBdr>
            <w:top w:val="none" w:sz="0" w:space="0" w:color="auto"/>
            <w:left w:val="none" w:sz="0" w:space="0" w:color="auto"/>
            <w:bottom w:val="none" w:sz="0" w:space="0" w:color="auto"/>
            <w:right w:val="none" w:sz="0" w:space="0" w:color="auto"/>
          </w:divBdr>
        </w:div>
        <w:div w:id="435246935">
          <w:marLeft w:val="640"/>
          <w:marRight w:val="0"/>
          <w:marTop w:val="0"/>
          <w:marBottom w:val="0"/>
          <w:divBdr>
            <w:top w:val="none" w:sz="0" w:space="0" w:color="auto"/>
            <w:left w:val="none" w:sz="0" w:space="0" w:color="auto"/>
            <w:bottom w:val="none" w:sz="0" w:space="0" w:color="auto"/>
            <w:right w:val="none" w:sz="0" w:space="0" w:color="auto"/>
          </w:divBdr>
        </w:div>
        <w:div w:id="924801100">
          <w:marLeft w:val="640"/>
          <w:marRight w:val="0"/>
          <w:marTop w:val="0"/>
          <w:marBottom w:val="0"/>
          <w:divBdr>
            <w:top w:val="none" w:sz="0" w:space="0" w:color="auto"/>
            <w:left w:val="none" w:sz="0" w:space="0" w:color="auto"/>
            <w:bottom w:val="none" w:sz="0" w:space="0" w:color="auto"/>
            <w:right w:val="none" w:sz="0" w:space="0" w:color="auto"/>
          </w:divBdr>
        </w:div>
        <w:div w:id="1009331110">
          <w:marLeft w:val="640"/>
          <w:marRight w:val="0"/>
          <w:marTop w:val="0"/>
          <w:marBottom w:val="0"/>
          <w:divBdr>
            <w:top w:val="none" w:sz="0" w:space="0" w:color="auto"/>
            <w:left w:val="none" w:sz="0" w:space="0" w:color="auto"/>
            <w:bottom w:val="none" w:sz="0" w:space="0" w:color="auto"/>
            <w:right w:val="none" w:sz="0" w:space="0" w:color="auto"/>
          </w:divBdr>
        </w:div>
        <w:div w:id="310333944">
          <w:marLeft w:val="640"/>
          <w:marRight w:val="0"/>
          <w:marTop w:val="0"/>
          <w:marBottom w:val="0"/>
          <w:divBdr>
            <w:top w:val="none" w:sz="0" w:space="0" w:color="auto"/>
            <w:left w:val="none" w:sz="0" w:space="0" w:color="auto"/>
            <w:bottom w:val="none" w:sz="0" w:space="0" w:color="auto"/>
            <w:right w:val="none" w:sz="0" w:space="0" w:color="auto"/>
          </w:divBdr>
        </w:div>
        <w:div w:id="2070880248">
          <w:marLeft w:val="640"/>
          <w:marRight w:val="0"/>
          <w:marTop w:val="0"/>
          <w:marBottom w:val="0"/>
          <w:divBdr>
            <w:top w:val="none" w:sz="0" w:space="0" w:color="auto"/>
            <w:left w:val="none" w:sz="0" w:space="0" w:color="auto"/>
            <w:bottom w:val="none" w:sz="0" w:space="0" w:color="auto"/>
            <w:right w:val="none" w:sz="0" w:space="0" w:color="auto"/>
          </w:divBdr>
        </w:div>
        <w:div w:id="1654329733">
          <w:marLeft w:val="640"/>
          <w:marRight w:val="0"/>
          <w:marTop w:val="0"/>
          <w:marBottom w:val="0"/>
          <w:divBdr>
            <w:top w:val="none" w:sz="0" w:space="0" w:color="auto"/>
            <w:left w:val="none" w:sz="0" w:space="0" w:color="auto"/>
            <w:bottom w:val="none" w:sz="0" w:space="0" w:color="auto"/>
            <w:right w:val="none" w:sz="0" w:space="0" w:color="auto"/>
          </w:divBdr>
        </w:div>
        <w:div w:id="1844004163">
          <w:marLeft w:val="640"/>
          <w:marRight w:val="0"/>
          <w:marTop w:val="0"/>
          <w:marBottom w:val="0"/>
          <w:divBdr>
            <w:top w:val="none" w:sz="0" w:space="0" w:color="auto"/>
            <w:left w:val="none" w:sz="0" w:space="0" w:color="auto"/>
            <w:bottom w:val="none" w:sz="0" w:space="0" w:color="auto"/>
            <w:right w:val="none" w:sz="0" w:space="0" w:color="auto"/>
          </w:divBdr>
        </w:div>
        <w:div w:id="1788501088">
          <w:marLeft w:val="640"/>
          <w:marRight w:val="0"/>
          <w:marTop w:val="0"/>
          <w:marBottom w:val="0"/>
          <w:divBdr>
            <w:top w:val="none" w:sz="0" w:space="0" w:color="auto"/>
            <w:left w:val="none" w:sz="0" w:space="0" w:color="auto"/>
            <w:bottom w:val="none" w:sz="0" w:space="0" w:color="auto"/>
            <w:right w:val="none" w:sz="0" w:space="0" w:color="auto"/>
          </w:divBdr>
        </w:div>
      </w:divsChild>
    </w:div>
    <w:div w:id="903755953">
      <w:marLeft w:val="0"/>
      <w:marRight w:val="0"/>
      <w:marTop w:val="0"/>
      <w:marBottom w:val="0"/>
      <w:divBdr>
        <w:top w:val="none" w:sz="0" w:space="0" w:color="auto"/>
        <w:left w:val="none" w:sz="0" w:space="0" w:color="auto"/>
        <w:bottom w:val="none" w:sz="0" w:space="0" w:color="auto"/>
        <w:right w:val="none" w:sz="0" w:space="0" w:color="auto"/>
      </w:divBdr>
    </w:div>
    <w:div w:id="906577477">
      <w:bodyDiv w:val="1"/>
      <w:marLeft w:val="0"/>
      <w:marRight w:val="0"/>
      <w:marTop w:val="0"/>
      <w:marBottom w:val="0"/>
      <w:divBdr>
        <w:top w:val="none" w:sz="0" w:space="0" w:color="auto"/>
        <w:left w:val="none" w:sz="0" w:space="0" w:color="auto"/>
        <w:bottom w:val="none" w:sz="0" w:space="0" w:color="auto"/>
        <w:right w:val="none" w:sz="0" w:space="0" w:color="auto"/>
      </w:divBdr>
      <w:divsChild>
        <w:div w:id="9062810">
          <w:marLeft w:val="640"/>
          <w:marRight w:val="0"/>
          <w:marTop w:val="0"/>
          <w:marBottom w:val="0"/>
          <w:divBdr>
            <w:top w:val="none" w:sz="0" w:space="0" w:color="auto"/>
            <w:left w:val="none" w:sz="0" w:space="0" w:color="auto"/>
            <w:bottom w:val="none" w:sz="0" w:space="0" w:color="auto"/>
            <w:right w:val="none" w:sz="0" w:space="0" w:color="auto"/>
          </w:divBdr>
        </w:div>
        <w:div w:id="71972931">
          <w:marLeft w:val="640"/>
          <w:marRight w:val="0"/>
          <w:marTop w:val="0"/>
          <w:marBottom w:val="0"/>
          <w:divBdr>
            <w:top w:val="none" w:sz="0" w:space="0" w:color="auto"/>
            <w:left w:val="none" w:sz="0" w:space="0" w:color="auto"/>
            <w:bottom w:val="none" w:sz="0" w:space="0" w:color="auto"/>
            <w:right w:val="none" w:sz="0" w:space="0" w:color="auto"/>
          </w:divBdr>
        </w:div>
        <w:div w:id="107087468">
          <w:marLeft w:val="640"/>
          <w:marRight w:val="0"/>
          <w:marTop w:val="0"/>
          <w:marBottom w:val="0"/>
          <w:divBdr>
            <w:top w:val="none" w:sz="0" w:space="0" w:color="auto"/>
            <w:left w:val="none" w:sz="0" w:space="0" w:color="auto"/>
            <w:bottom w:val="none" w:sz="0" w:space="0" w:color="auto"/>
            <w:right w:val="none" w:sz="0" w:space="0" w:color="auto"/>
          </w:divBdr>
        </w:div>
        <w:div w:id="139688666">
          <w:marLeft w:val="640"/>
          <w:marRight w:val="0"/>
          <w:marTop w:val="0"/>
          <w:marBottom w:val="0"/>
          <w:divBdr>
            <w:top w:val="none" w:sz="0" w:space="0" w:color="auto"/>
            <w:left w:val="none" w:sz="0" w:space="0" w:color="auto"/>
            <w:bottom w:val="none" w:sz="0" w:space="0" w:color="auto"/>
            <w:right w:val="none" w:sz="0" w:space="0" w:color="auto"/>
          </w:divBdr>
        </w:div>
        <w:div w:id="139856434">
          <w:marLeft w:val="640"/>
          <w:marRight w:val="0"/>
          <w:marTop w:val="0"/>
          <w:marBottom w:val="0"/>
          <w:divBdr>
            <w:top w:val="none" w:sz="0" w:space="0" w:color="auto"/>
            <w:left w:val="none" w:sz="0" w:space="0" w:color="auto"/>
            <w:bottom w:val="none" w:sz="0" w:space="0" w:color="auto"/>
            <w:right w:val="none" w:sz="0" w:space="0" w:color="auto"/>
          </w:divBdr>
        </w:div>
        <w:div w:id="276760439">
          <w:marLeft w:val="640"/>
          <w:marRight w:val="0"/>
          <w:marTop w:val="0"/>
          <w:marBottom w:val="0"/>
          <w:divBdr>
            <w:top w:val="none" w:sz="0" w:space="0" w:color="auto"/>
            <w:left w:val="none" w:sz="0" w:space="0" w:color="auto"/>
            <w:bottom w:val="none" w:sz="0" w:space="0" w:color="auto"/>
            <w:right w:val="none" w:sz="0" w:space="0" w:color="auto"/>
          </w:divBdr>
        </w:div>
        <w:div w:id="297688011">
          <w:marLeft w:val="640"/>
          <w:marRight w:val="0"/>
          <w:marTop w:val="0"/>
          <w:marBottom w:val="0"/>
          <w:divBdr>
            <w:top w:val="none" w:sz="0" w:space="0" w:color="auto"/>
            <w:left w:val="none" w:sz="0" w:space="0" w:color="auto"/>
            <w:bottom w:val="none" w:sz="0" w:space="0" w:color="auto"/>
            <w:right w:val="none" w:sz="0" w:space="0" w:color="auto"/>
          </w:divBdr>
        </w:div>
        <w:div w:id="323627968">
          <w:marLeft w:val="640"/>
          <w:marRight w:val="0"/>
          <w:marTop w:val="0"/>
          <w:marBottom w:val="0"/>
          <w:divBdr>
            <w:top w:val="none" w:sz="0" w:space="0" w:color="auto"/>
            <w:left w:val="none" w:sz="0" w:space="0" w:color="auto"/>
            <w:bottom w:val="none" w:sz="0" w:space="0" w:color="auto"/>
            <w:right w:val="none" w:sz="0" w:space="0" w:color="auto"/>
          </w:divBdr>
        </w:div>
        <w:div w:id="420567415">
          <w:marLeft w:val="640"/>
          <w:marRight w:val="0"/>
          <w:marTop w:val="0"/>
          <w:marBottom w:val="0"/>
          <w:divBdr>
            <w:top w:val="none" w:sz="0" w:space="0" w:color="auto"/>
            <w:left w:val="none" w:sz="0" w:space="0" w:color="auto"/>
            <w:bottom w:val="none" w:sz="0" w:space="0" w:color="auto"/>
            <w:right w:val="none" w:sz="0" w:space="0" w:color="auto"/>
          </w:divBdr>
        </w:div>
        <w:div w:id="486097088">
          <w:marLeft w:val="640"/>
          <w:marRight w:val="0"/>
          <w:marTop w:val="0"/>
          <w:marBottom w:val="0"/>
          <w:divBdr>
            <w:top w:val="none" w:sz="0" w:space="0" w:color="auto"/>
            <w:left w:val="none" w:sz="0" w:space="0" w:color="auto"/>
            <w:bottom w:val="none" w:sz="0" w:space="0" w:color="auto"/>
            <w:right w:val="none" w:sz="0" w:space="0" w:color="auto"/>
          </w:divBdr>
        </w:div>
        <w:div w:id="556740324">
          <w:marLeft w:val="640"/>
          <w:marRight w:val="0"/>
          <w:marTop w:val="0"/>
          <w:marBottom w:val="0"/>
          <w:divBdr>
            <w:top w:val="none" w:sz="0" w:space="0" w:color="auto"/>
            <w:left w:val="none" w:sz="0" w:space="0" w:color="auto"/>
            <w:bottom w:val="none" w:sz="0" w:space="0" w:color="auto"/>
            <w:right w:val="none" w:sz="0" w:space="0" w:color="auto"/>
          </w:divBdr>
        </w:div>
        <w:div w:id="564610485">
          <w:marLeft w:val="640"/>
          <w:marRight w:val="0"/>
          <w:marTop w:val="0"/>
          <w:marBottom w:val="0"/>
          <w:divBdr>
            <w:top w:val="none" w:sz="0" w:space="0" w:color="auto"/>
            <w:left w:val="none" w:sz="0" w:space="0" w:color="auto"/>
            <w:bottom w:val="none" w:sz="0" w:space="0" w:color="auto"/>
            <w:right w:val="none" w:sz="0" w:space="0" w:color="auto"/>
          </w:divBdr>
        </w:div>
        <w:div w:id="570890489">
          <w:marLeft w:val="640"/>
          <w:marRight w:val="0"/>
          <w:marTop w:val="0"/>
          <w:marBottom w:val="0"/>
          <w:divBdr>
            <w:top w:val="none" w:sz="0" w:space="0" w:color="auto"/>
            <w:left w:val="none" w:sz="0" w:space="0" w:color="auto"/>
            <w:bottom w:val="none" w:sz="0" w:space="0" w:color="auto"/>
            <w:right w:val="none" w:sz="0" w:space="0" w:color="auto"/>
          </w:divBdr>
        </w:div>
        <w:div w:id="593367479">
          <w:marLeft w:val="640"/>
          <w:marRight w:val="0"/>
          <w:marTop w:val="0"/>
          <w:marBottom w:val="0"/>
          <w:divBdr>
            <w:top w:val="none" w:sz="0" w:space="0" w:color="auto"/>
            <w:left w:val="none" w:sz="0" w:space="0" w:color="auto"/>
            <w:bottom w:val="none" w:sz="0" w:space="0" w:color="auto"/>
            <w:right w:val="none" w:sz="0" w:space="0" w:color="auto"/>
          </w:divBdr>
        </w:div>
        <w:div w:id="608707782">
          <w:marLeft w:val="640"/>
          <w:marRight w:val="0"/>
          <w:marTop w:val="0"/>
          <w:marBottom w:val="0"/>
          <w:divBdr>
            <w:top w:val="none" w:sz="0" w:space="0" w:color="auto"/>
            <w:left w:val="none" w:sz="0" w:space="0" w:color="auto"/>
            <w:bottom w:val="none" w:sz="0" w:space="0" w:color="auto"/>
            <w:right w:val="none" w:sz="0" w:space="0" w:color="auto"/>
          </w:divBdr>
        </w:div>
        <w:div w:id="628823989">
          <w:marLeft w:val="640"/>
          <w:marRight w:val="0"/>
          <w:marTop w:val="0"/>
          <w:marBottom w:val="0"/>
          <w:divBdr>
            <w:top w:val="none" w:sz="0" w:space="0" w:color="auto"/>
            <w:left w:val="none" w:sz="0" w:space="0" w:color="auto"/>
            <w:bottom w:val="none" w:sz="0" w:space="0" w:color="auto"/>
            <w:right w:val="none" w:sz="0" w:space="0" w:color="auto"/>
          </w:divBdr>
        </w:div>
        <w:div w:id="645398867">
          <w:marLeft w:val="640"/>
          <w:marRight w:val="0"/>
          <w:marTop w:val="0"/>
          <w:marBottom w:val="0"/>
          <w:divBdr>
            <w:top w:val="none" w:sz="0" w:space="0" w:color="auto"/>
            <w:left w:val="none" w:sz="0" w:space="0" w:color="auto"/>
            <w:bottom w:val="none" w:sz="0" w:space="0" w:color="auto"/>
            <w:right w:val="none" w:sz="0" w:space="0" w:color="auto"/>
          </w:divBdr>
        </w:div>
        <w:div w:id="691492500">
          <w:marLeft w:val="640"/>
          <w:marRight w:val="0"/>
          <w:marTop w:val="0"/>
          <w:marBottom w:val="0"/>
          <w:divBdr>
            <w:top w:val="none" w:sz="0" w:space="0" w:color="auto"/>
            <w:left w:val="none" w:sz="0" w:space="0" w:color="auto"/>
            <w:bottom w:val="none" w:sz="0" w:space="0" w:color="auto"/>
            <w:right w:val="none" w:sz="0" w:space="0" w:color="auto"/>
          </w:divBdr>
        </w:div>
        <w:div w:id="715202849">
          <w:marLeft w:val="640"/>
          <w:marRight w:val="0"/>
          <w:marTop w:val="0"/>
          <w:marBottom w:val="0"/>
          <w:divBdr>
            <w:top w:val="none" w:sz="0" w:space="0" w:color="auto"/>
            <w:left w:val="none" w:sz="0" w:space="0" w:color="auto"/>
            <w:bottom w:val="none" w:sz="0" w:space="0" w:color="auto"/>
            <w:right w:val="none" w:sz="0" w:space="0" w:color="auto"/>
          </w:divBdr>
        </w:div>
        <w:div w:id="739445777">
          <w:marLeft w:val="640"/>
          <w:marRight w:val="0"/>
          <w:marTop w:val="0"/>
          <w:marBottom w:val="0"/>
          <w:divBdr>
            <w:top w:val="none" w:sz="0" w:space="0" w:color="auto"/>
            <w:left w:val="none" w:sz="0" w:space="0" w:color="auto"/>
            <w:bottom w:val="none" w:sz="0" w:space="0" w:color="auto"/>
            <w:right w:val="none" w:sz="0" w:space="0" w:color="auto"/>
          </w:divBdr>
        </w:div>
        <w:div w:id="740754852">
          <w:marLeft w:val="640"/>
          <w:marRight w:val="0"/>
          <w:marTop w:val="0"/>
          <w:marBottom w:val="0"/>
          <w:divBdr>
            <w:top w:val="none" w:sz="0" w:space="0" w:color="auto"/>
            <w:left w:val="none" w:sz="0" w:space="0" w:color="auto"/>
            <w:bottom w:val="none" w:sz="0" w:space="0" w:color="auto"/>
            <w:right w:val="none" w:sz="0" w:space="0" w:color="auto"/>
          </w:divBdr>
        </w:div>
        <w:div w:id="745883045">
          <w:marLeft w:val="640"/>
          <w:marRight w:val="0"/>
          <w:marTop w:val="0"/>
          <w:marBottom w:val="0"/>
          <w:divBdr>
            <w:top w:val="none" w:sz="0" w:space="0" w:color="auto"/>
            <w:left w:val="none" w:sz="0" w:space="0" w:color="auto"/>
            <w:bottom w:val="none" w:sz="0" w:space="0" w:color="auto"/>
            <w:right w:val="none" w:sz="0" w:space="0" w:color="auto"/>
          </w:divBdr>
        </w:div>
        <w:div w:id="765269314">
          <w:marLeft w:val="640"/>
          <w:marRight w:val="0"/>
          <w:marTop w:val="0"/>
          <w:marBottom w:val="0"/>
          <w:divBdr>
            <w:top w:val="none" w:sz="0" w:space="0" w:color="auto"/>
            <w:left w:val="none" w:sz="0" w:space="0" w:color="auto"/>
            <w:bottom w:val="none" w:sz="0" w:space="0" w:color="auto"/>
            <w:right w:val="none" w:sz="0" w:space="0" w:color="auto"/>
          </w:divBdr>
        </w:div>
        <w:div w:id="796140894">
          <w:marLeft w:val="640"/>
          <w:marRight w:val="0"/>
          <w:marTop w:val="0"/>
          <w:marBottom w:val="0"/>
          <w:divBdr>
            <w:top w:val="none" w:sz="0" w:space="0" w:color="auto"/>
            <w:left w:val="none" w:sz="0" w:space="0" w:color="auto"/>
            <w:bottom w:val="none" w:sz="0" w:space="0" w:color="auto"/>
            <w:right w:val="none" w:sz="0" w:space="0" w:color="auto"/>
          </w:divBdr>
        </w:div>
        <w:div w:id="815073072">
          <w:marLeft w:val="640"/>
          <w:marRight w:val="0"/>
          <w:marTop w:val="0"/>
          <w:marBottom w:val="0"/>
          <w:divBdr>
            <w:top w:val="none" w:sz="0" w:space="0" w:color="auto"/>
            <w:left w:val="none" w:sz="0" w:space="0" w:color="auto"/>
            <w:bottom w:val="none" w:sz="0" w:space="0" w:color="auto"/>
            <w:right w:val="none" w:sz="0" w:space="0" w:color="auto"/>
          </w:divBdr>
        </w:div>
        <w:div w:id="862598817">
          <w:marLeft w:val="640"/>
          <w:marRight w:val="0"/>
          <w:marTop w:val="0"/>
          <w:marBottom w:val="0"/>
          <w:divBdr>
            <w:top w:val="none" w:sz="0" w:space="0" w:color="auto"/>
            <w:left w:val="none" w:sz="0" w:space="0" w:color="auto"/>
            <w:bottom w:val="none" w:sz="0" w:space="0" w:color="auto"/>
            <w:right w:val="none" w:sz="0" w:space="0" w:color="auto"/>
          </w:divBdr>
        </w:div>
        <w:div w:id="872578261">
          <w:marLeft w:val="640"/>
          <w:marRight w:val="0"/>
          <w:marTop w:val="0"/>
          <w:marBottom w:val="0"/>
          <w:divBdr>
            <w:top w:val="none" w:sz="0" w:space="0" w:color="auto"/>
            <w:left w:val="none" w:sz="0" w:space="0" w:color="auto"/>
            <w:bottom w:val="none" w:sz="0" w:space="0" w:color="auto"/>
            <w:right w:val="none" w:sz="0" w:space="0" w:color="auto"/>
          </w:divBdr>
        </w:div>
        <w:div w:id="886991671">
          <w:marLeft w:val="640"/>
          <w:marRight w:val="0"/>
          <w:marTop w:val="0"/>
          <w:marBottom w:val="0"/>
          <w:divBdr>
            <w:top w:val="none" w:sz="0" w:space="0" w:color="auto"/>
            <w:left w:val="none" w:sz="0" w:space="0" w:color="auto"/>
            <w:bottom w:val="none" w:sz="0" w:space="0" w:color="auto"/>
            <w:right w:val="none" w:sz="0" w:space="0" w:color="auto"/>
          </w:divBdr>
        </w:div>
        <w:div w:id="1085110810">
          <w:marLeft w:val="640"/>
          <w:marRight w:val="0"/>
          <w:marTop w:val="0"/>
          <w:marBottom w:val="0"/>
          <w:divBdr>
            <w:top w:val="none" w:sz="0" w:space="0" w:color="auto"/>
            <w:left w:val="none" w:sz="0" w:space="0" w:color="auto"/>
            <w:bottom w:val="none" w:sz="0" w:space="0" w:color="auto"/>
            <w:right w:val="none" w:sz="0" w:space="0" w:color="auto"/>
          </w:divBdr>
        </w:div>
        <w:div w:id="1091976652">
          <w:marLeft w:val="640"/>
          <w:marRight w:val="0"/>
          <w:marTop w:val="0"/>
          <w:marBottom w:val="0"/>
          <w:divBdr>
            <w:top w:val="none" w:sz="0" w:space="0" w:color="auto"/>
            <w:left w:val="none" w:sz="0" w:space="0" w:color="auto"/>
            <w:bottom w:val="none" w:sz="0" w:space="0" w:color="auto"/>
            <w:right w:val="none" w:sz="0" w:space="0" w:color="auto"/>
          </w:divBdr>
        </w:div>
        <w:div w:id="1198785028">
          <w:marLeft w:val="640"/>
          <w:marRight w:val="0"/>
          <w:marTop w:val="0"/>
          <w:marBottom w:val="0"/>
          <w:divBdr>
            <w:top w:val="none" w:sz="0" w:space="0" w:color="auto"/>
            <w:left w:val="none" w:sz="0" w:space="0" w:color="auto"/>
            <w:bottom w:val="none" w:sz="0" w:space="0" w:color="auto"/>
            <w:right w:val="none" w:sz="0" w:space="0" w:color="auto"/>
          </w:divBdr>
        </w:div>
        <w:div w:id="1199661776">
          <w:marLeft w:val="640"/>
          <w:marRight w:val="0"/>
          <w:marTop w:val="0"/>
          <w:marBottom w:val="0"/>
          <w:divBdr>
            <w:top w:val="none" w:sz="0" w:space="0" w:color="auto"/>
            <w:left w:val="none" w:sz="0" w:space="0" w:color="auto"/>
            <w:bottom w:val="none" w:sz="0" w:space="0" w:color="auto"/>
            <w:right w:val="none" w:sz="0" w:space="0" w:color="auto"/>
          </w:divBdr>
        </w:div>
        <w:div w:id="1208562572">
          <w:marLeft w:val="640"/>
          <w:marRight w:val="0"/>
          <w:marTop w:val="0"/>
          <w:marBottom w:val="0"/>
          <w:divBdr>
            <w:top w:val="none" w:sz="0" w:space="0" w:color="auto"/>
            <w:left w:val="none" w:sz="0" w:space="0" w:color="auto"/>
            <w:bottom w:val="none" w:sz="0" w:space="0" w:color="auto"/>
            <w:right w:val="none" w:sz="0" w:space="0" w:color="auto"/>
          </w:divBdr>
        </w:div>
        <w:div w:id="1231380493">
          <w:marLeft w:val="640"/>
          <w:marRight w:val="0"/>
          <w:marTop w:val="0"/>
          <w:marBottom w:val="0"/>
          <w:divBdr>
            <w:top w:val="none" w:sz="0" w:space="0" w:color="auto"/>
            <w:left w:val="none" w:sz="0" w:space="0" w:color="auto"/>
            <w:bottom w:val="none" w:sz="0" w:space="0" w:color="auto"/>
            <w:right w:val="none" w:sz="0" w:space="0" w:color="auto"/>
          </w:divBdr>
        </w:div>
        <w:div w:id="1231694060">
          <w:marLeft w:val="640"/>
          <w:marRight w:val="0"/>
          <w:marTop w:val="0"/>
          <w:marBottom w:val="0"/>
          <w:divBdr>
            <w:top w:val="none" w:sz="0" w:space="0" w:color="auto"/>
            <w:left w:val="none" w:sz="0" w:space="0" w:color="auto"/>
            <w:bottom w:val="none" w:sz="0" w:space="0" w:color="auto"/>
            <w:right w:val="none" w:sz="0" w:space="0" w:color="auto"/>
          </w:divBdr>
        </w:div>
        <w:div w:id="1254777276">
          <w:marLeft w:val="640"/>
          <w:marRight w:val="0"/>
          <w:marTop w:val="0"/>
          <w:marBottom w:val="0"/>
          <w:divBdr>
            <w:top w:val="none" w:sz="0" w:space="0" w:color="auto"/>
            <w:left w:val="none" w:sz="0" w:space="0" w:color="auto"/>
            <w:bottom w:val="none" w:sz="0" w:space="0" w:color="auto"/>
            <w:right w:val="none" w:sz="0" w:space="0" w:color="auto"/>
          </w:divBdr>
        </w:div>
        <w:div w:id="1266424491">
          <w:marLeft w:val="640"/>
          <w:marRight w:val="0"/>
          <w:marTop w:val="0"/>
          <w:marBottom w:val="0"/>
          <w:divBdr>
            <w:top w:val="none" w:sz="0" w:space="0" w:color="auto"/>
            <w:left w:val="none" w:sz="0" w:space="0" w:color="auto"/>
            <w:bottom w:val="none" w:sz="0" w:space="0" w:color="auto"/>
            <w:right w:val="none" w:sz="0" w:space="0" w:color="auto"/>
          </w:divBdr>
        </w:div>
        <w:div w:id="1309897938">
          <w:marLeft w:val="640"/>
          <w:marRight w:val="0"/>
          <w:marTop w:val="0"/>
          <w:marBottom w:val="0"/>
          <w:divBdr>
            <w:top w:val="none" w:sz="0" w:space="0" w:color="auto"/>
            <w:left w:val="none" w:sz="0" w:space="0" w:color="auto"/>
            <w:bottom w:val="none" w:sz="0" w:space="0" w:color="auto"/>
            <w:right w:val="none" w:sz="0" w:space="0" w:color="auto"/>
          </w:divBdr>
        </w:div>
        <w:div w:id="1387071129">
          <w:marLeft w:val="640"/>
          <w:marRight w:val="0"/>
          <w:marTop w:val="0"/>
          <w:marBottom w:val="0"/>
          <w:divBdr>
            <w:top w:val="none" w:sz="0" w:space="0" w:color="auto"/>
            <w:left w:val="none" w:sz="0" w:space="0" w:color="auto"/>
            <w:bottom w:val="none" w:sz="0" w:space="0" w:color="auto"/>
            <w:right w:val="none" w:sz="0" w:space="0" w:color="auto"/>
          </w:divBdr>
        </w:div>
        <w:div w:id="1397163277">
          <w:marLeft w:val="640"/>
          <w:marRight w:val="0"/>
          <w:marTop w:val="0"/>
          <w:marBottom w:val="0"/>
          <w:divBdr>
            <w:top w:val="none" w:sz="0" w:space="0" w:color="auto"/>
            <w:left w:val="none" w:sz="0" w:space="0" w:color="auto"/>
            <w:bottom w:val="none" w:sz="0" w:space="0" w:color="auto"/>
            <w:right w:val="none" w:sz="0" w:space="0" w:color="auto"/>
          </w:divBdr>
        </w:div>
        <w:div w:id="1424033625">
          <w:marLeft w:val="640"/>
          <w:marRight w:val="0"/>
          <w:marTop w:val="0"/>
          <w:marBottom w:val="0"/>
          <w:divBdr>
            <w:top w:val="none" w:sz="0" w:space="0" w:color="auto"/>
            <w:left w:val="none" w:sz="0" w:space="0" w:color="auto"/>
            <w:bottom w:val="none" w:sz="0" w:space="0" w:color="auto"/>
            <w:right w:val="none" w:sz="0" w:space="0" w:color="auto"/>
          </w:divBdr>
        </w:div>
        <w:div w:id="1474172642">
          <w:marLeft w:val="640"/>
          <w:marRight w:val="0"/>
          <w:marTop w:val="0"/>
          <w:marBottom w:val="0"/>
          <w:divBdr>
            <w:top w:val="none" w:sz="0" w:space="0" w:color="auto"/>
            <w:left w:val="none" w:sz="0" w:space="0" w:color="auto"/>
            <w:bottom w:val="none" w:sz="0" w:space="0" w:color="auto"/>
            <w:right w:val="none" w:sz="0" w:space="0" w:color="auto"/>
          </w:divBdr>
        </w:div>
        <w:div w:id="1518739113">
          <w:marLeft w:val="640"/>
          <w:marRight w:val="0"/>
          <w:marTop w:val="0"/>
          <w:marBottom w:val="0"/>
          <w:divBdr>
            <w:top w:val="none" w:sz="0" w:space="0" w:color="auto"/>
            <w:left w:val="none" w:sz="0" w:space="0" w:color="auto"/>
            <w:bottom w:val="none" w:sz="0" w:space="0" w:color="auto"/>
            <w:right w:val="none" w:sz="0" w:space="0" w:color="auto"/>
          </w:divBdr>
        </w:div>
        <w:div w:id="1535457631">
          <w:marLeft w:val="640"/>
          <w:marRight w:val="0"/>
          <w:marTop w:val="0"/>
          <w:marBottom w:val="0"/>
          <w:divBdr>
            <w:top w:val="none" w:sz="0" w:space="0" w:color="auto"/>
            <w:left w:val="none" w:sz="0" w:space="0" w:color="auto"/>
            <w:bottom w:val="none" w:sz="0" w:space="0" w:color="auto"/>
            <w:right w:val="none" w:sz="0" w:space="0" w:color="auto"/>
          </w:divBdr>
        </w:div>
        <w:div w:id="1572543429">
          <w:marLeft w:val="640"/>
          <w:marRight w:val="0"/>
          <w:marTop w:val="0"/>
          <w:marBottom w:val="0"/>
          <w:divBdr>
            <w:top w:val="none" w:sz="0" w:space="0" w:color="auto"/>
            <w:left w:val="none" w:sz="0" w:space="0" w:color="auto"/>
            <w:bottom w:val="none" w:sz="0" w:space="0" w:color="auto"/>
            <w:right w:val="none" w:sz="0" w:space="0" w:color="auto"/>
          </w:divBdr>
        </w:div>
        <w:div w:id="1572690871">
          <w:marLeft w:val="640"/>
          <w:marRight w:val="0"/>
          <w:marTop w:val="0"/>
          <w:marBottom w:val="0"/>
          <w:divBdr>
            <w:top w:val="none" w:sz="0" w:space="0" w:color="auto"/>
            <w:left w:val="none" w:sz="0" w:space="0" w:color="auto"/>
            <w:bottom w:val="none" w:sz="0" w:space="0" w:color="auto"/>
            <w:right w:val="none" w:sz="0" w:space="0" w:color="auto"/>
          </w:divBdr>
        </w:div>
        <w:div w:id="1596472180">
          <w:marLeft w:val="640"/>
          <w:marRight w:val="0"/>
          <w:marTop w:val="0"/>
          <w:marBottom w:val="0"/>
          <w:divBdr>
            <w:top w:val="none" w:sz="0" w:space="0" w:color="auto"/>
            <w:left w:val="none" w:sz="0" w:space="0" w:color="auto"/>
            <w:bottom w:val="none" w:sz="0" w:space="0" w:color="auto"/>
            <w:right w:val="none" w:sz="0" w:space="0" w:color="auto"/>
          </w:divBdr>
        </w:div>
        <w:div w:id="1650134550">
          <w:marLeft w:val="640"/>
          <w:marRight w:val="0"/>
          <w:marTop w:val="0"/>
          <w:marBottom w:val="0"/>
          <w:divBdr>
            <w:top w:val="none" w:sz="0" w:space="0" w:color="auto"/>
            <w:left w:val="none" w:sz="0" w:space="0" w:color="auto"/>
            <w:bottom w:val="none" w:sz="0" w:space="0" w:color="auto"/>
            <w:right w:val="none" w:sz="0" w:space="0" w:color="auto"/>
          </w:divBdr>
        </w:div>
        <w:div w:id="1681348367">
          <w:marLeft w:val="640"/>
          <w:marRight w:val="0"/>
          <w:marTop w:val="0"/>
          <w:marBottom w:val="0"/>
          <w:divBdr>
            <w:top w:val="none" w:sz="0" w:space="0" w:color="auto"/>
            <w:left w:val="none" w:sz="0" w:space="0" w:color="auto"/>
            <w:bottom w:val="none" w:sz="0" w:space="0" w:color="auto"/>
            <w:right w:val="none" w:sz="0" w:space="0" w:color="auto"/>
          </w:divBdr>
        </w:div>
        <w:div w:id="1759473352">
          <w:marLeft w:val="640"/>
          <w:marRight w:val="0"/>
          <w:marTop w:val="0"/>
          <w:marBottom w:val="0"/>
          <w:divBdr>
            <w:top w:val="none" w:sz="0" w:space="0" w:color="auto"/>
            <w:left w:val="none" w:sz="0" w:space="0" w:color="auto"/>
            <w:bottom w:val="none" w:sz="0" w:space="0" w:color="auto"/>
            <w:right w:val="none" w:sz="0" w:space="0" w:color="auto"/>
          </w:divBdr>
        </w:div>
        <w:div w:id="1803694143">
          <w:marLeft w:val="640"/>
          <w:marRight w:val="0"/>
          <w:marTop w:val="0"/>
          <w:marBottom w:val="0"/>
          <w:divBdr>
            <w:top w:val="none" w:sz="0" w:space="0" w:color="auto"/>
            <w:left w:val="none" w:sz="0" w:space="0" w:color="auto"/>
            <w:bottom w:val="none" w:sz="0" w:space="0" w:color="auto"/>
            <w:right w:val="none" w:sz="0" w:space="0" w:color="auto"/>
          </w:divBdr>
        </w:div>
        <w:div w:id="1823738086">
          <w:marLeft w:val="640"/>
          <w:marRight w:val="0"/>
          <w:marTop w:val="0"/>
          <w:marBottom w:val="0"/>
          <w:divBdr>
            <w:top w:val="none" w:sz="0" w:space="0" w:color="auto"/>
            <w:left w:val="none" w:sz="0" w:space="0" w:color="auto"/>
            <w:bottom w:val="none" w:sz="0" w:space="0" w:color="auto"/>
            <w:right w:val="none" w:sz="0" w:space="0" w:color="auto"/>
          </w:divBdr>
        </w:div>
        <w:div w:id="1928270832">
          <w:marLeft w:val="640"/>
          <w:marRight w:val="0"/>
          <w:marTop w:val="0"/>
          <w:marBottom w:val="0"/>
          <w:divBdr>
            <w:top w:val="none" w:sz="0" w:space="0" w:color="auto"/>
            <w:left w:val="none" w:sz="0" w:space="0" w:color="auto"/>
            <w:bottom w:val="none" w:sz="0" w:space="0" w:color="auto"/>
            <w:right w:val="none" w:sz="0" w:space="0" w:color="auto"/>
          </w:divBdr>
        </w:div>
        <w:div w:id="1941596421">
          <w:marLeft w:val="640"/>
          <w:marRight w:val="0"/>
          <w:marTop w:val="0"/>
          <w:marBottom w:val="0"/>
          <w:divBdr>
            <w:top w:val="none" w:sz="0" w:space="0" w:color="auto"/>
            <w:left w:val="none" w:sz="0" w:space="0" w:color="auto"/>
            <w:bottom w:val="none" w:sz="0" w:space="0" w:color="auto"/>
            <w:right w:val="none" w:sz="0" w:space="0" w:color="auto"/>
          </w:divBdr>
        </w:div>
        <w:div w:id="1955096460">
          <w:marLeft w:val="640"/>
          <w:marRight w:val="0"/>
          <w:marTop w:val="0"/>
          <w:marBottom w:val="0"/>
          <w:divBdr>
            <w:top w:val="none" w:sz="0" w:space="0" w:color="auto"/>
            <w:left w:val="none" w:sz="0" w:space="0" w:color="auto"/>
            <w:bottom w:val="none" w:sz="0" w:space="0" w:color="auto"/>
            <w:right w:val="none" w:sz="0" w:space="0" w:color="auto"/>
          </w:divBdr>
        </w:div>
        <w:div w:id="1970431995">
          <w:marLeft w:val="640"/>
          <w:marRight w:val="0"/>
          <w:marTop w:val="0"/>
          <w:marBottom w:val="0"/>
          <w:divBdr>
            <w:top w:val="none" w:sz="0" w:space="0" w:color="auto"/>
            <w:left w:val="none" w:sz="0" w:space="0" w:color="auto"/>
            <w:bottom w:val="none" w:sz="0" w:space="0" w:color="auto"/>
            <w:right w:val="none" w:sz="0" w:space="0" w:color="auto"/>
          </w:divBdr>
        </w:div>
        <w:div w:id="2049067440">
          <w:marLeft w:val="640"/>
          <w:marRight w:val="0"/>
          <w:marTop w:val="0"/>
          <w:marBottom w:val="0"/>
          <w:divBdr>
            <w:top w:val="none" w:sz="0" w:space="0" w:color="auto"/>
            <w:left w:val="none" w:sz="0" w:space="0" w:color="auto"/>
            <w:bottom w:val="none" w:sz="0" w:space="0" w:color="auto"/>
            <w:right w:val="none" w:sz="0" w:space="0" w:color="auto"/>
          </w:divBdr>
        </w:div>
      </w:divsChild>
    </w:div>
    <w:div w:id="918714584">
      <w:bodyDiv w:val="1"/>
      <w:marLeft w:val="0"/>
      <w:marRight w:val="0"/>
      <w:marTop w:val="0"/>
      <w:marBottom w:val="0"/>
      <w:divBdr>
        <w:top w:val="none" w:sz="0" w:space="0" w:color="auto"/>
        <w:left w:val="none" w:sz="0" w:space="0" w:color="auto"/>
        <w:bottom w:val="none" w:sz="0" w:space="0" w:color="auto"/>
        <w:right w:val="none" w:sz="0" w:space="0" w:color="auto"/>
      </w:divBdr>
      <w:divsChild>
        <w:div w:id="447358856">
          <w:marLeft w:val="640"/>
          <w:marRight w:val="0"/>
          <w:marTop w:val="0"/>
          <w:marBottom w:val="0"/>
          <w:divBdr>
            <w:top w:val="none" w:sz="0" w:space="0" w:color="auto"/>
            <w:left w:val="none" w:sz="0" w:space="0" w:color="auto"/>
            <w:bottom w:val="none" w:sz="0" w:space="0" w:color="auto"/>
            <w:right w:val="none" w:sz="0" w:space="0" w:color="auto"/>
          </w:divBdr>
        </w:div>
        <w:div w:id="1558930064">
          <w:marLeft w:val="640"/>
          <w:marRight w:val="0"/>
          <w:marTop w:val="0"/>
          <w:marBottom w:val="0"/>
          <w:divBdr>
            <w:top w:val="none" w:sz="0" w:space="0" w:color="auto"/>
            <w:left w:val="none" w:sz="0" w:space="0" w:color="auto"/>
            <w:bottom w:val="none" w:sz="0" w:space="0" w:color="auto"/>
            <w:right w:val="none" w:sz="0" w:space="0" w:color="auto"/>
          </w:divBdr>
        </w:div>
        <w:div w:id="825557448">
          <w:marLeft w:val="640"/>
          <w:marRight w:val="0"/>
          <w:marTop w:val="0"/>
          <w:marBottom w:val="0"/>
          <w:divBdr>
            <w:top w:val="none" w:sz="0" w:space="0" w:color="auto"/>
            <w:left w:val="none" w:sz="0" w:space="0" w:color="auto"/>
            <w:bottom w:val="none" w:sz="0" w:space="0" w:color="auto"/>
            <w:right w:val="none" w:sz="0" w:space="0" w:color="auto"/>
          </w:divBdr>
        </w:div>
        <w:div w:id="1004555861">
          <w:marLeft w:val="640"/>
          <w:marRight w:val="0"/>
          <w:marTop w:val="0"/>
          <w:marBottom w:val="0"/>
          <w:divBdr>
            <w:top w:val="none" w:sz="0" w:space="0" w:color="auto"/>
            <w:left w:val="none" w:sz="0" w:space="0" w:color="auto"/>
            <w:bottom w:val="none" w:sz="0" w:space="0" w:color="auto"/>
            <w:right w:val="none" w:sz="0" w:space="0" w:color="auto"/>
          </w:divBdr>
        </w:div>
        <w:div w:id="575209893">
          <w:marLeft w:val="640"/>
          <w:marRight w:val="0"/>
          <w:marTop w:val="0"/>
          <w:marBottom w:val="0"/>
          <w:divBdr>
            <w:top w:val="none" w:sz="0" w:space="0" w:color="auto"/>
            <w:left w:val="none" w:sz="0" w:space="0" w:color="auto"/>
            <w:bottom w:val="none" w:sz="0" w:space="0" w:color="auto"/>
            <w:right w:val="none" w:sz="0" w:space="0" w:color="auto"/>
          </w:divBdr>
        </w:div>
        <w:div w:id="17238605">
          <w:marLeft w:val="640"/>
          <w:marRight w:val="0"/>
          <w:marTop w:val="0"/>
          <w:marBottom w:val="0"/>
          <w:divBdr>
            <w:top w:val="none" w:sz="0" w:space="0" w:color="auto"/>
            <w:left w:val="none" w:sz="0" w:space="0" w:color="auto"/>
            <w:bottom w:val="none" w:sz="0" w:space="0" w:color="auto"/>
            <w:right w:val="none" w:sz="0" w:space="0" w:color="auto"/>
          </w:divBdr>
        </w:div>
        <w:div w:id="1345205632">
          <w:marLeft w:val="640"/>
          <w:marRight w:val="0"/>
          <w:marTop w:val="0"/>
          <w:marBottom w:val="0"/>
          <w:divBdr>
            <w:top w:val="none" w:sz="0" w:space="0" w:color="auto"/>
            <w:left w:val="none" w:sz="0" w:space="0" w:color="auto"/>
            <w:bottom w:val="none" w:sz="0" w:space="0" w:color="auto"/>
            <w:right w:val="none" w:sz="0" w:space="0" w:color="auto"/>
          </w:divBdr>
        </w:div>
        <w:div w:id="1564755512">
          <w:marLeft w:val="640"/>
          <w:marRight w:val="0"/>
          <w:marTop w:val="0"/>
          <w:marBottom w:val="0"/>
          <w:divBdr>
            <w:top w:val="none" w:sz="0" w:space="0" w:color="auto"/>
            <w:left w:val="none" w:sz="0" w:space="0" w:color="auto"/>
            <w:bottom w:val="none" w:sz="0" w:space="0" w:color="auto"/>
            <w:right w:val="none" w:sz="0" w:space="0" w:color="auto"/>
          </w:divBdr>
        </w:div>
        <w:div w:id="971446059">
          <w:marLeft w:val="640"/>
          <w:marRight w:val="0"/>
          <w:marTop w:val="0"/>
          <w:marBottom w:val="0"/>
          <w:divBdr>
            <w:top w:val="none" w:sz="0" w:space="0" w:color="auto"/>
            <w:left w:val="none" w:sz="0" w:space="0" w:color="auto"/>
            <w:bottom w:val="none" w:sz="0" w:space="0" w:color="auto"/>
            <w:right w:val="none" w:sz="0" w:space="0" w:color="auto"/>
          </w:divBdr>
        </w:div>
        <w:div w:id="377514852">
          <w:marLeft w:val="640"/>
          <w:marRight w:val="0"/>
          <w:marTop w:val="0"/>
          <w:marBottom w:val="0"/>
          <w:divBdr>
            <w:top w:val="none" w:sz="0" w:space="0" w:color="auto"/>
            <w:left w:val="none" w:sz="0" w:space="0" w:color="auto"/>
            <w:bottom w:val="none" w:sz="0" w:space="0" w:color="auto"/>
            <w:right w:val="none" w:sz="0" w:space="0" w:color="auto"/>
          </w:divBdr>
        </w:div>
        <w:div w:id="1679188676">
          <w:marLeft w:val="640"/>
          <w:marRight w:val="0"/>
          <w:marTop w:val="0"/>
          <w:marBottom w:val="0"/>
          <w:divBdr>
            <w:top w:val="none" w:sz="0" w:space="0" w:color="auto"/>
            <w:left w:val="none" w:sz="0" w:space="0" w:color="auto"/>
            <w:bottom w:val="none" w:sz="0" w:space="0" w:color="auto"/>
            <w:right w:val="none" w:sz="0" w:space="0" w:color="auto"/>
          </w:divBdr>
        </w:div>
        <w:div w:id="613362455">
          <w:marLeft w:val="640"/>
          <w:marRight w:val="0"/>
          <w:marTop w:val="0"/>
          <w:marBottom w:val="0"/>
          <w:divBdr>
            <w:top w:val="none" w:sz="0" w:space="0" w:color="auto"/>
            <w:left w:val="none" w:sz="0" w:space="0" w:color="auto"/>
            <w:bottom w:val="none" w:sz="0" w:space="0" w:color="auto"/>
            <w:right w:val="none" w:sz="0" w:space="0" w:color="auto"/>
          </w:divBdr>
        </w:div>
        <w:div w:id="1531259794">
          <w:marLeft w:val="640"/>
          <w:marRight w:val="0"/>
          <w:marTop w:val="0"/>
          <w:marBottom w:val="0"/>
          <w:divBdr>
            <w:top w:val="none" w:sz="0" w:space="0" w:color="auto"/>
            <w:left w:val="none" w:sz="0" w:space="0" w:color="auto"/>
            <w:bottom w:val="none" w:sz="0" w:space="0" w:color="auto"/>
            <w:right w:val="none" w:sz="0" w:space="0" w:color="auto"/>
          </w:divBdr>
        </w:div>
        <w:div w:id="134957338">
          <w:marLeft w:val="640"/>
          <w:marRight w:val="0"/>
          <w:marTop w:val="0"/>
          <w:marBottom w:val="0"/>
          <w:divBdr>
            <w:top w:val="none" w:sz="0" w:space="0" w:color="auto"/>
            <w:left w:val="none" w:sz="0" w:space="0" w:color="auto"/>
            <w:bottom w:val="none" w:sz="0" w:space="0" w:color="auto"/>
            <w:right w:val="none" w:sz="0" w:space="0" w:color="auto"/>
          </w:divBdr>
        </w:div>
        <w:div w:id="415833809">
          <w:marLeft w:val="640"/>
          <w:marRight w:val="0"/>
          <w:marTop w:val="0"/>
          <w:marBottom w:val="0"/>
          <w:divBdr>
            <w:top w:val="none" w:sz="0" w:space="0" w:color="auto"/>
            <w:left w:val="none" w:sz="0" w:space="0" w:color="auto"/>
            <w:bottom w:val="none" w:sz="0" w:space="0" w:color="auto"/>
            <w:right w:val="none" w:sz="0" w:space="0" w:color="auto"/>
          </w:divBdr>
        </w:div>
        <w:div w:id="581140388">
          <w:marLeft w:val="640"/>
          <w:marRight w:val="0"/>
          <w:marTop w:val="0"/>
          <w:marBottom w:val="0"/>
          <w:divBdr>
            <w:top w:val="none" w:sz="0" w:space="0" w:color="auto"/>
            <w:left w:val="none" w:sz="0" w:space="0" w:color="auto"/>
            <w:bottom w:val="none" w:sz="0" w:space="0" w:color="auto"/>
            <w:right w:val="none" w:sz="0" w:space="0" w:color="auto"/>
          </w:divBdr>
        </w:div>
        <w:div w:id="274604186">
          <w:marLeft w:val="640"/>
          <w:marRight w:val="0"/>
          <w:marTop w:val="0"/>
          <w:marBottom w:val="0"/>
          <w:divBdr>
            <w:top w:val="none" w:sz="0" w:space="0" w:color="auto"/>
            <w:left w:val="none" w:sz="0" w:space="0" w:color="auto"/>
            <w:bottom w:val="none" w:sz="0" w:space="0" w:color="auto"/>
            <w:right w:val="none" w:sz="0" w:space="0" w:color="auto"/>
          </w:divBdr>
        </w:div>
        <w:div w:id="1940410892">
          <w:marLeft w:val="640"/>
          <w:marRight w:val="0"/>
          <w:marTop w:val="0"/>
          <w:marBottom w:val="0"/>
          <w:divBdr>
            <w:top w:val="none" w:sz="0" w:space="0" w:color="auto"/>
            <w:left w:val="none" w:sz="0" w:space="0" w:color="auto"/>
            <w:bottom w:val="none" w:sz="0" w:space="0" w:color="auto"/>
            <w:right w:val="none" w:sz="0" w:space="0" w:color="auto"/>
          </w:divBdr>
        </w:div>
        <w:div w:id="263222230">
          <w:marLeft w:val="640"/>
          <w:marRight w:val="0"/>
          <w:marTop w:val="0"/>
          <w:marBottom w:val="0"/>
          <w:divBdr>
            <w:top w:val="none" w:sz="0" w:space="0" w:color="auto"/>
            <w:left w:val="none" w:sz="0" w:space="0" w:color="auto"/>
            <w:bottom w:val="none" w:sz="0" w:space="0" w:color="auto"/>
            <w:right w:val="none" w:sz="0" w:space="0" w:color="auto"/>
          </w:divBdr>
        </w:div>
        <w:div w:id="574969923">
          <w:marLeft w:val="640"/>
          <w:marRight w:val="0"/>
          <w:marTop w:val="0"/>
          <w:marBottom w:val="0"/>
          <w:divBdr>
            <w:top w:val="none" w:sz="0" w:space="0" w:color="auto"/>
            <w:left w:val="none" w:sz="0" w:space="0" w:color="auto"/>
            <w:bottom w:val="none" w:sz="0" w:space="0" w:color="auto"/>
            <w:right w:val="none" w:sz="0" w:space="0" w:color="auto"/>
          </w:divBdr>
        </w:div>
        <w:div w:id="872813582">
          <w:marLeft w:val="640"/>
          <w:marRight w:val="0"/>
          <w:marTop w:val="0"/>
          <w:marBottom w:val="0"/>
          <w:divBdr>
            <w:top w:val="none" w:sz="0" w:space="0" w:color="auto"/>
            <w:left w:val="none" w:sz="0" w:space="0" w:color="auto"/>
            <w:bottom w:val="none" w:sz="0" w:space="0" w:color="auto"/>
            <w:right w:val="none" w:sz="0" w:space="0" w:color="auto"/>
          </w:divBdr>
        </w:div>
        <w:div w:id="992489092">
          <w:marLeft w:val="640"/>
          <w:marRight w:val="0"/>
          <w:marTop w:val="0"/>
          <w:marBottom w:val="0"/>
          <w:divBdr>
            <w:top w:val="none" w:sz="0" w:space="0" w:color="auto"/>
            <w:left w:val="none" w:sz="0" w:space="0" w:color="auto"/>
            <w:bottom w:val="none" w:sz="0" w:space="0" w:color="auto"/>
            <w:right w:val="none" w:sz="0" w:space="0" w:color="auto"/>
          </w:divBdr>
        </w:div>
        <w:div w:id="483544773">
          <w:marLeft w:val="640"/>
          <w:marRight w:val="0"/>
          <w:marTop w:val="0"/>
          <w:marBottom w:val="0"/>
          <w:divBdr>
            <w:top w:val="none" w:sz="0" w:space="0" w:color="auto"/>
            <w:left w:val="none" w:sz="0" w:space="0" w:color="auto"/>
            <w:bottom w:val="none" w:sz="0" w:space="0" w:color="auto"/>
            <w:right w:val="none" w:sz="0" w:space="0" w:color="auto"/>
          </w:divBdr>
        </w:div>
        <w:div w:id="732966994">
          <w:marLeft w:val="640"/>
          <w:marRight w:val="0"/>
          <w:marTop w:val="0"/>
          <w:marBottom w:val="0"/>
          <w:divBdr>
            <w:top w:val="none" w:sz="0" w:space="0" w:color="auto"/>
            <w:left w:val="none" w:sz="0" w:space="0" w:color="auto"/>
            <w:bottom w:val="none" w:sz="0" w:space="0" w:color="auto"/>
            <w:right w:val="none" w:sz="0" w:space="0" w:color="auto"/>
          </w:divBdr>
        </w:div>
        <w:div w:id="682131008">
          <w:marLeft w:val="640"/>
          <w:marRight w:val="0"/>
          <w:marTop w:val="0"/>
          <w:marBottom w:val="0"/>
          <w:divBdr>
            <w:top w:val="none" w:sz="0" w:space="0" w:color="auto"/>
            <w:left w:val="none" w:sz="0" w:space="0" w:color="auto"/>
            <w:bottom w:val="none" w:sz="0" w:space="0" w:color="auto"/>
            <w:right w:val="none" w:sz="0" w:space="0" w:color="auto"/>
          </w:divBdr>
        </w:div>
        <w:div w:id="1433672640">
          <w:marLeft w:val="640"/>
          <w:marRight w:val="0"/>
          <w:marTop w:val="0"/>
          <w:marBottom w:val="0"/>
          <w:divBdr>
            <w:top w:val="none" w:sz="0" w:space="0" w:color="auto"/>
            <w:left w:val="none" w:sz="0" w:space="0" w:color="auto"/>
            <w:bottom w:val="none" w:sz="0" w:space="0" w:color="auto"/>
            <w:right w:val="none" w:sz="0" w:space="0" w:color="auto"/>
          </w:divBdr>
        </w:div>
        <w:div w:id="1282998350">
          <w:marLeft w:val="640"/>
          <w:marRight w:val="0"/>
          <w:marTop w:val="0"/>
          <w:marBottom w:val="0"/>
          <w:divBdr>
            <w:top w:val="none" w:sz="0" w:space="0" w:color="auto"/>
            <w:left w:val="none" w:sz="0" w:space="0" w:color="auto"/>
            <w:bottom w:val="none" w:sz="0" w:space="0" w:color="auto"/>
            <w:right w:val="none" w:sz="0" w:space="0" w:color="auto"/>
          </w:divBdr>
        </w:div>
        <w:div w:id="1937514458">
          <w:marLeft w:val="640"/>
          <w:marRight w:val="0"/>
          <w:marTop w:val="0"/>
          <w:marBottom w:val="0"/>
          <w:divBdr>
            <w:top w:val="none" w:sz="0" w:space="0" w:color="auto"/>
            <w:left w:val="none" w:sz="0" w:space="0" w:color="auto"/>
            <w:bottom w:val="none" w:sz="0" w:space="0" w:color="auto"/>
            <w:right w:val="none" w:sz="0" w:space="0" w:color="auto"/>
          </w:divBdr>
        </w:div>
        <w:div w:id="74282095">
          <w:marLeft w:val="640"/>
          <w:marRight w:val="0"/>
          <w:marTop w:val="0"/>
          <w:marBottom w:val="0"/>
          <w:divBdr>
            <w:top w:val="none" w:sz="0" w:space="0" w:color="auto"/>
            <w:left w:val="none" w:sz="0" w:space="0" w:color="auto"/>
            <w:bottom w:val="none" w:sz="0" w:space="0" w:color="auto"/>
            <w:right w:val="none" w:sz="0" w:space="0" w:color="auto"/>
          </w:divBdr>
        </w:div>
        <w:div w:id="942761370">
          <w:marLeft w:val="640"/>
          <w:marRight w:val="0"/>
          <w:marTop w:val="0"/>
          <w:marBottom w:val="0"/>
          <w:divBdr>
            <w:top w:val="none" w:sz="0" w:space="0" w:color="auto"/>
            <w:left w:val="none" w:sz="0" w:space="0" w:color="auto"/>
            <w:bottom w:val="none" w:sz="0" w:space="0" w:color="auto"/>
            <w:right w:val="none" w:sz="0" w:space="0" w:color="auto"/>
          </w:divBdr>
        </w:div>
        <w:div w:id="1163396860">
          <w:marLeft w:val="640"/>
          <w:marRight w:val="0"/>
          <w:marTop w:val="0"/>
          <w:marBottom w:val="0"/>
          <w:divBdr>
            <w:top w:val="none" w:sz="0" w:space="0" w:color="auto"/>
            <w:left w:val="none" w:sz="0" w:space="0" w:color="auto"/>
            <w:bottom w:val="none" w:sz="0" w:space="0" w:color="auto"/>
            <w:right w:val="none" w:sz="0" w:space="0" w:color="auto"/>
          </w:divBdr>
        </w:div>
        <w:div w:id="1611083672">
          <w:marLeft w:val="640"/>
          <w:marRight w:val="0"/>
          <w:marTop w:val="0"/>
          <w:marBottom w:val="0"/>
          <w:divBdr>
            <w:top w:val="none" w:sz="0" w:space="0" w:color="auto"/>
            <w:left w:val="none" w:sz="0" w:space="0" w:color="auto"/>
            <w:bottom w:val="none" w:sz="0" w:space="0" w:color="auto"/>
            <w:right w:val="none" w:sz="0" w:space="0" w:color="auto"/>
          </w:divBdr>
        </w:div>
        <w:div w:id="1711298220">
          <w:marLeft w:val="640"/>
          <w:marRight w:val="0"/>
          <w:marTop w:val="0"/>
          <w:marBottom w:val="0"/>
          <w:divBdr>
            <w:top w:val="none" w:sz="0" w:space="0" w:color="auto"/>
            <w:left w:val="none" w:sz="0" w:space="0" w:color="auto"/>
            <w:bottom w:val="none" w:sz="0" w:space="0" w:color="auto"/>
            <w:right w:val="none" w:sz="0" w:space="0" w:color="auto"/>
          </w:divBdr>
        </w:div>
        <w:div w:id="411245700">
          <w:marLeft w:val="640"/>
          <w:marRight w:val="0"/>
          <w:marTop w:val="0"/>
          <w:marBottom w:val="0"/>
          <w:divBdr>
            <w:top w:val="none" w:sz="0" w:space="0" w:color="auto"/>
            <w:left w:val="none" w:sz="0" w:space="0" w:color="auto"/>
            <w:bottom w:val="none" w:sz="0" w:space="0" w:color="auto"/>
            <w:right w:val="none" w:sz="0" w:space="0" w:color="auto"/>
          </w:divBdr>
        </w:div>
        <w:div w:id="1493527146">
          <w:marLeft w:val="640"/>
          <w:marRight w:val="0"/>
          <w:marTop w:val="0"/>
          <w:marBottom w:val="0"/>
          <w:divBdr>
            <w:top w:val="none" w:sz="0" w:space="0" w:color="auto"/>
            <w:left w:val="none" w:sz="0" w:space="0" w:color="auto"/>
            <w:bottom w:val="none" w:sz="0" w:space="0" w:color="auto"/>
            <w:right w:val="none" w:sz="0" w:space="0" w:color="auto"/>
          </w:divBdr>
        </w:div>
        <w:div w:id="273101307">
          <w:marLeft w:val="640"/>
          <w:marRight w:val="0"/>
          <w:marTop w:val="0"/>
          <w:marBottom w:val="0"/>
          <w:divBdr>
            <w:top w:val="none" w:sz="0" w:space="0" w:color="auto"/>
            <w:left w:val="none" w:sz="0" w:space="0" w:color="auto"/>
            <w:bottom w:val="none" w:sz="0" w:space="0" w:color="auto"/>
            <w:right w:val="none" w:sz="0" w:space="0" w:color="auto"/>
          </w:divBdr>
        </w:div>
        <w:div w:id="301077655">
          <w:marLeft w:val="640"/>
          <w:marRight w:val="0"/>
          <w:marTop w:val="0"/>
          <w:marBottom w:val="0"/>
          <w:divBdr>
            <w:top w:val="none" w:sz="0" w:space="0" w:color="auto"/>
            <w:left w:val="none" w:sz="0" w:space="0" w:color="auto"/>
            <w:bottom w:val="none" w:sz="0" w:space="0" w:color="auto"/>
            <w:right w:val="none" w:sz="0" w:space="0" w:color="auto"/>
          </w:divBdr>
        </w:div>
        <w:div w:id="1316572072">
          <w:marLeft w:val="640"/>
          <w:marRight w:val="0"/>
          <w:marTop w:val="0"/>
          <w:marBottom w:val="0"/>
          <w:divBdr>
            <w:top w:val="none" w:sz="0" w:space="0" w:color="auto"/>
            <w:left w:val="none" w:sz="0" w:space="0" w:color="auto"/>
            <w:bottom w:val="none" w:sz="0" w:space="0" w:color="auto"/>
            <w:right w:val="none" w:sz="0" w:space="0" w:color="auto"/>
          </w:divBdr>
        </w:div>
        <w:div w:id="912086064">
          <w:marLeft w:val="640"/>
          <w:marRight w:val="0"/>
          <w:marTop w:val="0"/>
          <w:marBottom w:val="0"/>
          <w:divBdr>
            <w:top w:val="none" w:sz="0" w:space="0" w:color="auto"/>
            <w:left w:val="none" w:sz="0" w:space="0" w:color="auto"/>
            <w:bottom w:val="none" w:sz="0" w:space="0" w:color="auto"/>
            <w:right w:val="none" w:sz="0" w:space="0" w:color="auto"/>
          </w:divBdr>
        </w:div>
        <w:div w:id="730080128">
          <w:marLeft w:val="640"/>
          <w:marRight w:val="0"/>
          <w:marTop w:val="0"/>
          <w:marBottom w:val="0"/>
          <w:divBdr>
            <w:top w:val="none" w:sz="0" w:space="0" w:color="auto"/>
            <w:left w:val="none" w:sz="0" w:space="0" w:color="auto"/>
            <w:bottom w:val="none" w:sz="0" w:space="0" w:color="auto"/>
            <w:right w:val="none" w:sz="0" w:space="0" w:color="auto"/>
          </w:divBdr>
        </w:div>
        <w:div w:id="420680364">
          <w:marLeft w:val="640"/>
          <w:marRight w:val="0"/>
          <w:marTop w:val="0"/>
          <w:marBottom w:val="0"/>
          <w:divBdr>
            <w:top w:val="none" w:sz="0" w:space="0" w:color="auto"/>
            <w:left w:val="none" w:sz="0" w:space="0" w:color="auto"/>
            <w:bottom w:val="none" w:sz="0" w:space="0" w:color="auto"/>
            <w:right w:val="none" w:sz="0" w:space="0" w:color="auto"/>
          </w:divBdr>
        </w:div>
        <w:div w:id="1485120135">
          <w:marLeft w:val="640"/>
          <w:marRight w:val="0"/>
          <w:marTop w:val="0"/>
          <w:marBottom w:val="0"/>
          <w:divBdr>
            <w:top w:val="none" w:sz="0" w:space="0" w:color="auto"/>
            <w:left w:val="none" w:sz="0" w:space="0" w:color="auto"/>
            <w:bottom w:val="none" w:sz="0" w:space="0" w:color="auto"/>
            <w:right w:val="none" w:sz="0" w:space="0" w:color="auto"/>
          </w:divBdr>
        </w:div>
        <w:div w:id="1764447237">
          <w:marLeft w:val="640"/>
          <w:marRight w:val="0"/>
          <w:marTop w:val="0"/>
          <w:marBottom w:val="0"/>
          <w:divBdr>
            <w:top w:val="none" w:sz="0" w:space="0" w:color="auto"/>
            <w:left w:val="none" w:sz="0" w:space="0" w:color="auto"/>
            <w:bottom w:val="none" w:sz="0" w:space="0" w:color="auto"/>
            <w:right w:val="none" w:sz="0" w:space="0" w:color="auto"/>
          </w:divBdr>
        </w:div>
        <w:div w:id="387384051">
          <w:marLeft w:val="640"/>
          <w:marRight w:val="0"/>
          <w:marTop w:val="0"/>
          <w:marBottom w:val="0"/>
          <w:divBdr>
            <w:top w:val="none" w:sz="0" w:space="0" w:color="auto"/>
            <w:left w:val="none" w:sz="0" w:space="0" w:color="auto"/>
            <w:bottom w:val="none" w:sz="0" w:space="0" w:color="auto"/>
            <w:right w:val="none" w:sz="0" w:space="0" w:color="auto"/>
          </w:divBdr>
        </w:div>
        <w:div w:id="1370297233">
          <w:marLeft w:val="640"/>
          <w:marRight w:val="0"/>
          <w:marTop w:val="0"/>
          <w:marBottom w:val="0"/>
          <w:divBdr>
            <w:top w:val="none" w:sz="0" w:space="0" w:color="auto"/>
            <w:left w:val="none" w:sz="0" w:space="0" w:color="auto"/>
            <w:bottom w:val="none" w:sz="0" w:space="0" w:color="auto"/>
            <w:right w:val="none" w:sz="0" w:space="0" w:color="auto"/>
          </w:divBdr>
        </w:div>
        <w:div w:id="48265132">
          <w:marLeft w:val="640"/>
          <w:marRight w:val="0"/>
          <w:marTop w:val="0"/>
          <w:marBottom w:val="0"/>
          <w:divBdr>
            <w:top w:val="none" w:sz="0" w:space="0" w:color="auto"/>
            <w:left w:val="none" w:sz="0" w:space="0" w:color="auto"/>
            <w:bottom w:val="none" w:sz="0" w:space="0" w:color="auto"/>
            <w:right w:val="none" w:sz="0" w:space="0" w:color="auto"/>
          </w:divBdr>
        </w:div>
        <w:div w:id="1122917487">
          <w:marLeft w:val="640"/>
          <w:marRight w:val="0"/>
          <w:marTop w:val="0"/>
          <w:marBottom w:val="0"/>
          <w:divBdr>
            <w:top w:val="none" w:sz="0" w:space="0" w:color="auto"/>
            <w:left w:val="none" w:sz="0" w:space="0" w:color="auto"/>
            <w:bottom w:val="none" w:sz="0" w:space="0" w:color="auto"/>
            <w:right w:val="none" w:sz="0" w:space="0" w:color="auto"/>
          </w:divBdr>
        </w:div>
        <w:div w:id="652367339">
          <w:marLeft w:val="640"/>
          <w:marRight w:val="0"/>
          <w:marTop w:val="0"/>
          <w:marBottom w:val="0"/>
          <w:divBdr>
            <w:top w:val="none" w:sz="0" w:space="0" w:color="auto"/>
            <w:left w:val="none" w:sz="0" w:space="0" w:color="auto"/>
            <w:bottom w:val="none" w:sz="0" w:space="0" w:color="auto"/>
            <w:right w:val="none" w:sz="0" w:space="0" w:color="auto"/>
          </w:divBdr>
        </w:div>
        <w:div w:id="1348866645">
          <w:marLeft w:val="640"/>
          <w:marRight w:val="0"/>
          <w:marTop w:val="0"/>
          <w:marBottom w:val="0"/>
          <w:divBdr>
            <w:top w:val="none" w:sz="0" w:space="0" w:color="auto"/>
            <w:left w:val="none" w:sz="0" w:space="0" w:color="auto"/>
            <w:bottom w:val="none" w:sz="0" w:space="0" w:color="auto"/>
            <w:right w:val="none" w:sz="0" w:space="0" w:color="auto"/>
          </w:divBdr>
        </w:div>
        <w:div w:id="1448235108">
          <w:marLeft w:val="640"/>
          <w:marRight w:val="0"/>
          <w:marTop w:val="0"/>
          <w:marBottom w:val="0"/>
          <w:divBdr>
            <w:top w:val="none" w:sz="0" w:space="0" w:color="auto"/>
            <w:left w:val="none" w:sz="0" w:space="0" w:color="auto"/>
            <w:bottom w:val="none" w:sz="0" w:space="0" w:color="auto"/>
            <w:right w:val="none" w:sz="0" w:space="0" w:color="auto"/>
          </w:divBdr>
        </w:div>
        <w:div w:id="1015308956">
          <w:marLeft w:val="640"/>
          <w:marRight w:val="0"/>
          <w:marTop w:val="0"/>
          <w:marBottom w:val="0"/>
          <w:divBdr>
            <w:top w:val="none" w:sz="0" w:space="0" w:color="auto"/>
            <w:left w:val="none" w:sz="0" w:space="0" w:color="auto"/>
            <w:bottom w:val="none" w:sz="0" w:space="0" w:color="auto"/>
            <w:right w:val="none" w:sz="0" w:space="0" w:color="auto"/>
          </w:divBdr>
        </w:div>
      </w:divsChild>
    </w:div>
    <w:div w:id="924924296">
      <w:bodyDiv w:val="1"/>
      <w:marLeft w:val="0"/>
      <w:marRight w:val="0"/>
      <w:marTop w:val="0"/>
      <w:marBottom w:val="0"/>
      <w:divBdr>
        <w:top w:val="none" w:sz="0" w:space="0" w:color="auto"/>
        <w:left w:val="none" w:sz="0" w:space="0" w:color="auto"/>
        <w:bottom w:val="none" w:sz="0" w:space="0" w:color="auto"/>
        <w:right w:val="none" w:sz="0" w:space="0" w:color="auto"/>
      </w:divBdr>
      <w:divsChild>
        <w:div w:id="2063554312">
          <w:marLeft w:val="640"/>
          <w:marRight w:val="0"/>
          <w:marTop w:val="0"/>
          <w:marBottom w:val="0"/>
          <w:divBdr>
            <w:top w:val="none" w:sz="0" w:space="0" w:color="auto"/>
            <w:left w:val="none" w:sz="0" w:space="0" w:color="auto"/>
            <w:bottom w:val="none" w:sz="0" w:space="0" w:color="auto"/>
            <w:right w:val="none" w:sz="0" w:space="0" w:color="auto"/>
          </w:divBdr>
        </w:div>
        <w:div w:id="711659272">
          <w:marLeft w:val="640"/>
          <w:marRight w:val="0"/>
          <w:marTop w:val="0"/>
          <w:marBottom w:val="0"/>
          <w:divBdr>
            <w:top w:val="none" w:sz="0" w:space="0" w:color="auto"/>
            <w:left w:val="none" w:sz="0" w:space="0" w:color="auto"/>
            <w:bottom w:val="none" w:sz="0" w:space="0" w:color="auto"/>
            <w:right w:val="none" w:sz="0" w:space="0" w:color="auto"/>
          </w:divBdr>
        </w:div>
        <w:div w:id="75370344">
          <w:marLeft w:val="640"/>
          <w:marRight w:val="0"/>
          <w:marTop w:val="0"/>
          <w:marBottom w:val="0"/>
          <w:divBdr>
            <w:top w:val="none" w:sz="0" w:space="0" w:color="auto"/>
            <w:left w:val="none" w:sz="0" w:space="0" w:color="auto"/>
            <w:bottom w:val="none" w:sz="0" w:space="0" w:color="auto"/>
            <w:right w:val="none" w:sz="0" w:space="0" w:color="auto"/>
          </w:divBdr>
        </w:div>
        <w:div w:id="833839119">
          <w:marLeft w:val="640"/>
          <w:marRight w:val="0"/>
          <w:marTop w:val="0"/>
          <w:marBottom w:val="0"/>
          <w:divBdr>
            <w:top w:val="none" w:sz="0" w:space="0" w:color="auto"/>
            <w:left w:val="none" w:sz="0" w:space="0" w:color="auto"/>
            <w:bottom w:val="none" w:sz="0" w:space="0" w:color="auto"/>
            <w:right w:val="none" w:sz="0" w:space="0" w:color="auto"/>
          </w:divBdr>
        </w:div>
        <w:div w:id="961228329">
          <w:marLeft w:val="640"/>
          <w:marRight w:val="0"/>
          <w:marTop w:val="0"/>
          <w:marBottom w:val="0"/>
          <w:divBdr>
            <w:top w:val="none" w:sz="0" w:space="0" w:color="auto"/>
            <w:left w:val="none" w:sz="0" w:space="0" w:color="auto"/>
            <w:bottom w:val="none" w:sz="0" w:space="0" w:color="auto"/>
            <w:right w:val="none" w:sz="0" w:space="0" w:color="auto"/>
          </w:divBdr>
        </w:div>
        <w:div w:id="1049961477">
          <w:marLeft w:val="640"/>
          <w:marRight w:val="0"/>
          <w:marTop w:val="0"/>
          <w:marBottom w:val="0"/>
          <w:divBdr>
            <w:top w:val="none" w:sz="0" w:space="0" w:color="auto"/>
            <w:left w:val="none" w:sz="0" w:space="0" w:color="auto"/>
            <w:bottom w:val="none" w:sz="0" w:space="0" w:color="auto"/>
            <w:right w:val="none" w:sz="0" w:space="0" w:color="auto"/>
          </w:divBdr>
        </w:div>
        <w:div w:id="2033797398">
          <w:marLeft w:val="640"/>
          <w:marRight w:val="0"/>
          <w:marTop w:val="0"/>
          <w:marBottom w:val="0"/>
          <w:divBdr>
            <w:top w:val="none" w:sz="0" w:space="0" w:color="auto"/>
            <w:left w:val="none" w:sz="0" w:space="0" w:color="auto"/>
            <w:bottom w:val="none" w:sz="0" w:space="0" w:color="auto"/>
            <w:right w:val="none" w:sz="0" w:space="0" w:color="auto"/>
          </w:divBdr>
        </w:div>
        <w:div w:id="227883149">
          <w:marLeft w:val="640"/>
          <w:marRight w:val="0"/>
          <w:marTop w:val="0"/>
          <w:marBottom w:val="0"/>
          <w:divBdr>
            <w:top w:val="none" w:sz="0" w:space="0" w:color="auto"/>
            <w:left w:val="none" w:sz="0" w:space="0" w:color="auto"/>
            <w:bottom w:val="none" w:sz="0" w:space="0" w:color="auto"/>
            <w:right w:val="none" w:sz="0" w:space="0" w:color="auto"/>
          </w:divBdr>
        </w:div>
        <w:div w:id="621349104">
          <w:marLeft w:val="640"/>
          <w:marRight w:val="0"/>
          <w:marTop w:val="0"/>
          <w:marBottom w:val="0"/>
          <w:divBdr>
            <w:top w:val="none" w:sz="0" w:space="0" w:color="auto"/>
            <w:left w:val="none" w:sz="0" w:space="0" w:color="auto"/>
            <w:bottom w:val="none" w:sz="0" w:space="0" w:color="auto"/>
            <w:right w:val="none" w:sz="0" w:space="0" w:color="auto"/>
          </w:divBdr>
        </w:div>
        <w:div w:id="651300037">
          <w:marLeft w:val="640"/>
          <w:marRight w:val="0"/>
          <w:marTop w:val="0"/>
          <w:marBottom w:val="0"/>
          <w:divBdr>
            <w:top w:val="none" w:sz="0" w:space="0" w:color="auto"/>
            <w:left w:val="none" w:sz="0" w:space="0" w:color="auto"/>
            <w:bottom w:val="none" w:sz="0" w:space="0" w:color="auto"/>
            <w:right w:val="none" w:sz="0" w:space="0" w:color="auto"/>
          </w:divBdr>
        </w:div>
        <w:div w:id="1687907647">
          <w:marLeft w:val="640"/>
          <w:marRight w:val="0"/>
          <w:marTop w:val="0"/>
          <w:marBottom w:val="0"/>
          <w:divBdr>
            <w:top w:val="none" w:sz="0" w:space="0" w:color="auto"/>
            <w:left w:val="none" w:sz="0" w:space="0" w:color="auto"/>
            <w:bottom w:val="none" w:sz="0" w:space="0" w:color="auto"/>
            <w:right w:val="none" w:sz="0" w:space="0" w:color="auto"/>
          </w:divBdr>
        </w:div>
        <w:div w:id="916208342">
          <w:marLeft w:val="640"/>
          <w:marRight w:val="0"/>
          <w:marTop w:val="0"/>
          <w:marBottom w:val="0"/>
          <w:divBdr>
            <w:top w:val="none" w:sz="0" w:space="0" w:color="auto"/>
            <w:left w:val="none" w:sz="0" w:space="0" w:color="auto"/>
            <w:bottom w:val="none" w:sz="0" w:space="0" w:color="auto"/>
            <w:right w:val="none" w:sz="0" w:space="0" w:color="auto"/>
          </w:divBdr>
        </w:div>
        <w:div w:id="156965557">
          <w:marLeft w:val="640"/>
          <w:marRight w:val="0"/>
          <w:marTop w:val="0"/>
          <w:marBottom w:val="0"/>
          <w:divBdr>
            <w:top w:val="none" w:sz="0" w:space="0" w:color="auto"/>
            <w:left w:val="none" w:sz="0" w:space="0" w:color="auto"/>
            <w:bottom w:val="none" w:sz="0" w:space="0" w:color="auto"/>
            <w:right w:val="none" w:sz="0" w:space="0" w:color="auto"/>
          </w:divBdr>
        </w:div>
        <w:div w:id="348486391">
          <w:marLeft w:val="640"/>
          <w:marRight w:val="0"/>
          <w:marTop w:val="0"/>
          <w:marBottom w:val="0"/>
          <w:divBdr>
            <w:top w:val="none" w:sz="0" w:space="0" w:color="auto"/>
            <w:left w:val="none" w:sz="0" w:space="0" w:color="auto"/>
            <w:bottom w:val="none" w:sz="0" w:space="0" w:color="auto"/>
            <w:right w:val="none" w:sz="0" w:space="0" w:color="auto"/>
          </w:divBdr>
        </w:div>
        <w:div w:id="1107239400">
          <w:marLeft w:val="640"/>
          <w:marRight w:val="0"/>
          <w:marTop w:val="0"/>
          <w:marBottom w:val="0"/>
          <w:divBdr>
            <w:top w:val="none" w:sz="0" w:space="0" w:color="auto"/>
            <w:left w:val="none" w:sz="0" w:space="0" w:color="auto"/>
            <w:bottom w:val="none" w:sz="0" w:space="0" w:color="auto"/>
            <w:right w:val="none" w:sz="0" w:space="0" w:color="auto"/>
          </w:divBdr>
        </w:div>
        <w:div w:id="10226821">
          <w:marLeft w:val="640"/>
          <w:marRight w:val="0"/>
          <w:marTop w:val="0"/>
          <w:marBottom w:val="0"/>
          <w:divBdr>
            <w:top w:val="none" w:sz="0" w:space="0" w:color="auto"/>
            <w:left w:val="none" w:sz="0" w:space="0" w:color="auto"/>
            <w:bottom w:val="none" w:sz="0" w:space="0" w:color="auto"/>
            <w:right w:val="none" w:sz="0" w:space="0" w:color="auto"/>
          </w:divBdr>
        </w:div>
        <w:div w:id="1198198524">
          <w:marLeft w:val="640"/>
          <w:marRight w:val="0"/>
          <w:marTop w:val="0"/>
          <w:marBottom w:val="0"/>
          <w:divBdr>
            <w:top w:val="none" w:sz="0" w:space="0" w:color="auto"/>
            <w:left w:val="none" w:sz="0" w:space="0" w:color="auto"/>
            <w:bottom w:val="none" w:sz="0" w:space="0" w:color="auto"/>
            <w:right w:val="none" w:sz="0" w:space="0" w:color="auto"/>
          </w:divBdr>
        </w:div>
        <w:div w:id="1177766874">
          <w:marLeft w:val="640"/>
          <w:marRight w:val="0"/>
          <w:marTop w:val="0"/>
          <w:marBottom w:val="0"/>
          <w:divBdr>
            <w:top w:val="none" w:sz="0" w:space="0" w:color="auto"/>
            <w:left w:val="none" w:sz="0" w:space="0" w:color="auto"/>
            <w:bottom w:val="none" w:sz="0" w:space="0" w:color="auto"/>
            <w:right w:val="none" w:sz="0" w:space="0" w:color="auto"/>
          </w:divBdr>
        </w:div>
        <w:div w:id="256060738">
          <w:marLeft w:val="640"/>
          <w:marRight w:val="0"/>
          <w:marTop w:val="0"/>
          <w:marBottom w:val="0"/>
          <w:divBdr>
            <w:top w:val="none" w:sz="0" w:space="0" w:color="auto"/>
            <w:left w:val="none" w:sz="0" w:space="0" w:color="auto"/>
            <w:bottom w:val="none" w:sz="0" w:space="0" w:color="auto"/>
            <w:right w:val="none" w:sz="0" w:space="0" w:color="auto"/>
          </w:divBdr>
        </w:div>
        <w:div w:id="805583858">
          <w:marLeft w:val="640"/>
          <w:marRight w:val="0"/>
          <w:marTop w:val="0"/>
          <w:marBottom w:val="0"/>
          <w:divBdr>
            <w:top w:val="none" w:sz="0" w:space="0" w:color="auto"/>
            <w:left w:val="none" w:sz="0" w:space="0" w:color="auto"/>
            <w:bottom w:val="none" w:sz="0" w:space="0" w:color="auto"/>
            <w:right w:val="none" w:sz="0" w:space="0" w:color="auto"/>
          </w:divBdr>
        </w:div>
        <w:div w:id="2017340439">
          <w:marLeft w:val="640"/>
          <w:marRight w:val="0"/>
          <w:marTop w:val="0"/>
          <w:marBottom w:val="0"/>
          <w:divBdr>
            <w:top w:val="none" w:sz="0" w:space="0" w:color="auto"/>
            <w:left w:val="none" w:sz="0" w:space="0" w:color="auto"/>
            <w:bottom w:val="none" w:sz="0" w:space="0" w:color="auto"/>
            <w:right w:val="none" w:sz="0" w:space="0" w:color="auto"/>
          </w:divBdr>
        </w:div>
        <w:div w:id="829097066">
          <w:marLeft w:val="640"/>
          <w:marRight w:val="0"/>
          <w:marTop w:val="0"/>
          <w:marBottom w:val="0"/>
          <w:divBdr>
            <w:top w:val="none" w:sz="0" w:space="0" w:color="auto"/>
            <w:left w:val="none" w:sz="0" w:space="0" w:color="auto"/>
            <w:bottom w:val="none" w:sz="0" w:space="0" w:color="auto"/>
            <w:right w:val="none" w:sz="0" w:space="0" w:color="auto"/>
          </w:divBdr>
        </w:div>
        <w:div w:id="2114284266">
          <w:marLeft w:val="640"/>
          <w:marRight w:val="0"/>
          <w:marTop w:val="0"/>
          <w:marBottom w:val="0"/>
          <w:divBdr>
            <w:top w:val="none" w:sz="0" w:space="0" w:color="auto"/>
            <w:left w:val="none" w:sz="0" w:space="0" w:color="auto"/>
            <w:bottom w:val="none" w:sz="0" w:space="0" w:color="auto"/>
            <w:right w:val="none" w:sz="0" w:space="0" w:color="auto"/>
          </w:divBdr>
        </w:div>
        <w:div w:id="1760517702">
          <w:marLeft w:val="640"/>
          <w:marRight w:val="0"/>
          <w:marTop w:val="0"/>
          <w:marBottom w:val="0"/>
          <w:divBdr>
            <w:top w:val="none" w:sz="0" w:space="0" w:color="auto"/>
            <w:left w:val="none" w:sz="0" w:space="0" w:color="auto"/>
            <w:bottom w:val="none" w:sz="0" w:space="0" w:color="auto"/>
            <w:right w:val="none" w:sz="0" w:space="0" w:color="auto"/>
          </w:divBdr>
        </w:div>
        <w:div w:id="553852928">
          <w:marLeft w:val="640"/>
          <w:marRight w:val="0"/>
          <w:marTop w:val="0"/>
          <w:marBottom w:val="0"/>
          <w:divBdr>
            <w:top w:val="none" w:sz="0" w:space="0" w:color="auto"/>
            <w:left w:val="none" w:sz="0" w:space="0" w:color="auto"/>
            <w:bottom w:val="none" w:sz="0" w:space="0" w:color="auto"/>
            <w:right w:val="none" w:sz="0" w:space="0" w:color="auto"/>
          </w:divBdr>
        </w:div>
        <w:div w:id="542669895">
          <w:marLeft w:val="640"/>
          <w:marRight w:val="0"/>
          <w:marTop w:val="0"/>
          <w:marBottom w:val="0"/>
          <w:divBdr>
            <w:top w:val="none" w:sz="0" w:space="0" w:color="auto"/>
            <w:left w:val="none" w:sz="0" w:space="0" w:color="auto"/>
            <w:bottom w:val="none" w:sz="0" w:space="0" w:color="auto"/>
            <w:right w:val="none" w:sz="0" w:space="0" w:color="auto"/>
          </w:divBdr>
        </w:div>
        <w:div w:id="1813404480">
          <w:marLeft w:val="640"/>
          <w:marRight w:val="0"/>
          <w:marTop w:val="0"/>
          <w:marBottom w:val="0"/>
          <w:divBdr>
            <w:top w:val="none" w:sz="0" w:space="0" w:color="auto"/>
            <w:left w:val="none" w:sz="0" w:space="0" w:color="auto"/>
            <w:bottom w:val="none" w:sz="0" w:space="0" w:color="auto"/>
            <w:right w:val="none" w:sz="0" w:space="0" w:color="auto"/>
          </w:divBdr>
        </w:div>
        <w:div w:id="1683971509">
          <w:marLeft w:val="640"/>
          <w:marRight w:val="0"/>
          <w:marTop w:val="0"/>
          <w:marBottom w:val="0"/>
          <w:divBdr>
            <w:top w:val="none" w:sz="0" w:space="0" w:color="auto"/>
            <w:left w:val="none" w:sz="0" w:space="0" w:color="auto"/>
            <w:bottom w:val="none" w:sz="0" w:space="0" w:color="auto"/>
            <w:right w:val="none" w:sz="0" w:space="0" w:color="auto"/>
          </w:divBdr>
        </w:div>
        <w:div w:id="1782529770">
          <w:marLeft w:val="640"/>
          <w:marRight w:val="0"/>
          <w:marTop w:val="0"/>
          <w:marBottom w:val="0"/>
          <w:divBdr>
            <w:top w:val="none" w:sz="0" w:space="0" w:color="auto"/>
            <w:left w:val="none" w:sz="0" w:space="0" w:color="auto"/>
            <w:bottom w:val="none" w:sz="0" w:space="0" w:color="auto"/>
            <w:right w:val="none" w:sz="0" w:space="0" w:color="auto"/>
          </w:divBdr>
        </w:div>
        <w:div w:id="1701322588">
          <w:marLeft w:val="640"/>
          <w:marRight w:val="0"/>
          <w:marTop w:val="0"/>
          <w:marBottom w:val="0"/>
          <w:divBdr>
            <w:top w:val="none" w:sz="0" w:space="0" w:color="auto"/>
            <w:left w:val="none" w:sz="0" w:space="0" w:color="auto"/>
            <w:bottom w:val="none" w:sz="0" w:space="0" w:color="auto"/>
            <w:right w:val="none" w:sz="0" w:space="0" w:color="auto"/>
          </w:divBdr>
        </w:div>
        <w:div w:id="668290706">
          <w:marLeft w:val="640"/>
          <w:marRight w:val="0"/>
          <w:marTop w:val="0"/>
          <w:marBottom w:val="0"/>
          <w:divBdr>
            <w:top w:val="none" w:sz="0" w:space="0" w:color="auto"/>
            <w:left w:val="none" w:sz="0" w:space="0" w:color="auto"/>
            <w:bottom w:val="none" w:sz="0" w:space="0" w:color="auto"/>
            <w:right w:val="none" w:sz="0" w:space="0" w:color="auto"/>
          </w:divBdr>
        </w:div>
        <w:div w:id="1309169750">
          <w:marLeft w:val="640"/>
          <w:marRight w:val="0"/>
          <w:marTop w:val="0"/>
          <w:marBottom w:val="0"/>
          <w:divBdr>
            <w:top w:val="none" w:sz="0" w:space="0" w:color="auto"/>
            <w:left w:val="none" w:sz="0" w:space="0" w:color="auto"/>
            <w:bottom w:val="none" w:sz="0" w:space="0" w:color="auto"/>
            <w:right w:val="none" w:sz="0" w:space="0" w:color="auto"/>
          </w:divBdr>
        </w:div>
        <w:div w:id="1130708147">
          <w:marLeft w:val="640"/>
          <w:marRight w:val="0"/>
          <w:marTop w:val="0"/>
          <w:marBottom w:val="0"/>
          <w:divBdr>
            <w:top w:val="none" w:sz="0" w:space="0" w:color="auto"/>
            <w:left w:val="none" w:sz="0" w:space="0" w:color="auto"/>
            <w:bottom w:val="none" w:sz="0" w:space="0" w:color="auto"/>
            <w:right w:val="none" w:sz="0" w:space="0" w:color="auto"/>
          </w:divBdr>
        </w:div>
        <w:div w:id="1567033743">
          <w:marLeft w:val="640"/>
          <w:marRight w:val="0"/>
          <w:marTop w:val="0"/>
          <w:marBottom w:val="0"/>
          <w:divBdr>
            <w:top w:val="none" w:sz="0" w:space="0" w:color="auto"/>
            <w:left w:val="none" w:sz="0" w:space="0" w:color="auto"/>
            <w:bottom w:val="none" w:sz="0" w:space="0" w:color="auto"/>
            <w:right w:val="none" w:sz="0" w:space="0" w:color="auto"/>
          </w:divBdr>
        </w:div>
        <w:div w:id="925263365">
          <w:marLeft w:val="640"/>
          <w:marRight w:val="0"/>
          <w:marTop w:val="0"/>
          <w:marBottom w:val="0"/>
          <w:divBdr>
            <w:top w:val="none" w:sz="0" w:space="0" w:color="auto"/>
            <w:left w:val="none" w:sz="0" w:space="0" w:color="auto"/>
            <w:bottom w:val="none" w:sz="0" w:space="0" w:color="auto"/>
            <w:right w:val="none" w:sz="0" w:space="0" w:color="auto"/>
          </w:divBdr>
        </w:div>
        <w:div w:id="1357581378">
          <w:marLeft w:val="640"/>
          <w:marRight w:val="0"/>
          <w:marTop w:val="0"/>
          <w:marBottom w:val="0"/>
          <w:divBdr>
            <w:top w:val="none" w:sz="0" w:space="0" w:color="auto"/>
            <w:left w:val="none" w:sz="0" w:space="0" w:color="auto"/>
            <w:bottom w:val="none" w:sz="0" w:space="0" w:color="auto"/>
            <w:right w:val="none" w:sz="0" w:space="0" w:color="auto"/>
          </w:divBdr>
        </w:div>
        <w:div w:id="1733231851">
          <w:marLeft w:val="640"/>
          <w:marRight w:val="0"/>
          <w:marTop w:val="0"/>
          <w:marBottom w:val="0"/>
          <w:divBdr>
            <w:top w:val="none" w:sz="0" w:space="0" w:color="auto"/>
            <w:left w:val="none" w:sz="0" w:space="0" w:color="auto"/>
            <w:bottom w:val="none" w:sz="0" w:space="0" w:color="auto"/>
            <w:right w:val="none" w:sz="0" w:space="0" w:color="auto"/>
          </w:divBdr>
        </w:div>
        <w:div w:id="1287275924">
          <w:marLeft w:val="640"/>
          <w:marRight w:val="0"/>
          <w:marTop w:val="0"/>
          <w:marBottom w:val="0"/>
          <w:divBdr>
            <w:top w:val="none" w:sz="0" w:space="0" w:color="auto"/>
            <w:left w:val="none" w:sz="0" w:space="0" w:color="auto"/>
            <w:bottom w:val="none" w:sz="0" w:space="0" w:color="auto"/>
            <w:right w:val="none" w:sz="0" w:space="0" w:color="auto"/>
          </w:divBdr>
        </w:div>
        <w:div w:id="390353315">
          <w:marLeft w:val="640"/>
          <w:marRight w:val="0"/>
          <w:marTop w:val="0"/>
          <w:marBottom w:val="0"/>
          <w:divBdr>
            <w:top w:val="none" w:sz="0" w:space="0" w:color="auto"/>
            <w:left w:val="none" w:sz="0" w:space="0" w:color="auto"/>
            <w:bottom w:val="none" w:sz="0" w:space="0" w:color="auto"/>
            <w:right w:val="none" w:sz="0" w:space="0" w:color="auto"/>
          </w:divBdr>
        </w:div>
        <w:div w:id="1604681508">
          <w:marLeft w:val="640"/>
          <w:marRight w:val="0"/>
          <w:marTop w:val="0"/>
          <w:marBottom w:val="0"/>
          <w:divBdr>
            <w:top w:val="none" w:sz="0" w:space="0" w:color="auto"/>
            <w:left w:val="none" w:sz="0" w:space="0" w:color="auto"/>
            <w:bottom w:val="none" w:sz="0" w:space="0" w:color="auto"/>
            <w:right w:val="none" w:sz="0" w:space="0" w:color="auto"/>
          </w:divBdr>
        </w:div>
        <w:div w:id="797990522">
          <w:marLeft w:val="640"/>
          <w:marRight w:val="0"/>
          <w:marTop w:val="0"/>
          <w:marBottom w:val="0"/>
          <w:divBdr>
            <w:top w:val="none" w:sz="0" w:space="0" w:color="auto"/>
            <w:left w:val="none" w:sz="0" w:space="0" w:color="auto"/>
            <w:bottom w:val="none" w:sz="0" w:space="0" w:color="auto"/>
            <w:right w:val="none" w:sz="0" w:space="0" w:color="auto"/>
          </w:divBdr>
        </w:div>
        <w:div w:id="366105473">
          <w:marLeft w:val="640"/>
          <w:marRight w:val="0"/>
          <w:marTop w:val="0"/>
          <w:marBottom w:val="0"/>
          <w:divBdr>
            <w:top w:val="none" w:sz="0" w:space="0" w:color="auto"/>
            <w:left w:val="none" w:sz="0" w:space="0" w:color="auto"/>
            <w:bottom w:val="none" w:sz="0" w:space="0" w:color="auto"/>
            <w:right w:val="none" w:sz="0" w:space="0" w:color="auto"/>
          </w:divBdr>
        </w:div>
        <w:div w:id="188033118">
          <w:marLeft w:val="640"/>
          <w:marRight w:val="0"/>
          <w:marTop w:val="0"/>
          <w:marBottom w:val="0"/>
          <w:divBdr>
            <w:top w:val="none" w:sz="0" w:space="0" w:color="auto"/>
            <w:left w:val="none" w:sz="0" w:space="0" w:color="auto"/>
            <w:bottom w:val="none" w:sz="0" w:space="0" w:color="auto"/>
            <w:right w:val="none" w:sz="0" w:space="0" w:color="auto"/>
          </w:divBdr>
        </w:div>
        <w:div w:id="192308606">
          <w:marLeft w:val="640"/>
          <w:marRight w:val="0"/>
          <w:marTop w:val="0"/>
          <w:marBottom w:val="0"/>
          <w:divBdr>
            <w:top w:val="none" w:sz="0" w:space="0" w:color="auto"/>
            <w:left w:val="none" w:sz="0" w:space="0" w:color="auto"/>
            <w:bottom w:val="none" w:sz="0" w:space="0" w:color="auto"/>
            <w:right w:val="none" w:sz="0" w:space="0" w:color="auto"/>
          </w:divBdr>
        </w:div>
        <w:div w:id="649558791">
          <w:marLeft w:val="640"/>
          <w:marRight w:val="0"/>
          <w:marTop w:val="0"/>
          <w:marBottom w:val="0"/>
          <w:divBdr>
            <w:top w:val="none" w:sz="0" w:space="0" w:color="auto"/>
            <w:left w:val="none" w:sz="0" w:space="0" w:color="auto"/>
            <w:bottom w:val="none" w:sz="0" w:space="0" w:color="auto"/>
            <w:right w:val="none" w:sz="0" w:space="0" w:color="auto"/>
          </w:divBdr>
        </w:div>
        <w:div w:id="729571451">
          <w:marLeft w:val="640"/>
          <w:marRight w:val="0"/>
          <w:marTop w:val="0"/>
          <w:marBottom w:val="0"/>
          <w:divBdr>
            <w:top w:val="none" w:sz="0" w:space="0" w:color="auto"/>
            <w:left w:val="none" w:sz="0" w:space="0" w:color="auto"/>
            <w:bottom w:val="none" w:sz="0" w:space="0" w:color="auto"/>
            <w:right w:val="none" w:sz="0" w:space="0" w:color="auto"/>
          </w:divBdr>
        </w:div>
        <w:div w:id="1661544475">
          <w:marLeft w:val="640"/>
          <w:marRight w:val="0"/>
          <w:marTop w:val="0"/>
          <w:marBottom w:val="0"/>
          <w:divBdr>
            <w:top w:val="none" w:sz="0" w:space="0" w:color="auto"/>
            <w:left w:val="none" w:sz="0" w:space="0" w:color="auto"/>
            <w:bottom w:val="none" w:sz="0" w:space="0" w:color="auto"/>
            <w:right w:val="none" w:sz="0" w:space="0" w:color="auto"/>
          </w:divBdr>
        </w:div>
        <w:div w:id="705716341">
          <w:marLeft w:val="640"/>
          <w:marRight w:val="0"/>
          <w:marTop w:val="0"/>
          <w:marBottom w:val="0"/>
          <w:divBdr>
            <w:top w:val="none" w:sz="0" w:space="0" w:color="auto"/>
            <w:left w:val="none" w:sz="0" w:space="0" w:color="auto"/>
            <w:bottom w:val="none" w:sz="0" w:space="0" w:color="auto"/>
            <w:right w:val="none" w:sz="0" w:space="0" w:color="auto"/>
          </w:divBdr>
        </w:div>
        <w:div w:id="1920283485">
          <w:marLeft w:val="640"/>
          <w:marRight w:val="0"/>
          <w:marTop w:val="0"/>
          <w:marBottom w:val="0"/>
          <w:divBdr>
            <w:top w:val="none" w:sz="0" w:space="0" w:color="auto"/>
            <w:left w:val="none" w:sz="0" w:space="0" w:color="auto"/>
            <w:bottom w:val="none" w:sz="0" w:space="0" w:color="auto"/>
            <w:right w:val="none" w:sz="0" w:space="0" w:color="auto"/>
          </w:divBdr>
        </w:div>
        <w:div w:id="108353095">
          <w:marLeft w:val="640"/>
          <w:marRight w:val="0"/>
          <w:marTop w:val="0"/>
          <w:marBottom w:val="0"/>
          <w:divBdr>
            <w:top w:val="none" w:sz="0" w:space="0" w:color="auto"/>
            <w:left w:val="none" w:sz="0" w:space="0" w:color="auto"/>
            <w:bottom w:val="none" w:sz="0" w:space="0" w:color="auto"/>
            <w:right w:val="none" w:sz="0" w:space="0" w:color="auto"/>
          </w:divBdr>
        </w:div>
      </w:divsChild>
    </w:div>
    <w:div w:id="925531800">
      <w:bodyDiv w:val="1"/>
      <w:marLeft w:val="0"/>
      <w:marRight w:val="0"/>
      <w:marTop w:val="0"/>
      <w:marBottom w:val="0"/>
      <w:divBdr>
        <w:top w:val="none" w:sz="0" w:space="0" w:color="auto"/>
        <w:left w:val="none" w:sz="0" w:space="0" w:color="auto"/>
        <w:bottom w:val="none" w:sz="0" w:space="0" w:color="auto"/>
        <w:right w:val="none" w:sz="0" w:space="0" w:color="auto"/>
      </w:divBdr>
      <w:divsChild>
        <w:div w:id="343173550">
          <w:marLeft w:val="640"/>
          <w:marRight w:val="0"/>
          <w:marTop w:val="0"/>
          <w:marBottom w:val="0"/>
          <w:divBdr>
            <w:top w:val="none" w:sz="0" w:space="0" w:color="auto"/>
            <w:left w:val="none" w:sz="0" w:space="0" w:color="auto"/>
            <w:bottom w:val="none" w:sz="0" w:space="0" w:color="auto"/>
            <w:right w:val="none" w:sz="0" w:space="0" w:color="auto"/>
          </w:divBdr>
        </w:div>
        <w:div w:id="1026559972">
          <w:marLeft w:val="640"/>
          <w:marRight w:val="0"/>
          <w:marTop w:val="0"/>
          <w:marBottom w:val="0"/>
          <w:divBdr>
            <w:top w:val="none" w:sz="0" w:space="0" w:color="auto"/>
            <w:left w:val="none" w:sz="0" w:space="0" w:color="auto"/>
            <w:bottom w:val="none" w:sz="0" w:space="0" w:color="auto"/>
            <w:right w:val="none" w:sz="0" w:space="0" w:color="auto"/>
          </w:divBdr>
        </w:div>
        <w:div w:id="1377270552">
          <w:marLeft w:val="640"/>
          <w:marRight w:val="0"/>
          <w:marTop w:val="0"/>
          <w:marBottom w:val="0"/>
          <w:divBdr>
            <w:top w:val="none" w:sz="0" w:space="0" w:color="auto"/>
            <w:left w:val="none" w:sz="0" w:space="0" w:color="auto"/>
            <w:bottom w:val="none" w:sz="0" w:space="0" w:color="auto"/>
            <w:right w:val="none" w:sz="0" w:space="0" w:color="auto"/>
          </w:divBdr>
        </w:div>
        <w:div w:id="903833799">
          <w:marLeft w:val="640"/>
          <w:marRight w:val="0"/>
          <w:marTop w:val="0"/>
          <w:marBottom w:val="0"/>
          <w:divBdr>
            <w:top w:val="none" w:sz="0" w:space="0" w:color="auto"/>
            <w:left w:val="none" w:sz="0" w:space="0" w:color="auto"/>
            <w:bottom w:val="none" w:sz="0" w:space="0" w:color="auto"/>
            <w:right w:val="none" w:sz="0" w:space="0" w:color="auto"/>
          </w:divBdr>
        </w:div>
        <w:div w:id="344794511">
          <w:marLeft w:val="640"/>
          <w:marRight w:val="0"/>
          <w:marTop w:val="0"/>
          <w:marBottom w:val="0"/>
          <w:divBdr>
            <w:top w:val="none" w:sz="0" w:space="0" w:color="auto"/>
            <w:left w:val="none" w:sz="0" w:space="0" w:color="auto"/>
            <w:bottom w:val="none" w:sz="0" w:space="0" w:color="auto"/>
            <w:right w:val="none" w:sz="0" w:space="0" w:color="auto"/>
          </w:divBdr>
        </w:div>
        <w:div w:id="1297687642">
          <w:marLeft w:val="640"/>
          <w:marRight w:val="0"/>
          <w:marTop w:val="0"/>
          <w:marBottom w:val="0"/>
          <w:divBdr>
            <w:top w:val="none" w:sz="0" w:space="0" w:color="auto"/>
            <w:left w:val="none" w:sz="0" w:space="0" w:color="auto"/>
            <w:bottom w:val="none" w:sz="0" w:space="0" w:color="auto"/>
            <w:right w:val="none" w:sz="0" w:space="0" w:color="auto"/>
          </w:divBdr>
        </w:div>
        <w:div w:id="1239827181">
          <w:marLeft w:val="640"/>
          <w:marRight w:val="0"/>
          <w:marTop w:val="0"/>
          <w:marBottom w:val="0"/>
          <w:divBdr>
            <w:top w:val="none" w:sz="0" w:space="0" w:color="auto"/>
            <w:left w:val="none" w:sz="0" w:space="0" w:color="auto"/>
            <w:bottom w:val="none" w:sz="0" w:space="0" w:color="auto"/>
            <w:right w:val="none" w:sz="0" w:space="0" w:color="auto"/>
          </w:divBdr>
        </w:div>
        <w:div w:id="2002853673">
          <w:marLeft w:val="640"/>
          <w:marRight w:val="0"/>
          <w:marTop w:val="0"/>
          <w:marBottom w:val="0"/>
          <w:divBdr>
            <w:top w:val="none" w:sz="0" w:space="0" w:color="auto"/>
            <w:left w:val="none" w:sz="0" w:space="0" w:color="auto"/>
            <w:bottom w:val="none" w:sz="0" w:space="0" w:color="auto"/>
            <w:right w:val="none" w:sz="0" w:space="0" w:color="auto"/>
          </w:divBdr>
        </w:div>
        <w:div w:id="559679913">
          <w:marLeft w:val="640"/>
          <w:marRight w:val="0"/>
          <w:marTop w:val="0"/>
          <w:marBottom w:val="0"/>
          <w:divBdr>
            <w:top w:val="none" w:sz="0" w:space="0" w:color="auto"/>
            <w:left w:val="none" w:sz="0" w:space="0" w:color="auto"/>
            <w:bottom w:val="none" w:sz="0" w:space="0" w:color="auto"/>
            <w:right w:val="none" w:sz="0" w:space="0" w:color="auto"/>
          </w:divBdr>
        </w:div>
        <w:div w:id="745883880">
          <w:marLeft w:val="640"/>
          <w:marRight w:val="0"/>
          <w:marTop w:val="0"/>
          <w:marBottom w:val="0"/>
          <w:divBdr>
            <w:top w:val="none" w:sz="0" w:space="0" w:color="auto"/>
            <w:left w:val="none" w:sz="0" w:space="0" w:color="auto"/>
            <w:bottom w:val="none" w:sz="0" w:space="0" w:color="auto"/>
            <w:right w:val="none" w:sz="0" w:space="0" w:color="auto"/>
          </w:divBdr>
        </w:div>
        <w:div w:id="1579823061">
          <w:marLeft w:val="640"/>
          <w:marRight w:val="0"/>
          <w:marTop w:val="0"/>
          <w:marBottom w:val="0"/>
          <w:divBdr>
            <w:top w:val="none" w:sz="0" w:space="0" w:color="auto"/>
            <w:left w:val="none" w:sz="0" w:space="0" w:color="auto"/>
            <w:bottom w:val="none" w:sz="0" w:space="0" w:color="auto"/>
            <w:right w:val="none" w:sz="0" w:space="0" w:color="auto"/>
          </w:divBdr>
        </w:div>
        <w:div w:id="1604416158">
          <w:marLeft w:val="640"/>
          <w:marRight w:val="0"/>
          <w:marTop w:val="0"/>
          <w:marBottom w:val="0"/>
          <w:divBdr>
            <w:top w:val="none" w:sz="0" w:space="0" w:color="auto"/>
            <w:left w:val="none" w:sz="0" w:space="0" w:color="auto"/>
            <w:bottom w:val="none" w:sz="0" w:space="0" w:color="auto"/>
            <w:right w:val="none" w:sz="0" w:space="0" w:color="auto"/>
          </w:divBdr>
        </w:div>
        <w:div w:id="775099350">
          <w:marLeft w:val="640"/>
          <w:marRight w:val="0"/>
          <w:marTop w:val="0"/>
          <w:marBottom w:val="0"/>
          <w:divBdr>
            <w:top w:val="none" w:sz="0" w:space="0" w:color="auto"/>
            <w:left w:val="none" w:sz="0" w:space="0" w:color="auto"/>
            <w:bottom w:val="none" w:sz="0" w:space="0" w:color="auto"/>
            <w:right w:val="none" w:sz="0" w:space="0" w:color="auto"/>
          </w:divBdr>
        </w:div>
        <w:div w:id="738788537">
          <w:marLeft w:val="640"/>
          <w:marRight w:val="0"/>
          <w:marTop w:val="0"/>
          <w:marBottom w:val="0"/>
          <w:divBdr>
            <w:top w:val="none" w:sz="0" w:space="0" w:color="auto"/>
            <w:left w:val="none" w:sz="0" w:space="0" w:color="auto"/>
            <w:bottom w:val="none" w:sz="0" w:space="0" w:color="auto"/>
            <w:right w:val="none" w:sz="0" w:space="0" w:color="auto"/>
          </w:divBdr>
        </w:div>
        <w:div w:id="1549949486">
          <w:marLeft w:val="640"/>
          <w:marRight w:val="0"/>
          <w:marTop w:val="0"/>
          <w:marBottom w:val="0"/>
          <w:divBdr>
            <w:top w:val="none" w:sz="0" w:space="0" w:color="auto"/>
            <w:left w:val="none" w:sz="0" w:space="0" w:color="auto"/>
            <w:bottom w:val="none" w:sz="0" w:space="0" w:color="auto"/>
            <w:right w:val="none" w:sz="0" w:space="0" w:color="auto"/>
          </w:divBdr>
        </w:div>
        <w:div w:id="1732148609">
          <w:marLeft w:val="640"/>
          <w:marRight w:val="0"/>
          <w:marTop w:val="0"/>
          <w:marBottom w:val="0"/>
          <w:divBdr>
            <w:top w:val="none" w:sz="0" w:space="0" w:color="auto"/>
            <w:left w:val="none" w:sz="0" w:space="0" w:color="auto"/>
            <w:bottom w:val="none" w:sz="0" w:space="0" w:color="auto"/>
            <w:right w:val="none" w:sz="0" w:space="0" w:color="auto"/>
          </w:divBdr>
        </w:div>
        <w:div w:id="320696860">
          <w:marLeft w:val="640"/>
          <w:marRight w:val="0"/>
          <w:marTop w:val="0"/>
          <w:marBottom w:val="0"/>
          <w:divBdr>
            <w:top w:val="none" w:sz="0" w:space="0" w:color="auto"/>
            <w:left w:val="none" w:sz="0" w:space="0" w:color="auto"/>
            <w:bottom w:val="none" w:sz="0" w:space="0" w:color="auto"/>
            <w:right w:val="none" w:sz="0" w:space="0" w:color="auto"/>
          </w:divBdr>
        </w:div>
        <w:div w:id="543491944">
          <w:marLeft w:val="640"/>
          <w:marRight w:val="0"/>
          <w:marTop w:val="0"/>
          <w:marBottom w:val="0"/>
          <w:divBdr>
            <w:top w:val="none" w:sz="0" w:space="0" w:color="auto"/>
            <w:left w:val="none" w:sz="0" w:space="0" w:color="auto"/>
            <w:bottom w:val="none" w:sz="0" w:space="0" w:color="auto"/>
            <w:right w:val="none" w:sz="0" w:space="0" w:color="auto"/>
          </w:divBdr>
        </w:div>
        <w:div w:id="823550993">
          <w:marLeft w:val="640"/>
          <w:marRight w:val="0"/>
          <w:marTop w:val="0"/>
          <w:marBottom w:val="0"/>
          <w:divBdr>
            <w:top w:val="none" w:sz="0" w:space="0" w:color="auto"/>
            <w:left w:val="none" w:sz="0" w:space="0" w:color="auto"/>
            <w:bottom w:val="none" w:sz="0" w:space="0" w:color="auto"/>
            <w:right w:val="none" w:sz="0" w:space="0" w:color="auto"/>
          </w:divBdr>
        </w:div>
        <w:div w:id="1227691311">
          <w:marLeft w:val="640"/>
          <w:marRight w:val="0"/>
          <w:marTop w:val="0"/>
          <w:marBottom w:val="0"/>
          <w:divBdr>
            <w:top w:val="none" w:sz="0" w:space="0" w:color="auto"/>
            <w:left w:val="none" w:sz="0" w:space="0" w:color="auto"/>
            <w:bottom w:val="none" w:sz="0" w:space="0" w:color="auto"/>
            <w:right w:val="none" w:sz="0" w:space="0" w:color="auto"/>
          </w:divBdr>
        </w:div>
        <w:div w:id="266743043">
          <w:marLeft w:val="640"/>
          <w:marRight w:val="0"/>
          <w:marTop w:val="0"/>
          <w:marBottom w:val="0"/>
          <w:divBdr>
            <w:top w:val="none" w:sz="0" w:space="0" w:color="auto"/>
            <w:left w:val="none" w:sz="0" w:space="0" w:color="auto"/>
            <w:bottom w:val="none" w:sz="0" w:space="0" w:color="auto"/>
            <w:right w:val="none" w:sz="0" w:space="0" w:color="auto"/>
          </w:divBdr>
        </w:div>
        <w:div w:id="1067416772">
          <w:marLeft w:val="640"/>
          <w:marRight w:val="0"/>
          <w:marTop w:val="0"/>
          <w:marBottom w:val="0"/>
          <w:divBdr>
            <w:top w:val="none" w:sz="0" w:space="0" w:color="auto"/>
            <w:left w:val="none" w:sz="0" w:space="0" w:color="auto"/>
            <w:bottom w:val="none" w:sz="0" w:space="0" w:color="auto"/>
            <w:right w:val="none" w:sz="0" w:space="0" w:color="auto"/>
          </w:divBdr>
        </w:div>
        <w:div w:id="1408260316">
          <w:marLeft w:val="640"/>
          <w:marRight w:val="0"/>
          <w:marTop w:val="0"/>
          <w:marBottom w:val="0"/>
          <w:divBdr>
            <w:top w:val="none" w:sz="0" w:space="0" w:color="auto"/>
            <w:left w:val="none" w:sz="0" w:space="0" w:color="auto"/>
            <w:bottom w:val="none" w:sz="0" w:space="0" w:color="auto"/>
            <w:right w:val="none" w:sz="0" w:space="0" w:color="auto"/>
          </w:divBdr>
        </w:div>
        <w:div w:id="1904949550">
          <w:marLeft w:val="640"/>
          <w:marRight w:val="0"/>
          <w:marTop w:val="0"/>
          <w:marBottom w:val="0"/>
          <w:divBdr>
            <w:top w:val="none" w:sz="0" w:space="0" w:color="auto"/>
            <w:left w:val="none" w:sz="0" w:space="0" w:color="auto"/>
            <w:bottom w:val="none" w:sz="0" w:space="0" w:color="auto"/>
            <w:right w:val="none" w:sz="0" w:space="0" w:color="auto"/>
          </w:divBdr>
        </w:div>
        <w:div w:id="1758792702">
          <w:marLeft w:val="640"/>
          <w:marRight w:val="0"/>
          <w:marTop w:val="0"/>
          <w:marBottom w:val="0"/>
          <w:divBdr>
            <w:top w:val="none" w:sz="0" w:space="0" w:color="auto"/>
            <w:left w:val="none" w:sz="0" w:space="0" w:color="auto"/>
            <w:bottom w:val="none" w:sz="0" w:space="0" w:color="auto"/>
            <w:right w:val="none" w:sz="0" w:space="0" w:color="auto"/>
          </w:divBdr>
        </w:div>
        <w:div w:id="867834665">
          <w:marLeft w:val="640"/>
          <w:marRight w:val="0"/>
          <w:marTop w:val="0"/>
          <w:marBottom w:val="0"/>
          <w:divBdr>
            <w:top w:val="none" w:sz="0" w:space="0" w:color="auto"/>
            <w:left w:val="none" w:sz="0" w:space="0" w:color="auto"/>
            <w:bottom w:val="none" w:sz="0" w:space="0" w:color="auto"/>
            <w:right w:val="none" w:sz="0" w:space="0" w:color="auto"/>
          </w:divBdr>
        </w:div>
        <w:div w:id="330566473">
          <w:marLeft w:val="640"/>
          <w:marRight w:val="0"/>
          <w:marTop w:val="0"/>
          <w:marBottom w:val="0"/>
          <w:divBdr>
            <w:top w:val="none" w:sz="0" w:space="0" w:color="auto"/>
            <w:left w:val="none" w:sz="0" w:space="0" w:color="auto"/>
            <w:bottom w:val="none" w:sz="0" w:space="0" w:color="auto"/>
            <w:right w:val="none" w:sz="0" w:space="0" w:color="auto"/>
          </w:divBdr>
        </w:div>
        <w:div w:id="191961169">
          <w:marLeft w:val="640"/>
          <w:marRight w:val="0"/>
          <w:marTop w:val="0"/>
          <w:marBottom w:val="0"/>
          <w:divBdr>
            <w:top w:val="none" w:sz="0" w:space="0" w:color="auto"/>
            <w:left w:val="none" w:sz="0" w:space="0" w:color="auto"/>
            <w:bottom w:val="none" w:sz="0" w:space="0" w:color="auto"/>
            <w:right w:val="none" w:sz="0" w:space="0" w:color="auto"/>
          </w:divBdr>
        </w:div>
        <w:div w:id="1924601700">
          <w:marLeft w:val="640"/>
          <w:marRight w:val="0"/>
          <w:marTop w:val="0"/>
          <w:marBottom w:val="0"/>
          <w:divBdr>
            <w:top w:val="none" w:sz="0" w:space="0" w:color="auto"/>
            <w:left w:val="none" w:sz="0" w:space="0" w:color="auto"/>
            <w:bottom w:val="none" w:sz="0" w:space="0" w:color="auto"/>
            <w:right w:val="none" w:sz="0" w:space="0" w:color="auto"/>
          </w:divBdr>
        </w:div>
        <w:div w:id="2110159196">
          <w:marLeft w:val="640"/>
          <w:marRight w:val="0"/>
          <w:marTop w:val="0"/>
          <w:marBottom w:val="0"/>
          <w:divBdr>
            <w:top w:val="none" w:sz="0" w:space="0" w:color="auto"/>
            <w:left w:val="none" w:sz="0" w:space="0" w:color="auto"/>
            <w:bottom w:val="none" w:sz="0" w:space="0" w:color="auto"/>
            <w:right w:val="none" w:sz="0" w:space="0" w:color="auto"/>
          </w:divBdr>
        </w:div>
        <w:div w:id="114300464">
          <w:marLeft w:val="640"/>
          <w:marRight w:val="0"/>
          <w:marTop w:val="0"/>
          <w:marBottom w:val="0"/>
          <w:divBdr>
            <w:top w:val="none" w:sz="0" w:space="0" w:color="auto"/>
            <w:left w:val="none" w:sz="0" w:space="0" w:color="auto"/>
            <w:bottom w:val="none" w:sz="0" w:space="0" w:color="auto"/>
            <w:right w:val="none" w:sz="0" w:space="0" w:color="auto"/>
          </w:divBdr>
        </w:div>
        <w:div w:id="626206422">
          <w:marLeft w:val="640"/>
          <w:marRight w:val="0"/>
          <w:marTop w:val="0"/>
          <w:marBottom w:val="0"/>
          <w:divBdr>
            <w:top w:val="none" w:sz="0" w:space="0" w:color="auto"/>
            <w:left w:val="none" w:sz="0" w:space="0" w:color="auto"/>
            <w:bottom w:val="none" w:sz="0" w:space="0" w:color="auto"/>
            <w:right w:val="none" w:sz="0" w:space="0" w:color="auto"/>
          </w:divBdr>
        </w:div>
        <w:div w:id="2020766856">
          <w:marLeft w:val="640"/>
          <w:marRight w:val="0"/>
          <w:marTop w:val="0"/>
          <w:marBottom w:val="0"/>
          <w:divBdr>
            <w:top w:val="none" w:sz="0" w:space="0" w:color="auto"/>
            <w:left w:val="none" w:sz="0" w:space="0" w:color="auto"/>
            <w:bottom w:val="none" w:sz="0" w:space="0" w:color="auto"/>
            <w:right w:val="none" w:sz="0" w:space="0" w:color="auto"/>
          </w:divBdr>
        </w:div>
        <w:div w:id="1414936267">
          <w:marLeft w:val="640"/>
          <w:marRight w:val="0"/>
          <w:marTop w:val="0"/>
          <w:marBottom w:val="0"/>
          <w:divBdr>
            <w:top w:val="none" w:sz="0" w:space="0" w:color="auto"/>
            <w:left w:val="none" w:sz="0" w:space="0" w:color="auto"/>
            <w:bottom w:val="none" w:sz="0" w:space="0" w:color="auto"/>
            <w:right w:val="none" w:sz="0" w:space="0" w:color="auto"/>
          </w:divBdr>
        </w:div>
        <w:div w:id="2064401704">
          <w:marLeft w:val="640"/>
          <w:marRight w:val="0"/>
          <w:marTop w:val="0"/>
          <w:marBottom w:val="0"/>
          <w:divBdr>
            <w:top w:val="none" w:sz="0" w:space="0" w:color="auto"/>
            <w:left w:val="none" w:sz="0" w:space="0" w:color="auto"/>
            <w:bottom w:val="none" w:sz="0" w:space="0" w:color="auto"/>
            <w:right w:val="none" w:sz="0" w:space="0" w:color="auto"/>
          </w:divBdr>
        </w:div>
        <w:div w:id="2097970578">
          <w:marLeft w:val="640"/>
          <w:marRight w:val="0"/>
          <w:marTop w:val="0"/>
          <w:marBottom w:val="0"/>
          <w:divBdr>
            <w:top w:val="none" w:sz="0" w:space="0" w:color="auto"/>
            <w:left w:val="none" w:sz="0" w:space="0" w:color="auto"/>
            <w:bottom w:val="none" w:sz="0" w:space="0" w:color="auto"/>
            <w:right w:val="none" w:sz="0" w:space="0" w:color="auto"/>
          </w:divBdr>
        </w:div>
        <w:div w:id="1467238221">
          <w:marLeft w:val="640"/>
          <w:marRight w:val="0"/>
          <w:marTop w:val="0"/>
          <w:marBottom w:val="0"/>
          <w:divBdr>
            <w:top w:val="none" w:sz="0" w:space="0" w:color="auto"/>
            <w:left w:val="none" w:sz="0" w:space="0" w:color="auto"/>
            <w:bottom w:val="none" w:sz="0" w:space="0" w:color="auto"/>
            <w:right w:val="none" w:sz="0" w:space="0" w:color="auto"/>
          </w:divBdr>
        </w:div>
        <w:div w:id="2105832038">
          <w:marLeft w:val="640"/>
          <w:marRight w:val="0"/>
          <w:marTop w:val="0"/>
          <w:marBottom w:val="0"/>
          <w:divBdr>
            <w:top w:val="none" w:sz="0" w:space="0" w:color="auto"/>
            <w:left w:val="none" w:sz="0" w:space="0" w:color="auto"/>
            <w:bottom w:val="none" w:sz="0" w:space="0" w:color="auto"/>
            <w:right w:val="none" w:sz="0" w:space="0" w:color="auto"/>
          </w:divBdr>
        </w:div>
        <w:div w:id="266692202">
          <w:marLeft w:val="640"/>
          <w:marRight w:val="0"/>
          <w:marTop w:val="0"/>
          <w:marBottom w:val="0"/>
          <w:divBdr>
            <w:top w:val="none" w:sz="0" w:space="0" w:color="auto"/>
            <w:left w:val="none" w:sz="0" w:space="0" w:color="auto"/>
            <w:bottom w:val="none" w:sz="0" w:space="0" w:color="auto"/>
            <w:right w:val="none" w:sz="0" w:space="0" w:color="auto"/>
          </w:divBdr>
        </w:div>
        <w:div w:id="683433679">
          <w:marLeft w:val="640"/>
          <w:marRight w:val="0"/>
          <w:marTop w:val="0"/>
          <w:marBottom w:val="0"/>
          <w:divBdr>
            <w:top w:val="none" w:sz="0" w:space="0" w:color="auto"/>
            <w:left w:val="none" w:sz="0" w:space="0" w:color="auto"/>
            <w:bottom w:val="none" w:sz="0" w:space="0" w:color="auto"/>
            <w:right w:val="none" w:sz="0" w:space="0" w:color="auto"/>
          </w:divBdr>
        </w:div>
        <w:div w:id="604071080">
          <w:marLeft w:val="640"/>
          <w:marRight w:val="0"/>
          <w:marTop w:val="0"/>
          <w:marBottom w:val="0"/>
          <w:divBdr>
            <w:top w:val="none" w:sz="0" w:space="0" w:color="auto"/>
            <w:left w:val="none" w:sz="0" w:space="0" w:color="auto"/>
            <w:bottom w:val="none" w:sz="0" w:space="0" w:color="auto"/>
            <w:right w:val="none" w:sz="0" w:space="0" w:color="auto"/>
          </w:divBdr>
        </w:div>
        <w:div w:id="1748501192">
          <w:marLeft w:val="640"/>
          <w:marRight w:val="0"/>
          <w:marTop w:val="0"/>
          <w:marBottom w:val="0"/>
          <w:divBdr>
            <w:top w:val="none" w:sz="0" w:space="0" w:color="auto"/>
            <w:left w:val="none" w:sz="0" w:space="0" w:color="auto"/>
            <w:bottom w:val="none" w:sz="0" w:space="0" w:color="auto"/>
            <w:right w:val="none" w:sz="0" w:space="0" w:color="auto"/>
          </w:divBdr>
        </w:div>
        <w:div w:id="1786463941">
          <w:marLeft w:val="640"/>
          <w:marRight w:val="0"/>
          <w:marTop w:val="0"/>
          <w:marBottom w:val="0"/>
          <w:divBdr>
            <w:top w:val="none" w:sz="0" w:space="0" w:color="auto"/>
            <w:left w:val="none" w:sz="0" w:space="0" w:color="auto"/>
            <w:bottom w:val="none" w:sz="0" w:space="0" w:color="auto"/>
            <w:right w:val="none" w:sz="0" w:space="0" w:color="auto"/>
          </w:divBdr>
        </w:div>
        <w:div w:id="1181117908">
          <w:marLeft w:val="640"/>
          <w:marRight w:val="0"/>
          <w:marTop w:val="0"/>
          <w:marBottom w:val="0"/>
          <w:divBdr>
            <w:top w:val="none" w:sz="0" w:space="0" w:color="auto"/>
            <w:left w:val="none" w:sz="0" w:space="0" w:color="auto"/>
            <w:bottom w:val="none" w:sz="0" w:space="0" w:color="auto"/>
            <w:right w:val="none" w:sz="0" w:space="0" w:color="auto"/>
          </w:divBdr>
        </w:div>
      </w:divsChild>
    </w:div>
    <w:div w:id="926696980">
      <w:marLeft w:val="0"/>
      <w:marRight w:val="0"/>
      <w:marTop w:val="0"/>
      <w:marBottom w:val="0"/>
      <w:divBdr>
        <w:top w:val="none" w:sz="0" w:space="0" w:color="auto"/>
        <w:left w:val="none" w:sz="0" w:space="0" w:color="auto"/>
        <w:bottom w:val="none" w:sz="0" w:space="0" w:color="auto"/>
        <w:right w:val="none" w:sz="0" w:space="0" w:color="auto"/>
      </w:divBdr>
    </w:div>
    <w:div w:id="927537670">
      <w:bodyDiv w:val="1"/>
      <w:marLeft w:val="0"/>
      <w:marRight w:val="0"/>
      <w:marTop w:val="0"/>
      <w:marBottom w:val="0"/>
      <w:divBdr>
        <w:top w:val="none" w:sz="0" w:space="0" w:color="auto"/>
        <w:left w:val="none" w:sz="0" w:space="0" w:color="auto"/>
        <w:bottom w:val="none" w:sz="0" w:space="0" w:color="auto"/>
        <w:right w:val="none" w:sz="0" w:space="0" w:color="auto"/>
      </w:divBdr>
      <w:divsChild>
        <w:div w:id="64762038">
          <w:marLeft w:val="640"/>
          <w:marRight w:val="0"/>
          <w:marTop w:val="0"/>
          <w:marBottom w:val="0"/>
          <w:divBdr>
            <w:top w:val="none" w:sz="0" w:space="0" w:color="auto"/>
            <w:left w:val="none" w:sz="0" w:space="0" w:color="auto"/>
            <w:bottom w:val="none" w:sz="0" w:space="0" w:color="auto"/>
            <w:right w:val="none" w:sz="0" w:space="0" w:color="auto"/>
          </w:divBdr>
        </w:div>
        <w:div w:id="113910248">
          <w:marLeft w:val="640"/>
          <w:marRight w:val="0"/>
          <w:marTop w:val="0"/>
          <w:marBottom w:val="0"/>
          <w:divBdr>
            <w:top w:val="none" w:sz="0" w:space="0" w:color="auto"/>
            <w:left w:val="none" w:sz="0" w:space="0" w:color="auto"/>
            <w:bottom w:val="none" w:sz="0" w:space="0" w:color="auto"/>
            <w:right w:val="none" w:sz="0" w:space="0" w:color="auto"/>
          </w:divBdr>
        </w:div>
        <w:div w:id="121074612">
          <w:marLeft w:val="640"/>
          <w:marRight w:val="0"/>
          <w:marTop w:val="0"/>
          <w:marBottom w:val="0"/>
          <w:divBdr>
            <w:top w:val="none" w:sz="0" w:space="0" w:color="auto"/>
            <w:left w:val="none" w:sz="0" w:space="0" w:color="auto"/>
            <w:bottom w:val="none" w:sz="0" w:space="0" w:color="auto"/>
            <w:right w:val="none" w:sz="0" w:space="0" w:color="auto"/>
          </w:divBdr>
        </w:div>
        <w:div w:id="287393557">
          <w:marLeft w:val="640"/>
          <w:marRight w:val="0"/>
          <w:marTop w:val="0"/>
          <w:marBottom w:val="0"/>
          <w:divBdr>
            <w:top w:val="none" w:sz="0" w:space="0" w:color="auto"/>
            <w:left w:val="none" w:sz="0" w:space="0" w:color="auto"/>
            <w:bottom w:val="none" w:sz="0" w:space="0" w:color="auto"/>
            <w:right w:val="none" w:sz="0" w:space="0" w:color="auto"/>
          </w:divBdr>
        </w:div>
        <w:div w:id="307326138">
          <w:marLeft w:val="640"/>
          <w:marRight w:val="0"/>
          <w:marTop w:val="0"/>
          <w:marBottom w:val="0"/>
          <w:divBdr>
            <w:top w:val="none" w:sz="0" w:space="0" w:color="auto"/>
            <w:left w:val="none" w:sz="0" w:space="0" w:color="auto"/>
            <w:bottom w:val="none" w:sz="0" w:space="0" w:color="auto"/>
            <w:right w:val="none" w:sz="0" w:space="0" w:color="auto"/>
          </w:divBdr>
        </w:div>
        <w:div w:id="348872075">
          <w:marLeft w:val="640"/>
          <w:marRight w:val="0"/>
          <w:marTop w:val="0"/>
          <w:marBottom w:val="0"/>
          <w:divBdr>
            <w:top w:val="none" w:sz="0" w:space="0" w:color="auto"/>
            <w:left w:val="none" w:sz="0" w:space="0" w:color="auto"/>
            <w:bottom w:val="none" w:sz="0" w:space="0" w:color="auto"/>
            <w:right w:val="none" w:sz="0" w:space="0" w:color="auto"/>
          </w:divBdr>
        </w:div>
        <w:div w:id="352265473">
          <w:marLeft w:val="640"/>
          <w:marRight w:val="0"/>
          <w:marTop w:val="0"/>
          <w:marBottom w:val="0"/>
          <w:divBdr>
            <w:top w:val="none" w:sz="0" w:space="0" w:color="auto"/>
            <w:left w:val="none" w:sz="0" w:space="0" w:color="auto"/>
            <w:bottom w:val="none" w:sz="0" w:space="0" w:color="auto"/>
            <w:right w:val="none" w:sz="0" w:space="0" w:color="auto"/>
          </w:divBdr>
        </w:div>
        <w:div w:id="371079944">
          <w:marLeft w:val="640"/>
          <w:marRight w:val="0"/>
          <w:marTop w:val="0"/>
          <w:marBottom w:val="0"/>
          <w:divBdr>
            <w:top w:val="none" w:sz="0" w:space="0" w:color="auto"/>
            <w:left w:val="none" w:sz="0" w:space="0" w:color="auto"/>
            <w:bottom w:val="none" w:sz="0" w:space="0" w:color="auto"/>
            <w:right w:val="none" w:sz="0" w:space="0" w:color="auto"/>
          </w:divBdr>
        </w:div>
        <w:div w:id="375349810">
          <w:marLeft w:val="640"/>
          <w:marRight w:val="0"/>
          <w:marTop w:val="0"/>
          <w:marBottom w:val="0"/>
          <w:divBdr>
            <w:top w:val="none" w:sz="0" w:space="0" w:color="auto"/>
            <w:left w:val="none" w:sz="0" w:space="0" w:color="auto"/>
            <w:bottom w:val="none" w:sz="0" w:space="0" w:color="auto"/>
            <w:right w:val="none" w:sz="0" w:space="0" w:color="auto"/>
          </w:divBdr>
        </w:div>
        <w:div w:id="513113469">
          <w:marLeft w:val="640"/>
          <w:marRight w:val="0"/>
          <w:marTop w:val="0"/>
          <w:marBottom w:val="0"/>
          <w:divBdr>
            <w:top w:val="none" w:sz="0" w:space="0" w:color="auto"/>
            <w:left w:val="none" w:sz="0" w:space="0" w:color="auto"/>
            <w:bottom w:val="none" w:sz="0" w:space="0" w:color="auto"/>
            <w:right w:val="none" w:sz="0" w:space="0" w:color="auto"/>
          </w:divBdr>
        </w:div>
        <w:div w:id="561211018">
          <w:marLeft w:val="640"/>
          <w:marRight w:val="0"/>
          <w:marTop w:val="0"/>
          <w:marBottom w:val="0"/>
          <w:divBdr>
            <w:top w:val="none" w:sz="0" w:space="0" w:color="auto"/>
            <w:left w:val="none" w:sz="0" w:space="0" w:color="auto"/>
            <w:bottom w:val="none" w:sz="0" w:space="0" w:color="auto"/>
            <w:right w:val="none" w:sz="0" w:space="0" w:color="auto"/>
          </w:divBdr>
        </w:div>
        <w:div w:id="633293446">
          <w:marLeft w:val="640"/>
          <w:marRight w:val="0"/>
          <w:marTop w:val="0"/>
          <w:marBottom w:val="0"/>
          <w:divBdr>
            <w:top w:val="none" w:sz="0" w:space="0" w:color="auto"/>
            <w:left w:val="none" w:sz="0" w:space="0" w:color="auto"/>
            <w:bottom w:val="none" w:sz="0" w:space="0" w:color="auto"/>
            <w:right w:val="none" w:sz="0" w:space="0" w:color="auto"/>
          </w:divBdr>
        </w:div>
        <w:div w:id="778568284">
          <w:marLeft w:val="640"/>
          <w:marRight w:val="0"/>
          <w:marTop w:val="0"/>
          <w:marBottom w:val="0"/>
          <w:divBdr>
            <w:top w:val="none" w:sz="0" w:space="0" w:color="auto"/>
            <w:left w:val="none" w:sz="0" w:space="0" w:color="auto"/>
            <w:bottom w:val="none" w:sz="0" w:space="0" w:color="auto"/>
            <w:right w:val="none" w:sz="0" w:space="0" w:color="auto"/>
          </w:divBdr>
        </w:div>
        <w:div w:id="797140566">
          <w:marLeft w:val="640"/>
          <w:marRight w:val="0"/>
          <w:marTop w:val="0"/>
          <w:marBottom w:val="0"/>
          <w:divBdr>
            <w:top w:val="none" w:sz="0" w:space="0" w:color="auto"/>
            <w:left w:val="none" w:sz="0" w:space="0" w:color="auto"/>
            <w:bottom w:val="none" w:sz="0" w:space="0" w:color="auto"/>
            <w:right w:val="none" w:sz="0" w:space="0" w:color="auto"/>
          </w:divBdr>
        </w:div>
        <w:div w:id="854347397">
          <w:marLeft w:val="640"/>
          <w:marRight w:val="0"/>
          <w:marTop w:val="0"/>
          <w:marBottom w:val="0"/>
          <w:divBdr>
            <w:top w:val="none" w:sz="0" w:space="0" w:color="auto"/>
            <w:left w:val="none" w:sz="0" w:space="0" w:color="auto"/>
            <w:bottom w:val="none" w:sz="0" w:space="0" w:color="auto"/>
            <w:right w:val="none" w:sz="0" w:space="0" w:color="auto"/>
          </w:divBdr>
        </w:div>
        <w:div w:id="905535688">
          <w:marLeft w:val="640"/>
          <w:marRight w:val="0"/>
          <w:marTop w:val="0"/>
          <w:marBottom w:val="0"/>
          <w:divBdr>
            <w:top w:val="none" w:sz="0" w:space="0" w:color="auto"/>
            <w:left w:val="none" w:sz="0" w:space="0" w:color="auto"/>
            <w:bottom w:val="none" w:sz="0" w:space="0" w:color="auto"/>
            <w:right w:val="none" w:sz="0" w:space="0" w:color="auto"/>
          </w:divBdr>
        </w:div>
        <w:div w:id="957025943">
          <w:marLeft w:val="640"/>
          <w:marRight w:val="0"/>
          <w:marTop w:val="0"/>
          <w:marBottom w:val="0"/>
          <w:divBdr>
            <w:top w:val="none" w:sz="0" w:space="0" w:color="auto"/>
            <w:left w:val="none" w:sz="0" w:space="0" w:color="auto"/>
            <w:bottom w:val="none" w:sz="0" w:space="0" w:color="auto"/>
            <w:right w:val="none" w:sz="0" w:space="0" w:color="auto"/>
          </w:divBdr>
        </w:div>
        <w:div w:id="1121072289">
          <w:marLeft w:val="640"/>
          <w:marRight w:val="0"/>
          <w:marTop w:val="0"/>
          <w:marBottom w:val="0"/>
          <w:divBdr>
            <w:top w:val="none" w:sz="0" w:space="0" w:color="auto"/>
            <w:left w:val="none" w:sz="0" w:space="0" w:color="auto"/>
            <w:bottom w:val="none" w:sz="0" w:space="0" w:color="auto"/>
            <w:right w:val="none" w:sz="0" w:space="0" w:color="auto"/>
          </w:divBdr>
        </w:div>
        <w:div w:id="1272396143">
          <w:marLeft w:val="640"/>
          <w:marRight w:val="0"/>
          <w:marTop w:val="0"/>
          <w:marBottom w:val="0"/>
          <w:divBdr>
            <w:top w:val="none" w:sz="0" w:space="0" w:color="auto"/>
            <w:left w:val="none" w:sz="0" w:space="0" w:color="auto"/>
            <w:bottom w:val="none" w:sz="0" w:space="0" w:color="auto"/>
            <w:right w:val="none" w:sz="0" w:space="0" w:color="auto"/>
          </w:divBdr>
        </w:div>
        <w:div w:id="1282109096">
          <w:marLeft w:val="640"/>
          <w:marRight w:val="0"/>
          <w:marTop w:val="0"/>
          <w:marBottom w:val="0"/>
          <w:divBdr>
            <w:top w:val="none" w:sz="0" w:space="0" w:color="auto"/>
            <w:left w:val="none" w:sz="0" w:space="0" w:color="auto"/>
            <w:bottom w:val="none" w:sz="0" w:space="0" w:color="auto"/>
            <w:right w:val="none" w:sz="0" w:space="0" w:color="auto"/>
          </w:divBdr>
        </w:div>
        <w:div w:id="1319110215">
          <w:marLeft w:val="640"/>
          <w:marRight w:val="0"/>
          <w:marTop w:val="0"/>
          <w:marBottom w:val="0"/>
          <w:divBdr>
            <w:top w:val="none" w:sz="0" w:space="0" w:color="auto"/>
            <w:left w:val="none" w:sz="0" w:space="0" w:color="auto"/>
            <w:bottom w:val="none" w:sz="0" w:space="0" w:color="auto"/>
            <w:right w:val="none" w:sz="0" w:space="0" w:color="auto"/>
          </w:divBdr>
        </w:div>
        <w:div w:id="1357462748">
          <w:marLeft w:val="640"/>
          <w:marRight w:val="0"/>
          <w:marTop w:val="0"/>
          <w:marBottom w:val="0"/>
          <w:divBdr>
            <w:top w:val="none" w:sz="0" w:space="0" w:color="auto"/>
            <w:left w:val="none" w:sz="0" w:space="0" w:color="auto"/>
            <w:bottom w:val="none" w:sz="0" w:space="0" w:color="auto"/>
            <w:right w:val="none" w:sz="0" w:space="0" w:color="auto"/>
          </w:divBdr>
        </w:div>
        <w:div w:id="1558855112">
          <w:marLeft w:val="640"/>
          <w:marRight w:val="0"/>
          <w:marTop w:val="0"/>
          <w:marBottom w:val="0"/>
          <w:divBdr>
            <w:top w:val="none" w:sz="0" w:space="0" w:color="auto"/>
            <w:left w:val="none" w:sz="0" w:space="0" w:color="auto"/>
            <w:bottom w:val="none" w:sz="0" w:space="0" w:color="auto"/>
            <w:right w:val="none" w:sz="0" w:space="0" w:color="auto"/>
          </w:divBdr>
        </w:div>
        <w:div w:id="1591547951">
          <w:marLeft w:val="640"/>
          <w:marRight w:val="0"/>
          <w:marTop w:val="0"/>
          <w:marBottom w:val="0"/>
          <w:divBdr>
            <w:top w:val="none" w:sz="0" w:space="0" w:color="auto"/>
            <w:left w:val="none" w:sz="0" w:space="0" w:color="auto"/>
            <w:bottom w:val="none" w:sz="0" w:space="0" w:color="auto"/>
            <w:right w:val="none" w:sz="0" w:space="0" w:color="auto"/>
          </w:divBdr>
        </w:div>
        <w:div w:id="1630089765">
          <w:marLeft w:val="640"/>
          <w:marRight w:val="0"/>
          <w:marTop w:val="0"/>
          <w:marBottom w:val="0"/>
          <w:divBdr>
            <w:top w:val="none" w:sz="0" w:space="0" w:color="auto"/>
            <w:left w:val="none" w:sz="0" w:space="0" w:color="auto"/>
            <w:bottom w:val="none" w:sz="0" w:space="0" w:color="auto"/>
            <w:right w:val="none" w:sz="0" w:space="0" w:color="auto"/>
          </w:divBdr>
        </w:div>
        <w:div w:id="1676570664">
          <w:marLeft w:val="640"/>
          <w:marRight w:val="0"/>
          <w:marTop w:val="0"/>
          <w:marBottom w:val="0"/>
          <w:divBdr>
            <w:top w:val="none" w:sz="0" w:space="0" w:color="auto"/>
            <w:left w:val="none" w:sz="0" w:space="0" w:color="auto"/>
            <w:bottom w:val="none" w:sz="0" w:space="0" w:color="auto"/>
            <w:right w:val="none" w:sz="0" w:space="0" w:color="auto"/>
          </w:divBdr>
        </w:div>
        <w:div w:id="1704016957">
          <w:marLeft w:val="640"/>
          <w:marRight w:val="0"/>
          <w:marTop w:val="0"/>
          <w:marBottom w:val="0"/>
          <w:divBdr>
            <w:top w:val="none" w:sz="0" w:space="0" w:color="auto"/>
            <w:left w:val="none" w:sz="0" w:space="0" w:color="auto"/>
            <w:bottom w:val="none" w:sz="0" w:space="0" w:color="auto"/>
            <w:right w:val="none" w:sz="0" w:space="0" w:color="auto"/>
          </w:divBdr>
        </w:div>
        <w:div w:id="1821188006">
          <w:marLeft w:val="640"/>
          <w:marRight w:val="0"/>
          <w:marTop w:val="0"/>
          <w:marBottom w:val="0"/>
          <w:divBdr>
            <w:top w:val="none" w:sz="0" w:space="0" w:color="auto"/>
            <w:left w:val="none" w:sz="0" w:space="0" w:color="auto"/>
            <w:bottom w:val="none" w:sz="0" w:space="0" w:color="auto"/>
            <w:right w:val="none" w:sz="0" w:space="0" w:color="auto"/>
          </w:divBdr>
        </w:div>
        <w:div w:id="1875340349">
          <w:marLeft w:val="640"/>
          <w:marRight w:val="0"/>
          <w:marTop w:val="0"/>
          <w:marBottom w:val="0"/>
          <w:divBdr>
            <w:top w:val="none" w:sz="0" w:space="0" w:color="auto"/>
            <w:left w:val="none" w:sz="0" w:space="0" w:color="auto"/>
            <w:bottom w:val="none" w:sz="0" w:space="0" w:color="auto"/>
            <w:right w:val="none" w:sz="0" w:space="0" w:color="auto"/>
          </w:divBdr>
        </w:div>
        <w:div w:id="1893611684">
          <w:marLeft w:val="640"/>
          <w:marRight w:val="0"/>
          <w:marTop w:val="0"/>
          <w:marBottom w:val="0"/>
          <w:divBdr>
            <w:top w:val="none" w:sz="0" w:space="0" w:color="auto"/>
            <w:left w:val="none" w:sz="0" w:space="0" w:color="auto"/>
            <w:bottom w:val="none" w:sz="0" w:space="0" w:color="auto"/>
            <w:right w:val="none" w:sz="0" w:space="0" w:color="auto"/>
          </w:divBdr>
        </w:div>
        <w:div w:id="1931814493">
          <w:marLeft w:val="640"/>
          <w:marRight w:val="0"/>
          <w:marTop w:val="0"/>
          <w:marBottom w:val="0"/>
          <w:divBdr>
            <w:top w:val="none" w:sz="0" w:space="0" w:color="auto"/>
            <w:left w:val="none" w:sz="0" w:space="0" w:color="auto"/>
            <w:bottom w:val="none" w:sz="0" w:space="0" w:color="auto"/>
            <w:right w:val="none" w:sz="0" w:space="0" w:color="auto"/>
          </w:divBdr>
        </w:div>
        <w:div w:id="1938563681">
          <w:marLeft w:val="640"/>
          <w:marRight w:val="0"/>
          <w:marTop w:val="0"/>
          <w:marBottom w:val="0"/>
          <w:divBdr>
            <w:top w:val="none" w:sz="0" w:space="0" w:color="auto"/>
            <w:left w:val="none" w:sz="0" w:space="0" w:color="auto"/>
            <w:bottom w:val="none" w:sz="0" w:space="0" w:color="auto"/>
            <w:right w:val="none" w:sz="0" w:space="0" w:color="auto"/>
          </w:divBdr>
        </w:div>
        <w:div w:id="2024669427">
          <w:marLeft w:val="640"/>
          <w:marRight w:val="0"/>
          <w:marTop w:val="0"/>
          <w:marBottom w:val="0"/>
          <w:divBdr>
            <w:top w:val="none" w:sz="0" w:space="0" w:color="auto"/>
            <w:left w:val="none" w:sz="0" w:space="0" w:color="auto"/>
            <w:bottom w:val="none" w:sz="0" w:space="0" w:color="auto"/>
            <w:right w:val="none" w:sz="0" w:space="0" w:color="auto"/>
          </w:divBdr>
        </w:div>
        <w:div w:id="2086755543">
          <w:marLeft w:val="640"/>
          <w:marRight w:val="0"/>
          <w:marTop w:val="0"/>
          <w:marBottom w:val="0"/>
          <w:divBdr>
            <w:top w:val="none" w:sz="0" w:space="0" w:color="auto"/>
            <w:left w:val="none" w:sz="0" w:space="0" w:color="auto"/>
            <w:bottom w:val="none" w:sz="0" w:space="0" w:color="auto"/>
            <w:right w:val="none" w:sz="0" w:space="0" w:color="auto"/>
          </w:divBdr>
        </w:div>
        <w:div w:id="2124104201">
          <w:marLeft w:val="640"/>
          <w:marRight w:val="0"/>
          <w:marTop w:val="0"/>
          <w:marBottom w:val="0"/>
          <w:divBdr>
            <w:top w:val="none" w:sz="0" w:space="0" w:color="auto"/>
            <w:left w:val="none" w:sz="0" w:space="0" w:color="auto"/>
            <w:bottom w:val="none" w:sz="0" w:space="0" w:color="auto"/>
            <w:right w:val="none" w:sz="0" w:space="0" w:color="auto"/>
          </w:divBdr>
        </w:div>
      </w:divsChild>
    </w:div>
    <w:div w:id="929119579">
      <w:bodyDiv w:val="1"/>
      <w:marLeft w:val="0"/>
      <w:marRight w:val="0"/>
      <w:marTop w:val="0"/>
      <w:marBottom w:val="0"/>
      <w:divBdr>
        <w:top w:val="none" w:sz="0" w:space="0" w:color="auto"/>
        <w:left w:val="none" w:sz="0" w:space="0" w:color="auto"/>
        <w:bottom w:val="none" w:sz="0" w:space="0" w:color="auto"/>
        <w:right w:val="none" w:sz="0" w:space="0" w:color="auto"/>
      </w:divBdr>
      <w:divsChild>
        <w:div w:id="1450589162">
          <w:marLeft w:val="640"/>
          <w:marRight w:val="0"/>
          <w:marTop w:val="0"/>
          <w:marBottom w:val="0"/>
          <w:divBdr>
            <w:top w:val="none" w:sz="0" w:space="0" w:color="auto"/>
            <w:left w:val="none" w:sz="0" w:space="0" w:color="auto"/>
            <w:bottom w:val="none" w:sz="0" w:space="0" w:color="auto"/>
            <w:right w:val="none" w:sz="0" w:space="0" w:color="auto"/>
          </w:divBdr>
        </w:div>
        <w:div w:id="194125848">
          <w:marLeft w:val="640"/>
          <w:marRight w:val="0"/>
          <w:marTop w:val="0"/>
          <w:marBottom w:val="0"/>
          <w:divBdr>
            <w:top w:val="none" w:sz="0" w:space="0" w:color="auto"/>
            <w:left w:val="none" w:sz="0" w:space="0" w:color="auto"/>
            <w:bottom w:val="none" w:sz="0" w:space="0" w:color="auto"/>
            <w:right w:val="none" w:sz="0" w:space="0" w:color="auto"/>
          </w:divBdr>
        </w:div>
        <w:div w:id="524246269">
          <w:marLeft w:val="640"/>
          <w:marRight w:val="0"/>
          <w:marTop w:val="0"/>
          <w:marBottom w:val="0"/>
          <w:divBdr>
            <w:top w:val="none" w:sz="0" w:space="0" w:color="auto"/>
            <w:left w:val="none" w:sz="0" w:space="0" w:color="auto"/>
            <w:bottom w:val="none" w:sz="0" w:space="0" w:color="auto"/>
            <w:right w:val="none" w:sz="0" w:space="0" w:color="auto"/>
          </w:divBdr>
        </w:div>
        <w:div w:id="353967505">
          <w:marLeft w:val="640"/>
          <w:marRight w:val="0"/>
          <w:marTop w:val="0"/>
          <w:marBottom w:val="0"/>
          <w:divBdr>
            <w:top w:val="none" w:sz="0" w:space="0" w:color="auto"/>
            <w:left w:val="none" w:sz="0" w:space="0" w:color="auto"/>
            <w:bottom w:val="none" w:sz="0" w:space="0" w:color="auto"/>
            <w:right w:val="none" w:sz="0" w:space="0" w:color="auto"/>
          </w:divBdr>
        </w:div>
        <w:div w:id="597834864">
          <w:marLeft w:val="640"/>
          <w:marRight w:val="0"/>
          <w:marTop w:val="0"/>
          <w:marBottom w:val="0"/>
          <w:divBdr>
            <w:top w:val="none" w:sz="0" w:space="0" w:color="auto"/>
            <w:left w:val="none" w:sz="0" w:space="0" w:color="auto"/>
            <w:bottom w:val="none" w:sz="0" w:space="0" w:color="auto"/>
            <w:right w:val="none" w:sz="0" w:space="0" w:color="auto"/>
          </w:divBdr>
        </w:div>
        <w:div w:id="1248735401">
          <w:marLeft w:val="640"/>
          <w:marRight w:val="0"/>
          <w:marTop w:val="0"/>
          <w:marBottom w:val="0"/>
          <w:divBdr>
            <w:top w:val="none" w:sz="0" w:space="0" w:color="auto"/>
            <w:left w:val="none" w:sz="0" w:space="0" w:color="auto"/>
            <w:bottom w:val="none" w:sz="0" w:space="0" w:color="auto"/>
            <w:right w:val="none" w:sz="0" w:space="0" w:color="auto"/>
          </w:divBdr>
        </w:div>
        <w:div w:id="351032212">
          <w:marLeft w:val="640"/>
          <w:marRight w:val="0"/>
          <w:marTop w:val="0"/>
          <w:marBottom w:val="0"/>
          <w:divBdr>
            <w:top w:val="none" w:sz="0" w:space="0" w:color="auto"/>
            <w:left w:val="none" w:sz="0" w:space="0" w:color="auto"/>
            <w:bottom w:val="none" w:sz="0" w:space="0" w:color="auto"/>
            <w:right w:val="none" w:sz="0" w:space="0" w:color="auto"/>
          </w:divBdr>
        </w:div>
        <w:div w:id="114494594">
          <w:marLeft w:val="640"/>
          <w:marRight w:val="0"/>
          <w:marTop w:val="0"/>
          <w:marBottom w:val="0"/>
          <w:divBdr>
            <w:top w:val="none" w:sz="0" w:space="0" w:color="auto"/>
            <w:left w:val="none" w:sz="0" w:space="0" w:color="auto"/>
            <w:bottom w:val="none" w:sz="0" w:space="0" w:color="auto"/>
            <w:right w:val="none" w:sz="0" w:space="0" w:color="auto"/>
          </w:divBdr>
        </w:div>
        <w:div w:id="1013146087">
          <w:marLeft w:val="640"/>
          <w:marRight w:val="0"/>
          <w:marTop w:val="0"/>
          <w:marBottom w:val="0"/>
          <w:divBdr>
            <w:top w:val="none" w:sz="0" w:space="0" w:color="auto"/>
            <w:left w:val="none" w:sz="0" w:space="0" w:color="auto"/>
            <w:bottom w:val="none" w:sz="0" w:space="0" w:color="auto"/>
            <w:right w:val="none" w:sz="0" w:space="0" w:color="auto"/>
          </w:divBdr>
        </w:div>
        <w:div w:id="1766266326">
          <w:marLeft w:val="640"/>
          <w:marRight w:val="0"/>
          <w:marTop w:val="0"/>
          <w:marBottom w:val="0"/>
          <w:divBdr>
            <w:top w:val="none" w:sz="0" w:space="0" w:color="auto"/>
            <w:left w:val="none" w:sz="0" w:space="0" w:color="auto"/>
            <w:bottom w:val="none" w:sz="0" w:space="0" w:color="auto"/>
            <w:right w:val="none" w:sz="0" w:space="0" w:color="auto"/>
          </w:divBdr>
        </w:div>
        <w:div w:id="1076243754">
          <w:marLeft w:val="640"/>
          <w:marRight w:val="0"/>
          <w:marTop w:val="0"/>
          <w:marBottom w:val="0"/>
          <w:divBdr>
            <w:top w:val="none" w:sz="0" w:space="0" w:color="auto"/>
            <w:left w:val="none" w:sz="0" w:space="0" w:color="auto"/>
            <w:bottom w:val="none" w:sz="0" w:space="0" w:color="auto"/>
            <w:right w:val="none" w:sz="0" w:space="0" w:color="auto"/>
          </w:divBdr>
        </w:div>
        <w:div w:id="1301115227">
          <w:marLeft w:val="640"/>
          <w:marRight w:val="0"/>
          <w:marTop w:val="0"/>
          <w:marBottom w:val="0"/>
          <w:divBdr>
            <w:top w:val="none" w:sz="0" w:space="0" w:color="auto"/>
            <w:left w:val="none" w:sz="0" w:space="0" w:color="auto"/>
            <w:bottom w:val="none" w:sz="0" w:space="0" w:color="auto"/>
            <w:right w:val="none" w:sz="0" w:space="0" w:color="auto"/>
          </w:divBdr>
        </w:div>
        <w:div w:id="329451340">
          <w:marLeft w:val="640"/>
          <w:marRight w:val="0"/>
          <w:marTop w:val="0"/>
          <w:marBottom w:val="0"/>
          <w:divBdr>
            <w:top w:val="none" w:sz="0" w:space="0" w:color="auto"/>
            <w:left w:val="none" w:sz="0" w:space="0" w:color="auto"/>
            <w:bottom w:val="none" w:sz="0" w:space="0" w:color="auto"/>
            <w:right w:val="none" w:sz="0" w:space="0" w:color="auto"/>
          </w:divBdr>
        </w:div>
        <w:div w:id="1046367309">
          <w:marLeft w:val="640"/>
          <w:marRight w:val="0"/>
          <w:marTop w:val="0"/>
          <w:marBottom w:val="0"/>
          <w:divBdr>
            <w:top w:val="none" w:sz="0" w:space="0" w:color="auto"/>
            <w:left w:val="none" w:sz="0" w:space="0" w:color="auto"/>
            <w:bottom w:val="none" w:sz="0" w:space="0" w:color="auto"/>
            <w:right w:val="none" w:sz="0" w:space="0" w:color="auto"/>
          </w:divBdr>
        </w:div>
        <w:div w:id="761415168">
          <w:marLeft w:val="640"/>
          <w:marRight w:val="0"/>
          <w:marTop w:val="0"/>
          <w:marBottom w:val="0"/>
          <w:divBdr>
            <w:top w:val="none" w:sz="0" w:space="0" w:color="auto"/>
            <w:left w:val="none" w:sz="0" w:space="0" w:color="auto"/>
            <w:bottom w:val="none" w:sz="0" w:space="0" w:color="auto"/>
            <w:right w:val="none" w:sz="0" w:space="0" w:color="auto"/>
          </w:divBdr>
        </w:div>
        <w:div w:id="1769933664">
          <w:marLeft w:val="640"/>
          <w:marRight w:val="0"/>
          <w:marTop w:val="0"/>
          <w:marBottom w:val="0"/>
          <w:divBdr>
            <w:top w:val="none" w:sz="0" w:space="0" w:color="auto"/>
            <w:left w:val="none" w:sz="0" w:space="0" w:color="auto"/>
            <w:bottom w:val="none" w:sz="0" w:space="0" w:color="auto"/>
            <w:right w:val="none" w:sz="0" w:space="0" w:color="auto"/>
          </w:divBdr>
        </w:div>
        <w:div w:id="628047571">
          <w:marLeft w:val="640"/>
          <w:marRight w:val="0"/>
          <w:marTop w:val="0"/>
          <w:marBottom w:val="0"/>
          <w:divBdr>
            <w:top w:val="none" w:sz="0" w:space="0" w:color="auto"/>
            <w:left w:val="none" w:sz="0" w:space="0" w:color="auto"/>
            <w:bottom w:val="none" w:sz="0" w:space="0" w:color="auto"/>
            <w:right w:val="none" w:sz="0" w:space="0" w:color="auto"/>
          </w:divBdr>
        </w:div>
        <w:div w:id="1238442350">
          <w:marLeft w:val="640"/>
          <w:marRight w:val="0"/>
          <w:marTop w:val="0"/>
          <w:marBottom w:val="0"/>
          <w:divBdr>
            <w:top w:val="none" w:sz="0" w:space="0" w:color="auto"/>
            <w:left w:val="none" w:sz="0" w:space="0" w:color="auto"/>
            <w:bottom w:val="none" w:sz="0" w:space="0" w:color="auto"/>
            <w:right w:val="none" w:sz="0" w:space="0" w:color="auto"/>
          </w:divBdr>
        </w:div>
        <w:div w:id="660933812">
          <w:marLeft w:val="640"/>
          <w:marRight w:val="0"/>
          <w:marTop w:val="0"/>
          <w:marBottom w:val="0"/>
          <w:divBdr>
            <w:top w:val="none" w:sz="0" w:space="0" w:color="auto"/>
            <w:left w:val="none" w:sz="0" w:space="0" w:color="auto"/>
            <w:bottom w:val="none" w:sz="0" w:space="0" w:color="auto"/>
            <w:right w:val="none" w:sz="0" w:space="0" w:color="auto"/>
          </w:divBdr>
        </w:div>
        <w:div w:id="82847117">
          <w:marLeft w:val="640"/>
          <w:marRight w:val="0"/>
          <w:marTop w:val="0"/>
          <w:marBottom w:val="0"/>
          <w:divBdr>
            <w:top w:val="none" w:sz="0" w:space="0" w:color="auto"/>
            <w:left w:val="none" w:sz="0" w:space="0" w:color="auto"/>
            <w:bottom w:val="none" w:sz="0" w:space="0" w:color="auto"/>
            <w:right w:val="none" w:sz="0" w:space="0" w:color="auto"/>
          </w:divBdr>
        </w:div>
        <w:div w:id="1626739186">
          <w:marLeft w:val="640"/>
          <w:marRight w:val="0"/>
          <w:marTop w:val="0"/>
          <w:marBottom w:val="0"/>
          <w:divBdr>
            <w:top w:val="none" w:sz="0" w:space="0" w:color="auto"/>
            <w:left w:val="none" w:sz="0" w:space="0" w:color="auto"/>
            <w:bottom w:val="none" w:sz="0" w:space="0" w:color="auto"/>
            <w:right w:val="none" w:sz="0" w:space="0" w:color="auto"/>
          </w:divBdr>
        </w:div>
        <w:div w:id="1655135294">
          <w:marLeft w:val="640"/>
          <w:marRight w:val="0"/>
          <w:marTop w:val="0"/>
          <w:marBottom w:val="0"/>
          <w:divBdr>
            <w:top w:val="none" w:sz="0" w:space="0" w:color="auto"/>
            <w:left w:val="none" w:sz="0" w:space="0" w:color="auto"/>
            <w:bottom w:val="none" w:sz="0" w:space="0" w:color="auto"/>
            <w:right w:val="none" w:sz="0" w:space="0" w:color="auto"/>
          </w:divBdr>
        </w:div>
        <w:div w:id="1329167944">
          <w:marLeft w:val="640"/>
          <w:marRight w:val="0"/>
          <w:marTop w:val="0"/>
          <w:marBottom w:val="0"/>
          <w:divBdr>
            <w:top w:val="none" w:sz="0" w:space="0" w:color="auto"/>
            <w:left w:val="none" w:sz="0" w:space="0" w:color="auto"/>
            <w:bottom w:val="none" w:sz="0" w:space="0" w:color="auto"/>
            <w:right w:val="none" w:sz="0" w:space="0" w:color="auto"/>
          </w:divBdr>
        </w:div>
        <w:div w:id="1901672845">
          <w:marLeft w:val="640"/>
          <w:marRight w:val="0"/>
          <w:marTop w:val="0"/>
          <w:marBottom w:val="0"/>
          <w:divBdr>
            <w:top w:val="none" w:sz="0" w:space="0" w:color="auto"/>
            <w:left w:val="none" w:sz="0" w:space="0" w:color="auto"/>
            <w:bottom w:val="none" w:sz="0" w:space="0" w:color="auto"/>
            <w:right w:val="none" w:sz="0" w:space="0" w:color="auto"/>
          </w:divBdr>
        </w:div>
        <w:div w:id="653877613">
          <w:marLeft w:val="640"/>
          <w:marRight w:val="0"/>
          <w:marTop w:val="0"/>
          <w:marBottom w:val="0"/>
          <w:divBdr>
            <w:top w:val="none" w:sz="0" w:space="0" w:color="auto"/>
            <w:left w:val="none" w:sz="0" w:space="0" w:color="auto"/>
            <w:bottom w:val="none" w:sz="0" w:space="0" w:color="auto"/>
            <w:right w:val="none" w:sz="0" w:space="0" w:color="auto"/>
          </w:divBdr>
        </w:div>
        <w:div w:id="2037922765">
          <w:marLeft w:val="640"/>
          <w:marRight w:val="0"/>
          <w:marTop w:val="0"/>
          <w:marBottom w:val="0"/>
          <w:divBdr>
            <w:top w:val="none" w:sz="0" w:space="0" w:color="auto"/>
            <w:left w:val="none" w:sz="0" w:space="0" w:color="auto"/>
            <w:bottom w:val="none" w:sz="0" w:space="0" w:color="auto"/>
            <w:right w:val="none" w:sz="0" w:space="0" w:color="auto"/>
          </w:divBdr>
        </w:div>
        <w:div w:id="611476318">
          <w:marLeft w:val="640"/>
          <w:marRight w:val="0"/>
          <w:marTop w:val="0"/>
          <w:marBottom w:val="0"/>
          <w:divBdr>
            <w:top w:val="none" w:sz="0" w:space="0" w:color="auto"/>
            <w:left w:val="none" w:sz="0" w:space="0" w:color="auto"/>
            <w:bottom w:val="none" w:sz="0" w:space="0" w:color="auto"/>
            <w:right w:val="none" w:sz="0" w:space="0" w:color="auto"/>
          </w:divBdr>
        </w:div>
        <w:div w:id="1594902027">
          <w:marLeft w:val="640"/>
          <w:marRight w:val="0"/>
          <w:marTop w:val="0"/>
          <w:marBottom w:val="0"/>
          <w:divBdr>
            <w:top w:val="none" w:sz="0" w:space="0" w:color="auto"/>
            <w:left w:val="none" w:sz="0" w:space="0" w:color="auto"/>
            <w:bottom w:val="none" w:sz="0" w:space="0" w:color="auto"/>
            <w:right w:val="none" w:sz="0" w:space="0" w:color="auto"/>
          </w:divBdr>
        </w:div>
        <w:div w:id="493451918">
          <w:marLeft w:val="640"/>
          <w:marRight w:val="0"/>
          <w:marTop w:val="0"/>
          <w:marBottom w:val="0"/>
          <w:divBdr>
            <w:top w:val="none" w:sz="0" w:space="0" w:color="auto"/>
            <w:left w:val="none" w:sz="0" w:space="0" w:color="auto"/>
            <w:bottom w:val="none" w:sz="0" w:space="0" w:color="auto"/>
            <w:right w:val="none" w:sz="0" w:space="0" w:color="auto"/>
          </w:divBdr>
        </w:div>
        <w:div w:id="2044868871">
          <w:marLeft w:val="640"/>
          <w:marRight w:val="0"/>
          <w:marTop w:val="0"/>
          <w:marBottom w:val="0"/>
          <w:divBdr>
            <w:top w:val="none" w:sz="0" w:space="0" w:color="auto"/>
            <w:left w:val="none" w:sz="0" w:space="0" w:color="auto"/>
            <w:bottom w:val="none" w:sz="0" w:space="0" w:color="auto"/>
            <w:right w:val="none" w:sz="0" w:space="0" w:color="auto"/>
          </w:divBdr>
        </w:div>
        <w:div w:id="1260140554">
          <w:marLeft w:val="640"/>
          <w:marRight w:val="0"/>
          <w:marTop w:val="0"/>
          <w:marBottom w:val="0"/>
          <w:divBdr>
            <w:top w:val="none" w:sz="0" w:space="0" w:color="auto"/>
            <w:left w:val="none" w:sz="0" w:space="0" w:color="auto"/>
            <w:bottom w:val="none" w:sz="0" w:space="0" w:color="auto"/>
            <w:right w:val="none" w:sz="0" w:space="0" w:color="auto"/>
          </w:divBdr>
        </w:div>
        <w:div w:id="165947565">
          <w:marLeft w:val="640"/>
          <w:marRight w:val="0"/>
          <w:marTop w:val="0"/>
          <w:marBottom w:val="0"/>
          <w:divBdr>
            <w:top w:val="none" w:sz="0" w:space="0" w:color="auto"/>
            <w:left w:val="none" w:sz="0" w:space="0" w:color="auto"/>
            <w:bottom w:val="none" w:sz="0" w:space="0" w:color="auto"/>
            <w:right w:val="none" w:sz="0" w:space="0" w:color="auto"/>
          </w:divBdr>
        </w:div>
        <w:div w:id="1580367691">
          <w:marLeft w:val="640"/>
          <w:marRight w:val="0"/>
          <w:marTop w:val="0"/>
          <w:marBottom w:val="0"/>
          <w:divBdr>
            <w:top w:val="none" w:sz="0" w:space="0" w:color="auto"/>
            <w:left w:val="none" w:sz="0" w:space="0" w:color="auto"/>
            <w:bottom w:val="none" w:sz="0" w:space="0" w:color="auto"/>
            <w:right w:val="none" w:sz="0" w:space="0" w:color="auto"/>
          </w:divBdr>
        </w:div>
        <w:div w:id="1184394273">
          <w:marLeft w:val="640"/>
          <w:marRight w:val="0"/>
          <w:marTop w:val="0"/>
          <w:marBottom w:val="0"/>
          <w:divBdr>
            <w:top w:val="none" w:sz="0" w:space="0" w:color="auto"/>
            <w:left w:val="none" w:sz="0" w:space="0" w:color="auto"/>
            <w:bottom w:val="none" w:sz="0" w:space="0" w:color="auto"/>
            <w:right w:val="none" w:sz="0" w:space="0" w:color="auto"/>
          </w:divBdr>
        </w:div>
        <w:div w:id="237131555">
          <w:marLeft w:val="640"/>
          <w:marRight w:val="0"/>
          <w:marTop w:val="0"/>
          <w:marBottom w:val="0"/>
          <w:divBdr>
            <w:top w:val="none" w:sz="0" w:space="0" w:color="auto"/>
            <w:left w:val="none" w:sz="0" w:space="0" w:color="auto"/>
            <w:bottom w:val="none" w:sz="0" w:space="0" w:color="auto"/>
            <w:right w:val="none" w:sz="0" w:space="0" w:color="auto"/>
          </w:divBdr>
        </w:div>
        <w:div w:id="910385208">
          <w:marLeft w:val="640"/>
          <w:marRight w:val="0"/>
          <w:marTop w:val="0"/>
          <w:marBottom w:val="0"/>
          <w:divBdr>
            <w:top w:val="none" w:sz="0" w:space="0" w:color="auto"/>
            <w:left w:val="none" w:sz="0" w:space="0" w:color="auto"/>
            <w:bottom w:val="none" w:sz="0" w:space="0" w:color="auto"/>
            <w:right w:val="none" w:sz="0" w:space="0" w:color="auto"/>
          </w:divBdr>
        </w:div>
        <w:div w:id="688675984">
          <w:marLeft w:val="640"/>
          <w:marRight w:val="0"/>
          <w:marTop w:val="0"/>
          <w:marBottom w:val="0"/>
          <w:divBdr>
            <w:top w:val="none" w:sz="0" w:space="0" w:color="auto"/>
            <w:left w:val="none" w:sz="0" w:space="0" w:color="auto"/>
            <w:bottom w:val="none" w:sz="0" w:space="0" w:color="auto"/>
            <w:right w:val="none" w:sz="0" w:space="0" w:color="auto"/>
          </w:divBdr>
        </w:div>
        <w:div w:id="1747339407">
          <w:marLeft w:val="640"/>
          <w:marRight w:val="0"/>
          <w:marTop w:val="0"/>
          <w:marBottom w:val="0"/>
          <w:divBdr>
            <w:top w:val="none" w:sz="0" w:space="0" w:color="auto"/>
            <w:left w:val="none" w:sz="0" w:space="0" w:color="auto"/>
            <w:bottom w:val="none" w:sz="0" w:space="0" w:color="auto"/>
            <w:right w:val="none" w:sz="0" w:space="0" w:color="auto"/>
          </w:divBdr>
        </w:div>
        <w:div w:id="891690833">
          <w:marLeft w:val="640"/>
          <w:marRight w:val="0"/>
          <w:marTop w:val="0"/>
          <w:marBottom w:val="0"/>
          <w:divBdr>
            <w:top w:val="none" w:sz="0" w:space="0" w:color="auto"/>
            <w:left w:val="none" w:sz="0" w:space="0" w:color="auto"/>
            <w:bottom w:val="none" w:sz="0" w:space="0" w:color="auto"/>
            <w:right w:val="none" w:sz="0" w:space="0" w:color="auto"/>
          </w:divBdr>
        </w:div>
        <w:div w:id="1559854481">
          <w:marLeft w:val="640"/>
          <w:marRight w:val="0"/>
          <w:marTop w:val="0"/>
          <w:marBottom w:val="0"/>
          <w:divBdr>
            <w:top w:val="none" w:sz="0" w:space="0" w:color="auto"/>
            <w:left w:val="none" w:sz="0" w:space="0" w:color="auto"/>
            <w:bottom w:val="none" w:sz="0" w:space="0" w:color="auto"/>
            <w:right w:val="none" w:sz="0" w:space="0" w:color="auto"/>
          </w:divBdr>
        </w:div>
        <w:div w:id="2074499630">
          <w:marLeft w:val="640"/>
          <w:marRight w:val="0"/>
          <w:marTop w:val="0"/>
          <w:marBottom w:val="0"/>
          <w:divBdr>
            <w:top w:val="none" w:sz="0" w:space="0" w:color="auto"/>
            <w:left w:val="none" w:sz="0" w:space="0" w:color="auto"/>
            <w:bottom w:val="none" w:sz="0" w:space="0" w:color="auto"/>
            <w:right w:val="none" w:sz="0" w:space="0" w:color="auto"/>
          </w:divBdr>
        </w:div>
        <w:div w:id="1679189574">
          <w:marLeft w:val="640"/>
          <w:marRight w:val="0"/>
          <w:marTop w:val="0"/>
          <w:marBottom w:val="0"/>
          <w:divBdr>
            <w:top w:val="none" w:sz="0" w:space="0" w:color="auto"/>
            <w:left w:val="none" w:sz="0" w:space="0" w:color="auto"/>
            <w:bottom w:val="none" w:sz="0" w:space="0" w:color="auto"/>
            <w:right w:val="none" w:sz="0" w:space="0" w:color="auto"/>
          </w:divBdr>
        </w:div>
        <w:div w:id="740367512">
          <w:marLeft w:val="640"/>
          <w:marRight w:val="0"/>
          <w:marTop w:val="0"/>
          <w:marBottom w:val="0"/>
          <w:divBdr>
            <w:top w:val="none" w:sz="0" w:space="0" w:color="auto"/>
            <w:left w:val="none" w:sz="0" w:space="0" w:color="auto"/>
            <w:bottom w:val="none" w:sz="0" w:space="0" w:color="auto"/>
            <w:right w:val="none" w:sz="0" w:space="0" w:color="auto"/>
          </w:divBdr>
        </w:div>
        <w:div w:id="1939558398">
          <w:marLeft w:val="640"/>
          <w:marRight w:val="0"/>
          <w:marTop w:val="0"/>
          <w:marBottom w:val="0"/>
          <w:divBdr>
            <w:top w:val="none" w:sz="0" w:space="0" w:color="auto"/>
            <w:left w:val="none" w:sz="0" w:space="0" w:color="auto"/>
            <w:bottom w:val="none" w:sz="0" w:space="0" w:color="auto"/>
            <w:right w:val="none" w:sz="0" w:space="0" w:color="auto"/>
          </w:divBdr>
        </w:div>
        <w:div w:id="1025985688">
          <w:marLeft w:val="640"/>
          <w:marRight w:val="0"/>
          <w:marTop w:val="0"/>
          <w:marBottom w:val="0"/>
          <w:divBdr>
            <w:top w:val="none" w:sz="0" w:space="0" w:color="auto"/>
            <w:left w:val="none" w:sz="0" w:space="0" w:color="auto"/>
            <w:bottom w:val="none" w:sz="0" w:space="0" w:color="auto"/>
            <w:right w:val="none" w:sz="0" w:space="0" w:color="auto"/>
          </w:divBdr>
        </w:div>
        <w:div w:id="1975283344">
          <w:marLeft w:val="640"/>
          <w:marRight w:val="0"/>
          <w:marTop w:val="0"/>
          <w:marBottom w:val="0"/>
          <w:divBdr>
            <w:top w:val="none" w:sz="0" w:space="0" w:color="auto"/>
            <w:left w:val="none" w:sz="0" w:space="0" w:color="auto"/>
            <w:bottom w:val="none" w:sz="0" w:space="0" w:color="auto"/>
            <w:right w:val="none" w:sz="0" w:space="0" w:color="auto"/>
          </w:divBdr>
        </w:div>
        <w:div w:id="1427341034">
          <w:marLeft w:val="640"/>
          <w:marRight w:val="0"/>
          <w:marTop w:val="0"/>
          <w:marBottom w:val="0"/>
          <w:divBdr>
            <w:top w:val="none" w:sz="0" w:space="0" w:color="auto"/>
            <w:left w:val="none" w:sz="0" w:space="0" w:color="auto"/>
            <w:bottom w:val="none" w:sz="0" w:space="0" w:color="auto"/>
            <w:right w:val="none" w:sz="0" w:space="0" w:color="auto"/>
          </w:divBdr>
        </w:div>
        <w:div w:id="222562758">
          <w:marLeft w:val="640"/>
          <w:marRight w:val="0"/>
          <w:marTop w:val="0"/>
          <w:marBottom w:val="0"/>
          <w:divBdr>
            <w:top w:val="none" w:sz="0" w:space="0" w:color="auto"/>
            <w:left w:val="none" w:sz="0" w:space="0" w:color="auto"/>
            <w:bottom w:val="none" w:sz="0" w:space="0" w:color="auto"/>
            <w:right w:val="none" w:sz="0" w:space="0" w:color="auto"/>
          </w:divBdr>
        </w:div>
        <w:div w:id="2079592772">
          <w:marLeft w:val="640"/>
          <w:marRight w:val="0"/>
          <w:marTop w:val="0"/>
          <w:marBottom w:val="0"/>
          <w:divBdr>
            <w:top w:val="none" w:sz="0" w:space="0" w:color="auto"/>
            <w:left w:val="none" w:sz="0" w:space="0" w:color="auto"/>
            <w:bottom w:val="none" w:sz="0" w:space="0" w:color="auto"/>
            <w:right w:val="none" w:sz="0" w:space="0" w:color="auto"/>
          </w:divBdr>
        </w:div>
        <w:div w:id="936209063">
          <w:marLeft w:val="640"/>
          <w:marRight w:val="0"/>
          <w:marTop w:val="0"/>
          <w:marBottom w:val="0"/>
          <w:divBdr>
            <w:top w:val="none" w:sz="0" w:space="0" w:color="auto"/>
            <w:left w:val="none" w:sz="0" w:space="0" w:color="auto"/>
            <w:bottom w:val="none" w:sz="0" w:space="0" w:color="auto"/>
            <w:right w:val="none" w:sz="0" w:space="0" w:color="auto"/>
          </w:divBdr>
        </w:div>
        <w:div w:id="1835760767">
          <w:marLeft w:val="640"/>
          <w:marRight w:val="0"/>
          <w:marTop w:val="0"/>
          <w:marBottom w:val="0"/>
          <w:divBdr>
            <w:top w:val="none" w:sz="0" w:space="0" w:color="auto"/>
            <w:left w:val="none" w:sz="0" w:space="0" w:color="auto"/>
            <w:bottom w:val="none" w:sz="0" w:space="0" w:color="auto"/>
            <w:right w:val="none" w:sz="0" w:space="0" w:color="auto"/>
          </w:divBdr>
        </w:div>
      </w:divsChild>
    </w:div>
    <w:div w:id="930577562">
      <w:marLeft w:val="0"/>
      <w:marRight w:val="0"/>
      <w:marTop w:val="0"/>
      <w:marBottom w:val="0"/>
      <w:divBdr>
        <w:top w:val="none" w:sz="0" w:space="0" w:color="auto"/>
        <w:left w:val="none" w:sz="0" w:space="0" w:color="auto"/>
        <w:bottom w:val="none" w:sz="0" w:space="0" w:color="auto"/>
        <w:right w:val="none" w:sz="0" w:space="0" w:color="auto"/>
      </w:divBdr>
    </w:div>
    <w:div w:id="934240488">
      <w:bodyDiv w:val="1"/>
      <w:marLeft w:val="0"/>
      <w:marRight w:val="0"/>
      <w:marTop w:val="0"/>
      <w:marBottom w:val="0"/>
      <w:divBdr>
        <w:top w:val="none" w:sz="0" w:space="0" w:color="auto"/>
        <w:left w:val="none" w:sz="0" w:space="0" w:color="auto"/>
        <w:bottom w:val="none" w:sz="0" w:space="0" w:color="auto"/>
        <w:right w:val="none" w:sz="0" w:space="0" w:color="auto"/>
      </w:divBdr>
      <w:divsChild>
        <w:div w:id="100733194">
          <w:marLeft w:val="640"/>
          <w:marRight w:val="0"/>
          <w:marTop w:val="0"/>
          <w:marBottom w:val="0"/>
          <w:divBdr>
            <w:top w:val="none" w:sz="0" w:space="0" w:color="auto"/>
            <w:left w:val="none" w:sz="0" w:space="0" w:color="auto"/>
            <w:bottom w:val="none" w:sz="0" w:space="0" w:color="auto"/>
            <w:right w:val="none" w:sz="0" w:space="0" w:color="auto"/>
          </w:divBdr>
        </w:div>
        <w:div w:id="110324335">
          <w:marLeft w:val="640"/>
          <w:marRight w:val="0"/>
          <w:marTop w:val="0"/>
          <w:marBottom w:val="0"/>
          <w:divBdr>
            <w:top w:val="none" w:sz="0" w:space="0" w:color="auto"/>
            <w:left w:val="none" w:sz="0" w:space="0" w:color="auto"/>
            <w:bottom w:val="none" w:sz="0" w:space="0" w:color="auto"/>
            <w:right w:val="none" w:sz="0" w:space="0" w:color="auto"/>
          </w:divBdr>
        </w:div>
        <w:div w:id="167450508">
          <w:marLeft w:val="640"/>
          <w:marRight w:val="0"/>
          <w:marTop w:val="0"/>
          <w:marBottom w:val="0"/>
          <w:divBdr>
            <w:top w:val="none" w:sz="0" w:space="0" w:color="auto"/>
            <w:left w:val="none" w:sz="0" w:space="0" w:color="auto"/>
            <w:bottom w:val="none" w:sz="0" w:space="0" w:color="auto"/>
            <w:right w:val="none" w:sz="0" w:space="0" w:color="auto"/>
          </w:divBdr>
        </w:div>
        <w:div w:id="181476750">
          <w:marLeft w:val="640"/>
          <w:marRight w:val="0"/>
          <w:marTop w:val="0"/>
          <w:marBottom w:val="0"/>
          <w:divBdr>
            <w:top w:val="none" w:sz="0" w:space="0" w:color="auto"/>
            <w:left w:val="none" w:sz="0" w:space="0" w:color="auto"/>
            <w:bottom w:val="none" w:sz="0" w:space="0" w:color="auto"/>
            <w:right w:val="none" w:sz="0" w:space="0" w:color="auto"/>
          </w:divBdr>
        </w:div>
        <w:div w:id="235942359">
          <w:marLeft w:val="640"/>
          <w:marRight w:val="0"/>
          <w:marTop w:val="0"/>
          <w:marBottom w:val="0"/>
          <w:divBdr>
            <w:top w:val="none" w:sz="0" w:space="0" w:color="auto"/>
            <w:left w:val="none" w:sz="0" w:space="0" w:color="auto"/>
            <w:bottom w:val="none" w:sz="0" w:space="0" w:color="auto"/>
            <w:right w:val="none" w:sz="0" w:space="0" w:color="auto"/>
          </w:divBdr>
        </w:div>
        <w:div w:id="436145039">
          <w:marLeft w:val="640"/>
          <w:marRight w:val="0"/>
          <w:marTop w:val="0"/>
          <w:marBottom w:val="0"/>
          <w:divBdr>
            <w:top w:val="none" w:sz="0" w:space="0" w:color="auto"/>
            <w:left w:val="none" w:sz="0" w:space="0" w:color="auto"/>
            <w:bottom w:val="none" w:sz="0" w:space="0" w:color="auto"/>
            <w:right w:val="none" w:sz="0" w:space="0" w:color="auto"/>
          </w:divBdr>
        </w:div>
        <w:div w:id="450975707">
          <w:marLeft w:val="640"/>
          <w:marRight w:val="0"/>
          <w:marTop w:val="0"/>
          <w:marBottom w:val="0"/>
          <w:divBdr>
            <w:top w:val="none" w:sz="0" w:space="0" w:color="auto"/>
            <w:left w:val="none" w:sz="0" w:space="0" w:color="auto"/>
            <w:bottom w:val="none" w:sz="0" w:space="0" w:color="auto"/>
            <w:right w:val="none" w:sz="0" w:space="0" w:color="auto"/>
          </w:divBdr>
        </w:div>
        <w:div w:id="452097726">
          <w:marLeft w:val="640"/>
          <w:marRight w:val="0"/>
          <w:marTop w:val="0"/>
          <w:marBottom w:val="0"/>
          <w:divBdr>
            <w:top w:val="none" w:sz="0" w:space="0" w:color="auto"/>
            <w:left w:val="none" w:sz="0" w:space="0" w:color="auto"/>
            <w:bottom w:val="none" w:sz="0" w:space="0" w:color="auto"/>
            <w:right w:val="none" w:sz="0" w:space="0" w:color="auto"/>
          </w:divBdr>
        </w:div>
        <w:div w:id="472135207">
          <w:marLeft w:val="640"/>
          <w:marRight w:val="0"/>
          <w:marTop w:val="0"/>
          <w:marBottom w:val="0"/>
          <w:divBdr>
            <w:top w:val="none" w:sz="0" w:space="0" w:color="auto"/>
            <w:left w:val="none" w:sz="0" w:space="0" w:color="auto"/>
            <w:bottom w:val="none" w:sz="0" w:space="0" w:color="auto"/>
            <w:right w:val="none" w:sz="0" w:space="0" w:color="auto"/>
          </w:divBdr>
        </w:div>
        <w:div w:id="490567412">
          <w:marLeft w:val="640"/>
          <w:marRight w:val="0"/>
          <w:marTop w:val="0"/>
          <w:marBottom w:val="0"/>
          <w:divBdr>
            <w:top w:val="none" w:sz="0" w:space="0" w:color="auto"/>
            <w:left w:val="none" w:sz="0" w:space="0" w:color="auto"/>
            <w:bottom w:val="none" w:sz="0" w:space="0" w:color="auto"/>
            <w:right w:val="none" w:sz="0" w:space="0" w:color="auto"/>
          </w:divBdr>
        </w:div>
        <w:div w:id="491874301">
          <w:marLeft w:val="640"/>
          <w:marRight w:val="0"/>
          <w:marTop w:val="0"/>
          <w:marBottom w:val="0"/>
          <w:divBdr>
            <w:top w:val="none" w:sz="0" w:space="0" w:color="auto"/>
            <w:left w:val="none" w:sz="0" w:space="0" w:color="auto"/>
            <w:bottom w:val="none" w:sz="0" w:space="0" w:color="auto"/>
            <w:right w:val="none" w:sz="0" w:space="0" w:color="auto"/>
          </w:divBdr>
        </w:div>
        <w:div w:id="511651407">
          <w:marLeft w:val="640"/>
          <w:marRight w:val="0"/>
          <w:marTop w:val="0"/>
          <w:marBottom w:val="0"/>
          <w:divBdr>
            <w:top w:val="none" w:sz="0" w:space="0" w:color="auto"/>
            <w:left w:val="none" w:sz="0" w:space="0" w:color="auto"/>
            <w:bottom w:val="none" w:sz="0" w:space="0" w:color="auto"/>
            <w:right w:val="none" w:sz="0" w:space="0" w:color="auto"/>
          </w:divBdr>
        </w:div>
        <w:div w:id="644971229">
          <w:marLeft w:val="640"/>
          <w:marRight w:val="0"/>
          <w:marTop w:val="0"/>
          <w:marBottom w:val="0"/>
          <w:divBdr>
            <w:top w:val="none" w:sz="0" w:space="0" w:color="auto"/>
            <w:left w:val="none" w:sz="0" w:space="0" w:color="auto"/>
            <w:bottom w:val="none" w:sz="0" w:space="0" w:color="auto"/>
            <w:right w:val="none" w:sz="0" w:space="0" w:color="auto"/>
          </w:divBdr>
        </w:div>
        <w:div w:id="680738670">
          <w:marLeft w:val="640"/>
          <w:marRight w:val="0"/>
          <w:marTop w:val="0"/>
          <w:marBottom w:val="0"/>
          <w:divBdr>
            <w:top w:val="none" w:sz="0" w:space="0" w:color="auto"/>
            <w:left w:val="none" w:sz="0" w:space="0" w:color="auto"/>
            <w:bottom w:val="none" w:sz="0" w:space="0" w:color="auto"/>
            <w:right w:val="none" w:sz="0" w:space="0" w:color="auto"/>
          </w:divBdr>
        </w:div>
        <w:div w:id="788625893">
          <w:marLeft w:val="640"/>
          <w:marRight w:val="0"/>
          <w:marTop w:val="0"/>
          <w:marBottom w:val="0"/>
          <w:divBdr>
            <w:top w:val="none" w:sz="0" w:space="0" w:color="auto"/>
            <w:left w:val="none" w:sz="0" w:space="0" w:color="auto"/>
            <w:bottom w:val="none" w:sz="0" w:space="0" w:color="auto"/>
            <w:right w:val="none" w:sz="0" w:space="0" w:color="auto"/>
          </w:divBdr>
        </w:div>
        <w:div w:id="806823272">
          <w:marLeft w:val="640"/>
          <w:marRight w:val="0"/>
          <w:marTop w:val="0"/>
          <w:marBottom w:val="0"/>
          <w:divBdr>
            <w:top w:val="none" w:sz="0" w:space="0" w:color="auto"/>
            <w:left w:val="none" w:sz="0" w:space="0" w:color="auto"/>
            <w:bottom w:val="none" w:sz="0" w:space="0" w:color="auto"/>
            <w:right w:val="none" w:sz="0" w:space="0" w:color="auto"/>
          </w:divBdr>
        </w:div>
        <w:div w:id="809707801">
          <w:marLeft w:val="640"/>
          <w:marRight w:val="0"/>
          <w:marTop w:val="0"/>
          <w:marBottom w:val="0"/>
          <w:divBdr>
            <w:top w:val="none" w:sz="0" w:space="0" w:color="auto"/>
            <w:left w:val="none" w:sz="0" w:space="0" w:color="auto"/>
            <w:bottom w:val="none" w:sz="0" w:space="0" w:color="auto"/>
            <w:right w:val="none" w:sz="0" w:space="0" w:color="auto"/>
          </w:divBdr>
        </w:div>
        <w:div w:id="840704907">
          <w:marLeft w:val="640"/>
          <w:marRight w:val="0"/>
          <w:marTop w:val="0"/>
          <w:marBottom w:val="0"/>
          <w:divBdr>
            <w:top w:val="none" w:sz="0" w:space="0" w:color="auto"/>
            <w:left w:val="none" w:sz="0" w:space="0" w:color="auto"/>
            <w:bottom w:val="none" w:sz="0" w:space="0" w:color="auto"/>
            <w:right w:val="none" w:sz="0" w:space="0" w:color="auto"/>
          </w:divBdr>
        </w:div>
        <w:div w:id="953252584">
          <w:marLeft w:val="640"/>
          <w:marRight w:val="0"/>
          <w:marTop w:val="0"/>
          <w:marBottom w:val="0"/>
          <w:divBdr>
            <w:top w:val="none" w:sz="0" w:space="0" w:color="auto"/>
            <w:left w:val="none" w:sz="0" w:space="0" w:color="auto"/>
            <w:bottom w:val="none" w:sz="0" w:space="0" w:color="auto"/>
            <w:right w:val="none" w:sz="0" w:space="0" w:color="auto"/>
          </w:divBdr>
        </w:div>
        <w:div w:id="983855231">
          <w:marLeft w:val="640"/>
          <w:marRight w:val="0"/>
          <w:marTop w:val="0"/>
          <w:marBottom w:val="0"/>
          <w:divBdr>
            <w:top w:val="none" w:sz="0" w:space="0" w:color="auto"/>
            <w:left w:val="none" w:sz="0" w:space="0" w:color="auto"/>
            <w:bottom w:val="none" w:sz="0" w:space="0" w:color="auto"/>
            <w:right w:val="none" w:sz="0" w:space="0" w:color="auto"/>
          </w:divBdr>
        </w:div>
        <w:div w:id="986667131">
          <w:marLeft w:val="640"/>
          <w:marRight w:val="0"/>
          <w:marTop w:val="0"/>
          <w:marBottom w:val="0"/>
          <w:divBdr>
            <w:top w:val="none" w:sz="0" w:space="0" w:color="auto"/>
            <w:left w:val="none" w:sz="0" w:space="0" w:color="auto"/>
            <w:bottom w:val="none" w:sz="0" w:space="0" w:color="auto"/>
            <w:right w:val="none" w:sz="0" w:space="0" w:color="auto"/>
          </w:divBdr>
        </w:div>
        <w:div w:id="1026906744">
          <w:marLeft w:val="640"/>
          <w:marRight w:val="0"/>
          <w:marTop w:val="0"/>
          <w:marBottom w:val="0"/>
          <w:divBdr>
            <w:top w:val="none" w:sz="0" w:space="0" w:color="auto"/>
            <w:left w:val="none" w:sz="0" w:space="0" w:color="auto"/>
            <w:bottom w:val="none" w:sz="0" w:space="0" w:color="auto"/>
            <w:right w:val="none" w:sz="0" w:space="0" w:color="auto"/>
          </w:divBdr>
        </w:div>
        <w:div w:id="1047100239">
          <w:marLeft w:val="640"/>
          <w:marRight w:val="0"/>
          <w:marTop w:val="0"/>
          <w:marBottom w:val="0"/>
          <w:divBdr>
            <w:top w:val="none" w:sz="0" w:space="0" w:color="auto"/>
            <w:left w:val="none" w:sz="0" w:space="0" w:color="auto"/>
            <w:bottom w:val="none" w:sz="0" w:space="0" w:color="auto"/>
            <w:right w:val="none" w:sz="0" w:space="0" w:color="auto"/>
          </w:divBdr>
        </w:div>
        <w:div w:id="1052577741">
          <w:marLeft w:val="640"/>
          <w:marRight w:val="0"/>
          <w:marTop w:val="0"/>
          <w:marBottom w:val="0"/>
          <w:divBdr>
            <w:top w:val="none" w:sz="0" w:space="0" w:color="auto"/>
            <w:left w:val="none" w:sz="0" w:space="0" w:color="auto"/>
            <w:bottom w:val="none" w:sz="0" w:space="0" w:color="auto"/>
            <w:right w:val="none" w:sz="0" w:space="0" w:color="auto"/>
          </w:divBdr>
        </w:div>
        <w:div w:id="1086732105">
          <w:marLeft w:val="640"/>
          <w:marRight w:val="0"/>
          <w:marTop w:val="0"/>
          <w:marBottom w:val="0"/>
          <w:divBdr>
            <w:top w:val="none" w:sz="0" w:space="0" w:color="auto"/>
            <w:left w:val="none" w:sz="0" w:space="0" w:color="auto"/>
            <w:bottom w:val="none" w:sz="0" w:space="0" w:color="auto"/>
            <w:right w:val="none" w:sz="0" w:space="0" w:color="auto"/>
          </w:divBdr>
        </w:div>
        <w:div w:id="1173571714">
          <w:marLeft w:val="640"/>
          <w:marRight w:val="0"/>
          <w:marTop w:val="0"/>
          <w:marBottom w:val="0"/>
          <w:divBdr>
            <w:top w:val="none" w:sz="0" w:space="0" w:color="auto"/>
            <w:left w:val="none" w:sz="0" w:space="0" w:color="auto"/>
            <w:bottom w:val="none" w:sz="0" w:space="0" w:color="auto"/>
            <w:right w:val="none" w:sz="0" w:space="0" w:color="auto"/>
          </w:divBdr>
        </w:div>
        <w:div w:id="1185747039">
          <w:marLeft w:val="640"/>
          <w:marRight w:val="0"/>
          <w:marTop w:val="0"/>
          <w:marBottom w:val="0"/>
          <w:divBdr>
            <w:top w:val="none" w:sz="0" w:space="0" w:color="auto"/>
            <w:left w:val="none" w:sz="0" w:space="0" w:color="auto"/>
            <w:bottom w:val="none" w:sz="0" w:space="0" w:color="auto"/>
            <w:right w:val="none" w:sz="0" w:space="0" w:color="auto"/>
          </w:divBdr>
        </w:div>
        <w:div w:id="1197809883">
          <w:marLeft w:val="640"/>
          <w:marRight w:val="0"/>
          <w:marTop w:val="0"/>
          <w:marBottom w:val="0"/>
          <w:divBdr>
            <w:top w:val="none" w:sz="0" w:space="0" w:color="auto"/>
            <w:left w:val="none" w:sz="0" w:space="0" w:color="auto"/>
            <w:bottom w:val="none" w:sz="0" w:space="0" w:color="auto"/>
            <w:right w:val="none" w:sz="0" w:space="0" w:color="auto"/>
          </w:divBdr>
        </w:div>
        <w:div w:id="1209879248">
          <w:marLeft w:val="640"/>
          <w:marRight w:val="0"/>
          <w:marTop w:val="0"/>
          <w:marBottom w:val="0"/>
          <w:divBdr>
            <w:top w:val="none" w:sz="0" w:space="0" w:color="auto"/>
            <w:left w:val="none" w:sz="0" w:space="0" w:color="auto"/>
            <w:bottom w:val="none" w:sz="0" w:space="0" w:color="auto"/>
            <w:right w:val="none" w:sz="0" w:space="0" w:color="auto"/>
          </w:divBdr>
        </w:div>
        <w:div w:id="1212114360">
          <w:marLeft w:val="640"/>
          <w:marRight w:val="0"/>
          <w:marTop w:val="0"/>
          <w:marBottom w:val="0"/>
          <w:divBdr>
            <w:top w:val="none" w:sz="0" w:space="0" w:color="auto"/>
            <w:left w:val="none" w:sz="0" w:space="0" w:color="auto"/>
            <w:bottom w:val="none" w:sz="0" w:space="0" w:color="auto"/>
            <w:right w:val="none" w:sz="0" w:space="0" w:color="auto"/>
          </w:divBdr>
        </w:div>
        <w:div w:id="1233927518">
          <w:marLeft w:val="640"/>
          <w:marRight w:val="0"/>
          <w:marTop w:val="0"/>
          <w:marBottom w:val="0"/>
          <w:divBdr>
            <w:top w:val="none" w:sz="0" w:space="0" w:color="auto"/>
            <w:left w:val="none" w:sz="0" w:space="0" w:color="auto"/>
            <w:bottom w:val="none" w:sz="0" w:space="0" w:color="auto"/>
            <w:right w:val="none" w:sz="0" w:space="0" w:color="auto"/>
          </w:divBdr>
        </w:div>
        <w:div w:id="1335645236">
          <w:marLeft w:val="640"/>
          <w:marRight w:val="0"/>
          <w:marTop w:val="0"/>
          <w:marBottom w:val="0"/>
          <w:divBdr>
            <w:top w:val="none" w:sz="0" w:space="0" w:color="auto"/>
            <w:left w:val="none" w:sz="0" w:space="0" w:color="auto"/>
            <w:bottom w:val="none" w:sz="0" w:space="0" w:color="auto"/>
            <w:right w:val="none" w:sz="0" w:space="0" w:color="auto"/>
          </w:divBdr>
        </w:div>
        <w:div w:id="1346058252">
          <w:marLeft w:val="640"/>
          <w:marRight w:val="0"/>
          <w:marTop w:val="0"/>
          <w:marBottom w:val="0"/>
          <w:divBdr>
            <w:top w:val="none" w:sz="0" w:space="0" w:color="auto"/>
            <w:left w:val="none" w:sz="0" w:space="0" w:color="auto"/>
            <w:bottom w:val="none" w:sz="0" w:space="0" w:color="auto"/>
            <w:right w:val="none" w:sz="0" w:space="0" w:color="auto"/>
          </w:divBdr>
        </w:div>
        <w:div w:id="1357268978">
          <w:marLeft w:val="640"/>
          <w:marRight w:val="0"/>
          <w:marTop w:val="0"/>
          <w:marBottom w:val="0"/>
          <w:divBdr>
            <w:top w:val="none" w:sz="0" w:space="0" w:color="auto"/>
            <w:left w:val="none" w:sz="0" w:space="0" w:color="auto"/>
            <w:bottom w:val="none" w:sz="0" w:space="0" w:color="auto"/>
            <w:right w:val="none" w:sz="0" w:space="0" w:color="auto"/>
          </w:divBdr>
        </w:div>
        <w:div w:id="1362628638">
          <w:marLeft w:val="640"/>
          <w:marRight w:val="0"/>
          <w:marTop w:val="0"/>
          <w:marBottom w:val="0"/>
          <w:divBdr>
            <w:top w:val="none" w:sz="0" w:space="0" w:color="auto"/>
            <w:left w:val="none" w:sz="0" w:space="0" w:color="auto"/>
            <w:bottom w:val="none" w:sz="0" w:space="0" w:color="auto"/>
            <w:right w:val="none" w:sz="0" w:space="0" w:color="auto"/>
          </w:divBdr>
        </w:div>
        <w:div w:id="1362709251">
          <w:marLeft w:val="640"/>
          <w:marRight w:val="0"/>
          <w:marTop w:val="0"/>
          <w:marBottom w:val="0"/>
          <w:divBdr>
            <w:top w:val="none" w:sz="0" w:space="0" w:color="auto"/>
            <w:left w:val="none" w:sz="0" w:space="0" w:color="auto"/>
            <w:bottom w:val="none" w:sz="0" w:space="0" w:color="auto"/>
            <w:right w:val="none" w:sz="0" w:space="0" w:color="auto"/>
          </w:divBdr>
        </w:div>
        <w:div w:id="1384212765">
          <w:marLeft w:val="640"/>
          <w:marRight w:val="0"/>
          <w:marTop w:val="0"/>
          <w:marBottom w:val="0"/>
          <w:divBdr>
            <w:top w:val="none" w:sz="0" w:space="0" w:color="auto"/>
            <w:left w:val="none" w:sz="0" w:space="0" w:color="auto"/>
            <w:bottom w:val="none" w:sz="0" w:space="0" w:color="auto"/>
            <w:right w:val="none" w:sz="0" w:space="0" w:color="auto"/>
          </w:divBdr>
        </w:div>
        <w:div w:id="1427072619">
          <w:marLeft w:val="640"/>
          <w:marRight w:val="0"/>
          <w:marTop w:val="0"/>
          <w:marBottom w:val="0"/>
          <w:divBdr>
            <w:top w:val="none" w:sz="0" w:space="0" w:color="auto"/>
            <w:left w:val="none" w:sz="0" w:space="0" w:color="auto"/>
            <w:bottom w:val="none" w:sz="0" w:space="0" w:color="auto"/>
            <w:right w:val="none" w:sz="0" w:space="0" w:color="auto"/>
          </w:divBdr>
        </w:div>
        <w:div w:id="1460535569">
          <w:marLeft w:val="640"/>
          <w:marRight w:val="0"/>
          <w:marTop w:val="0"/>
          <w:marBottom w:val="0"/>
          <w:divBdr>
            <w:top w:val="none" w:sz="0" w:space="0" w:color="auto"/>
            <w:left w:val="none" w:sz="0" w:space="0" w:color="auto"/>
            <w:bottom w:val="none" w:sz="0" w:space="0" w:color="auto"/>
            <w:right w:val="none" w:sz="0" w:space="0" w:color="auto"/>
          </w:divBdr>
        </w:div>
        <w:div w:id="1478179771">
          <w:marLeft w:val="640"/>
          <w:marRight w:val="0"/>
          <w:marTop w:val="0"/>
          <w:marBottom w:val="0"/>
          <w:divBdr>
            <w:top w:val="none" w:sz="0" w:space="0" w:color="auto"/>
            <w:left w:val="none" w:sz="0" w:space="0" w:color="auto"/>
            <w:bottom w:val="none" w:sz="0" w:space="0" w:color="auto"/>
            <w:right w:val="none" w:sz="0" w:space="0" w:color="auto"/>
          </w:divBdr>
        </w:div>
        <w:div w:id="1483081778">
          <w:marLeft w:val="640"/>
          <w:marRight w:val="0"/>
          <w:marTop w:val="0"/>
          <w:marBottom w:val="0"/>
          <w:divBdr>
            <w:top w:val="none" w:sz="0" w:space="0" w:color="auto"/>
            <w:left w:val="none" w:sz="0" w:space="0" w:color="auto"/>
            <w:bottom w:val="none" w:sz="0" w:space="0" w:color="auto"/>
            <w:right w:val="none" w:sz="0" w:space="0" w:color="auto"/>
          </w:divBdr>
        </w:div>
        <w:div w:id="1501000862">
          <w:marLeft w:val="640"/>
          <w:marRight w:val="0"/>
          <w:marTop w:val="0"/>
          <w:marBottom w:val="0"/>
          <w:divBdr>
            <w:top w:val="none" w:sz="0" w:space="0" w:color="auto"/>
            <w:left w:val="none" w:sz="0" w:space="0" w:color="auto"/>
            <w:bottom w:val="none" w:sz="0" w:space="0" w:color="auto"/>
            <w:right w:val="none" w:sz="0" w:space="0" w:color="auto"/>
          </w:divBdr>
        </w:div>
        <w:div w:id="1665890669">
          <w:marLeft w:val="640"/>
          <w:marRight w:val="0"/>
          <w:marTop w:val="0"/>
          <w:marBottom w:val="0"/>
          <w:divBdr>
            <w:top w:val="none" w:sz="0" w:space="0" w:color="auto"/>
            <w:left w:val="none" w:sz="0" w:space="0" w:color="auto"/>
            <w:bottom w:val="none" w:sz="0" w:space="0" w:color="auto"/>
            <w:right w:val="none" w:sz="0" w:space="0" w:color="auto"/>
          </w:divBdr>
        </w:div>
        <w:div w:id="1699699042">
          <w:marLeft w:val="640"/>
          <w:marRight w:val="0"/>
          <w:marTop w:val="0"/>
          <w:marBottom w:val="0"/>
          <w:divBdr>
            <w:top w:val="none" w:sz="0" w:space="0" w:color="auto"/>
            <w:left w:val="none" w:sz="0" w:space="0" w:color="auto"/>
            <w:bottom w:val="none" w:sz="0" w:space="0" w:color="auto"/>
            <w:right w:val="none" w:sz="0" w:space="0" w:color="auto"/>
          </w:divBdr>
        </w:div>
        <w:div w:id="1716389297">
          <w:marLeft w:val="640"/>
          <w:marRight w:val="0"/>
          <w:marTop w:val="0"/>
          <w:marBottom w:val="0"/>
          <w:divBdr>
            <w:top w:val="none" w:sz="0" w:space="0" w:color="auto"/>
            <w:left w:val="none" w:sz="0" w:space="0" w:color="auto"/>
            <w:bottom w:val="none" w:sz="0" w:space="0" w:color="auto"/>
            <w:right w:val="none" w:sz="0" w:space="0" w:color="auto"/>
          </w:divBdr>
        </w:div>
        <w:div w:id="1734891038">
          <w:marLeft w:val="640"/>
          <w:marRight w:val="0"/>
          <w:marTop w:val="0"/>
          <w:marBottom w:val="0"/>
          <w:divBdr>
            <w:top w:val="none" w:sz="0" w:space="0" w:color="auto"/>
            <w:left w:val="none" w:sz="0" w:space="0" w:color="auto"/>
            <w:bottom w:val="none" w:sz="0" w:space="0" w:color="auto"/>
            <w:right w:val="none" w:sz="0" w:space="0" w:color="auto"/>
          </w:divBdr>
        </w:div>
        <w:div w:id="1738085323">
          <w:marLeft w:val="640"/>
          <w:marRight w:val="0"/>
          <w:marTop w:val="0"/>
          <w:marBottom w:val="0"/>
          <w:divBdr>
            <w:top w:val="none" w:sz="0" w:space="0" w:color="auto"/>
            <w:left w:val="none" w:sz="0" w:space="0" w:color="auto"/>
            <w:bottom w:val="none" w:sz="0" w:space="0" w:color="auto"/>
            <w:right w:val="none" w:sz="0" w:space="0" w:color="auto"/>
          </w:divBdr>
        </w:div>
        <w:div w:id="1745838062">
          <w:marLeft w:val="640"/>
          <w:marRight w:val="0"/>
          <w:marTop w:val="0"/>
          <w:marBottom w:val="0"/>
          <w:divBdr>
            <w:top w:val="none" w:sz="0" w:space="0" w:color="auto"/>
            <w:left w:val="none" w:sz="0" w:space="0" w:color="auto"/>
            <w:bottom w:val="none" w:sz="0" w:space="0" w:color="auto"/>
            <w:right w:val="none" w:sz="0" w:space="0" w:color="auto"/>
          </w:divBdr>
        </w:div>
        <w:div w:id="1854488945">
          <w:marLeft w:val="640"/>
          <w:marRight w:val="0"/>
          <w:marTop w:val="0"/>
          <w:marBottom w:val="0"/>
          <w:divBdr>
            <w:top w:val="none" w:sz="0" w:space="0" w:color="auto"/>
            <w:left w:val="none" w:sz="0" w:space="0" w:color="auto"/>
            <w:bottom w:val="none" w:sz="0" w:space="0" w:color="auto"/>
            <w:right w:val="none" w:sz="0" w:space="0" w:color="auto"/>
          </w:divBdr>
        </w:div>
        <w:div w:id="1900247107">
          <w:marLeft w:val="640"/>
          <w:marRight w:val="0"/>
          <w:marTop w:val="0"/>
          <w:marBottom w:val="0"/>
          <w:divBdr>
            <w:top w:val="none" w:sz="0" w:space="0" w:color="auto"/>
            <w:left w:val="none" w:sz="0" w:space="0" w:color="auto"/>
            <w:bottom w:val="none" w:sz="0" w:space="0" w:color="auto"/>
            <w:right w:val="none" w:sz="0" w:space="0" w:color="auto"/>
          </w:divBdr>
        </w:div>
        <w:div w:id="1954702807">
          <w:marLeft w:val="640"/>
          <w:marRight w:val="0"/>
          <w:marTop w:val="0"/>
          <w:marBottom w:val="0"/>
          <w:divBdr>
            <w:top w:val="none" w:sz="0" w:space="0" w:color="auto"/>
            <w:left w:val="none" w:sz="0" w:space="0" w:color="auto"/>
            <w:bottom w:val="none" w:sz="0" w:space="0" w:color="auto"/>
            <w:right w:val="none" w:sz="0" w:space="0" w:color="auto"/>
          </w:divBdr>
        </w:div>
        <w:div w:id="1985038863">
          <w:marLeft w:val="640"/>
          <w:marRight w:val="0"/>
          <w:marTop w:val="0"/>
          <w:marBottom w:val="0"/>
          <w:divBdr>
            <w:top w:val="none" w:sz="0" w:space="0" w:color="auto"/>
            <w:left w:val="none" w:sz="0" w:space="0" w:color="auto"/>
            <w:bottom w:val="none" w:sz="0" w:space="0" w:color="auto"/>
            <w:right w:val="none" w:sz="0" w:space="0" w:color="auto"/>
          </w:divBdr>
        </w:div>
        <w:div w:id="2013799813">
          <w:marLeft w:val="640"/>
          <w:marRight w:val="0"/>
          <w:marTop w:val="0"/>
          <w:marBottom w:val="0"/>
          <w:divBdr>
            <w:top w:val="none" w:sz="0" w:space="0" w:color="auto"/>
            <w:left w:val="none" w:sz="0" w:space="0" w:color="auto"/>
            <w:bottom w:val="none" w:sz="0" w:space="0" w:color="auto"/>
            <w:right w:val="none" w:sz="0" w:space="0" w:color="auto"/>
          </w:divBdr>
        </w:div>
        <w:div w:id="2034647345">
          <w:marLeft w:val="640"/>
          <w:marRight w:val="0"/>
          <w:marTop w:val="0"/>
          <w:marBottom w:val="0"/>
          <w:divBdr>
            <w:top w:val="none" w:sz="0" w:space="0" w:color="auto"/>
            <w:left w:val="none" w:sz="0" w:space="0" w:color="auto"/>
            <w:bottom w:val="none" w:sz="0" w:space="0" w:color="auto"/>
            <w:right w:val="none" w:sz="0" w:space="0" w:color="auto"/>
          </w:divBdr>
        </w:div>
        <w:div w:id="2086218410">
          <w:marLeft w:val="640"/>
          <w:marRight w:val="0"/>
          <w:marTop w:val="0"/>
          <w:marBottom w:val="0"/>
          <w:divBdr>
            <w:top w:val="none" w:sz="0" w:space="0" w:color="auto"/>
            <w:left w:val="none" w:sz="0" w:space="0" w:color="auto"/>
            <w:bottom w:val="none" w:sz="0" w:space="0" w:color="auto"/>
            <w:right w:val="none" w:sz="0" w:space="0" w:color="auto"/>
          </w:divBdr>
        </w:div>
        <w:div w:id="2089572342">
          <w:marLeft w:val="640"/>
          <w:marRight w:val="0"/>
          <w:marTop w:val="0"/>
          <w:marBottom w:val="0"/>
          <w:divBdr>
            <w:top w:val="none" w:sz="0" w:space="0" w:color="auto"/>
            <w:left w:val="none" w:sz="0" w:space="0" w:color="auto"/>
            <w:bottom w:val="none" w:sz="0" w:space="0" w:color="auto"/>
            <w:right w:val="none" w:sz="0" w:space="0" w:color="auto"/>
          </w:divBdr>
        </w:div>
        <w:div w:id="2114813590">
          <w:marLeft w:val="640"/>
          <w:marRight w:val="0"/>
          <w:marTop w:val="0"/>
          <w:marBottom w:val="0"/>
          <w:divBdr>
            <w:top w:val="none" w:sz="0" w:space="0" w:color="auto"/>
            <w:left w:val="none" w:sz="0" w:space="0" w:color="auto"/>
            <w:bottom w:val="none" w:sz="0" w:space="0" w:color="auto"/>
            <w:right w:val="none" w:sz="0" w:space="0" w:color="auto"/>
          </w:divBdr>
        </w:div>
      </w:divsChild>
    </w:div>
    <w:div w:id="938484347">
      <w:bodyDiv w:val="1"/>
      <w:marLeft w:val="0"/>
      <w:marRight w:val="0"/>
      <w:marTop w:val="0"/>
      <w:marBottom w:val="0"/>
      <w:divBdr>
        <w:top w:val="none" w:sz="0" w:space="0" w:color="auto"/>
        <w:left w:val="none" w:sz="0" w:space="0" w:color="auto"/>
        <w:bottom w:val="none" w:sz="0" w:space="0" w:color="auto"/>
        <w:right w:val="none" w:sz="0" w:space="0" w:color="auto"/>
      </w:divBdr>
      <w:divsChild>
        <w:div w:id="14430368">
          <w:marLeft w:val="640"/>
          <w:marRight w:val="0"/>
          <w:marTop w:val="0"/>
          <w:marBottom w:val="0"/>
          <w:divBdr>
            <w:top w:val="none" w:sz="0" w:space="0" w:color="auto"/>
            <w:left w:val="none" w:sz="0" w:space="0" w:color="auto"/>
            <w:bottom w:val="none" w:sz="0" w:space="0" w:color="auto"/>
            <w:right w:val="none" w:sz="0" w:space="0" w:color="auto"/>
          </w:divBdr>
        </w:div>
        <w:div w:id="146217002">
          <w:marLeft w:val="640"/>
          <w:marRight w:val="0"/>
          <w:marTop w:val="0"/>
          <w:marBottom w:val="0"/>
          <w:divBdr>
            <w:top w:val="none" w:sz="0" w:space="0" w:color="auto"/>
            <w:left w:val="none" w:sz="0" w:space="0" w:color="auto"/>
            <w:bottom w:val="none" w:sz="0" w:space="0" w:color="auto"/>
            <w:right w:val="none" w:sz="0" w:space="0" w:color="auto"/>
          </w:divBdr>
        </w:div>
        <w:div w:id="202061802">
          <w:marLeft w:val="640"/>
          <w:marRight w:val="0"/>
          <w:marTop w:val="0"/>
          <w:marBottom w:val="0"/>
          <w:divBdr>
            <w:top w:val="none" w:sz="0" w:space="0" w:color="auto"/>
            <w:left w:val="none" w:sz="0" w:space="0" w:color="auto"/>
            <w:bottom w:val="none" w:sz="0" w:space="0" w:color="auto"/>
            <w:right w:val="none" w:sz="0" w:space="0" w:color="auto"/>
          </w:divBdr>
        </w:div>
        <w:div w:id="335423031">
          <w:marLeft w:val="640"/>
          <w:marRight w:val="0"/>
          <w:marTop w:val="0"/>
          <w:marBottom w:val="0"/>
          <w:divBdr>
            <w:top w:val="none" w:sz="0" w:space="0" w:color="auto"/>
            <w:left w:val="none" w:sz="0" w:space="0" w:color="auto"/>
            <w:bottom w:val="none" w:sz="0" w:space="0" w:color="auto"/>
            <w:right w:val="none" w:sz="0" w:space="0" w:color="auto"/>
          </w:divBdr>
        </w:div>
        <w:div w:id="475343205">
          <w:marLeft w:val="640"/>
          <w:marRight w:val="0"/>
          <w:marTop w:val="0"/>
          <w:marBottom w:val="0"/>
          <w:divBdr>
            <w:top w:val="none" w:sz="0" w:space="0" w:color="auto"/>
            <w:left w:val="none" w:sz="0" w:space="0" w:color="auto"/>
            <w:bottom w:val="none" w:sz="0" w:space="0" w:color="auto"/>
            <w:right w:val="none" w:sz="0" w:space="0" w:color="auto"/>
          </w:divBdr>
        </w:div>
        <w:div w:id="619189158">
          <w:marLeft w:val="640"/>
          <w:marRight w:val="0"/>
          <w:marTop w:val="0"/>
          <w:marBottom w:val="0"/>
          <w:divBdr>
            <w:top w:val="none" w:sz="0" w:space="0" w:color="auto"/>
            <w:left w:val="none" w:sz="0" w:space="0" w:color="auto"/>
            <w:bottom w:val="none" w:sz="0" w:space="0" w:color="auto"/>
            <w:right w:val="none" w:sz="0" w:space="0" w:color="auto"/>
          </w:divBdr>
        </w:div>
        <w:div w:id="669870878">
          <w:marLeft w:val="640"/>
          <w:marRight w:val="0"/>
          <w:marTop w:val="0"/>
          <w:marBottom w:val="0"/>
          <w:divBdr>
            <w:top w:val="none" w:sz="0" w:space="0" w:color="auto"/>
            <w:left w:val="none" w:sz="0" w:space="0" w:color="auto"/>
            <w:bottom w:val="none" w:sz="0" w:space="0" w:color="auto"/>
            <w:right w:val="none" w:sz="0" w:space="0" w:color="auto"/>
          </w:divBdr>
        </w:div>
        <w:div w:id="679282540">
          <w:marLeft w:val="640"/>
          <w:marRight w:val="0"/>
          <w:marTop w:val="0"/>
          <w:marBottom w:val="0"/>
          <w:divBdr>
            <w:top w:val="none" w:sz="0" w:space="0" w:color="auto"/>
            <w:left w:val="none" w:sz="0" w:space="0" w:color="auto"/>
            <w:bottom w:val="none" w:sz="0" w:space="0" w:color="auto"/>
            <w:right w:val="none" w:sz="0" w:space="0" w:color="auto"/>
          </w:divBdr>
        </w:div>
        <w:div w:id="728772353">
          <w:marLeft w:val="640"/>
          <w:marRight w:val="0"/>
          <w:marTop w:val="0"/>
          <w:marBottom w:val="0"/>
          <w:divBdr>
            <w:top w:val="none" w:sz="0" w:space="0" w:color="auto"/>
            <w:left w:val="none" w:sz="0" w:space="0" w:color="auto"/>
            <w:bottom w:val="none" w:sz="0" w:space="0" w:color="auto"/>
            <w:right w:val="none" w:sz="0" w:space="0" w:color="auto"/>
          </w:divBdr>
        </w:div>
        <w:div w:id="757600337">
          <w:marLeft w:val="640"/>
          <w:marRight w:val="0"/>
          <w:marTop w:val="0"/>
          <w:marBottom w:val="0"/>
          <w:divBdr>
            <w:top w:val="none" w:sz="0" w:space="0" w:color="auto"/>
            <w:left w:val="none" w:sz="0" w:space="0" w:color="auto"/>
            <w:bottom w:val="none" w:sz="0" w:space="0" w:color="auto"/>
            <w:right w:val="none" w:sz="0" w:space="0" w:color="auto"/>
          </w:divBdr>
        </w:div>
        <w:div w:id="807892840">
          <w:marLeft w:val="640"/>
          <w:marRight w:val="0"/>
          <w:marTop w:val="0"/>
          <w:marBottom w:val="0"/>
          <w:divBdr>
            <w:top w:val="none" w:sz="0" w:space="0" w:color="auto"/>
            <w:left w:val="none" w:sz="0" w:space="0" w:color="auto"/>
            <w:bottom w:val="none" w:sz="0" w:space="0" w:color="auto"/>
            <w:right w:val="none" w:sz="0" w:space="0" w:color="auto"/>
          </w:divBdr>
        </w:div>
        <w:div w:id="891690908">
          <w:marLeft w:val="640"/>
          <w:marRight w:val="0"/>
          <w:marTop w:val="0"/>
          <w:marBottom w:val="0"/>
          <w:divBdr>
            <w:top w:val="none" w:sz="0" w:space="0" w:color="auto"/>
            <w:left w:val="none" w:sz="0" w:space="0" w:color="auto"/>
            <w:bottom w:val="none" w:sz="0" w:space="0" w:color="auto"/>
            <w:right w:val="none" w:sz="0" w:space="0" w:color="auto"/>
          </w:divBdr>
        </w:div>
        <w:div w:id="941109169">
          <w:marLeft w:val="640"/>
          <w:marRight w:val="0"/>
          <w:marTop w:val="0"/>
          <w:marBottom w:val="0"/>
          <w:divBdr>
            <w:top w:val="none" w:sz="0" w:space="0" w:color="auto"/>
            <w:left w:val="none" w:sz="0" w:space="0" w:color="auto"/>
            <w:bottom w:val="none" w:sz="0" w:space="0" w:color="auto"/>
            <w:right w:val="none" w:sz="0" w:space="0" w:color="auto"/>
          </w:divBdr>
        </w:div>
        <w:div w:id="950432201">
          <w:marLeft w:val="640"/>
          <w:marRight w:val="0"/>
          <w:marTop w:val="0"/>
          <w:marBottom w:val="0"/>
          <w:divBdr>
            <w:top w:val="none" w:sz="0" w:space="0" w:color="auto"/>
            <w:left w:val="none" w:sz="0" w:space="0" w:color="auto"/>
            <w:bottom w:val="none" w:sz="0" w:space="0" w:color="auto"/>
            <w:right w:val="none" w:sz="0" w:space="0" w:color="auto"/>
          </w:divBdr>
        </w:div>
        <w:div w:id="951127905">
          <w:marLeft w:val="640"/>
          <w:marRight w:val="0"/>
          <w:marTop w:val="0"/>
          <w:marBottom w:val="0"/>
          <w:divBdr>
            <w:top w:val="none" w:sz="0" w:space="0" w:color="auto"/>
            <w:left w:val="none" w:sz="0" w:space="0" w:color="auto"/>
            <w:bottom w:val="none" w:sz="0" w:space="0" w:color="auto"/>
            <w:right w:val="none" w:sz="0" w:space="0" w:color="auto"/>
          </w:divBdr>
        </w:div>
        <w:div w:id="952983997">
          <w:marLeft w:val="640"/>
          <w:marRight w:val="0"/>
          <w:marTop w:val="0"/>
          <w:marBottom w:val="0"/>
          <w:divBdr>
            <w:top w:val="none" w:sz="0" w:space="0" w:color="auto"/>
            <w:left w:val="none" w:sz="0" w:space="0" w:color="auto"/>
            <w:bottom w:val="none" w:sz="0" w:space="0" w:color="auto"/>
            <w:right w:val="none" w:sz="0" w:space="0" w:color="auto"/>
          </w:divBdr>
        </w:div>
        <w:div w:id="958413176">
          <w:marLeft w:val="640"/>
          <w:marRight w:val="0"/>
          <w:marTop w:val="0"/>
          <w:marBottom w:val="0"/>
          <w:divBdr>
            <w:top w:val="none" w:sz="0" w:space="0" w:color="auto"/>
            <w:left w:val="none" w:sz="0" w:space="0" w:color="auto"/>
            <w:bottom w:val="none" w:sz="0" w:space="0" w:color="auto"/>
            <w:right w:val="none" w:sz="0" w:space="0" w:color="auto"/>
          </w:divBdr>
        </w:div>
        <w:div w:id="995450762">
          <w:marLeft w:val="640"/>
          <w:marRight w:val="0"/>
          <w:marTop w:val="0"/>
          <w:marBottom w:val="0"/>
          <w:divBdr>
            <w:top w:val="none" w:sz="0" w:space="0" w:color="auto"/>
            <w:left w:val="none" w:sz="0" w:space="0" w:color="auto"/>
            <w:bottom w:val="none" w:sz="0" w:space="0" w:color="auto"/>
            <w:right w:val="none" w:sz="0" w:space="0" w:color="auto"/>
          </w:divBdr>
        </w:div>
        <w:div w:id="1019770568">
          <w:marLeft w:val="640"/>
          <w:marRight w:val="0"/>
          <w:marTop w:val="0"/>
          <w:marBottom w:val="0"/>
          <w:divBdr>
            <w:top w:val="none" w:sz="0" w:space="0" w:color="auto"/>
            <w:left w:val="none" w:sz="0" w:space="0" w:color="auto"/>
            <w:bottom w:val="none" w:sz="0" w:space="0" w:color="auto"/>
            <w:right w:val="none" w:sz="0" w:space="0" w:color="auto"/>
          </w:divBdr>
        </w:div>
        <w:div w:id="1026951101">
          <w:marLeft w:val="640"/>
          <w:marRight w:val="0"/>
          <w:marTop w:val="0"/>
          <w:marBottom w:val="0"/>
          <w:divBdr>
            <w:top w:val="none" w:sz="0" w:space="0" w:color="auto"/>
            <w:left w:val="none" w:sz="0" w:space="0" w:color="auto"/>
            <w:bottom w:val="none" w:sz="0" w:space="0" w:color="auto"/>
            <w:right w:val="none" w:sz="0" w:space="0" w:color="auto"/>
          </w:divBdr>
        </w:div>
        <w:div w:id="1034232936">
          <w:marLeft w:val="640"/>
          <w:marRight w:val="0"/>
          <w:marTop w:val="0"/>
          <w:marBottom w:val="0"/>
          <w:divBdr>
            <w:top w:val="none" w:sz="0" w:space="0" w:color="auto"/>
            <w:left w:val="none" w:sz="0" w:space="0" w:color="auto"/>
            <w:bottom w:val="none" w:sz="0" w:space="0" w:color="auto"/>
            <w:right w:val="none" w:sz="0" w:space="0" w:color="auto"/>
          </w:divBdr>
        </w:div>
        <w:div w:id="1226144067">
          <w:marLeft w:val="640"/>
          <w:marRight w:val="0"/>
          <w:marTop w:val="0"/>
          <w:marBottom w:val="0"/>
          <w:divBdr>
            <w:top w:val="none" w:sz="0" w:space="0" w:color="auto"/>
            <w:left w:val="none" w:sz="0" w:space="0" w:color="auto"/>
            <w:bottom w:val="none" w:sz="0" w:space="0" w:color="auto"/>
            <w:right w:val="none" w:sz="0" w:space="0" w:color="auto"/>
          </w:divBdr>
        </w:div>
        <w:div w:id="1285696807">
          <w:marLeft w:val="640"/>
          <w:marRight w:val="0"/>
          <w:marTop w:val="0"/>
          <w:marBottom w:val="0"/>
          <w:divBdr>
            <w:top w:val="none" w:sz="0" w:space="0" w:color="auto"/>
            <w:left w:val="none" w:sz="0" w:space="0" w:color="auto"/>
            <w:bottom w:val="none" w:sz="0" w:space="0" w:color="auto"/>
            <w:right w:val="none" w:sz="0" w:space="0" w:color="auto"/>
          </w:divBdr>
        </w:div>
        <w:div w:id="1322731476">
          <w:marLeft w:val="640"/>
          <w:marRight w:val="0"/>
          <w:marTop w:val="0"/>
          <w:marBottom w:val="0"/>
          <w:divBdr>
            <w:top w:val="none" w:sz="0" w:space="0" w:color="auto"/>
            <w:left w:val="none" w:sz="0" w:space="0" w:color="auto"/>
            <w:bottom w:val="none" w:sz="0" w:space="0" w:color="auto"/>
            <w:right w:val="none" w:sz="0" w:space="0" w:color="auto"/>
          </w:divBdr>
        </w:div>
        <w:div w:id="1463353608">
          <w:marLeft w:val="640"/>
          <w:marRight w:val="0"/>
          <w:marTop w:val="0"/>
          <w:marBottom w:val="0"/>
          <w:divBdr>
            <w:top w:val="none" w:sz="0" w:space="0" w:color="auto"/>
            <w:left w:val="none" w:sz="0" w:space="0" w:color="auto"/>
            <w:bottom w:val="none" w:sz="0" w:space="0" w:color="auto"/>
            <w:right w:val="none" w:sz="0" w:space="0" w:color="auto"/>
          </w:divBdr>
        </w:div>
        <w:div w:id="1478454684">
          <w:marLeft w:val="640"/>
          <w:marRight w:val="0"/>
          <w:marTop w:val="0"/>
          <w:marBottom w:val="0"/>
          <w:divBdr>
            <w:top w:val="none" w:sz="0" w:space="0" w:color="auto"/>
            <w:left w:val="none" w:sz="0" w:space="0" w:color="auto"/>
            <w:bottom w:val="none" w:sz="0" w:space="0" w:color="auto"/>
            <w:right w:val="none" w:sz="0" w:space="0" w:color="auto"/>
          </w:divBdr>
        </w:div>
        <w:div w:id="1481532002">
          <w:marLeft w:val="640"/>
          <w:marRight w:val="0"/>
          <w:marTop w:val="0"/>
          <w:marBottom w:val="0"/>
          <w:divBdr>
            <w:top w:val="none" w:sz="0" w:space="0" w:color="auto"/>
            <w:left w:val="none" w:sz="0" w:space="0" w:color="auto"/>
            <w:bottom w:val="none" w:sz="0" w:space="0" w:color="auto"/>
            <w:right w:val="none" w:sz="0" w:space="0" w:color="auto"/>
          </w:divBdr>
        </w:div>
        <w:div w:id="1507743848">
          <w:marLeft w:val="640"/>
          <w:marRight w:val="0"/>
          <w:marTop w:val="0"/>
          <w:marBottom w:val="0"/>
          <w:divBdr>
            <w:top w:val="none" w:sz="0" w:space="0" w:color="auto"/>
            <w:left w:val="none" w:sz="0" w:space="0" w:color="auto"/>
            <w:bottom w:val="none" w:sz="0" w:space="0" w:color="auto"/>
            <w:right w:val="none" w:sz="0" w:space="0" w:color="auto"/>
          </w:divBdr>
        </w:div>
        <w:div w:id="1556889994">
          <w:marLeft w:val="640"/>
          <w:marRight w:val="0"/>
          <w:marTop w:val="0"/>
          <w:marBottom w:val="0"/>
          <w:divBdr>
            <w:top w:val="none" w:sz="0" w:space="0" w:color="auto"/>
            <w:left w:val="none" w:sz="0" w:space="0" w:color="auto"/>
            <w:bottom w:val="none" w:sz="0" w:space="0" w:color="auto"/>
            <w:right w:val="none" w:sz="0" w:space="0" w:color="auto"/>
          </w:divBdr>
        </w:div>
        <w:div w:id="1562667794">
          <w:marLeft w:val="640"/>
          <w:marRight w:val="0"/>
          <w:marTop w:val="0"/>
          <w:marBottom w:val="0"/>
          <w:divBdr>
            <w:top w:val="none" w:sz="0" w:space="0" w:color="auto"/>
            <w:left w:val="none" w:sz="0" w:space="0" w:color="auto"/>
            <w:bottom w:val="none" w:sz="0" w:space="0" w:color="auto"/>
            <w:right w:val="none" w:sz="0" w:space="0" w:color="auto"/>
          </w:divBdr>
        </w:div>
        <w:div w:id="1567913001">
          <w:marLeft w:val="640"/>
          <w:marRight w:val="0"/>
          <w:marTop w:val="0"/>
          <w:marBottom w:val="0"/>
          <w:divBdr>
            <w:top w:val="none" w:sz="0" w:space="0" w:color="auto"/>
            <w:left w:val="none" w:sz="0" w:space="0" w:color="auto"/>
            <w:bottom w:val="none" w:sz="0" w:space="0" w:color="auto"/>
            <w:right w:val="none" w:sz="0" w:space="0" w:color="auto"/>
          </w:divBdr>
        </w:div>
        <w:div w:id="1585797924">
          <w:marLeft w:val="640"/>
          <w:marRight w:val="0"/>
          <w:marTop w:val="0"/>
          <w:marBottom w:val="0"/>
          <w:divBdr>
            <w:top w:val="none" w:sz="0" w:space="0" w:color="auto"/>
            <w:left w:val="none" w:sz="0" w:space="0" w:color="auto"/>
            <w:bottom w:val="none" w:sz="0" w:space="0" w:color="auto"/>
            <w:right w:val="none" w:sz="0" w:space="0" w:color="auto"/>
          </w:divBdr>
        </w:div>
        <w:div w:id="1613437475">
          <w:marLeft w:val="640"/>
          <w:marRight w:val="0"/>
          <w:marTop w:val="0"/>
          <w:marBottom w:val="0"/>
          <w:divBdr>
            <w:top w:val="none" w:sz="0" w:space="0" w:color="auto"/>
            <w:left w:val="none" w:sz="0" w:space="0" w:color="auto"/>
            <w:bottom w:val="none" w:sz="0" w:space="0" w:color="auto"/>
            <w:right w:val="none" w:sz="0" w:space="0" w:color="auto"/>
          </w:divBdr>
        </w:div>
        <w:div w:id="1712726571">
          <w:marLeft w:val="640"/>
          <w:marRight w:val="0"/>
          <w:marTop w:val="0"/>
          <w:marBottom w:val="0"/>
          <w:divBdr>
            <w:top w:val="none" w:sz="0" w:space="0" w:color="auto"/>
            <w:left w:val="none" w:sz="0" w:space="0" w:color="auto"/>
            <w:bottom w:val="none" w:sz="0" w:space="0" w:color="auto"/>
            <w:right w:val="none" w:sz="0" w:space="0" w:color="auto"/>
          </w:divBdr>
        </w:div>
        <w:div w:id="1790321577">
          <w:marLeft w:val="640"/>
          <w:marRight w:val="0"/>
          <w:marTop w:val="0"/>
          <w:marBottom w:val="0"/>
          <w:divBdr>
            <w:top w:val="none" w:sz="0" w:space="0" w:color="auto"/>
            <w:left w:val="none" w:sz="0" w:space="0" w:color="auto"/>
            <w:bottom w:val="none" w:sz="0" w:space="0" w:color="auto"/>
            <w:right w:val="none" w:sz="0" w:space="0" w:color="auto"/>
          </w:divBdr>
        </w:div>
        <w:div w:id="1802454864">
          <w:marLeft w:val="640"/>
          <w:marRight w:val="0"/>
          <w:marTop w:val="0"/>
          <w:marBottom w:val="0"/>
          <w:divBdr>
            <w:top w:val="none" w:sz="0" w:space="0" w:color="auto"/>
            <w:left w:val="none" w:sz="0" w:space="0" w:color="auto"/>
            <w:bottom w:val="none" w:sz="0" w:space="0" w:color="auto"/>
            <w:right w:val="none" w:sz="0" w:space="0" w:color="auto"/>
          </w:divBdr>
        </w:div>
        <w:div w:id="1810439067">
          <w:marLeft w:val="640"/>
          <w:marRight w:val="0"/>
          <w:marTop w:val="0"/>
          <w:marBottom w:val="0"/>
          <w:divBdr>
            <w:top w:val="none" w:sz="0" w:space="0" w:color="auto"/>
            <w:left w:val="none" w:sz="0" w:space="0" w:color="auto"/>
            <w:bottom w:val="none" w:sz="0" w:space="0" w:color="auto"/>
            <w:right w:val="none" w:sz="0" w:space="0" w:color="auto"/>
          </w:divBdr>
        </w:div>
        <w:div w:id="1848981366">
          <w:marLeft w:val="640"/>
          <w:marRight w:val="0"/>
          <w:marTop w:val="0"/>
          <w:marBottom w:val="0"/>
          <w:divBdr>
            <w:top w:val="none" w:sz="0" w:space="0" w:color="auto"/>
            <w:left w:val="none" w:sz="0" w:space="0" w:color="auto"/>
            <w:bottom w:val="none" w:sz="0" w:space="0" w:color="auto"/>
            <w:right w:val="none" w:sz="0" w:space="0" w:color="auto"/>
          </w:divBdr>
        </w:div>
        <w:div w:id="1978606730">
          <w:marLeft w:val="640"/>
          <w:marRight w:val="0"/>
          <w:marTop w:val="0"/>
          <w:marBottom w:val="0"/>
          <w:divBdr>
            <w:top w:val="none" w:sz="0" w:space="0" w:color="auto"/>
            <w:left w:val="none" w:sz="0" w:space="0" w:color="auto"/>
            <w:bottom w:val="none" w:sz="0" w:space="0" w:color="auto"/>
            <w:right w:val="none" w:sz="0" w:space="0" w:color="auto"/>
          </w:divBdr>
        </w:div>
        <w:div w:id="2077311732">
          <w:marLeft w:val="640"/>
          <w:marRight w:val="0"/>
          <w:marTop w:val="0"/>
          <w:marBottom w:val="0"/>
          <w:divBdr>
            <w:top w:val="none" w:sz="0" w:space="0" w:color="auto"/>
            <w:left w:val="none" w:sz="0" w:space="0" w:color="auto"/>
            <w:bottom w:val="none" w:sz="0" w:space="0" w:color="auto"/>
            <w:right w:val="none" w:sz="0" w:space="0" w:color="auto"/>
          </w:divBdr>
        </w:div>
      </w:divsChild>
    </w:div>
    <w:div w:id="943612423">
      <w:marLeft w:val="0"/>
      <w:marRight w:val="0"/>
      <w:marTop w:val="0"/>
      <w:marBottom w:val="0"/>
      <w:divBdr>
        <w:top w:val="none" w:sz="0" w:space="0" w:color="auto"/>
        <w:left w:val="none" w:sz="0" w:space="0" w:color="auto"/>
        <w:bottom w:val="none" w:sz="0" w:space="0" w:color="auto"/>
        <w:right w:val="none" w:sz="0" w:space="0" w:color="auto"/>
      </w:divBdr>
    </w:div>
    <w:div w:id="947198655">
      <w:bodyDiv w:val="1"/>
      <w:marLeft w:val="0"/>
      <w:marRight w:val="0"/>
      <w:marTop w:val="0"/>
      <w:marBottom w:val="0"/>
      <w:divBdr>
        <w:top w:val="none" w:sz="0" w:space="0" w:color="auto"/>
        <w:left w:val="none" w:sz="0" w:space="0" w:color="auto"/>
        <w:bottom w:val="none" w:sz="0" w:space="0" w:color="auto"/>
        <w:right w:val="none" w:sz="0" w:space="0" w:color="auto"/>
      </w:divBdr>
      <w:divsChild>
        <w:div w:id="31149418">
          <w:marLeft w:val="640"/>
          <w:marRight w:val="0"/>
          <w:marTop w:val="0"/>
          <w:marBottom w:val="0"/>
          <w:divBdr>
            <w:top w:val="none" w:sz="0" w:space="0" w:color="auto"/>
            <w:left w:val="none" w:sz="0" w:space="0" w:color="auto"/>
            <w:bottom w:val="none" w:sz="0" w:space="0" w:color="auto"/>
            <w:right w:val="none" w:sz="0" w:space="0" w:color="auto"/>
          </w:divBdr>
        </w:div>
        <w:div w:id="140734177">
          <w:marLeft w:val="640"/>
          <w:marRight w:val="0"/>
          <w:marTop w:val="0"/>
          <w:marBottom w:val="0"/>
          <w:divBdr>
            <w:top w:val="none" w:sz="0" w:space="0" w:color="auto"/>
            <w:left w:val="none" w:sz="0" w:space="0" w:color="auto"/>
            <w:bottom w:val="none" w:sz="0" w:space="0" w:color="auto"/>
            <w:right w:val="none" w:sz="0" w:space="0" w:color="auto"/>
          </w:divBdr>
        </w:div>
        <w:div w:id="205265470">
          <w:marLeft w:val="640"/>
          <w:marRight w:val="0"/>
          <w:marTop w:val="0"/>
          <w:marBottom w:val="0"/>
          <w:divBdr>
            <w:top w:val="none" w:sz="0" w:space="0" w:color="auto"/>
            <w:left w:val="none" w:sz="0" w:space="0" w:color="auto"/>
            <w:bottom w:val="none" w:sz="0" w:space="0" w:color="auto"/>
            <w:right w:val="none" w:sz="0" w:space="0" w:color="auto"/>
          </w:divBdr>
        </w:div>
        <w:div w:id="205797365">
          <w:marLeft w:val="640"/>
          <w:marRight w:val="0"/>
          <w:marTop w:val="0"/>
          <w:marBottom w:val="0"/>
          <w:divBdr>
            <w:top w:val="none" w:sz="0" w:space="0" w:color="auto"/>
            <w:left w:val="none" w:sz="0" w:space="0" w:color="auto"/>
            <w:bottom w:val="none" w:sz="0" w:space="0" w:color="auto"/>
            <w:right w:val="none" w:sz="0" w:space="0" w:color="auto"/>
          </w:divBdr>
        </w:div>
        <w:div w:id="206257742">
          <w:marLeft w:val="640"/>
          <w:marRight w:val="0"/>
          <w:marTop w:val="0"/>
          <w:marBottom w:val="0"/>
          <w:divBdr>
            <w:top w:val="none" w:sz="0" w:space="0" w:color="auto"/>
            <w:left w:val="none" w:sz="0" w:space="0" w:color="auto"/>
            <w:bottom w:val="none" w:sz="0" w:space="0" w:color="auto"/>
            <w:right w:val="none" w:sz="0" w:space="0" w:color="auto"/>
          </w:divBdr>
        </w:div>
        <w:div w:id="300231715">
          <w:marLeft w:val="640"/>
          <w:marRight w:val="0"/>
          <w:marTop w:val="0"/>
          <w:marBottom w:val="0"/>
          <w:divBdr>
            <w:top w:val="none" w:sz="0" w:space="0" w:color="auto"/>
            <w:left w:val="none" w:sz="0" w:space="0" w:color="auto"/>
            <w:bottom w:val="none" w:sz="0" w:space="0" w:color="auto"/>
            <w:right w:val="none" w:sz="0" w:space="0" w:color="auto"/>
          </w:divBdr>
        </w:div>
        <w:div w:id="316809344">
          <w:marLeft w:val="640"/>
          <w:marRight w:val="0"/>
          <w:marTop w:val="0"/>
          <w:marBottom w:val="0"/>
          <w:divBdr>
            <w:top w:val="none" w:sz="0" w:space="0" w:color="auto"/>
            <w:left w:val="none" w:sz="0" w:space="0" w:color="auto"/>
            <w:bottom w:val="none" w:sz="0" w:space="0" w:color="auto"/>
            <w:right w:val="none" w:sz="0" w:space="0" w:color="auto"/>
          </w:divBdr>
        </w:div>
        <w:div w:id="322197557">
          <w:marLeft w:val="640"/>
          <w:marRight w:val="0"/>
          <w:marTop w:val="0"/>
          <w:marBottom w:val="0"/>
          <w:divBdr>
            <w:top w:val="none" w:sz="0" w:space="0" w:color="auto"/>
            <w:left w:val="none" w:sz="0" w:space="0" w:color="auto"/>
            <w:bottom w:val="none" w:sz="0" w:space="0" w:color="auto"/>
            <w:right w:val="none" w:sz="0" w:space="0" w:color="auto"/>
          </w:divBdr>
        </w:div>
        <w:div w:id="373390556">
          <w:marLeft w:val="640"/>
          <w:marRight w:val="0"/>
          <w:marTop w:val="0"/>
          <w:marBottom w:val="0"/>
          <w:divBdr>
            <w:top w:val="none" w:sz="0" w:space="0" w:color="auto"/>
            <w:left w:val="none" w:sz="0" w:space="0" w:color="auto"/>
            <w:bottom w:val="none" w:sz="0" w:space="0" w:color="auto"/>
            <w:right w:val="none" w:sz="0" w:space="0" w:color="auto"/>
          </w:divBdr>
        </w:div>
        <w:div w:id="385295524">
          <w:marLeft w:val="640"/>
          <w:marRight w:val="0"/>
          <w:marTop w:val="0"/>
          <w:marBottom w:val="0"/>
          <w:divBdr>
            <w:top w:val="none" w:sz="0" w:space="0" w:color="auto"/>
            <w:left w:val="none" w:sz="0" w:space="0" w:color="auto"/>
            <w:bottom w:val="none" w:sz="0" w:space="0" w:color="auto"/>
            <w:right w:val="none" w:sz="0" w:space="0" w:color="auto"/>
          </w:divBdr>
        </w:div>
        <w:div w:id="430129756">
          <w:marLeft w:val="640"/>
          <w:marRight w:val="0"/>
          <w:marTop w:val="0"/>
          <w:marBottom w:val="0"/>
          <w:divBdr>
            <w:top w:val="none" w:sz="0" w:space="0" w:color="auto"/>
            <w:left w:val="none" w:sz="0" w:space="0" w:color="auto"/>
            <w:bottom w:val="none" w:sz="0" w:space="0" w:color="auto"/>
            <w:right w:val="none" w:sz="0" w:space="0" w:color="auto"/>
          </w:divBdr>
        </w:div>
        <w:div w:id="498886293">
          <w:marLeft w:val="640"/>
          <w:marRight w:val="0"/>
          <w:marTop w:val="0"/>
          <w:marBottom w:val="0"/>
          <w:divBdr>
            <w:top w:val="none" w:sz="0" w:space="0" w:color="auto"/>
            <w:left w:val="none" w:sz="0" w:space="0" w:color="auto"/>
            <w:bottom w:val="none" w:sz="0" w:space="0" w:color="auto"/>
            <w:right w:val="none" w:sz="0" w:space="0" w:color="auto"/>
          </w:divBdr>
        </w:div>
        <w:div w:id="589654952">
          <w:marLeft w:val="640"/>
          <w:marRight w:val="0"/>
          <w:marTop w:val="0"/>
          <w:marBottom w:val="0"/>
          <w:divBdr>
            <w:top w:val="none" w:sz="0" w:space="0" w:color="auto"/>
            <w:left w:val="none" w:sz="0" w:space="0" w:color="auto"/>
            <w:bottom w:val="none" w:sz="0" w:space="0" w:color="auto"/>
            <w:right w:val="none" w:sz="0" w:space="0" w:color="auto"/>
          </w:divBdr>
        </w:div>
        <w:div w:id="655451997">
          <w:marLeft w:val="640"/>
          <w:marRight w:val="0"/>
          <w:marTop w:val="0"/>
          <w:marBottom w:val="0"/>
          <w:divBdr>
            <w:top w:val="none" w:sz="0" w:space="0" w:color="auto"/>
            <w:left w:val="none" w:sz="0" w:space="0" w:color="auto"/>
            <w:bottom w:val="none" w:sz="0" w:space="0" w:color="auto"/>
            <w:right w:val="none" w:sz="0" w:space="0" w:color="auto"/>
          </w:divBdr>
        </w:div>
        <w:div w:id="662199967">
          <w:marLeft w:val="640"/>
          <w:marRight w:val="0"/>
          <w:marTop w:val="0"/>
          <w:marBottom w:val="0"/>
          <w:divBdr>
            <w:top w:val="none" w:sz="0" w:space="0" w:color="auto"/>
            <w:left w:val="none" w:sz="0" w:space="0" w:color="auto"/>
            <w:bottom w:val="none" w:sz="0" w:space="0" w:color="auto"/>
            <w:right w:val="none" w:sz="0" w:space="0" w:color="auto"/>
          </w:divBdr>
        </w:div>
        <w:div w:id="669063026">
          <w:marLeft w:val="640"/>
          <w:marRight w:val="0"/>
          <w:marTop w:val="0"/>
          <w:marBottom w:val="0"/>
          <w:divBdr>
            <w:top w:val="none" w:sz="0" w:space="0" w:color="auto"/>
            <w:left w:val="none" w:sz="0" w:space="0" w:color="auto"/>
            <w:bottom w:val="none" w:sz="0" w:space="0" w:color="auto"/>
            <w:right w:val="none" w:sz="0" w:space="0" w:color="auto"/>
          </w:divBdr>
        </w:div>
        <w:div w:id="688456720">
          <w:marLeft w:val="640"/>
          <w:marRight w:val="0"/>
          <w:marTop w:val="0"/>
          <w:marBottom w:val="0"/>
          <w:divBdr>
            <w:top w:val="none" w:sz="0" w:space="0" w:color="auto"/>
            <w:left w:val="none" w:sz="0" w:space="0" w:color="auto"/>
            <w:bottom w:val="none" w:sz="0" w:space="0" w:color="auto"/>
            <w:right w:val="none" w:sz="0" w:space="0" w:color="auto"/>
          </w:divBdr>
        </w:div>
        <w:div w:id="734012859">
          <w:marLeft w:val="640"/>
          <w:marRight w:val="0"/>
          <w:marTop w:val="0"/>
          <w:marBottom w:val="0"/>
          <w:divBdr>
            <w:top w:val="none" w:sz="0" w:space="0" w:color="auto"/>
            <w:left w:val="none" w:sz="0" w:space="0" w:color="auto"/>
            <w:bottom w:val="none" w:sz="0" w:space="0" w:color="auto"/>
            <w:right w:val="none" w:sz="0" w:space="0" w:color="auto"/>
          </w:divBdr>
        </w:div>
        <w:div w:id="787821962">
          <w:marLeft w:val="640"/>
          <w:marRight w:val="0"/>
          <w:marTop w:val="0"/>
          <w:marBottom w:val="0"/>
          <w:divBdr>
            <w:top w:val="none" w:sz="0" w:space="0" w:color="auto"/>
            <w:left w:val="none" w:sz="0" w:space="0" w:color="auto"/>
            <w:bottom w:val="none" w:sz="0" w:space="0" w:color="auto"/>
            <w:right w:val="none" w:sz="0" w:space="0" w:color="auto"/>
          </w:divBdr>
        </w:div>
        <w:div w:id="916088416">
          <w:marLeft w:val="640"/>
          <w:marRight w:val="0"/>
          <w:marTop w:val="0"/>
          <w:marBottom w:val="0"/>
          <w:divBdr>
            <w:top w:val="none" w:sz="0" w:space="0" w:color="auto"/>
            <w:left w:val="none" w:sz="0" w:space="0" w:color="auto"/>
            <w:bottom w:val="none" w:sz="0" w:space="0" w:color="auto"/>
            <w:right w:val="none" w:sz="0" w:space="0" w:color="auto"/>
          </w:divBdr>
        </w:div>
        <w:div w:id="930819049">
          <w:marLeft w:val="640"/>
          <w:marRight w:val="0"/>
          <w:marTop w:val="0"/>
          <w:marBottom w:val="0"/>
          <w:divBdr>
            <w:top w:val="none" w:sz="0" w:space="0" w:color="auto"/>
            <w:left w:val="none" w:sz="0" w:space="0" w:color="auto"/>
            <w:bottom w:val="none" w:sz="0" w:space="0" w:color="auto"/>
            <w:right w:val="none" w:sz="0" w:space="0" w:color="auto"/>
          </w:divBdr>
        </w:div>
        <w:div w:id="938414085">
          <w:marLeft w:val="640"/>
          <w:marRight w:val="0"/>
          <w:marTop w:val="0"/>
          <w:marBottom w:val="0"/>
          <w:divBdr>
            <w:top w:val="none" w:sz="0" w:space="0" w:color="auto"/>
            <w:left w:val="none" w:sz="0" w:space="0" w:color="auto"/>
            <w:bottom w:val="none" w:sz="0" w:space="0" w:color="auto"/>
            <w:right w:val="none" w:sz="0" w:space="0" w:color="auto"/>
          </w:divBdr>
        </w:div>
        <w:div w:id="1140422500">
          <w:marLeft w:val="640"/>
          <w:marRight w:val="0"/>
          <w:marTop w:val="0"/>
          <w:marBottom w:val="0"/>
          <w:divBdr>
            <w:top w:val="none" w:sz="0" w:space="0" w:color="auto"/>
            <w:left w:val="none" w:sz="0" w:space="0" w:color="auto"/>
            <w:bottom w:val="none" w:sz="0" w:space="0" w:color="auto"/>
            <w:right w:val="none" w:sz="0" w:space="0" w:color="auto"/>
          </w:divBdr>
        </w:div>
        <w:div w:id="1141843793">
          <w:marLeft w:val="640"/>
          <w:marRight w:val="0"/>
          <w:marTop w:val="0"/>
          <w:marBottom w:val="0"/>
          <w:divBdr>
            <w:top w:val="none" w:sz="0" w:space="0" w:color="auto"/>
            <w:left w:val="none" w:sz="0" w:space="0" w:color="auto"/>
            <w:bottom w:val="none" w:sz="0" w:space="0" w:color="auto"/>
            <w:right w:val="none" w:sz="0" w:space="0" w:color="auto"/>
          </w:divBdr>
        </w:div>
        <w:div w:id="1257641167">
          <w:marLeft w:val="640"/>
          <w:marRight w:val="0"/>
          <w:marTop w:val="0"/>
          <w:marBottom w:val="0"/>
          <w:divBdr>
            <w:top w:val="none" w:sz="0" w:space="0" w:color="auto"/>
            <w:left w:val="none" w:sz="0" w:space="0" w:color="auto"/>
            <w:bottom w:val="none" w:sz="0" w:space="0" w:color="auto"/>
            <w:right w:val="none" w:sz="0" w:space="0" w:color="auto"/>
          </w:divBdr>
        </w:div>
        <w:div w:id="1259102371">
          <w:marLeft w:val="640"/>
          <w:marRight w:val="0"/>
          <w:marTop w:val="0"/>
          <w:marBottom w:val="0"/>
          <w:divBdr>
            <w:top w:val="none" w:sz="0" w:space="0" w:color="auto"/>
            <w:left w:val="none" w:sz="0" w:space="0" w:color="auto"/>
            <w:bottom w:val="none" w:sz="0" w:space="0" w:color="auto"/>
            <w:right w:val="none" w:sz="0" w:space="0" w:color="auto"/>
          </w:divBdr>
        </w:div>
        <w:div w:id="1264150769">
          <w:marLeft w:val="640"/>
          <w:marRight w:val="0"/>
          <w:marTop w:val="0"/>
          <w:marBottom w:val="0"/>
          <w:divBdr>
            <w:top w:val="none" w:sz="0" w:space="0" w:color="auto"/>
            <w:left w:val="none" w:sz="0" w:space="0" w:color="auto"/>
            <w:bottom w:val="none" w:sz="0" w:space="0" w:color="auto"/>
            <w:right w:val="none" w:sz="0" w:space="0" w:color="auto"/>
          </w:divBdr>
        </w:div>
        <w:div w:id="1266498694">
          <w:marLeft w:val="640"/>
          <w:marRight w:val="0"/>
          <w:marTop w:val="0"/>
          <w:marBottom w:val="0"/>
          <w:divBdr>
            <w:top w:val="none" w:sz="0" w:space="0" w:color="auto"/>
            <w:left w:val="none" w:sz="0" w:space="0" w:color="auto"/>
            <w:bottom w:val="none" w:sz="0" w:space="0" w:color="auto"/>
            <w:right w:val="none" w:sz="0" w:space="0" w:color="auto"/>
          </w:divBdr>
        </w:div>
        <w:div w:id="1305433202">
          <w:marLeft w:val="640"/>
          <w:marRight w:val="0"/>
          <w:marTop w:val="0"/>
          <w:marBottom w:val="0"/>
          <w:divBdr>
            <w:top w:val="none" w:sz="0" w:space="0" w:color="auto"/>
            <w:left w:val="none" w:sz="0" w:space="0" w:color="auto"/>
            <w:bottom w:val="none" w:sz="0" w:space="0" w:color="auto"/>
            <w:right w:val="none" w:sz="0" w:space="0" w:color="auto"/>
          </w:divBdr>
        </w:div>
        <w:div w:id="1404527307">
          <w:marLeft w:val="640"/>
          <w:marRight w:val="0"/>
          <w:marTop w:val="0"/>
          <w:marBottom w:val="0"/>
          <w:divBdr>
            <w:top w:val="none" w:sz="0" w:space="0" w:color="auto"/>
            <w:left w:val="none" w:sz="0" w:space="0" w:color="auto"/>
            <w:bottom w:val="none" w:sz="0" w:space="0" w:color="auto"/>
            <w:right w:val="none" w:sz="0" w:space="0" w:color="auto"/>
          </w:divBdr>
        </w:div>
        <w:div w:id="1407146782">
          <w:marLeft w:val="640"/>
          <w:marRight w:val="0"/>
          <w:marTop w:val="0"/>
          <w:marBottom w:val="0"/>
          <w:divBdr>
            <w:top w:val="none" w:sz="0" w:space="0" w:color="auto"/>
            <w:left w:val="none" w:sz="0" w:space="0" w:color="auto"/>
            <w:bottom w:val="none" w:sz="0" w:space="0" w:color="auto"/>
            <w:right w:val="none" w:sz="0" w:space="0" w:color="auto"/>
          </w:divBdr>
        </w:div>
        <w:div w:id="1433089944">
          <w:marLeft w:val="640"/>
          <w:marRight w:val="0"/>
          <w:marTop w:val="0"/>
          <w:marBottom w:val="0"/>
          <w:divBdr>
            <w:top w:val="none" w:sz="0" w:space="0" w:color="auto"/>
            <w:left w:val="none" w:sz="0" w:space="0" w:color="auto"/>
            <w:bottom w:val="none" w:sz="0" w:space="0" w:color="auto"/>
            <w:right w:val="none" w:sz="0" w:space="0" w:color="auto"/>
          </w:divBdr>
        </w:div>
        <w:div w:id="1487939991">
          <w:marLeft w:val="640"/>
          <w:marRight w:val="0"/>
          <w:marTop w:val="0"/>
          <w:marBottom w:val="0"/>
          <w:divBdr>
            <w:top w:val="none" w:sz="0" w:space="0" w:color="auto"/>
            <w:left w:val="none" w:sz="0" w:space="0" w:color="auto"/>
            <w:bottom w:val="none" w:sz="0" w:space="0" w:color="auto"/>
            <w:right w:val="none" w:sz="0" w:space="0" w:color="auto"/>
          </w:divBdr>
        </w:div>
        <w:div w:id="1552233179">
          <w:marLeft w:val="640"/>
          <w:marRight w:val="0"/>
          <w:marTop w:val="0"/>
          <w:marBottom w:val="0"/>
          <w:divBdr>
            <w:top w:val="none" w:sz="0" w:space="0" w:color="auto"/>
            <w:left w:val="none" w:sz="0" w:space="0" w:color="auto"/>
            <w:bottom w:val="none" w:sz="0" w:space="0" w:color="auto"/>
            <w:right w:val="none" w:sz="0" w:space="0" w:color="auto"/>
          </w:divBdr>
        </w:div>
        <w:div w:id="1566599413">
          <w:marLeft w:val="640"/>
          <w:marRight w:val="0"/>
          <w:marTop w:val="0"/>
          <w:marBottom w:val="0"/>
          <w:divBdr>
            <w:top w:val="none" w:sz="0" w:space="0" w:color="auto"/>
            <w:left w:val="none" w:sz="0" w:space="0" w:color="auto"/>
            <w:bottom w:val="none" w:sz="0" w:space="0" w:color="auto"/>
            <w:right w:val="none" w:sz="0" w:space="0" w:color="auto"/>
          </w:divBdr>
        </w:div>
        <w:div w:id="1581522190">
          <w:marLeft w:val="640"/>
          <w:marRight w:val="0"/>
          <w:marTop w:val="0"/>
          <w:marBottom w:val="0"/>
          <w:divBdr>
            <w:top w:val="none" w:sz="0" w:space="0" w:color="auto"/>
            <w:left w:val="none" w:sz="0" w:space="0" w:color="auto"/>
            <w:bottom w:val="none" w:sz="0" w:space="0" w:color="auto"/>
            <w:right w:val="none" w:sz="0" w:space="0" w:color="auto"/>
          </w:divBdr>
        </w:div>
        <w:div w:id="1605960606">
          <w:marLeft w:val="640"/>
          <w:marRight w:val="0"/>
          <w:marTop w:val="0"/>
          <w:marBottom w:val="0"/>
          <w:divBdr>
            <w:top w:val="none" w:sz="0" w:space="0" w:color="auto"/>
            <w:left w:val="none" w:sz="0" w:space="0" w:color="auto"/>
            <w:bottom w:val="none" w:sz="0" w:space="0" w:color="auto"/>
            <w:right w:val="none" w:sz="0" w:space="0" w:color="auto"/>
          </w:divBdr>
        </w:div>
        <w:div w:id="1825705453">
          <w:marLeft w:val="640"/>
          <w:marRight w:val="0"/>
          <w:marTop w:val="0"/>
          <w:marBottom w:val="0"/>
          <w:divBdr>
            <w:top w:val="none" w:sz="0" w:space="0" w:color="auto"/>
            <w:left w:val="none" w:sz="0" w:space="0" w:color="auto"/>
            <w:bottom w:val="none" w:sz="0" w:space="0" w:color="auto"/>
            <w:right w:val="none" w:sz="0" w:space="0" w:color="auto"/>
          </w:divBdr>
        </w:div>
        <w:div w:id="1933732284">
          <w:marLeft w:val="640"/>
          <w:marRight w:val="0"/>
          <w:marTop w:val="0"/>
          <w:marBottom w:val="0"/>
          <w:divBdr>
            <w:top w:val="none" w:sz="0" w:space="0" w:color="auto"/>
            <w:left w:val="none" w:sz="0" w:space="0" w:color="auto"/>
            <w:bottom w:val="none" w:sz="0" w:space="0" w:color="auto"/>
            <w:right w:val="none" w:sz="0" w:space="0" w:color="auto"/>
          </w:divBdr>
        </w:div>
        <w:div w:id="1945652141">
          <w:marLeft w:val="640"/>
          <w:marRight w:val="0"/>
          <w:marTop w:val="0"/>
          <w:marBottom w:val="0"/>
          <w:divBdr>
            <w:top w:val="none" w:sz="0" w:space="0" w:color="auto"/>
            <w:left w:val="none" w:sz="0" w:space="0" w:color="auto"/>
            <w:bottom w:val="none" w:sz="0" w:space="0" w:color="auto"/>
            <w:right w:val="none" w:sz="0" w:space="0" w:color="auto"/>
          </w:divBdr>
        </w:div>
        <w:div w:id="1954047507">
          <w:marLeft w:val="640"/>
          <w:marRight w:val="0"/>
          <w:marTop w:val="0"/>
          <w:marBottom w:val="0"/>
          <w:divBdr>
            <w:top w:val="none" w:sz="0" w:space="0" w:color="auto"/>
            <w:left w:val="none" w:sz="0" w:space="0" w:color="auto"/>
            <w:bottom w:val="none" w:sz="0" w:space="0" w:color="auto"/>
            <w:right w:val="none" w:sz="0" w:space="0" w:color="auto"/>
          </w:divBdr>
        </w:div>
        <w:div w:id="1985429342">
          <w:marLeft w:val="640"/>
          <w:marRight w:val="0"/>
          <w:marTop w:val="0"/>
          <w:marBottom w:val="0"/>
          <w:divBdr>
            <w:top w:val="none" w:sz="0" w:space="0" w:color="auto"/>
            <w:left w:val="none" w:sz="0" w:space="0" w:color="auto"/>
            <w:bottom w:val="none" w:sz="0" w:space="0" w:color="auto"/>
            <w:right w:val="none" w:sz="0" w:space="0" w:color="auto"/>
          </w:divBdr>
        </w:div>
        <w:div w:id="2037803288">
          <w:marLeft w:val="640"/>
          <w:marRight w:val="0"/>
          <w:marTop w:val="0"/>
          <w:marBottom w:val="0"/>
          <w:divBdr>
            <w:top w:val="none" w:sz="0" w:space="0" w:color="auto"/>
            <w:left w:val="none" w:sz="0" w:space="0" w:color="auto"/>
            <w:bottom w:val="none" w:sz="0" w:space="0" w:color="auto"/>
            <w:right w:val="none" w:sz="0" w:space="0" w:color="auto"/>
          </w:divBdr>
        </w:div>
        <w:div w:id="2139838987">
          <w:marLeft w:val="640"/>
          <w:marRight w:val="0"/>
          <w:marTop w:val="0"/>
          <w:marBottom w:val="0"/>
          <w:divBdr>
            <w:top w:val="none" w:sz="0" w:space="0" w:color="auto"/>
            <w:left w:val="none" w:sz="0" w:space="0" w:color="auto"/>
            <w:bottom w:val="none" w:sz="0" w:space="0" w:color="auto"/>
            <w:right w:val="none" w:sz="0" w:space="0" w:color="auto"/>
          </w:divBdr>
        </w:div>
      </w:divsChild>
    </w:div>
    <w:div w:id="956716055">
      <w:marLeft w:val="0"/>
      <w:marRight w:val="0"/>
      <w:marTop w:val="0"/>
      <w:marBottom w:val="0"/>
      <w:divBdr>
        <w:top w:val="none" w:sz="0" w:space="0" w:color="auto"/>
        <w:left w:val="none" w:sz="0" w:space="0" w:color="auto"/>
        <w:bottom w:val="none" w:sz="0" w:space="0" w:color="auto"/>
        <w:right w:val="none" w:sz="0" w:space="0" w:color="auto"/>
      </w:divBdr>
    </w:div>
    <w:div w:id="957419766">
      <w:bodyDiv w:val="1"/>
      <w:marLeft w:val="0"/>
      <w:marRight w:val="0"/>
      <w:marTop w:val="0"/>
      <w:marBottom w:val="0"/>
      <w:divBdr>
        <w:top w:val="none" w:sz="0" w:space="0" w:color="auto"/>
        <w:left w:val="none" w:sz="0" w:space="0" w:color="auto"/>
        <w:bottom w:val="none" w:sz="0" w:space="0" w:color="auto"/>
        <w:right w:val="none" w:sz="0" w:space="0" w:color="auto"/>
      </w:divBdr>
      <w:divsChild>
        <w:div w:id="9114923">
          <w:marLeft w:val="640"/>
          <w:marRight w:val="0"/>
          <w:marTop w:val="0"/>
          <w:marBottom w:val="0"/>
          <w:divBdr>
            <w:top w:val="none" w:sz="0" w:space="0" w:color="auto"/>
            <w:left w:val="none" w:sz="0" w:space="0" w:color="auto"/>
            <w:bottom w:val="none" w:sz="0" w:space="0" w:color="auto"/>
            <w:right w:val="none" w:sz="0" w:space="0" w:color="auto"/>
          </w:divBdr>
        </w:div>
        <w:div w:id="201330189">
          <w:marLeft w:val="640"/>
          <w:marRight w:val="0"/>
          <w:marTop w:val="0"/>
          <w:marBottom w:val="0"/>
          <w:divBdr>
            <w:top w:val="none" w:sz="0" w:space="0" w:color="auto"/>
            <w:left w:val="none" w:sz="0" w:space="0" w:color="auto"/>
            <w:bottom w:val="none" w:sz="0" w:space="0" w:color="auto"/>
            <w:right w:val="none" w:sz="0" w:space="0" w:color="auto"/>
          </w:divBdr>
        </w:div>
        <w:div w:id="290945534">
          <w:marLeft w:val="640"/>
          <w:marRight w:val="0"/>
          <w:marTop w:val="0"/>
          <w:marBottom w:val="0"/>
          <w:divBdr>
            <w:top w:val="none" w:sz="0" w:space="0" w:color="auto"/>
            <w:left w:val="none" w:sz="0" w:space="0" w:color="auto"/>
            <w:bottom w:val="none" w:sz="0" w:space="0" w:color="auto"/>
            <w:right w:val="none" w:sz="0" w:space="0" w:color="auto"/>
          </w:divBdr>
        </w:div>
        <w:div w:id="375011966">
          <w:marLeft w:val="640"/>
          <w:marRight w:val="0"/>
          <w:marTop w:val="0"/>
          <w:marBottom w:val="0"/>
          <w:divBdr>
            <w:top w:val="none" w:sz="0" w:space="0" w:color="auto"/>
            <w:left w:val="none" w:sz="0" w:space="0" w:color="auto"/>
            <w:bottom w:val="none" w:sz="0" w:space="0" w:color="auto"/>
            <w:right w:val="none" w:sz="0" w:space="0" w:color="auto"/>
          </w:divBdr>
        </w:div>
        <w:div w:id="380792267">
          <w:marLeft w:val="640"/>
          <w:marRight w:val="0"/>
          <w:marTop w:val="0"/>
          <w:marBottom w:val="0"/>
          <w:divBdr>
            <w:top w:val="none" w:sz="0" w:space="0" w:color="auto"/>
            <w:left w:val="none" w:sz="0" w:space="0" w:color="auto"/>
            <w:bottom w:val="none" w:sz="0" w:space="0" w:color="auto"/>
            <w:right w:val="none" w:sz="0" w:space="0" w:color="auto"/>
          </w:divBdr>
        </w:div>
        <w:div w:id="478812339">
          <w:marLeft w:val="640"/>
          <w:marRight w:val="0"/>
          <w:marTop w:val="0"/>
          <w:marBottom w:val="0"/>
          <w:divBdr>
            <w:top w:val="none" w:sz="0" w:space="0" w:color="auto"/>
            <w:left w:val="none" w:sz="0" w:space="0" w:color="auto"/>
            <w:bottom w:val="none" w:sz="0" w:space="0" w:color="auto"/>
            <w:right w:val="none" w:sz="0" w:space="0" w:color="auto"/>
          </w:divBdr>
        </w:div>
        <w:div w:id="482815193">
          <w:marLeft w:val="640"/>
          <w:marRight w:val="0"/>
          <w:marTop w:val="0"/>
          <w:marBottom w:val="0"/>
          <w:divBdr>
            <w:top w:val="none" w:sz="0" w:space="0" w:color="auto"/>
            <w:left w:val="none" w:sz="0" w:space="0" w:color="auto"/>
            <w:bottom w:val="none" w:sz="0" w:space="0" w:color="auto"/>
            <w:right w:val="none" w:sz="0" w:space="0" w:color="auto"/>
          </w:divBdr>
        </w:div>
        <w:div w:id="501967832">
          <w:marLeft w:val="640"/>
          <w:marRight w:val="0"/>
          <w:marTop w:val="0"/>
          <w:marBottom w:val="0"/>
          <w:divBdr>
            <w:top w:val="none" w:sz="0" w:space="0" w:color="auto"/>
            <w:left w:val="none" w:sz="0" w:space="0" w:color="auto"/>
            <w:bottom w:val="none" w:sz="0" w:space="0" w:color="auto"/>
            <w:right w:val="none" w:sz="0" w:space="0" w:color="auto"/>
          </w:divBdr>
        </w:div>
        <w:div w:id="661812744">
          <w:marLeft w:val="640"/>
          <w:marRight w:val="0"/>
          <w:marTop w:val="0"/>
          <w:marBottom w:val="0"/>
          <w:divBdr>
            <w:top w:val="none" w:sz="0" w:space="0" w:color="auto"/>
            <w:left w:val="none" w:sz="0" w:space="0" w:color="auto"/>
            <w:bottom w:val="none" w:sz="0" w:space="0" w:color="auto"/>
            <w:right w:val="none" w:sz="0" w:space="0" w:color="auto"/>
          </w:divBdr>
        </w:div>
        <w:div w:id="726957726">
          <w:marLeft w:val="640"/>
          <w:marRight w:val="0"/>
          <w:marTop w:val="0"/>
          <w:marBottom w:val="0"/>
          <w:divBdr>
            <w:top w:val="none" w:sz="0" w:space="0" w:color="auto"/>
            <w:left w:val="none" w:sz="0" w:space="0" w:color="auto"/>
            <w:bottom w:val="none" w:sz="0" w:space="0" w:color="auto"/>
            <w:right w:val="none" w:sz="0" w:space="0" w:color="auto"/>
          </w:divBdr>
        </w:div>
        <w:div w:id="794638086">
          <w:marLeft w:val="640"/>
          <w:marRight w:val="0"/>
          <w:marTop w:val="0"/>
          <w:marBottom w:val="0"/>
          <w:divBdr>
            <w:top w:val="none" w:sz="0" w:space="0" w:color="auto"/>
            <w:left w:val="none" w:sz="0" w:space="0" w:color="auto"/>
            <w:bottom w:val="none" w:sz="0" w:space="0" w:color="auto"/>
            <w:right w:val="none" w:sz="0" w:space="0" w:color="auto"/>
          </w:divBdr>
        </w:div>
        <w:div w:id="833372708">
          <w:marLeft w:val="640"/>
          <w:marRight w:val="0"/>
          <w:marTop w:val="0"/>
          <w:marBottom w:val="0"/>
          <w:divBdr>
            <w:top w:val="none" w:sz="0" w:space="0" w:color="auto"/>
            <w:left w:val="none" w:sz="0" w:space="0" w:color="auto"/>
            <w:bottom w:val="none" w:sz="0" w:space="0" w:color="auto"/>
            <w:right w:val="none" w:sz="0" w:space="0" w:color="auto"/>
          </w:divBdr>
        </w:div>
        <w:div w:id="882325797">
          <w:marLeft w:val="640"/>
          <w:marRight w:val="0"/>
          <w:marTop w:val="0"/>
          <w:marBottom w:val="0"/>
          <w:divBdr>
            <w:top w:val="none" w:sz="0" w:space="0" w:color="auto"/>
            <w:left w:val="none" w:sz="0" w:space="0" w:color="auto"/>
            <w:bottom w:val="none" w:sz="0" w:space="0" w:color="auto"/>
            <w:right w:val="none" w:sz="0" w:space="0" w:color="auto"/>
          </w:divBdr>
        </w:div>
        <w:div w:id="910042626">
          <w:marLeft w:val="640"/>
          <w:marRight w:val="0"/>
          <w:marTop w:val="0"/>
          <w:marBottom w:val="0"/>
          <w:divBdr>
            <w:top w:val="none" w:sz="0" w:space="0" w:color="auto"/>
            <w:left w:val="none" w:sz="0" w:space="0" w:color="auto"/>
            <w:bottom w:val="none" w:sz="0" w:space="0" w:color="auto"/>
            <w:right w:val="none" w:sz="0" w:space="0" w:color="auto"/>
          </w:divBdr>
        </w:div>
        <w:div w:id="942499093">
          <w:marLeft w:val="640"/>
          <w:marRight w:val="0"/>
          <w:marTop w:val="0"/>
          <w:marBottom w:val="0"/>
          <w:divBdr>
            <w:top w:val="none" w:sz="0" w:space="0" w:color="auto"/>
            <w:left w:val="none" w:sz="0" w:space="0" w:color="auto"/>
            <w:bottom w:val="none" w:sz="0" w:space="0" w:color="auto"/>
            <w:right w:val="none" w:sz="0" w:space="0" w:color="auto"/>
          </w:divBdr>
        </w:div>
        <w:div w:id="962618562">
          <w:marLeft w:val="640"/>
          <w:marRight w:val="0"/>
          <w:marTop w:val="0"/>
          <w:marBottom w:val="0"/>
          <w:divBdr>
            <w:top w:val="none" w:sz="0" w:space="0" w:color="auto"/>
            <w:left w:val="none" w:sz="0" w:space="0" w:color="auto"/>
            <w:bottom w:val="none" w:sz="0" w:space="0" w:color="auto"/>
            <w:right w:val="none" w:sz="0" w:space="0" w:color="auto"/>
          </w:divBdr>
        </w:div>
        <w:div w:id="987049634">
          <w:marLeft w:val="640"/>
          <w:marRight w:val="0"/>
          <w:marTop w:val="0"/>
          <w:marBottom w:val="0"/>
          <w:divBdr>
            <w:top w:val="none" w:sz="0" w:space="0" w:color="auto"/>
            <w:left w:val="none" w:sz="0" w:space="0" w:color="auto"/>
            <w:bottom w:val="none" w:sz="0" w:space="0" w:color="auto"/>
            <w:right w:val="none" w:sz="0" w:space="0" w:color="auto"/>
          </w:divBdr>
        </w:div>
        <w:div w:id="1042631705">
          <w:marLeft w:val="640"/>
          <w:marRight w:val="0"/>
          <w:marTop w:val="0"/>
          <w:marBottom w:val="0"/>
          <w:divBdr>
            <w:top w:val="none" w:sz="0" w:space="0" w:color="auto"/>
            <w:left w:val="none" w:sz="0" w:space="0" w:color="auto"/>
            <w:bottom w:val="none" w:sz="0" w:space="0" w:color="auto"/>
            <w:right w:val="none" w:sz="0" w:space="0" w:color="auto"/>
          </w:divBdr>
        </w:div>
        <w:div w:id="1096825937">
          <w:marLeft w:val="640"/>
          <w:marRight w:val="0"/>
          <w:marTop w:val="0"/>
          <w:marBottom w:val="0"/>
          <w:divBdr>
            <w:top w:val="none" w:sz="0" w:space="0" w:color="auto"/>
            <w:left w:val="none" w:sz="0" w:space="0" w:color="auto"/>
            <w:bottom w:val="none" w:sz="0" w:space="0" w:color="auto"/>
            <w:right w:val="none" w:sz="0" w:space="0" w:color="auto"/>
          </w:divBdr>
        </w:div>
        <w:div w:id="1106928987">
          <w:marLeft w:val="640"/>
          <w:marRight w:val="0"/>
          <w:marTop w:val="0"/>
          <w:marBottom w:val="0"/>
          <w:divBdr>
            <w:top w:val="none" w:sz="0" w:space="0" w:color="auto"/>
            <w:left w:val="none" w:sz="0" w:space="0" w:color="auto"/>
            <w:bottom w:val="none" w:sz="0" w:space="0" w:color="auto"/>
            <w:right w:val="none" w:sz="0" w:space="0" w:color="auto"/>
          </w:divBdr>
        </w:div>
        <w:div w:id="1128006892">
          <w:marLeft w:val="640"/>
          <w:marRight w:val="0"/>
          <w:marTop w:val="0"/>
          <w:marBottom w:val="0"/>
          <w:divBdr>
            <w:top w:val="none" w:sz="0" w:space="0" w:color="auto"/>
            <w:left w:val="none" w:sz="0" w:space="0" w:color="auto"/>
            <w:bottom w:val="none" w:sz="0" w:space="0" w:color="auto"/>
            <w:right w:val="none" w:sz="0" w:space="0" w:color="auto"/>
          </w:divBdr>
        </w:div>
        <w:div w:id="1158229727">
          <w:marLeft w:val="640"/>
          <w:marRight w:val="0"/>
          <w:marTop w:val="0"/>
          <w:marBottom w:val="0"/>
          <w:divBdr>
            <w:top w:val="none" w:sz="0" w:space="0" w:color="auto"/>
            <w:left w:val="none" w:sz="0" w:space="0" w:color="auto"/>
            <w:bottom w:val="none" w:sz="0" w:space="0" w:color="auto"/>
            <w:right w:val="none" w:sz="0" w:space="0" w:color="auto"/>
          </w:divBdr>
        </w:div>
        <w:div w:id="1272468691">
          <w:marLeft w:val="640"/>
          <w:marRight w:val="0"/>
          <w:marTop w:val="0"/>
          <w:marBottom w:val="0"/>
          <w:divBdr>
            <w:top w:val="none" w:sz="0" w:space="0" w:color="auto"/>
            <w:left w:val="none" w:sz="0" w:space="0" w:color="auto"/>
            <w:bottom w:val="none" w:sz="0" w:space="0" w:color="auto"/>
            <w:right w:val="none" w:sz="0" w:space="0" w:color="auto"/>
          </w:divBdr>
        </w:div>
        <w:div w:id="1373917120">
          <w:marLeft w:val="640"/>
          <w:marRight w:val="0"/>
          <w:marTop w:val="0"/>
          <w:marBottom w:val="0"/>
          <w:divBdr>
            <w:top w:val="none" w:sz="0" w:space="0" w:color="auto"/>
            <w:left w:val="none" w:sz="0" w:space="0" w:color="auto"/>
            <w:bottom w:val="none" w:sz="0" w:space="0" w:color="auto"/>
            <w:right w:val="none" w:sz="0" w:space="0" w:color="auto"/>
          </w:divBdr>
        </w:div>
        <w:div w:id="1407145624">
          <w:marLeft w:val="640"/>
          <w:marRight w:val="0"/>
          <w:marTop w:val="0"/>
          <w:marBottom w:val="0"/>
          <w:divBdr>
            <w:top w:val="none" w:sz="0" w:space="0" w:color="auto"/>
            <w:left w:val="none" w:sz="0" w:space="0" w:color="auto"/>
            <w:bottom w:val="none" w:sz="0" w:space="0" w:color="auto"/>
            <w:right w:val="none" w:sz="0" w:space="0" w:color="auto"/>
          </w:divBdr>
        </w:div>
        <w:div w:id="1408530031">
          <w:marLeft w:val="640"/>
          <w:marRight w:val="0"/>
          <w:marTop w:val="0"/>
          <w:marBottom w:val="0"/>
          <w:divBdr>
            <w:top w:val="none" w:sz="0" w:space="0" w:color="auto"/>
            <w:left w:val="none" w:sz="0" w:space="0" w:color="auto"/>
            <w:bottom w:val="none" w:sz="0" w:space="0" w:color="auto"/>
            <w:right w:val="none" w:sz="0" w:space="0" w:color="auto"/>
          </w:divBdr>
        </w:div>
        <w:div w:id="1468353440">
          <w:marLeft w:val="640"/>
          <w:marRight w:val="0"/>
          <w:marTop w:val="0"/>
          <w:marBottom w:val="0"/>
          <w:divBdr>
            <w:top w:val="none" w:sz="0" w:space="0" w:color="auto"/>
            <w:left w:val="none" w:sz="0" w:space="0" w:color="auto"/>
            <w:bottom w:val="none" w:sz="0" w:space="0" w:color="auto"/>
            <w:right w:val="none" w:sz="0" w:space="0" w:color="auto"/>
          </w:divBdr>
        </w:div>
        <w:div w:id="1499299360">
          <w:marLeft w:val="640"/>
          <w:marRight w:val="0"/>
          <w:marTop w:val="0"/>
          <w:marBottom w:val="0"/>
          <w:divBdr>
            <w:top w:val="none" w:sz="0" w:space="0" w:color="auto"/>
            <w:left w:val="none" w:sz="0" w:space="0" w:color="auto"/>
            <w:bottom w:val="none" w:sz="0" w:space="0" w:color="auto"/>
            <w:right w:val="none" w:sz="0" w:space="0" w:color="auto"/>
          </w:divBdr>
        </w:div>
        <w:div w:id="1665545485">
          <w:marLeft w:val="640"/>
          <w:marRight w:val="0"/>
          <w:marTop w:val="0"/>
          <w:marBottom w:val="0"/>
          <w:divBdr>
            <w:top w:val="none" w:sz="0" w:space="0" w:color="auto"/>
            <w:left w:val="none" w:sz="0" w:space="0" w:color="auto"/>
            <w:bottom w:val="none" w:sz="0" w:space="0" w:color="auto"/>
            <w:right w:val="none" w:sz="0" w:space="0" w:color="auto"/>
          </w:divBdr>
        </w:div>
        <w:div w:id="1732846507">
          <w:marLeft w:val="640"/>
          <w:marRight w:val="0"/>
          <w:marTop w:val="0"/>
          <w:marBottom w:val="0"/>
          <w:divBdr>
            <w:top w:val="none" w:sz="0" w:space="0" w:color="auto"/>
            <w:left w:val="none" w:sz="0" w:space="0" w:color="auto"/>
            <w:bottom w:val="none" w:sz="0" w:space="0" w:color="auto"/>
            <w:right w:val="none" w:sz="0" w:space="0" w:color="auto"/>
          </w:divBdr>
        </w:div>
        <w:div w:id="1782256739">
          <w:marLeft w:val="640"/>
          <w:marRight w:val="0"/>
          <w:marTop w:val="0"/>
          <w:marBottom w:val="0"/>
          <w:divBdr>
            <w:top w:val="none" w:sz="0" w:space="0" w:color="auto"/>
            <w:left w:val="none" w:sz="0" w:space="0" w:color="auto"/>
            <w:bottom w:val="none" w:sz="0" w:space="0" w:color="auto"/>
            <w:right w:val="none" w:sz="0" w:space="0" w:color="auto"/>
          </w:divBdr>
        </w:div>
        <w:div w:id="1784422942">
          <w:marLeft w:val="640"/>
          <w:marRight w:val="0"/>
          <w:marTop w:val="0"/>
          <w:marBottom w:val="0"/>
          <w:divBdr>
            <w:top w:val="none" w:sz="0" w:space="0" w:color="auto"/>
            <w:left w:val="none" w:sz="0" w:space="0" w:color="auto"/>
            <w:bottom w:val="none" w:sz="0" w:space="0" w:color="auto"/>
            <w:right w:val="none" w:sz="0" w:space="0" w:color="auto"/>
          </w:divBdr>
        </w:div>
        <w:div w:id="1787001182">
          <w:marLeft w:val="640"/>
          <w:marRight w:val="0"/>
          <w:marTop w:val="0"/>
          <w:marBottom w:val="0"/>
          <w:divBdr>
            <w:top w:val="none" w:sz="0" w:space="0" w:color="auto"/>
            <w:left w:val="none" w:sz="0" w:space="0" w:color="auto"/>
            <w:bottom w:val="none" w:sz="0" w:space="0" w:color="auto"/>
            <w:right w:val="none" w:sz="0" w:space="0" w:color="auto"/>
          </w:divBdr>
        </w:div>
        <w:div w:id="1824202843">
          <w:marLeft w:val="640"/>
          <w:marRight w:val="0"/>
          <w:marTop w:val="0"/>
          <w:marBottom w:val="0"/>
          <w:divBdr>
            <w:top w:val="none" w:sz="0" w:space="0" w:color="auto"/>
            <w:left w:val="none" w:sz="0" w:space="0" w:color="auto"/>
            <w:bottom w:val="none" w:sz="0" w:space="0" w:color="auto"/>
            <w:right w:val="none" w:sz="0" w:space="0" w:color="auto"/>
          </w:divBdr>
        </w:div>
        <w:div w:id="1829438989">
          <w:marLeft w:val="640"/>
          <w:marRight w:val="0"/>
          <w:marTop w:val="0"/>
          <w:marBottom w:val="0"/>
          <w:divBdr>
            <w:top w:val="none" w:sz="0" w:space="0" w:color="auto"/>
            <w:left w:val="none" w:sz="0" w:space="0" w:color="auto"/>
            <w:bottom w:val="none" w:sz="0" w:space="0" w:color="auto"/>
            <w:right w:val="none" w:sz="0" w:space="0" w:color="auto"/>
          </w:divBdr>
        </w:div>
        <w:div w:id="1891258627">
          <w:marLeft w:val="640"/>
          <w:marRight w:val="0"/>
          <w:marTop w:val="0"/>
          <w:marBottom w:val="0"/>
          <w:divBdr>
            <w:top w:val="none" w:sz="0" w:space="0" w:color="auto"/>
            <w:left w:val="none" w:sz="0" w:space="0" w:color="auto"/>
            <w:bottom w:val="none" w:sz="0" w:space="0" w:color="auto"/>
            <w:right w:val="none" w:sz="0" w:space="0" w:color="auto"/>
          </w:divBdr>
        </w:div>
        <w:div w:id="1920208953">
          <w:marLeft w:val="640"/>
          <w:marRight w:val="0"/>
          <w:marTop w:val="0"/>
          <w:marBottom w:val="0"/>
          <w:divBdr>
            <w:top w:val="none" w:sz="0" w:space="0" w:color="auto"/>
            <w:left w:val="none" w:sz="0" w:space="0" w:color="auto"/>
            <w:bottom w:val="none" w:sz="0" w:space="0" w:color="auto"/>
            <w:right w:val="none" w:sz="0" w:space="0" w:color="auto"/>
          </w:divBdr>
        </w:div>
        <w:div w:id="1949778463">
          <w:marLeft w:val="640"/>
          <w:marRight w:val="0"/>
          <w:marTop w:val="0"/>
          <w:marBottom w:val="0"/>
          <w:divBdr>
            <w:top w:val="none" w:sz="0" w:space="0" w:color="auto"/>
            <w:left w:val="none" w:sz="0" w:space="0" w:color="auto"/>
            <w:bottom w:val="none" w:sz="0" w:space="0" w:color="auto"/>
            <w:right w:val="none" w:sz="0" w:space="0" w:color="auto"/>
          </w:divBdr>
        </w:div>
        <w:div w:id="1986466001">
          <w:marLeft w:val="640"/>
          <w:marRight w:val="0"/>
          <w:marTop w:val="0"/>
          <w:marBottom w:val="0"/>
          <w:divBdr>
            <w:top w:val="none" w:sz="0" w:space="0" w:color="auto"/>
            <w:left w:val="none" w:sz="0" w:space="0" w:color="auto"/>
            <w:bottom w:val="none" w:sz="0" w:space="0" w:color="auto"/>
            <w:right w:val="none" w:sz="0" w:space="0" w:color="auto"/>
          </w:divBdr>
        </w:div>
        <w:div w:id="2043826441">
          <w:marLeft w:val="640"/>
          <w:marRight w:val="0"/>
          <w:marTop w:val="0"/>
          <w:marBottom w:val="0"/>
          <w:divBdr>
            <w:top w:val="none" w:sz="0" w:space="0" w:color="auto"/>
            <w:left w:val="none" w:sz="0" w:space="0" w:color="auto"/>
            <w:bottom w:val="none" w:sz="0" w:space="0" w:color="auto"/>
            <w:right w:val="none" w:sz="0" w:space="0" w:color="auto"/>
          </w:divBdr>
        </w:div>
      </w:divsChild>
    </w:div>
    <w:div w:id="959990388">
      <w:bodyDiv w:val="1"/>
      <w:marLeft w:val="0"/>
      <w:marRight w:val="0"/>
      <w:marTop w:val="0"/>
      <w:marBottom w:val="0"/>
      <w:divBdr>
        <w:top w:val="none" w:sz="0" w:space="0" w:color="auto"/>
        <w:left w:val="none" w:sz="0" w:space="0" w:color="auto"/>
        <w:bottom w:val="none" w:sz="0" w:space="0" w:color="auto"/>
        <w:right w:val="none" w:sz="0" w:space="0" w:color="auto"/>
      </w:divBdr>
      <w:divsChild>
        <w:div w:id="11302440">
          <w:marLeft w:val="640"/>
          <w:marRight w:val="0"/>
          <w:marTop w:val="0"/>
          <w:marBottom w:val="0"/>
          <w:divBdr>
            <w:top w:val="none" w:sz="0" w:space="0" w:color="auto"/>
            <w:left w:val="none" w:sz="0" w:space="0" w:color="auto"/>
            <w:bottom w:val="none" w:sz="0" w:space="0" w:color="auto"/>
            <w:right w:val="none" w:sz="0" w:space="0" w:color="auto"/>
          </w:divBdr>
        </w:div>
        <w:div w:id="30154106">
          <w:marLeft w:val="640"/>
          <w:marRight w:val="0"/>
          <w:marTop w:val="0"/>
          <w:marBottom w:val="0"/>
          <w:divBdr>
            <w:top w:val="none" w:sz="0" w:space="0" w:color="auto"/>
            <w:left w:val="none" w:sz="0" w:space="0" w:color="auto"/>
            <w:bottom w:val="none" w:sz="0" w:space="0" w:color="auto"/>
            <w:right w:val="none" w:sz="0" w:space="0" w:color="auto"/>
          </w:divBdr>
        </w:div>
        <w:div w:id="101807754">
          <w:marLeft w:val="640"/>
          <w:marRight w:val="0"/>
          <w:marTop w:val="0"/>
          <w:marBottom w:val="0"/>
          <w:divBdr>
            <w:top w:val="none" w:sz="0" w:space="0" w:color="auto"/>
            <w:left w:val="none" w:sz="0" w:space="0" w:color="auto"/>
            <w:bottom w:val="none" w:sz="0" w:space="0" w:color="auto"/>
            <w:right w:val="none" w:sz="0" w:space="0" w:color="auto"/>
          </w:divBdr>
        </w:div>
        <w:div w:id="218437622">
          <w:marLeft w:val="640"/>
          <w:marRight w:val="0"/>
          <w:marTop w:val="0"/>
          <w:marBottom w:val="0"/>
          <w:divBdr>
            <w:top w:val="none" w:sz="0" w:space="0" w:color="auto"/>
            <w:left w:val="none" w:sz="0" w:space="0" w:color="auto"/>
            <w:bottom w:val="none" w:sz="0" w:space="0" w:color="auto"/>
            <w:right w:val="none" w:sz="0" w:space="0" w:color="auto"/>
          </w:divBdr>
        </w:div>
        <w:div w:id="250049451">
          <w:marLeft w:val="640"/>
          <w:marRight w:val="0"/>
          <w:marTop w:val="0"/>
          <w:marBottom w:val="0"/>
          <w:divBdr>
            <w:top w:val="none" w:sz="0" w:space="0" w:color="auto"/>
            <w:left w:val="none" w:sz="0" w:space="0" w:color="auto"/>
            <w:bottom w:val="none" w:sz="0" w:space="0" w:color="auto"/>
            <w:right w:val="none" w:sz="0" w:space="0" w:color="auto"/>
          </w:divBdr>
        </w:div>
        <w:div w:id="305167490">
          <w:marLeft w:val="640"/>
          <w:marRight w:val="0"/>
          <w:marTop w:val="0"/>
          <w:marBottom w:val="0"/>
          <w:divBdr>
            <w:top w:val="none" w:sz="0" w:space="0" w:color="auto"/>
            <w:left w:val="none" w:sz="0" w:space="0" w:color="auto"/>
            <w:bottom w:val="none" w:sz="0" w:space="0" w:color="auto"/>
            <w:right w:val="none" w:sz="0" w:space="0" w:color="auto"/>
          </w:divBdr>
        </w:div>
        <w:div w:id="380520374">
          <w:marLeft w:val="640"/>
          <w:marRight w:val="0"/>
          <w:marTop w:val="0"/>
          <w:marBottom w:val="0"/>
          <w:divBdr>
            <w:top w:val="none" w:sz="0" w:space="0" w:color="auto"/>
            <w:left w:val="none" w:sz="0" w:space="0" w:color="auto"/>
            <w:bottom w:val="none" w:sz="0" w:space="0" w:color="auto"/>
            <w:right w:val="none" w:sz="0" w:space="0" w:color="auto"/>
          </w:divBdr>
        </w:div>
        <w:div w:id="383990737">
          <w:marLeft w:val="640"/>
          <w:marRight w:val="0"/>
          <w:marTop w:val="0"/>
          <w:marBottom w:val="0"/>
          <w:divBdr>
            <w:top w:val="none" w:sz="0" w:space="0" w:color="auto"/>
            <w:left w:val="none" w:sz="0" w:space="0" w:color="auto"/>
            <w:bottom w:val="none" w:sz="0" w:space="0" w:color="auto"/>
            <w:right w:val="none" w:sz="0" w:space="0" w:color="auto"/>
          </w:divBdr>
        </w:div>
        <w:div w:id="416439305">
          <w:marLeft w:val="640"/>
          <w:marRight w:val="0"/>
          <w:marTop w:val="0"/>
          <w:marBottom w:val="0"/>
          <w:divBdr>
            <w:top w:val="none" w:sz="0" w:space="0" w:color="auto"/>
            <w:left w:val="none" w:sz="0" w:space="0" w:color="auto"/>
            <w:bottom w:val="none" w:sz="0" w:space="0" w:color="auto"/>
            <w:right w:val="none" w:sz="0" w:space="0" w:color="auto"/>
          </w:divBdr>
        </w:div>
        <w:div w:id="420487048">
          <w:marLeft w:val="640"/>
          <w:marRight w:val="0"/>
          <w:marTop w:val="0"/>
          <w:marBottom w:val="0"/>
          <w:divBdr>
            <w:top w:val="none" w:sz="0" w:space="0" w:color="auto"/>
            <w:left w:val="none" w:sz="0" w:space="0" w:color="auto"/>
            <w:bottom w:val="none" w:sz="0" w:space="0" w:color="auto"/>
            <w:right w:val="none" w:sz="0" w:space="0" w:color="auto"/>
          </w:divBdr>
        </w:div>
        <w:div w:id="489179523">
          <w:marLeft w:val="640"/>
          <w:marRight w:val="0"/>
          <w:marTop w:val="0"/>
          <w:marBottom w:val="0"/>
          <w:divBdr>
            <w:top w:val="none" w:sz="0" w:space="0" w:color="auto"/>
            <w:left w:val="none" w:sz="0" w:space="0" w:color="auto"/>
            <w:bottom w:val="none" w:sz="0" w:space="0" w:color="auto"/>
            <w:right w:val="none" w:sz="0" w:space="0" w:color="auto"/>
          </w:divBdr>
        </w:div>
        <w:div w:id="515657737">
          <w:marLeft w:val="640"/>
          <w:marRight w:val="0"/>
          <w:marTop w:val="0"/>
          <w:marBottom w:val="0"/>
          <w:divBdr>
            <w:top w:val="none" w:sz="0" w:space="0" w:color="auto"/>
            <w:left w:val="none" w:sz="0" w:space="0" w:color="auto"/>
            <w:bottom w:val="none" w:sz="0" w:space="0" w:color="auto"/>
            <w:right w:val="none" w:sz="0" w:space="0" w:color="auto"/>
          </w:divBdr>
        </w:div>
        <w:div w:id="527792279">
          <w:marLeft w:val="640"/>
          <w:marRight w:val="0"/>
          <w:marTop w:val="0"/>
          <w:marBottom w:val="0"/>
          <w:divBdr>
            <w:top w:val="none" w:sz="0" w:space="0" w:color="auto"/>
            <w:left w:val="none" w:sz="0" w:space="0" w:color="auto"/>
            <w:bottom w:val="none" w:sz="0" w:space="0" w:color="auto"/>
            <w:right w:val="none" w:sz="0" w:space="0" w:color="auto"/>
          </w:divBdr>
        </w:div>
        <w:div w:id="547648111">
          <w:marLeft w:val="640"/>
          <w:marRight w:val="0"/>
          <w:marTop w:val="0"/>
          <w:marBottom w:val="0"/>
          <w:divBdr>
            <w:top w:val="none" w:sz="0" w:space="0" w:color="auto"/>
            <w:left w:val="none" w:sz="0" w:space="0" w:color="auto"/>
            <w:bottom w:val="none" w:sz="0" w:space="0" w:color="auto"/>
            <w:right w:val="none" w:sz="0" w:space="0" w:color="auto"/>
          </w:divBdr>
        </w:div>
        <w:div w:id="617222390">
          <w:marLeft w:val="640"/>
          <w:marRight w:val="0"/>
          <w:marTop w:val="0"/>
          <w:marBottom w:val="0"/>
          <w:divBdr>
            <w:top w:val="none" w:sz="0" w:space="0" w:color="auto"/>
            <w:left w:val="none" w:sz="0" w:space="0" w:color="auto"/>
            <w:bottom w:val="none" w:sz="0" w:space="0" w:color="auto"/>
            <w:right w:val="none" w:sz="0" w:space="0" w:color="auto"/>
          </w:divBdr>
        </w:div>
        <w:div w:id="620962494">
          <w:marLeft w:val="640"/>
          <w:marRight w:val="0"/>
          <w:marTop w:val="0"/>
          <w:marBottom w:val="0"/>
          <w:divBdr>
            <w:top w:val="none" w:sz="0" w:space="0" w:color="auto"/>
            <w:left w:val="none" w:sz="0" w:space="0" w:color="auto"/>
            <w:bottom w:val="none" w:sz="0" w:space="0" w:color="auto"/>
            <w:right w:val="none" w:sz="0" w:space="0" w:color="auto"/>
          </w:divBdr>
        </w:div>
        <w:div w:id="805202897">
          <w:marLeft w:val="640"/>
          <w:marRight w:val="0"/>
          <w:marTop w:val="0"/>
          <w:marBottom w:val="0"/>
          <w:divBdr>
            <w:top w:val="none" w:sz="0" w:space="0" w:color="auto"/>
            <w:left w:val="none" w:sz="0" w:space="0" w:color="auto"/>
            <w:bottom w:val="none" w:sz="0" w:space="0" w:color="auto"/>
            <w:right w:val="none" w:sz="0" w:space="0" w:color="auto"/>
          </w:divBdr>
        </w:div>
        <w:div w:id="888766344">
          <w:marLeft w:val="640"/>
          <w:marRight w:val="0"/>
          <w:marTop w:val="0"/>
          <w:marBottom w:val="0"/>
          <w:divBdr>
            <w:top w:val="none" w:sz="0" w:space="0" w:color="auto"/>
            <w:left w:val="none" w:sz="0" w:space="0" w:color="auto"/>
            <w:bottom w:val="none" w:sz="0" w:space="0" w:color="auto"/>
            <w:right w:val="none" w:sz="0" w:space="0" w:color="auto"/>
          </w:divBdr>
        </w:div>
        <w:div w:id="938635829">
          <w:marLeft w:val="640"/>
          <w:marRight w:val="0"/>
          <w:marTop w:val="0"/>
          <w:marBottom w:val="0"/>
          <w:divBdr>
            <w:top w:val="none" w:sz="0" w:space="0" w:color="auto"/>
            <w:left w:val="none" w:sz="0" w:space="0" w:color="auto"/>
            <w:bottom w:val="none" w:sz="0" w:space="0" w:color="auto"/>
            <w:right w:val="none" w:sz="0" w:space="0" w:color="auto"/>
          </w:divBdr>
        </w:div>
        <w:div w:id="1029724300">
          <w:marLeft w:val="640"/>
          <w:marRight w:val="0"/>
          <w:marTop w:val="0"/>
          <w:marBottom w:val="0"/>
          <w:divBdr>
            <w:top w:val="none" w:sz="0" w:space="0" w:color="auto"/>
            <w:left w:val="none" w:sz="0" w:space="0" w:color="auto"/>
            <w:bottom w:val="none" w:sz="0" w:space="0" w:color="auto"/>
            <w:right w:val="none" w:sz="0" w:space="0" w:color="auto"/>
          </w:divBdr>
        </w:div>
        <w:div w:id="1041903773">
          <w:marLeft w:val="640"/>
          <w:marRight w:val="0"/>
          <w:marTop w:val="0"/>
          <w:marBottom w:val="0"/>
          <w:divBdr>
            <w:top w:val="none" w:sz="0" w:space="0" w:color="auto"/>
            <w:left w:val="none" w:sz="0" w:space="0" w:color="auto"/>
            <w:bottom w:val="none" w:sz="0" w:space="0" w:color="auto"/>
            <w:right w:val="none" w:sz="0" w:space="0" w:color="auto"/>
          </w:divBdr>
        </w:div>
        <w:div w:id="1048992459">
          <w:marLeft w:val="640"/>
          <w:marRight w:val="0"/>
          <w:marTop w:val="0"/>
          <w:marBottom w:val="0"/>
          <w:divBdr>
            <w:top w:val="none" w:sz="0" w:space="0" w:color="auto"/>
            <w:left w:val="none" w:sz="0" w:space="0" w:color="auto"/>
            <w:bottom w:val="none" w:sz="0" w:space="0" w:color="auto"/>
            <w:right w:val="none" w:sz="0" w:space="0" w:color="auto"/>
          </w:divBdr>
        </w:div>
        <w:div w:id="1098015051">
          <w:marLeft w:val="640"/>
          <w:marRight w:val="0"/>
          <w:marTop w:val="0"/>
          <w:marBottom w:val="0"/>
          <w:divBdr>
            <w:top w:val="none" w:sz="0" w:space="0" w:color="auto"/>
            <w:left w:val="none" w:sz="0" w:space="0" w:color="auto"/>
            <w:bottom w:val="none" w:sz="0" w:space="0" w:color="auto"/>
            <w:right w:val="none" w:sz="0" w:space="0" w:color="auto"/>
          </w:divBdr>
        </w:div>
        <w:div w:id="1171338061">
          <w:marLeft w:val="640"/>
          <w:marRight w:val="0"/>
          <w:marTop w:val="0"/>
          <w:marBottom w:val="0"/>
          <w:divBdr>
            <w:top w:val="none" w:sz="0" w:space="0" w:color="auto"/>
            <w:left w:val="none" w:sz="0" w:space="0" w:color="auto"/>
            <w:bottom w:val="none" w:sz="0" w:space="0" w:color="auto"/>
            <w:right w:val="none" w:sz="0" w:space="0" w:color="auto"/>
          </w:divBdr>
        </w:div>
        <w:div w:id="1188251824">
          <w:marLeft w:val="640"/>
          <w:marRight w:val="0"/>
          <w:marTop w:val="0"/>
          <w:marBottom w:val="0"/>
          <w:divBdr>
            <w:top w:val="none" w:sz="0" w:space="0" w:color="auto"/>
            <w:left w:val="none" w:sz="0" w:space="0" w:color="auto"/>
            <w:bottom w:val="none" w:sz="0" w:space="0" w:color="auto"/>
            <w:right w:val="none" w:sz="0" w:space="0" w:color="auto"/>
          </w:divBdr>
        </w:div>
        <w:div w:id="1240408975">
          <w:marLeft w:val="640"/>
          <w:marRight w:val="0"/>
          <w:marTop w:val="0"/>
          <w:marBottom w:val="0"/>
          <w:divBdr>
            <w:top w:val="none" w:sz="0" w:space="0" w:color="auto"/>
            <w:left w:val="none" w:sz="0" w:space="0" w:color="auto"/>
            <w:bottom w:val="none" w:sz="0" w:space="0" w:color="auto"/>
            <w:right w:val="none" w:sz="0" w:space="0" w:color="auto"/>
          </w:divBdr>
        </w:div>
        <w:div w:id="1305163430">
          <w:marLeft w:val="640"/>
          <w:marRight w:val="0"/>
          <w:marTop w:val="0"/>
          <w:marBottom w:val="0"/>
          <w:divBdr>
            <w:top w:val="none" w:sz="0" w:space="0" w:color="auto"/>
            <w:left w:val="none" w:sz="0" w:space="0" w:color="auto"/>
            <w:bottom w:val="none" w:sz="0" w:space="0" w:color="auto"/>
            <w:right w:val="none" w:sz="0" w:space="0" w:color="auto"/>
          </w:divBdr>
        </w:div>
        <w:div w:id="1311473194">
          <w:marLeft w:val="640"/>
          <w:marRight w:val="0"/>
          <w:marTop w:val="0"/>
          <w:marBottom w:val="0"/>
          <w:divBdr>
            <w:top w:val="none" w:sz="0" w:space="0" w:color="auto"/>
            <w:left w:val="none" w:sz="0" w:space="0" w:color="auto"/>
            <w:bottom w:val="none" w:sz="0" w:space="0" w:color="auto"/>
            <w:right w:val="none" w:sz="0" w:space="0" w:color="auto"/>
          </w:divBdr>
        </w:div>
        <w:div w:id="1363943541">
          <w:marLeft w:val="640"/>
          <w:marRight w:val="0"/>
          <w:marTop w:val="0"/>
          <w:marBottom w:val="0"/>
          <w:divBdr>
            <w:top w:val="none" w:sz="0" w:space="0" w:color="auto"/>
            <w:left w:val="none" w:sz="0" w:space="0" w:color="auto"/>
            <w:bottom w:val="none" w:sz="0" w:space="0" w:color="auto"/>
            <w:right w:val="none" w:sz="0" w:space="0" w:color="auto"/>
          </w:divBdr>
        </w:div>
        <w:div w:id="1365212217">
          <w:marLeft w:val="640"/>
          <w:marRight w:val="0"/>
          <w:marTop w:val="0"/>
          <w:marBottom w:val="0"/>
          <w:divBdr>
            <w:top w:val="none" w:sz="0" w:space="0" w:color="auto"/>
            <w:left w:val="none" w:sz="0" w:space="0" w:color="auto"/>
            <w:bottom w:val="none" w:sz="0" w:space="0" w:color="auto"/>
            <w:right w:val="none" w:sz="0" w:space="0" w:color="auto"/>
          </w:divBdr>
        </w:div>
        <w:div w:id="1376855512">
          <w:marLeft w:val="640"/>
          <w:marRight w:val="0"/>
          <w:marTop w:val="0"/>
          <w:marBottom w:val="0"/>
          <w:divBdr>
            <w:top w:val="none" w:sz="0" w:space="0" w:color="auto"/>
            <w:left w:val="none" w:sz="0" w:space="0" w:color="auto"/>
            <w:bottom w:val="none" w:sz="0" w:space="0" w:color="auto"/>
            <w:right w:val="none" w:sz="0" w:space="0" w:color="auto"/>
          </w:divBdr>
        </w:div>
        <w:div w:id="1496456732">
          <w:marLeft w:val="640"/>
          <w:marRight w:val="0"/>
          <w:marTop w:val="0"/>
          <w:marBottom w:val="0"/>
          <w:divBdr>
            <w:top w:val="none" w:sz="0" w:space="0" w:color="auto"/>
            <w:left w:val="none" w:sz="0" w:space="0" w:color="auto"/>
            <w:bottom w:val="none" w:sz="0" w:space="0" w:color="auto"/>
            <w:right w:val="none" w:sz="0" w:space="0" w:color="auto"/>
          </w:divBdr>
        </w:div>
        <w:div w:id="1501504582">
          <w:marLeft w:val="640"/>
          <w:marRight w:val="0"/>
          <w:marTop w:val="0"/>
          <w:marBottom w:val="0"/>
          <w:divBdr>
            <w:top w:val="none" w:sz="0" w:space="0" w:color="auto"/>
            <w:left w:val="none" w:sz="0" w:space="0" w:color="auto"/>
            <w:bottom w:val="none" w:sz="0" w:space="0" w:color="auto"/>
            <w:right w:val="none" w:sz="0" w:space="0" w:color="auto"/>
          </w:divBdr>
        </w:div>
        <w:div w:id="1674793705">
          <w:marLeft w:val="640"/>
          <w:marRight w:val="0"/>
          <w:marTop w:val="0"/>
          <w:marBottom w:val="0"/>
          <w:divBdr>
            <w:top w:val="none" w:sz="0" w:space="0" w:color="auto"/>
            <w:left w:val="none" w:sz="0" w:space="0" w:color="auto"/>
            <w:bottom w:val="none" w:sz="0" w:space="0" w:color="auto"/>
            <w:right w:val="none" w:sz="0" w:space="0" w:color="auto"/>
          </w:divBdr>
        </w:div>
        <w:div w:id="1718040570">
          <w:marLeft w:val="640"/>
          <w:marRight w:val="0"/>
          <w:marTop w:val="0"/>
          <w:marBottom w:val="0"/>
          <w:divBdr>
            <w:top w:val="none" w:sz="0" w:space="0" w:color="auto"/>
            <w:left w:val="none" w:sz="0" w:space="0" w:color="auto"/>
            <w:bottom w:val="none" w:sz="0" w:space="0" w:color="auto"/>
            <w:right w:val="none" w:sz="0" w:space="0" w:color="auto"/>
          </w:divBdr>
        </w:div>
        <w:div w:id="1830947647">
          <w:marLeft w:val="640"/>
          <w:marRight w:val="0"/>
          <w:marTop w:val="0"/>
          <w:marBottom w:val="0"/>
          <w:divBdr>
            <w:top w:val="none" w:sz="0" w:space="0" w:color="auto"/>
            <w:left w:val="none" w:sz="0" w:space="0" w:color="auto"/>
            <w:bottom w:val="none" w:sz="0" w:space="0" w:color="auto"/>
            <w:right w:val="none" w:sz="0" w:space="0" w:color="auto"/>
          </w:divBdr>
        </w:div>
        <w:div w:id="1905482464">
          <w:marLeft w:val="640"/>
          <w:marRight w:val="0"/>
          <w:marTop w:val="0"/>
          <w:marBottom w:val="0"/>
          <w:divBdr>
            <w:top w:val="none" w:sz="0" w:space="0" w:color="auto"/>
            <w:left w:val="none" w:sz="0" w:space="0" w:color="auto"/>
            <w:bottom w:val="none" w:sz="0" w:space="0" w:color="auto"/>
            <w:right w:val="none" w:sz="0" w:space="0" w:color="auto"/>
          </w:divBdr>
        </w:div>
        <w:div w:id="1973632685">
          <w:marLeft w:val="640"/>
          <w:marRight w:val="0"/>
          <w:marTop w:val="0"/>
          <w:marBottom w:val="0"/>
          <w:divBdr>
            <w:top w:val="none" w:sz="0" w:space="0" w:color="auto"/>
            <w:left w:val="none" w:sz="0" w:space="0" w:color="auto"/>
            <w:bottom w:val="none" w:sz="0" w:space="0" w:color="auto"/>
            <w:right w:val="none" w:sz="0" w:space="0" w:color="auto"/>
          </w:divBdr>
        </w:div>
        <w:div w:id="1981811586">
          <w:marLeft w:val="640"/>
          <w:marRight w:val="0"/>
          <w:marTop w:val="0"/>
          <w:marBottom w:val="0"/>
          <w:divBdr>
            <w:top w:val="none" w:sz="0" w:space="0" w:color="auto"/>
            <w:left w:val="none" w:sz="0" w:space="0" w:color="auto"/>
            <w:bottom w:val="none" w:sz="0" w:space="0" w:color="auto"/>
            <w:right w:val="none" w:sz="0" w:space="0" w:color="auto"/>
          </w:divBdr>
        </w:div>
        <w:div w:id="2076735802">
          <w:marLeft w:val="640"/>
          <w:marRight w:val="0"/>
          <w:marTop w:val="0"/>
          <w:marBottom w:val="0"/>
          <w:divBdr>
            <w:top w:val="none" w:sz="0" w:space="0" w:color="auto"/>
            <w:left w:val="none" w:sz="0" w:space="0" w:color="auto"/>
            <w:bottom w:val="none" w:sz="0" w:space="0" w:color="auto"/>
            <w:right w:val="none" w:sz="0" w:space="0" w:color="auto"/>
          </w:divBdr>
        </w:div>
        <w:div w:id="2105999876">
          <w:marLeft w:val="640"/>
          <w:marRight w:val="0"/>
          <w:marTop w:val="0"/>
          <w:marBottom w:val="0"/>
          <w:divBdr>
            <w:top w:val="none" w:sz="0" w:space="0" w:color="auto"/>
            <w:left w:val="none" w:sz="0" w:space="0" w:color="auto"/>
            <w:bottom w:val="none" w:sz="0" w:space="0" w:color="auto"/>
            <w:right w:val="none" w:sz="0" w:space="0" w:color="auto"/>
          </w:divBdr>
        </w:div>
      </w:divsChild>
    </w:div>
    <w:div w:id="961692899">
      <w:marLeft w:val="0"/>
      <w:marRight w:val="0"/>
      <w:marTop w:val="0"/>
      <w:marBottom w:val="0"/>
      <w:divBdr>
        <w:top w:val="none" w:sz="0" w:space="0" w:color="auto"/>
        <w:left w:val="none" w:sz="0" w:space="0" w:color="auto"/>
        <w:bottom w:val="none" w:sz="0" w:space="0" w:color="auto"/>
        <w:right w:val="none" w:sz="0" w:space="0" w:color="auto"/>
      </w:divBdr>
    </w:div>
    <w:div w:id="966158069">
      <w:bodyDiv w:val="1"/>
      <w:marLeft w:val="0"/>
      <w:marRight w:val="0"/>
      <w:marTop w:val="0"/>
      <w:marBottom w:val="0"/>
      <w:divBdr>
        <w:top w:val="none" w:sz="0" w:space="0" w:color="auto"/>
        <w:left w:val="none" w:sz="0" w:space="0" w:color="auto"/>
        <w:bottom w:val="none" w:sz="0" w:space="0" w:color="auto"/>
        <w:right w:val="none" w:sz="0" w:space="0" w:color="auto"/>
      </w:divBdr>
      <w:divsChild>
        <w:div w:id="1239559442">
          <w:marLeft w:val="640"/>
          <w:marRight w:val="0"/>
          <w:marTop w:val="0"/>
          <w:marBottom w:val="0"/>
          <w:divBdr>
            <w:top w:val="none" w:sz="0" w:space="0" w:color="auto"/>
            <w:left w:val="none" w:sz="0" w:space="0" w:color="auto"/>
            <w:bottom w:val="none" w:sz="0" w:space="0" w:color="auto"/>
            <w:right w:val="none" w:sz="0" w:space="0" w:color="auto"/>
          </w:divBdr>
        </w:div>
        <w:div w:id="1498304608">
          <w:marLeft w:val="640"/>
          <w:marRight w:val="0"/>
          <w:marTop w:val="0"/>
          <w:marBottom w:val="0"/>
          <w:divBdr>
            <w:top w:val="none" w:sz="0" w:space="0" w:color="auto"/>
            <w:left w:val="none" w:sz="0" w:space="0" w:color="auto"/>
            <w:bottom w:val="none" w:sz="0" w:space="0" w:color="auto"/>
            <w:right w:val="none" w:sz="0" w:space="0" w:color="auto"/>
          </w:divBdr>
        </w:div>
        <w:div w:id="240529709">
          <w:marLeft w:val="640"/>
          <w:marRight w:val="0"/>
          <w:marTop w:val="0"/>
          <w:marBottom w:val="0"/>
          <w:divBdr>
            <w:top w:val="none" w:sz="0" w:space="0" w:color="auto"/>
            <w:left w:val="none" w:sz="0" w:space="0" w:color="auto"/>
            <w:bottom w:val="none" w:sz="0" w:space="0" w:color="auto"/>
            <w:right w:val="none" w:sz="0" w:space="0" w:color="auto"/>
          </w:divBdr>
        </w:div>
        <w:div w:id="987051788">
          <w:marLeft w:val="640"/>
          <w:marRight w:val="0"/>
          <w:marTop w:val="0"/>
          <w:marBottom w:val="0"/>
          <w:divBdr>
            <w:top w:val="none" w:sz="0" w:space="0" w:color="auto"/>
            <w:left w:val="none" w:sz="0" w:space="0" w:color="auto"/>
            <w:bottom w:val="none" w:sz="0" w:space="0" w:color="auto"/>
            <w:right w:val="none" w:sz="0" w:space="0" w:color="auto"/>
          </w:divBdr>
        </w:div>
        <w:div w:id="1532451203">
          <w:marLeft w:val="640"/>
          <w:marRight w:val="0"/>
          <w:marTop w:val="0"/>
          <w:marBottom w:val="0"/>
          <w:divBdr>
            <w:top w:val="none" w:sz="0" w:space="0" w:color="auto"/>
            <w:left w:val="none" w:sz="0" w:space="0" w:color="auto"/>
            <w:bottom w:val="none" w:sz="0" w:space="0" w:color="auto"/>
            <w:right w:val="none" w:sz="0" w:space="0" w:color="auto"/>
          </w:divBdr>
        </w:div>
        <w:div w:id="1568032476">
          <w:marLeft w:val="640"/>
          <w:marRight w:val="0"/>
          <w:marTop w:val="0"/>
          <w:marBottom w:val="0"/>
          <w:divBdr>
            <w:top w:val="none" w:sz="0" w:space="0" w:color="auto"/>
            <w:left w:val="none" w:sz="0" w:space="0" w:color="auto"/>
            <w:bottom w:val="none" w:sz="0" w:space="0" w:color="auto"/>
            <w:right w:val="none" w:sz="0" w:space="0" w:color="auto"/>
          </w:divBdr>
        </w:div>
        <w:div w:id="1954705809">
          <w:marLeft w:val="640"/>
          <w:marRight w:val="0"/>
          <w:marTop w:val="0"/>
          <w:marBottom w:val="0"/>
          <w:divBdr>
            <w:top w:val="none" w:sz="0" w:space="0" w:color="auto"/>
            <w:left w:val="none" w:sz="0" w:space="0" w:color="auto"/>
            <w:bottom w:val="none" w:sz="0" w:space="0" w:color="auto"/>
            <w:right w:val="none" w:sz="0" w:space="0" w:color="auto"/>
          </w:divBdr>
        </w:div>
        <w:div w:id="2055538977">
          <w:marLeft w:val="640"/>
          <w:marRight w:val="0"/>
          <w:marTop w:val="0"/>
          <w:marBottom w:val="0"/>
          <w:divBdr>
            <w:top w:val="none" w:sz="0" w:space="0" w:color="auto"/>
            <w:left w:val="none" w:sz="0" w:space="0" w:color="auto"/>
            <w:bottom w:val="none" w:sz="0" w:space="0" w:color="auto"/>
            <w:right w:val="none" w:sz="0" w:space="0" w:color="auto"/>
          </w:divBdr>
        </w:div>
        <w:div w:id="1997144596">
          <w:marLeft w:val="640"/>
          <w:marRight w:val="0"/>
          <w:marTop w:val="0"/>
          <w:marBottom w:val="0"/>
          <w:divBdr>
            <w:top w:val="none" w:sz="0" w:space="0" w:color="auto"/>
            <w:left w:val="none" w:sz="0" w:space="0" w:color="auto"/>
            <w:bottom w:val="none" w:sz="0" w:space="0" w:color="auto"/>
            <w:right w:val="none" w:sz="0" w:space="0" w:color="auto"/>
          </w:divBdr>
        </w:div>
        <w:div w:id="1373920352">
          <w:marLeft w:val="640"/>
          <w:marRight w:val="0"/>
          <w:marTop w:val="0"/>
          <w:marBottom w:val="0"/>
          <w:divBdr>
            <w:top w:val="none" w:sz="0" w:space="0" w:color="auto"/>
            <w:left w:val="none" w:sz="0" w:space="0" w:color="auto"/>
            <w:bottom w:val="none" w:sz="0" w:space="0" w:color="auto"/>
            <w:right w:val="none" w:sz="0" w:space="0" w:color="auto"/>
          </w:divBdr>
        </w:div>
        <w:div w:id="1204440865">
          <w:marLeft w:val="640"/>
          <w:marRight w:val="0"/>
          <w:marTop w:val="0"/>
          <w:marBottom w:val="0"/>
          <w:divBdr>
            <w:top w:val="none" w:sz="0" w:space="0" w:color="auto"/>
            <w:left w:val="none" w:sz="0" w:space="0" w:color="auto"/>
            <w:bottom w:val="none" w:sz="0" w:space="0" w:color="auto"/>
            <w:right w:val="none" w:sz="0" w:space="0" w:color="auto"/>
          </w:divBdr>
        </w:div>
        <w:div w:id="395397739">
          <w:marLeft w:val="640"/>
          <w:marRight w:val="0"/>
          <w:marTop w:val="0"/>
          <w:marBottom w:val="0"/>
          <w:divBdr>
            <w:top w:val="none" w:sz="0" w:space="0" w:color="auto"/>
            <w:left w:val="none" w:sz="0" w:space="0" w:color="auto"/>
            <w:bottom w:val="none" w:sz="0" w:space="0" w:color="auto"/>
            <w:right w:val="none" w:sz="0" w:space="0" w:color="auto"/>
          </w:divBdr>
        </w:div>
        <w:div w:id="1991135376">
          <w:marLeft w:val="640"/>
          <w:marRight w:val="0"/>
          <w:marTop w:val="0"/>
          <w:marBottom w:val="0"/>
          <w:divBdr>
            <w:top w:val="none" w:sz="0" w:space="0" w:color="auto"/>
            <w:left w:val="none" w:sz="0" w:space="0" w:color="auto"/>
            <w:bottom w:val="none" w:sz="0" w:space="0" w:color="auto"/>
            <w:right w:val="none" w:sz="0" w:space="0" w:color="auto"/>
          </w:divBdr>
        </w:div>
        <w:div w:id="447773774">
          <w:marLeft w:val="640"/>
          <w:marRight w:val="0"/>
          <w:marTop w:val="0"/>
          <w:marBottom w:val="0"/>
          <w:divBdr>
            <w:top w:val="none" w:sz="0" w:space="0" w:color="auto"/>
            <w:left w:val="none" w:sz="0" w:space="0" w:color="auto"/>
            <w:bottom w:val="none" w:sz="0" w:space="0" w:color="auto"/>
            <w:right w:val="none" w:sz="0" w:space="0" w:color="auto"/>
          </w:divBdr>
        </w:div>
        <w:div w:id="111246952">
          <w:marLeft w:val="640"/>
          <w:marRight w:val="0"/>
          <w:marTop w:val="0"/>
          <w:marBottom w:val="0"/>
          <w:divBdr>
            <w:top w:val="none" w:sz="0" w:space="0" w:color="auto"/>
            <w:left w:val="none" w:sz="0" w:space="0" w:color="auto"/>
            <w:bottom w:val="none" w:sz="0" w:space="0" w:color="auto"/>
            <w:right w:val="none" w:sz="0" w:space="0" w:color="auto"/>
          </w:divBdr>
        </w:div>
        <w:div w:id="96223017">
          <w:marLeft w:val="640"/>
          <w:marRight w:val="0"/>
          <w:marTop w:val="0"/>
          <w:marBottom w:val="0"/>
          <w:divBdr>
            <w:top w:val="none" w:sz="0" w:space="0" w:color="auto"/>
            <w:left w:val="none" w:sz="0" w:space="0" w:color="auto"/>
            <w:bottom w:val="none" w:sz="0" w:space="0" w:color="auto"/>
            <w:right w:val="none" w:sz="0" w:space="0" w:color="auto"/>
          </w:divBdr>
        </w:div>
        <w:div w:id="1711102239">
          <w:marLeft w:val="640"/>
          <w:marRight w:val="0"/>
          <w:marTop w:val="0"/>
          <w:marBottom w:val="0"/>
          <w:divBdr>
            <w:top w:val="none" w:sz="0" w:space="0" w:color="auto"/>
            <w:left w:val="none" w:sz="0" w:space="0" w:color="auto"/>
            <w:bottom w:val="none" w:sz="0" w:space="0" w:color="auto"/>
            <w:right w:val="none" w:sz="0" w:space="0" w:color="auto"/>
          </w:divBdr>
        </w:div>
        <w:div w:id="1826580059">
          <w:marLeft w:val="640"/>
          <w:marRight w:val="0"/>
          <w:marTop w:val="0"/>
          <w:marBottom w:val="0"/>
          <w:divBdr>
            <w:top w:val="none" w:sz="0" w:space="0" w:color="auto"/>
            <w:left w:val="none" w:sz="0" w:space="0" w:color="auto"/>
            <w:bottom w:val="none" w:sz="0" w:space="0" w:color="auto"/>
            <w:right w:val="none" w:sz="0" w:space="0" w:color="auto"/>
          </w:divBdr>
        </w:div>
        <w:div w:id="1340502543">
          <w:marLeft w:val="640"/>
          <w:marRight w:val="0"/>
          <w:marTop w:val="0"/>
          <w:marBottom w:val="0"/>
          <w:divBdr>
            <w:top w:val="none" w:sz="0" w:space="0" w:color="auto"/>
            <w:left w:val="none" w:sz="0" w:space="0" w:color="auto"/>
            <w:bottom w:val="none" w:sz="0" w:space="0" w:color="auto"/>
            <w:right w:val="none" w:sz="0" w:space="0" w:color="auto"/>
          </w:divBdr>
        </w:div>
        <w:div w:id="11037428">
          <w:marLeft w:val="640"/>
          <w:marRight w:val="0"/>
          <w:marTop w:val="0"/>
          <w:marBottom w:val="0"/>
          <w:divBdr>
            <w:top w:val="none" w:sz="0" w:space="0" w:color="auto"/>
            <w:left w:val="none" w:sz="0" w:space="0" w:color="auto"/>
            <w:bottom w:val="none" w:sz="0" w:space="0" w:color="auto"/>
            <w:right w:val="none" w:sz="0" w:space="0" w:color="auto"/>
          </w:divBdr>
        </w:div>
        <w:div w:id="849561788">
          <w:marLeft w:val="640"/>
          <w:marRight w:val="0"/>
          <w:marTop w:val="0"/>
          <w:marBottom w:val="0"/>
          <w:divBdr>
            <w:top w:val="none" w:sz="0" w:space="0" w:color="auto"/>
            <w:left w:val="none" w:sz="0" w:space="0" w:color="auto"/>
            <w:bottom w:val="none" w:sz="0" w:space="0" w:color="auto"/>
            <w:right w:val="none" w:sz="0" w:space="0" w:color="auto"/>
          </w:divBdr>
        </w:div>
        <w:div w:id="683824113">
          <w:marLeft w:val="640"/>
          <w:marRight w:val="0"/>
          <w:marTop w:val="0"/>
          <w:marBottom w:val="0"/>
          <w:divBdr>
            <w:top w:val="none" w:sz="0" w:space="0" w:color="auto"/>
            <w:left w:val="none" w:sz="0" w:space="0" w:color="auto"/>
            <w:bottom w:val="none" w:sz="0" w:space="0" w:color="auto"/>
            <w:right w:val="none" w:sz="0" w:space="0" w:color="auto"/>
          </w:divBdr>
        </w:div>
        <w:div w:id="77406334">
          <w:marLeft w:val="640"/>
          <w:marRight w:val="0"/>
          <w:marTop w:val="0"/>
          <w:marBottom w:val="0"/>
          <w:divBdr>
            <w:top w:val="none" w:sz="0" w:space="0" w:color="auto"/>
            <w:left w:val="none" w:sz="0" w:space="0" w:color="auto"/>
            <w:bottom w:val="none" w:sz="0" w:space="0" w:color="auto"/>
            <w:right w:val="none" w:sz="0" w:space="0" w:color="auto"/>
          </w:divBdr>
        </w:div>
        <w:div w:id="329647631">
          <w:marLeft w:val="640"/>
          <w:marRight w:val="0"/>
          <w:marTop w:val="0"/>
          <w:marBottom w:val="0"/>
          <w:divBdr>
            <w:top w:val="none" w:sz="0" w:space="0" w:color="auto"/>
            <w:left w:val="none" w:sz="0" w:space="0" w:color="auto"/>
            <w:bottom w:val="none" w:sz="0" w:space="0" w:color="auto"/>
            <w:right w:val="none" w:sz="0" w:space="0" w:color="auto"/>
          </w:divBdr>
        </w:div>
        <w:div w:id="145247453">
          <w:marLeft w:val="640"/>
          <w:marRight w:val="0"/>
          <w:marTop w:val="0"/>
          <w:marBottom w:val="0"/>
          <w:divBdr>
            <w:top w:val="none" w:sz="0" w:space="0" w:color="auto"/>
            <w:left w:val="none" w:sz="0" w:space="0" w:color="auto"/>
            <w:bottom w:val="none" w:sz="0" w:space="0" w:color="auto"/>
            <w:right w:val="none" w:sz="0" w:space="0" w:color="auto"/>
          </w:divBdr>
        </w:div>
        <w:div w:id="307368003">
          <w:marLeft w:val="640"/>
          <w:marRight w:val="0"/>
          <w:marTop w:val="0"/>
          <w:marBottom w:val="0"/>
          <w:divBdr>
            <w:top w:val="none" w:sz="0" w:space="0" w:color="auto"/>
            <w:left w:val="none" w:sz="0" w:space="0" w:color="auto"/>
            <w:bottom w:val="none" w:sz="0" w:space="0" w:color="auto"/>
            <w:right w:val="none" w:sz="0" w:space="0" w:color="auto"/>
          </w:divBdr>
        </w:div>
        <w:div w:id="1494686631">
          <w:marLeft w:val="640"/>
          <w:marRight w:val="0"/>
          <w:marTop w:val="0"/>
          <w:marBottom w:val="0"/>
          <w:divBdr>
            <w:top w:val="none" w:sz="0" w:space="0" w:color="auto"/>
            <w:left w:val="none" w:sz="0" w:space="0" w:color="auto"/>
            <w:bottom w:val="none" w:sz="0" w:space="0" w:color="auto"/>
            <w:right w:val="none" w:sz="0" w:space="0" w:color="auto"/>
          </w:divBdr>
        </w:div>
        <w:div w:id="896865759">
          <w:marLeft w:val="640"/>
          <w:marRight w:val="0"/>
          <w:marTop w:val="0"/>
          <w:marBottom w:val="0"/>
          <w:divBdr>
            <w:top w:val="none" w:sz="0" w:space="0" w:color="auto"/>
            <w:left w:val="none" w:sz="0" w:space="0" w:color="auto"/>
            <w:bottom w:val="none" w:sz="0" w:space="0" w:color="auto"/>
            <w:right w:val="none" w:sz="0" w:space="0" w:color="auto"/>
          </w:divBdr>
        </w:div>
        <w:div w:id="1563757669">
          <w:marLeft w:val="640"/>
          <w:marRight w:val="0"/>
          <w:marTop w:val="0"/>
          <w:marBottom w:val="0"/>
          <w:divBdr>
            <w:top w:val="none" w:sz="0" w:space="0" w:color="auto"/>
            <w:left w:val="none" w:sz="0" w:space="0" w:color="auto"/>
            <w:bottom w:val="none" w:sz="0" w:space="0" w:color="auto"/>
            <w:right w:val="none" w:sz="0" w:space="0" w:color="auto"/>
          </w:divBdr>
        </w:div>
        <w:div w:id="726224068">
          <w:marLeft w:val="640"/>
          <w:marRight w:val="0"/>
          <w:marTop w:val="0"/>
          <w:marBottom w:val="0"/>
          <w:divBdr>
            <w:top w:val="none" w:sz="0" w:space="0" w:color="auto"/>
            <w:left w:val="none" w:sz="0" w:space="0" w:color="auto"/>
            <w:bottom w:val="none" w:sz="0" w:space="0" w:color="auto"/>
            <w:right w:val="none" w:sz="0" w:space="0" w:color="auto"/>
          </w:divBdr>
        </w:div>
        <w:div w:id="602305282">
          <w:marLeft w:val="640"/>
          <w:marRight w:val="0"/>
          <w:marTop w:val="0"/>
          <w:marBottom w:val="0"/>
          <w:divBdr>
            <w:top w:val="none" w:sz="0" w:space="0" w:color="auto"/>
            <w:left w:val="none" w:sz="0" w:space="0" w:color="auto"/>
            <w:bottom w:val="none" w:sz="0" w:space="0" w:color="auto"/>
            <w:right w:val="none" w:sz="0" w:space="0" w:color="auto"/>
          </w:divBdr>
        </w:div>
        <w:div w:id="631710952">
          <w:marLeft w:val="640"/>
          <w:marRight w:val="0"/>
          <w:marTop w:val="0"/>
          <w:marBottom w:val="0"/>
          <w:divBdr>
            <w:top w:val="none" w:sz="0" w:space="0" w:color="auto"/>
            <w:left w:val="none" w:sz="0" w:space="0" w:color="auto"/>
            <w:bottom w:val="none" w:sz="0" w:space="0" w:color="auto"/>
            <w:right w:val="none" w:sz="0" w:space="0" w:color="auto"/>
          </w:divBdr>
        </w:div>
        <w:div w:id="424884317">
          <w:marLeft w:val="640"/>
          <w:marRight w:val="0"/>
          <w:marTop w:val="0"/>
          <w:marBottom w:val="0"/>
          <w:divBdr>
            <w:top w:val="none" w:sz="0" w:space="0" w:color="auto"/>
            <w:left w:val="none" w:sz="0" w:space="0" w:color="auto"/>
            <w:bottom w:val="none" w:sz="0" w:space="0" w:color="auto"/>
            <w:right w:val="none" w:sz="0" w:space="0" w:color="auto"/>
          </w:divBdr>
        </w:div>
        <w:div w:id="1639914873">
          <w:marLeft w:val="640"/>
          <w:marRight w:val="0"/>
          <w:marTop w:val="0"/>
          <w:marBottom w:val="0"/>
          <w:divBdr>
            <w:top w:val="none" w:sz="0" w:space="0" w:color="auto"/>
            <w:left w:val="none" w:sz="0" w:space="0" w:color="auto"/>
            <w:bottom w:val="none" w:sz="0" w:space="0" w:color="auto"/>
            <w:right w:val="none" w:sz="0" w:space="0" w:color="auto"/>
          </w:divBdr>
        </w:div>
        <w:div w:id="1698966467">
          <w:marLeft w:val="640"/>
          <w:marRight w:val="0"/>
          <w:marTop w:val="0"/>
          <w:marBottom w:val="0"/>
          <w:divBdr>
            <w:top w:val="none" w:sz="0" w:space="0" w:color="auto"/>
            <w:left w:val="none" w:sz="0" w:space="0" w:color="auto"/>
            <w:bottom w:val="none" w:sz="0" w:space="0" w:color="auto"/>
            <w:right w:val="none" w:sz="0" w:space="0" w:color="auto"/>
          </w:divBdr>
        </w:div>
        <w:div w:id="837966838">
          <w:marLeft w:val="640"/>
          <w:marRight w:val="0"/>
          <w:marTop w:val="0"/>
          <w:marBottom w:val="0"/>
          <w:divBdr>
            <w:top w:val="none" w:sz="0" w:space="0" w:color="auto"/>
            <w:left w:val="none" w:sz="0" w:space="0" w:color="auto"/>
            <w:bottom w:val="none" w:sz="0" w:space="0" w:color="auto"/>
            <w:right w:val="none" w:sz="0" w:space="0" w:color="auto"/>
          </w:divBdr>
        </w:div>
        <w:div w:id="1507868138">
          <w:marLeft w:val="640"/>
          <w:marRight w:val="0"/>
          <w:marTop w:val="0"/>
          <w:marBottom w:val="0"/>
          <w:divBdr>
            <w:top w:val="none" w:sz="0" w:space="0" w:color="auto"/>
            <w:left w:val="none" w:sz="0" w:space="0" w:color="auto"/>
            <w:bottom w:val="none" w:sz="0" w:space="0" w:color="auto"/>
            <w:right w:val="none" w:sz="0" w:space="0" w:color="auto"/>
          </w:divBdr>
        </w:div>
        <w:div w:id="958414490">
          <w:marLeft w:val="640"/>
          <w:marRight w:val="0"/>
          <w:marTop w:val="0"/>
          <w:marBottom w:val="0"/>
          <w:divBdr>
            <w:top w:val="none" w:sz="0" w:space="0" w:color="auto"/>
            <w:left w:val="none" w:sz="0" w:space="0" w:color="auto"/>
            <w:bottom w:val="none" w:sz="0" w:space="0" w:color="auto"/>
            <w:right w:val="none" w:sz="0" w:space="0" w:color="auto"/>
          </w:divBdr>
        </w:div>
        <w:div w:id="897325819">
          <w:marLeft w:val="640"/>
          <w:marRight w:val="0"/>
          <w:marTop w:val="0"/>
          <w:marBottom w:val="0"/>
          <w:divBdr>
            <w:top w:val="none" w:sz="0" w:space="0" w:color="auto"/>
            <w:left w:val="none" w:sz="0" w:space="0" w:color="auto"/>
            <w:bottom w:val="none" w:sz="0" w:space="0" w:color="auto"/>
            <w:right w:val="none" w:sz="0" w:space="0" w:color="auto"/>
          </w:divBdr>
        </w:div>
        <w:div w:id="940605260">
          <w:marLeft w:val="640"/>
          <w:marRight w:val="0"/>
          <w:marTop w:val="0"/>
          <w:marBottom w:val="0"/>
          <w:divBdr>
            <w:top w:val="none" w:sz="0" w:space="0" w:color="auto"/>
            <w:left w:val="none" w:sz="0" w:space="0" w:color="auto"/>
            <w:bottom w:val="none" w:sz="0" w:space="0" w:color="auto"/>
            <w:right w:val="none" w:sz="0" w:space="0" w:color="auto"/>
          </w:divBdr>
        </w:div>
        <w:div w:id="989790335">
          <w:marLeft w:val="640"/>
          <w:marRight w:val="0"/>
          <w:marTop w:val="0"/>
          <w:marBottom w:val="0"/>
          <w:divBdr>
            <w:top w:val="none" w:sz="0" w:space="0" w:color="auto"/>
            <w:left w:val="none" w:sz="0" w:space="0" w:color="auto"/>
            <w:bottom w:val="none" w:sz="0" w:space="0" w:color="auto"/>
            <w:right w:val="none" w:sz="0" w:space="0" w:color="auto"/>
          </w:divBdr>
        </w:div>
        <w:div w:id="741761164">
          <w:marLeft w:val="640"/>
          <w:marRight w:val="0"/>
          <w:marTop w:val="0"/>
          <w:marBottom w:val="0"/>
          <w:divBdr>
            <w:top w:val="none" w:sz="0" w:space="0" w:color="auto"/>
            <w:left w:val="none" w:sz="0" w:space="0" w:color="auto"/>
            <w:bottom w:val="none" w:sz="0" w:space="0" w:color="auto"/>
            <w:right w:val="none" w:sz="0" w:space="0" w:color="auto"/>
          </w:divBdr>
        </w:div>
        <w:div w:id="52240569">
          <w:marLeft w:val="640"/>
          <w:marRight w:val="0"/>
          <w:marTop w:val="0"/>
          <w:marBottom w:val="0"/>
          <w:divBdr>
            <w:top w:val="none" w:sz="0" w:space="0" w:color="auto"/>
            <w:left w:val="none" w:sz="0" w:space="0" w:color="auto"/>
            <w:bottom w:val="none" w:sz="0" w:space="0" w:color="auto"/>
            <w:right w:val="none" w:sz="0" w:space="0" w:color="auto"/>
          </w:divBdr>
        </w:div>
        <w:div w:id="1376157196">
          <w:marLeft w:val="640"/>
          <w:marRight w:val="0"/>
          <w:marTop w:val="0"/>
          <w:marBottom w:val="0"/>
          <w:divBdr>
            <w:top w:val="none" w:sz="0" w:space="0" w:color="auto"/>
            <w:left w:val="none" w:sz="0" w:space="0" w:color="auto"/>
            <w:bottom w:val="none" w:sz="0" w:space="0" w:color="auto"/>
            <w:right w:val="none" w:sz="0" w:space="0" w:color="auto"/>
          </w:divBdr>
        </w:div>
        <w:div w:id="508370702">
          <w:marLeft w:val="640"/>
          <w:marRight w:val="0"/>
          <w:marTop w:val="0"/>
          <w:marBottom w:val="0"/>
          <w:divBdr>
            <w:top w:val="none" w:sz="0" w:space="0" w:color="auto"/>
            <w:left w:val="none" w:sz="0" w:space="0" w:color="auto"/>
            <w:bottom w:val="none" w:sz="0" w:space="0" w:color="auto"/>
            <w:right w:val="none" w:sz="0" w:space="0" w:color="auto"/>
          </w:divBdr>
        </w:div>
        <w:div w:id="2031909412">
          <w:marLeft w:val="640"/>
          <w:marRight w:val="0"/>
          <w:marTop w:val="0"/>
          <w:marBottom w:val="0"/>
          <w:divBdr>
            <w:top w:val="none" w:sz="0" w:space="0" w:color="auto"/>
            <w:left w:val="none" w:sz="0" w:space="0" w:color="auto"/>
            <w:bottom w:val="none" w:sz="0" w:space="0" w:color="auto"/>
            <w:right w:val="none" w:sz="0" w:space="0" w:color="auto"/>
          </w:divBdr>
        </w:div>
        <w:div w:id="2051760865">
          <w:marLeft w:val="640"/>
          <w:marRight w:val="0"/>
          <w:marTop w:val="0"/>
          <w:marBottom w:val="0"/>
          <w:divBdr>
            <w:top w:val="none" w:sz="0" w:space="0" w:color="auto"/>
            <w:left w:val="none" w:sz="0" w:space="0" w:color="auto"/>
            <w:bottom w:val="none" w:sz="0" w:space="0" w:color="auto"/>
            <w:right w:val="none" w:sz="0" w:space="0" w:color="auto"/>
          </w:divBdr>
        </w:div>
        <w:div w:id="1774326183">
          <w:marLeft w:val="640"/>
          <w:marRight w:val="0"/>
          <w:marTop w:val="0"/>
          <w:marBottom w:val="0"/>
          <w:divBdr>
            <w:top w:val="none" w:sz="0" w:space="0" w:color="auto"/>
            <w:left w:val="none" w:sz="0" w:space="0" w:color="auto"/>
            <w:bottom w:val="none" w:sz="0" w:space="0" w:color="auto"/>
            <w:right w:val="none" w:sz="0" w:space="0" w:color="auto"/>
          </w:divBdr>
        </w:div>
        <w:div w:id="1807158920">
          <w:marLeft w:val="640"/>
          <w:marRight w:val="0"/>
          <w:marTop w:val="0"/>
          <w:marBottom w:val="0"/>
          <w:divBdr>
            <w:top w:val="none" w:sz="0" w:space="0" w:color="auto"/>
            <w:left w:val="none" w:sz="0" w:space="0" w:color="auto"/>
            <w:bottom w:val="none" w:sz="0" w:space="0" w:color="auto"/>
            <w:right w:val="none" w:sz="0" w:space="0" w:color="auto"/>
          </w:divBdr>
        </w:div>
        <w:div w:id="1537817901">
          <w:marLeft w:val="640"/>
          <w:marRight w:val="0"/>
          <w:marTop w:val="0"/>
          <w:marBottom w:val="0"/>
          <w:divBdr>
            <w:top w:val="none" w:sz="0" w:space="0" w:color="auto"/>
            <w:left w:val="none" w:sz="0" w:space="0" w:color="auto"/>
            <w:bottom w:val="none" w:sz="0" w:space="0" w:color="auto"/>
            <w:right w:val="none" w:sz="0" w:space="0" w:color="auto"/>
          </w:divBdr>
        </w:div>
      </w:divsChild>
    </w:div>
    <w:div w:id="967247692">
      <w:bodyDiv w:val="1"/>
      <w:marLeft w:val="0"/>
      <w:marRight w:val="0"/>
      <w:marTop w:val="0"/>
      <w:marBottom w:val="0"/>
      <w:divBdr>
        <w:top w:val="none" w:sz="0" w:space="0" w:color="auto"/>
        <w:left w:val="none" w:sz="0" w:space="0" w:color="auto"/>
        <w:bottom w:val="none" w:sz="0" w:space="0" w:color="auto"/>
        <w:right w:val="none" w:sz="0" w:space="0" w:color="auto"/>
      </w:divBdr>
      <w:divsChild>
        <w:div w:id="2043824039">
          <w:marLeft w:val="640"/>
          <w:marRight w:val="0"/>
          <w:marTop w:val="0"/>
          <w:marBottom w:val="0"/>
          <w:divBdr>
            <w:top w:val="none" w:sz="0" w:space="0" w:color="auto"/>
            <w:left w:val="none" w:sz="0" w:space="0" w:color="auto"/>
            <w:bottom w:val="none" w:sz="0" w:space="0" w:color="auto"/>
            <w:right w:val="none" w:sz="0" w:space="0" w:color="auto"/>
          </w:divBdr>
        </w:div>
        <w:div w:id="1006399263">
          <w:marLeft w:val="640"/>
          <w:marRight w:val="0"/>
          <w:marTop w:val="0"/>
          <w:marBottom w:val="0"/>
          <w:divBdr>
            <w:top w:val="none" w:sz="0" w:space="0" w:color="auto"/>
            <w:left w:val="none" w:sz="0" w:space="0" w:color="auto"/>
            <w:bottom w:val="none" w:sz="0" w:space="0" w:color="auto"/>
            <w:right w:val="none" w:sz="0" w:space="0" w:color="auto"/>
          </w:divBdr>
        </w:div>
        <w:div w:id="1221594864">
          <w:marLeft w:val="640"/>
          <w:marRight w:val="0"/>
          <w:marTop w:val="0"/>
          <w:marBottom w:val="0"/>
          <w:divBdr>
            <w:top w:val="none" w:sz="0" w:space="0" w:color="auto"/>
            <w:left w:val="none" w:sz="0" w:space="0" w:color="auto"/>
            <w:bottom w:val="none" w:sz="0" w:space="0" w:color="auto"/>
            <w:right w:val="none" w:sz="0" w:space="0" w:color="auto"/>
          </w:divBdr>
        </w:div>
        <w:div w:id="1361275323">
          <w:marLeft w:val="640"/>
          <w:marRight w:val="0"/>
          <w:marTop w:val="0"/>
          <w:marBottom w:val="0"/>
          <w:divBdr>
            <w:top w:val="none" w:sz="0" w:space="0" w:color="auto"/>
            <w:left w:val="none" w:sz="0" w:space="0" w:color="auto"/>
            <w:bottom w:val="none" w:sz="0" w:space="0" w:color="auto"/>
            <w:right w:val="none" w:sz="0" w:space="0" w:color="auto"/>
          </w:divBdr>
        </w:div>
        <w:div w:id="1848909450">
          <w:marLeft w:val="640"/>
          <w:marRight w:val="0"/>
          <w:marTop w:val="0"/>
          <w:marBottom w:val="0"/>
          <w:divBdr>
            <w:top w:val="none" w:sz="0" w:space="0" w:color="auto"/>
            <w:left w:val="none" w:sz="0" w:space="0" w:color="auto"/>
            <w:bottom w:val="none" w:sz="0" w:space="0" w:color="auto"/>
            <w:right w:val="none" w:sz="0" w:space="0" w:color="auto"/>
          </w:divBdr>
        </w:div>
        <w:div w:id="453596384">
          <w:marLeft w:val="640"/>
          <w:marRight w:val="0"/>
          <w:marTop w:val="0"/>
          <w:marBottom w:val="0"/>
          <w:divBdr>
            <w:top w:val="none" w:sz="0" w:space="0" w:color="auto"/>
            <w:left w:val="none" w:sz="0" w:space="0" w:color="auto"/>
            <w:bottom w:val="none" w:sz="0" w:space="0" w:color="auto"/>
            <w:right w:val="none" w:sz="0" w:space="0" w:color="auto"/>
          </w:divBdr>
        </w:div>
        <w:div w:id="535194488">
          <w:marLeft w:val="640"/>
          <w:marRight w:val="0"/>
          <w:marTop w:val="0"/>
          <w:marBottom w:val="0"/>
          <w:divBdr>
            <w:top w:val="none" w:sz="0" w:space="0" w:color="auto"/>
            <w:left w:val="none" w:sz="0" w:space="0" w:color="auto"/>
            <w:bottom w:val="none" w:sz="0" w:space="0" w:color="auto"/>
            <w:right w:val="none" w:sz="0" w:space="0" w:color="auto"/>
          </w:divBdr>
        </w:div>
        <w:div w:id="270019193">
          <w:marLeft w:val="640"/>
          <w:marRight w:val="0"/>
          <w:marTop w:val="0"/>
          <w:marBottom w:val="0"/>
          <w:divBdr>
            <w:top w:val="none" w:sz="0" w:space="0" w:color="auto"/>
            <w:left w:val="none" w:sz="0" w:space="0" w:color="auto"/>
            <w:bottom w:val="none" w:sz="0" w:space="0" w:color="auto"/>
            <w:right w:val="none" w:sz="0" w:space="0" w:color="auto"/>
          </w:divBdr>
        </w:div>
        <w:div w:id="1667393165">
          <w:marLeft w:val="640"/>
          <w:marRight w:val="0"/>
          <w:marTop w:val="0"/>
          <w:marBottom w:val="0"/>
          <w:divBdr>
            <w:top w:val="none" w:sz="0" w:space="0" w:color="auto"/>
            <w:left w:val="none" w:sz="0" w:space="0" w:color="auto"/>
            <w:bottom w:val="none" w:sz="0" w:space="0" w:color="auto"/>
            <w:right w:val="none" w:sz="0" w:space="0" w:color="auto"/>
          </w:divBdr>
        </w:div>
        <w:div w:id="1797529262">
          <w:marLeft w:val="640"/>
          <w:marRight w:val="0"/>
          <w:marTop w:val="0"/>
          <w:marBottom w:val="0"/>
          <w:divBdr>
            <w:top w:val="none" w:sz="0" w:space="0" w:color="auto"/>
            <w:left w:val="none" w:sz="0" w:space="0" w:color="auto"/>
            <w:bottom w:val="none" w:sz="0" w:space="0" w:color="auto"/>
            <w:right w:val="none" w:sz="0" w:space="0" w:color="auto"/>
          </w:divBdr>
        </w:div>
        <w:div w:id="1612736201">
          <w:marLeft w:val="640"/>
          <w:marRight w:val="0"/>
          <w:marTop w:val="0"/>
          <w:marBottom w:val="0"/>
          <w:divBdr>
            <w:top w:val="none" w:sz="0" w:space="0" w:color="auto"/>
            <w:left w:val="none" w:sz="0" w:space="0" w:color="auto"/>
            <w:bottom w:val="none" w:sz="0" w:space="0" w:color="auto"/>
            <w:right w:val="none" w:sz="0" w:space="0" w:color="auto"/>
          </w:divBdr>
        </w:div>
        <w:div w:id="760294836">
          <w:marLeft w:val="640"/>
          <w:marRight w:val="0"/>
          <w:marTop w:val="0"/>
          <w:marBottom w:val="0"/>
          <w:divBdr>
            <w:top w:val="none" w:sz="0" w:space="0" w:color="auto"/>
            <w:left w:val="none" w:sz="0" w:space="0" w:color="auto"/>
            <w:bottom w:val="none" w:sz="0" w:space="0" w:color="auto"/>
            <w:right w:val="none" w:sz="0" w:space="0" w:color="auto"/>
          </w:divBdr>
        </w:div>
        <w:div w:id="1456555282">
          <w:marLeft w:val="640"/>
          <w:marRight w:val="0"/>
          <w:marTop w:val="0"/>
          <w:marBottom w:val="0"/>
          <w:divBdr>
            <w:top w:val="none" w:sz="0" w:space="0" w:color="auto"/>
            <w:left w:val="none" w:sz="0" w:space="0" w:color="auto"/>
            <w:bottom w:val="none" w:sz="0" w:space="0" w:color="auto"/>
            <w:right w:val="none" w:sz="0" w:space="0" w:color="auto"/>
          </w:divBdr>
        </w:div>
        <w:div w:id="2090303135">
          <w:marLeft w:val="640"/>
          <w:marRight w:val="0"/>
          <w:marTop w:val="0"/>
          <w:marBottom w:val="0"/>
          <w:divBdr>
            <w:top w:val="none" w:sz="0" w:space="0" w:color="auto"/>
            <w:left w:val="none" w:sz="0" w:space="0" w:color="auto"/>
            <w:bottom w:val="none" w:sz="0" w:space="0" w:color="auto"/>
            <w:right w:val="none" w:sz="0" w:space="0" w:color="auto"/>
          </w:divBdr>
        </w:div>
        <w:div w:id="1458337486">
          <w:marLeft w:val="640"/>
          <w:marRight w:val="0"/>
          <w:marTop w:val="0"/>
          <w:marBottom w:val="0"/>
          <w:divBdr>
            <w:top w:val="none" w:sz="0" w:space="0" w:color="auto"/>
            <w:left w:val="none" w:sz="0" w:space="0" w:color="auto"/>
            <w:bottom w:val="none" w:sz="0" w:space="0" w:color="auto"/>
            <w:right w:val="none" w:sz="0" w:space="0" w:color="auto"/>
          </w:divBdr>
        </w:div>
        <w:div w:id="695618668">
          <w:marLeft w:val="640"/>
          <w:marRight w:val="0"/>
          <w:marTop w:val="0"/>
          <w:marBottom w:val="0"/>
          <w:divBdr>
            <w:top w:val="none" w:sz="0" w:space="0" w:color="auto"/>
            <w:left w:val="none" w:sz="0" w:space="0" w:color="auto"/>
            <w:bottom w:val="none" w:sz="0" w:space="0" w:color="auto"/>
            <w:right w:val="none" w:sz="0" w:space="0" w:color="auto"/>
          </w:divBdr>
        </w:div>
        <w:div w:id="2011565509">
          <w:marLeft w:val="640"/>
          <w:marRight w:val="0"/>
          <w:marTop w:val="0"/>
          <w:marBottom w:val="0"/>
          <w:divBdr>
            <w:top w:val="none" w:sz="0" w:space="0" w:color="auto"/>
            <w:left w:val="none" w:sz="0" w:space="0" w:color="auto"/>
            <w:bottom w:val="none" w:sz="0" w:space="0" w:color="auto"/>
            <w:right w:val="none" w:sz="0" w:space="0" w:color="auto"/>
          </w:divBdr>
        </w:div>
        <w:div w:id="1246647327">
          <w:marLeft w:val="640"/>
          <w:marRight w:val="0"/>
          <w:marTop w:val="0"/>
          <w:marBottom w:val="0"/>
          <w:divBdr>
            <w:top w:val="none" w:sz="0" w:space="0" w:color="auto"/>
            <w:left w:val="none" w:sz="0" w:space="0" w:color="auto"/>
            <w:bottom w:val="none" w:sz="0" w:space="0" w:color="auto"/>
            <w:right w:val="none" w:sz="0" w:space="0" w:color="auto"/>
          </w:divBdr>
        </w:div>
        <w:div w:id="1443962868">
          <w:marLeft w:val="640"/>
          <w:marRight w:val="0"/>
          <w:marTop w:val="0"/>
          <w:marBottom w:val="0"/>
          <w:divBdr>
            <w:top w:val="none" w:sz="0" w:space="0" w:color="auto"/>
            <w:left w:val="none" w:sz="0" w:space="0" w:color="auto"/>
            <w:bottom w:val="none" w:sz="0" w:space="0" w:color="auto"/>
            <w:right w:val="none" w:sz="0" w:space="0" w:color="auto"/>
          </w:divBdr>
        </w:div>
        <w:div w:id="1551569775">
          <w:marLeft w:val="640"/>
          <w:marRight w:val="0"/>
          <w:marTop w:val="0"/>
          <w:marBottom w:val="0"/>
          <w:divBdr>
            <w:top w:val="none" w:sz="0" w:space="0" w:color="auto"/>
            <w:left w:val="none" w:sz="0" w:space="0" w:color="auto"/>
            <w:bottom w:val="none" w:sz="0" w:space="0" w:color="auto"/>
            <w:right w:val="none" w:sz="0" w:space="0" w:color="auto"/>
          </w:divBdr>
        </w:div>
        <w:div w:id="607783727">
          <w:marLeft w:val="640"/>
          <w:marRight w:val="0"/>
          <w:marTop w:val="0"/>
          <w:marBottom w:val="0"/>
          <w:divBdr>
            <w:top w:val="none" w:sz="0" w:space="0" w:color="auto"/>
            <w:left w:val="none" w:sz="0" w:space="0" w:color="auto"/>
            <w:bottom w:val="none" w:sz="0" w:space="0" w:color="auto"/>
            <w:right w:val="none" w:sz="0" w:space="0" w:color="auto"/>
          </w:divBdr>
        </w:div>
        <w:div w:id="1370256475">
          <w:marLeft w:val="640"/>
          <w:marRight w:val="0"/>
          <w:marTop w:val="0"/>
          <w:marBottom w:val="0"/>
          <w:divBdr>
            <w:top w:val="none" w:sz="0" w:space="0" w:color="auto"/>
            <w:left w:val="none" w:sz="0" w:space="0" w:color="auto"/>
            <w:bottom w:val="none" w:sz="0" w:space="0" w:color="auto"/>
            <w:right w:val="none" w:sz="0" w:space="0" w:color="auto"/>
          </w:divBdr>
        </w:div>
        <w:div w:id="1800343188">
          <w:marLeft w:val="640"/>
          <w:marRight w:val="0"/>
          <w:marTop w:val="0"/>
          <w:marBottom w:val="0"/>
          <w:divBdr>
            <w:top w:val="none" w:sz="0" w:space="0" w:color="auto"/>
            <w:left w:val="none" w:sz="0" w:space="0" w:color="auto"/>
            <w:bottom w:val="none" w:sz="0" w:space="0" w:color="auto"/>
            <w:right w:val="none" w:sz="0" w:space="0" w:color="auto"/>
          </w:divBdr>
        </w:div>
        <w:div w:id="919287190">
          <w:marLeft w:val="640"/>
          <w:marRight w:val="0"/>
          <w:marTop w:val="0"/>
          <w:marBottom w:val="0"/>
          <w:divBdr>
            <w:top w:val="none" w:sz="0" w:space="0" w:color="auto"/>
            <w:left w:val="none" w:sz="0" w:space="0" w:color="auto"/>
            <w:bottom w:val="none" w:sz="0" w:space="0" w:color="auto"/>
            <w:right w:val="none" w:sz="0" w:space="0" w:color="auto"/>
          </w:divBdr>
        </w:div>
        <w:div w:id="28115067">
          <w:marLeft w:val="640"/>
          <w:marRight w:val="0"/>
          <w:marTop w:val="0"/>
          <w:marBottom w:val="0"/>
          <w:divBdr>
            <w:top w:val="none" w:sz="0" w:space="0" w:color="auto"/>
            <w:left w:val="none" w:sz="0" w:space="0" w:color="auto"/>
            <w:bottom w:val="none" w:sz="0" w:space="0" w:color="auto"/>
            <w:right w:val="none" w:sz="0" w:space="0" w:color="auto"/>
          </w:divBdr>
        </w:div>
        <w:div w:id="503209954">
          <w:marLeft w:val="640"/>
          <w:marRight w:val="0"/>
          <w:marTop w:val="0"/>
          <w:marBottom w:val="0"/>
          <w:divBdr>
            <w:top w:val="none" w:sz="0" w:space="0" w:color="auto"/>
            <w:left w:val="none" w:sz="0" w:space="0" w:color="auto"/>
            <w:bottom w:val="none" w:sz="0" w:space="0" w:color="auto"/>
            <w:right w:val="none" w:sz="0" w:space="0" w:color="auto"/>
          </w:divBdr>
        </w:div>
        <w:div w:id="830561164">
          <w:marLeft w:val="640"/>
          <w:marRight w:val="0"/>
          <w:marTop w:val="0"/>
          <w:marBottom w:val="0"/>
          <w:divBdr>
            <w:top w:val="none" w:sz="0" w:space="0" w:color="auto"/>
            <w:left w:val="none" w:sz="0" w:space="0" w:color="auto"/>
            <w:bottom w:val="none" w:sz="0" w:space="0" w:color="auto"/>
            <w:right w:val="none" w:sz="0" w:space="0" w:color="auto"/>
          </w:divBdr>
        </w:div>
        <w:div w:id="1928490079">
          <w:marLeft w:val="640"/>
          <w:marRight w:val="0"/>
          <w:marTop w:val="0"/>
          <w:marBottom w:val="0"/>
          <w:divBdr>
            <w:top w:val="none" w:sz="0" w:space="0" w:color="auto"/>
            <w:left w:val="none" w:sz="0" w:space="0" w:color="auto"/>
            <w:bottom w:val="none" w:sz="0" w:space="0" w:color="auto"/>
            <w:right w:val="none" w:sz="0" w:space="0" w:color="auto"/>
          </w:divBdr>
        </w:div>
        <w:div w:id="911232296">
          <w:marLeft w:val="640"/>
          <w:marRight w:val="0"/>
          <w:marTop w:val="0"/>
          <w:marBottom w:val="0"/>
          <w:divBdr>
            <w:top w:val="none" w:sz="0" w:space="0" w:color="auto"/>
            <w:left w:val="none" w:sz="0" w:space="0" w:color="auto"/>
            <w:bottom w:val="none" w:sz="0" w:space="0" w:color="auto"/>
            <w:right w:val="none" w:sz="0" w:space="0" w:color="auto"/>
          </w:divBdr>
        </w:div>
        <w:div w:id="718553229">
          <w:marLeft w:val="640"/>
          <w:marRight w:val="0"/>
          <w:marTop w:val="0"/>
          <w:marBottom w:val="0"/>
          <w:divBdr>
            <w:top w:val="none" w:sz="0" w:space="0" w:color="auto"/>
            <w:left w:val="none" w:sz="0" w:space="0" w:color="auto"/>
            <w:bottom w:val="none" w:sz="0" w:space="0" w:color="auto"/>
            <w:right w:val="none" w:sz="0" w:space="0" w:color="auto"/>
          </w:divBdr>
        </w:div>
        <w:div w:id="1867255946">
          <w:marLeft w:val="640"/>
          <w:marRight w:val="0"/>
          <w:marTop w:val="0"/>
          <w:marBottom w:val="0"/>
          <w:divBdr>
            <w:top w:val="none" w:sz="0" w:space="0" w:color="auto"/>
            <w:left w:val="none" w:sz="0" w:space="0" w:color="auto"/>
            <w:bottom w:val="none" w:sz="0" w:space="0" w:color="auto"/>
            <w:right w:val="none" w:sz="0" w:space="0" w:color="auto"/>
          </w:divBdr>
        </w:div>
        <w:div w:id="1848902167">
          <w:marLeft w:val="640"/>
          <w:marRight w:val="0"/>
          <w:marTop w:val="0"/>
          <w:marBottom w:val="0"/>
          <w:divBdr>
            <w:top w:val="none" w:sz="0" w:space="0" w:color="auto"/>
            <w:left w:val="none" w:sz="0" w:space="0" w:color="auto"/>
            <w:bottom w:val="none" w:sz="0" w:space="0" w:color="auto"/>
            <w:right w:val="none" w:sz="0" w:space="0" w:color="auto"/>
          </w:divBdr>
        </w:div>
        <w:div w:id="455562724">
          <w:marLeft w:val="640"/>
          <w:marRight w:val="0"/>
          <w:marTop w:val="0"/>
          <w:marBottom w:val="0"/>
          <w:divBdr>
            <w:top w:val="none" w:sz="0" w:space="0" w:color="auto"/>
            <w:left w:val="none" w:sz="0" w:space="0" w:color="auto"/>
            <w:bottom w:val="none" w:sz="0" w:space="0" w:color="auto"/>
            <w:right w:val="none" w:sz="0" w:space="0" w:color="auto"/>
          </w:divBdr>
        </w:div>
        <w:div w:id="720177465">
          <w:marLeft w:val="640"/>
          <w:marRight w:val="0"/>
          <w:marTop w:val="0"/>
          <w:marBottom w:val="0"/>
          <w:divBdr>
            <w:top w:val="none" w:sz="0" w:space="0" w:color="auto"/>
            <w:left w:val="none" w:sz="0" w:space="0" w:color="auto"/>
            <w:bottom w:val="none" w:sz="0" w:space="0" w:color="auto"/>
            <w:right w:val="none" w:sz="0" w:space="0" w:color="auto"/>
          </w:divBdr>
        </w:div>
        <w:div w:id="1178274276">
          <w:marLeft w:val="640"/>
          <w:marRight w:val="0"/>
          <w:marTop w:val="0"/>
          <w:marBottom w:val="0"/>
          <w:divBdr>
            <w:top w:val="none" w:sz="0" w:space="0" w:color="auto"/>
            <w:left w:val="none" w:sz="0" w:space="0" w:color="auto"/>
            <w:bottom w:val="none" w:sz="0" w:space="0" w:color="auto"/>
            <w:right w:val="none" w:sz="0" w:space="0" w:color="auto"/>
          </w:divBdr>
        </w:div>
        <w:div w:id="1561596456">
          <w:marLeft w:val="640"/>
          <w:marRight w:val="0"/>
          <w:marTop w:val="0"/>
          <w:marBottom w:val="0"/>
          <w:divBdr>
            <w:top w:val="none" w:sz="0" w:space="0" w:color="auto"/>
            <w:left w:val="none" w:sz="0" w:space="0" w:color="auto"/>
            <w:bottom w:val="none" w:sz="0" w:space="0" w:color="auto"/>
            <w:right w:val="none" w:sz="0" w:space="0" w:color="auto"/>
          </w:divBdr>
        </w:div>
        <w:div w:id="605044423">
          <w:marLeft w:val="640"/>
          <w:marRight w:val="0"/>
          <w:marTop w:val="0"/>
          <w:marBottom w:val="0"/>
          <w:divBdr>
            <w:top w:val="none" w:sz="0" w:space="0" w:color="auto"/>
            <w:left w:val="none" w:sz="0" w:space="0" w:color="auto"/>
            <w:bottom w:val="none" w:sz="0" w:space="0" w:color="auto"/>
            <w:right w:val="none" w:sz="0" w:space="0" w:color="auto"/>
          </w:divBdr>
        </w:div>
        <w:div w:id="1351906423">
          <w:marLeft w:val="640"/>
          <w:marRight w:val="0"/>
          <w:marTop w:val="0"/>
          <w:marBottom w:val="0"/>
          <w:divBdr>
            <w:top w:val="none" w:sz="0" w:space="0" w:color="auto"/>
            <w:left w:val="none" w:sz="0" w:space="0" w:color="auto"/>
            <w:bottom w:val="none" w:sz="0" w:space="0" w:color="auto"/>
            <w:right w:val="none" w:sz="0" w:space="0" w:color="auto"/>
          </w:divBdr>
        </w:div>
        <w:div w:id="432022079">
          <w:marLeft w:val="640"/>
          <w:marRight w:val="0"/>
          <w:marTop w:val="0"/>
          <w:marBottom w:val="0"/>
          <w:divBdr>
            <w:top w:val="none" w:sz="0" w:space="0" w:color="auto"/>
            <w:left w:val="none" w:sz="0" w:space="0" w:color="auto"/>
            <w:bottom w:val="none" w:sz="0" w:space="0" w:color="auto"/>
            <w:right w:val="none" w:sz="0" w:space="0" w:color="auto"/>
          </w:divBdr>
        </w:div>
        <w:div w:id="75253582">
          <w:marLeft w:val="640"/>
          <w:marRight w:val="0"/>
          <w:marTop w:val="0"/>
          <w:marBottom w:val="0"/>
          <w:divBdr>
            <w:top w:val="none" w:sz="0" w:space="0" w:color="auto"/>
            <w:left w:val="none" w:sz="0" w:space="0" w:color="auto"/>
            <w:bottom w:val="none" w:sz="0" w:space="0" w:color="auto"/>
            <w:right w:val="none" w:sz="0" w:space="0" w:color="auto"/>
          </w:divBdr>
        </w:div>
        <w:div w:id="574631887">
          <w:marLeft w:val="640"/>
          <w:marRight w:val="0"/>
          <w:marTop w:val="0"/>
          <w:marBottom w:val="0"/>
          <w:divBdr>
            <w:top w:val="none" w:sz="0" w:space="0" w:color="auto"/>
            <w:left w:val="none" w:sz="0" w:space="0" w:color="auto"/>
            <w:bottom w:val="none" w:sz="0" w:space="0" w:color="auto"/>
            <w:right w:val="none" w:sz="0" w:space="0" w:color="auto"/>
          </w:divBdr>
        </w:div>
        <w:div w:id="1915387318">
          <w:marLeft w:val="640"/>
          <w:marRight w:val="0"/>
          <w:marTop w:val="0"/>
          <w:marBottom w:val="0"/>
          <w:divBdr>
            <w:top w:val="none" w:sz="0" w:space="0" w:color="auto"/>
            <w:left w:val="none" w:sz="0" w:space="0" w:color="auto"/>
            <w:bottom w:val="none" w:sz="0" w:space="0" w:color="auto"/>
            <w:right w:val="none" w:sz="0" w:space="0" w:color="auto"/>
          </w:divBdr>
        </w:div>
        <w:div w:id="1116870663">
          <w:marLeft w:val="640"/>
          <w:marRight w:val="0"/>
          <w:marTop w:val="0"/>
          <w:marBottom w:val="0"/>
          <w:divBdr>
            <w:top w:val="none" w:sz="0" w:space="0" w:color="auto"/>
            <w:left w:val="none" w:sz="0" w:space="0" w:color="auto"/>
            <w:bottom w:val="none" w:sz="0" w:space="0" w:color="auto"/>
            <w:right w:val="none" w:sz="0" w:space="0" w:color="auto"/>
          </w:divBdr>
        </w:div>
        <w:div w:id="290863275">
          <w:marLeft w:val="640"/>
          <w:marRight w:val="0"/>
          <w:marTop w:val="0"/>
          <w:marBottom w:val="0"/>
          <w:divBdr>
            <w:top w:val="none" w:sz="0" w:space="0" w:color="auto"/>
            <w:left w:val="none" w:sz="0" w:space="0" w:color="auto"/>
            <w:bottom w:val="none" w:sz="0" w:space="0" w:color="auto"/>
            <w:right w:val="none" w:sz="0" w:space="0" w:color="auto"/>
          </w:divBdr>
        </w:div>
      </w:divsChild>
    </w:div>
    <w:div w:id="968240249">
      <w:bodyDiv w:val="1"/>
      <w:marLeft w:val="0"/>
      <w:marRight w:val="0"/>
      <w:marTop w:val="0"/>
      <w:marBottom w:val="0"/>
      <w:divBdr>
        <w:top w:val="none" w:sz="0" w:space="0" w:color="auto"/>
        <w:left w:val="none" w:sz="0" w:space="0" w:color="auto"/>
        <w:bottom w:val="none" w:sz="0" w:space="0" w:color="auto"/>
        <w:right w:val="none" w:sz="0" w:space="0" w:color="auto"/>
      </w:divBdr>
      <w:divsChild>
        <w:div w:id="1134372864">
          <w:marLeft w:val="640"/>
          <w:marRight w:val="0"/>
          <w:marTop w:val="0"/>
          <w:marBottom w:val="0"/>
          <w:divBdr>
            <w:top w:val="none" w:sz="0" w:space="0" w:color="auto"/>
            <w:left w:val="none" w:sz="0" w:space="0" w:color="auto"/>
            <w:bottom w:val="none" w:sz="0" w:space="0" w:color="auto"/>
            <w:right w:val="none" w:sz="0" w:space="0" w:color="auto"/>
          </w:divBdr>
        </w:div>
        <w:div w:id="302274784">
          <w:marLeft w:val="640"/>
          <w:marRight w:val="0"/>
          <w:marTop w:val="0"/>
          <w:marBottom w:val="0"/>
          <w:divBdr>
            <w:top w:val="none" w:sz="0" w:space="0" w:color="auto"/>
            <w:left w:val="none" w:sz="0" w:space="0" w:color="auto"/>
            <w:bottom w:val="none" w:sz="0" w:space="0" w:color="auto"/>
            <w:right w:val="none" w:sz="0" w:space="0" w:color="auto"/>
          </w:divBdr>
        </w:div>
        <w:div w:id="2033148087">
          <w:marLeft w:val="640"/>
          <w:marRight w:val="0"/>
          <w:marTop w:val="0"/>
          <w:marBottom w:val="0"/>
          <w:divBdr>
            <w:top w:val="none" w:sz="0" w:space="0" w:color="auto"/>
            <w:left w:val="none" w:sz="0" w:space="0" w:color="auto"/>
            <w:bottom w:val="none" w:sz="0" w:space="0" w:color="auto"/>
            <w:right w:val="none" w:sz="0" w:space="0" w:color="auto"/>
          </w:divBdr>
        </w:div>
        <w:div w:id="1148401970">
          <w:marLeft w:val="640"/>
          <w:marRight w:val="0"/>
          <w:marTop w:val="0"/>
          <w:marBottom w:val="0"/>
          <w:divBdr>
            <w:top w:val="none" w:sz="0" w:space="0" w:color="auto"/>
            <w:left w:val="none" w:sz="0" w:space="0" w:color="auto"/>
            <w:bottom w:val="none" w:sz="0" w:space="0" w:color="auto"/>
            <w:right w:val="none" w:sz="0" w:space="0" w:color="auto"/>
          </w:divBdr>
        </w:div>
        <w:div w:id="435641646">
          <w:marLeft w:val="640"/>
          <w:marRight w:val="0"/>
          <w:marTop w:val="0"/>
          <w:marBottom w:val="0"/>
          <w:divBdr>
            <w:top w:val="none" w:sz="0" w:space="0" w:color="auto"/>
            <w:left w:val="none" w:sz="0" w:space="0" w:color="auto"/>
            <w:bottom w:val="none" w:sz="0" w:space="0" w:color="auto"/>
            <w:right w:val="none" w:sz="0" w:space="0" w:color="auto"/>
          </w:divBdr>
        </w:div>
        <w:div w:id="857743774">
          <w:marLeft w:val="640"/>
          <w:marRight w:val="0"/>
          <w:marTop w:val="0"/>
          <w:marBottom w:val="0"/>
          <w:divBdr>
            <w:top w:val="none" w:sz="0" w:space="0" w:color="auto"/>
            <w:left w:val="none" w:sz="0" w:space="0" w:color="auto"/>
            <w:bottom w:val="none" w:sz="0" w:space="0" w:color="auto"/>
            <w:right w:val="none" w:sz="0" w:space="0" w:color="auto"/>
          </w:divBdr>
        </w:div>
        <w:div w:id="2040275833">
          <w:marLeft w:val="640"/>
          <w:marRight w:val="0"/>
          <w:marTop w:val="0"/>
          <w:marBottom w:val="0"/>
          <w:divBdr>
            <w:top w:val="none" w:sz="0" w:space="0" w:color="auto"/>
            <w:left w:val="none" w:sz="0" w:space="0" w:color="auto"/>
            <w:bottom w:val="none" w:sz="0" w:space="0" w:color="auto"/>
            <w:right w:val="none" w:sz="0" w:space="0" w:color="auto"/>
          </w:divBdr>
        </w:div>
        <w:div w:id="1774085566">
          <w:marLeft w:val="640"/>
          <w:marRight w:val="0"/>
          <w:marTop w:val="0"/>
          <w:marBottom w:val="0"/>
          <w:divBdr>
            <w:top w:val="none" w:sz="0" w:space="0" w:color="auto"/>
            <w:left w:val="none" w:sz="0" w:space="0" w:color="auto"/>
            <w:bottom w:val="none" w:sz="0" w:space="0" w:color="auto"/>
            <w:right w:val="none" w:sz="0" w:space="0" w:color="auto"/>
          </w:divBdr>
        </w:div>
        <w:div w:id="93015946">
          <w:marLeft w:val="640"/>
          <w:marRight w:val="0"/>
          <w:marTop w:val="0"/>
          <w:marBottom w:val="0"/>
          <w:divBdr>
            <w:top w:val="none" w:sz="0" w:space="0" w:color="auto"/>
            <w:left w:val="none" w:sz="0" w:space="0" w:color="auto"/>
            <w:bottom w:val="none" w:sz="0" w:space="0" w:color="auto"/>
            <w:right w:val="none" w:sz="0" w:space="0" w:color="auto"/>
          </w:divBdr>
        </w:div>
        <w:div w:id="1626160619">
          <w:marLeft w:val="640"/>
          <w:marRight w:val="0"/>
          <w:marTop w:val="0"/>
          <w:marBottom w:val="0"/>
          <w:divBdr>
            <w:top w:val="none" w:sz="0" w:space="0" w:color="auto"/>
            <w:left w:val="none" w:sz="0" w:space="0" w:color="auto"/>
            <w:bottom w:val="none" w:sz="0" w:space="0" w:color="auto"/>
            <w:right w:val="none" w:sz="0" w:space="0" w:color="auto"/>
          </w:divBdr>
        </w:div>
        <w:div w:id="391929616">
          <w:marLeft w:val="640"/>
          <w:marRight w:val="0"/>
          <w:marTop w:val="0"/>
          <w:marBottom w:val="0"/>
          <w:divBdr>
            <w:top w:val="none" w:sz="0" w:space="0" w:color="auto"/>
            <w:left w:val="none" w:sz="0" w:space="0" w:color="auto"/>
            <w:bottom w:val="none" w:sz="0" w:space="0" w:color="auto"/>
            <w:right w:val="none" w:sz="0" w:space="0" w:color="auto"/>
          </w:divBdr>
        </w:div>
        <w:div w:id="2096320204">
          <w:marLeft w:val="640"/>
          <w:marRight w:val="0"/>
          <w:marTop w:val="0"/>
          <w:marBottom w:val="0"/>
          <w:divBdr>
            <w:top w:val="none" w:sz="0" w:space="0" w:color="auto"/>
            <w:left w:val="none" w:sz="0" w:space="0" w:color="auto"/>
            <w:bottom w:val="none" w:sz="0" w:space="0" w:color="auto"/>
            <w:right w:val="none" w:sz="0" w:space="0" w:color="auto"/>
          </w:divBdr>
        </w:div>
        <w:div w:id="1308708096">
          <w:marLeft w:val="640"/>
          <w:marRight w:val="0"/>
          <w:marTop w:val="0"/>
          <w:marBottom w:val="0"/>
          <w:divBdr>
            <w:top w:val="none" w:sz="0" w:space="0" w:color="auto"/>
            <w:left w:val="none" w:sz="0" w:space="0" w:color="auto"/>
            <w:bottom w:val="none" w:sz="0" w:space="0" w:color="auto"/>
            <w:right w:val="none" w:sz="0" w:space="0" w:color="auto"/>
          </w:divBdr>
        </w:div>
        <w:div w:id="965820426">
          <w:marLeft w:val="640"/>
          <w:marRight w:val="0"/>
          <w:marTop w:val="0"/>
          <w:marBottom w:val="0"/>
          <w:divBdr>
            <w:top w:val="none" w:sz="0" w:space="0" w:color="auto"/>
            <w:left w:val="none" w:sz="0" w:space="0" w:color="auto"/>
            <w:bottom w:val="none" w:sz="0" w:space="0" w:color="auto"/>
            <w:right w:val="none" w:sz="0" w:space="0" w:color="auto"/>
          </w:divBdr>
        </w:div>
        <w:div w:id="1046679803">
          <w:marLeft w:val="640"/>
          <w:marRight w:val="0"/>
          <w:marTop w:val="0"/>
          <w:marBottom w:val="0"/>
          <w:divBdr>
            <w:top w:val="none" w:sz="0" w:space="0" w:color="auto"/>
            <w:left w:val="none" w:sz="0" w:space="0" w:color="auto"/>
            <w:bottom w:val="none" w:sz="0" w:space="0" w:color="auto"/>
            <w:right w:val="none" w:sz="0" w:space="0" w:color="auto"/>
          </w:divBdr>
        </w:div>
        <w:div w:id="1100570207">
          <w:marLeft w:val="640"/>
          <w:marRight w:val="0"/>
          <w:marTop w:val="0"/>
          <w:marBottom w:val="0"/>
          <w:divBdr>
            <w:top w:val="none" w:sz="0" w:space="0" w:color="auto"/>
            <w:left w:val="none" w:sz="0" w:space="0" w:color="auto"/>
            <w:bottom w:val="none" w:sz="0" w:space="0" w:color="auto"/>
            <w:right w:val="none" w:sz="0" w:space="0" w:color="auto"/>
          </w:divBdr>
        </w:div>
        <w:div w:id="877545604">
          <w:marLeft w:val="640"/>
          <w:marRight w:val="0"/>
          <w:marTop w:val="0"/>
          <w:marBottom w:val="0"/>
          <w:divBdr>
            <w:top w:val="none" w:sz="0" w:space="0" w:color="auto"/>
            <w:left w:val="none" w:sz="0" w:space="0" w:color="auto"/>
            <w:bottom w:val="none" w:sz="0" w:space="0" w:color="auto"/>
            <w:right w:val="none" w:sz="0" w:space="0" w:color="auto"/>
          </w:divBdr>
        </w:div>
        <w:div w:id="782649986">
          <w:marLeft w:val="640"/>
          <w:marRight w:val="0"/>
          <w:marTop w:val="0"/>
          <w:marBottom w:val="0"/>
          <w:divBdr>
            <w:top w:val="none" w:sz="0" w:space="0" w:color="auto"/>
            <w:left w:val="none" w:sz="0" w:space="0" w:color="auto"/>
            <w:bottom w:val="none" w:sz="0" w:space="0" w:color="auto"/>
            <w:right w:val="none" w:sz="0" w:space="0" w:color="auto"/>
          </w:divBdr>
        </w:div>
        <w:div w:id="650139565">
          <w:marLeft w:val="640"/>
          <w:marRight w:val="0"/>
          <w:marTop w:val="0"/>
          <w:marBottom w:val="0"/>
          <w:divBdr>
            <w:top w:val="none" w:sz="0" w:space="0" w:color="auto"/>
            <w:left w:val="none" w:sz="0" w:space="0" w:color="auto"/>
            <w:bottom w:val="none" w:sz="0" w:space="0" w:color="auto"/>
            <w:right w:val="none" w:sz="0" w:space="0" w:color="auto"/>
          </w:divBdr>
        </w:div>
        <w:div w:id="1855076366">
          <w:marLeft w:val="640"/>
          <w:marRight w:val="0"/>
          <w:marTop w:val="0"/>
          <w:marBottom w:val="0"/>
          <w:divBdr>
            <w:top w:val="none" w:sz="0" w:space="0" w:color="auto"/>
            <w:left w:val="none" w:sz="0" w:space="0" w:color="auto"/>
            <w:bottom w:val="none" w:sz="0" w:space="0" w:color="auto"/>
            <w:right w:val="none" w:sz="0" w:space="0" w:color="auto"/>
          </w:divBdr>
        </w:div>
        <w:div w:id="1988850879">
          <w:marLeft w:val="640"/>
          <w:marRight w:val="0"/>
          <w:marTop w:val="0"/>
          <w:marBottom w:val="0"/>
          <w:divBdr>
            <w:top w:val="none" w:sz="0" w:space="0" w:color="auto"/>
            <w:left w:val="none" w:sz="0" w:space="0" w:color="auto"/>
            <w:bottom w:val="none" w:sz="0" w:space="0" w:color="auto"/>
            <w:right w:val="none" w:sz="0" w:space="0" w:color="auto"/>
          </w:divBdr>
        </w:div>
        <w:div w:id="1906918312">
          <w:marLeft w:val="640"/>
          <w:marRight w:val="0"/>
          <w:marTop w:val="0"/>
          <w:marBottom w:val="0"/>
          <w:divBdr>
            <w:top w:val="none" w:sz="0" w:space="0" w:color="auto"/>
            <w:left w:val="none" w:sz="0" w:space="0" w:color="auto"/>
            <w:bottom w:val="none" w:sz="0" w:space="0" w:color="auto"/>
            <w:right w:val="none" w:sz="0" w:space="0" w:color="auto"/>
          </w:divBdr>
        </w:div>
        <w:div w:id="1618292301">
          <w:marLeft w:val="640"/>
          <w:marRight w:val="0"/>
          <w:marTop w:val="0"/>
          <w:marBottom w:val="0"/>
          <w:divBdr>
            <w:top w:val="none" w:sz="0" w:space="0" w:color="auto"/>
            <w:left w:val="none" w:sz="0" w:space="0" w:color="auto"/>
            <w:bottom w:val="none" w:sz="0" w:space="0" w:color="auto"/>
            <w:right w:val="none" w:sz="0" w:space="0" w:color="auto"/>
          </w:divBdr>
        </w:div>
        <w:div w:id="253975686">
          <w:marLeft w:val="640"/>
          <w:marRight w:val="0"/>
          <w:marTop w:val="0"/>
          <w:marBottom w:val="0"/>
          <w:divBdr>
            <w:top w:val="none" w:sz="0" w:space="0" w:color="auto"/>
            <w:left w:val="none" w:sz="0" w:space="0" w:color="auto"/>
            <w:bottom w:val="none" w:sz="0" w:space="0" w:color="auto"/>
            <w:right w:val="none" w:sz="0" w:space="0" w:color="auto"/>
          </w:divBdr>
        </w:div>
        <w:div w:id="371733340">
          <w:marLeft w:val="640"/>
          <w:marRight w:val="0"/>
          <w:marTop w:val="0"/>
          <w:marBottom w:val="0"/>
          <w:divBdr>
            <w:top w:val="none" w:sz="0" w:space="0" w:color="auto"/>
            <w:left w:val="none" w:sz="0" w:space="0" w:color="auto"/>
            <w:bottom w:val="none" w:sz="0" w:space="0" w:color="auto"/>
            <w:right w:val="none" w:sz="0" w:space="0" w:color="auto"/>
          </w:divBdr>
        </w:div>
        <w:div w:id="585304407">
          <w:marLeft w:val="640"/>
          <w:marRight w:val="0"/>
          <w:marTop w:val="0"/>
          <w:marBottom w:val="0"/>
          <w:divBdr>
            <w:top w:val="none" w:sz="0" w:space="0" w:color="auto"/>
            <w:left w:val="none" w:sz="0" w:space="0" w:color="auto"/>
            <w:bottom w:val="none" w:sz="0" w:space="0" w:color="auto"/>
            <w:right w:val="none" w:sz="0" w:space="0" w:color="auto"/>
          </w:divBdr>
        </w:div>
        <w:div w:id="586427252">
          <w:marLeft w:val="640"/>
          <w:marRight w:val="0"/>
          <w:marTop w:val="0"/>
          <w:marBottom w:val="0"/>
          <w:divBdr>
            <w:top w:val="none" w:sz="0" w:space="0" w:color="auto"/>
            <w:left w:val="none" w:sz="0" w:space="0" w:color="auto"/>
            <w:bottom w:val="none" w:sz="0" w:space="0" w:color="auto"/>
            <w:right w:val="none" w:sz="0" w:space="0" w:color="auto"/>
          </w:divBdr>
        </w:div>
        <w:div w:id="1987735575">
          <w:marLeft w:val="640"/>
          <w:marRight w:val="0"/>
          <w:marTop w:val="0"/>
          <w:marBottom w:val="0"/>
          <w:divBdr>
            <w:top w:val="none" w:sz="0" w:space="0" w:color="auto"/>
            <w:left w:val="none" w:sz="0" w:space="0" w:color="auto"/>
            <w:bottom w:val="none" w:sz="0" w:space="0" w:color="auto"/>
            <w:right w:val="none" w:sz="0" w:space="0" w:color="auto"/>
          </w:divBdr>
        </w:div>
        <w:div w:id="604266094">
          <w:marLeft w:val="640"/>
          <w:marRight w:val="0"/>
          <w:marTop w:val="0"/>
          <w:marBottom w:val="0"/>
          <w:divBdr>
            <w:top w:val="none" w:sz="0" w:space="0" w:color="auto"/>
            <w:left w:val="none" w:sz="0" w:space="0" w:color="auto"/>
            <w:bottom w:val="none" w:sz="0" w:space="0" w:color="auto"/>
            <w:right w:val="none" w:sz="0" w:space="0" w:color="auto"/>
          </w:divBdr>
        </w:div>
        <w:div w:id="763378214">
          <w:marLeft w:val="640"/>
          <w:marRight w:val="0"/>
          <w:marTop w:val="0"/>
          <w:marBottom w:val="0"/>
          <w:divBdr>
            <w:top w:val="none" w:sz="0" w:space="0" w:color="auto"/>
            <w:left w:val="none" w:sz="0" w:space="0" w:color="auto"/>
            <w:bottom w:val="none" w:sz="0" w:space="0" w:color="auto"/>
            <w:right w:val="none" w:sz="0" w:space="0" w:color="auto"/>
          </w:divBdr>
        </w:div>
        <w:div w:id="1415080449">
          <w:marLeft w:val="640"/>
          <w:marRight w:val="0"/>
          <w:marTop w:val="0"/>
          <w:marBottom w:val="0"/>
          <w:divBdr>
            <w:top w:val="none" w:sz="0" w:space="0" w:color="auto"/>
            <w:left w:val="none" w:sz="0" w:space="0" w:color="auto"/>
            <w:bottom w:val="none" w:sz="0" w:space="0" w:color="auto"/>
            <w:right w:val="none" w:sz="0" w:space="0" w:color="auto"/>
          </w:divBdr>
        </w:div>
        <w:div w:id="712537508">
          <w:marLeft w:val="640"/>
          <w:marRight w:val="0"/>
          <w:marTop w:val="0"/>
          <w:marBottom w:val="0"/>
          <w:divBdr>
            <w:top w:val="none" w:sz="0" w:space="0" w:color="auto"/>
            <w:left w:val="none" w:sz="0" w:space="0" w:color="auto"/>
            <w:bottom w:val="none" w:sz="0" w:space="0" w:color="auto"/>
            <w:right w:val="none" w:sz="0" w:space="0" w:color="auto"/>
          </w:divBdr>
        </w:div>
        <w:div w:id="1883395816">
          <w:marLeft w:val="640"/>
          <w:marRight w:val="0"/>
          <w:marTop w:val="0"/>
          <w:marBottom w:val="0"/>
          <w:divBdr>
            <w:top w:val="none" w:sz="0" w:space="0" w:color="auto"/>
            <w:left w:val="none" w:sz="0" w:space="0" w:color="auto"/>
            <w:bottom w:val="none" w:sz="0" w:space="0" w:color="auto"/>
            <w:right w:val="none" w:sz="0" w:space="0" w:color="auto"/>
          </w:divBdr>
        </w:div>
        <w:div w:id="602804497">
          <w:marLeft w:val="640"/>
          <w:marRight w:val="0"/>
          <w:marTop w:val="0"/>
          <w:marBottom w:val="0"/>
          <w:divBdr>
            <w:top w:val="none" w:sz="0" w:space="0" w:color="auto"/>
            <w:left w:val="none" w:sz="0" w:space="0" w:color="auto"/>
            <w:bottom w:val="none" w:sz="0" w:space="0" w:color="auto"/>
            <w:right w:val="none" w:sz="0" w:space="0" w:color="auto"/>
          </w:divBdr>
        </w:div>
        <w:div w:id="971834472">
          <w:marLeft w:val="640"/>
          <w:marRight w:val="0"/>
          <w:marTop w:val="0"/>
          <w:marBottom w:val="0"/>
          <w:divBdr>
            <w:top w:val="none" w:sz="0" w:space="0" w:color="auto"/>
            <w:left w:val="none" w:sz="0" w:space="0" w:color="auto"/>
            <w:bottom w:val="none" w:sz="0" w:space="0" w:color="auto"/>
            <w:right w:val="none" w:sz="0" w:space="0" w:color="auto"/>
          </w:divBdr>
        </w:div>
        <w:div w:id="1180698743">
          <w:marLeft w:val="640"/>
          <w:marRight w:val="0"/>
          <w:marTop w:val="0"/>
          <w:marBottom w:val="0"/>
          <w:divBdr>
            <w:top w:val="none" w:sz="0" w:space="0" w:color="auto"/>
            <w:left w:val="none" w:sz="0" w:space="0" w:color="auto"/>
            <w:bottom w:val="none" w:sz="0" w:space="0" w:color="auto"/>
            <w:right w:val="none" w:sz="0" w:space="0" w:color="auto"/>
          </w:divBdr>
        </w:div>
        <w:div w:id="1984696818">
          <w:marLeft w:val="640"/>
          <w:marRight w:val="0"/>
          <w:marTop w:val="0"/>
          <w:marBottom w:val="0"/>
          <w:divBdr>
            <w:top w:val="none" w:sz="0" w:space="0" w:color="auto"/>
            <w:left w:val="none" w:sz="0" w:space="0" w:color="auto"/>
            <w:bottom w:val="none" w:sz="0" w:space="0" w:color="auto"/>
            <w:right w:val="none" w:sz="0" w:space="0" w:color="auto"/>
          </w:divBdr>
        </w:div>
        <w:div w:id="48381633">
          <w:marLeft w:val="640"/>
          <w:marRight w:val="0"/>
          <w:marTop w:val="0"/>
          <w:marBottom w:val="0"/>
          <w:divBdr>
            <w:top w:val="none" w:sz="0" w:space="0" w:color="auto"/>
            <w:left w:val="none" w:sz="0" w:space="0" w:color="auto"/>
            <w:bottom w:val="none" w:sz="0" w:space="0" w:color="auto"/>
            <w:right w:val="none" w:sz="0" w:space="0" w:color="auto"/>
          </w:divBdr>
        </w:div>
        <w:div w:id="1140264138">
          <w:marLeft w:val="640"/>
          <w:marRight w:val="0"/>
          <w:marTop w:val="0"/>
          <w:marBottom w:val="0"/>
          <w:divBdr>
            <w:top w:val="none" w:sz="0" w:space="0" w:color="auto"/>
            <w:left w:val="none" w:sz="0" w:space="0" w:color="auto"/>
            <w:bottom w:val="none" w:sz="0" w:space="0" w:color="auto"/>
            <w:right w:val="none" w:sz="0" w:space="0" w:color="auto"/>
          </w:divBdr>
        </w:div>
        <w:div w:id="827595069">
          <w:marLeft w:val="640"/>
          <w:marRight w:val="0"/>
          <w:marTop w:val="0"/>
          <w:marBottom w:val="0"/>
          <w:divBdr>
            <w:top w:val="none" w:sz="0" w:space="0" w:color="auto"/>
            <w:left w:val="none" w:sz="0" w:space="0" w:color="auto"/>
            <w:bottom w:val="none" w:sz="0" w:space="0" w:color="auto"/>
            <w:right w:val="none" w:sz="0" w:space="0" w:color="auto"/>
          </w:divBdr>
        </w:div>
        <w:div w:id="283510530">
          <w:marLeft w:val="640"/>
          <w:marRight w:val="0"/>
          <w:marTop w:val="0"/>
          <w:marBottom w:val="0"/>
          <w:divBdr>
            <w:top w:val="none" w:sz="0" w:space="0" w:color="auto"/>
            <w:left w:val="none" w:sz="0" w:space="0" w:color="auto"/>
            <w:bottom w:val="none" w:sz="0" w:space="0" w:color="auto"/>
            <w:right w:val="none" w:sz="0" w:space="0" w:color="auto"/>
          </w:divBdr>
        </w:div>
        <w:div w:id="869612635">
          <w:marLeft w:val="640"/>
          <w:marRight w:val="0"/>
          <w:marTop w:val="0"/>
          <w:marBottom w:val="0"/>
          <w:divBdr>
            <w:top w:val="none" w:sz="0" w:space="0" w:color="auto"/>
            <w:left w:val="none" w:sz="0" w:space="0" w:color="auto"/>
            <w:bottom w:val="none" w:sz="0" w:space="0" w:color="auto"/>
            <w:right w:val="none" w:sz="0" w:space="0" w:color="auto"/>
          </w:divBdr>
        </w:div>
        <w:div w:id="1547330284">
          <w:marLeft w:val="640"/>
          <w:marRight w:val="0"/>
          <w:marTop w:val="0"/>
          <w:marBottom w:val="0"/>
          <w:divBdr>
            <w:top w:val="none" w:sz="0" w:space="0" w:color="auto"/>
            <w:left w:val="none" w:sz="0" w:space="0" w:color="auto"/>
            <w:bottom w:val="none" w:sz="0" w:space="0" w:color="auto"/>
            <w:right w:val="none" w:sz="0" w:space="0" w:color="auto"/>
          </w:divBdr>
        </w:div>
        <w:div w:id="375857815">
          <w:marLeft w:val="640"/>
          <w:marRight w:val="0"/>
          <w:marTop w:val="0"/>
          <w:marBottom w:val="0"/>
          <w:divBdr>
            <w:top w:val="none" w:sz="0" w:space="0" w:color="auto"/>
            <w:left w:val="none" w:sz="0" w:space="0" w:color="auto"/>
            <w:bottom w:val="none" w:sz="0" w:space="0" w:color="auto"/>
            <w:right w:val="none" w:sz="0" w:space="0" w:color="auto"/>
          </w:divBdr>
        </w:div>
        <w:div w:id="1661541885">
          <w:marLeft w:val="640"/>
          <w:marRight w:val="0"/>
          <w:marTop w:val="0"/>
          <w:marBottom w:val="0"/>
          <w:divBdr>
            <w:top w:val="none" w:sz="0" w:space="0" w:color="auto"/>
            <w:left w:val="none" w:sz="0" w:space="0" w:color="auto"/>
            <w:bottom w:val="none" w:sz="0" w:space="0" w:color="auto"/>
            <w:right w:val="none" w:sz="0" w:space="0" w:color="auto"/>
          </w:divBdr>
        </w:div>
        <w:div w:id="1562325102">
          <w:marLeft w:val="640"/>
          <w:marRight w:val="0"/>
          <w:marTop w:val="0"/>
          <w:marBottom w:val="0"/>
          <w:divBdr>
            <w:top w:val="none" w:sz="0" w:space="0" w:color="auto"/>
            <w:left w:val="none" w:sz="0" w:space="0" w:color="auto"/>
            <w:bottom w:val="none" w:sz="0" w:space="0" w:color="auto"/>
            <w:right w:val="none" w:sz="0" w:space="0" w:color="auto"/>
          </w:divBdr>
        </w:div>
        <w:div w:id="337847709">
          <w:marLeft w:val="640"/>
          <w:marRight w:val="0"/>
          <w:marTop w:val="0"/>
          <w:marBottom w:val="0"/>
          <w:divBdr>
            <w:top w:val="none" w:sz="0" w:space="0" w:color="auto"/>
            <w:left w:val="none" w:sz="0" w:space="0" w:color="auto"/>
            <w:bottom w:val="none" w:sz="0" w:space="0" w:color="auto"/>
            <w:right w:val="none" w:sz="0" w:space="0" w:color="auto"/>
          </w:divBdr>
        </w:div>
        <w:div w:id="2046320402">
          <w:marLeft w:val="640"/>
          <w:marRight w:val="0"/>
          <w:marTop w:val="0"/>
          <w:marBottom w:val="0"/>
          <w:divBdr>
            <w:top w:val="none" w:sz="0" w:space="0" w:color="auto"/>
            <w:left w:val="none" w:sz="0" w:space="0" w:color="auto"/>
            <w:bottom w:val="none" w:sz="0" w:space="0" w:color="auto"/>
            <w:right w:val="none" w:sz="0" w:space="0" w:color="auto"/>
          </w:divBdr>
        </w:div>
        <w:div w:id="1675183631">
          <w:marLeft w:val="640"/>
          <w:marRight w:val="0"/>
          <w:marTop w:val="0"/>
          <w:marBottom w:val="0"/>
          <w:divBdr>
            <w:top w:val="none" w:sz="0" w:space="0" w:color="auto"/>
            <w:left w:val="none" w:sz="0" w:space="0" w:color="auto"/>
            <w:bottom w:val="none" w:sz="0" w:space="0" w:color="auto"/>
            <w:right w:val="none" w:sz="0" w:space="0" w:color="auto"/>
          </w:divBdr>
        </w:div>
        <w:div w:id="454297273">
          <w:marLeft w:val="640"/>
          <w:marRight w:val="0"/>
          <w:marTop w:val="0"/>
          <w:marBottom w:val="0"/>
          <w:divBdr>
            <w:top w:val="none" w:sz="0" w:space="0" w:color="auto"/>
            <w:left w:val="none" w:sz="0" w:space="0" w:color="auto"/>
            <w:bottom w:val="none" w:sz="0" w:space="0" w:color="auto"/>
            <w:right w:val="none" w:sz="0" w:space="0" w:color="auto"/>
          </w:divBdr>
        </w:div>
        <w:div w:id="139884842">
          <w:marLeft w:val="640"/>
          <w:marRight w:val="0"/>
          <w:marTop w:val="0"/>
          <w:marBottom w:val="0"/>
          <w:divBdr>
            <w:top w:val="none" w:sz="0" w:space="0" w:color="auto"/>
            <w:left w:val="none" w:sz="0" w:space="0" w:color="auto"/>
            <w:bottom w:val="none" w:sz="0" w:space="0" w:color="auto"/>
            <w:right w:val="none" w:sz="0" w:space="0" w:color="auto"/>
          </w:divBdr>
        </w:div>
      </w:divsChild>
    </w:div>
    <w:div w:id="969361461">
      <w:bodyDiv w:val="1"/>
      <w:marLeft w:val="0"/>
      <w:marRight w:val="0"/>
      <w:marTop w:val="0"/>
      <w:marBottom w:val="0"/>
      <w:divBdr>
        <w:top w:val="none" w:sz="0" w:space="0" w:color="auto"/>
        <w:left w:val="none" w:sz="0" w:space="0" w:color="auto"/>
        <w:bottom w:val="none" w:sz="0" w:space="0" w:color="auto"/>
        <w:right w:val="none" w:sz="0" w:space="0" w:color="auto"/>
      </w:divBdr>
      <w:divsChild>
        <w:div w:id="357585626">
          <w:marLeft w:val="640"/>
          <w:marRight w:val="0"/>
          <w:marTop w:val="0"/>
          <w:marBottom w:val="0"/>
          <w:divBdr>
            <w:top w:val="none" w:sz="0" w:space="0" w:color="auto"/>
            <w:left w:val="none" w:sz="0" w:space="0" w:color="auto"/>
            <w:bottom w:val="none" w:sz="0" w:space="0" w:color="auto"/>
            <w:right w:val="none" w:sz="0" w:space="0" w:color="auto"/>
          </w:divBdr>
        </w:div>
        <w:div w:id="860976254">
          <w:marLeft w:val="640"/>
          <w:marRight w:val="0"/>
          <w:marTop w:val="0"/>
          <w:marBottom w:val="0"/>
          <w:divBdr>
            <w:top w:val="none" w:sz="0" w:space="0" w:color="auto"/>
            <w:left w:val="none" w:sz="0" w:space="0" w:color="auto"/>
            <w:bottom w:val="none" w:sz="0" w:space="0" w:color="auto"/>
            <w:right w:val="none" w:sz="0" w:space="0" w:color="auto"/>
          </w:divBdr>
        </w:div>
        <w:div w:id="1616061130">
          <w:marLeft w:val="640"/>
          <w:marRight w:val="0"/>
          <w:marTop w:val="0"/>
          <w:marBottom w:val="0"/>
          <w:divBdr>
            <w:top w:val="none" w:sz="0" w:space="0" w:color="auto"/>
            <w:left w:val="none" w:sz="0" w:space="0" w:color="auto"/>
            <w:bottom w:val="none" w:sz="0" w:space="0" w:color="auto"/>
            <w:right w:val="none" w:sz="0" w:space="0" w:color="auto"/>
          </w:divBdr>
        </w:div>
        <w:div w:id="1657369366">
          <w:marLeft w:val="640"/>
          <w:marRight w:val="0"/>
          <w:marTop w:val="0"/>
          <w:marBottom w:val="0"/>
          <w:divBdr>
            <w:top w:val="none" w:sz="0" w:space="0" w:color="auto"/>
            <w:left w:val="none" w:sz="0" w:space="0" w:color="auto"/>
            <w:bottom w:val="none" w:sz="0" w:space="0" w:color="auto"/>
            <w:right w:val="none" w:sz="0" w:space="0" w:color="auto"/>
          </w:divBdr>
        </w:div>
        <w:div w:id="686491165">
          <w:marLeft w:val="640"/>
          <w:marRight w:val="0"/>
          <w:marTop w:val="0"/>
          <w:marBottom w:val="0"/>
          <w:divBdr>
            <w:top w:val="none" w:sz="0" w:space="0" w:color="auto"/>
            <w:left w:val="none" w:sz="0" w:space="0" w:color="auto"/>
            <w:bottom w:val="none" w:sz="0" w:space="0" w:color="auto"/>
            <w:right w:val="none" w:sz="0" w:space="0" w:color="auto"/>
          </w:divBdr>
        </w:div>
        <w:div w:id="831023633">
          <w:marLeft w:val="640"/>
          <w:marRight w:val="0"/>
          <w:marTop w:val="0"/>
          <w:marBottom w:val="0"/>
          <w:divBdr>
            <w:top w:val="none" w:sz="0" w:space="0" w:color="auto"/>
            <w:left w:val="none" w:sz="0" w:space="0" w:color="auto"/>
            <w:bottom w:val="none" w:sz="0" w:space="0" w:color="auto"/>
            <w:right w:val="none" w:sz="0" w:space="0" w:color="auto"/>
          </w:divBdr>
        </w:div>
        <w:div w:id="362635367">
          <w:marLeft w:val="640"/>
          <w:marRight w:val="0"/>
          <w:marTop w:val="0"/>
          <w:marBottom w:val="0"/>
          <w:divBdr>
            <w:top w:val="none" w:sz="0" w:space="0" w:color="auto"/>
            <w:left w:val="none" w:sz="0" w:space="0" w:color="auto"/>
            <w:bottom w:val="none" w:sz="0" w:space="0" w:color="auto"/>
            <w:right w:val="none" w:sz="0" w:space="0" w:color="auto"/>
          </w:divBdr>
        </w:div>
        <w:div w:id="855653774">
          <w:marLeft w:val="640"/>
          <w:marRight w:val="0"/>
          <w:marTop w:val="0"/>
          <w:marBottom w:val="0"/>
          <w:divBdr>
            <w:top w:val="none" w:sz="0" w:space="0" w:color="auto"/>
            <w:left w:val="none" w:sz="0" w:space="0" w:color="auto"/>
            <w:bottom w:val="none" w:sz="0" w:space="0" w:color="auto"/>
            <w:right w:val="none" w:sz="0" w:space="0" w:color="auto"/>
          </w:divBdr>
        </w:div>
        <w:div w:id="1238785845">
          <w:marLeft w:val="640"/>
          <w:marRight w:val="0"/>
          <w:marTop w:val="0"/>
          <w:marBottom w:val="0"/>
          <w:divBdr>
            <w:top w:val="none" w:sz="0" w:space="0" w:color="auto"/>
            <w:left w:val="none" w:sz="0" w:space="0" w:color="auto"/>
            <w:bottom w:val="none" w:sz="0" w:space="0" w:color="auto"/>
            <w:right w:val="none" w:sz="0" w:space="0" w:color="auto"/>
          </w:divBdr>
        </w:div>
        <w:div w:id="248929846">
          <w:marLeft w:val="640"/>
          <w:marRight w:val="0"/>
          <w:marTop w:val="0"/>
          <w:marBottom w:val="0"/>
          <w:divBdr>
            <w:top w:val="none" w:sz="0" w:space="0" w:color="auto"/>
            <w:left w:val="none" w:sz="0" w:space="0" w:color="auto"/>
            <w:bottom w:val="none" w:sz="0" w:space="0" w:color="auto"/>
            <w:right w:val="none" w:sz="0" w:space="0" w:color="auto"/>
          </w:divBdr>
        </w:div>
        <w:div w:id="331956023">
          <w:marLeft w:val="640"/>
          <w:marRight w:val="0"/>
          <w:marTop w:val="0"/>
          <w:marBottom w:val="0"/>
          <w:divBdr>
            <w:top w:val="none" w:sz="0" w:space="0" w:color="auto"/>
            <w:left w:val="none" w:sz="0" w:space="0" w:color="auto"/>
            <w:bottom w:val="none" w:sz="0" w:space="0" w:color="auto"/>
            <w:right w:val="none" w:sz="0" w:space="0" w:color="auto"/>
          </w:divBdr>
        </w:div>
        <w:div w:id="1470897374">
          <w:marLeft w:val="640"/>
          <w:marRight w:val="0"/>
          <w:marTop w:val="0"/>
          <w:marBottom w:val="0"/>
          <w:divBdr>
            <w:top w:val="none" w:sz="0" w:space="0" w:color="auto"/>
            <w:left w:val="none" w:sz="0" w:space="0" w:color="auto"/>
            <w:bottom w:val="none" w:sz="0" w:space="0" w:color="auto"/>
            <w:right w:val="none" w:sz="0" w:space="0" w:color="auto"/>
          </w:divBdr>
        </w:div>
        <w:div w:id="551577672">
          <w:marLeft w:val="640"/>
          <w:marRight w:val="0"/>
          <w:marTop w:val="0"/>
          <w:marBottom w:val="0"/>
          <w:divBdr>
            <w:top w:val="none" w:sz="0" w:space="0" w:color="auto"/>
            <w:left w:val="none" w:sz="0" w:space="0" w:color="auto"/>
            <w:bottom w:val="none" w:sz="0" w:space="0" w:color="auto"/>
            <w:right w:val="none" w:sz="0" w:space="0" w:color="auto"/>
          </w:divBdr>
        </w:div>
        <w:div w:id="225535920">
          <w:marLeft w:val="640"/>
          <w:marRight w:val="0"/>
          <w:marTop w:val="0"/>
          <w:marBottom w:val="0"/>
          <w:divBdr>
            <w:top w:val="none" w:sz="0" w:space="0" w:color="auto"/>
            <w:left w:val="none" w:sz="0" w:space="0" w:color="auto"/>
            <w:bottom w:val="none" w:sz="0" w:space="0" w:color="auto"/>
            <w:right w:val="none" w:sz="0" w:space="0" w:color="auto"/>
          </w:divBdr>
        </w:div>
        <w:div w:id="1262297395">
          <w:marLeft w:val="640"/>
          <w:marRight w:val="0"/>
          <w:marTop w:val="0"/>
          <w:marBottom w:val="0"/>
          <w:divBdr>
            <w:top w:val="none" w:sz="0" w:space="0" w:color="auto"/>
            <w:left w:val="none" w:sz="0" w:space="0" w:color="auto"/>
            <w:bottom w:val="none" w:sz="0" w:space="0" w:color="auto"/>
            <w:right w:val="none" w:sz="0" w:space="0" w:color="auto"/>
          </w:divBdr>
        </w:div>
        <w:div w:id="1747724988">
          <w:marLeft w:val="640"/>
          <w:marRight w:val="0"/>
          <w:marTop w:val="0"/>
          <w:marBottom w:val="0"/>
          <w:divBdr>
            <w:top w:val="none" w:sz="0" w:space="0" w:color="auto"/>
            <w:left w:val="none" w:sz="0" w:space="0" w:color="auto"/>
            <w:bottom w:val="none" w:sz="0" w:space="0" w:color="auto"/>
            <w:right w:val="none" w:sz="0" w:space="0" w:color="auto"/>
          </w:divBdr>
        </w:div>
        <w:div w:id="1501315935">
          <w:marLeft w:val="640"/>
          <w:marRight w:val="0"/>
          <w:marTop w:val="0"/>
          <w:marBottom w:val="0"/>
          <w:divBdr>
            <w:top w:val="none" w:sz="0" w:space="0" w:color="auto"/>
            <w:left w:val="none" w:sz="0" w:space="0" w:color="auto"/>
            <w:bottom w:val="none" w:sz="0" w:space="0" w:color="auto"/>
            <w:right w:val="none" w:sz="0" w:space="0" w:color="auto"/>
          </w:divBdr>
        </w:div>
        <w:div w:id="1649018766">
          <w:marLeft w:val="640"/>
          <w:marRight w:val="0"/>
          <w:marTop w:val="0"/>
          <w:marBottom w:val="0"/>
          <w:divBdr>
            <w:top w:val="none" w:sz="0" w:space="0" w:color="auto"/>
            <w:left w:val="none" w:sz="0" w:space="0" w:color="auto"/>
            <w:bottom w:val="none" w:sz="0" w:space="0" w:color="auto"/>
            <w:right w:val="none" w:sz="0" w:space="0" w:color="auto"/>
          </w:divBdr>
        </w:div>
        <w:div w:id="1667828529">
          <w:marLeft w:val="640"/>
          <w:marRight w:val="0"/>
          <w:marTop w:val="0"/>
          <w:marBottom w:val="0"/>
          <w:divBdr>
            <w:top w:val="none" w:sz="0" w:space="0" w:color="auto"/>
            <w:left w:val="none" w:sz="0" w:space="0" w:color="auto"/>
            <w:bottom w:val="none" w:sz="0" w:space="0" w:color="auto"/>
            <w:right w:val="none" w:sz="0" w:space="0" w:color="auto"/>
          </w:divBdr>
        </w:div>
        <w:div w:id="99617501">
          <w:marLeft w:val="640"/>
          <w:marRight w:val="0"/>
          <w:marTop w:val="0"/>
          <w:marBottom w:val="0"/>
          <w:divBdr>
            <w:top w:val="none" w:sz="0" w:space="0" w:color="auto"/>
            <w:left w:val="none" w:sz="0" w:space="0" w:color="auto"/>
            <w:bottom w:val="none" w:sz="0" w:space="0" w:color="auto"/>
            <w:right w:val="none" w:sz="0" w:space="0" w:color="auto"/>
          </w:divBdr>
        </w:div>
        <w:div w:id="917058426">
          <w:marLeft w:val="640"/>
          <w:marRight w:val="0"/>
          <w:marTop w:val="0"/>
          <w:marBottom w:val="0"/>
          <w:divBdr>
            <w:top w:val="none" w:sz="0" w:space="0" w:color="auto"/>
            <w:left w:val="none" w:sz="0" w:space="0" w:color="auto"/>
            <w:bottom w:val="none" w:sz="0" w:space="0" w:color="auto"/>
            <w:right w:val="none" w:sz="0" w:space="0" w:color="auto"/>
          </w:divBdr>
        </w:div>
        <w:div w:id="1482648834">
          <w:marLeft w:val="640"/>
          <w:marRight w:val="0"/>
          <w:marTop w:val="0"/>
          <w:marBottom w:val="0"/>
          <w:divBdr>
            <w:top w:val="none" w:sz="0" w:space="0" w:color="auto"/>
            <w:left w:val="none" w:sz="0" w:space="0" w:color="auto"/>
            <w:bottom w:val="none" w:sz="0" w:space="0" w:color="auto"/>
            <w:right w:val="none" w:sz="0" w:space="0" w:color="auto"/>
          </w:divBdr>
        </w:div>
        <w:div w:id="774980259">
          <w:marLeft w:val="640"/>
          <w:marRight w:val="0"/>
          <w:marTop w:val="0"/>
          <w:marBottom w:val="0"/>
          <w:divBdr>
            <w:top w:val="none" w:sz="0" w:space="0" w:color="auto"/>
            <w:left w:val="none" w:sz="0" w:space="0" w:color="auto"/>
            <w:bottom w:val="none" w:sz="0" w:space="0" w:color="auto"/>
            <w:right w:val="none" w:sz="0" w:space="0" w:color="auto"/>
          </w:divBdr>
        </w:div>
        <w:div w:id="599487369">
          <w:marLeft w:val="640"/>
          <w:marRight w:val="0"/>
          <w:marTop w:val="0"/>
          <w:marBottom w:val="0"/>
          <w:divBdr>
            <w:top w:val="none" w:sz="0" w:space="0" w:color="auto"/>
            <w:left w:val="none" w:sz="0" w:space="0" w:color="auto"/>
            <w:bottom w:val="none" w:sz="0" w:space="0" w:color="auto"/>
            <w:right w:val="none" w:sz="0" w:space="0" w:color="auto"/>
          </w:divBdr>
        </w:div>
        <w:div w:id="227231913">
          <w:marLeft w:val="640"/>
          <w:marRight w:val="0"/>
          <w:marTop w:val="0"/>
          <w:marBottom w:val="0"/>
          <w:divBdr>
            <w:top w:val="none" w:sz="0" w:space="0" w:color="auto"/>
            <w:left w:val="none" w:sz="0" w:space="0" w:color="auto"/>
            <w:bottom w:val="none" w:sz="0" w:space="0" w:color="auto"/>
            <w:right w:val="none" w:sz="0" w:space="0" w:color="auto"/>
          </w:divBdr>
        </w:div>
        <w:div w:id="1964577539">
          <w:marLeft w:val="640"/>
          <w:marRight w:val="0"/>
          <w:marTop w:val="0"/>
          <w:marBottom w:val="0"/>
          <w:divBdr>
            <w:top w:val="none" w:sz="0" w:space="0" w:color="auto"/>
            <w:left w:val="none" w:sz="0" w:space="0" w:color="auto"/>
            <w:bottom w:val="none" w:sz="0" w:space="0" w:color="auto"/>
            <w:right w:val="none" w:sz="0" w:space="0" w:color="auto"/>
          </w:divBdr>
        </w:div>
        <w:div w:id="114563703">
          <w:marLeft w:val="640"/>
          <w:marRight w:val="0"/>
          <w:marTop w:val="0"/>
          <w:marBottom w:val="0"/>
          <w:divBdr>
            <w:top w:val="none" w:sz="0" w:space="0" w:color="auto"/>
            <w:left w:val="none" w:sz="0" w:space="0" w:color="auto"/>
            <w:bottom w:val="none" w:sz="0" w:space="0" w:color="auto"/>
            <w:right w:val="none" w:sz="0" w:space="0" w:color="auto"/>
          </w:divBdr>
        </w:div>
        <w:div w:id="1311598669">
          <w:marLeft w:val="640"/>
          <w:marRight w:val="0"/>
          <w:marTop w:val="0"/>
          <w:marBottom w:val="0"/>
          <w:divBdr>
            <w:top w:val="none" w:sz="0" w:space="0" w:color="auto"/>
            <w:left w:val="none" w:sz="0" w:space="0" w:color="auto"/>
            <w:bottom w:val="none" w:sz="0" w:space="0" w:color="auto"/>
            <w:right w:val="none" w:sz="0" w:space="0" w:color="auto"/>
          </w:divBdr>
        </w:div>
        <w:div w:id="373118928">
          <w:marLeft w:val="640"/>
          <w:marRight w:val="0"/>
          <w:marTop w:val="0"/>
          <w:marBottom w:val="0"/>
          <w:divBdr>
            <w:top w:val="none" w:sz="0" w:space="0" w:color="auto"/>
            <w:left w:val="none" w:sz="0" w:space="0" w:color="auto"/>
            <w:bottom w:val="none" w:sz="0" w:space="0" w:color="auto"/>
            <w:right w:val="none" w:sz="0" w:space="0" w:color="auto"/>
          </w:divBdr>
        </w:div>
        <w:div w:id="878979889">
          <w:marLeft w:val="640"/>
          <w:marRight w:val="0"/>
          <w:marTop w:val="0"/>
          <w:marBottom w:val="0"/>
          <w:divBdr>
            <w:top w:val="none" w:sz="0" w:space="0" w:color="auto"/>
            <w:left w:val="none" w:sz="0" w:space="0" w:color="auto"/>
            <w:bottom w:val="none" w:sz="0" w:space="0" w:color="auto"/>
            <w:right w:val="none" w:sz="0" w:space="0" w:color="auto"/>
          </w:divBdr>
        </w:div>
        <w:div w:id="1733504083">
          <w:marLeft w:val="640"/>
          <w:marRight w:val="0"/>
          <w:marTop w:val="0"/>
          <w:marBottom w:val="0"/>
          <w:divBdr>
            <w:top w:val="none" w:sz="0" w:space="0" w:color="auto"/>
            <w:left w:val="none" w:sz="0" w:space="0" w:color="auto"/>
            <w:bottom w:val="none" w:sz="0" w:space="0" w:color="auto"/>
            <w:right w:val="none" w:sz="0" w:space="0" w:color="auto"/>
          </w:divBdr>
        </w:div>
        <w:div w:id="1372222348">
          <w:marLeft w:val="640"/>
          <w:marRight w:val="0"/>
          <w:marTop w:val="0"/>
          <w:marBottom w:val="0"/>
          <w:divBdr>
            <w:top w:val="none" w:sz="0" w:space="0" w:color="auto"/>
            <w:left w:val="none" w:sz="0" w:space="0" w:color="auto"/>
            <w:bottom w:val="none" w:sz="0" w:space="0" w:color="auto"/>
            <w:right w:val="none" w:sz="0" w:space="0" w:color="auto"/>
          </w:divBdr>
        </w:div>
        <w:div w:id="1423528505">
          <w:marLeft w:val="640"/>
          <w:marRight w:val="0"/>
          <w:marTop w:val="0"/>
          <w:marBottom w:val="0"/>
          <w:divBdr>
            <w:top w:val="none" w:sz="0" w:space="0" w:color="auto"/>
            <w:left w:val="none" w:sz="0" w:space="0" w:color="auto"/>
            <w:bottom w:val="none" w:sz="0" w:space="0" w:color="auto"/>
            <w:right w:val="none" w:sz="0" w:space="0" w:color="auto"/>
          </w:divBdr>
        </w:div>
        <w:div w:id="1577009755">
          <w:marLeft w:val="640"/>
          <w:marRight w:val="0"/>
          <w:marTop w:val="0"/>
          <w:marBottom w:val="0"/>
          <w:divBdr>
            <w:top w:val="none" w:sz="0" w:space="0" w:color="auto"/>
            <w:left w:val="none" w:sz="0" w:space="0" w:color="auto"/>
            <w:bottom w:val="none" w:sz="0" w:space="0" w:color="auto"/>
            <w:right w:val="none" w:sz="0" w:space="0" w:color="auto"/>
          </w:divBdr>
        </w:div>
        <w:div w:id="1133669411">
          <w:marLeft w:val="640"/>
          <w:marRight w:val="0"/>
          <w:marTop w:val="0"/>
          <w:marBottom w:val="0"/>
          <w:divBdr>
            <w:top w:val="none" w:sz="0" w:space="0" w:color="auto"/>
            <w:left w:val="none" w:sz="0" w:space="0" w:color="auto"/>
            <w:bottom w:val="none" w:sz="0" w:space="0" w:color="auto"/>
            <w:right w:val="none" w:sz="0" w:space="0" w:color="auto"/>
          </w:divBdr>
        </w:div>
        <w:div w:id="655764265">
          <w:marLeft w:val="640"/>
          <w:marRight w:val="0"/>
          <w:marTop w:val="0"/>
          <w:marBottom w:val="0"/>
          <w:divBdr>
            <w:top w:val="none" w:sz="0" w:space="0" w:color="auto"/>
            <w:left w:val="none" w:sz="0" w:space="0" w:color="auto"/>
            <w:bottom w:val="none" w:sz="0" w:space="0" w:color="auto"/>
            <w:right w:val="none" w:sz="0" w:space="0" w:color="auto"/>
          </w:divBdr>
        </w:div>
        <w:div w:id="533737595">
          <w:marLeft w:val="640"/>
          <w:marRight w:val="0"/>
          <w:marTop w:val="0"/>
          <w:marBottom w:val="0"/>
          <w:divBdr>
            <w:top w:val="none" w:sz="0" w:space="0" w:color="auto"/>
            <w:left w:val="none" w:sz="0" w:space="0" w:color="auto"/>
            <w:bottom w:val="none" w:sz="0" w:space="0" w:color="auto"/>
            <w:right w:val="none" w:sz="0" w:space="0" w:color="auto"/>
          </w:divBdr>
        </w:div>
        <w:div w:id="240482105">
          <w:marLeft w:val="640"/>
          <w:marRight w:val="0"/>
          <w:marTop w:val="0"/>
          <w:marBottom w:val="0"/>
          <w:divBdr>
            <w:top w:val="none" w:sz="0" w:space="0" w:color="auto"/>
            <w:left w:val="none" w:sz="0" w:space="0" w:color="auto"/>
            <w:bottom w:val="none" w:sz="0" w:space="0" w:color="auto"/>
            <w:right w:val="none" w:sz="0" w:space="0" w:color="auto"/>
          </w:divBdr>
        </w:div>
        <w:div w:id="1909804678">
          <w:marLeft w:val="640"/>
          <w:marRight w:val="0"/>
          <w:marTop w:val="0"/>
          <w:marBottom w:val="0"/>
          <w:divBdr>
            <w:top w:val="none" w:sz="0" w:space="0" w:color="auto"/>
            <w:left w:val="none" w:sz="0" w:space="0" w:color="auto"/>
            <w:bottom w:val="none" w:sz="0" w:space="0" w:color="auto"/>
            <w:right w:val="none" w:sz="0" w:space="0" w:color="auto"/>
          </w:divBdr>
        </w:div>
        <w:div w:id="2026130462">
          <w:marLeft w:val="640"/>
          <w:marRight w:val="0"/>
          <w:marTop w:val="0"/>
          <w:marBottom w:val="0"/>
          <w:divBdr>
            <w:top w:val="none" w:sz="0" w:space="0" w:color="auto"/>
            <w:left w:val="none" w:sz="0" w:space="0" w:color="auto"/>
            <w:bottom w:val="none" w:sz="0" w:space="0" w:color="auto"/>
            <w:right w:val="none" w:sz="0" w:space="0" w:color="auto"/>
          </w:divBdr>
        </w:div>
        <w:div w:id="401686247">
          <w:marLeft w:val="640"/>
          <w:marRight w:val="0"/>
          <w:marTop w:val="0"/>
          <w:marBottom w:val="0"/>
          <w:divBdr>
            <w:top w:val="none" w:sz="0" w:space="0" w:color="auto"/>
            <w:left w:val="none" w:sz="0" w:space="0" w:color="auto"/>
            <w:bottom w:val="none" w:sz="0" w:space="0" w:color="auto"/>
            <w:right w:val="none" w:sz="0" w:space="0" w:color="auto"/>
          </w:divBdr>
        </w:div>
        <w:div w:id="1670057114">
          <w:marLeft w:val="640"/>
          <w:marRight w:val="0"/>
          <w:marTop w:val="0"/>
          <w:marBottom w:val="0"/>
          <w:divBdr>
            <w:top w:val="none" w:sz="0" w:space="0" w:color="auto"/>
            <w:left w:val="none" w:sz="0" w:space="0" w:color="auto"/>
            <w:bottom w:val="none" w:sz="0" w:space="0" w:color="auto"/>
            <w:right w:val="none" w:sz="0" w:space="0" w:color="auto"/>
          </w:divBdr>
        </w:div>
        <w:div w:id="964385344">
          <w:marLeft w:val="640"/>
          <w:marRight w:val="0"/>
          <w:marTop w:val="0"/>
          <w:marBottom w:val="0"/>
          <w:divBdr>
            <w:top w:val="none" w:sz="0" w:space="0" w:color="auto"/>
            <w:left w:val="none" w:sz="0" w:space="0" w:color="auto"/>
            <w:bottom w:val="none" w:sz="0" w:space="0" w:color="auto"/>
            <w:right w:val="none" w:sz="0" w:space="0" w:color="auto"/>
          </w:divBdr>
        </w:div>
        <w:div w:id="1088043110">
          <w:marLeft w:val="640"/>
          <w:marRight w:val="0"/>
          <w:marTop w:val="0"/>
          <w:marBottom w:val="0"/>
          <w:divBdr>
            <w:top w:val="none" w:sz="0" w:space="0" w:color="auto"/>
            <w:left w:val="none" w:sz="0" w:space="0" w:color="auto"/>
            <w:bottom w:val="none" w:sz="0" w:space="0" w:color="auto"/>
            <w:right w:val="none" w:sz="0" w:space="0" w:color="auto"/>
          </w:divBdr>
        </w:div>
        <w:div w:id="1445077267">
          <w:marLeft w:val="640"/>
          <w:marRight w:val="0"/>
          <w:marTop w:val="0"/>
          <w:marBottom w:val="0"/>
          <w:divBdr>
            <w:top w:val="none" w:sz="0" w:space="0" w:color="auto"/>
            <w:left w:val="none" w:sz="0" w:space="0" w:color="auto"/>
            <w:bottom w:val="none" w:sz="0" w:space="0" w:color="auto"/>
            <w:right w:val="none" w:sz="0" w:space="0" w:color="auto"/>
          </w:divBdr>
        </w:div>
        <w:div w:id="578946748">
          <w:marLeft w:val="640"/>
          <w:marRight w:val="0"/>
          <w:marTop w:val="0"/>
          <w:marBottom w:val="0"/>
          <w:divBdr>
            <w:top w:val="none" w:sz="0" w:space="0" w:color="auto"/>
            <w:left w:val="none" w:sz="0" w:space="0" w:color="auto"/>
            <w:bottom w:val="none" w:sz="0" w:space="0" w:color="auto"/>
            <w:right w:val="none" w:sz="0" w:space="0" w:color="auto"/>
          </w:divBdr>
        </w:div>
        <w:div w:id="724913562">
          <w:marLeft w:val="640"/>
          <w:marRight w:val="0"/>
          <w:marTop w:val="0"/>
          <w:marBottom w:val="0"/>
          <w:divBdr>
            <w:top w:val="none" w:sz="0" w:space="0" w:color="auto"/>
            <w:left w:val="none" w:sz="0" w:space="0" w:color="auto"/>
            <w:bottom w:val="none" w:sz="0" w:space="0" w:color="auto"/>
            <w:right w:val="none" w:sz="0" w:space="0" w:color="auto"/>
          </w:divBdr>
        </w:div>
        <w:div w:id="1188983851">
          <w:marLeft w:val="640"/>
          <w:marRight w:val="0"/>
          <w:marTop w:val="0"/>
          <w:marBottom w:val="0"/>
          <w:divBdr>
            <w:top w:val="none" w:sz="0" w:space="0" w:color="auto"/>
            <w:left w:val="none" w:sz="0" w:space="0" w:color="auto"/>
            <w:bottom w:val="none" w:sz="0" w:space="0" w:color="auto"/>
            <w:right w:val="none" w:sz="0" w:space="0" w:color="auto"/>
          </w:divBdr>
        </w:div>
      </w:divsChild>
    </w:div>
    <w:div w:id="973372267">
      <w:marLeft w:val="0"/>
      <w:marRight w:val="0"/>
      <w:marTop w:val="0"/>
      <w:marBottom w:val="0"/>
      <w:divBdr>
        <w:top w:val="none" w:sz="0" w:space="0" w:color="auto"/>
        <w:left w:val="none" w:sz="0" w:space="0" w:color="auto"/>
        <w:bottom w:val="none" w:sz="0" w:space="0" w:color="auto"/>
        <w:right w:val="none" w:sz="0" w:space="0" w:color="auto"/>
      </w:divBdr>
    </w:div>
    <w:div w:id="988096805">
      <w:bodyDiv w:val="1"/>
      <w:marLeft w:val="0"/>
      <w:marRight w:val="0"/>
      <w:marTop w:val="0"/>
      <w:marBottom w:val="0"/>
      <w:divBdr>
        <w:top w:val="none" w:sz="0" w:space="0" w:color="auto"/>
        <w:left w:val="none" w:sz="0" w:space="0" w:color="auto"/>
        <w:bottom w:val="none" w:sz="0" w:space="0" w:color="auto"/>
        <w:right w:val="none" w:sz="0" w:space="0" w:color="auto"/>
      </w:divBdr>
      <w:divsChild>
        <w:div w:id="42021295">
          <w:marLeft w:val="640"/>
          <w:marRight w:val="0"/>
          <w:marTop w:val="0"/>
          <w:marBottom w:val="0"/>
          <w:divBdr>
            <w:top w:val="none" w:sz="0" w:space="0" w:color="auto"/>
            <w:left w:val="none" w:sz="0" w:space="0" w:color="auto"/>
            <w:bottom w:val="none" w:sz="0" w:space="0" w:color="auto"/>
            <w:right w:val="none" w:sz="0" w:space="0" w:color="auto"/>
          </w:divBdr>
        </w:div>
        <w:div w:id="93941982">
          <w:marLeft w:val="640"/>
          <w:marRight w:val="0"/>
          <w:marTop w:val="0"/>
          <w:marBottom w:val="0"/>
          <w:divBdr>
            <w:top w:val="none" w:sz="0" w:space="0" w:color="auto"/>
            <w:left w:val="none" w:sz="0" w:space="0" w:color="auto"/>
            <w:bottom w:val="none" w:sz="0" w:space="0" w:color="auto"/>
            <w:right w:val="none" w:sz="0" w:space="0" w:color="auto"/>
          </w:divBdr>
        </w:div>
        <w:div w:id="125903134">
          <w:marLeft w:val="640"/>
          <w:marRight w:val="0"/>
          <w:marTop w:val="0"/>
          <w:marBottom w:val="0"/>
          <w:divBdr>
            <w:top w:val="none" w:sz="0" w:space="0" w:color="auto"/>
            <w:left w:val="none" w:sz="0" w:space="0" w:color="auto"/>
            <w:bottom w:val="none" w:sz="0" w:space="0" w:color="auto"/>
            <w:right w:val="none" w:sz="0" w:space="0" w:color="auto"/>
          </w:divBdr>
        </w:div>
        <w:div w:id="388963162">
          <w:marLeft w:val="640"/>
          <w:marRight w:val="0"/>
          <w:marTop w:val="0"/>
          <w:marBottom w:val="0"/>
          <w:divBdr>
            <w:top w:val="none" w:sz="0" w:space="0" w:color="auto"/>
            <w:left w:val="none" w:sz="0" w:space="0" w:color="auto"/>
            <w:bottom w:val="none" w:sz="0" w:space="0" w:color="auto"/>
            <w:right w:val="none" w:sz="0" w:space="0" w:color="auto"/>
          </w:divBdr>
        </w:div>
        <w:div w:id="396783944">
          <w:marLeft w:val="640"/>
          <w:marRight w:val="0"/>
          <w:marTop w:val="0"/>
          <w:marBottom w:val="0"/>
          <w:divBdr>
            <w:top w:val="none" w:sz="0" w:space="0" w:color="auto"/>
            <w:left w:val="none" w:sz="0" w:space="0" w:color="auto"/>
            <w:bottom w:val="none" w:sz="0" w:space="0" w:color="auto"/>
            <w:right w:val="none" w:sz="0" w:space="0" w:color="auto"/>
          </w:divBdr>
        </w:div>
        <w:div w:id="428894822">
          <w:marLeft w:val="640"/>
          <w:marRight w:val="0"/>
          <w:marTop w:val="0"/>
          <w:marBottom w:val="0"/>
          <w:divBdr>
            <w:top w:val="none" w:sz="0" w:space="0" w:color="auto"/>
            <w:left w:val="none" w:sz="0" w:space="0" w:color="auto"/>
            <w:bottom w:val="none" w:sz="0" w:space="0" w:color="auto"/>
            <w:right w:val="none" w:sz="0" w:space="0" w:color="auto"/>
          </w:divBdr>
        </w:div>
        <w:div w:id="477695598">
          <w:marLeft w:val="640"/>
          <w:marRight w:val="0"/>
          <w:marTop w:val="0"/>
          <w:marBottom w:val="0"/>
          <w:divBdr>
            <w:top w:val="none" w:sz="0" w:space="0" w:color="auto"/>
            <w:left w:val="none" w:sz="0" w:space="0" w:color="auto"/>
            <w:bottom w:val="none" w:sz="0" w:space="0" w:color="auto"/>
            <w:right w:val="none" w:sz="0" w:space="0" w:color="auto"/>
          </w:divBdr>
        </w:div>
        <w:div w:id="533277162">
          <w:marLeft w:val="640"/>
          <w:marRight w:val="0"/>
          <w:marTop w:val="0"/>
          <w:marBottom w:val="0"/>
          <w:divBdr>
            <w:top w:val="none" w:sz="0" w:space="0" w:color="auto"/>
            <w:left w:val="none" w:sz="0" w:space="0" w:color="auto"/>
            <w:bottom w:val="none" w:sz="0" w:space="0" w:color="auto"/>
            <w:right w:val="none" w:sz="0" w:space="0" w:color="auto"/>
          </w:divBdr>
        </w:div>
        <w:div w:id="547452889">
          <w:marLeft w:val="640"/>
          <w:marRight w:val="0"/>
          <w:marTop w:val="0"/>
          <w:marBottom w:val="0"/>
          <w:divBdr>
            <w:top w:val="none" w:sz="0" w:space="0" w:color="auto"/>
            <w:left w:val="none" w:sz="0" w:space="0" w:color="auto"/>
            <w:bottom w:val="none" w:sz="0" w:space="0" w:color="auto"/>
            <w:right w:val="none" w:sz="0" w:space="0" w:color="auto"/>
          </w:divBdr>
        </w:div>
        <w:div w:id="567807287">
          <w:marLeft w:val="640"/>
          <w:marRight w:val="0"/>
          <w:marTop w:val="0"/>
          <w:marBottom w:val="0"/>
          <w:divBdr>
            <w:top w:val="none" w:sz="0" w:space="0" w:color="auto"/>
            <w:left w:val="none" w:sz="0" w:space="0" w:color="auto"/>
            <w:bottom w:val="none" w:sz="0" w:space="0" w:color="auto"/>
            <w:right w:val="none" w:sz="0" w:space="0" w:color="auto"/>
          </w:divBdr>
        </w:div>
        <w:div w:id="576481617">
          <w:marLeft w:val="640"/>
          <w:marRight w:val="0"/>
          <w:marTop w:val="0"/>
          <w:marBottom w:val="0"/>
          <w:divBdr>
            <w:top w:val="none" w:sz="0" w:space="0" w:color="auto"/>
            <w:left w:val="none" w:sz="0" w:space="0" w:color="auto"/>
            <w:bottom w:val="none" w:sz="0" w:space="0" w:color="auto"/>
            <w:right w:val="none" w:sz="0" w:space="0" w:color="auto"/>
          </w:divBdr>
        </w:div>
        <w:div w:id="648173103">
          <w:marLeft w:val="640"/>
          <w:marRight w:val="0"/>
          <w:marTop w:val="0"/>
          <w:marBottom w:val="0"/>
          <w:divBdr>
            <w:top w:val="none" w:sz="0" w:space="0" w:color="auto"/>
            <w:left w:val="none" w:sz="0" w:space="0" w:color="auto"/>
            <w:bottom w:val="none" w:sz="0" w:space="0" w:color="auto"/>
            <w:right w:val="none" w:sz="0" w:space="0" w:color="auto"/>
          </w:divBdr>
        </w:div>
        <w:div w:id="717389561">
          <w:marLeft w:val="640"/>
          <w:marRight w:val="0"/>
          <w:marTop w:val="0"/>
          <w:marBottom w:val="0"/>
          <w:divBdr>
            <w:top w:val="none" w:sz="0" w:space="0" w:color="auto"/>
            <w:left w:val="none" w:sz="0" w:space="0" w:color="auto"/>
            <w:bottom w:val="none" w:sz="0" w:space="0" w:color="auto"/>
            <w:right w:val="none" w:sz="0" w:space="0" w:color="auto"/>
          </w:divBdr>
        </w:div>
        <w:div w:id="818573742">
          <w:marLeft w:val="640"/>
          <w:marRight w:val="0"/>
          <w:marTop w:val="0"/>
          <w:marBottom w:val="0"/>
          <w:divBdr>
            <w:top w:val="none" w:sz="0" w:space="0" w:color="auto"/>
            <w:left w:val="none" w:sz="0" w:space="0" w:color="auto"/>
            <w:bottom w:val="none" w:sz="0" w:space="0" w:color="auto"/>
            <w:right w:val="none" w:sz="0" w:space="0" w:color="auto"/>
          </w:divBdr>
        </w:div>
        <w:div w:id="822888129">
          <w:marLeft w:val="640"/>
          <w:marRight w:val="0"/>
          <w:marTop w:val="0"/>
          <w:marBottom w:val="0"/>
          <w:divBdr>
            <w:top w:val="none" w:sz="0" w:space="0" w:color="auto"/>
            <w:left w:val="none" w:sz="0" w:space="0" w:color="auto"/>
            <w:bottom w:val="none" w:sz="0" w:space="0" w:color="auto"/>
            <w:right w:val="none" w:sz="0" w:space="0" w:color="auto"/>
          </w:divBdr>
        </w:div>
        <w:div w:id="866061502">
          <w:marLeft w:val="640"/>
          <w:marRight w:val="0"/>
          <w:marTop w:val="0"/>
          <w:marBottom w:val="0"/>
          <w:divBdr>
            <w:top w:val="none" w:sz="0" w:space="0" w:color="auto"/>
            <w:left w:val="none" w:sz="0" w:space="0" w:color="auto"/>
            <w:bottom w:val="none" w:sz="0" w:space="0" w:color="auto"/>
            <w:right w:val="none" w:sz="0" w:space="0" w:color="auto"/>
          </w:divBdr>
        </w:div>
        <w:div w:id="934361029">
          <w:marLeft w:val="640"/>
          <w:marRight w:val="0"/>
          <w:marTop w:val="0"/>
          <w:marBottom w:val="0"/>
          <w:divBdr>
            <w:top w:val="none" w:sz="0" w:space="0" w:color="auto"/>
            <w:left w:val="none" w:sz="0" w:space="0" w:color="auto"/>
            <w:bottom w:val="none" w:sz="0" w:space="0" w:color="auto"/>
            <w:right w:val="none" w:sz="0" w:space="0" w:color="auto"/>
          </w:divBdr>
        </w:div>
        <w:div w:id="950355482">
          <w:marLeft w:val="640"/>
          <w:marRight w:val="0"/>
          <w:marTop w:val="0"/>
          <w:marBottom w:val="0"/>
          <w:divBdr>
            <w:top w:val="none" w:sz="0" w:space="0" w:color="auto"/>
            <w:left w:val="none" w:sz="0" w:space="0" w:color="auto"/>
            <w:bottom w:val="none" w:sz="0" w:space="0" w:color="auto"/>
            <w:right w:val="none" w:sz="0" w:space="0" w:color="auto"/>
          </w:divBdr>
        </w:div>
        <w:div w:id="956529087">
          <w:marLeft w:val="640"/>
          <w:marRight w:val="0"/>
          <w:marTop w:val="0"/>
          <w:marBottom w:val="0"/>
          <w:divBdr>
            <w:top w:val="none" w:sz="0" w:space="0" w:color="auto"/>
            <w:left w:val="none" w:sz="0" w:space="0" w:color="auto"/>
            <w:bottom w:val="none" w:sz="0" w:space="0" w:color="auto"/>
            <w:right w:val="none" w:sz="0" w:space="0" w:color="auto"/>
          </w:divBdr>
        </w:div>
        <w:div w:id="965354401">
          <w:marLeft w:val="640"/>
          <w:marRight w:val="0"/>
          <w:marTop w:val="0"/>
          <w:marBottom w:val="0"/>
          <w:divBdr>
            <w:top w:val="none" w:sz="0" w:space="0" w:color="auto"/>
            <w:left w:val="none" w:sz="0" w:space="0" w:color="auto"/>
            <w:bottom w:val="none" w:sz="0" w:space="0" w:color="auto"/>
            <w:right w:val="none" w:sz="0" w:space="0" w:color="auto"/>
          </w:divBdr>
        </w:div>
        <w:div w:id="1051925683">
          <w:marLeft w:val="640"/>
          <w:marRight w:val="0"/>
          <w:marTop w:val="0"/>
          <w:marBottom w:val="0"/>
          <w:divBdr>
            <w:top w:val="none" w:sz="0" w:space="0" w:color="auto"/>
            <w:left w:val="none" w:sz="0" w:space="0" w:color="auto"/>
            <w:bottom w:val="none" w:sz="0" w:space="0" w:color="auto"/>
            <w:right w:val="none" w:sz="0" w:space="0" w:color="auto"/>
          </w:divBdr>
        </w:div>
        <w:div w:id="1071653639">
          <w:marLeft w:val="640"/>
          <w:marRight w:val="0"/>
          <w:marTop w:val="0"/>
          <w:marBottom w:val="0"/>
          <w:divBdr>
            <w:top w:val="none" w:sz="0" w:space="0" w:color="auto"/>
            <w:left w:val="none" w:sz="0" w:space="0" w:color="auto"/>
            <w:bottom w:val="none" w:sz="0" w:space="0" w:color="auto"/>
            <w:right w:val="none" w:sz="0" w:space="0" w:color="auto"/>
          </w:divBdr>
        </w:div>
        <w:div w:id="1166093693">
          <w:marLeft w:val="640"/>
          <w:marRight w:val="0"/>
          <w:marTop w:val="0"/>
          <w:marBottom w:val="0"/>
          <w:divBdr>
            <w:top w:val="none" w:sz="0" w:space="0" w:color="auto"/>
            <w:left w:val="none" w:sz="0" w:space="0" w:color="auto"/>
            <w:bottom w:val="none" w:sz="0" w:space="0" w:color="auto"/>
            <w:right w:val="none" w:sz="0" w:space="0" w:color="auto"/>
          </w:divBdr>
        </w:div>
        <w:div w:id="1191919612">
          <w:marLeft w:val="640"/>
          <w:marRight w:val="0"/>
          <w:marTop w:val="0"/>
          <w:marBottom w:val="0"/>
          <w:divBdr>
            <w:top w:val="none" w:sz="0" w:space="0" w:color="auto"/>
            <w:left w:val="none" w:sz="0" w:space="0" w:color="auto"/>
            <w:bottom w:val="none" w:sz="0" w:space="0" w:color="auto"/>
            <w:right w:val="none" w:sz="0" w:space="0" w:color="auto"/>
          </w:divBdr>
        </w:div>
        <w:div w:id="1266575069">
          <w:marLeft w:val="640"/>
          <w:marRight w:val="0"/>
          <w:marTop w:val="0"/>
          <w:marBottom w:val="0"/>
          <w:divBdr>
            <w:top w:val="none" w:sz="0" w:space="0" w:color="auto"/>
            <w:left w:val="none" w:sz="0" w:space="0" w:color="auto"/>
            <w:bottom w:val="none" w:sz="0" w:space="0" w:color="auto"/>
            <w:right w:val="none" w:sz="0" w:space="0" w:color="auto"/>
          </w:divBdr>
        </w:div>
        <w:div w:id="1331904785">
          <w:marLeft w:val="640"/>
          <w:marRight w:val="0"/>
          <w:marTop w:val="0"/>
          <w:marBottom w:val="0"/>
          <w:divBdr>
            <w:top w:val="none" w:sz="0" w:space="0" w:color="auto"/>
            <w:left w:val="none" w:sz="0" w:space="0" w:color="auto"/>
            <w:bottom w:val="none" w:sz="0" w:space="0" w:color="auto"/>
            <w:right w:val="none" w:sz="0" w:space="0" w:color="auto"/>
          </w:divBdr>
        </w:div>
        <w:div w:id="1372224122">
          <w:marLeft w:val="640"/>
          <w:marRight w:val="0"/>
          <w:marTop w:val="0"/>
          <w:marBottom w:val="0"/>
          <w:divBdr>
            <w:top w:val="none" w:sz="0" w:space="0" w:color="auto"/>
            <w:left w:val="none" w:sz="0" w:space="0" w:color="auto"/>
            <w:bottom w:val="none" w:sz="0" w:space="0" w:color="auto"/>
            <w:right w:val="none" w:sz="0" w:space="0" w:color="auto"/>
          </w:divBdr>
        </w:div>
        <w:div w:id="1444617811">
          <w:marLeft w:val="640"/>
          <w:marRight w:val="0"/>
          <w:marTop w:val="0"/>
          <w:marBottom w:val="0"/>
          <w:divBdr>
            <w:top w:val="none" w:sz="0" w:space="0" w:color="auto"/>
            <w:left w:val="none" w:sz="0" w:space="0" w:color="auto"/>
            <w:bottom w:val="none" w:sz="0" w:space="0" w:color="auto"/>
            <w:right w:val="none" w:sz="0" w:space="0" w:color="auto"/>
          </w:divBdr>
        </w:div>
        <w:div w:id="1456098820">
          <w:marLeft w:val="640"/>
          <w:marRight w:val="0"/>
          <w:marTop w:val="0"/>
          <w:marBottom w:val="0"/>
          <w:divBdr>
            <w:top w:val="none" w:sz="0" w:space="0" w:color="auto"/>
            <w:left w:val="none" w:sz="0" w:space="0" w:color="auto"/>
            <w:bottom w:val="none" w:sz="0" w:space="0" w:color="auto"/>
            <w:right w:val="none" w:sz="0" w:space="0" w:color="auto"/>
          </w:divBdr>
        </w:div>
        <w:div w:id="1496535507">
          <w:marLeft w:val="640"/>
          <w:marRight w:val="0"/>
          <w:marTop w:val="0"/>
          <w:marBottom w:val="0"/>
          <w:divBdr>
            <w:top w:val="none" w:sz="0" w:space="0" w:color="auto"/>
            <w:left w:val="none" w:sz="0" w:space="0" w:color="auto"/>
            <w:bottom w:val="none" w:sz="0" w:space="0" w:color="auto"/>
            <w:right w:val="none" w:sz="0" w:space="0" w:color="auto"/>
          </w:divBdr>
        </w:div>
        <w:div w:id="1499807032">
          <w:marLeft w:val="640"/>
          <w:marRight w:val="0"/>
          <w:marTop w:val="0"/>
          <w:marBottom w:val="0"/>
          <w:divBdr>
            <w:top w:val="none" w:sz="0" w:space="0" w:color="auto"/>
            <w:left w:val="none" w:sz="0" w:space="0" w:color="auto"/>
            <w:bottom w:val="none" w:sz="0" w:space="0" w:color="auto"/>
            <w:right w:val="none" w:sz="0" w:space="0" w:color="auto"/>
          </w:divBdr>
        </w:div>
        <w:div w:id="1539198094">
          <w:marLeft w:val="640"/>
          <w:marRight w:val="0"/>
          <w:marTop w:val="0"/>
          <w:marBottom w:val="0"/>
          <w:divBdr>
            <w:top w:val="none" w:sz="0" w:space="0" w:color="auto"/>
            <w:left w:val="none" w:sz="0" w:space="0" w:color="auto"/>
            <w:bottom w:val="none" w:sz="0" w:space="0" w:color="auto"/>
            <w:right w:val="none" w:sz="0" w:space="0" w:color="auto"/>
          </w:divBdr>
        </w:div>
        <w:div w:id="1696346088">
          <w:marLeft w:val="640"/>
          <w:marRight w:val="0"/>
          <w:marTop w:val="0"/>
          <w:marBottom w:val="0"/>
          <w:divBdr>
            <w:top w:val="none" w:sz="0" w:space="0" w:color="auto"/>
            <w:left w:val="none" w:sz="0" w:space="0" w:color="auto"/>
            <w:bottom w:val="none" w:sz="0" w:space="0" w:color="auto"/>
            <w:right w:val="none" w:sz="0" w:space="0" w:color="auto"/>
          </w:divBdr>
        </w:div>
        <w:div w:id="1727751975">
          <w:marLeft w:val="640"/>
          <w:marRight w:val="0"/>
          <w:marTop w:val="0"/>
          <w:marBottom w:val="0"/>
          <w:divBdr>
            <w:top w:val="none" w:sz="0" w:space="0" w:color="auto"/>
            <w:left w:val="none" w:sz="0" w:space="0" w:color="auto"/>
            <w:bottom w:val="none" w:sz="0" w:space="0" w:color="auto"/>
            <w:right w:val="none" w:sz="0" w:space="0" w:color="auto"/>
          </w:divBdr>
        </w:div>
        <w:div w:id="1743288355">
          <w:marLeft w:val="640"/>
          <w:marRight w:val="0"/>
          <w:marTop w:val="0"/>
          <w:marBottom w:val="0"/>
          <w:divBdr>
            <w:top w:val="none" w:sz="0" w:space="0" w:color="auto"/>
            <w:left w:val="none" w:sz="0" w:space="0" w:color="auto"/>
            <w:bottom w:val="none" w:sz="0" w:space="0" w:color="auto"/>
            <w:right w:val="none" w:sz="0" w:space="0" w:color="auto"/>
          </w:divBdr>
        </w:div>
        <w:div w:id="1764715330">
          <w:marLeft w:val="640"/>
          <w:marRight w:val="0"/>
          <w:marTop w:val="0"/>
          <w:marBottom w:val="0"/>
          <w:divBdr>
            <w:top w:val="none" w:sz="0" w:space="0" w:color="auto"/>
            <w:left w:val="none" w:sz="0" w:space="0" w:color="auto"/>
            <w:bottom w:val="none" w:sz="0" w:space="0" w:color="auto"/>
            <w:right w:val="none" w:sz="0" w:space="0" w:color="auto"/>
          </w:divBdr>
        </w:div>
        <w:div w:id="1768382182">
          <w:marLeft w:val="640"/>
          <w:marRight w:val="0"/>
          <w:marTop w:val="0"/>
          <w:marBottom w:val="0"/>
          <w:divBdr>
            <w:top w:val="none" w:sz="0" w:space="0" w:color="auto"/>
            <w:left w:val="none" w:sz="0" w:space="0" w:color="auto"/>
            <w:bottom w:val="none" w:sz="0" w:space="0" w:color="auto"/>
            <w:right w:val="none" w:sz="0" w:space="0" w:color="auto"/>
          </w:divBdr>
        </w:div>
        <w:div w:id="1862545061">
          <w:marLeft w:val="640"/>
          <w:marRight w:val="0"/>
          <w:marTop w:val="0"/>
          <w:marBottom w:val="0"/>
          <w:divBdr>
            <w:top w:val="none" w:sz="0" w:space="0" w:color="auto"/>
            <w:left w:val="none" w:sz="0" w:space="0" w:color="auto"/>
            <w:bottom w:val="none" w:sz="0" w:space="0" w:color="auto"/>
            <w:right w:val="none" w:sz="0" w:space="0" w:color="auto"/>
          </w:divBdr>
        </w:div>
        <w:div w:id="1917550392">
          <w:marLeft w:val="640"/>
          <w:marRight w:val="0"/>
          <w:marTop w:val="0"/>
          <w:marBottom w:val="0"/>
          <w:divBdr>
            <w:top w:val="none" w:sz="0" w:space="0" w:color="auto"/>
            <w:left w:val="none" w:sz="0" w:space="0" w:color="auto"/>
            <w:bottom w:val="none" w:sz="0" w:space="0" w:color="auto"/>
            <w:right w:val="none" w:sz="0" w:space="0" w:color="auto"/>
          </w:divBdr>
        </w:div>
        <w:div w:id="1920678912">
          <w:marLeft w:val="640"/>
          <w:marRight w:val="0"/>
          <w:marTop w:val="0"/>
          <w:marBottom w:val="0"/>
          <w:divBdr>
            <w:top w:val="none" w:sz="0" w:space="0" w:color="auto"/>
            <w:left w:val="none" w:sz="0" w:space="0" w:color="auto"/>
            <w:bottom w:val="none" w:sz="0" w:space="0" w:color="auto"/>
            <w:right w:val="none" w:sz="0" w:space="0" w:color="auto"/>
          </w:divBdr>
        </w:div>
        <w:div w:id="1958028980">
          <w:marLeft w:val="640"/>
          <w:marRight w:val="0"/>
          <w:marTop w:val="0"/>
          <w:marBottom w:val="0"/>
          <w:divBdr>
            <w:top w:val="none" w:sz="0" w:space="0" w:color="auto"/>
            <w:left w:val="none" w:sz="0" w:space="0" w:color="auto"/>
            <w:bottom w:val="none" w:sz="0" w:space="0" w:color="auto"/>
            <w:right w:val="none" w:sz="0" w:space="0" w:color="auto"/>
          </w:divBdr>
        </w:div>
        <w:div w:id="2083019606">
          <w:marLeft w:val="640"/>
          <w:marRight w:val="0"/>
          <w:marTop w:val="0"/>
          <w:marBottom w:val="0"/>
          <w:divBdr>
            <w:top w:val="none" w:sz="0" w:space="0" w:color="auto"/>
            <w:left w:val="none" w:sz="0" w:space="0" w:color="auto"/>
            <w:bottom w:val="none" w:sz="0" w:space="0" w:color="auto"/>
            <w:right w:val="none" w:sz="0" w:space="0" w:color="auto"/>
          </w:divBdr>
        </w:div>
        <w:div w:id="2095198050">
          <w:marLeft w:val="640"/>
          <w:marRight w:val="0"/>
          <w:marTop w:val="0"/>
          <w:marBottom w:val="0"/>
          <w:divBdr>
            <w:top w:val="none" w:sz="0" w:space="0" w:color="auto"/>
            <w:left w:val="none" w:sz="0" w:space="0" w:color="auto"/>
            <w:bottom w:val="none" w:sz="0" w:space="0" w:color="auto"/>
            <w:right w:val="none" w:sz="0" w:space="0" w:color="auto"/>
          </w:divBdr>
        </w:div>
        <w:div w:id="2105805017">
          <w:marLeft w:val="640"/>
          <w:marRight w:val="0"/>
          <w:marTop w:val="0"/>
          <w:marBottom w:val="0"/>
          <w:divBdr>
            <w:top w:val="none" w:sz="0" w:space="0" w:color="auto"/>
            <w:left w:val="none" w:sz="0" w:space="0" w:color="auto"/>
            <w:bottom w:val="none" w:sz="0" w:space="0" w:color="auto"/>
            <w:right w:val="none" w:sz="0" w:space="0" w:color="auto"/>
          </w:divBdr>
        </w:div>
      </w:divsChild>
    </w:div>
    <w:div w:id="992413644">
      <w:bodyDiv w:val="1"/>
      <w:marLeft w:val="0"/>
      <w:marRight w:val="0"/>
      <w:marTop w:val="0"/>
      <w:marBottom w:val="0"/>
      <w:divBdr>
        <w:top w:val="none" w:sz="0" w:space="0" w:color="auto"/>
        <w:left w:val="none" w:sz="0" w:space="0" w:color="auto"/>
        <w:bottom w:val="none" w:sz="0" w:space="0" w:color="auto"/>
        <w:right w:val="none" w:sz="0" w:space="0" w:color="auto"/>
      </w:divBdr>
      <w:divsChild>
        <w:div w:id="88083492">
          <w:marLeft w:val="640"/>
          <w:marRight w:val="0"/>
          <w:marTop w:val="0"/>
          <w:marBottom w:val="0"/>
          <w:divBdr>
            <w:top w:val="none" w:sz="0" w:space="0" w:color="auto"/>
            <w:left w:val="none" w:sz="0" w:space="0" w:color="auto"/>
            <w:bottom w:val="none" w:sz="0" w:space="0" w:color="auto"/>
            <w:right w:val="none" w:sz="0" w:space="0" w:color="auto"/>
          </w:divBdr>
        </w:div>
        <w:div w:id="88428831">
          <w:marLeft w:val="640"/>
          <w:marRight w:val="0"/>
          <w:marTop w:val="0"/>
          <w:marBottom w:val="0"/>
          <w:divBdr>
            <w:top w:val="none" w:sz="0" w:space="0" w:color="auto"/>
            <w:left w:val="none" w:sz="0" w:space="0" w:color="auto"/>
            <w:bottom w:val="none" w:sz="0" w:space="0" w:color="auto"/>
            <w:right w:val="none" w:sz="0" w:space="0" w:color="auto"/>
          </w:divBdr>
        </w:div>
        <w:div w:id="103116515">
          <w:marLeft w:val="640"/>
          <w:marRight w:val="0"/>
          <w:marTop w:val="0"/>
          <w:marBottom w:val="0"/>
          <w:divBdr>
            <w:top w:val="none" w:sz="0" w:space="0" w:color="auto"/>
            <w:left w:val="none" w:sz="0" w:space="0" w:color="auto"/>
            <w:bottom w:val="none" w:sz="0" w:space="0" w:color="auto"/>
            <w:right w:val="none" w:sz="0" w:space="0" w:color="auto"/>
          </w:divBdr>
        </w:div>
        <w:div w:id="127746421">
          <w:marLeft w:val="640"/>
          <w:marRight w:val="0"/>
          <w:marTop w:val="0"/>
          <w:marBottom w:val="0"/>
          <w:divBdr>
            <w:top w:val="none" w:sz="0" w:space="0" w:color="auto"/>
            <w:left w:val="none" w:sz="0" w:space="0" w:color="auto"/>
            <w:bottom w:val="none" w:sz="0" w:space="0" w:color="auto"/>
            <w:right w:val="none" w:sz="0" w:space="0" w:color="auto"/>
          </w:divBdr>
        </w:div>
        <w:div w:id="196503541">
          <w:marLeft w:val="640"/>
          <w:marRight w:val="0"/>
          <w:marTop w:val="0"/>
          <w:marBottom w:val="0"/>
          <w:divBdr>
            <w:top w:val="none" w:sz="0" w:space="0" w:color="auto"/>
            <w:left w:val="none" w:sz="0" w:space="0" w:color="auto"/>
            <w:bottom w:val="none" w:sz="0" w:space="0" w:color="auto"/>
            <w:right w:val="none" w:sz="0" w:space="0" w:color="auto"/>
          </w:divBdr>
        </w:div>
        <w:div w:id="234514957">
          <w:marLeft w:val="640"/>
          <w:marRight w:val="0"/>
          <w:marTop w:val="0"/>
          <w:marBottom w:val="0"/>
          <w:divBdr>
            <w:top w:val="none" w:sz="0" w:space="0" w:color="auto"/>
            <w:left w:val="none" w:sz="0" w:space="0" w:color="auto"/>
            <w:bottom w:val="none" w:sz="0" w:space="0" w:color="auto"/>
            <w:right w:val="none" w:sz="0" w:space="0" w:color="auto"/>
          </w:divBdr>
        </w:div>
        <w:div w:id="435255212">
          <w:marLeft w:val="640"/>
          <w:marRight w:val="0"/>
          <w:marTop w:val="0"/>
          <w:marBottom w:val="0"/>
          <w:divBdr>
            <w:top w:val="none" w:sz="0" w:space="0" w:color="auto"/>
            <w:left w:val="none" w:sz="0" w:space="0" w:color="auto"/>
            <w:bottom w:val="none" w:sz="0" w:space="0" w:color="auto"/>
            <w:right w:val="none" w:sz="0" w:space="0" w:color="auto"/>
          </w:divBdr>
        </w:div>
        <w:div w:id="441191882">
          <w:marLeft w:val="640"/>
          <w:marRight w:val="0"/>
          <w:marTop w:val="0"/>
          <w:marBottom w:val="0"/>
          <w:divBdr>
            <w:top w:val="none" w:sz="0" w:space="0" w:color="auto"/>
            <w:left w:val="none" w:sz="0" w:space="0" w:color="auto"/>
            <w:bottom w:val="none" w:sz="0" w:space="0" w:color="auto"/>
            <w:right w:val="none" w:sz="0" w:space="0" w:color="auto"/>
          </w:divBdr>
        </w:div>
        <w:div w:id="590898483">
          <w:marLeft w:val="640"/>
          <w:marRight w:val="0"/>
          <w:marTop w:val="0"/>
          <w:marBottom w:val="0"/>
          <w:divBdr>
            <w:top w:val="none" w:sz="0" w:space="0" w:color="auto"/>
            <w:left w:val="none" w:sz="0" w:space="0" w:color="auto"/>
            <w:bottom w:val="none" w:sz="0" w:space="0" w:color="auto"/>
            <w:right w:val="none" w:sz="0" w:space="0" w:color="auto"/>
          </w:divBdr>
        </w:div>
        <w:div w:id="596183231">
          <w:marLeft w:val="640"/>
          <w:marRight w:val="0"/>
          <w:marTop w:val="0"/>
          <w:marBottom w:val="0"/>
          <w:divBdr>
            <w:top w:val="none" w:sz="0" w:space="0" w:color="auto"/>
            <w:left w:val="none" w:sz="0" w:space="0" w:color="auto"/>
            <w:bottom w:val="none" w:sz="0" w:space="0" w:color="auto"/>
            <w:right w:val="none" w:sz="0" w:space="0" w:color="auto"/>
          </w:divBdr>
        </w:div>
        <w:div w:id="597491864">
          <w:marLeft w:val="640"/>
          <w:marRight w:val="0"/>
          <w:marTop w:val="0"/>
          <w:marBottom w:val="0"/>
          <w:divBdr>
            <w:top w:val="none" w:sz="0" w:space="0" w:color="auto"/>
            <w:left w:val="none" w:sz="0" w:space="0" w:color="auto"/>
            <w:bottom w:val="none" w:sz="0" w:space="0" w:color="auto"/>
            <w:right w:val="none" w:sz="0" w:space="0" w:color="auto"/>
          </w:divBdr>
        </w:div>
        <w:div w:id="619653289">
          <w:marLeft w:val="640"/>
          <w:marRight w:val="0"/>
          <w:marTop w:val="0"/>
          <w:marBottom w:val="0"/>
          <w:divBdr>
            <w:top w:val="none" w:sz="0" w:space="0" w:color="auto"/>
            <w:left w:val="none" w:sz="0" w:space="0" w:color="auto"/>
            <w:bottom w:val="none" w:sz="0" w:space="0" w:color="auto"/>
            <w:right w:val="none" w:sz="0" w:space="0" w:color="auto"/>
          </w:divBdr>
        </w:div>
        <w:div w:id="709770031">
          <w:marLeft w:val="640"/>
          <w:marRight w:val="0"/>
          <w:marTop w:val="0"/>
          <w:marBottom w:val="0"/>
          <w:divBdr>
            <w:top w:val="none" w:sz="0" w:space="0" w:color="auto"/>
            <w:left w:val="none" w:sz="0" w:space="0" w:color="auto"/>
            <w:bottom w:val="none" w:sz="0" w:space="0" w:color="auto"/>
            <w:right w:val="none" w:sz="0" w:space="0" w:color="auto"/>
          </w:divBdr>
        </w:div>
        <w:div w:id="743071197">
          <w:marLeft w:val="640"/>
          <w:marRight w:val="0"/>
          <w:marTop w:val="0"/>
          <w:marBottom w:val="0"/>
          <w:divBdr>
            <w:top w:val="none" w:sz="0" w:space="0" w:color="auto"/>
            <w:left w:val="none" w:sz="0" w:space="0" w:color="auto"/>
            <w:bottom w:val="none" w:sz="0" w:space="0" w:color="auto"/>
            <w:right w:val="none" w:sz="0" w:space="0" w:color="auto"/>
          </w:divBdr>
        </w:div>
        <w:div w:id="780297957">
          <w:marLeft w:val="640"/>
          <w:marRight w:val="0"/>
          <w:marTop w:val="0"/>
          <w:marBottom w:val="0"/>
          <w:divBdr>
            <w:top w:val="none" w:sz="0" w:space="0" w:color="auto"/>
            <w:left w:val="none" w:sz="0" w:space="0" w:color="auto"/>
            <w:bottom w:val="none" w:sz="0" w:space="0" w:color="auto"/>
            <w:right w:val="none" w:sz="0" w:space="0" w:color="auto"/>
          </w:divBdr>
        </w:div>
        <w:div w:id="804544541">
          <w:marLeft w:val="640"/>
          <w:marRight w:val="0"/>
          <w:marTop w:val="0"/>
          <w:marBottom w:val="0"/>
          <w:divBdr>
            <w:top w:val="none" w:sz="0" w:space="0" w:color="auto"/>
            <w:left w:val="none" w:sz="0" w:space="0" w:color="auto"/>
            <w:bottom w:val="none" w:sz="0" w:space="0" w:color="auto"/>
            <w:right w:val="none" w:sz="0" w:space="0" w:color="auto"/>
          </w:divBdr>
        </w:div>
        <w:div w:id="824471737">
          <w:marLeft w:val="640"/>
          <w:marRight w:val="0"/>
          <w:marTop w:val="0"/>
          <w:marBottom w:val="0"/>
          <w:divBdr>
            <w:top w:val="none" w:sz="0" w:space="0" w:color="auto"/>
            <w:left w:val="none" w:sz="0" w:space="0" w:color="auto"/>
            <w:bottom w:val="none" w:sz="0" w:space="0" w:color="auto"/>
            <w:right w:val="none" w:sz="0" w:space="0" w:color="auto"/>
          </w:divBdr>
        </w:div>
        <w:div w:id="930623644">
          <w:marLeft w:val="640"/>
          <w:marRight w:val="0"/>
          <w:marTop w:val="0"/>
          <w:marBottom w:val="0"/>
          <w:divBdr>
            <w:top w:val="none" w:sz="0" w:space="0" w:color="auto"/>
            <w:left w:val="none" w:sz="0" w:space="0" w:color="auto"/>
            <w:bottom w:val="none" w:sz="0" w:space="0" w:color="auto"/>
            <w:right w:val="none" w:sz="0" w:space="0" w:color="auto"/>
          </w:divBdr>
        </w:div>
        <w:div w:id="943608714">
          <w:marLeft w:val="640"/>
          <w:marRight w:val="0"/>
          <w:marTop w:val="0"/>
          <w:marBottom w:val="0"/>
          <w:divBdr>
            <w:top w:val="none" w:sz="0" w:space="0" w:color="auto"/>
            <w:left w:val="none" w:sz="0" w:space="0" w:color="auto"/>
            <w:bottom w:val="none" w:sz="0" w:space="0" w:color="auto"/>
            <w:right w:val="none" w:sz="0" w:space="0" w:color="auto"/>
          </w:divBdr>
        </w:div>
        <w:div w:id="998729460">
          <w:marLeft w:val="640"/>
          <w:marRight w:val="0"/>
          <w:marTop w:val="0"/>
          <w:marBottom w:val="0"/>
          <w:divBdr>
            <w:top w:val="none" w:sz="0" w:space="0" w:color="auto"/>
            <w:left w:val="none" w:sz="0" w:space="0" w:color="auto"/>
            <w:bottom w:val="none" w:sz="0" w:space="0" w:color="auto"/>
            <w:right w:val="none" w:sz="0" w:space="0" w:color="auto"/>
          </w:divBdr>
        </w:div>
        <w:div w:id="1024595850">
          <w:marLeft w:val="640"/>
          <w:marRight w:val="0"/>
          <w:marTop w:val="0"/>
          <w:marBottom w:val="0"/>
          <w:divBdr>
            <w:top w:val="none" w:sz="0" w:space="0" w:color="auto"/>
            <w:left w:val="none" w:sz="0" w:space="0" w:color="auto"/>
            <w:bottom w:val="none" w:sz="0" w:space="0" w:color="auto"/>
            <w:right w:val="none" w:sz="0" w:space="0" w:color="auto"/>
          </w:divBdr>
        </w:div>
        <w:div w:id="1059286363">
          <w:marLeft w:val="640"/>
          <w:marRight w:val="0"/>
          <w:marTop w:val="0"/>
          <w:marBottom w:val="0"/>
          <w:divBdr>
            <w:top w:val="none" w:sz="0" w:space="0" w:color="auto"/>
            <w:left w:val="none" w:sz="0" w:space="0" w:color="auto"/>
            <w:bottom w:val="none" w:sz="0" w:space="0" w:color="auto"/>
            <w:right w:val="none" w:sz="0" w:space="0" w:color="auto"/>
          </w:divBdr>
        </w:div>
        <w:div w:id="1098259343">
          <w:marLeft w:val="640"/>
          <w:marRight w:val="0"/>
          <w:marTop w:val="0"/>
          <w:marBottom w:val="0"/>
          <w:divBdr>
            <w:top w:val="none" w:sz="0" w:space="0" w:color="auto"/>
            <w:left w:val="none" w:sz="0" w:space="0" w:color="auto"/>
            <w:bottom w:val="none" w:sz="0" w:space="0" w:color="auto"/>
            <w:right w:val="none" w:sz="0" w:space="0" w:color="auto"/>
          </w:divBdr>
        </w:div>
        <w:div w:id="1119759617">
          <w:marLeft w:val="640"/>
          <w:marRight w:val="0"/>
          <w:marTop w:val="0"/>
          <w:marBottom w:val="0"/>
          <w:divBdr>
            <w:top w:val="none" w:sz="0" w:space="0" w:color="auto"/>
            <w:left w:val="none" w:sz="0" w:space="0" w:color="auto"/>
            <w:bottom w:val="none" w:sz="0" w:space="0" w:color="auto"/>
            <w:right w:val="none" w:sz="0" w:space="0" w:color="auto"/>
          </w:divBdr>
        </w:div>
        <w:div w:id="1176847697">
          <w:marLeft w:val="640"/>
          <w:marRight w:val="0"/>
          <w:marTop w:val="0"/>
          <w:marBottom w:val="0"/>
          <w:divBdr>
            <w:top w:val="none" w:sz="0" w:space="0" w:color="auto"/>
            <w:left w:val="none" w:sz="0" w:space="0" w:color="auto"/>
            <w:bottom w:val="none" w:sz="0" w:space="0" w:color="auto"/>
            <w:right w:val="none" w:sz="0" w:space="0" w:color="auto"/>
          </w:divBdr>
        </w:div>
        <w:div w:id="1239708072">
          <w:marLeft w:val="640"/>
          <w:marRight w:val="0"/>
          <w:marTop w:val="0"/>
          <w:marBottom w:val="0"/>
          <w:divBdr>
            <w:top w:val="none" w:sz="0" w:space="0" w:color="auto"/>
            <w:left w:val="none" w:sz="0" w:space="0" w:color="auto"/>
            <w:bottom w:val="none" w:sz="0" w:space="0" w:color="auto"/>
            <w:right w:val="none" w:sz="0" w:space="0" w:color="auto"/>
          </w:divBdr>
        </w:div>
        <w:div w:id="1251814188">
          <w:marLeft w:val="640"/>
          <w:marRight w:val="0"/>
          <w:marTop w:val="0"/>
          <w:marBottom w:val="0"/>
          <w:divBdr>
            <w:top w:val="none" w:sz="0" w:space="0" w:color="auto"/>
            <w:left w:val="none" w:sz="0" w:space="0" w:color="auto"/>
            <w:bottom w:val="none" w:sz="0" w:space="0" w:color="auto"/>
            <w:right w:val="none" w:sz="0" w:space="0" w:color="auto"/>
          </w:divBdr>
        </w:div>
        <w:div w:id="1314914794">
          <w:marLeft w:val="640"/>
          <w:marRight w:val="0"/>
          <w:marTop w:val="0"/>
          <w:marBottom w:val="0"/>
          <w:divBdr>
            <w:top w:val="none" w:sz="0" w:space="0" w:color="auto"/>
            <w:left w:val="none" w:sz="0" w:space="0" w:color="auto"/>
            <w:bottom w:val="none" w:sz="0" w:space="0" w:color="auto"/>
            <w:right w:val="none" w:sz="0" w:space="0" w:color="auto"/>
          </w:divBdr>
        </w:div>
        <w:div w:id="1404600108">
          <w:marLeft w:val="640"/>
          <w:marRight w:val="0"/>
          <w:marTop w:val="0"/>
          <w:marBottom w:val="0"/>
          <w:divBdr>
            <w:top w:val="none" w:sz="0" w:space="0" w:color="auto"/>
            <w:left w:val="none" w:sz="0" w:space="0" w:color="auto"/>
            <w:bottom w:val="none" w:sz="0" w:space="0" w:color="auto"/>
            <w:right w:val="none" w:sz="0" w:space="0" w:color="auto"/>
          </w:divBdr>
        </w:div>
        <w:div w:id="1567647211">
          <w:marLeft w:val="640"/>
          <w:marRight w:val="0"/>
          <w:marTop w:val="0"/>
          <w:marBottom w:val="0"/>
          <w:divBdr>
            <w:top w:val="none" w:sz="0" w:space="0" w:color="auto"/>
            <w:left w:val="none" w:sz="0" w:space="0" w:color="auto"/>
            <w:bottom w:val="none" w:sz="0" w:space="0" w:color="auto"/>
            <w:right w:val="none" w:sz="0" w:space="0" w:color="auto"/>
          </w:divBdr>
        </w:div>
        <w:div w:id="1576551458">
          <w:marLeft w:val="640"/>
          <w:marRight w:val="0"/>
          <w:marTop w:val="0"/>
          <w:marBottom w:val="0"/>
          <w:divBdr>
            <w:top w:val="none" w:sz="0" w:space="0" w:color="auto"/>
            <w:left w:val="none" w:sz="0" w:space="0" w:color="auto"/>
            <w:bottom w:val="none" w:sz="0" w:space="0" w:color="auto"/>
            <w:right w:val="none" w:sz="0" w:space="0" w:color="auto"/>
          </w:divBdr>
        </w:div>
        <w:div w:id="1580170529">
          <w:marLeft w:val="640"/>
          <w:marRight w:val="0"/>
          <w:marTop w:val="0"/>
          <w:marBottom w:val="0"/>
          <w:divBdr>
            <w:top w:val="none" w:sz="0" w:space="0" w:color="auto"/>
            <w:left w:val="none" w:sz="0" w:space="0" w:color="auto"/>
            <w:bottom w:val="none" w:sz="0" w:space="0" w:color="auto"/>
            <w:right w:val="none" w:sz="0" w:space="0" w:color="auto"/>
          </w:divBdr>
        </w:div>
        <w:div w:id="1618102967">
          <w:marLeft w:val="640"/>
          <w:marRight w:val="0"/>
          <w:marTop w:val="0"/>
          <w:marBottom w:val="0"/>
          <w:divBdr>
            <w:top w:val="none" w:sz="0" w:space="0" w:color="auto"/>
            <w:left w:val="none" w:sz="0" w:space="0" w:color="auto"/>
            <w:bottom w:val="none" w:sz="0" w:space="0" w:color="auto"/>
            <w:right w:val="none" w:sz="0" w:space="0" w:color="auto"/>
          </w:divBdr>
        </w:div>
        <w:div w:id="1618608577">
          <w:marLeft w:val="640"/>
          <w:marRight w:val="0"/>
          <w:marTop w:val="0"/>
          <w:marBottom w:val="0"/>
          <w:divBdr>
            <w:top w:val="none" w:sz="0" w:space="0" w:color="auto"/>
            <w:left w:val="none" w:sz="0" w:space="0" w:color="auto"/>
            <w:bottom w:val="none" w:sz="0" w:space="0" w:color="auto"/>
            <w:right w:val="none" w:sz="0" w:space="0" w:color="auto"/>
          </w:divBdr>
        </w:div>
        <w:div w:id="1680812049">
          <w:marLeft w:val="640"/>
          <w:marRight w:val="0"/>
          <w:marTop w:val="0"/>
          <w:marBottom w:val="0"/>
          <w:divBdr>
            <w:top w:val="none" w:sz="0" w:space="0" w:color="auto"/>
            <w:left w:val="none" w:sz="0" w:space="0" w:color="auto"/>
            <w:bottom w:val="none" w:sz="0" w:space="0" w:color="auto"/>
            <w:right w:val="none" w:sz="0" w:space="0" w:color="auto"/>
          </w:divBdr>
        </w:div>
        <w:div w:id="1691493720">
          <w:marLeft w:val="640"/>
          <w:marRight w:val="0"/>
          <w:marTop w:val="0"/>
          <w:marBottom w:val="0"/>
          <w:divBdr>
            <w:top w:val="none" w:sz="0" w:space="0" w:color="auto"/>
            <w:left w:val="none" w:sz="0" w:space="0" w:color="auto"/>
            <w:bottom w:val="none" w:sz="0" w:space="0" w:color="auto"/>
            <w:right w:val="none" w:sz="0" w:space="0" w:color="auto"/>
          </w:divBdr>
        </w:div>
        <w:div w:id="1693650577">
          <w:marLeft w:val="640"/>
          <w:marRight w:val="0"/>
          <w:marTop w:val="0"/>
          <w:marBottom w:val="0"/>
          <w:divBdr>
            <w:top w:val="none" w:sz="0" w:space="0" w:color="auto"/>
            <w:left w:val="none" w:sz="0" w:space="0" w:color="auto"/>
            <w:bottom w:val="none" w:sz="0" w:space="0" w:color="auto"/>
            <w:right w:val="none" w:sz="0" w:space="0" w:color="auto"/>
          </w:divBdr>
        </w:div>
        <w:div w:id="1717390453">
          <w:marLeft w:val="640"/>
          <w:marRight w:val="0"/>
          <w:marTop w:val="0"/>
          <w:marBottom w:val="0"/>
          <w:divBdr>
            <w:top w:val="none" w:sz="0" w:space="0" w:color="auto"/>
            <w:left w:val="none" w:sz="0" w:space="0" w:color="auto"/>
            <w:bottom w:val="none" w:sz="0" w:space="0" w:color="auto"/>
            <w:right w:val="none" w:sz="0" w:space="0" w:color="auto"/>
          </w:divBdr>
        </w:div>
        <w:div w:id="1717653810">
          <w:marLeft w:val="640"/>
          <w:marRight w:val="0"/>
          <w:marTop w:val="0"/>
          <w:marBottom w:val="0"/>
          <w:divBdr>
            <w:top w:val="none" w:sz="0" w:space="0" w:color="auto"/>
            <w:left w:val="none" w:sz="0" w:space="0" w:color="auto"/>
            <w:bottom w:val="none" w:sz="0" w:space="0" w:color="auto"/>
            <w:right w:val="none" w:sz="0" w:space="0" w:color="auto"/>
          </w:divBdr>
        </w:div>
        <w:div w:id="1720670617">
          <w:marLeft w:val="640"/>
          <w:marRight w:val="0"/>
          <w:marTop w:val="0"/>
          <w:marBottom w:val="0"/>
          <w:divBdr>
            <w:top w:val="none" w:sz="0" w:space="0" w:color="auto"/>
            <w:left w:val="none" w:sz="0" w:space="0" w:color="auto"/>
            <w:bottom w:val="none" w:sz="0" w:space="0" w:color="auto"/>
            <w:right w:val="none" w:sz="0" w:space="0" w:color="auto"/>
          </w:divBdr>
        </w:div>
        <w:div w:id="1802185382">
          <w:marLeft w:val="640"/>
          <w:marRight w:val="0"/>
          <w:marTop w:val="0"/>
          <w:marBottom w:val="0"/>
          <w:divBdr>
            <w:top w:val="none" w:sz="0" w:space="0" w:color="auto"/>
            <w:left w:val="none" w:sz="0" w:space="0" w:color="auto"/>
            <w:bottom w:val="none" w:sz="0" w:space="0" w:color="auto"/>
            <w:right w:val="none" w:sz="0" w:space="0" w:color="auto"/>
          </w:divBdr>
        </w:div>
        <w:div w:id="1819030560">
          <w:marLeft w:val="640"/>
          <w:marRight w:val="0"/>
          <w:marTop w:val="0"/>
          <w:marBottom w:val="0"/>
          <w:divBdr>
            <w:top w:val="none" w:sz="0" w:space="0" w:color="auto"/>
            <w:left w:val="none" w:sz="0" w:space="0" w:color="auto"/>
            <w:bottom w:val="none" w:sz="0" w:space="0" w:color="auto"/>
            <w:right w:val="none" w:sz="0" w:space="0" w:color="auto"/>
          </w:divBdr>
        </w:div>
        <w:div w:id="1820000708">
          <w:marLeft w:val="640"/>
          <w:marRight w:val="0"/>
          <w:marTop w:val="0"/>
          <w:marBottom w:val="0"/>
          <w:divBdr>
            <w:top w:val="none" w:sz="0" w:space="0" w:color="auto"/>
            <w:left w:val="none" w:sz="0" w:space="0" w:color="auto"/>
            <w:bottom w:val="none" w:sz="0" w:space="0" w:color="auto"/>
            <w:right w:val="none" w:sz="0" w:space="0" w:color="auto"/>
          </w:divBdr>
        </w:div>
        <w:div w:id="1854958742">
          <w:marLeft w:val="640"/>
          <w:marRight w:val="0"/>
          <w:marTop w:val="0"/>
          <w:marBottom w:val="0"/>
          <w:divBdr>
            <w:top w:val="none" w:sz="0" w:space="0" w:color="auto"/>
            <w:left w:val="none" w:sz="0" w:space="0" w:color="auto"/>
            <w:bottom w:val="none" w:sz="0" w:space="0" w:color="auto"/>
            <w:right w:val="none" w:sz="0" w:space="0" w:color="auto"/>
          </w:divBdr>
        </w:div>
        <w:div w:id="1924027114">
          <w:marLeft w:val="640"/>
          <w:marRight w:val="0"/>
          <w:marTop w:val="0"/>
          <w:marBottom w:val="0"/>
          <w:divBdr>
            <w:top w:val="none" w:sz="0" w:space="0" w:color="auto"/>
            <w:left w:val="none" w:sz="0" w:space="0" w:color="auto"/>
            <w:bottom w:val="none" w:sz="0" w:space="0" w:color="auto"/>
            <w:right w:val="none" w:sz="0" w:space="0" w:color="auto"/>
          </w:divBdr>
        </w:div>
        <w:div w:id="1967615465">
          <w:marLeft w:val="640"/>
          <w:marRight w:val="0"/>
          <w:marTop w:val="0"/>
          <w:marBottom w:val="0"/>
          <w:divBdr>
            <w:top w:val="none" w:sz="0" w:space="0" w:color="auto"/>
            <w:left w:val="none" w:sz="0" w:space="0" w:color="auto"/>
            <w:bottom w:val="none" w:sz="0" w:space="0" w:color="auto"/>
            <w:right w:val="none" w:sz="0" w:space="0" w:color="auto"/>
          </w:divBdr>
        </w:div>
        <w:div w:id="2010331009">
          <w:marLeft w:val="640"/>
          <w:marRight w:val="0"/>
          <w:marTop w:val="0"/>
          <w:marBottom w:val="0"/>
          <w:divBdr>
            <w:top w:val="none" w:sz="0" w:space="0" w:color="auto"/>
            <w:left w:val="none" w:sz="0" w:space="0" w:color="auto"/>
            <w:bottom w:val="none" w:sz="0" w:space="0" w:color="auto"/>
            <w:right w:val="none" w:sz="0" w:space="0" w:color="auto"/>
          </w:divBdr>
        </w:div>
        <w:div w:id="2119828649">
          <w:marLeft w:val="640"/>
          <w:marRight w:val="0"/>
          <w:marTop w:val="0"/>
          <w:marBottom w:val="0"/>
          <w:divBdr>
            <w:top w:val="none" w:sz="0" w:space="0" w:color="auto"/>
            <w:left w:val="none" w:sz="0" w:space="0" w:color="auto"/>
            <w:bottom w:val="none" w:sz="0" w:space="0" w:color="auto"/>
            <w:right w:val="none" w:sz="0" w:space="0" w:color="auto"/>
          </w:divBdr>
        </w:div>
        <w:div w:id="2125728447">
          <w:marLeft w:val="640"/>
          <w:marRight w:val="0"/>
          <w:marTop w:val="0"/>
          <w:marBottom w:val="0"/>
          <w:divBdr>
            <w:top w:val="none" w:sz="0" w:space="0" w:color="auto"/>
            <w:left w:val="none" w:sz="0" w:space="0" w:color="auto"/>
            <w:bottom w:val="none" w:sz="0" w:space="0" w:color="auto"/>
            <w:right w:val="none" w:sz="0" w:space="0" w:color="auto"/>
          </w:divBdr>
        </w:div>
      </w:divsChild>
    </w:div>
    <w:div w:id="996422517">
      <w:marLeft w:val="0"/>
      <w:marRight w:val="0"/>
      <w:marTop w:val="0"/>
      <w:marBottom w:val="0"/>
      <w:divBdr>
        <w:top w:val="none" w:sz="0" w:space="0" w:color="auto"/>
        <w:left w:val="none" w:sz="0" w:space="0" w:color="auto"/>
        <w:bottom w:val="none" w:sz="0" w:space="0" w:color="auto"/>
        <w:right w:val="none" w:sz="0" w:space="0" w:color="auto"/>
      </w:divBdr>
    </w:div>
    <w:div w:id="1002779339">
      <w:bodyDiv w:val="1"/>
      <w:marLeft w:val="0"/>
      <w:marRight w:val="0"/>
      <w:marTop w:val="0"/>
      <w:marBottom w:val="0"/>
      <w:divBdr>
        <w:top w:val="none" w:sz="0" w:space="0" w:color="auto"/>
        <w:left w:val="none" w:sz="0" w:space="0" w:color="auto"/>
        <w:bottom w:val="none" w:sz="0" w:space="0" w:color="auto"/>
        <w:right w:val="none" w:sz="0" w:space="0" w:color="auto"/>
      </w:divBdr>
      <w:divsChild>
        <w:div w:id="1556820391">
          <w:marLeft w:val="640"/>
          <w:marRight w:val="0"/>
          <w:marTop w:val="0"/>
          <w:marBottom w:val="0"/>
          <w:divBdr>
            <w:top w:val="none" w:sz="0" w:space="0" w:color="auto"/>
            <w:left w:val="none" w:sz="0" w:space="0" w:color="auto"/>
            <w:bottom w:val="none" w:sz="0" w:space="0" w:color="auto"/>
            <w:right w:val="none" w:sz="0" w:space="0" w:color="auto"/>
          </w:divBdr>
        </w:div>
        <w:div w:id="1662270572">
          <w:marLeft w:val="640"/>
          <w:marRight w:val="0"/>
          <w:marTop w:val="0"/>
          <w:marBottom w:val="0"/>
          <w:divBdr>
            <w:top w:val="none" w:sz="0" w:space="0" w:color="auto"/>
            <w:left w:val="none" w:sz="0" w:space="0" w:color="auto"/>
            <w:bottom w:val="none" w:sz="0" w:space="0" w:color="auto"/>
            <w:right w:val="none" w:sz="0" w:space="0" w:color="auto"/>
          </w:divBdr>
        </w:div>
        <w:div w:id="205796829">
          <w:marLeft w:val="640"/>
          <w:marRight w:val="0"/>
          <w:marTop w:val="0"/>
          <w:marBottom w:val="0"/>
          <w:divBdr>
            <w:top w:val="none" w:sz="0" w:space="0" w:color="auto"/>
            <w:left w:val="none" w:sz="0" w:space="0" w:color="auto"/>
            <w:bottom w:val="none" w:sz="0" w:space="0" w:color="auto"/>
            <w:right w:val="none" w:sz="0" w:space="0" w:color="auto"/>
          </w:divBdr>
        </w:div>
        <w:div w:id="1441756366">
          <w:marLeft w:val="640"/>
          <w:marRight w:val="0"/>
          <w:marTop w:val="0"/>
          <w:marBottom w:val="0"/>
          <w:divBdr>
            <w:top w:val="none" w:sz="0" w:space="0" w:color="auto"/>
            <w:left w:val="none" w:sz="0" w:space="0" w:color="auto"/>
            <w:bottom w:val="none" w:sz="0" w:space="0" w:color="auto"/>
            <w:right w:val="none" w:sz="0" w:space="0" w:color="auto"/>
          </w:divBdr>
        </w:div>
        <w:div w:id="2080902123">
          <w:marLeft w:val="640"/>
          <w:marRight w:val="0"/>
          <w:marTop w:val="0"/>
          <w:marBottom w:val="0"/>
          <w:divBdr>
            <w:top w:val="none" w:sz="0" w:space="0" w:color="auto"/>
            <w:left w:val="none" w:sz="0" w:space="0" w:color="auto"/>
            <w:bottom w:val="none" w:sz="0" w:space="0" w:color="auto"/>
            <w:right w:val="none" w:sz="0" w:space="0" w:color="auto"/>
          </w:divBdr>
        </w:div>
        <w:div w:id="654531213">
          <w:marLeft w:val="640"/>
          <w:marRight w:val="0"/>
          <w:marTop w:val="0"/>
          <w:marBottom w:val="0"/>
          <w:divBdr>
            <w:top w:val="none" w:sz="0" w:space="0" w:color="auto"/>
            <w:left w:val="none" w:sz="0" w:space="0" w:color="auto"/>
            <w:bottom w:val="none" w:sz="0" w:space="0" w:color="auto"/>
            <w:right w:val="none" w:sz="0" w:space="0" w:color="auto"/>
          </w:divBdr>
        </w:div>
        <w:div w:id="1411538768">
          <w:marLeft w:val="640"/>
          <w:marRight w:val="0"/>
          <w:marTop w:val="0"/>
          <w:marBottom w:val="0"/>
          <w:divBdr>
            <w:top w:val="none" w:sz="0" w:space="0" w:color="auto"/>
            <w:left w:val="none" w:sz="0" w:space="0" w:color="auto"/>
            <w:bottom w:val="none" w:sz="0" w:space="0" w:color="auto"/>
            <w:right w:val="none" w:sz="0" w:space="0" w:color="auto"/>
          </w:divBdr>
        </w:div>
        <w:div w:id="1366442352">
          <w:marLeft w:val="640"/>
          <w:marRight w:val="0"/>
          <w:marTop w:val="0"/>
          <w:marBottom w:val="0"/>
          <w:divBdr>
            <w:top w:val="none" w:sz="0" w:space="0" w:color="auto"/>
            <w:left w:val="none" w:sz="0" w:space="0" w:color="auto"/>
            <w:bottom w:val="none" w:sz="0" w:space="0" w:color="auto"/>
            <w:right w:val="none" w:sz="0" w:space="0" w:color="auto"/>
          </w:divBdr>
        </w:div>
        <w:div w:id="645427542">
          <w:marLeft w:val="640"/>
          <w:marRight w:val="0"/>
          <w:marTop w:val="0"/>
          <w:marBottom w:val="0"/>
          <w:divBdr>
            <w:top w:val="none" w:sz="0" w:space="0" w:color="auto"/>
            <w:left w:val="none" w:sz="0" w:space="0" w:color="auto"/>
            <w:bottom w:val="none" w:sz="0" w:space="0" w:color="auto"/>
            <w:right w:val="none" w:sz="0" w:space="0" w:color="auto"/>
          </w:divBdr>
        </w:div>
        <w:div w:id="918946409">
          <w:marLeft w:val="640"/>
          <w:marRight w:val="0"/>
          <w:marTop w:val="0"/>
          <w:marBottom w:val="0"/>
          <w:divBdr>
            <w:top w:val="none" w:sz="0" w:space="0" w:color="auto"/>
            <w:left w:val="none" w:sz="0" w:space="0" w:color="auto"/>
            <w:bottom w:val="none" w:sz="0" w:space="0" w:color="auto"/>
            <w:right w:val="none" w:sz="0" w:space="0" w:color="auto"/>
          </w:divBdr>
        </w:div>
        <w:div w:id="575674391">
          <w:marLeft w:val="640"/>
          <w:marRight w:val="0"/>
          <w:marTop w:val="0"/>
          <w:marBottom w:val="0"/>
          <w:divBdr>
            <w:top w:val="none" w:sz="0" w:space="0" w:color="auto"/>
            <w:left w:val="none" w:sz="0" w:space="0" w:color="auto"/>
            <w:bottom w:val="none" w:sz="0" w:space="0" w:color="auto"/>
            <w:right w:val="none" w:sz="0" w:space="0" w:color="auto"/>
          </w:divBdr>
        </w:div>
        <w:div w:id="1637837026">
          <w:marLeft w:val="640"/>
          <w:marRight w:val="0"/>
          <w:marTop w:val="0"/>
          <w:marBottom w:val="0"/>
          <w:divBdr>
            <w:top w:val="none" w:sz="0" w:space="0" w:color="auto"/>
            <w:left w:val="none" w:sz="0" w:space="0" w:color="auto"/>
            <w:bottom w:val="none" w:sz="0" w:space="0" w:color="auto"/>
            <w:right w:val="none" w:sz="0" w:space="0" w:color="auto"/>
          </w:divBdr>
        </w:div>
        <w:div w:id="910122001">
          <w:marLeft w:val="640"/>
          <w:marRight w:val="0"/>
          <w:marTop w:val="0"/>
          <w:marBottom w:val="0"/>
          <w:divBdr>
            <w:top w:val="none" w:sz="0" w:space="0" w:color="auto"/>
            <w:left w:val="none" w:sz="0" w:space="0" w:color="auto"/>
            <w:bottom w:val="none" w:sz="0" w:space="0" w:color="auto"/>
            <w:right w:val="none" w:sz="0" w:space="0" w:color="auto"/>
          </w:divBdr>
        </w:div>
        <w:div w:id="362751026">
          <w:marLeft w:val="640"/>
          <w:marRight w:val="0"/>
          <w:marTop w:val="0"/>
          <w:marBottom w:val="0"/>
          <w:divBdr>
            <w:top w:val="none" w:sz="0" w:space="0" w:color="auto"/>
            <w:left w:val="none" w:sz="0" w:space="0" w:color="auto"/>
            <w:bottom w:val="none" w:sz="0" w:space="0" w:color="auto"/>
            <w:right w:val="none" w:sz="0" w:space="0" w:color="auto"/>
          </w:divBdr>
        </w:div>
        <w:div w:id="938638428">
          <w:marLeft w:val="640"/>
          <w:marRight w:val="0"/>
          <w:marTop w:val="0"/>
          <w:marBottom w:val="0"/>
          <w:divBdr>
            <w:top w:val="none" w:sz="0" w:space="0" w:color="auto"/>
            <w:left w:val="none" w:sz="0" w:space="0" w:color="auto"/>
            <w:bottom w:val="none" w:sz="0" w:space="0" w:color="auto"/>
            <w:right w:val="none" w:sz="0" w:space="0" w:color="auto"/>
          </w:divBdr>
        </w:div>
        <w:div w:id="84884756">
          <w:marLeft w:val="640"/>
          <w:marRight w:val="0"/>
          <w:marTop w:val="0"/>
          <w:marBottom w:val="0"/>
          <w:divBdr>
            <w:top w:val="none" w:sz="0" w:space="0" w:color="auto"/>
            <w:left w:val="none" w:sz="0" w:space="0" w:color="auto"/>
            <w:bottom w:val="none" w:sz="0" w:space="0" w:color="auto"/>
            <w:right w:val="none" w:sz="0" w:space="0" w:color="auto"/>
          </w:divBdr>
        </w:div>
        <w:div w:id="842816002">
          <w:marLeft w:val="640"/>
          <w:marRight w:val="0"/>
          <w:marTop w:val="0"/>
          <w:marBottom w:val="0"/>
          <w:divBdr>
            <w:top w:val="none" w:sz="0" w:space="0" w:color="auto"/>
            <w:left w:val="none" w:sz="0" w:space="0" w:color="auto"/>
            <w:bottom w:val="none" w:sz="0" w:space="0" w:color="auto"/>
            <w:right w:val="none" w:sz="0" w:space="0" w:color="auto"/>
          </w:divBdr>
        </w:div>
        <w:div w:id="1044326783">
          <w:marLeft w:val="640"/>
          <w:marRight w:val="0"/>
          <w:marTop w:val="0"/>
          <w:marBottom w:val="0"/>
          <w:divBdr>
            <w:top w:val="none" w:sz="0" w:space="0" w:color="auto"/>
            <w:left w:val="none" w:sz="0" w:space="0" w:color="auto"/>
            <w:bottom w:val="none" w:sz="0" w:space="0" w:color="auto"/>
            <w:right w:val="none" w:sz="0" w:space="0" w:color="auto"/>
          </w:divBdr>
        </w:div>
        <w:div w:id="1953633310">
          <w:marLeft w:val="640"/>
          <w:marRight w:val="0"/>
          <w:marTop w:val="0"/>
          <w:marBottom w:val="0"/>
          <w:divBdr>
            <w:top w:val="none" w:sz="0" w:space="0" w:color="auto"/>
            <w:left w:val="none" w:sz="0" w:space="0" w:color="auto"/>
            <w:bottom w:val="none" w:sz="0" w:space="0" w:color="auto"/>
            <w:right w:val="none" w:sz="0" w:space="0" w:color="auto"/>
          </w:divBdr>
        </w:div>
        <w:div w:id="1953826852">
          <w:marLeft w:val="640"/>
          <w:marRight w:val="0"/>
          <w:marTop w:val="0"/>
          <w:marBottom w:val="0"/>
          <w:divBdr>
            <w:top w:val="none" w:sz="0" w:space="0" w:color="auto"/>
            <w:left w:val="none" w:sz="0" w:space="0" w:color="auto"/>
            <w:bottom w:val="none" w:sz="0" w:space="0" w:color="auto"/>
            <w:right w:val="none" w:sz="0" w:space="0" w:color="auto"/>
          </w:divBdr>
        </w:div>
        <w:div w:id="1546529680">
          <w:marLeft w:val="640"/>
          <w:marRight w:val="0"/>
          <w:marTop w:val="0"/>
          <w:marBottom w:val="0"/>
          <w:divBdr>
            <w:top w:val="none" w:sz="0" w:space="0" w:color="auto"/>
            <w:left w:val="none" w:sz="0" w:space="0" w:color="auto"/>
            <w:bottom w:val="none" w:sz="0" w:space="0" w:color="auto"/>
            <w:right w:val="none" w:sz="0" w:space="0" w:color="auto"/>
          </w:divBdr>
        </w:div>
        <w:div w:id="1796365658">
          <w:marLeft w:val="640"/>
          <w:marRight w:val="0"/>
          <w:marTop w:val="0"/>
          <w:marBottom w:val="0"/>
          <w:divBdr>
            <w:top w:val="none" w:sz="0" w:space="0" w:color="auto"/>
            <w:left w:val="none" w:sz="0" w:space="0" w:color="auto"/>
            <w:bottom w:val="none" w:sz="0" w:space="0" w:color="auto"/>
            <w:right w:val="none" w:sz="0" w:space="0" w:color="auto"/>
          </w:divBdr>
        </w:div>
        <w:div w:id="251404121">
          <w:marLeft w:val="640"/>
          <w:marRight w:val="0"/>
          <w:marTop w:val="0"/>
          <w:marBottom w:val="0"/>
          <w:divBdr>
            <w:top w:val="none" w:sz="0" w:space="0" w:color="auto"/>
            <w:left w:val="none" w:sz="0" w:space="0" w:color="auto"/>
            <w:bottom w:val="none" w:sz="0" w:space="0" w:color="auto"/>
            <w:right w:val="none" w:sz="0" w:space="0" w:color="auto"/>
          </w:divBdr>
        </w:div>
        <w:div w:id="585192858">
          <w:marLeft w:val="640"/>
          <w:marRight w:val="0"/>
          <w:marTop w:val="0"/>
          <w:marBottom w:val="0"/>
          <w:divBdr>
            <w:top w:val="none" w:sz="0" w:space="0" w:color="auto"/>
            <w:left w:val="none" w:sz="0" w:space="0" w:color="auto"/>
            <w:bottom w:val="none" w:sz="0" w:space="0" w:color="auto"/>
            <w:right w:val="none" w:sz="0" w:space="0" w:color="auto"/>
          </w:divBdr>
        </w:div>
        <w:div w:id="454061112">
          <w:marLeft w:val="640"/>
          <w:marRight w:val="0"/>
          <w:marTop w:val="0"/>
          <w:marBottom w:val="0"/>
          <w:divBdr>
            <w:top w:val="none" w:sz="0" w:space="0" w:color="auto"/>
            <w:left w:val="none" w:sz="0" w:space="0" w:color="auto"/>
            <w:bottom w:val="none" w:sz="0" w:space="0" w:color="auto"/>
            <w:right w:val="none" w:sz="0" w:space="0" w:color="auto"/>
          </w:divBdr>
        </w:div>
        <w:div w:id="1771925655">
          <w:marLeft w:val="640"/>
          <w:marRight w:val="0"/>
          <w:marTop w:val="0"/>
          <w:marBottom w:val="0"/>
          <w:divBdr>
            <w:top w:val="none" w:sz="0" w:space="0" w:color="auto"/>
            <w:left w:val="none" w:sz="0" w:space="0" w:color="auto"/>
            <w:bottom w:val="none" w:sz="0" w:space="0" w:color="auto"/>
            <w:right w:val="none" w:sz="0" w:space="0" w:color="auto"/>
          </w:divBdr>
        </w:div>
        <w:div w:id="1736466070">
          <w:marLeft w:val="640"/>
          <w:marRight w:val="0"/>
          <w:marTop w:val="0"/>
          <w:marBottom w:val="0"/>
          <w:divBdr>
            <w:top w:val="none" w:sz="0" w:space="0" w:color="auto"/>
            <w:left w:val="none" w:sz="0" w:space="0" w:color="auto"/>
            <w:bottom w:val="none" w:sz="0" w:space="0" w:color="auto"/>
            <w:right w:val="none" w:sz="0" w:space="0" w:color="auto"/>
          </w:divBdr>
        </w:div>
        <w:div w:id="409888521">
          <w:marLeft w:val="640"/>
          <w:marRight w:val="0"/>
          <w:marTop w:val="0"/>
          <w:marBottom w:val="0"/>
          <w:divBdr>
            <w:top w:val="none" w:sz="0" w:space="0" w:color="auto"/>
            <w:left w:val="none" w:sz="0" w:space="0" w:color="auto"/>
            <w:bottom w:val="none" w:sz="0" w:space="0" w:color="auto"/>
            <w:right w:val="none" w:sz="0" w:space="0" w:color="auto"/>
          </w:divBdr>
        </w:div>
        <w:div w:id="1173108852">
          <w:marLeft w:val="640"/>
          <w:marRight w:val="0"/>
          <w:marTop w:val="0"/>
          <w:marBottom w:val="0"/>
          <w:divBdr>
            <w:top w:val="none" w:sz="0" w:space="0" w:color="auto"/>
            <w:left w:val="none" w:sz="0" w:space="0" w:color="auto"/>
            <w:bottom w:val="none" w:sz="0" w:space="0" w:color="auto"/>
            <w:right w:val="none" w:sz="0" w:space="0" w:color="auto"/>
          </w:divBdr>
        </w:div>
        <w:div w:id="2076316517">
          <w:marLeft w:val="640"/>
          <w:marRight w:val="0"/>
          <w:marTop w:val="0"/>
          <w:marBottom w:val="0"/>
          <w:divBdr>
            <w:top w:val="none" w:sz="0" w:space="0" w:color="auto"/>
            <w:left w:val="none" w:sz="0" w:space="0" w:color="auto"/>
            <w:bottom w:val="none" w:sz="0" w:space="0" w:color="auto"/>
            <w:right w:val="none" w:sz="0" w:space="0" w:color="auto"/>
          </w:divBdr>
        </w:div>
        <w:div w:id="1016426623">
          <w:marLeft w:val="640"/>
          <w:marRight w:val="0"/>
          <w:marTop w:val="0"/>
          <w:marBottom w:val="0"/>
          <w:divBdr>
            <w:top w:val="none" w:sz="0" w:space="0" w:color="auto"/>
            <w:left w:val="none" w:sz="0" w:space="0" w:color="auto"/>
            <w:bottom w:val="none" w:sz="0" w:space="0" w:color="auto"/>
            <w:right w:val="none" w:sz="0" w:space="0" w:color="auto"/>
          </w:divBdr>
        </w:div>
        <w:div w:id="103228472">
          <w:marLeft w:val="640"/>
          <w:marRight w:val="0"/>
          <w:marTop w:val="0"/>
          <w:marBottom w:val="0"/>
          <w:divBdr>
            <w:top w:val="none" w:sz="0" w:space="0" w:color="auto"/>
            <w:left w:val="none" w:sz="0" w:space="0" w:color="auto"/>
            <w:bottom w:val="none" w:sz="0" w:space="0" w:color="auto"/>
            <w:right w:val="none" w:sz="0" w:space="0" w:color="auto"/>
          </w:divBdr>
        </w:div>
        <w:div w:id="322200076">
          <w:marLeft w:val="640"/>
          <w:marRight w:val="0"/>
          <w:marTop w:val="0"/>
          <w:marBottom w:val="0"/>
          <w:divBdr>
            <w:top w:val="none" w:sz="0" w:space="0" w:color="auto"/>
            <w:left w:val="none" w:sz="0" w:space="0" w:color="auto"/>
            <w:bottom w:val="none" w:sz="0" w:space="0" w:color="auto"/>
            <w:right w:val="none" w:sz="0" w:space="0" w:color="auto"/>
          </w:divBdr>
        </w:div>
        <w:div w:id="308360894">
          <w:marLeft w:val="640"/>
          <w:marRight w:val="0"/>
          <w:marTop w:val="0"/>
          <w:marBottom w:val="0"/>
          <w:divBdr>
            <w:top w:val="none" w:sz="0" w:space="0" w:color="auto"/>
            <w:left w:val="none" w:sz="0" w:space="0" w:color="auto"/>
            <w:bottom w:val="none" w:sz="0" w:space="0" w:color="auto"/>
            <w:right w:val="none" w:sz="0" w:space="0" w:color="auto"/>
          </w:divBdr>
        </w:div>
        <w:div w:id="1993219896">
          <w:marLeft w:val="640"/>
          <w:marRight w:val="0"/>
          <w:marTop w:val="0"/>
          <w:marBottom w:val="0"/>
          <w:divBdr>
            <w:top w:val="none" w:sz="0" w:space="0" w:color="auto"/>
            <w:left w:val="none" w:sz="0" w:space="0" w:color="auto"/>
            <w:bottom w:val="none" w:sz="0" w:space="0" w:color="auto"/>
            <w:right w:val="none" w:sz="0" w:space="0" w:color="auto"/>
          </w:divBdr>
        </w:div>
        <w:div w:id="632951308">
          <w:marLeft w:val="640"/>
          <w:marRight w:val="0"/>
          <w:marTop w:val="0"/>
          <w:marBottom w:val="0"/>
          <w:divBdr>
            <w:top w:val="none" w:sz="0" w:space="0" w:color="auto"/>
            <w:left w:val="none" w:sz="0" w:space="0" w:color="auto"/>
            <w:bottom w:val="none" w:sz="0" w:space="0" w:color="auto"/>
            <w:right w:val="none" w:sz="0" w:space="0" w:color="auto"/>
          </w:divBdr>
        </w:div>
        <w:div w:id="1755584246">
          <w:marLeft w:val="640"/>
          <w:marRight w:val="0"/>
          <w:marTop w:val="0"/>
          <w:marBottom w:val="0"/>
          <w:divBdr>
            <w:top w:val="none" w:sz="0" w:space="0" w:color="auto"/>
            <w:left w:val="none" w:sz="0" w:space="0" w:color="auto"/>
            <w:bottom w:val="none" w:sz="0" w:space="0" w:color="auto"/>
            <w:right w:val="none" w:sz="0" w:space="0" w:color="auto"/>
          </w:divBdr>
        </w:div>
        <w:div w:id="1806463515">
          <w:marLeft w:val="640"/>
          <w:marRight w:val="0"/>
          <w:marTop w:val="0"/>
          <w:marBottom w:val="0"/>
          <w:divBdr>
            <w:top w:val="none" w:sz="0" w:space="0" w:color="auto"/>
            <w:left w:val="none" w:sz="0" w:space="0" w:color="auto"/>
            <w:bottom w:val="none" w:sz="0" w:space="0" w:color="auto"/>
            <w:right w:val="none" w:sz="0" w:space="0" w:color="auto"/>
          </w:divBdr>
        </w:div>
        <w:div w:id="285164932">
          <w:marLeft w:val="640"/>
          <w:marRight w:val="0"/>
          <w:marTop w:val="0"/>
          <w:marBottom w:val="0"/>
          <w:divBdr>
            <w:top w:val="none" w:sz="0" w:space="0" w:color="auto"/>
            <w:left w:val="none" w:sz="0" w:space="0" w:color="auto"/>
            <w:bottom w:val="none" w:sz="0" w:space="0" w:color="auto"/>
            <w:right w:val="none" w:sz="0" w:space="0" w:color="auto"/>
          </w:divBdr>
        </w:div>
        <w:div w:id="504781256">
          <w:marLeft w:val="640"/>
          <w:marRight w:val="0"/>
          <w:marTop w:val="0"/>
          <w:marBottom w:val="0"/>
          <w:divBdr>
            <w:top w:val="none" w:sz="0" w:space="0" w:color="auto"/>
            <w:left w:val="none" w:sz="0" w:space="0" w:color="auto"/>
            <w:bottom w:val="none" w:sz="0" w:space="0" w:color="auto"/>
            <w:right w:val="none" w:sz="0" w:space="0" w:color="auto"/>
          </w:divBdr>
        </w:div>
        <w:div w:id="1081759650">
          <w:marLeft w:val="640"/>
          <w:marRight w:val="0"/>
          <w:marTop w:val="0"/>
          <w:marBottom w:val="0"/>
          <w:divBdr>
            <w:top w:val="none" w:sz="0" w:space="0" w:color="auto"/>
            <w:left w:val="none" w:sz="0" w:space="0" w:color="auto"/>
            <w:bottom w:val="none" w:sz="0" w:space="0" w:color="auto"/>
            <w:right w:val="none" w:sz="0" w:space="0" w:color="auto"/>
          </w:divBdr>
        </w:div>
        <w:div w:id="23291621">
          <w:marLeft w:val="640"/>
          <w:marRight w:val="0"/>
          <w:marTop w:val="0"/>
          <w:marBottom w:val="0"/>
          <w:divBdr>
            <w:top w:val="none" w:sz="0" w:space="0" w:color="auto"/>
            <w:left w:val="none" w:sz="0" w:space="0" w:color="auto"/>
            <w:bottom w:val="none" w:sz="0" w:space="0" w:color="auto"/>
            <w:right w:val="none" w:sz="0" w:space="0" w:color="auto"/>
          </w:divBdr>
        </w:div>
        <w:div w:id="1383797285">
          <w:marLeft w:val="640"/>
          <w:marRight w:val="0"/>
          <w:marTop w:val="0"/>
          <w:marBottom w:val="0"/>
          <w:divBdr>
            <w:top w:val="none" w:sz="0" w:space="0" w:color="auto"/>
            <w:left w:val="none" w:sz="0" w:space="0" w:color="auto"/>
            <w:bottom w:val="none" w:sz="0" w:space="0" w:color="auto"/>
            <w:right w:val="none" w:sz="0" w:space="0" w:color="auto"/>
          </w:divBdr>
        </w:div>
        <w:div w:id="122579624">
          <w:marLeft w:val="640"/>
          <w:marRight w:val="0"/>
          <w:marTop w:val="0"/>
          <w:marBottom w:val="0"/>
          <w:divBdr>
            <w:top w:val="none" w:sz="0" w:space="0" w:color="auto"/>
            <w:left w:val="none" w:sz="0" w:space="0" w:color="auto"/>
            <w:bottom w:val="none" w:sz="0" w:space="0" w:color="auto"/>
            <w:right w:val="none" w:sz="0" w:space="0" w:color="auto"/>
          </w:divBdr>
        </w:div>
        <w:div w:id="2132283326">
          <w:marLeft w:val="640"/>
          <w:marRight w:val="0"/>
          <w:marTop w:val="0"/>
          <w:marBottom w:val="0"/>
          <w:divBdr>
            <w:top w:val="none" w:sz="0" w:space="0" w:color="auto"/>
            <w:left w:val="none" w:sz="0" w:space="0" w:color="auto"/>
            <w:bottom w:val="none" w:sz="0" w:space="0" w:color="auto"/>
            <w:right w:val="none" w:sz="0" w:space="0" w:color="auto"/>
          </w:divBdr>
        </w:div>
        <w:div w:id="280501733">
          <w:marLeft w:val="640"/>
          <w:marRight w:val="0"/>
          <w:marTop w:val="0"/>
          <w:marBottom w:val="0"/>
          <w:divBdr>
            <w:top w:val="none" w:sz="0" w:space="0" w:color="auto"/>
            <w:left w:val="none" w:sz="0" w:space="0" w:color="auto"/>
            <w:bottom w:val="none" w:sz="0" w:space="0" w:color="auto"/>
            <w:right w:val="none" w:sz="0" w:space="0" w:color="auto"/>
          </w:divBdr>
        </w:div>
        <w:div w:id="219941828">
          <w:marLeft w:val="640"/>
          <w:marRight w:val="0"/>
          <w:marTop w:val="0"/>
          <w:marBottom w:val="0"/>
          <w:divBdr>
            <w:top w:val="none" w:sz="0" w:space="0" w:color="auto"/>
            <w:left w:val="none" w:sz="0" w:space="0" w:color="auto"/>
            <w:bottom w:val="none" w:sz="0" w:space="0" w:color="auto"/>
            <w:right w:val="none" w:sz="0" w:space="0" w:color="auto"/>
          </w:divBdr>
        </w:div>
        <w:div w:id="837312458">
          <w:marLeft w:val="640"/>
          <w:marRight w:val="0"/>
          <w:marTop w:val="0"/>
          <w:marBottom w:val="0"/>
          <w:divBdr>
            <w:top w:val="none" w:sz="0" w:space="0" w:color="auto"/>
            <w:left w:val="none" w:sz="0" w:space="0" w:color="auto"/>
            <w:bottom w:val="none" w:sz="0" w:space="0" w:color="auto"/>
            <w:right w:val="none" w:sz="0" w:space="0" w:color="auto"/>
          </w:divBdr>
        </w:div>
      </w:divsChild>
    </w:div>
    <w:div w:id="1011297142">
      <w:marLeft w:val="0"/>
      <w:marRight w:val="0"/>
      <w:marTop w:val="0"/>
      <w:marBottom w:val="0"/>
      <w:divBdr>
        <w:top w:val="none" w:sz="0" w:space="0" w:color="auto"/>
        <w:left w:val="none" w:sz="0" w:space="0" w:color="auto"/>
        <w:bottom w:val="none" w:sz="0" w:space="0" w:color="auto"/>
        <w:right w:val="none" w:sz="0" w:space="0" w:color="auto"/>
      </w:divBdr>
    </w:div>
    <w:div w:id="1018000169">
      <w:bodyDiv w:val="1"/>
      <w:marLeft w:val="0"/>
      <w:marRight w:val="0"/>
      <w:marTop w:val="0"/>
      <w:marBottom w:val="0"/>
      <w:divBdr>
        <w:top w:val="none" w:sz="0" w:space="0" w:color="auto"/>
        <w:left w:val="none" w:sz="0" w:space="0" w:color="auto"/>
        <w:bottom w:val="none" w:sz="0" w:space="0" w:color="auto"/>
        <w:right w:val="none" w:sz="0" w:space="0" w:color="auto"/>
      </w:divBdr>
      <w:divsChild>
        <w:div w:id="36242499">
          <w:marLeft w:val="640"/>
          <w:marRight w:val="0"/>
          <w:marTop w:val="0"/>
          <w:marBottom w:val="0"/>
          <w:divBdr>
            <w:top w:val="none" w:sz="0" w:space="0" w:color="auto"/>
            <w:left w:val="none" w:sz="0" w:space="0" w:color="auto"/>
            <w:bottom w:val="none" w:sz="0" w:space="0" w:color="auto"/>
            <w:right w:val="none" w:sz="0" w:space="0" w:color="auto"/>
          </w:divBdr>
        </w:div>
        <w:div w:id="107045807">
          <w:marLeft w:val="640"/>
          <w:marRight w:val="0"/>
          <w:marTop w:val="0"/>
          <w:marBottom w:val="0"/>
          <w:divBdr>
            <w:top w:val="none" w:sz="0" w:space="0" w:color="auto"/>
            <w:left w:val="none" w:sz="0" w:space="0" w:color="auto"/>
            <w:bottom w:val="none" w:sz="0" w:space="0" w:color="auto"/>
            <w:right w:val="none" w:sz="0" w:space="0" w:color="auto"/>
          </w:divBdr>
        </w:div>
        <w:div w:id="109667713">
          <w:marLeft w:val="640"/>
          <w:marRight w:val="0"/>
          <w:marTop w:val="0"/>
          <w:marBottom w:val="0"/>
          <w:divBdr>
            <w:top w:val="none" w:sz="0" w:space="0" w:color="auto"/>
            <w:left w:val="none" w:sz="0" w:space="0" w:color="auto"/>
            <w:bottom w:val="none" w:sz="0" w:space="0" w:color="auto"/>
            <w:right w:val="none" w:sz="0" w:space="0" w:color="auto"/>
          </w:divBdr>
        </w:div>
        <w:div w:id="560139644">
          <w:marLeft w:val="640"/>
          <w:marRight w:val="0"/>
          <w:marTop w:val="0"/>
          <w:marBottom w:val="0"/>
          <w:divBdr>
            <w:top w:val="none" w:sz="0" w:space="0" w:color="auto"/>
            <w:left w:val="none" w:sz="0" w:space="0" w:color="auto"/>
            <w:bottom w:val="none" w:sz="0" w:space="0" w:color="auto"/>
            <w:right w:val="none" w:sz="0" w:space="0" w:color="auto"/>
          </w:divBdr>
        </w:div>
        <w:div w:id="568853159">
          <w:marLeft w:val="640"/>
          <w:marRight w:val="0"/>
          <w:marTop w:val="0"/>
          <w:marBottom w:val="0"/>
          <w:divBdr>
            <w:top w:val="none" w:sz="0" w:space="0" w:color="auto"/>
            <w:left w:val="none" w:sz="0" w:space="0" w:color="auto"/>
            <w:bottom w:val="none" w:sz="0" w:space="0" w:color="auto"/>
            <w:right w:val="none" w:sz="0" w:space="0" w:color="auto"/>
          </w:divBdr>
        </w:div>
        <w:div w:id="590890972">
          <w:marLeft w:val="640"/>
          <w:marRight w:val="0"/>
          <w:marTop w:val="0"/>
          <w:marBottom w:val="0"/>
          <w:divBdr>
            <w:top w:val="none" w:sz="0" w:space="0" w:color="auto"/>
            <w:left w:val="none" w:sz="0" w:space="0" w:color="auto"/>
            <w:bottom w:val="none" w:sz="0" w:space="0" w:color="auto"/>
            <w:right w:val="none" w:sz="0" w:space="0" w:color="auto"/>
          </w:divBdr>
        </w:div>
        <w:div w:id="780534196">
          <w:marLeft w:val="640"/>
          <w:marRight w:val="0"/>
          <w:marTop w:val="0"/>
          <w:marBottom w:val="0"/>
          <w:divBdr>
            <w:top w:val="none" w:sz="0" w:space="0" w:color="auto"/>
            <w:left w:val="none" w:sz="0" w:space="0" w:color="auto"/>
            <w:bottom w:val="none" w:sz="0" w:space="0" w:color="auto"/>
            <w:right w:val="none" w:sz="0" w:space="0" w:color="auto"/>
          </w:divBdr>
        </w:div>
        <w:div w:id="831872164">
          <w:marLeft w:val="640"/>
          <w:marRight w:val="0"/>
          <w:marTop w:val="0"/>
          <w:marBottom w:val="0"/>
          <w:divBdr>
            <w:top w:val="none" w:sz="0" w:space="0" w:color="auto"/>
            <w:left w:val="none" w:sz="0" w:space="0" w:color="auto"/>
            <w:bottom w:val="none" w:sz="0" w:space="0" w:color="auto"/>
            <w:right w:val="none" w:sz="0" w:space="0" w:color="auto"/>
          </w:divBdr>
        </w:div>
        <w:div w:id="832916387">
          <w:marLeft w:val="640"/>
          <w:marRight w:val="0"/>
          <w:marTop w:val="0"/>
          <w:marBottom w:val="0"/>
          <w:divBdr>
            <w:top w:val="none" w:sz="0" w:space="0" w:color="auto"/>
            <w:left w:val="none" w:sz="0" w:space="0" w:color="auto"/>
            <w:bottom w:val="none" w:sz="0" w:space="0" w:color="auto"/>
            <w:right w:val="none" w:sz="0" w:space="0" w:color="auto"/>
          </w:divBdr>
        </w:div>
        <w:div w:id="854421407">
          <w:marLeft w:val="640"/>
          <w:marRight w:val="0"/>
          <w:marTop w:val="0"/>
          <w:marBottom w:val="0"/>
          <w:divBdr>
            <w:top w:val="none" w:sz="0" w:space="0" w:color="auto"/>
            <w:left w:val="none" w:sz="0" w:space="0" w:color="auto"/>
            <w:bottom w:val="none" w:sz="0" w:space="0" w:color="auto"/>
            <w:right w:val="none" w:sz="0" w:space="0" w:color="auto"/>
          </w:divBdr>
        </w:div>
        <w:div w:id="865292487">
          <w:marLeft w:val="640"/>
          <w:marRight w:val="0"/>
          <w:marTop w:val="0"/>
          <w:marBottom w:val="0"/>
          <w:divBdr>
            <w:top w:val="none" w:sz="0" w:space="0" w:color="auto"/>
            <w:left w:val="none" w:sz="0" w:space="0" w:color="auto"/>
            <w:bottom w:val="none" w:sz="0" w:space="0" w:color="auto"/>
            <w:right w:val="none" w:sz="0" w:space="0" w:color="auto"/>
          </w:divBdr>
        </w:div>
        <w:div w:id="906572519">
          <w:marLeft w:val="640"/>
          <w:marRight w:val="0"/>
          <w:marTop w:val="0"/>
          <w:marBottom w:val="0"/>
          <w:divBdr>
            <w:top w:val="none" w:sz="0" w:space="0" w:color="auto"/>
            <w:left w:val="none" w:sz="0" w:space="0" w:color="auto"/>
            <w:bottom w:val="none" w:sz="0" w:space="0" w:color="auto"/>
            <w:right w:val="none" w:sz="0" w:space="0" w:color="auto"/>
          </w:divBdr>
        </w:div>
        <w:div w:id="958072628">
          <w:marLeft w:val="640"/>
          <w:marRight w:val="0"/>
          <w:marTop w:val="0"/>
          <w:marBottom w:val="0"/>
          <w:divBdr>
            <w:top w:val="none" w:sz="0" w:space="0" w:color="auto"/>
            <w:left w:val="none" w:sz="0" w:space="0" w:color="auto"/>
            <w:bottom w:val="none" w:sz="0" w:space="0" w:color="auto"/>
            <w:right w:val="none" w:sz="0" w:space="0" w:color="auto"/>
          </w:divBdr>
        </w:div>
        <w:div w:id="989750237">
          <w:marLeft w:val="640"/>
          <w:marRight w:val="0"/>
          <w:marTop w:val="0"/>
          <w:marBottom w:val="0"/>
          <w:divBdr>
            <w:top w:val="none" w:sz="0" w:space="0" w:color="auto"/>
            <w:left w:val="none" w:sz="0" w:space="0" w:color="auto"/>
            <w:bottom w:val="none" w:sz="0" w:space="0" w:color="auto"/>
            <w:right w:val="none" w:sz="0" w:space="0" w:color="auto"/>
          </w:divBdr>
        </w:div>
        <w:div w:id="1018504372">
          <w:marLeft w:val="640"/>
          <w:marRight w:val="0"/>
          <w:marTop w:val="0"/>
          <w:marBottom w:val="0"/>
          <w:divBdr>
            <w:top w:val="none" w:sz="0" w:space="0" w:color="auto"/>
            <w:left w:val="none" w:sz="0" w:space="0" w:color="auto"/>
            <w:bottom w:val="none" w:sz="0" w:space="0" w:color="auto"/>
            <w:right w:val="none" w:sz="0" w:space="0" w:color="auto"/>
          </w:divBdr>
        </w:div>
        <w:div w:id="1091203429">
          <w:marLeft w:val="640"/>
          <w:marRight w:val="0"/>
          <w:marTop w:val="0"/>
          <w:marBottom w:val="0"/>
          <w:divBdr>
            <w:top w:val="none" w:sz="0" w:space="0" w:color="auto"/>
            <w:left w:val="none" w:sz="0" w:space="0" w:color="auto"/>
            <w:bottom w:val="none" w:sz="0" w:space="0" w:color="auto"/>
            <w:right w:val="none" w:sz="0" w:space="0" w:color="auto"/>
          </w:divBdr>
        </w:div>
        <w:div w:id="1124932315">
          <w:marLeft w:val="640"/>
          <w:marRight w:val="0"/>
          <w:marTop w:val="0"/>
          <w:marBottom w:val="0"/>
          <w:divBdr>
            <w:top w:val="none" w:sz="0" w:space="0" w:color="auto"/>
            <w:left w:val="none" w:sz="0" w:space="0" w:color="auto"/>
            <w:bottom w:val="none" w:sz="0" w:space="0" w:color="auto"/>
            <w:right w:val="none" w:sz="0" w:space="0" w:color="auto"/>
          </w:divBdr>
        </w:div>
        <w:div w:id="1155338763">
          <w:marLeft w:val="640"/>
          <w:marRight w:val="0"/>
          <w:marTop w:val="0"/>
          <w:marBottom w:val="0"/>
          <w:divBdr>
            <w:top w:val="none" w:sz="0" w:space="0" w:color="auto"/>
            <w:left w:val="none" w:sz="0" w:space="0" w:color="auto"/>
            <w:bottom w:val="none" w:sz="0" w:space="0" w:color="auto"/>
            <w:right w:val="none" w:sz="0" w:space="0" w:color="auto"/>
          </w:divBdr>
        </w:div>
        <w:div w:id="1226646764">
          <w:marLeft w:val="640"/>
          <w:marRight w:val="0"/>
          <w:marTop w:val="0"/>
          <w:marBottom w:val="0"/>
          <w:divBdr>
            <w:top w:val="none" w:sz="0" w:space="0" w:color="auto"/>
            <w:left w:val="none" w:sz="0" w:space="0" w:color="auto"/>
            <w:bottom w:val="none" w:sz="0" w:space="0" w:color="auto"/>
            <w:right w:val="none" w:sz="0" w:space="0" w:color="auto"/>
          </w:divBdr>
        </w:div>
        <w:div w:id="1237982335">
          <w:marLeft w:val="640"/>
          <w:marRight w:val="0"/>
          <w:marTop w:val="0"/>
          <w:marBottom w:val="0"/>
          <w:divBdr>
            <w:top w:val="none" w:sz="0" w:space="0" w:color="auto"/>
            <w:left w:val="none" w:sz="0" w:space="0" w:color="auto"/>
            <w:bottom w:val="none" w:sz="0" w:space="0" w:color="auto"/>
            <w:right w:val="none" w:sz="0" w:space="0" w:color="auto"/>
          </w:divBdr>
        </w:div>
        <w:div w:id="1243181867">
          <w:marLeft w:val="640"/>
          <w:marRight w:val="0"/>
          <w:marTop w:val="0"/>
          <w:marBottom w:val="0"/>
          <w:divBdr>
            <w:top w:val="none" w:sz="0" w:space="0" w:color="auto"/>
            <w:left w:val="none" w:sz="0" w:space="0" w:color="auto"/>
            <w:bottom w:val="none" w:sz="0" w:space="0" w:color="auto"/>
            <w:right w:val="none" w:sz="0" w:space="0" w:color="auto"/>
          </w:divBdr>
        </w:div>
        <w:div w:id="1273249180">
          <w:marLeft w:val="640"/>
          <w:marRight w:val="0"/>
          <w:marTop w:val="0"/>
          <w:marBottom w:val="0"/>
          <w:divBdr>
            <w:top w:val="none" w:sz="0" w:space="0" w:color="auto"/>
            <w:left w:val="none" w:sz="0" w:space="0" w:color="auto"/>
            <w:bottom w:val="none" w:sz="0" w:space="0" w:color="auto"/>
            <w:right w:val="none" w:sz="0" w:space="0" w:color="auto"/>
          </w:divBdr>
        </w:div>
        <w:div w:id="1337148350">
          <w:marLeft w:val="640"/>
          <w:marRight w:val="0"/>
          <w:marTop w:val="0"/>
          <w:marBottom w:val="0"/>
          <w:divBdr>
            <w:top w:val="none" w:sz="0" w:space="0" w:color="auto"/>
            <w:left w:val="none" w:sz="0" w:space="0" w:color="auto"/>
            <w:bottom w:val="none" w:sz="0" w:space="0" w:color="auto"/>
            <w:right w:val="none" w:sz="0" w:space="0" w:color="auto"/>
          </w:divBdr>
        </w:div>
        <w:div w:id="1339040527">
          <w:marLeft w:val="640"/>
          <w:marRight w:val="0"/>
          <w:marTop w:val="0"/>
          <w:marBottom w:val="0"/>
          <w:divBdr>
            <w:top w:val="none" w:sz="0" w:space="0" w:color="auto"/>
            <w:left w:val="none" w:sz="0" w:space="0" w:color="auto"/>
            <w:bottom w:val="none" w:sz="0" w:space="0" w:color="auto"/>
            <w:right w:val="none" w:sz="0" w:space="0" w:color="auto"/>
          </w:divBdr>
        </w:div>
        <w:div w:id="1422988849">
          <w:marLeft w:val="640"/>
          <w:marRight w:val="0"/>
          <w:marTop w:val="0"/>
          <w:marBottom w:val="0"/>
          <w:divBdr>
            <w:top w:val="none" w:sz="0" w:space="0" w:color="auto"/>
            <w:left w:val="none" w:sz="0" w:space="0" w:color="auto"/>
            <w:bottom w:val="none" w:sz="0" w:space="0" w:color="auto"/>
            <w:right w:val="none" w:sz="0" w:space="0" w:color="auto"/>
          </w:divBdr>
        </w:div>
        <w:div w:id="1439329331">
          <w:marLeft w:val="640"/>
          <w:marRight w:val="0"/>
          <w:marTop w:val="0"/>
          <w:marBottom w:val="0"/>
          <w:divBdr>
            <w:top w:val="none" w:sz="0" w:space="0" w:color="auto"/>
            <w:left w:val="none" w:sz="0" w:space="0" w:color="auto"/>
            <w:bottom w:val="none" w:sz="0" w:space="0" w:color="auto"/>
            <w:right w:val="none" w:sz="0" w:space="0" w:color="auto"/>
          </w:divBdr>
        </w:div>
        <w:div w:id="1454208598">
          <w:marLeft w:val="640"/>
          <w:marRight w:val="0"/>
          <w:marTop w:val="0"/>
          <w:marBottom w:val="0"/>
          <w:divBdr>
            <w:top w:val="none" w:sz="0" w:space="0" w:color="auto"/>
            <w:left w:val="none" w:sz="0" w:space="0" w:color="auto"/>
            <w:bottom w:val="none" w:sz="0" w:space="0" w:color="auto"/>
            <w:right w:val="none" w:sz="0" w:space="0" w:color="auto"/>
          </w:divBdr>
        </w:div>
        <w:div w:id="1493983099">
          <w:marLeft w:val="640"/>
          <w:marRight w:val="0"/>
          <w:marTop w:val="0"/>
          <w:marBottom w:val="0"/>
          <w:divBdr>
            <w:top w:val="none" w:sz="0" w:space="0" w:color="auto"/>
            <w:left w:val="none" w:sz="0" w:space="0" w:color="auto"/>
            <w:bottom w:val="none" w:sz="0" w:space="0" w:color="auto"/>
            <w:right w:val="none" w:sz="0" w:space="0" w:color="auto"/>
          </w:divBdr>
        </w:div>
        <w:div w:id="1502043705">
          <w:marLeft w:val="640"/>
          <w:marRight w:val="0"/>
          <w:marTop w:val="0"/>
          <w:marBottom w:val="0"/>
          <w:divBdr>
            <w:top w:val="none" w:sz="0" w:space="0" w:color="auto"/>
            <w:left w:val="none" w:sz="0" w:space="0" w:color="auto"/>
            <w:bottom w:val="none" w:sz="0" w:space="0" w:color="auto"/>
            <w:right w:val="none" w:sz="0" w:space="0" w:color="auto"/>
          </w:divBdr>
        </w:div>
        <w:div w:id="1511026826">
          <w:marLeft w:val="640"/>
          <w:marRight w:val="0"/>
          <w:marTop w:val="0"/>
          <w:marBottom w:val="0"/>
          <w:divBdr>
            <w:top w:val="none" w:sz="0" w:space="0" w:color="auto"/>
            <w:left w:val="none" w:sz="0" w:space="0" w:color="auto"/>
            <w:bottom w:val="none" w:sz="0" w:space="0" w:color="auto"/>
            <w:right w:val="none" w:sz="0" w:space="0" w:color="auto"/>
          </w:divBdr>
        </w:div>
        <w:div w:id="1539393738">
          <w:marLeft w:val="640"/>
          <w:marRight w:val="0"/>
          <w:marTop w:val="0"/>
          <w:marBottom w:val="0"/>
          <w:divBdr>
            <w:top w:val="none" w:sz="0" w:space="0" w:color="auto"/>
            <w:left w:val="none" w:sz="0" w:space="0" w:color="auto"/>
            <w:bottom w:val="none" w:sz="0" w:space="0" w:color="auto"/>
            <w:right w:val="none" w:sz="0" w:space="0" w:color="auto"/>
          </w:divBdr>
        </w:div>
        <w:div w:id="1551573029">
          <w:marLeft w:val="640"/>
          <w:marRight w:val="0"/>
          <w:marTop w:val="0"/>
          <w:marBottom w:val="0"/>
          <w:divBdr>
            <w:top w:val="none" w:sz="0" w:space="0" w:color="auto"/>
            <w:left w:val="none" w:sz="0" w:space="0" w:color="auto"/>
            <w:bottom w:val="none" w:sz="0" w:space="0" w:color="auto"/>
            <w:right w:val="none" w:sz="0" w:space="0" w:color="auto"/>
          </w:divBdr>
        </w:div>
        <w:div w:id="1556089107">
          <w:marLeft w:val="640"/>
          <w:marRight w:val="0"/>
          <w:marTop w:val="0"/>
          <w:marBottom w:val="0"/>
          <w:divBdr>
            <w:top w:val="none" w:sz="0" w:space="0" w:color="auto"/>
            <w:left w:val="none" w:sz="0" w:space="0" w:color="auto"/>
            <w:bottom w:val="none" w:sz="0" w:space="0" w:color="auto"/>
            <w:right w:val="none" w:sz="0" w:space="0" w:color="auto"/>
          </w:divBdr>
        </w:div>
        <w:div w:id="1570458066">
          <w:marLeft w:val="640"/>
          <w:marRight w:val="0"/>
          <w:marTop w:val="0"/>
          <w:marBottom w:val="0"/>
          <w:divBdr>
            <w:top w:val="none" w:sz="0" w:space="0" w:color="auto"/>
            <w:left w:val="none" w:sz="0" w:space="0" w:color="auto"/>
            <w:bottom w:val="none" w:sz="0" w:space="0" w:color="auto"/>
            <w:right w:val="none" w:sz="0" w:space="0" w:color="auto"/>
          </w:divBdr>
        </w:div>
        <w:div w:id="1657104716">
          <w:marLeft w:val="640"/>
          <w:marRight w:val="0"/>
          <w:marTop w:val="0"/>
          <w:marBottom w:val="0"/>
          <w:divBdr>
            <w:top w:val="none" w:sz="0" w:space="0" w:color="auto"/>
            <w:left w:val="none" w:sz="0" w:space="0" w:color="auto"/>
            <w:bottom w:val="none" w:sz="0" w:space="0" w:color="auto"/>
            <w:right w:val="none" w:sz="0" w:space="0" w:color="auto"/>
          </w:divBdr>
        </w:div>
        <w:div w:id="1673677573">
          <w:marLeft w:val="640"/>
          <w:marRight w:val="0"/>
          <w:marTop w:val="0"/>
          <w:marBottom w:val="0"/>
          <w:divBdr>
            <w:top w:val="none" w:sz="0" w:space="0" w:color="auto"/>
            <w:left w:val="none" w:sz="0" w:space="0" w:color="auto"/>
            <w:bottom w:val="none" w:sz="0" w:space="0" w:color="auto"/>
            <w:right w:val="none" w:sz="0" w:space="0" w:color="auto"/>
          </w:divBdr>
        </w:div>
        <w:div w:id="1773820011">
          <w:marLeft w:val="640"/>
          <w:marRight w:val="0"/>
          <w:marTop w:val="0"/>
          <w:marBottom w:val="0"/>
          <w:divBdr>
            <w:top w:val="none" w:sz="0" w:space="0" w:color="auto"/>
            <w:left w:val="none" w:sz="0" w:space="0" w:color="auto"/>
            <w:bottom w:val="none" w:sz="0" w:space="0" w:color="auto"/>
            <w:right w:val="none" w:sz="0" w:space="0" w:color="auto"/>
          </w:divBdr>
        </w:div>
        <w:div w:id="1778213711">
          <w:marLeft w:val="640"/>
          <w:marRight w:val="0"/>
          <w:marTop w:val="0"/>
          <w:marBottom w:val="0"/>
          <w:divBdr>
            <w:top w:val="none" w:sz="0" w:space="0" w:color="auto"/>
            <w:left w:val="none" w:sz="0" w:space="0" w:color="auto"/>
            <w:bottom w:val="none" w:sz="0" w:space="0" w:color="auto"/>
            <w:right w:val="none" w:sz="0" w:space="0" w:color="auto"/>
          </w:divBdr>
        </w:div>
        <w:div w:id="1802267065">
          <w:marLeft w:val="640"/>
          <w:marRight w:val="0"/>
          <w:marTop w:val="0"/>
          <w:marBottom w:val="0"/>
          <w:divBdr>
            <w:top w:val="none" w:sz="0" w:space="0" w:color="auto"/>
            <w:left w:val="none" w:sz="0" w:space="0" w:color="auto"/>
            <w:bottom w:val="none" w:sz="0" w:space="0" w:color="auto"/>
            <w:right w:val="none" w:sz="0" w:space="0" w:color="auto"/>
          </w:divBdr>
        </w:div>
        <w:div w:id="1913856163">
          <w:marLeft w:val="640"/>
          <w:marRight w:val="0"/>
          <w:marTop w:val="0"/>
          <w:marBottom w:val="0"/>
          <w:divBdr>
            <w:top w:val="none" w:sz="0" w:space="0" w:color="auto"/>
            <w:left w:val="none" w:sz="0" w:space="0" w:color="auto"/>
            <w:bottom w:val="none" w:sz="0" w:space="0" w:color="auto"/>
            <w:right w:val="none" w:sz="0" w:space="0" w:color="auto"/>
          </w:divBdr>
        </w:div>
        <w:div w:id="1962610197">
          <w:marLeft w:val="640"/>
          <w:marRight w:val="0"/>
          <w:marTop w:val="0"/>
          <w:marBottom w:val="0"/>
          <w:divBdr>
            <w:top w:val="none" w:sz="0" w:space="0" w:color="auto"/>
            <w:left w:val="none" w:sz="0" w:space="0" w:color="auto"/>
            <w:bottom w:val="none" w:sz="0" w:space="0" w:color="auto"/>
            <w:right w:val="none" w:sz="0" w:space="0" w:color="auto"/>
          </w:divBdr>
        </w:div>
        <w:div w:id="2069570416">
          <w:marLeft w:val="640"/>
          <w:marRight w:val="0"/>
          <w:marTop w:val="0"/>
          <w:marBottom w:val="0"/>
          <w:divBdr>
            <w:top w:val="none" w:sz="0" w:space="0" w:color="auto"/>
            <w:left w:val="none" w:sz="0" w:space="0" w:color="auto"/>
            <w:bottom w:val="none" w:sz="0" w:space="0" w:color="auto"/>
            <w:right w:val="none" w:sz="0" w:space="0" w:color="auto"/>
          </w:divBdr>
        </w:div>
        <w:div w:id="2117631916">
          <w:marLeft w:val="640"/>
          <w:marRight w:val="0"/>
          <w:marTop w:val="0"/>
          <w:marBottom w:val="0"/>
          <w:divBdr>
            <w:top w:val="none" w:sz="0" w:space="0" w:color="auto"/>
            <w:left w:val="none" w:sz="0" w:space="0" w:color="auto"/>
            <w:bottom w:val="none" w:sz="0" w:space="0" w:color="auto"/>
            <w:right w:val="none" w:sz="0" w:space="0" w:color="auto"/>
          </w:divBdr>
        </w:div>
      </w:divsChild>
    </w:div>
    <w:div w:id="1021322113">
      <w:bodyDiv w:val="1"/>
      <w:marLeft w:val="0"/>
      <w:marRight w:val="0"/>
      <w:marTop w:val="0"/>
      <w:marBottom w:val="0"/>
      <w:divBdr>
        <w:top w:val="none" w:sz="0" w:space="0" w:color="auto"/>
        <w:left w:val="none" w:sz="0" w:space="0" w:color="auto"/>
        <w:bottom w:val="none" w:sz="0" w:space="0" w:color="auto"/>
        <w:right w:val="none" w:sz="0" w:space="0" w:color="auto"/>
      </w:divBdr>
      <w:divsChild>
        <w:div w:id="23481667">
          <w:marLeft w:val="640"/>
          <w:marRight w:val="0"/>
          <w:marTop w:val="0"/>
          <w:marBottom w:val="0"/>
          <w:divBdr>
            <w:top w:val="none" w:sz="0" w:space="0" w:color="auto"/>
            <w:left w:val="none" w:sz="0" w:space="0" w:color="auto"/>
            <w:bottom w:val="none" w:sz="0" w:space="0" w:color="auto"/>
            <w:right w:val="none" w:sz="0" w:space="0" w:color="auto"/>
          </w:divBdr>
        </w:div>
        <w:div w:id="49889806">
          <w:marLeft w:val="640"/>
          <w:marRight w:val="0"/>
          <w:marTop w:val="0"/>
          <w:marBottom w:val="0"/>
          <w:divBdr>
            <w:top w:val="none" w:sz="0" w:space="0" w:color="auto"/>
            <w:left w:val="none" w:sz="0" w:space="0" w:color="auto"/>
            <w:bottom w:val="none" w:sz="0" w:space="0" w:color="auto"/>
            <w:right w:val="none" w:sz="0" w:space="0" w:color="auto"/>
          </w:divBdr>
        </w:div>
        <w:div w:id="74861521">
          <w:marLeft w:val="640"/>
          <w:marRight w:val="0"/>
          <w:marTop w:val="0"/>
          <w:marBottom w:val="0"/>
          <w:divBdr>
            <w:top w:val="none" w:sz="0" w:space="0" w:color="auto"/>
            <w:left w:val="none" w:sz="0" w:space="0" w:color="auto"/>
            <w:bottom w:val="none" w:sz="0" w:space="0" w:color="auto"/>
            <w:right w:val="none" w:sz="0" w:space="0" w:color="auto"/>
          </w:divBdr>
        </w:div>
        <w:div w:id="105659923">
          <w:marLeft w:val="640"/>
          <w:marRight w:val="0"/>
          <w:marTop w:val="0"/>
          <w:marBottom w:val="0"/>
          <w:divBdr>
            <w:top w:val="none" w:sz="0" w:space="0" w:color="auto"/>
            <w:left w:val="none" w:sz="0" w:space="0" w:color="auto"/>
            <w:bottom w:val="none" w:sz="0" w:space="0" w:color="auto"/>
            <w:right w:val="none" w:sz="0" w:space="0" w:color="auto"/>
          </w:divBdr>
        </w:div>
        <w:div w:id="260721830">
          <w:marLeft w:val="640"/>
          <w:marRight w:val="0"/>
          <w:marTop w:val="0"/>
          <w:marBottom w:val="0"/>
          <w:divBdr>
            <w:top w:val="none" w:sz="0" w:space="0" w:color="auto"/>
            <w:left w:val="none" w:sz="0" w:space="0" w:color="auto"/>
            <w:bottom w:val="none" w:sz="0" w:space="0" w:color="auto"/>
            <w:right w:val="none" w:sz="0" w:space="0" w:color="auto"/>
          </w:divBdr>
        </w:div>
        <w:div w:id="301614892">
          <w:marLeft w:val="640"/>
          <w:marRight w:val="0"/>
          <w:marTop w:val="0"/>
          <w:marBottom w:val="0"/>
          <w:divBdr>
            <w:top w:val="none" w:sz="0" w:space="0" w:color="auto"/>
            <w:left w:val="none" w:sz="0" w:space="0" w:color="auto"/>
            <w:bottom w:val="none" w:sz="0" w:space="0" w:color="auto"/>
            <w:right w:val="none" w:sz="0" w:space="0" w:color="auto"/>
          </w:divBdr>
        </w:div>
        <w:div w:id="383604307">
          <w:marLeft w:val="640"/>
          <w:marRight w:val="0"/>
          <w:marTop w:val="0"/>
          <w:marBottom w:val="0"/>
          <w:divBdr>
            <w:top w:val="none" w:sz="0" w:space="0" w:color="auto"/>
            <w:left w:val="none" w:sz="0" w:space="0" w:color="auto"/>
            <w:bottom w:val="none" w:sz="0" w:space="0" w:color="auto"/>
            <w:right w:val="none" w:sz="0" w:space="0" w:color="auto"/>
          </w:divBdr>
        </w:div>
        <w:div w:id="402991550">
          <w:marLeft w:val="640"/>
          <w:marRight w:val="0"/>
          <w:marTop w:val="0"/>
          <w:marBottom w:val="0"/>
          <w:divBdr>
            <w:top w:val="none" w:sz="0" w:space="0" w:color="auto"/>
            <w:left w:val="none" w:sz="0" w:space="0" w:color="auto"/>
            <w:bottom w:val="none" w:sz="0" w:space="0" w:color="auto"/>
            <w:right w:val="none" w:sz="0" w:space="0" w:color="auto"/>
          </w:divBdr>
        </w:div>
        <w:div w:id="585574930">
          <w:marLeft w:val="640"/>
          <w:marRight w:val="0"/>
          <w:marTop w:val="0"/>
          <w:marBottom w:val="0"/>
          <w:divBdr>
            <w:top w:val="none" w:sz="0" w:space="0" w:color="auto"/>
            <w:left w:val="none" w:sz="0" w:space="0" w:color="auto"/>
            <w:bottom w:val="none" w:sz="0" w:space="0" w:color="auto"/>
            <w:right w:val="none" w:sz="0" w:space="0" w:color="auto"/>
          </w:divBdr>
        </w:div>
        <w:div w:id="663702470">
          <w:marLeft w:val="640"/>
          <w:marRight w:val="0"/>
          <w:marTop w:val="0"/>
          <w:marBottom w:val="0"/>
          <w:divBdr>
            <w:top w:val="none" w:sz="0" w:space="0" w:color="auto"/>
            <w:left w:val="none" w:sz="0" w:space="0" w:color="auto"/>
            <w:bottom w:val="none" w:sz="0" w:space="0" w:color="auto"/>
            <w:right w:val="none" w:sz="0" w:space="0" w:color="auto"/>
          </w:divBdr>
        </w:div>
        <w:div w:id="862671478">
          <w:marLeft w:val="640"/>
          <w:marRight w:val="0"/>
          <w:marTop w:val="0"/>
          <w:marBottom w:val="0"/>
          <w:divBdr>
            <w:top w:val="none" w:sz="0" w:space="0" w:color="auto"/>
            <w:left w:val="none" w:sz="0" w:space="0" w:color="auto"/>
            <w:bottom w:val="none" w:sz="0" w:space="0" w:color="auto"/>
            <w:right w:val="none" w:sz="0" w:space="0" w:color="auto"/>
          </w:divBdr>
        </w:div>
        <w:div w:id="905534336">
          <w:marLeft w:val="640"/>
          <w:marRight w:val="0"/>
          <w:marTop w:val="0"/>
          <w:marBottom w:val="0"/>
          <w:divBdr>
            <w:top w:val="none" w:sz="0" w:space="0" w:color="auto"/>
            <w:left w:val="none" w:sz="0" w:space="0" w:color="auto"/>
            <w:bottom w:val="none" w:sz="0" w:space="0" w:color="auto"/>
            <w:right w:val="none" w:sz="0" w:space="0" w:color="auto"/>
          </w:divBdr>
        </w:div>
        <w:div w:id="954215874">
          <w:marLeft w:val="640"/>
          <w:marRight w:val="0"/>
          <w:marTop w:val="0"/>
          <w:marBottom w:val="0"/>
          <w:divBdr>
            <w:top w:val="none" w:sz="0" w:space="0" w:color="auto"/>
            <w:left w:val="none" w:sz="0" w:space="0" w:color="auto"/>
            <w:bottom w:val="none" w:sz="0" w:space="0" w:color="auto"/>
            <w:right w:val="none" w:sz="0" w:space="0" w:color="auto"/>
          </w:divBdr>
        </w:div>
        <w:div w:id="1097138970">
          <w:marLeft w:val="640"/>
          <w:marRight w:val="0"/>
          <w:marTop w:val="0"/>
          <w:marBottom w:val="0"/>
          <w:divBdr>
            <w:top w:val="none" w:sz="0" w:space="0" w:color="auto"/>
            <w:left w:val="none" w:sz="0" w:space="0" w:color="auto"/>
            <w:bottom w:val="none" w:sz="0" w:space="0" w:color="auto"/>
            <w:right w:val="none" w:sz="0" w:space="0" w:color="auto"/>
          </w:divBdr>
        </w:div>
        <w:div w:id="1247806982">
          <w:marLeft w:val="640"/>
          <w:marRight w:val="0"/>
          <w:marTop w:val="0"/>
          <w:marBottom w:val="0"/>
          <w:divBdr>
            <w:top w:val="none" w:sz="0" w:space="0" w:color="auto"/>
            <w:left w:val="none" w:sz="0" w:space="0" w:color="auto"/>
            <w:bottom w:val="none" w:sz="0" w:space="0" w:color="auto"/>
            <w:right w:val="none" w:sz="0" w:space="0" w:color="auto"/>
          </w:divBdr>
        </w:div>
        <w:div w:id="1266310142">
          <w:marLeft w:val="640"/>
          <w:marRight w:val="0"/>
          <w:marTop w:val="0"/>
          <w:marBottom w:val="0"/>
          <w:divBdr>
            <w:top w:val="none" w:sz="0" w:space="0" w:color="auto"/>
            <w:left w:val="none" w:sz="0" w:space="0" w:color="auto"/>
            <w:bottom w:val="none" w:sz="0" w:space="0" w:color="auto"/>
            <w:right w:val="none" w:sz="0" w:space="0" w:color="auto"/>
          </w:divBdr>
        </w:div>
        <w:div w:id="1322002084">
          <w:marLeft w:val="640"/>
          <w:marRight w:val="0"/>
          <w:marTop w:val="0"/>
          <w:marBottom w:val="0"/>
          <w:divBdr>
            <w:top w:val="none" w:sz="0" w:space="0" w:color="auto"/>
            <w:left w:val="none" w:sz="0" w:space="0" w:color="auto"/>
            <w:bottom w:val="none" w:sz="0" w:space="0" w:color="auto"/>
            <w:right w:val="none" w:sz="0" w:space="0" w:color="auto"/>
          </w:divBdr>
        </w:div>
        <w:div w:id="1476334988">
          <w:marLeft w:val="640"/>
          <w:marRight w:val="0"/>
          <w:marTop w:val="0"/>
          <w:marBottom w:val="0"/>
          <w:divBdr>
            <w:top w:val="none" w:sz="0" w:space="0" w:color="auto"/>
            <w:left w:val="none" w:sz="0" w:space="0" w:color="auto"/>
            <w:bottom w:val="none" w:sz="0" w:space="0" w:color="auto"/>
            <w:right w:val="none" w:sz="0" w:space="0" w:color="auto"/>
          </w:divBdr>
        </w:div>
        <w:div w:id="1570118283">
          <w:marLeft w:val="640"/>
          <w:marRight w:val="0"/>
          <w:marTop w:val="0"/>
          <w:marBottom w:val="0"/>
          <w:divBdr>
            <w:top w:val="none" w:sz="0" w:space="0" w:color="auto"/>
            <w:left w:val="none" w:sz="0" w:space="0" w:color="auto"/>
            <w:bottom w:val="none" w:sz="0" w:space="0" w:color="auto"/>
            <w:right w:val="none" w:sz="0" w:space="0" w:color="auto"/>
          </w:divBdr>
        </w:div>
        <w:div w:id="1600797439">
          <w:marLeft w:val="640"/>
          <w:marRight w:val="0"/>
          <w:marTop w:val="0"/>
          <w:marBottom w:val="0"/>
          <w:divBdr>
            <w:top w:val="none" w:sz="0" w:space="0" w:color="auto"/>
            <w:left w:val="none" w:sz="0" w:space="0" w:color="auto"/>
            <w:bottom w:val="none" w:sz="0" w:space="0" w:color="auto"/>
            <w:right w:val="none" w:sz="0" w:space="0" w:color="auto"/>
          </w:divBdr>
        </w:div>
        <w:div w:id="1695186565">
          <w:marLeft w:val="640"/>
          <w:marRight w:val="0"/>
          <w:marTop w:val="0"/>
          <w:marBottom w:val="0"/>
          <w:divBdr>
            <w:top w:val="none" w:sz="0" w:space="0" w:color="auto"/>
            <w:left w:val="none" w:sz="0" w:space="0" w:color="auto"/>
            <w:bottom w:val="none" w:sz="0" w:space="0" w:color="auto"/>
            <w:right w:val="none" w:sz="0" w:space="0" w:color="auto"/>
          </w:divBdr>
        </w:div>
        <w:div w:id="1800147553">
          <w:marLeft w:val="640"/>
          <w:marRight w:val="0"/>
          <w:marTop w:val="0"/>
          <w:marBottom w:val="0"/>
          <w:divBdr>
            <w:top w:val="none" w:sz="0" w:space="0" w:color="auto"/>
            <w:left w:val="none" w:sz="0" w:space="0" w:color="auto"/>
            <w:bottom w:val="none" w:sz="0" w:space="0" w:color="auto"/>
            <w:right w:val="none" w:sz="0" w:space="0" w:color="auto"/>
          </w:divBdr>
        </w:div>
        <w:div w:id="1825122594">
          <w:marLeft w:val="640"/>
          <w:marRight w:val="0"/>
          <w:marTop w:val="0"/>
          <w:marBottom w:val="0"/>
          <w:divBdr>
            <w:top w:val="none" w:sz="0" w:space="0" w:color="auto"/>
            <w:left w:val="none" w:sz="0" w:space="0" w:color="auto"/>
            <w:bottom w:val="none" w:sz="0" w:space="0" w:color="auto"/>
            <w:right w:val="none" w:sz="0" w:space="0" w:color="auto"/>
          </w:divBdr>
        </w:div>
        <w:div w:id="1855220946">
          <w:marLeft w:val="640"/>
          <w:marRight w:val="0"/>
          <w:marTop w:val="0"/>
          <w:marBottom w:val="0"/>
          <w:divBdr>
            <w:top w:val="none" w:sz="0" w:space="0" w:color="auto"/>
            <w:left w:val="none" w:sz="0" w:space="0" w:color="auto"/>
            <w:bottom w:val="none" w:sz="0" w:space="0" w:color="auto"/>
            <w:right w:val="none" w:sz="0" w:space="0" w:color="auto"/>
          </w:divBdr>
        </w:div>
        <w:div w:id="1910918836">
          <w:marLeft w:val="640"/>
          <w:marRight w:val="0"/>
          <w:marTop w:val="0"/>
          <w:marBottom w:val="0"/>
          <w:divBdr>
            <w:top w:val="none" w:sz="0" w:space="0" w:color="auto"/>
            <w:left w:val="none" w:sz="0" w:space="0" w:color="auto"/>
            <w:bottom w:val="none" w:sz="0" w:space="0" w:color="auto"/>
            <w:right w:val="none" w:sz="0" w:space="0" w:color="auto"/>
          </w:divBdr>
        </w:div>
      </w:divsChild>
    </w:div>
    <w:div w:id="1022976072">
      <w:marLeft w:val="0"/>
      <w:marRight w:val="0"/>
      <w:marTop w:val="0"/>
      <w:marBottom w:val="0"/>
      <w:divBdr>
        <w:top w:val="none" w:sz="0" w:space="0" w:color="auto"/>
        <w:left w:val="none" w:sz="0" w:space="0" w:color="auto"/>
        <w:bottom w:val="none" w:sz="0" w:space="0" w:color="auto"/>
        <w:right w:val="none" w:sz="0" w:space="0" w:color="auto"/>
      </w:divBdr>
    </w:div>
    <w:div w:id="1025013907">
      <w:bodyDiv w:val="1"/>
      <w:marLeft w:val="0"/>
      <w:marRight w:val="0"/>
      <w:marTop w:val="0"/>
      <w:marBottom w:val="0"/>
      <w:divBdr>
        <w:top w:val="none" w:sz="0" w:space="0" w:color="auto"/>
        <w:left w:val="none" w:sz="0" w:space="0" w:color="auto"/>
        <w:bottom w:val="none" w:sz="0" w:space="0" w:color="auto"/>
        <w:right w:val="none" w:sz="0" w:space="0" w:color="auto"/>
      </w:divBdr>
      <w:divsChild>
        <w:div w:id="7876273">
          <w:marLeft w:val="640"/>
          <w:marRight w:val="0"/>
          <w:marTop w:val="0"/>
          <w:marBottom w:val="0"/>
          <w:divBdr>
            <w:top w:val="none" w:sz="0" w:space="0" w:color="auto"/>
            <w:left w:val="none" w:sz="0" w:space="0" w:color="auto"/>
            <w:bottom w:val="none" w:sz="0" w:space="0" w:color="auto"/>
            <w:right w:val="none" w:sz="0" w:space="0" w:color="auto"/>
          </w:divBdr>
        </w:div>
        <w:div w:id="9307409">
          <w:marLeft w:val="640"/>
          <w:marRight w:val="0"/>
          <w:marTop w:val="0"/>
          <w:marBottom w:val="0"/>
          <w:divBdr>
            <w:top w:val="none" w:sz="0" w:space="0" w:color="auto"/>
            <w:left w:val="none" w:sz="0" w:space="0" w:color="auto"/>
            <w:bottom w:val="none" w:sz="0" w:space="0" w:color="auto"/>
            <w:right w:val="none" w:sz="0" w:space="0" w:color="auto"/>
          </w:divBdr>
        </w:div>
        <w:div w:id="44641881">
          <w:marLeft w:val="640"/>
          <w:marRight w:val="0"/>
          <w:marTop w:val="0"/>
          <w:marBottom w:val="0"/>
          <w:divBdr>
            <w:top w:val="none" w:sz="0" w:space="0" w:color="auto"/>
            <w:left w:val="none" w:sz="0" w:space="0" w:color="auto"/>
            <w:bottom w:val="none" w:sz="0" w:space="0" w:color="auto"/>
            <w:right w:val="none" w:sz="0" w:space="0" w:color="auto"/>
          </w:divBdr>
        </w:div>
        <w:div w:id="260769395">
          <w:marLeft w:val="640"/>
          <w:marRight w:val="0"/>
          <w:marTop w:val="0"/>
          <w:marBottom w:val="0"/>
          <w:divBdr>
            <w:top w:val="none" w:sz="0" w:space="0" w:color="auto"/>
            <w:left w:val="none" w:sz="0" w:space="0" w:color="auto"/>
            <w:bottom w:val="none" w:sz="0" w:space="0" w:color="auto"/>
            <w:right w:val="none" w:sz="0" w:space="0" w:color="auto"/>
          </w:divBdr>
        </w:div>
        <w:div w:id="294719689">
          <w:marLeft w:val="640"/>
          <w:marRight w:val="0"/>
          <w:marTop w:val="0"/>
          <w:marBottom w:val="0"/>
          <w:divBdr>
            <w:top w:val="none" w:sz="0" w:space="0" w:color="auto"/>
            <w:left w:val="none" w:sz="0" w:space="0" w:color="auto"/>
            <w:bottom w:val="none" w:sz="0" w:space="0" w:color="auto"/>
            <w:right w:val="none" w:sz="0" w:space="0" w:color="auto"/>
          </w:divBdr>
        </w:div>
        <w:div w:id="329673353">
          <w:marLeft w:val="640"/>
          <w:marRight w:val="0"/>
          <w:marTop w:val="0"/>
          <w:marBottom w:val="0"/>
          <w:divBdr>
            <w:top w:val="none" w:sz="0" w:space="0" w:color="auto"/>
            <w:left w:val="none" w:sz="0" w:space="0" w:color="auto"/>
            <w:bottom w:val="none" w:sz="0" w:space="0" w:color="auto"/>
            <w:right w:val="none" w:sz="0" w:space="0" w:color="auto"/>
          </w:divBdr>
        </w:div>
        <w:div w:id="411120092">
          <w:marLeft w:val="640"/>
          <w:marRight w:val="0"/>
          <w:marTop w:val="0"/>
          <w:marBottom w:val="0"/>
          <w:divBdr>
            <w:top w:val="none" w:sz="0" w:space="0" w:color="auto"/>
            <w:left w:val="none" w:sz="0" w:space="0" w:color="auto"/>
            <w:bottom w:val="none" w:sz="0" w:space="0" w:color="auto"/>
            <w:right w:val="none" w:sz="0" w:space="0" w:color="auto"/>
          </w:divBdr>
        </w:div>
        <w:div w:id="433742747">
          <w:marLeft w:val="640"/>
          <w:marRight w:val="0"/>
          <w:marTop w:val="0"/>
          <w:marBottom w:val="0"/>
          <w:divBdr>
            <w:top w:val="none" w:sz="0" w:space="0" w:color="auto"/>
            <w:left w:val="none" w:sz="0" w:space="0" w:color="auto"/>
            <w:bottom w:val="none" w:sz="0" w:space="0" w:color="auto"/>
            <w:right w:val="none" w:sz="0" w:space="0" w:color="auto"/>
          </w:divBdr>
        </w:div>
        <w:div w:id="435373335">
          <w:marLeft w:val="640"/>
          <w:marRight w:val="0"/>
          <w:marTop w:val="0"/>
          <w:marBottom w:val="0"/>
          <w:divBdr>
            <w:top w:val="none" w:sz="0" w:space="0" w:color="auto"/>
            <w:left w:val="none" w:sz="0" w:space="0" w:color="auto"/>
            <w:bottom w:val="none" w:sz="0" w:space="0" w:color="auto"/>
            <w:right w:val="none" w:sz="0" w:space="0" w:color="auto"/>
          </w:divBdr>
        </w:div>
        <w:div w:id="437258349">
          <w:marLeft w:val="640"/>
          <w:marRight w:val="0"/>
          <w:marTop w:val="0"/>
          <w:marBottom w:val="0"/>
          <w:divBdr>
            <w:top w:val="none" w:sz="0" w:space="0" w:color="auto"/>
            <w:left w:val="none" w:sz="0" w:space="0" w:color="auto"/>
            <w:bottom w:val="none" w:sz="0" w:space="0" w:color="auto"/>
            <w:right w:val="none" w:sz="0" w:space="0" w:color="auto"/>
          </w:divBdr>
        </w:div>
        <w:div w:id="480393641">
          <w:marLeft w:val="640"/>
          <w:marRight w:val="0"/>
          <w:marTop w:val="0"/>
          <w:marBottom w:val="0"/>
          <w:divBdr>
            <w:top w:val="none" w:sz="0" w:space="0" w:color="auto"/>
            <w:left w:val="none" w:sz="0" w:space="0" w:color="auto"/>
            <w:bottom w:val="none" w:sz="0" w:space="0" w:color="auto"/>
            <w:right w:val="none" w:sz="0" w:space="0" w:color="auto"/>
          </w:divBdr>
        </w:div>
        <w:div w:id="529606897">
          <w:marLeft w:val="640"/>
          <w:marRight w:val="0"/>
          <w:marTop w:val="0"/>
          <w:marBottom w:val="0"/>
          <w:divBdr>
            <w:top w:val="none" w:sz="0" w:space="0" w:color="auto"/>
            <w:left w:val="none" w:sz="0" w:space="0" w:color="auto"/>
            <w:bottom w:val="none" w:sz="0" w:space="0" w:color="auto"/>
            <w:right w:val="none" w:sz="0" w:space="0" w:color="auto"/>
          </w:divBdr>
        </w:div>
        <w:div w:id="661275051">
          <w:marLeft w:val="640"/>
          <w:marRight w:val="0"/>
          <w:marTop w:val="0"/>
          <w:marBottom w:val="0"/>
          <w:divBdr>
            <w:top w:val="none" w:sz="0" w:space="0" w:color="auto"/>
            <w:left w:val="none" w:sz="0" w:space="0" w:color="auto"/>
            <w:bottom w:val="none" w:sz="0" w:space="0" w:color="auto"/>
            <w:right w:val="none" w:sz="0" w:space="0" w:color="auto"/>
          </w:divBdr>
        </w:div>
        <w:div w:id="672073997">
          <w:marLeft w:val="640"/>
          <w:marRight w:val="0"/>
          <w:marTop w:val="0"/>
          <w:marBottom w:val="0"/>
          <w:divBdr>
            <w:top w:val="none" w:sz="0" w:space="0" w:color="auto"/>
            <w:left w:val="none" w:sz="0" w:space="0" w:color="auto"/>
            <w:bottom w:val="none" w:sz="0" w:space="0" w:color="auto"/>
            <w:right w:val="none" w:sz="0" w:space="0" w:color="auto"/>
          </w:divBdr>
        </w:div>
        <w:div w:id="673646665">
          <w:marLeft w:val="640"/>
          <w:marRight w:val="0"/>
          <w:marTop w:val="0"/>
          <w:marBottom w:val="0"/>
          <w:divBdr>
            <w:top w:val="none" w:sz="0" w:space="0" w:color="auto"/>
            <w:left w:val="none" w:sz="0" w:space="0" w:color="auto"/>
            <w:bottom w:val="none" w:sz="0" w:space="0" w:color="auto"/>
            <w:right w:val="none" w:sz="0" w:space="0" w:color="auto"/>
          </w:divBdr>
        </w:div>
        <w:div w:id="707023509">
          <w:marLeft w:val="640"/>
          <w:marRight w:val="0"/>
          <w:marTop w:val="0"/>
          <w:marBottom w:val="0"/>
          <w:divBdr>
            <w:top w:val="none" w:sz="0" w:space="0" w:color="auto"/>
            <w:left w:val="none" w:sz="0" w:space="0" w:color="auto"/>
            <w:bottom w:val="none" w:sz="0" w:space="0" w:color="auto"/>
            <w:right w:val="none" w:sz="0" w:space="0" w:color="auto"/>
          </w:divBdr>
        </w:div>
        <w:div w:id="793720757">
          <w:marLeft w:val="640"/>
          <w:marRight w:val="0"/>
          <w:marTop w:val="0"/>
          <w:marBottom w:val="0"/>
          <w:divBdr>
            <w:top w:val="none" w:sz="0" w:space="0" w:color="auto"/>
            <w:left w:val="none" w:sz="0" w:space="0" w:color="auto"/>
            <w:bottom w:val="none" w:sz="0" w:space="0" w:color="auto"/>
            <w:right w:val="none" w:sz="0" w:space="0" w:color="auto"/>
          </w:divBdr>
        </w:div>
        <w:div w:id="843544943">
          <w:marLeft w:val="640"/>
          <w:marRight w:val="0"/>
          <w:marTop w:val="0"/>
          <w:marBottom w:val="0"/>
          <w:divBdr>
            <w:top w:val="none" w:sz="0" w:space="0" w:color="auto"/>
            <w:left w:val="none" w:sz="0" w:space="0" w:color="auto"/>
            <w:bottom w:val="none" w:sz="0" w:space="0" w:color="auto"/>
            <w:right w:val="none" w:sz="0" w:space="0" w:color="auto"/>
          </w:divBdr>
        </w:div>
        <w:div w:id="903758223">
          <w:marLeft w:val="640"/>
          <w:marRight w:val="0"/>
          <w:marTop w:val="0"/>
          <w:marBottom w:val="0"/>
          <w:divBdr>
            <w:top w:val="none" w:sz="0" w:space="0" w:color="auto"/>
            <w:left w:val="none" w:sz="0" w:space="0" w:color="auto"/>
            <w:bottom w:val="none" w:sz="0" w:space="0" w:color="auto"/>
            <w:right w:val="none" w:sz="0" w:space="0" w:color="auto"/>
          </w:divBdr>
        </w:div>
        <w:div w:id="911281912">
          <w:marLeft w:val="640"/>
          <w:marRight w:val="0"/>
          <w:marTop w:val="0"/>
          <w:marBottom w:val="0"/>
          <w:divBdr>
            <w:top w:val="none" w:sz="0" w:space="0" w:color="auto"/>
            <w:left w:val="none" w:sz="0" w:space="0" w:color="auto"/>
            <w:bottom w:val="none" w:sz="0" w:space="0" w:color="auto"/>
            <w:right w:val="none" w:sz="0" w:space="0" w:color="auto"/>
          </w:divBdr>
        </w:div>
        <w:div w:id="1014695331">
          <w:marLeft w:val="640"/>
          <w:marRight w:val="0"/>
          <w:marTop w:val="0"/>
          <w:marBottom w:val="0"/>
          <w:divBdr>
            <w:top w:val="none" w:sz="0" w:space="0" w:color="auto"/>
            <w:left w:val="none" w:sz="0" w:space="0" w:color="auto"/>
            <w:bottom w:val="none" w:sz="0" w:space="0" w:color="auto"/>
            <w:right w:val="none" w:sz="0" w:space="0" w:color="auto"/>
          </w:divBdr>
        </w:div>
        <w:div w:id="1080372783">
          <w:marLeft w:val="640"/>
          <w:marRight w:val="0"/>
          <w:marTop w:val="0"/>
          <w:marBottom w:val="0"/>
          <w:divBdr>
            <w:top w:val="none" w:sz="0" w:space="0" w:color="auto"/>
            <w:left w:val="none" w:sz="0" w:space="0" w:color="auto"/>
            <w:bottom w:val="none" w:sz="0" w:space="0" w:color="auto"/>
            <w:right w:val="none" w:sz="0" w:space="0" w:color="auto"/>
          </w:divBdr>
        </w:div>
        <w:div w:id="1296565671">
          <w:marLeft w:val="640"/>
          <w:marRight w:val="0"/>
          <w:marTop w:val="0"/>
          <w:marBottom w:val="0"/>
          <w:divBdr>
            <w:top w:val="none" w:sz="0" w:space="0" w:color="auto"/>
            <w:left w:val="none" w:sz="0" w:space="0" w:color="auto"/>
            <w:bottom w:val="none" w:sz="0" w:space="0" w:color="auto"/>
            <w:right w:val="none" w:sz="0" w:space="0" w:color="auto"/>
          </w:divBdr>
        </w:div>
        <w:div w:id="1305429331">
          <w:marLeft w:val="640"/>
          <w:marRight w:val="0"/>
          <w:marTop w:val="0"/>
          <w:marBottom w:val="0"/>
          <w:divBdr>
            <w:top w:val="none" w:sz="0" w:space="0" w:color="auto"/>
            <w:left w:val="none" w:sz="0" w:space="0" w:color="auto"/>
            <w:bottom w:val="none" w:sz="0" w:space="0" w:color="auto"/>
            <w:right w:val="none" w:sz="0" w:space="0" w:color="auto"/>
          </w:divBdr>
        </w:div>
        <w:div w:id="1479418276">
          <w:marLeft w:val="640"/>
          <w:marRight w:val="0"/>
          <w:marTop w:val="0"/>
          <w:marBottom w:val="0"/>
          <w:divBdr>
            <w:top w:val="none" w:sz="0" w:space="0" w:color="auto"/>
            <w:left w:val="none" w:sz="0" w:space="0" w:color="auto"/>
            <w:bottom w:val="none" w:sz="0" w:space="0" w:color="auto"/>
            <w:right w:val="none" w:sz="0" w:space="0" w:color="auto"/>
          </w:divBdr>
        </w:div>
        <w:div w:id="1479683667">
          <w:marLeft w:val="640"/>
          <w:marRight w:val="0"/>
          <w:marTop w:val="0"/>
          <w:marBottom w:val="0"/>
          <w:divBdr>
            <w:top w:val="none" w:sz="0" w:space="0" w:color="auto"/>
            <w:left w:val="none" w:sz="0" w:space="0" w:color="auto"/>
            <w:bottom w:val="none" w:sz="0" w:space="0" w:color="auto"/>
            <w:right w:val="none" w:sz="0" w:space="0" w:color="auto"/>
          </w:divBdr>
        </w:div>
        <w:div w:id="1592398192">
          <w:marLeft w:val="640"/>
          <w:marRight w:val="0"/>
          <w:marTop w:val="0"/>
          <w:marBottom w:val="0"/>
          <w:divBdr>
            <w:top w:val="none" w:sz="0" w:space="0" w:color="auto"/>
            <w:left w:val="none" w:sz="0" w:space="0" w:color="auto"/>
            <w:bottom w:val="none" w:sz="0" w:space="0" w:color="auto"/>
            <w:right w:val="none" w:sz="0" w:space="0" w:color="auto"/>
          </w:divBdr>
        </w:div>
        <w:div w:id="1612277291">
          <w:marLeft w:val="640"/>
          <w:marRight w:val="0"/>
          <w:marTop w:val="0"/>
          <w:marBottom w:val="0"/>
          <w:divBdr>
            <w:top w:val="none" w:sz="0" w:space="0" w:color="auto"/>
            <w:left w:val="none" w:sz="0" w:space="0" w:color="auto"/>
            <w:bottom w:val="none" w:sz="0" w:space="0" w:color="auto"/>
            <w:right w:val="none" w:sz="0" w:space="0" w:color="auto"/>
          </w:divBdr>
        </w:div>
        <w:div w:id="1668095820">
          <w:marLeft w:val="640"/>
          <w:marRight w:val="0"/>
          <w:marTop w:val="0"/>
          <w:marBottom w:val="0"/>
          <w:divBdr>
            <w:top w:val="none" w:sz="0" w:space="0" w:color="auto"/>
            <w:left w:val="none" w:sz="0" w:space="0" w:color="auto"/>
            <w:bottom w:val="none" w:sz="0" w:space="0" w:color="auto"/>
            <w:right w:val="none" w:sz="0" w:space="0" w:color="auto"/>
          </w:divBdr>
        </w:div>
        <w:div w:id="1687631169">
          <w:marLeft w:val="640"/>
          <w:marRight w:val="0"/>
          <w:marTop w:val="0"/>
          <w:marBottom w:val="0"/>
          <w:divBdr>
            <w:top w:val="none" w:sz="0" w:space="0" w:color="auto"/>
            <w:left w:val="none" w:sz="0" w:space="0" w:color="auto"/>
            <w:bottom w:val="none" w:sz="0" w:space="0" w:color="auto"/>
            <w:right w:val="none" w:sz="0" w:space="0" w:color="auto"/>
          </w:divBdr>
        </w:div>
        <w:div w:id="1701974136">
          <w:marLeft w:val="640"/>
          <w:marRight w:val="0"/>
          <w:marTop w:val="0"/>
          <w:marBottom w:val="0"/>
          <w:divBdr>
            <w:top w:val="none" w:sz="0" w:space="0" w:color="auto"/>
            <w:left w:val="none" w:sz="0" w:space="0" w:color="auto"/>
            <w:bottom w:val="none" w:sz="0" w:space="0" w:color="auto"/>
            <w:right w:val="none" w:sz="0" w:space="0" w:color="auto"/>
          </w:divBdr>
        </w:div>
        <w:div w:id="1728914083">
          <w:marLeft w:val="640"/>
          <w:marRight w:val="0"/>
          <w:marTop w:val="0"/>
          <w:marBottom w:val="0"/>
          <w:divBdr>
            <w:top w:val="none" w:sz="0" w:space="0" w:color="auto"/>
            <w:left w:val="none" w:sz="0" w:space="0" w:color="auto"/>
            <w:bottom w:val="none" w:sz="0" w:space="0" w:color="auto"/>
            <w:right w:val="none" w:sz="0" w:space="0" w:color="auto"/>
          </w:divBdr>
        </w:div>
        <w:div w:id="1736204347">
          <w:marLeft w:val="640"/>
          <w:marRight w:val="0"/>
          <w:marTop w:val="0"/>
          <w:marBottom w:val="0"/>
          <w:divBdr>
            <w:top w:val="none" w:sz="0" w:space="0" w:color="auto"/>
            <w:left w:val="none" w:sz="0" w:space="0" w:color="auto"/>
            <w:bottom w:val="none" w:sz="0" w:space="0" w:color="auto"/>
            <w:right w:val="none" w:sz="0" w:space="0" w:color="auto"/>
          </w:divBdr>
        </w:div>
        <w:div w:id="1866626753">
          <w:marLeft w:val="640"/>
          <w:marRight w:val="0"/>
          <w:marTop w:val="0"/>
          <w:marBottom w:val="0"/>
          <w:divBdr>
            <w:top w:val="none" w:sz="0" w:space="0" w:color="auto"/>
            <w:left w:val="none" w:sz="0" w:space="0" w:color="auto"/>
            <w:bottom w:val="none" w:sz="0" w:space="0" w:color="auto"/>
            <w:right w:val="none" w:sz="0" w:space="0" w:color="auto"/>
          </w:divBdr>
        </w:div>
        <w:div w:id="1921213054">
          <w:marLeft w:val="640"/>
          <w:marRight w:val="0"/>
          <w:marTop w:val="0"/>
          <w:marBottom w:val="0"/>
          <w:divBdr>
            <w:top w:val="none" w:sz="0" w:space="0" w:color="auto"/>
            <w:left w:val="none" w:sz="0" w:space="0" w:color="auto"/>
            <w:bottom w:val="none" w:sz="0" w:space="0" w:color="auto"/>
            <w:right w:val="none" w:sz="0" w:space="0" w:color="auto"/>
          </w:divBdr>
        </w:div>
        <w:div w:id="1958755550">
          <w:marLeft w:val="640"/>
          <w:marRight w:val="0"/>
          <w:marTop w:val="0"/>
          <w:marBottom w:val="0"/>
          <w:divBdr>
            <w:top w:val="none" w:sz="0" w:space="0" w:color="auto"/>
            <w:left w:val="none" w:sz="0" w:space="0" w:color="auto"/>
            <w:bottom w:val="none" w:sz="0" w:space="0" w:color="auto"/>
            <w:right w:val="none" w:sz="0" w:space="0" w:color="auto"/>
          </w:divBdr>
        </w:div>
        <w:div w:id="2059280805">
          <w:marLeft w:val="640"/>
          <w:marRight w:val="0"/>
          <w:marTop w:val="0"/>
          <w:marBottom w:val="0"/>
          <w:divBdr>
            <w:top w:val="none" w:sz="0" w:space="0" w:color="auto"/>
            <w:left w:val="none" w:sz="0" w:space="0" w:color="auto"/>
            <w:bottom w:val="none" w:sz="0" w:space="0" w:color="auto"/>
            <w:right w:val="none" w:sz="0" w:space="0" w:color="auto"/>
          </w:divBdr>
        </w:div>
        <w:div w:id="2132088879">
          <w:marLeft w:val="640"/>
          <w:marRight w:val="0"/>
          <w:marTop w:val="0"/>
          <w:marBottom w:val="0"/>
          <w:divBdr>
            <w:top w:val="none" w:sz="0" w:space="0" w:color="auto"/>
            <w:left w:val="none" w:sz="0" w:space="0" w:color="auto"/>
            <w:bottom w:val="none" w:sz="0" w:space="0" w:color="auto"/>
            <w:right w:val="none" w:sz="0" w:space="0" w:color="auto"/>
          </w:divBdr>
        </w:div>
        <w:div w:id="2132477989">
          <w:marLeft w:val="640"/>
          <w:marRight w:val="0"/>
          <w:marTop w:val="0"/>
          <w:marBottom w:val="0"/>
          <w:divBdr>
            <w:top w:val="none" w:sz="0" w:space="0" w:color="auto"/>
            <w:left w:val="none" w:sz="0" w:space="0" w:color="auto"/>
            <w:bottom w:val="none" w:sz="0" w:space="0" w:color="auto"/>
            <w:right w:val="none" w:sz="0" w:space="0" w:color="auto"/>
          </w:divBdr>
        </w:div>
        <w:div w:id="2138987707">
          <w:marLeft w:val="640"/>
          <w:marRight w:val="0"/>
          <w:marTop w:val="0"/>
          <w:marBottom w:val="0"/>
          <w:divBdr>
            <w:top w:val="none" w:sz="0" w:space="0" w:color="auto"/>
            <w:left w:val="none" w:sz="0" w:space="0" w:color="auto"/>
            <w:bottom w:val="none" w:sz="0" w:space="0" w:color="auto"/>
            <w:right w:val="none" w:sz="0" w:space="0" w:color="auto"/>
          </w:divBdr>
        </w:div>
      </w:divsChild>
    </w:div>
    <w:div w:id="1026910215">
      <w:bodyDiv w:val="1"/>
      <w:marLeft w:val="0"/>
      <w:marRight w:val="0"/>
      <w:marTop w:val="0"/>
      <w:marBottom w:val="0"/>
      <w:divBdr>
        <w:top w:val="none" w:sz="0" w:space="0" w:color="auto"/>
        <w:left w:val="none" w:sz="0" w:space="0" w:color="auto"/>
        <w:bottom w:val="none" w:sz="0" w:space="0" w:color="auto"/>
        <w:right w:val="none" w:sz="0" w:space="0" w:color="auto"/>
      </w:divBdr>
      <w:divsChild>
        <w:div w:id="54666302">
          <w:marLeft w:val="640"/>
          <w:marRight w:val="0"/>
          <w:marTop w:val="0"/>
          <w:marBottom w:val="0"/>
          <w:divBdr>
            <w:top w:val="none" w:sz="0" w:space="0" w:color="auto"/>
            <w:left w:val="none" w:sz="0" w:space="0" w:color="auto"/>
            <w:bottom w:val="none" w:sz="0" w:space="0" w:color="auto"/>
            <w:right w:val="none" w:sz="0" w:space="0" w:color="auto"/>
          </w:divBdr>
        </w:div>
        <w:div w:id="58287128">
          <w:marLeft w:val="640"/>
          <w:marRight w:val="0"/>
          <w:marTop w:val="0"/>
          <w:marBottom w:val="0"/>
          <w:divBdr>
            <w:top w:val="none" w:sz="0" w:space="0" w:color="auto"/>
            <w:left w:val="none" w:sz="0" w:space="0" w:color="auto"/>
            <w:bottom w:val="none" w:sz="0" w:space="0" w:color="auto"/>
            <w:right w:val="none" w:sz="0" w:space="0" w:color="auto"/>
          </w:divBdr>
        </w:div>
        <w:div w:id="78646480">
          <w:marLeft w:val="640"/>
          <w:marRight w:val="0"/>
          <w:marTop w:val="0"/>
          <w:marBottom w:val="0"/>
          <w:divBdr>
            <w:top w:val="none" w:sz="0" w:space="0" w:color="auto"/>
            <w:left w:val="none" w:sz="0" w:space="0" w:color="auto"/>
            <w:bottom w:val="none" w:sz="0" w:space="0" w:color="auto"/>
            <w:right w:val="none" w:sz="0" w:space="0" w:color="auto"/>
          </w:divBdr>
        </w:div>
        <w:div w:id="163132737">
          <w:marLeft w:val="640"/>
          <w:marRight w:val="0"/>
          <w:marTop w:val="0"/>
          <w:marBottom w:val="0"/>
          <w:divBdr>
            <w:top w:val="none" w:sz="0" w:space="0" w:color="auto"/>
            <w:left w:val="none" w:sz="0" w:space="0" w:color="auto"/>
            <w:bottom w:val="none" w:sz="0" w:space="0" w:color="auto"/>
            <w:right w:val="none" w:sz="0" w:space="0" w:color="auto"/>
          </w:divBdr>
        </w:div>
        <w:div w:id="283007747">
          <w:marLeft w:val="640"/>
          <w:marRight w:val="0"/>
          <w:marTop w:val="0"/>
          <w:marBottom w:val="0"/>
          <w:divBdr>
            <w:top w:val="none" w:sz="0" w:space="0" w:color="auto"/>
            <w:left w:val="none" w:sz="0" w:space="0" w:color="auto"/>
            <w:bottom w:val="none" w:sz="0" w:space="0" w:color="auto"/>
            <w:right w:val="none" w:sz="0" w:space="0" w:color="auto"/>
          </w:divBdr>
        </w:div>
        <w:div w:id="329261256">
          <w:marLeft w:val="640"/>
          <w:marRight w:val="0"/>
          <w:marTop w:val="0"/>
          <w:marBottom w:val="0"/>
          <w:divBdr>
            <w:top w:val="none" w:sz="0" w:space="0" w:color="auto"/>
            <w:left w:val="none" w:sz="0" w:space="0" w:color="auto"/>
            <w:bottom w:val="none" w:sz="0" w:space="0" w:color="auto"/>
            <w:right w:val="none" w:sz="0" w:space="0" w:color="auto"/>
          </w:divBdr>
        </w:div>
        <w:div w:id="439766808">
          <w:marLeft w:val="640"/>
          <w:marRight w:val="0"/>
          <w:marTop w:val="0"/>
          <w:marBottom w:val="0"/>
          <w:divBdr>
            <w:top w:val="none" w:sz="0" w:space="0" w:color="auto"/>
            <w:left w:val="none" w:sz="0" w:space="0" w:color="auto"/>
            <w:bottom w:val="none" w:sz="0" w:space="0" w:color="auto"/>
            <w:right w:val="none" w:sz="0" w:space="0" w:color="auto"/>
          </w:divBdr>
        </w:div>
        <w:div w:id="443118773">
          <w:marLeft w:val="640"/>
          <w:marRight w:val="0"/>
          <w:marTop w:val="0"/>
          <w:marBottom w:val="0"/>
          <w:divBdr>
            <w:top w:val="none" w:sz="0" w:space="0" w:color="auto"/>
            <w:left w:val="none" w:sz="0" w:space="0" w:color="auto"/>
            <w:bottom w:val="none" w:sz="0" w:space="0" w:color="auto"/>
            <w:right w:val="none" w:sz="0" w:space="0" w:color="auto"/>
          </w:divBdr>
        </w:div>
        <w:div w:id="495347336">
          <w:marLeft w:val="640"/>
          <w:marRight w:val="0"/>
          <w:marTop w:val="0"/>
          <w:marBottom w:val="0"/>
          <w:divBdr>
            <w:top w:val="none" w:sz="0" w:space="0" w:color="auto"/>
            <w:left w:val="none" w:sz="0" w:space="0" w:color="auto"/>
            <w:bottom w:val="none" w:sz="0" w:space="0" w:color="auto"/>
            <w:right w:val="none" w:sz="0" w:space="0" w:color="auto"/>
          </w:divBdr>
        </w:div>
        <w:div w:id="568999117">
          <w:marLeft w:val="640"/>
          <w:marRight w:val="0"/>
          <w:marTop w:val="0"/>
          <w:marBottom w:val="0"/>
          <w:divBdr>
            <w:top w:val="none" w:sz="0" w:space="0" w:color="auto"/>
            <w:left w:val="none" w:sz="0" w:space="0" w:color="auto"/>
            <w:bottom w:val="none" w:sz="0" w:space="0" w:color="auto"/>
            <w:right w:val="none" w:sz="0" w:space="0" w:color="auto"/>
          </w:divBdr>
        </w:div>
        <w:div w:id="598418231">
          <w:marLeft w:val="640"/>
          <w:marRight w:val="0"/>
          <w:marTop w:val="0"/>
          <w:marBottom w:val="0"/>
          <w:divBdr>
            <w:top w:val="none" w:sz="0" w:space="0" w:color="auto"/>
            <w:left w:val="none" w:sz="0" w:space="0" w:color="auto"/>
            <w:bottom w:val="none" w:sz="0" w:space="0" w:color="auto"/>
            <w:right w:val="none" w:sz="0" w:space="0" w:color="auto"/>
          </w:divBdr>
        </w:div>
        <w:div w:id="626199929">
          <w:marLeft w:val="640"/>
          <w:marRight w:val="0"/>
          <w:marTop w:val="0"/>
          <w:marBottom w:val="0"/>
          <w:divBdr>
            <w:top w:val="none" w:sz="0" w:space="0" w:color="auto"/>
            <w:left w:val="none" w:sz="0" w:space="0" w:color="auto"/>
            <w:bottom w:val="none" w:sz="0" w:space="0" w:color="auto"/>
            <w:right w:val="none" w:sz="0" w:space="0" w:color="auto"/>
          </w:divBdr>
        </w:div>
        <w:div w:id="647436428">
          <w:marLeft w:val="640"/>
          <w:marRight w:val="0"/>
          <w:marTop w:val="0"/>
          <w:marBottom w:val="0"/>
          <w:divBdr>
            <w:top w:val="none" w:sz="0" w:space="0" w:color="auto"/>
            <w:left w:val="none" w:sz="0" w:space="0" w:color="auto"/>
            <w:bottom w:val="none" w:sz="0" w:space="0" w:color="auto"/>
            <w:right w:val="none" w:sz="0" w:space="0" w:color="auto"/>
          </w:divBdr>
        </w:div>
        <w:div w:id="689919455">
          <w:marLeft w:val="640"/>
          <w:marRight w:val="0"/>
          <w:marTop w:val="0"/>
          <w:marBottom w:val="0"/>
          <w:divBdr>
            <w:top w:val="none" w:sz="0" w:space="0" w:color="auto"/>
            <w:left w:val="none" w:sz="0" w:space="0" w:color="auto"/>
            <w:bottom w:val="none" w:sz="0" w:space="0" w:color="auto"/>
            <w:right w:val="none" w:sz="0" w:space="0" w:color="auto"/>
          </w:divBdr>
        </w:div>
        <w:div w:id="732703313">
          <w:marLeft w:val="640"/>
          <w:marRight w:val="0"/>
          <w:marTop w:val="0"/>
          <w:marBottom w:val="0"/>
          <w:divBdr>
            <w:top w:val="none" w:sz="0" w:space="0" w:color="auto"/>
            <w:left w:val="none" w:sz="0" w:space="0" w:color="auto"/>
            <w:bottom w:val="none" w:sz="0" w:space="0" w:color="auto"/>
            <w:right w:val="none" w:sz="0" w:space="0" w:color="auto"/>
          </w:divBdr>
        </w:div>
        <w:div w:id="733355010">
          <w:marLeft w:val="640"/>
          <w:marRight w:val="0"/>
          <w:marTop w:val="0"/>
          <w:marBottom w:val="0"/>
          <w:divBdr>
            <w:top w:val="none" w:sz="0" w:space="0" w:color="auto"/>
            <w:left w:val="none" w:sz="0" w:space="0" w:color="auto"/>
            <w:bottom w:val="none" w:sz="0" w:space="0" w:color="auto"/>
            <w:right w:val="none" w:sz="0" w:space="0" w:color="auto"/>
          </w:divBdr>
        </w:div>
        <w:div w:id="750202887">
          <w:marLeft w:val="640"/>
          <w:marRight w:val="0"/>
          <w:marTop w:val="0"/>
          <w:marBottom w:val="0"/>
          <w:divBdr>
            <w:top w:val="none" w:sz="0" w:space="0" w:color="auto"/>
            <w:left w:val="none" w:sz="0" w:space="0" w:color="auto"/>
            <w:bottom w:val="none" w:sz="0" w:space="0" w:color="auto"/>
            <w:right w:val="none" w:sz="0" w:space="0" w:color="auto"/>
          </w:divBdr>
        </w:div>
        <w:div w:id="783505417">
          <w:marLeft w:val="640"/>
          <w:marRight w:val="0"/>
          <w:marTop w:val="0"/>
          <w:marBottom w:val="0"/>
          <w:divBdr>
            <w:top w:val="none" w:sz="0" w:space="0" w:color="auto"/>
            <w:left w:val="none" w:sz="0" w:space="0" w:color="auto"/>
            <w:bottom w:val="none" w:sz="0" w:space="0" w:color="auto"/>
            <w:right w:val="none" w:sz="0" w:space="0" w:color="auto"/>
          </w:divBdr>
        </w:div>
        <w:div w:id="839782866">
          <w:marLeft w:val="640"/>
          <w:marRight w:val="0"/>
          <w:marTop w:val="0"/>
          <w:marBottom w:val="0"/>
          <w:divBdr>
            <w:top w:val="none" w:sz="0" w:space="0" w:color="auto"/>
            <w:left w:val="none" w:sz="0" w:space="0" w:color="auto"/>
            <w:bottom w:val="none" w:sz="0" w:space="0" w:color="auto"/>
            <w:right w:val="none" w:sz="0" w:space="0" w:color="auto"/>
          </w:divBdr>
        </w:div>
        <w:div w:id="886187301">
          <w:marLeft w:val="640"/>
          <w:marRight w:val="0"/>
          <w:marTop w:val="0"/>
          <w:marBottom w:val="0"/>
          <w:divBdr>
            <w:top w:val="none" w:sz="0" w:space="0" w:color="auto"/>
            <w:left w:val="none" w:sz="0" w:space="0" w:color="auto"/>
            <w:bottom w:val="none" w:sz="0" w:space="0" w:color="auto"/>
            <w:right w:val="none" w:sz="0" w:space="0" w:color="auto"/>
          </w:divBdr>
        </w:div>
        <w:div w:id="888493368">
          <w:marLeft w:val="640"/>
          <w:marRight w:val="0"/>
          <w:marTop w:val="0"/>
          <w:marBottom w:val="0"/>
          <w:divBdr>
            <w:top w:val="none" w:sz="0" w:space="0" w:color="auto"/>
            <w:left w:val="none" w:sz="0" w:space="0" w:color="auto"/>
            <w:bottom w:val="none" w:sz="0" w:space="0" w:color="auto"/>
            <w:right w:val="none" w:sz="0" w:space="0" w:color="auto"/>
          </w:divBdr>
        </w:div>
        <w:div w:id="933518687">
          <w:marLeft w:val="640"/>
          <w:marRight w:val="0"/>
          <w:marTop w:val="0"/>
          <w:marBottom w:val="0"/>
          <w:divBdr>
            <w:top w:val="none" w:sz="0" w:space="0" w:color="auto"/>
            <w:left w:val="none" w:sz="0" w:space="0" w:color="auto"/>
            <w:bottom w:val="none" w:sz="0" w:space="0" w:color="auto"/>
            <w:right w:val="none" w:sz="0" w:space="0" w:color="auto"/>
          </w:divBdr>
        </w:div>
        <w:div w:id="963073919">
          <w:marLeft w:val="640"/>
          <w:marRight w:val="0"/>
          <w:marTop w:val="0"/>
          <w:marBottom w:val="0"/>
          <w:divBdr>
            <w:top w:val="none" w:sz="0" w:space="0" w:color="auto"/>
            <w:left w:val="none" w:sz="0" w:space="0" w:color="auto"/>
            <w:bottom w:val="none" w:sz="0" w:space="0" w:color="auto"/>
            <w:right w:val="none" w:sz="0" w:space="0" w:color="auto"/>
          </w:divBdr>
        </w:div>
        <w:div w:id="965432463">
          <w:marLeft w:val="640"/>
          <w:marRight w:val="0"/>
          <w:marTop w:val="0"/>
          <w:marBottom w:val="0"/>
          <w:divBdr>
            <w:top w:val="none" w:sz="0" w:space="0" w:color="auto"/>
            <w:left w:val="none" w:sz="0" w:space="0" w:color="auto"/>
            <w:bottom w:val="none" w:sz="0" w:space="0" w:color="auto"/>
            <w:right w:val="none" w:sz="0" w:space="0" w:color="auto"/>
          </w:divBdr>
        </w:div>
        <w:div w:id="996226894">
          <w:marLeft w:val="640"/>
          <w:marRight w:val="0"/>
          <w:marTop w:val="0"/>
          <w:marBottom w:val="0"/>
          <w:divBdr>
            <w:top w:val="none" w:sz="0" w:space="0" w:color="auto"/>
            <w:left w:val="none" w:sz="0" w:space="0" w:color="auto"/>
            <w:bottom w:val="none" w:sz="0" w:space="0" w:color="auto"/>
            <w:right w:val="none" w:sz="0" w:space="0" w:color="auto"/>
          </w:divBdr>
        </w:div>
        <w:div w:id="1059939932">
          <w:marLeft w:val="640"/>
          <w:marRight w:val="0"/>
          <w:marTop w:val="0"/>
          <w:marBottom w:val="0"/>
          <w:divBdr>
            <w:top w:val="none" w:sz="0" w:space="0" w:color="auto"/>
            <w:left w:val="none" w:sz="0" w:space="0" w:color="auto"/>
            <w:bottom w:val="none" w:sz="0" w:space="0" w:color="auto"/>
            <w:right w:val="none" w:sz="0" w:space="0" w:color="auto"/>
          </w:divBdr>
        </w:div>
        <w:div w:id="1071852765">
          <w:marLeft w:val="640"/>
          <w:marRight w:val="0"/>
          <w:marTop w:val="0"/>
          <w:marBottom w:val="0"/>
          <w:divBdr>
            <w:top w:val="none" w:sz="0" w:space="0" w:color="auto"/>
            <w:left w:val="none" w:sz="0" w:space="0" w:color="auto"/>
            <w:bottom w:val="none" w:sz="0" w:space="0" w:color="auto"/>
            <w:right w:val="none" w:sz="0" w:space="0" w:color="auto"/>
          </w:divBdr>
        </w:div>
        <w:div w:id="1076317083">
          <w:marLeft w:val="640"/>
          <w:marRight w:val="0"/>
          <w:marTop w:val="0"/>
          <w:marBottom w:val="0"/>
          <w:divBdr>
            <w:top w:val="none" w:sz="0" w:space="0" w:color="auto"/>
            <w:left w:val="none" w:sz="0" w:space="0" w:color="auto"/>
            <w:bottom w:val="none" w:sz="0" w:space="0" w:color="auto"/>
            <w:right w:val="none" w:sz="0" w:space="0" w:color="auto"/>
          </w:divBdr>
        </w:div>
        <w:div w:id="1122072296">
          <w:marLeft w:val="640"/>
          <w:marRight w:val="0"/>
          <w:marTop w:val="0"/>
          <w:marBottom w:val="0"/>
          <w:divBdr>
            <w:top w:val="none" w:sz="0" w:space="0" w:color="auto"/>
            <w:left w:val="none" w:sz="0" w:space="0" w:color="auto"/>
            <w:bottom w:val="none" w:sz="0" w:space="0" w:color="auto"/>
            <w:right w:val="none" w:sz="0" w:space="0" w:color="auto"/>
          </w:divBdr>
        </w:div>
        <w:div w:id="1126387364">
          <w:marLeft w:val="640"/>
          <w:marRight w:val="0"/>
          <w:marTop w:val="0"/>
          <w:marBottom w:val="0"/>
          <w:divBdr>
            <w:top w:val="none" w:sz="0" w:space="0" w:color="auto"/>
            <w:left w:val="none" w:sz="0" w:space="0" w:color="auto"/>
            <w:bottom w:val="none" w:sz="0" w:space="0" w:color="auto"/>
            <w:right w:val="none" w:sz="0" w:space="0" w:color="auto"/>
          </w:divBdr>
        </w:div>
        <w:div w:id="1178076274">
          <w:marLeft w:val="640"/>
          <w:marRight w:val="0"/>
          <w:marTop w:val="0"/>
          <w:marBottom w:val="0"/>
          <w:divBdr>
            <w:top w:val="none" w:sz="0" w:space="0" w:color="auto"/>
            <w:left w:val="none" w:sz="0" w:space="0" w:color="auto"/>
            <w:bottom w:val="none" w:sz="0" w:space="0" w:color="auto"/>
            <w:right w:val="none" w:sz="0" w:space="0" w:color="auto"/>
          </w:divBdr>
        </w:div>
        <w:div w:id="1182743228">
          <w:marLeft w:val="640"/>
          <w:marRight w:val="0"/>
          <w:marTop w:val="0"/>
          <w:marBottom w:val="0"/>
          <w:divBdr>
            <w:top w:val="none" w:sz="0" w:space="0" w:color="auto"/>
            <w:left w:val="none" w:sz="0" w:space="0" w:color="auto"/>
            <w:bottom w:val="none" w:sz="0" w:space="0" w:color="auto"/>
            <w:right w:val="none" w:sz="0" w:space="0" w:color="auto"/>
          </w:divBdr>
        </w:div>
        <w:div w:id="1185367768">
          <w:marLeft w:val="640"/>
          <w:marRight w:val="0"/>
          <w:marTop w:val="0"/>
          <w:marBottom w:val="0"/>
          <w:divBdr>
            <w:top w:val="none" w:sz="0" w:space="0" w:color="auto"/>
            <w:left w:val="none" w:sz="0" w:space="0" w:color="auto"/>
            <w:bottom w:val="none" w:sz="0" w:space="0" w:color="auto"/>
            <w:right w:val="none" w:sz="0" w:space="0" w:color="auto"/>
          </w:divBdr>
        </w:div>
        <w:div w:id="1306205209">
          <w:marLeft w:val="640"/>
          <w:marRight w:val="0"/>
          <w:marTop w:val="0"/>
          <w:marBottom w:val="0"/>
          <w:divBdr>
            <w:top w:val="none" w:sz="0" w:space="0" w:color="auto"/>
            <w:left w:val="none" w:sz="0" w:space="0" w:color="auto"/>
            <w:bottom w:val="none" w:sz="0" w:space="0" w:color="auto"/>
            <w:right w:val="none" w:sz="0" w:space="0" w:color="auto"/>
          </w:divBdr>
        </w:div>
        <w:div w:id="1307776659">
          <w:marLeft w:val="640"/>
          <w:marRight w:val="0"/>
          <w:marTop w:val="0"/>
          <w:marBottom w:val="0"/>
          <w:divBdr>
            <w:top w:val="none" w:sz="0" w:space="0" w:color="auto"/>
            <w:left w:val="none" w:sz="0" w:space="0" w:color="auto"/>
            <w:bottom w:val="none" w:sz="0" w:space="0" w:color="auto"/>
            <w:right w:val="none" w:sz="0" w:space="0" w:color="auto"/>
          </w:divBdr>
        </w:div>
        <w:div w:id="1378430639">
          <w:marLeft w:val="640"/>
          <w:marRight w:val="0"/>
          <w:marTop w:val="0"/>
          <w:marBottom w:val="0"/>
          <w:divBdr>
            <w:top w:val="none" w:sz="0" w:space="0" w:color="auto"/>
            <w:left w:val="none" w:sz="0" w:space="0" w:color="auto"/>
            <w:bottom w:val="none" w:sz="0" w:space="0" w:color="auto"/>
            <w:right w:val="none" w:sz="0" w:space="0" w:color="auto"/>
          </w:divBdr>
        </w:div>
        <w:div w:id="1379085829">
          <w:marLeft w:val="640"/>
          <w:marRight w:val="0"/>
          <w:marTop w:val="0"/>
          <w:marBottom w:val="0"/>
          <w:divBdr>
            <w:top w:val="none" w:sz="0" w:space="0" w:color="auto"/>
            <w:left w:val="none" w:sz="0" w:space="0" w:color="auto"/>
            <w:bottom w:val="none" w:sz="0" w:space="0" w:color="auto"/>
            <w:right w:val="none" w:sz="0" w:space="0" w:color="auto"/>
          </w:divBdr>
        </w:div>
        <w:div w:id="1431927699">
          <w:marLeft w:val="640"/>
          <w:marRight w:val="0"/>
          <w:marTop w:val="0"/>
          <w:marBottom w:val="0"/>
          <w:divBdr>
            <w:top w:val="none" w:sz="0" w:space="0" w:color="auto"/>
            <w:left w:val="none" w:sz="0" w:space="0" w:color="auto"/>
            <w:bottom w:val="none" w:sz="0" w:space="0" w:color="auto"/>
            <w:right w:val="none" w:sz="0" w:space="0" w:color="auto"/>
          </w:divBdr>
        </w:div>
        <w:div w:id="1434783906">
          <w:marLeft w:val="640"/>
          <w:marRight w:val="0"/>
          <w:marTop w:val="0"/>
          <w:marBottom w:val="0"/>
          <w:divBdr>
            <w:top w:val="none" w:sz="0" w:space="0" w:color="auto"/>
            <w:left w:val="none" w:sz="0" w:space="0" w:color="auto"/>
            <w:bottom w:val="none" w:sz="0" w:space="0" w:color="auto"/>
            <w:right w:val="none" w:sz="0" w:space="0" w:color="auto"/>
          </w:divBdr>
        </w:div>
        <w:div w:id="1471097130">
          <w:marLeft w:val="640"/>
          <w:marRight w:val="0"/>
          <w:marTop w:val="0"/>
          <w:marBottom w:val="0"/>
          <w:divBdr>
            <w:top w:val="none" w:sz="0" w:space="0" w:color="auto"/>
            <w:left w:val="none" w:sz="0" w:space="0" w:color="auto"/>
            <w:bottom w:val="none" w:sz="0" w:space="0" w:color="auto"/>
            <w:right w:val="none" w:sz="0" w:space="0" w:color="auto"/>
          </w:divBdr>
        </w:div>
        <w:div w:id="1547061243">
          <w:marLeft w:val="640"/>
          <w:marRight w:val="0"/>
          <w:marTop w:val="0"/>
          <w:marBottom w:val="0"/>
          <w:divBdr>
            <w:top w:val="none" w:sz="0" w:space="0" w:color="auto"/>
            <w:left w:val="none" w:sz="0" w:space="0" w:color="auto"/>
            <w:bottom w:val="none" w:sz="0" w:space="0" w:color="auto"/>
            <w:right w:val="none" w:sz="0" w:space="0" w:color="auto"/>
          </w:divBdr>
        </w:div>
        <w:div w:id="1579631823">
          <w:marLeft w:val="640"/>
          <w:marRight w:val="0"/>
          <w:marTop w:val="0"/>
          <w:marBottom w:val="0"/>
          <w:divBdr>
            <w:top w:val="none" w:sz="0" w:space="0" w:color="auto"/>
            <w:left w:val="none" w:sz="0" w:space="0" w:color="auto"/>
            <w:bottom w:val="none" w:sz="0" w:space="0" w:color="auto"/>
            <w:right w:val="none" w:sz="0" w:space="0" w:color="auto"/>
          </w:divBdr>
        </w:div>
        <w:div w:id="1600916221">
          <w:marLeft w:val="640"/>
          <w:marRight w:val="0"/>
          <w:marTop w:val="0"/>
          <w:marBottom w:val="0"/>
          <w:divBdr>
            <w:top w:val="none" w:sz="0" w:space="0" w:color="auto"/>
            <w:left w:val="none" w:sz="0" w:space="0" w:color="auto"/>
            <w:bottom w:val="none" w:sz="0" w:space="0" w:color="auto"/>
            <w:right w:val="none" w:sz="0" w:space="0" w:color="auto"/>
          </w:divBdr>
        </w:div>
        <w:div w:id="1649746505">
          <w:marLeft w:val="640"/>
          <w:marRight w:val="0"/>
          <w:marTop w:val="0"/>
          <w:marBottom w:val="0"/>
          <w:divBdr>
            <w:top w:val="none" w:sz="0" w:space="0" w:color="auto"/>
            <w:left w:val="none" w:sz="0" w:space="0" w:color="auto"/>
            <w:bottom w:val="none" w:sz="0" w:space="0" w:color="auto"/>
            <w:right w:val="none" w:sz="0" w:space="0" w:color="auto"/>
          </w:divBdr>
        </w:div>
        <w:div w:id="1666978059">
          <w:marLeft w:val="640"/>
          <w:marRight w:val="0"/>
          <w:marTop w:val="0"/>
          <w:marBottom w:val="0"/>
          <w:divBdr>
            <w:top w:val="none" w:sz="0" w:space="0" w:color="auto"/>
            <w:left w:val="none" w:sz="0" w:space="0" w:color="auto"/>
            <w:bottom w:val="none" w:sz="0" w:space="0" w:color="auto"/>
            <w:right w:val="none" w:sz="0" w:space="0" w:color="auto"/>
          </w:divBdr>
        </w:div>
        <w:div w:id="1855992675">
          <w:marLeft w:val="640"/>
          <w:marRight w:val="0"/>
          <w:marTop w:val="0"/>
          <w:marBottom w:val="0"/>
          <w:divBdr>
            <w:top w:val="none" w:sz="0" w:space="0" w:color="auto"/>
            <w:left w:val="none" w:sz="0" w:space="0" w:color="auto"/>
            <w:bottom w:val="none" w:sz="0" w:space="0" w:color="auto"/>
            <w:right w:val="none" w:sz="0" w:space="0" w:color="auto"/>
          </w:divBdr>
        </w:div>
        <w:div w:id="1930505380">
          <w:marLeft w:val="640"/>
          <w:marRight w:val="0"/>
          <w:marTop w:val="0"/>
          <w:marBottom w:val="0"/>
          <w:divBdr>
            <w:top w:val="none" w:sz="0" w:space="0" w:color="auto"/>
            <w:left w:val="none" w:sz="0" w:space="0" w:color="auto"/>
            <w:bottom w:val="none" w:sz="0" w:space="0" w:color="auto"/>
            <w:right w:val="none" w:sz="0" w:space="0" w:color="auto"/>
          </w:divBdr>
        </w:div>
        <w:div w:id="1996689260">
          <w:marLeft w:val="640"/>
          <w:marRight w:val="0"/>
          <w:marTop w:val="0"/>
          <w:marBottom w:val="0"/>
          <w:divBdr>
            <w:top w:val="none" w:sz="0" w:space="0" w:color="auto"/>
            <w:left w:val="none" w:sz="0" w:space="0" w:color="auto"/>
            <w:bottom w:val="none" w:sz="0" w:space="0" w:color="auto"/>
            <w:right w:val="none" w:sz="0" w:space="0" w:color="auto"/>
          </w:divBdr>
        </w:div>
        <w:div w:id="2003775307">
          <w:marLeft w:val="640"/>
          <w:marRight w:val="0"/>
          <w:marTop w:val="0"/>
          <w:marBottom w:val="0"/>
          <w:divBdr>
            <w:top w:val="none" w:sz="0" w:space="0" w:color="auto"/>
            <w:left w:val="none" w:sz="0" w:space="0" w:color="auto"/>
            <w:bottom w:val="none" w:sz="0" w:space="0" w:color="auto"/>
            <w:right w:val="none" w:sz="0" w:space="0" w:color="auto"/>
          </w:divBdr>
        </w:div>
        <w:div w:id="2006929498">
          <w:marLeft w:val="640"/>
          <w:marRight w:val="0"/>
          <w:marTop w:val="0"/>
          <w:marBottom w:val="0"/>
          <w:divBdr>
            <w:top w:val="none" w:sz="0" w:space="0" w:color="auto"/>
            <w:left w:val="none" w:sz="0" w:space="0" w:color="auto"/>
            <w:bottom w:val="none" w:sz="0" w:space="0" w:color="auto"/>
            <w:right w:val="none" w:sz="0" w:space="0" w:color="auto"/>
          </w:divBdr>
        </w:div>
        <w:div w:id="2061128331">
          <w:marLeft w:val="640"/>
          <w:marRight w:val="0"/>
          <w:marTop w:val="0"/>
          <w:marBottom w:val="0"/>
          <w:divBdr>
            <w:top w:val="none" w:sz="0" w:space="0" w:color="auto"/>
            <w:left w:val="none" w:sz="0" w:space="0" w:color="auto"/>
            <w:bottom w:val="none" w:sz="0" w:space="0" w:color="auto"/>
            <w:right w:val="none" w:sz="0" w:space="0" w:color="auto"/>
          </w:divBdr>
        </w:div>
      </w:divsChild>
    </w:div>
    <w:div w:id="1033118282">
      <w:bodyDiv w:val="1"/>
      <w:marLeft w:val="0"/>
      <w:marRight w:val="0"/>
      <w:marTop w:val="0"/>
      <w:marBottom w:val="0"/>
      <w:divBdr>
        <w:top w:val="none" w:sz="0" w:space="0" w:color="auto"/>
        <w:left w:val="none" w:sz="0" w:space="0" w:color="auto"/>
        <w:bottom w:val="none" w:sz="0" w:space="0" w:color="auto"/>
        <w:right w:val="none" w:sz="0" w:space="0" w:color="auto"/>
      </w:divBdr>
      <w:divsChild>
        <w:div w:id="93677418">
          <w:marLeft w:val="640"/>
          <w:marRight w:val="0"/>
          <w:marTop w:val="0"/>
          <w:marBottom w:val="0"/>
          <w:divBdr>
            <w:top w:val="none" w:sz="0" w:space="0" w:color="auto"/>
            <w:left w:val="none" w:sz="0" w:space="0" w:color="auto"/>
            <w:bottom w:val="none" w:sz="0" w:space="0" w:color="auto"/>
            <w:right w:val="none" w:sz="0" w:space="0" w:color="auto"/>
          </w:divBdr>
        </w:div>
        <w:div w:id="122891106">
          <w:marLeft w:val="640"/>
          <w:marRight w:val="0"/>
          <w:marTop w:val="0"/>
          <w:marBottom w:val="0"/>
          <w:divBdr>
            <w:top w:val="none" w:sz="0" w:space="0" w:color="auto"/>
            <w:left w:val="none" w:sz="0" w:space="0" w:color="auto"/>
            <w:bottom w:val="none" w:sz="0" w:space="0" w:color="auto"/>
            <w:right w:val="none" w:sz="0" w:space="0" w:color="auto"/>
          </w:divBdr>
        </w:div>
        <w:div w:id="141623737">
          <w:marLeft w:val="640"/>
          <w:marRight w:val="0"/>
          <w:marTop w:val="0"/>
          <w:marBottom w:val="0"/>
          <w:divBdr>
            <w:top w:val="none" w:sz="0" w:space="0" w:color="auto"/>
            <w:left w:val="none" w:sz="0" w:space="0" w:color="auto"/>
            <w:bottom w:val="none" w:sz="0" w:space="0" w:color="auto"/>
            <w:right w:val="none" w:sz="0" w:space="0" w:color="auto"/>
          </w:divBdr>
        </w:div>
        <w:div w:id="149559585">
          <w:marLeft w:val="640"/>
          <w:marRight w:val="0"/>
          <w:marTop w:val="0"/>
          <w:marBottom w:val="0"/>
          <w:divBdr>
            <w:top w:val="none" w:sz="0" w:space="0" w:color="auto"/>
            <w:left w:val="none" w:sz="0" w:space="0" w:color="auto"/>
            <w:bottom w:val="none" w:sz="0" w:space="0" w:color="auto"/>
            <w:right w:val="none" w:sz="0" w:space="0" w:color="auto"/>
          </w:divBdr>
        </w:div>
        <w:div w:id="165445515">
          <w:marLeft w:val="640"/>
          <w:marRight w:val="0"/>
          <w:marTop w:val="0"/>
          <w:marBottom w:val="0"/>
          <w:divBdr>
            <w:top w:val="none" w:sz="0" w:space="0" w:color="auto"/>
            <w:left w:val="none" w:sz="0" w:space="0" w:color="auto"/>
            <w:bottom w:val="none" w:sz="0" w:space="0" w:color="auto"/>
            <w:right w:val="none" w:sz="0" w:space="0" w:color="auto"/>
          </w:divBdr>
        </w:div>
        <w:div w:id="219293299">
          <w:marLeft w:val="640"/>
          <w:marRight w:val="0"/>
          <w:marTop w:val="0"/>
          <w:marBottom w:val="0"/>
          <w:divBdr>
            <w:top w:val="none" w:sz="0" w:space="0" w:color="auto"/>
            <w:left w:val="none" w:sz="0" w:space="0" w:color="auto"/>
            <w:bottom w:val="none" w:sz="0" w:space="0" w:color="auto"/>
            <w:right w:val="none" w:sz="0" w:space="0" w:color="auto"/>
          </w:divBdr>
        </w:div>
        <w:div w:id="303509814">
          <w:marLeft w:val="640"/>
          <w:marRight w:val="0"/>
          <w:marTop w:val="0"/>
          <w:marBottom w:val="0"/>
          <w:divBdr>
            <w:top w:val="none" w:sz="0" w:space="0" w:color="auto"/>
            <w:left w:val="none" w:sz="0" w:space="0" w:color="auto"/>
            <w:bottom w:val="none" w:sz="0" w:space="0" w:color="auto"/>
            <w:right w:val="none" w:sz="0" w:space="0" w:color="auto"/>
          </w:divBdr>
        </w:div>
        <w:div w:id="315960724">
          <w:marLeft w:val="640"/>
          <w:marRight w:val="0"/>
          <w:marTop w:val="0"/>
          <w:marBottom w:val="0"/>
          <w:divBdr>
            <w:top w:val="none" w:sz="0" w:space="0" w:color="auto"/>
            <w:left w:val="none" w:sz="0" w:space="0" w:color="auto"/>
            <w:bottom w:val="none" w:sz="0" w:space="0" w:color="auto"/>
            <w:right w:val="none" w:sz="0" w:space="0" w:color="auto"/>
          </w:divBdr>
        </w:div>
        <w:div w:id="322511103">
          <w:marLeft w:val="640"/>
          <w:marRight w:val="0"/>
          <w:marTop w:val="0"/>
          <w:marBottom w:val="0"/>
          <w:divBdr>
            <w:top w:val="none" w:sz="0" w:space="0" w:color="auto"/>
            <w:left w:val="none" w:sz="0" w:space="0" w:color="auto"/>
            <w:bottom w:val="none" w:sz="0" w:space="0" w:color="auto"/>
            <w:right w:val="none" w:sz="0" w:space="0" w:color="auto"/>
          </w:divBdr>
        </w:div>
        <w:div w:id="323515458">
          <w:marLeft w:val="640"/>
          <w:marRight w:val="0"/>
          <w:marTop w:val="0"/>
          <w:marBottom w:val="0"/>
          <w:divBdr>
            <w:top w:val="none" w:sz="0" w:space="0" w:color="auto"/>
            <w:left w:val="none" w:sz="0" w:space="0" w:color="auto"/>
            <w:bottom w:val="none" w:sz="0" w:space="0" w:color="auto"/>
            <w:right w:val="none" w:sz="0" w:space="0" w:color="auto"/>
          </w:divBdr>
        </w:div>
        <w:div w:id="332490937">
          <w:marLeft w:val="640"/>
          <w:marRight w:val="0"/>
          <w:marTop w:val="0"/>
          <w:marBottom w:val="0"/>
          <w:divBdr>
            <w:top w:val="none" w:sz="0" w:space="0" w:color="auto"/>
            <w:left w:val="none" w:sz="0" w:space="0" w:color="auto"/>
            <w:bottom w:val="none" w:sz="0" w:space="0" w:color="auto"/>
            <w:right w:val="none" w:sz="0" w:space="0" w:color="auto"/>
          </w:divBdr>
        </w:div>
        <w:div w:id="381442194">
          <w:marLeft w:val="640"/>
          <w:marRight w:val="0"/>
          <w:marTop w:val="0"/>
          <w:marBottom w:val="0"/>
          <w:divBdr>
            <w:top w:val="none" w:sz="0" w:space="0" w:color="auto"/>
            <w:left w:val="none" w:sz="0" w:space="0" w:color="auto"/>
            <w:bottom w:val="none" w:sz="0" w:space="0" w:color="auto"/>
            <w:right w:val="none" w:sz="0" w:space="0" w:color="auto"/>
          </w:divBdr>
        </w:div>
        <w:div w:id="385180804">
          <w:marLeft w:val="640"/>
          <w:marRight w:val="0"/>
          <w:marTop w:val="0"/>
          <w:marBottom w:val="0"/>
          <w:divBdr>
            <w:top w:val="none" w:sz="0" w:space="0" w:color="auto"/>
            <w:left w:val="none" w:sz="0" w:space="0" w:color="auto"/>
            <w:bottom w:val="none" w:sz="0" w:space="0" w:color="auto"/>
            <w:right w:val="none" w:sz="0" w:space="0" w:color="auto"/>
          </w:divBdr>
        </w:div>
        <w:div w:id="407574668">
          <w:marLeft w:val="640"/>
          <w:marRight w:val="0"/>
          <w:marTop w:val="0"/>
          <w:marBottom w:val="0"/>
          <w:divBdr>
            <w:top w:val="none" w:sz="0" w:space="0" w:color="auto"/>
            <w:left w:val="none" w:sz="0" w:space="0" w:color="auto"/>
            <w:bottom w:val="none" w:sz="0" w:space="0" w:color="auto"/>
            <w:right w:val="none" w:sz="0" w:space="0" w:color="auto"/>
          </w:divBdr>
        </w:div>
        <w:div w:id="461122211">
          <w:marLeft w:val="640"/>
          <w:marRight w:val="0"/>
          <w:marTop w:val="0"/>
          <w:marBottom w:val="0"/>
          <w:divBdr>
            <w:top w:val="none" w:sz="0" w:space="0" w:color="auto"/>
            <w:left w:val="none" w:sz="0" w:space="0" w:color="auto"/>
            <w:bottom w:val="none" w:sz="0" w:space="0" w:color="auto"/>
            <w:right w:val="none" w:sz="0" w:space="0" w:color="auto"/>
          </w:divBdr>
        </w:div>
        <w:div w:id="485365740">
          <w:marLeft w:val="640"/>
          <w:marRight w:val="0"/>
          <w:marTop w:val="0"/>
          <w:marBottom w:val="0"/>
          <w:divBdr>
            <w:top w:val="none" w:sz="0" w:space="0" w:color="auto"/>
            <w:left w:val="none" w:sz="0" w:space="0" w:color="auto"/>
            <w:bottom w:val="none" w:sz="0" w:space="0" w:color="auto"/>
            <w:right w:val="none" w:sz="0" w:space="0" w:color="auto"/>
          </w:divBdr>
        </w:div>
        <w:div w:id="490759283">
          <w:marLeft w:val="640"/>
          <w:marRight w:val="0"/>
          <w:marTop w:val="0"/>
          <w:marBottom w:val="0"/>
          <w:divBdr>
            <w:top w:val="none" w:sz="0" w:space="0" w:color="auto"/>
            <w:left w:val="none" w:sz="0" w:space="0" w:color="auto"/>
            <w:bottom w:val="none" w:sz="0" w:space="0" w:color="auto"/>
            <w:right w:val="none" w:sz="0" w:space="0" w:color="auto"/>
          </w:divBdr>
        </w:div>
        <w:div w:id="561411320">
          <w:marLeft w:val="640"/>
          <w:marRight w:val="0"/>
          <w:marTop w:val="0"/>
          <w:marBottom w:val="0"/>
          <w:divBdr>
            <w:top w:val="none" w:sz="0" w:space="0" w:color="auto"/>
            <w:left w:val="none" w:sz="0" w:space="0" w:color="auto"/>
            <w:bottom w:val="none" w:sz="0" w:space="0" w:color="auto"/>
            <w:right w:val="none" w:sz="0" w:space="0" w:color="auto"/>
          </w:divBdr>
        </w:div>
        <w:div w:id="577793161">
          <w:marLeft w:val="640"/>
          <w:marRight w:val="0"/>
          <w:marTop w:val="0"/>
          <w:marBottom w:val="0"/>
          <w:divBdr>
            <w:top w:val="none" w:sz="0" w:space="0" w:color="auto"/>
            <w:left w:val="none" w:sz="0" w:space="0" w:color="auto"/>
            <w:bottom w:val="none" w:sz="0" w:space="0" w:color="auto"/>
            <w:right w:val="none" w:sz="0" w:space="0" w:color="auto"/>
          </w:divBdr>
        </w:div>
        <w:div w:id="593591188">
          <w:marLeft w:val="640"/>
          <w:marRight w:val="0"/>
          <w:marTop w:val="0"/>
          <w:marBottom w:val="0"/>
          <w:divBdr>
            <w:top w:val="none" w:sz="0" w:space="0" w:color="auto"/>
            <w:left w:val="none" w:sz="0" w:space="0" w:color="auto"/>
            <w:bottom w:val="none" w:sz="0" w:space="0" w:color="auto"/>
            <w:right w:val="none" w:sz="0" w:space="0" w:color="auto"/>
          </w:divBdr>
        </w:div>
        <w:div w:id="716857172">
          <w:marLeft w:val="640"/>
          <w:marRight w:val="0"/>
          <w:marTop w:val="0"/>
          <w:marBottom w:val="0"/>
          <w:divBdr>
            <w:top w:val="none" w:sz="0" w:space="0" w:color="auto"/>
            <w:left w:val="none" w:sz="0" w:space="0" w:color="auto"/>
            <w:bottom w:val="none" w:sz="0" w:space="0" w:color="auto"/>
            <w:right w:val="none" w:sz="0" w:space="0" w:color="auto"/>
          </w:divBdr>
        </w:div>
        <w:div w:id="745152138">
          <w:marLeft w:val="640"/>
          <w:marRight w:val="0"/>
          <w:marTop w:val="0"/>
          <w:marBottom w:val="0"/>
          <w:divBdr>
            <w:top w:val="none" w:sz="0" w:space="0" w:color="auto"/>
            <w:left w:val="none" w:sz="0" w:space="0" w:color="auto"/>
            <w:bottom w:val="none" w:sz="0" w:space="0" w:color="auto"/>
            <w:right w:val="none" w:sz="0" w:space="0" w:color="auto"/>
          </w:divBdr>
        </w:div>
        <w:div w:id="829448514">
          <w:marLeft w:val="640"/>
          <w:marRight w:val="0"/>
          <w:marTop w:val="0"/>
          <w:marBottom w:val="0"/>
          <w:divBdr>
            <w:top w:val="none" w:sz="0" w:space="0" w:color="auto"/>
            <w:left w:val="none" w:sz="0" w:space="0" w:color="auto"/>
            <w:bottom w:val="none" w:sz="0" w:space="0" w:color="auto"/>
            <w:right w:val="none" w:sz="0" w:space="0" w:color="auto"/>
          </w:divBdr>
        </w:div>
        <w:div w:id="847982125">
          <w:marLeft w:val="640"/>
          <w:marRight w:val="0"/>
          <w:marTop w:val="0"/>
          <w:marBottom w:val="0"/>
          <w:divBdr>
            <w:top w:val="none" w:sz="0" w:space="0" w:color="auto"/>
            <w:left w:val="none" w:sz="0" w:space="0" w:color="auto"/>
            <w:bottom w:val="none" w:sz="0" w:space="0" w:color="auto"/>
            <w:right w:val="none" w:sz="0" w:space="0" w:color="auto"/>
          </w:divBdr>
        </w:div>
        <w:div w:id="898830586">
          <w:marLeft w:val="640"/>
          <w:marRight w:val="0"/>
          <w:marTop w:val="0"/>
          <w:marBottom w:val="0"/>
          <w:divBdr>
            <w:top w:val="none" w:sz="0" w:space="0" w:color="auto"/>
            <w:left w:val="none" w:sz="0" w:space="0" w:color="auto"/>
            <w:bottom w:val="none" w:sz="0" w:space="0" w:color="auto"/>
            <w:right w:val="none" w:sz="0" w:space="0" w:color="auto"/>
          </w:divBdr>
        </w:div>
        <w:div w:id="942999088">
          <w:marLeft w:val="640"/>
          <w:marRight w:val="0"/>
          <w:marTop w:val="0"/>
          <w:marBottom w:val="0"/>
          <w:divBdr>
            <w:top w:val="none" w:sz="0" w:space="0" w:color="auto"/>
            <w:left w:val="none" w:sz="0" w:space="0" w:color="auto"/>
            <w:bottom w:val="none" w:sz="0" w:space="0" w:color="auto"/>
            <w:right w:val="none" w:sz="0" w:space="0" w:color="auto"/>
          </w:divBdr>
        </w:div>
        <w:div w:id="945187977">
          <w:marLeft w:val="640"/>
          <w:marRight w:val="0"/>
          <w:marTop w:val="0"/>
          <w:marBottom w:val="0"/>
          <w:divBdr>
            <w:top w:val="none" w:sz="0" w:space="0" w:color="auto"/>
            <w:left w:val="none" w:sz="0" w:space="0" w:color="auto"/>
            <w:bottom w:val="none" w:sz="0" w:space="0" w:color="auto"/>
            <w:right w:val="none" w:sz="0" w:space="0" w:color="auto"/>
          </w:divBdr>
        </w:div>
        <w:div w:id="959727455">
          <w:marLeft w:val="640"/>
          <w:marRight w:val="0"/>
          <w:marTop w:val="0"/>
          <w:marBottom w:val="0"/>
          <w:divBdr>
            <w:top w:val="none" w:sz="0" w:space="0" w:color="auto"/>
            <w:left w:val="none" w:sz="0" w:space="0" w:color="auto"/>
            <w:bottom w:val="none" w:sz="0" w:space="0" w:color="auto"/>
            <w:right w:val="none" w:sz="0" w:space="0" w:color="auto"/>
          </w:divBdr>
        </w:div>
        <w:div w:id="1030180439">
          <w:marLeft w:val="640"/>
          <w:marRight w:val="0"/>
          <w:marTop w:val="0"/>
          <w:marBottom w:val="0"/>
          <w:divBdr>
            <w:top w:val="none" w:sz="0" w:space="0" w:color="auto"/>
            <w:left w:val="none" w:sz="0" w:space="0" w:color="auto"/>
            <w:bottom w:val="none" w:sz="0" w:space="0" w:color="auto"/>
            <w:right w:val="none" w:sz="0" w:space="0" w:color="auto"/>
          </w:divBdr>
        </w:div>
        <w:div w:id="1064134760">
          <w:marLeft w:val="640"/>
          <w:marRight w:val="0"/>
          <w:marTop w:val="0"/>
          <w:marBottom w:val="0"/>
          <w:divBdr>
            <w:top w:val="none" w:sz="0" w:space="0" w:color="auto"/>
            <w:left w:val="none" w:sz="0" w:space="0" w:color="auto"/>
            <w:bottom w:val="none" w:sz="0" w:space="0" w:color="auto"/>
            <w:right w:val="none" w:sz="0" w:space="0" w:color="auto"/>
          </w:divBdr>
        </w:div>
        <w:div w:id="1065879295">
          <w:marLeft w:val="640"/>
          <w:marRight w:val="0"/>
          <w:marTop w:val="0"/>
          <w:marBottom w:val="0"/>
          <w:divBdr>
            <w:top w:val="none" w:sz="0" w:space="0" w:color="auto"/>
            <w:left w:val="none" w:sz="0" w:space="0" w:color="auto"/>
            <w:bottom w:val="none" w:sz="0" w:space="0" w:color="auto"/>
            <w:right w:val="none" w:sz="0" w:space="0" w:color="auto"/>
          </w:divBdr>
        </w:div>
        <w:div w:id="1070924748">
          <w:marLeft w:val="640"/>
          <w:marRight w:val="0"/>
          <w:marTop w:val="0"/>
          <w:marBottom w:val="0"/>
          <w:divBdr>
            <w:top w:val="none" w:sz="0" w:space="0" w:color="auto"/>
            <w:left w:val="none" w:sz="0" w:space="0" w:color="auto"/>
            <w:bottom w:val="none" w:sz="0" w:space="0" w:color="auto"/>
            <w:right w:val="none" w:sz="0" w:space="0" w:color="auto"/>
          </w:divBdr>
        </w:div>
        <w:div w:id="1101685084">
          <w:marLeft w:val="640"/>
          <w:marRight w:val="0"/>
          <w:marTop w:val="0"/>
          <w:marBottom w:val="0"/>
          <w:divBdr>
            <w:top w:val="none" w:sz="0" w:space="0" w:color="auto"/>
            <w:left w:val="none" w:sz="0" w:space="0" w:color="auto"/>
            <w:bottom w:val="none" w:sz="0" w:space="0" w:color="auto"/>
            <w:right w:val="none" w:sz="0" w:space="0" w:color="auto"/>
          </w:divBdr>
        </w:div>
        <w:div w:id="1111437100">
          <w:marLeft w:val="640"/>
          <w:marRight w:val="0"/>
          <w:marTop w:val="0"/>
          <w:marBottom w:val="0"/>
          <w:divBdr>
            <w:top w:val="none" w:sz="0" w:space="0" w:color="auto"/>
            <w:left w:val="none" w:sz="0" w:space="0" w:color="auto"/>
            <w:bottom w:val="none" w:sz="0" w:space="0" w:color="auto"/>
            <w:right w:val="none" w:sz="0" w:space="0" w:color="auto"/>
          </w:divBdr>
        </w:div>
        <w:div w:id="1140029437">
          <w:marLeft w:val="640"/>
          <w:marRight w:val="0"/>
          <w:marTop w:val="0"/>
          <w:marBottom w:val="0"/>
          <w:divBdr>
            <w:top w:val="none" w:sz="0" w:space="0" w:color="auto"/>
            <w:left w:val="none" w:sz="0" w:space="0" w:color="auto"/>
            <w:bottom w:val="none" w:sz="0" w:space="0" w:color="auto"/>
            <w:right w:val="none" w:sz="0" w:space="0" w:color="auto"/>
          </w:divBdr>
        </w:div>
        <w:div w:id="1172917250">
          <w:marLeft w:val="640"/>
          <w:marRight w:val="0"/>
          <w:marTop w:val="0"/>
          <w:marBottom w:val="0"/>
          <w:divBdr>
            <w:top w:val="none" w:sz="0" w:space="0" w:color="auto"/>
            <w:left w:val="none" w:sz="0" w:space="0" w:color="auto"/>
            <w:bottom w:val="none" w:sz="0" w:space="0" w:color="auto"/>
            <w:right w:val="none" w:sz="0" w:space="0" w:color="auto"/>
          </w:divBdr>
        </w:div>
        <w:div w:id="1278490431">
          <w:marLeft w:val="640"/>
          <w:marRight w:val="0"/>
          <w:marTop w:val="0"/>
          <w:marBottom w:val="0"/>
          <w:divBdr>
            <w:top w:val="none" w:sz="0" w:space="0" w:color="auto"/>
            <w:left w:val="none" w:sz="0" w:space="0" w:color="auto"/>
            <w:bottom w:val="none" w:sz="0" w:space="0" w:color="auto"/>
            <w:right w:val="none" w:sz="0" w:space="0" w:color="auto"/>
          </w:divBdr>
        </w:div>
        <w:div w:id="1297949091">
          <w:marLeft w:val="640"/>
          <w:marRight w:val="0"/>
          <w:marTop w:val="0"/>
          <w:marBottom w:val="0"/>
          <w:divBdr>
            <w:top w:val="none" w:sz="0" w:space="0" w:color="auto"/>
            <w:left w:val="none" w:sz="0" w:space="0" w:color="auto"/>
            <w:bottom w:val="none" w:sz="0" w:space="0" w:color="auto"/>
            <w:right w:val="none" w:sz="0" w:space="0" w:color="auto"/>
          </w:divBdr>
        </w:div>
        <w:div w:id="1316109373">
          <w:marLeft w:val="640"/>
          <w:marRight w:val="0"/>
          <w:marTop w:val="0"/>
          <w:marBottom w:val="0"/>
          <w:divBdr>
            <w:top w:val="none" w:sz="0" w:space="0" w:color="auto"/>
            <w:left w:val="none" w:sz="0" w:space="0" w:color="auto"/>
            <w:bottom w:val="none" w:sz="0" w:space="0" w:color="auto"/>
            <w:right w:val="none" w:sz="0" w:space="0" w:color="auto"/>
          </w:divBdr>
        </w:div>
        <w:div w:id="1345086798">
          <w:marLeft w:val="640"/>
          <w:marRight w:val="0"/>
          <w:marTop w:val="0"/>
          <w:marBottom w:val="0"/>
          <w:divBdr>
            <w:top w:val="none" w:sz="0" w:space="0" w:color="auto"/>
            <w:left w:val="none" w:sz="0" w:space="0" w:color="auto"/>
            <w:bottom w:val="none" w:sz="0" w:space="0" w:color="auto"/>
            <w:right w:val="none" w:sz="0" w:space="0" w:color="auto"/>
          </w:divBdr>
        </w:div>
        <w:div w:id="1492453089">
          <w:marLeft w:val="640"/>
          <w:marRight w:val="0"/>
          <w:marTop w:val="0"/>
          <w:marBottom w:val="0"/>
          <w:divBdr>
            <w:top w:val="none" w:sz="0" w:space="0" w:color="auto"/>
            <w:left w:val="none" w:sz="0" w:space="0" w:color="auto"/>
            <w:bottom w:val="none" w:sz="0" w:space="0" w:color="auto"/>
            <w:right w:val="none" w:sz="0" w:space="0" w:color="auto"/>
          </w:divBdr>
        </w:div>
        <w:div w:id="1513229352">
          <w:marLeft w:val="640"/>
          <w:marRight w:val="0"/>
          <w:marTop w:val="0"/>
          <w:marBottom w:val="0"/>
          <w:divBdr>
            <w:top w:val="none" w:sz="0" w:space="0" w:color="auto"/>
            <w:left w:val="none" w:sz="0" w:space="0" w:color="auto"/>
            <w:bottom w:val="none" w:sz="0" w:space="0" w:color="auto"/>
            <w:right w:val="none" w:sz="0" w:space="0" w:color="auto"/>
          </w:divBdr>
        </w:div>
        <w:div w:id="1518232194">
          <w:marLeft w:val="640"/>
          <w:marRight w:val="0"/>
          <w:marTop w:val="0"/>
          <w:marBottom w:val="0"/>
          <w:divBdr>
            <w:top w:val="none" w:sz="0" w:space="0" w:color="auto"/>
            <w:left w:val="none" w:sz="0" w:space="0" w:color="auto"/>
            <w:bottom w:val="none" w:sz="0" w:space="0" w:color="auto"/>
            <w:right w:val="none" w:sz="0" w:space="0" w:color="auto"/>
          </w:divBdr>
        </w:div>
        <w:div w:id="1524585522">
          <w:marLeft w:val="640"/>
          <w:marRight w:val="0"/>
          <w:marTop w:val="0"/>
          <w:marBottom w:val="0"/>
          <w:divBdr>
            <w:top w:val="none" w:sz="0" w:space="0" w:color="auto"/>
            <w:left w:val="none" w:sz="0" w:space="0" w:color="auto"/>
            <w:bottom w:val="none" w:sz="0" w:space="0" w:color="auto"/>
            <w:right w:val="none" w:sz="0" w:space="0" w:color="auto"/>
          </w:divBdr>
        </w:div>
        <w:div w:id="1558318153">
          <w:marLeft w:val="640"/>
          <w:marRight w:val="0"/>
          <w:marTop w:val="0"/>
          <w:marBottom w:val="0"/>
          <w:divBdr>
            <w:top w:val="none" w:sz="0" w:space="0" w:color="auto"/>
            <w:left w:val="none" w:sz="0" w:space="0" w:color="auto"/>
            <w:bottom w:val="none" w:sz="0" w:space="0" w:color="auto"/>
            <w:right w:val="none" w:sz="0" w:space="0" w:color="auto"/>
          </w:divBdr>
        </w:div>
        <w:div w:id="1630553698">
          <w:marLeft w:val="640"/>
          <w:marRight w:val="0"/>
          <w:marTop w:val="0"/>
          <w:marBottom w:val="0"/>
          <w:divBdr>
            <w:top w:val="none" w:sz="0" w:space="0" w:color="auto"/>
            <w:left w:val="none" w:sz="0" w:space="0" w:color="auto"/>
            <w:bottom w:val="none" w:sz="0" w:space="0" w:color="auto"/>
            <w:right w:val="none" w:sz="0" w:space="0" w:color="auto"/>
          </w:divBdr>
        </w:div>
        <w:div w:id="1680354283">
          <w:marLeft w:val="640"/>
          <w:marRight w:val="0"/>
          <w:marTop w:val="0"/>
          <w:marBottom w:val="0"/>
          <w:divBdr>
            <w:top w:val="none" w:sz="0" w:space="0" w:color="auto"/>
            <w:left w:val="none" w:sz="0" w:space="0" w:color="auto"/>
            <w:bottom w:val="none" w:sz="0" w:space="0" w:color="auto"/>
            <w:right w:val="none" w:sz="0" w:space="0" w:color="auto"/>
          </w:divBdr>
        </w:div>
        <w:div w:id="1712070190">
          <w:marLeft w:val="640"/>
          <w:marRight w:val="0"/>
          <w:marTop w:val="0"/>
          <w:marBottom w:val="0"/>
          <w:divBdr>
            <w:top w:val="none" w:sz="0" w:space="0" w:color="auto"/>
            <w:left w:val="none" w:sz="0" w:space="0" w:color="auto"/>
            <w:bottom w:val="none" w:sz="0" w:space="0" w:color="auto"/>
            <w:right w:val="none" w:sz="0" w:space="0" w:color="auto"/>
          </w:divBdr>
        </w:div>
        <w:div w:id="1713076248">
          <w:marLeft w:val="640"/>
          <w:marRight w:val="0"/>
          <w:marTop w:val="0"/>
          <w:marBottom w:val="0"/>
          <w:divBdr>
            <w:top w:val="none" w:sz="0" w:space="0" w:color="auto"/>
            <w:left w:val="none" w:sz="0" w:space="0" w:color="auto"/>
            <w:bottom w:val="none" w:sz="0" w:space="0" w:color="auto"/>
            <w:right w:val="none" w:sz="0" w:space="0" w:color="auto"/>
          </w:divBdr>
        </w:div>
        <w:div w:id="1722749836">
          <w:marLeft w:val="640"/>
          <w:marRight w:val="0"/>
          <w:marTop w:val="0"/>
          <w:marBottom w:val="0"/>
          <w:divBdr>
            <w:top w:val="none" w:sz="0" w:space="0" w:color="auto"/>
            <w:left w:val="none" w:sz="0" w:space="0" w:color="auto"/>
            <w:bottom w:val="none" w:sz="0" w:space="0" w:color="auto"/>
            <w:right w:val="none" w:sz="0" w:space="0" w:color="auto"/>
          </w:divBdr>
        </w:div>
        <w:div w:id="1778796786">
          <w:marLeft w:val="640"/>
          <w:marRight w:val="0"/>
          <w:marTop w:val="0"/>
          <w:marBottom w:val="0"/>
          <w:divBdr>
            <w:top w:val="none" w:sz="0" w:space="0" w:color="auto"/>
            <w:left w:val="none" w:sz="0" w:space="0" w:color="auto"/>
            <w:bottom w:val="none" w:sz="0" w:space="0" w:color="auto"/>
            <w:right w:val="none" w:sz="0" w:space="0" w:color="auto"/>
          </w:divBdr>
        </w:div>
        <w:div w:id="1851530862">
          <w:marLeft w:val="640"/>
          <w:marRight w:val="0"/>
          <w:marTop w:val="0"/>
          <w:marBottom w:val="0"/>
          <w:divBdr>
            <w:top w:val="none" w:sz="0" w:space="0" w:color="auto"/>
            <w:left w:val="none" w:sz="0" w:space="0" w:color="auto"/>
            <w:bottom w:val="none" w:sz="0" w:space="0" w:color="auto"/>
            <w:right w:val="none" w:sz="0" w:space="0" w:color="auto"/>
          </w:divBdr>
        </w:div>
        <w:div w:id="1872186246">
          <w:marLeft w:val="640"/>
          <w:marRight w:val="0"/>
          <w:marTop w:val="0"/>
          <w:marBottom w:val="0"/>
          <w:divBdr>
            <w:top w:val="none" w:sz="0" w:space="0" w:color="auto"/>
            <w:left w:val="none" w:sz="0" w:space="0" w:color="auto"/>
            <w:bottom w:val="none" w:sz="0" w:space="0" w:color="auto"/>
            <w:right w:val="none" w:sz="0" w:space="0" w:color="auto"/>
          </w:divBdr>
        </w:div>
        <w:div w:id="1942372894">
          <w:marLeft w:val="640"/>
          <w:marRight w:val="0"/>
          <w:marTop w:val="0"/>
          <w:marBottom w:val="0"/>
          <w:divBdr>
            <w:top w:val="none" w:sz="0" w:space="0" w:color="auto"/>
            <w:left w:val="none" w:sz="0" w:space="0" w:color="auto"/>
            <w:bottom w:val="none" w:sz="0" w:space="0" w:color="auto"/>
            <w:right w:val="none" w:sz="0" w:space="0" w:color="auto"/>
          </w:divBdr>
        </w:div>
      </w:divsChild>
    </w:div>
    <w:div w:id="1038236993">
      <w:bodyDiv w:val="1"/>
      <w:marLeft w:val="0"/>
      <w:marRight w:val="0"/>
      <w:marTop w:val="0"/>
      <w:marBottom w:val="0"/>
      <w:divBdr>
        <w:top w:val="none" w:sz="0" w:space="0" w:color="auto"/>
        <w:left w:val="none" w:sz="0" w:space="0" w:color="auto"/>
        <w:bottom w:val="none" w:sz="0" w:space="0" w:color="auto"/>
        <w:right w:val="none" w:sz="0" w:space="0" w:color="auto"/>
      </w:divBdr>
    </w:div>
    <w:div w:id="1039890993">
      <w:bodyDiv w:val="1"/>
      <w:marLeft w:val="0"/>
      <w:marRight w:val="0"/>
      <w:marTop w:val="0"/>
      <w:marBottom w:val="0"/>
      <w:divBdr>
        <w:top w:val="none" w:sz="0" w:space="0" w:color="auto"/>
        <w:left w:val="none" w:sz="0" w:space="0" w:color="auto"/>
        <w:bottom w:val="none" w:sz="0" w:space="0" w:color="auto"/>
        <w:right w:val="none" w:sz="0" w:space="0" w:color="auto"/>
      </w:divBdr>
      <w:divsChild>
        <w:div w:id="163670340">
          <w:marLeft w:val="640"/>
          <w:marRight w:val="0"/>
          <w:marTop w:val="0"/>
          <w:marBottom w:val="0"/>
          <w:divBdr>
            <w:top w:val="none" w:sz="0" w:space="0" w:color="auto"/>
            <w:left w:val="none" w:sz="0" w:space="0" w:color="auto"/>
            <w:bottom w:val="none" w:sz="0" w:space="0" w:color="auto"/>
            <w:right w:val="none" w:sz="0" w:space="0" w:color="auto"/>
          </w:divBdr>
        </w:div>
        <w:div w:id="242108265">
          <w:marLeft w:val="640"/>
          <w:marRight w:val="0"/>
          <w:marTop w:val="0"/>
          <w:marBottom w:val="0"/>
          <w:divBdr>
            <w:top w:val="none" w:sz="0" w:space="0" w:color="auto"/>
            <w:left w:val="none" w:sz="0" w:space="0" w:color="auto"/>
            <w:bottom w:val="none" w:sz="0" w:space="0" w:color="auto"/>
            <w:right w:val="none" w:sz="0" w:space="0" w:color="auto"/>
          </w:divBdr>
        </w:div>
        <w:div w:id="308367622">
          <w:marLeft w:val="640"/>
          <w:marRight w:val="0"/>
          <w:marTop w:val="0"/>
          <w:marBottom w:val="0"/>
          <w:divBdr>
            <w:top w:val="none" w:sz="0" w:space="0" w:color="auto"/>
            <w:left w:val="none" w:sz="0" w:space="0" w:color="auto"/>
            <w:bottom w:val="none" w:sz="0" w:space="0" w:color="auto"/>
            <w:right w:val="none" w:sz="0" w:space="0" w:color="auto"/>
          </w:divBdr>
        </w:div>
        <w:div w:id="358748126">
          <w:marLeft w:val="640"/>
          <w:marRight w:val="0"/>
          <w:marTop w:val="0"/>
          <w:marBottom w:val="0"/>
          <w:divBdr>
            <w:top w:val="none" w:sz="0" w:space="0" w:color="auto"/>
            <w:left w:val="none" w:sz="0" w:space="0" w:color="auto"/>
            <w:bottom w:val="none" w:sz="0" w:space="0" w:color="auto"/>
            <w:right w:val="none" w:sz="0" w:space="0" w:color="auto"/>
          </w:divBdr>
        </w:div>
        <w:div w:id="446391842">
          <w:marLeft w:val="640"/>
          <w:marRight w:val="0"/>
          <w:marTop w:val="0"/>
          <w:marBottom w:val="0"/>
          <w:divBdr>
            <w:top w:val="none" w:sz="0" w:space="0" w:color="auto"/>
            <w:left w:val="none" w:sz="0" w:space="0" w:color="auto"/>
            <w:bottom w:val="none" w:sz="0" w:space="0" w:color="auto"/>
            <w:right w:val="none" w:sz="0" w:space="0" w:color="auto"/>
          </w:divBdr>
        </w:div>
        <w:div w:id="529337390">
          <w:marLeft w:val="640"/>
          <w:marRight w:val="0"/>
          <w:marTop w:val="0"/>
          <w:marBottom w:val="0"/>
          <w:divBdr>
            <w:top w:val="none" w:sz="0" w:space="0" w:color="auto"/>
            <w:left w:val="none" w:sz="0" w:space="0" w:color="auto"/>
            <w:bottom w:val="none" w:sz="0" w:space="0" w:color="auto"/>
            <w:right w:val="none" w:sz="0" w:space="0" w:color="auto"/>
          </w:divBdr>
        </w:div>
        <w:div w:id="550726983">
          <w:marLeft w:val="640"/>
          <w:marRight w:val="0"/>
          <w:marTop w:val="0"/>
          <w:marBottom w:val="0"/>
          <w:divBdr>
            <w:top w:val="none" w:sz="0" w:space="0" w:color="auto"/>
            <w:left w:val="none" w:sz="0" w:space="0" w:color="auto"/>
            <w:bottom w:val="none" w:sz="0" w:space="0" w:color="auto"/>
            <w:right w:val="none" w:sz="0" w:space="0" w:color="auto"/>
          </w:divBdr>
        </w:div>
        <w:div w:id="577709927">
          <w:marLeft w:val="640"/>
          <w:marRight w:val="0"/>
          <w:marTop w:val="0"/>
          <w:marBottom w:val="0"/>
          <w:divBdr>
            <w:top w:val="none" w:sz="0" w:space="0" w:color="auto"/>
            <w:left w:val="none" w:sz="0" w:space="0" w:color="auto"/>
            <w:bottom w:val="none" w:sz="0" w:space="0" w:color="auto"/>
            <w:right w:val="none" w:sz="0" w:space="0" w:color="auto"/>
          </w:divBdr>
        </w:div>
        <w:div w:id="647320411">
          <w:marLeft w:val="640"/>
          <w:marRight w:val="0"/>
          <w:marTop w:val="0"/>
          <w:marBottom w:val="0"/>
          <w:divBdr>
            <w:top w:val="none" w:sz="0" w:space="0" w:color="auto"/>
            <w:left w:val="none" w:sz="0" w:space="0" w:color="auto"/>
            <w:bottom w:val="none" w:sz="0" w:space="0" w:color="auto"/>
            <w:right w:val="none" w:sz="0" w:space="0" w:color="auto"/>
          </w:divBdr>
        </w:div>
        <w:div w:id="680279954">
          <w:marLeft w:val="640"/>
          <w:marRight w:val="0"/>
          <w:marTop w:val="0"/>
          <w:marBottom w:val="0"/>
          <w:divBdr>
            <w:top w:val="none" w:sz="0" w:space="0" w:color="auto"/>
            <w:left w:val="none" w:sz="0" w:space="0" w:color="auto"/>
            <w:bottom w:val="none" w:sz="0" w:space="0" w:color="auto"/>
            <w:right w:val="none" w:sz="0" w:space="0" w:color="auto"/>
          </w:divBdr>
        </w:div>
        <w:div w:id="824013821">
          <w:marLeft w:val="640"/>
          <w:marRight w:val="0"/>
          <w:marTop w:val="0"/>
          <w:marBottom w:val="0"/>
          <w:divBdr>
            <w:top w:val="none" w:sz="0" w:space="0" w:color="auto"/>
            <w:left w:val="none" w:sz="0" w:space="0" w:color="auto"/>
            <w:bottom w:val="none" w:sz="0" w:space="0" w:color="auto"/>
            <w:right w:val="none" w:sz="0" w:space="0" w:color="auto"/>
          </w:divBdr>
        </w:div>
        <w:div w:id="943652893">
          <w:marLeft w:val="640"/>
          <w:marRight w:val="0"/>
          <w:marTop w:val="0"/>
          <w:marBottom w:val="0"/>
          <w:divBdr>
            <w:top w:val="none" w:sz="0" w:space="0" w:color="auto"/>
            <w:left w:val="none" w:sz="0" w:space="0" w:color="auto"/>
            <w:bottom w:val="none" w:sz="0" w:space="0" w:color="auto"/>
            <w:right w:val="none" w:sz="0" w:space="0" w:color="auto"/>
          </w:divBdr>
        </w:div>
        <w:div w:id="1189560261">
          <w:marLeft w:val="640"/>
          <w:marRight w:val="0"/>
          <w:marTop w:val="0"/>
          <w:marBottom w:val="0"/>
          <w:divBdr>
            <w:top w:val="none" w:sz="0" w:space="0" w:color="auto"/>
            <w:left w:val="none" w:sz="0" w:space="0" w:color="auto"/>
            <w:bottom w:val="none" w:sz="0" w:space="0" w:color="auto"/>
            <w:right w:val="none" w:sz="0" w:space="0" w:color="auto"/>
          </w:divBdr>
        </w:div>
        <w:div w:id="1214578976">
          <w:marLeft w:val="640"/>
          <w:marRight w:val="0"/>
          <w:marTop w:val="0"/>
          <w:marBottom w:val="0"/>
          <w:divBdr>
            <w:top w:val="none" w:sz="0" w:space="0" w:color="auto"/>
            <w:left w:val="none" w:sz="0" w:space="0" w:color="auto"/>
            <w:bottom w:val="none" w:sz="0" w:space="0" w:color="auto"/>
            <w:right w:val="none" w:sz="0" w:space="0" w:color="auto"/>
          </w:divBdr>
        </w:div>
        <w:div w:id="1279415805">
          <w:marLeft w:val="640"/>
          <w:marRight w:val="0"/>
          <w:marTop w:val="0"/>
          <w:marBottom w:val="0"/>
          <w:divBdr>
            <w:top w:val="none" w:sz="0" w:space="0" w:color="auto"/>
            <w:left w:val="none" w:sz="0" w:space="0" w:color="auto"/>
            <w:bottom w:val="none" w:sz="0" w:space="0" w:color="auto"/>
            <w:right w:val="none" w:sz="0" w:space="0" w:color="auto"/>
          </w:divBdr>
        </w:div>
        <w:div w:id="1325930994">
          <w:marLeft w:val="640"/>
          <w:marRight w:val="0"/>
          <w:marTop w:val="0"/>
          <w:marBottom w:val="0"/>
          <w:divBdr>
            <w:top w:val="none" w:sz="0" w:space="0" w:color="auto"/>
            <w:left w:val="none" w:sz="0" w:space="0" w:color="auto"/>
            <w:bottom w:val="none" w:sz="0" w:space="0" w:color="auto"/>
            <w:right w:val="none" w:sz="0" w:space="0" w:color="auto"/>
          </w:divBdr>
        </w:div>
        <w:div w:id="1469325502">
          <w:marLeft w:val="640"/>
          <w:marRight w:val="0"/>
          <w:marTop w:val="0"/>
          <w:marBottom w:val="0"/>
          <w:divBdr>
            <w:top w:val="none" w:sz="0" w:space="0" w:color="auto"/>
            <w:left w:val="none" w:sz="0" w:space="0" w:color="auto"/>
            <w:bottom w:val="none" w:sz="0" w:space="0" w:color="auto"/>
            <w:right w:val="none" w:sz="0" w:space="0" w:color="auto"/>
          </w:divBdr>
        </w:div>
        <w:div w:id="1515415968">
          <w:marLeft w:val="640"/>
          <w:marRight w:val="0"/>
          <w:marTop w:val="0"/>
          <w:marBottom w:val="0"/>
          <w:divBdr>
            <w:top w:val="none" w:sz="0" w:space="0" w:color="auto"/>
            <w:left w:val="none" w:sz="0" w:space="0" w:color="auto"/>
            <w:bottom w:val="none" w:sz="0" w:space="0" w:color="auto"/>
            <w:right w:val="none" w:sz="0" w:space="0" w:color="auto"/>
          </w:divBdr>
        </w:div>
        <w:div w:id="1624847441">
          <w:marLeft w:val="640"/>
          <w:marRight w:val="0"/>
          <w:marTop w:val="0"/>
          <w:marBottom w:val="0"/>
          <w:divBdr>
            <w:top w:val="none" w:sz="0" w:space="0" w:color="auto"/>
            <w:left w:val="none" w:sz="0" w:space="0" w:color="auto"/>
            <w:bottom w:val="none" w:sz="0" w:space="0" w:color="auto"/>
            <w:right w:val="none" w:sz="0" w:space="0" w:color="auto"/>
          </w:divBdr>
        </w:div>
        <w:div w:id="1640963768">
          <w:marLeft w:val="640"/>
          <w:marRight w:val="0"/>
          <w:marTop w:val="0"/>
          <w:marBottom w:val="0"/>
          <w:divBdr>
            <w:top w:val="none" w:sz="0" w:space="0" w:color="auto"/>
            <w:left w:val="none" w:sz="0" w:space="0" w:color="auto"/>
            <w:bottom w:val="none" w:sz="0" w:space="0" w:color="auto"/>
            <w:right w:val="none" w:sz="0" w:space="0" w:color="auto"/>
          </w:divBdr>
        </w:div>
        <w:div w:id="1657490157">
          <w:marLeft w:val="640"/>
          <w:marRight w:val="0"/>
          <w:marTop w:val="0"/>
          <w:marBottom w:val="0"/>
          <w:divBdr>
            <w:top w:val="none" w:sz="0" w:space="0" w:color="auto"/>
            <w:left w:val="none" w:sz="0" w:space="0" w:color="auto"/>
            <w:bottom w:val="none" w:sz="0" w:space="0" w:color="auto"/>
            <w:right w:val="none" w:sz="0" w:space="0" w:color="auto"/>
          </w:divBdr>
        </w:div>
        <w:div w:id="1709260921">
          <w:marLeft w:val="640"/>
          <w:marRight w:val="0"/>
          <w:marTop w:val="0"/>
          <w:marBottom w:val="0"/>
          <w:divBdr>
            <w:top w:val="none" w:sz="0" w:space="0" w:color="auto"/>
            <w:left w:val="none" w:sz="0" w:space="0" w:color="auto"/>
            <w:bottom w:val="none" w:sz="0" w:space="0" w:color="auto"/>
            <w:right w:val="none" w:sz="0" w:space="0" w:color="auto"/>
          </w:divBdr>
        </w:div>
        <w:div w:id="1854801064">
          <w:marLeft w:val="640"/>
          <w:marRight w:val="0"/>
          <w:marTop w:val="0"/>
          <w:marBottom w:val="0"/>
          <w:divBdr>
            <w:top w:val="none" w:sz="0" w:space="0" w:color="auto"/>
            <w:left w:val="none" w:sz="0" w:space="0" w:color="auto"/>
            <w:bottom w:val="none" w:sz="0" w:space="0" w:color="auto"/>
            <w:right w:val="none" w:sz="0" w:space="0" w:color="auto"/>
          </w:divBdr>
        </w:div>
        <w:div w:id="1901093269">
          <w:marLeft w:val="640"/>
          <w:marRight w:val="0"/>
          <w:marTop w:val="0"/>
          <w:marBottom w:val="0"/>
          <w:divBdr>
            <w:top w:val="none" w:sz="0" w:space="0" w:color="auto"/>
            <w:left w:val="none" w:sz="0" w:space="0" w:color="auto"/>
            <w:bottom w:val="none" w:sz="0" w:space="0" w:color="auto"/>
            <w:right w:val="none" w:sz="0" w:space="0" w:color="auto"/>
          </w:divBdr>
        </w:div>
        <w:div w:id="1914047207">
          <w:marLeft w:val="640"/>
          <w:marRight w:val="0"/>
          <w:marTop w:val="0"/>
          <w:marBottom w:val="0"/>
          <w:divBdr>
            <w:top w:val="none" w:sz="0" w:space="0" w:color="auto"/>
            <w:left w:val="none" w:sz="0" w:space="0" w:color="auto"/>
            <w:bottom w:val="none" w:sz="0" w:space="0" w:color="auto"/>
            <w:right w:val="none" w:sz="0" w:space="0" w:color="auto"/>
          </w:divBdr>
        </w:div>
        <w:div w:id="1934505346">
          <w:marLeft w:val="640"/>
          <w:marRight w:val="0"/>
          <w:marTop w:val="0"/>
          <w:marBottom w:val="0"/>
          <w:divBdr>
            <w:top w:val="none" w:sz="0" w:space="0" w:color="auto"/>
            <w:left w:val="none" w:sz="0" w:space="0" w:color="auto"/>
            <w:bottom w:val="none" w:sz="0" w:space="0" w:color="auto"/>
            <w:right w:val="none" w:sz="0" w:space="0" w:color="auto"/>
          </w:divBdr>
        </w:div>
        <w:div w:id="2071492626">
          <w:marLeft w:val="640"/>
          <w:marRight w:val="0"/>
          <w:marTop w:val="0"/>
          <w:marBottom w:val="0"/>
          <w:divBdr>
            <w:top w:val="none" w:sz="0" w:space="0" w:color="auto"/>
            <w:left w:val="none" w:sz="0" w:space="0" w:color="auto"/>
            <w:bottom w:val="none" w:sz="0" w:space="0" w:color="auto"/>
            <w:right w:val="none" w:sz="0" w:space="0" w:color="auto"/>
          </w:divBdr>
        </w:div>
      </w:divsChild>
    </w:div>
    <w:div w:id="1044207912">
      <w:bodyDiv w:val="1"/>
      <w:marLeft w:val="0"/>
      <w:marRight w:val="0"/>
      <w:marTop w:val="0"/>
      <w:marBottom w:val="0"/>
      <w:divBdr>
        <w:top w:val="none" w:sz="0" w:space="0" w:color="auto"/>
        <w:left w:val="none" w:sz="0" w:space="0" w:color="auto"/>
        <w:bottom w:val="none" w:sz="0" w:space="0" w:color="auto"/>
        <w:right w:val="none" w:sz="0" w:space="0" w:color="auto"/>
      </w:divBdr>
      <w:divsChild>
        <w:div w:id="4018517">
          <w:marLeft w:val="640"/>
          <w:marRight w:val="0"/>
          <w:marTop w:val="0"/>
          <w:marBottom w:val="0"/>
          <w:divBdr>
            <w:top w:val="none" w:sz="0" w:space="0" w:color="auto"/>
            <w:left w:val="none" w:sz="0" w:space="0" w:color="auto"/>
            <w:bottom w:val="none" w:sz="0" w:space="0" w:color="auto"/>
            <w:right w:val="none" w:sz="0" w:space="0" w:color="auto"/>
          </w:divBdr>
        </w:div>
        <w:div w:id="33191496">
          <w:marLeft w:val="640"/>
          <w:marRight w:val="0"/>
          <w:marTop w:val="0"/>
          <w:marBottom w:val="0"/>
          <w:divBdr>
            <w:top w:val="none" w:sz="0" w:space="0" w:color="auto"/>
            <w:left w:val="none" w:sz="0" w:space="0" w:color="auto"/>
            <w:bottom w:val="none" w:sz="0" w:space="0" w:color="auto"/>
            <w:right w:val="none" w:sz="0" w:space="0" w:color="auto"/>
          </w:divBdr>
        </w:div>
        <w:div w:id="74981636">
          <w:marLeft w:val="640"/>
          <w:marRight w:val="0"/>
          <w:marTop w:val="0"/>
          <w:marBottom w:val="0"/>
          <w:divBdr>
            <w:top w:val="none" w:sz="0" w:space="0" w:color="auto"/>
            <w:left w:val="none" w:sz="0" w:space="0" w:color="auto"/>
            <w:bottom w:val="none" w:sz="0" w:space="0" w:color="auto"/>
            <w:right w:val="none" w:sz="0" w:space="0" w:color="auto"/>
          </w:divBdr>
        </w:div>
        <w:div w:id="120460892">
          <w:marLeft w:val="640"/>
          <w:marRight w:val="0"/>
          <w:marTop w:val="0"/>
          <w:marBottom w:val="0"/>
          <w:divBdr>
            <w:top w:val="none" w:sz="0" w:space="0" w:color="auto"/>
            <w:left w:val="none" w:sz="0" w:space="0" w:color="auto"/>
            <w:bottom w:val="none" w:sz="0" w:space="0" w:color="auto"/>
            <w:right w:val="none" w:sz="0" w:space="0" w:color="auto"/>
          </w:divBdr>
        </w:div>
        <w:div w:id="379210293">
          <w:marLeft w:val="640"/>
          <w:marRight w:val="0"/>
          <w:marTop w:val="0"/>
          <w:marBottom w:val="0"/>
          <w:divBdr>
            <w:top w:val="none" w:sz="0" w:space="0" w:color="auto"/>
            <w:left w:val="none" w:sz="0" w:space="0" w:color="auto"/>
            <w:bottom w:val="none" w:sz="0" w:space="0" w:color="auto"/>
            <w:right w:val="none" w:sz="0" w:space="0" w:color="auto"/>
          </w:divBdr>
        </w:div>
        <w:div w:id="412897575">
          <w:marLeft w:val="640"/>
          <w:marRight w:val="0"/>
          <w:marTop w:val="0"/>
          <w:marBottom w:val="0"/>
          <w:divBdr>
            <w:top w:val="none" w:sz="0" w:space="0" w:color="auto"/>
            <w:left w:val="none" w:sz="0" w:space="0" w:color="auto"/>
            <w:bottom w:val="none" w:sz="0" w:space="0" w:color="auto"/>
            <w:right w:val="none" w:sz="0" w:space="0" w:color="auto"/>
          </w:divBdr>
        </w:div>
        <w:div w:id="431245144">
          <w:marLeft w:val="640"/>
          <w:marRight w:val="0"/>
          <w:marTop w:val="0"/>
          <w:marBottom w:val="0"/>
          <w:divBdr>
            <w:top w:val="none" w:sz="0" w:space="0" w:color="auto"/>
            <w:left w:val="none" w:sz="0" w:space="0" w:color="auto"/>
            <w:bottom w:val="none" w:sz="0" w:space="0" w:color="auto"/>
            <w:right w:val="none" w:sz="0" w:space="0" w:color="auto"/>
          </w:divBdr>
        </w:div>
        <w:div w:id="452865632">
          <w:marLeft w:val="640"/>
          <w:marRight w:val="0"/>
          <w:marTop w:val="0"/>
          <w:marBottom w:val="0"/>
          <w:divBdr>
            <w:top w:val="none" w:sz="0" w:space="0" w:color="auto"/>
            <w:left w:val="none" w:sz="0" w:space="0" w:color="auto"/>
            <w:bottom w:val="none" w:sz="0" w:space="0" w:color="auto"/>
            <w:right w:val="none" w:sz="0" w:space="0" w:color="auto"/>
          </w:divBdr>
        </w:div>
        <w:div w:id="512840401">
          <w:marLeft w:val="640"/>
          <w:marRight w:val="0"/>
          <w:marTop w:val="0"/>
          <w:marBottom w:val="0"/>
          <w:divBdr>
            <w:top w:val="none" w:sz="0" w:space="0" w:color="auto"/>
            <w:left w:val="none" w:sz="0" w:space="0" w:color="auto"/>
            <w:bottom w:val="none" w:sz="0" w:space="0" w:color="auto"/>
            <w:right w:val="none" w:sz="0" w:space="0" w:color="auto"/>
          </w:divBdr>
        </w:div>
        <w:div w:id="538661312">
          <w:marLeft w:val="640"/>
          <w:marRight w:val="0"/>
          <w:marTop w:val="0"/>
          <w:marBottom w:val="0"/>
          <w:divBdr>
            <w:top w:val="none" w:sz="0" w:space="0" w:color="auto"/>
            <w:left w:val="none" w:sz="0" w:space="0" w:color="auto"/>
            <w:bottom w:val="none" w:sz="0" w:space="0" w:color="auto"/>
            <w:right w:val="none" w:sz="0" w:space="0" w:color="auto"/>
          </w:divBdr>
        </w:div>
        <w:div w:id="618148292">
          <w:marLeft w:val="640"/>
          <w:marRight w:val="0"/>
          <w:marTop w:val="0"/>
          <w:marBottom w:val="0"/>
          <w:divBdr>
            <w:top w:val="none" w:sz="0" w:space="0" w:color="auto"/>
            <w:left w:val="none" w:sz="0" w:space="0" w:color="auto"/>
            <w:bottom w:val="none" w:sz="0" w:space="0" w:color="auto"/>
            <w:right w:val="none" w:sz="0" w:space="0" w:color="auto"/>
          </w:divBdr>
        </w:div>
        <w:div w:id="649411048">
          <w:marLeft w:val="640"/>
          <w:marRight w:val="0"/>
          <w:marTop w:val="0"/>
          <w:marBottom w:val="0"/>
          <w:divBdr>
            <w:top w:val="none" w:sz="0" w:space="0" w:color="auto"/>
            <w:left w:val="none" w:sz="0" w:space="0" w:color="auto"/>
            <w:bottom w:val="none" w:sz="0" w:space="0" w:color="auto"/>
            <w:right w:val="none" w:sz="0" w:space="0" w:color="auto"/>
          </w:divBdr>
        </w:div>
        <w:div w:id="708838632">
          <w:marLeft w:val="640"/>
          <w:marRight w:val="0"/>
          <w:marTop w:val="0"/>
          <w:marBottom w:val="0"/>
          <w:divBdr>
            <w:top w:val="none" w:sz="0" w:space="0" w:color="auto"/>
            <w:left w:val="none" w:sz="0" w:space="0" w:color="auto"/>
            <w:bottom w:val="none" w:sz="0" w:space="0" w:color="auto"/>
            <w:right w:val="none" w:sz="0" w:space="0" w:color="auto"/>
          </w:divBdr>
        </w:div>
        <w:div w:id="712854178">
          <w:marLeft w:val="640"/>
          <w:marRight w:val="0"/>
          <w:marTop w:val="0"/>
          <w:marBottom w:val="0"/>
          <w:divBdr>
            <w:top w:val="none" w:sz="0" w:space="0" w:color="auto"/>
            <w:left w:val="none" w:sz="0" w:space="0" w:color="auto"/>
            <w:bottom w:val="none" w:sz="0" w:space="0" w:color="auto"/>
            <w:right w:val="none" w:sz="0" w:space="0" w:color="auto"/>
          </w:divBdr>
        </w:div>
        <w:div w:id="718746490">
          <w:marLeft w:val="640"/>
          <w:marRight w:val="0"/>
          <w:marTop w:val="0"/>
          <w:marBottom w:val="0"/>
          <w:divBdr>
            <w:top w:val="none" w:sz="0" w:space="0" w:color="auto"/>
            <w:left w:val="none" w:sz="0" w:space="0" w:color="auto"/>
            <w:bottom w:val="none" w:sz="0" w:space="0" w:color="auto"/>
            <w:right w:val="none" w:sz="0" w:space="0" w:color="auto"/>
          </w:divBdr>
        </w:div>
        <w:div w:id="760952040">
          <w:marLeft w:val="640"/>
          <w:marRight w:val="0"/>
          <w:marTop w:val="0"/>
          <w:marBottom w:val="0"/>
          <w:divBdr>
            <w:top w:val="none" w:sz="0" w:space="0" w:color="auto"/>
            <w:left w:val="none" w:sz="0" w:space="0" w:color="auto"/>
            <w:bottom w:val="none" w:sz="0" w:space="0" w:color="auto"/>
            <w:right w:val="none" w:sz="0" w:space="0" w:color="auto"/>
          </w:divBdr>
        </w:div>
        <w:div w:id="844199962">
          <w:marLeft w:val="640"/>
          <w:marRight w:val="0"/>
          <w:marTop w:val="0"/>
          <w:marBottom w:val="0"/>
          <w:divBdr>
            <w:top w:val="none" w:sz="0" w:space="0" w:color="auto"/>
            <w:left w:val="none" w:sz="0" w:space="0" w:color="auto"/>
            <w:bottom w:val="none" w:sz="0" w:space="0" w:color="auto"/>
            <w:right w:val="none" w:sz="0" w:space="0" w:color="auto"/>
          </w:divBdr>
        </w:div>
        <w:div w:id="887958584">
          <w:marLeft w:val="640"/>
          <w:marRight w:val="0"/>
          <w:marTop w:val="0"/>
          <w:marBottom w:val="0"/>
          <w:divBdr>
            <w:top w:val="none" w:sz="0" w:space="0" w:color="auto"/>
            <w:left w:val="none" w:sz="0" w:space="0" w:color="auto"/>
            <w:bottom w:val="none" w:sz="0" w:space="0" w:color="auto"/>
            <w:right w:val="none" w:sz="0" w:space="0" w:color="auto"/>
          </w:divBdr>
        </w:div>
        <w:div w:id="992872328">
          <w:marLeft w:val="640"/>
          <w:marRight w:val="0"/>
          <w:marTop w:val="0"/>
          <w:marBottom w:val="0"/>
          <w:divBdr>
            <w:top w:val="none" w:sz="0" w:space="0" w:color="auto"/>
            <w:left w:val="none" w:sz="0" w:space="0" w:color="auto"/>
            <w:bottom w:val="none" w:sz="0" w:space="0" w:color="auto"/>
            <w:right w:val="none" w:sz="0" w:space="0" w:color="auto"/>
          </w:divBdr>
        </w:div>
        <w:div w:id="1074007213">
          <w:marLeft w:val="640"/>
          <w:marRight w:val="0"/>
          <w:marTop w:val="0"/>
          <w:marBottom w:val="0"/>
          <w:divBdr>
            <w:top w:val="none" w:sz="0" w:space="0" w:color="auto"/>
            <w:left w:val="none" w:sz="0" w:space="0" w:color="auto"/>
            <w:bottom w:val="none" w:sz="0" w:space="0" w:color="auto"/>
            <w:right w:val="none" w:sz="0" w:space="0" w:color="auto"/>
          </w:divBdr>
        </w:div>
        <w:div w:id="1165125265">
          <w:marLeft w:val="640"/>
          <w:marRight w:val="0"/>
          <w:marTop w:val="0"/>
          <w:marBottom w:val="0"/>
          <w:divBdr>
            <w:top w:val="none" w:sz="0" w:space="0" w:color="auto"/>
            <w:left w:val="none" w:sz="0" w:space="0" w:color="auto"/>
            <w:bottom w:val="none" w:sz="0" w:space="0" w:color="auto"/>
            <w:right w:val="none" w:sz="0" w:space="0" w:color="auto"/>
          </w:divBdr>
        </w:div>
        <w:div w:id="1202671948">
          <w:marLeft w:val="640"/>
          <w:marRight w:val="0"/>
          <w:marTop w:val="0"/>
          <w:marBottom w:val="0"/>
          <w:divBdr>
            <w:top w:val="none" w:sz="0" w:space="0" w:color="auto"/>
            <w:left w:val="none" w:sz="0" w:space="0" w:color="auto"/>
            <w:bottom w:val="none" w:sz="0" w:space="0" w:color="auto"/>
            <w:right w:val="none" w:sz="0" w:space="0" w:color="auto"/>
          </w:divBdr>
        </w:div>
        <w:div w:id="1225870398">
          <w:marLeft w:val="640"/>
          <w:marRight w:val="0"/>
          <w:marTop w:val="0"/>
          <w:marBottom w:val="0"/>
          <w:divBdr>
            <w:top w:val="none" w:sz="0" w:space="0" w:color="auto"/>
            <w:left w:val="none" w:sz="0" w:space="0" w:color="auto"/>
            <w:bottom w:val="none" w:sz="0" w:space="0" w:color="auto"/>
            <w:right w:val="none" w:sz="0" w:space="0" w:color="auto"/>
          </w:divBdr>
        </w:div>
        <w:div w:id="1235702484">
          <w:marLeft w:val="640"/>
          <w:marRight w:val="0"/>
          <w:marTop w:val="0"/>
          <w:marBottom w:val="0"/>
          <w:divBdr>
            <w:top w:val="none" w:sz="0" w:space="0" w:color="auto"/>
            <w:left w:val="none" w:sz="0" w:space="0" w:color="auto"/>
            <w:bottom w:val="none" w:sz="0" w:space="0" w:color="auto"/>
            <w:right w:val="none" w:sz="0" w:space="0" w:color="auto"/>
          </w:divBdr>
        </w:div>
        <w:div w:id="1268540131">
          <w:marLeft w:val="640"/>
          <w:marRight w:val="0"/>
          <w:marTop w:val="0"/>
          <w:marBottom w:val="0"/>
          <w:divBdr>
            <w:top w:val="none" w:sz="0" w:space="0" w:color="auto"/>
            <w:left w:val="none" w:sz="0" w:space="0" w:color="auto"/>
            <w:bottom w:val="none" w:sz="0" w:space="0" w:color="auto"/>
            <w:right w:val="none" w:sz="0" w:space="0" w:color="auto"/>
          </w:divBdr>
        </w:div>
        <w:div w:id="1280527458">
          <w:marLeft w:val="640"/>
          <w:marRight w:val="0"/>
          <w:marTop w:val="0"/>
          <w:marBottom w:val="0"/>
          <w:divBdr>
            <w:top w:val="none" w:sz="0" w:space="0" w:color="auto"/>
            <w:left w:val="none" w:sz="0" w:space="0" w:color="auto"/>
            <w:bottom w:val="none" w:sz="0" w:space="0" w:color="auto"/>
            <w:right w:val="none" w:sz="0" w:space="0" w:color="auto"/>
          </w:divBdr>
        </w:div>
        <w:div w:id="1308511332">
          <w:marLeft w:val="640"/>
          <w:marRight w:val="0"/>
          <w:marTop w:val="0"/>
          <w:marBottom w:val="0"/>
          <w:divBdr>
            <w:top w:val="none" w:sz="0" w:space="0" w:color="auto"/>
            <w:left w:val="none" w:sz="0" w:space="0" w:color="auto"/>
            <w:bottom w:val="none" w:sz="0" w:space="0" w:color="auto"/>
            <w:right w:val="none" w:sz="0" w:space="0" w:color="auto"/>
          </w:divBdr>
        </w:div>
        <w:div w:id="1315060401">
          <w:marLeft w:val="640"/>
          <w:marRight w:val="0"/>
          <w:marTop w:val="0"/>
          <w:marBottom w:val="0"/>
          <w:divBdr>
            <w:top w:val="none" w:sz="0" w:space="0" w:color="auto"/>
            <w:left w:val="none" w:sz="0" w:space="0" w:color="auto"/>
            <w:bottom w:val="none" w:sz="0" w:space="0" w:color="auto"/>
            <w:right w:val="none" w:sz="0" w:space="0" w:color="auto"/>
          </w:divBdr>
        </w:div>
        <w:div w:id="1381586471">
          <w:marLeft w:val="640"/>
          <w:marRight w:val="0"/>
          <w:marTop w:val="0"/>
          <w:marBottom w:val="0"/>
          <w:divBdr>
            <w:top w:val="none" w:sz="0" w:space="0" w:color="auto"/>
            <w:left w:val="none" w:sz="0" w:space="0" w:color="auto"/>
            <w:bottom w:val="none" w:sz="0" w:space="0" w:color="auto"/>
            <w:right w:val="none" w:sz="0" w:space="0" w:color="auto"/>
          </w:divBdr>
        </w:div>
        <w:div w:id="1449350185">
          <w:marLeft w:val="640"/>
          <w:marRight w:val="0"/>
          <w:marTop w:val="0"/>
          <w:marBottom w:val="0"/>
          <w:divBdr>
            <w:top w:val="none" w:sz="0" w:space="0" w:color="auto"/>
            <w:left w:val="none" w:sz="0" w:space="0" w:color="auto"/>
            <w:bottom w:val="none" w:sz="0" w:space="0" w:color="auto"/>
            <w:right w:val="none" w:sz="0" w:space="0" w:color="auto"/>
          </w:divBdr>
        </w:div>
        <w:div w:id="1532524123">
          <w:marLeft w:val="640"/>
          <w:marRight w:val="0"/>
          <w:marTop w:val="0"/>
          <w:marBottom w:val="0"/>
          <w:divBdr>
            <w:top w:val="none" w:sz="0" w:space="0" w:color="auto"/>
            <w:left w:val="none" w:sz="0" w:space="0" w:color="auto"/>
            <w:bottom w:val="none" w:sz="0" w:space="0" w:color="auto"/>
            <w:right w:val="none" w:sz="0" w:space="0" w:color="auto"/>
          </w:divBdr>
        </w:div>
        <w:div w:id="1553422341">
          <w:marLeft w:val="640"/>
          <w:marRight w:val="0"/>
          <w:marTop w:val="0"/>
          <w:marBottom w:val="0"/>
          <w:divBdr>
            <w:top w:val="none" w:sz="0" w:space="0" w:color="auto"/>
            <w:left w:val="none" w:sz="0" w:space="0" w:color="auto"/>
            <w:bottom w:val="none" w:sz="0" w:space="0" w:color="auto"/>
            <w:right w:val="none" w:sz="0" w:space="0" w:color="auto"/>
          </w:divBdr>
        </w:div>
        <w:div w:id="1592933784">
          <w:marLeft w:val="640"/>
          <w:marRight w:val="0"/>
          <w:marTop w:val="0"/>
          <w:marBottom w:val="0"/>
          <w:divBdr>
            <w:top w:val="none" w:sz="0" w:space="0" w:color="auto"/>
            <w:left w:val="none" w:sz="0" w:space="0" w:color="auto"/>
            <w:bottom w:val="none" w:sz="0" w:space="0" w:color="auto"/>
            <w:right w:val="none" w:sz="0" w:space="0" w:color="auto"/>
          </w:divBdr>
        </w:div>
        <w:div w:id="1628589318">
          <w:marLeft w:val="640"/>
          <w:marRight w:val="0"/>
          <w:marTop w:val="0"/>
          <w:marBottom w:val="0"/>
          <w:divBdr>
            <w:top w:val="none" w:sz="0" w:space="0" w:color="auto"/>
            <w:left w:val="none" w:sz="0" w:space="0" w:color="auto"/>
            <w:bottom w:val="none" w:sz="0" w:space="0" w:color="auto"/>
            <w:right w:val="none" w:sz="0" w:space="0" w:color="auto"/>
          </w:divBdr>
        </w:div>
        <w:div w:id="1739014933">
          <w:marLeft w:val="640"/>
          <w:marRight w:val="0"/>
          <w:marTop w:val="0"/>
          <w:marBottom w:val="0"/>
          <w:divBdr>
            <w:top w:val="none" w:sz="0" w:space="0" w:color="auto"/>
            <w:left w:val="none" w:sz="0" w:space="0" w:color="auto"/>
            <w:bottom w:val="none" w:sz="0" w:space="0" w:color="auto"/>
            <w:right w:val="none" w:sz="0" w:space="0" w:color="auto"/>
          </w:divBdr>
        </w:div>
        <w:div w:id="1751198379">
          <w:marLeft w:val="640"/>
          <w:marRight w:val="0"/>
          <w:marTop w:val="0"/>
          <w:marBottom w:val="0"/>
          <w:divBdr>
            <w:top w:val="none" w:sz="0" w:space="0" w:color="auto"/>
            <w:left w:val="none" w:sz="0" w:space="0" w:color="auto"/>
            <w:bottom w:val="none" w:sz="0" w:space="0" w:color="auto"/>
            <w:right w:val="none" w:sz="0" w:space="0" w:color="auto"/>
          </w:divBdr>
        </w:div>
        <w:div w:id="1774401329">
          <w:marLeft w:val="640"/>
          <w:marRight w:val="0"/>
          <w:marTop w:val="0"/>
          <w:marBottom w:val="0"/>
          <w:divBdr>
            <w:top w:val="none" w:sz="0" w:space="0" w:color="auto"/>
            <w:left w:val="none" w:sz="0" w:space="0" w:color="auto"/>
            <w:bottom w:val="none" w:sz="0" w:space="0" w:color="auto"/>
            <w:right w:val="none" w:sz="0" w:space="0" w:color="auto"/>
          </w:divBdr>
        </w:div>
        <w:div w:id="1801269262">
          <w:marLeft w:val="640"/>
          <w:marRight w:val="0"/>
          <w:marTop w:val="0"/>
          <w:marBottom w:val="0"/>
          <w:divBdr>
            <w:top w:val="none" w:sz="0" w:space="0" w:color="auto"/>
            <w:left w:val="none" w:sz="0" w:space="0" w:color="auto"/>
            <w:bottom w:val="none" w:sz="0" w:space="0" w:color="auto"/>
            <w:right w:val="none" w:sz="0" w:space="0" w:color="auto"/>
          </w:divBdr>
        </w:div>
        <w:div w:id="1911427351">
          <w:marLeft w:val="640"/>
          <w:marRight w:val="0"/>
          <w:marTop w:val="0"/>
          <w:marBottom w:val="0"/>
          <w:divBdr>
            <w:top w:val="none" w:sz="0" w:space="0" w:color="auto"/>
            <w:left w:val="none" w:sz="0" w:space="0" w:color="auto"/>
            <w:bottom w:val="none" w:sz="0" w:space="0" w:color="auto"/>
            <w:right w:val="none" w:sz="0" w:space="0" w:color="auto"/>
          </w:divBdr>
        </w:div>
        <w:div w:id="1925138596">
          <w:marLeft w:val="640"/>
          <w:marRight w:val="0"/>
          <w:marTop w:val="0"/>
          <w:marBottom w:val="0"/>
          <w:divBdr>
            <w:top w:val="none" w:sz="0" w:space="0" w:color="auto"/>
            <w:left w:val="none" w:sz="0" w:space="0" w:color="auto"/>
            <w:bottom w:val="none" w:sz="0" w:space="0" w:color="auto"/>
            <w:right w:val="none" w:sz="0" w:space="0" w:color="auto"/>
          </w:divBdr>
        </w:div>
        <w:div w:id="1997875876">
          <w:marLeft w:val="640"/>
          <w:marRight w:val="0"/>
          <w:marTop w:val="0"/>
          <w:marBottom w:val="0"/>
          <w:divBdr>
            <w:top w:val="none" w:sz="0" w:space="0" w:color="auto"/>
            <w:left w:val="none" w:sz="0" w:space="0" w:color="auto"/>
            <w:bottom w:val="none" w:sz="0" w:space="0" w:color="auto"/>
            <w:right w:val="none" w:sz="0" w:space="0" w:color="auto"/>
          </w:divBdr>
        </w:div>
        <w:div w:id="2027517225">
          <w:marLeft w:val="640"/>
          <w:marRight w:val="0"/>
          <w:marTop w:val="0"/>
          <w:marBottom w:val="0"/>
          <w:divBdr>
            <w:top w:val="none" w:sz="0" w:space="0" w:color="auto"/>
            <w:left w:val="none" w:sz="0" w:space="0" w:color="auto"/>
            <w:bottom w:val="none" w:sz="0" w:space="0" w:color="auto"/>
            <w:right w:val="none" w:sz="0" w:space="0" w:color="auto"/>
          </w:divBdr>
        </w:div>
        <w:div w:id="2106143503">
          <w:marLeft w:val="640"/>
          <w:marRight w:val="0"/>
          <w:marTop w:val="0"/>
          <w:marBottom w:val="0"/>
          <w:divBdr>
            <w:top w:val="none" w:sz="0" w:space="0" w:color="auto"/>
            <w:left w:val="none" w:sz="0" w:space="0" w:color="auto"/>
            <w:bottom w:val="none" w:sz="0" w:space="0" w:color="auto"/>
            <w:right w:val="none" w:sz="0" w:space="0" w:color="auto"/>
          </w:divBdr>
        </w:div>
      </w:divsChild>
    </w:div>
    <w:div w:id="1044793222">
      <w:bodyDiv w:val="1"/>
      <w:marLeft w:val="0"/>
      <w:marRight w:val="0"/>
      <w:marTop w:val="0"/>
      <w:marBottom w:val="0"/>
      <w:divBdr>
        <w:top w:val="none" w:sz="0" w:space="0" w:color="auto"/>
        <w:left w:val="none" w:sz="0" w:space="0" w:color="auto"/>
        <w:bottom w:val="none" w:sz="0" w:space="0" w:color="auto"/>
        <w:right w:val="none" w:sz="0" w:space="0" w:color="auto"/>
      </w:divBdr>
      <w:divsChild>
        <w:div w:id="39985168">
          <w:marLeft w:val="640"/>
          <w:marRight w:val="0"/>
          <w:marTop w:val="0"/>
          <w:marBottom w:val="0"/>
          <w:divBdr>
            <w:top w:val="none" w:sz="0" w:space="0" w:color="auto"/>
            <w:left w:val="none" w:sz="0" w:space="0" w:color="auto"/>
            <w:bottom w:val="none" w:sz="0" w:space="0" w:color="auto"/>
            <w:right w:val="none" w:sz="0" w:space="0" w:color="auto"/>
          </w:divBdr>
        </w:div>
        <w:div w:id="74130351">
          <w:marLeft w:val="640"/>
          <w:marRight w:val="0"/>
          <w:marTop w:val="0"/>
          <w:marBottom w:val="0"/>
          <w:divBdr>
            <w:top w:val="none" w:sz="0" w:space="0" w:color="auto"/>
            <w:left w:val="none" w:sz="0" w:space="0" w:color="auto"/>
            <w:bottom w:val="none" w:sz="0" w:space="0" w:color="auto"/>
            <w:right w:val="none" w:sz="0" w:space="0" w:color="auto"/>
          </w:divBdr>
        </w:div>
        <w:div w:id="92017947">
          <w:marLeft w:val="640"/>
          <w:marRight w:val="0"/>
          <w:marTop w:val="0"/>
          <w:marBottom w:val="0"/>
          <w:divBdr>
            <w:top w:val="none" w:sz="0" w:space="0" w:color="auto"/>
            <w:left w:val="none" w:sz="0" w:space="0" w:color="auto"/>
            <w:bottom w:val="none" w:sz="0" w:space="0" w:color="auto"/>
            <w:right w:val="none" w:sz="0" w:space="0" w:color="auto"/>
          </w:divBdr>
        </w:div>
        <w:div w:id="103035980">
          <w:marLeft w:val="640"/>
          <w:marRight w:val="0"/>
          <w:marTop w:val="0"/>
          <w:marBottom w:val="0"/>
          <w:divBdr>
            <w:top w:val="none" w:sz="0" w:space="0" w:color="auto"/>
            <w:left w:val="none" w:sz="0" w:space="0" w:color="auto"/>
            <w:bottom w:val="none" w:sz="0" w:space="0" w:color="auto"/>
            <w:right w:val="none" w:sz="0" w:space="0" w:color="auto"/>
          </w:divBdr>
        </w:div>
        <w:div w:id="114719405">
          <w:marLeft w:val="640"/>
          <w:marRight w:val="0"/>
          <w:marTop w:val="0"/>
          <w:marBottom w:val="0"/>
          <w:divBdr>
            <w:top w:val="none" w:sz="0" w:space="0" w:color="auto"/>
            <w:left w:val="none" w:sz="0" w:space="0" w:color="auto"/>
            <w:bottom w:val="none" w:sz="0" w:space="0" w:color="auto"/>
            <w:right w:val="none" w:sz="0" w:space="0" w:color="auto"/>
          </w:divBdr>
        </w:div>
        <w:div w:id="136536990">
          <w:marLeft w:val="640"/>
          <w:marRight w:val="0"/>
          <w:marTop w:val="0"/>
          <w:marBottom w:val="0"/>
          <w:divBdr>
            <w:top w:val="none" w:sz="0" w:space="0" w:color="auto"/>
            <w:left w:val="none" w:sz="0" w:space="0" w:color="auto"/>
            <w:bottom w:val="none" w:sz="0" w:space="0" w:color="auto"/>
            <w:right w:val="none" w:sz="0" w:space="0" w:color="auto"/>
          </w:divBdr>
        </w:div>
        <w:div w:id="138696483">
          <w:marLeft w:val="640"/>
          <w:marRight w:val="0"/>
          <w:marTop w:val="0"/>
          <w:marBottom w:val="0"/>
          <w:divBdr>
            <w:top w:val="none" w:sz="0" w:space="0" w:color="auto"/>
            <w:left w:val="none" w:sz="0" w:space="0" w:color="auto"/>
            <w:bottom w:val="none" w:sz="0" w:space="0" w:color="auto"/>
            <w:right w:val="none" w:sz="0" w:space="0" w:color="auto"/>
          </w:divBdr>
        </w:div>
        <w:div w:id="327683711">
          <w:marLeft w:val="640"/>
          <w:marRight w:val="0"/>
          <w:marTop w:val="0"/>
          <w:marBottom w:val="0"/>
          <w:divBdr>
            <w:top w:val="none" w:sz="0" w:space="0" w:color="auto"/>
            <w:left w:val="none" w:sz="0" w:space="0" w:color="auto"/>
            <w:bottom w:val="none" w:sz="0" w:space="0" w:color="auto"/>
            <w:right w:val="none" w:sz="0" w:space="0" w:color="auto"/>
          </w:divBdr>
        </w:div>
        <w:div w:id="337318340">
          <w:marLeft w:val="640"/>
          <w:marRight w:val="0"/>
          <w:marTop w:val="0"/>
          <w:marBottom w:val="0"/>
          <w:divBdr>
            <w:top w:val="none" w:sz="0" w:space="0" w:color="auto"/>
            <w:left w:val="none" w:sz="0" w:space="0" w:color="auto"/>
            <w:bottom w:val="none" w:sz="0" w:space="0" w:color="auto"/>
            <w:right w:val="none" w:sz="0" w:space="0" w:color="auto"/>
          </w:divBdr>
        </w:div>
        <w:div w:id="402678509">
          <w:marLeft w:val="640"/>
          <w:marRight w:val="0"/>
          <w:marTop w:val="0"/>
          <w:marBottom w:val="0"/>
          <w:divBdr>
            <w:top w:val="none" w:sz="0" w:space="0" w:color="auto"/>
            <w:left w:val="none" w:sz="0" w:space="0" w:color="auto"/>
            <w:bottom w:val="none" w:sz="0" w:space="0" w:color="auto"/>
            <w:right w:val="none" w:sz="0" w:space="0" w:color="auto"/>
          </w:divBdr>
        </w:div>
        <w:div w:id="502667373">
          <w:marLeft w:val="640"/>
          <w:marRight w:val="0"/>
          <w:marTop w:val="0"/>
          <w:marBottom w:val="0"/>
          <w:divBdr>
            <w:top w:val="none" w:sz="0" w:space="0" w:color="auto"/>
            <w:left w:val="none" w:sz="0" w:space="0" w:color="auto"/>
            <w:bottom w:val="none" w:sz="0" w:space="0" w:color="auto"/>
            <w:right w:val="none" w:sz="0" w:space="0" w:color="auto"/>
          </w:divBdr>
        </w:div>
        <w:div w:id="519977964">
          <w:marLeft w:val="640"/>
          <w:marRight w:val="0"/>
          <w:marTop w:val="0"/>
          <w:marBottom w:val="0"/>
          <w:divBdr>
            <w:top w:val="none" w:sz="0" w:space="0" w:color="auto"/>
            <w:left w:val="none" w:sz="0" w:space="0" w:color="auto"/>
            <w:bottom w:val="none" w:sz="0" w:space="0" w:color="auto"/>
            <w:right w:val="none" w:sz="0" w:space="0" w:color="auto"/>
          </w:divBdr>
        </w:div>
        <w:div w:id="571741297">
          <w:marLeft w:val="640"/>
          <w:marRight w:val="0"/>
          <w:marTop w:val="0"/>
          <w:marBottom w:val="0"/>
          <w:divBdr>
            <w:top w:val="none" w:sz="0" w:space="0" w:color="auto"/>
            <w:left w:val="none" w:sz="0" w:space="0" w:color="auto"/>
            <w:bottom w:val="none" w:sz="0" w:space="0" w:color="auto"/>
            <w:right w:val="none" w:sz="0" w:space="0" w:color="auto"/>
          </w:divBdr>
        </w:div>
        <w:div w:id="592323009">
          <w:marLeft w:val="640"/>
          <w:marRight w:val="0"/>
          <w:marTop w:val="0"/>
          <w:marBottom w:val="0"/>
          <w:divBdr>
            <w:top w:val="none" w:sz="0" w:space="0" w:color="auto"/>
            <w:left w:val="none" w:sz="0" w:space="0" w:color="auto"/>
            <w:bottom w:val="none" w:sz="0" w:space="0" w:color="auto"/>
            <w:right w:val="none" w:sz="0" w:space="0" w:color="auto"/>
          </w:divBdr>
        </w:div>
        <w:div w:id="696731744">
          <w:marLeft w:val="640"/>
          <w:marRight w:val="0"/>
          <w:marTop w:val="0"/>
          <w:marBottom w:val="0"/>
          <w:divBdr>
            <w:top w:val="none" w:sz="0" w:space="0" w:color="auto"/>
            <w:left w:val="none" w:sz="0" w:space="0" w:color="auto"/>
            <w:bottom w:val="none" w:sz="0" w:space="0" w:color="auto"/>
            <w:right w:val="none" w:sz="0" w:space="0" w:color="auto"/>
          </w:divBdr>
        </w:div>
        <w:div w:id="721635466">
          <w:marLeft w:val="640"/>
          <w:marRight w:val="0"/>
          <w:marTop w:val="0"/>
          <w:marBottom w:val="0"/>
          <w:divBdr>
            <w:top w:val="none" w:sz="0" w:space="0" w:color="auto"/>
            <w:left w:val="none" w:sz="0" w:space="0" w:color="auto"/>
            <w:bottom w:val="none" w:sz="0" w:space="0" w:color="auto"/>
            <w:right w:val="none" w:sz="0" w:space="0" w:color="auto"/>
          </w:divBdr>
        </w:div>
        <w:div w:id="796801475">
          <w:marLeft w:val="640"/>
          <w:marRight w:val="0"/>
          <w:marTop w:val="0"/>
          <w:marBottom w:val="0"/>
          <w:divBdr>
            <w:top w:val="none" w:sz="0" w:space="0" w:color="auto"/>
            <w:left w:val="none" w:sz="0" w:space="0" w:color="auto"/>
            <w:bottom w:val="none" w:sz="0" w:space="0" w:color="auto"/>
            <w:right w:val="none" w:sz="0" w:space="0" w:color="auto"/>
          </w:divBdr>
        </w:div>
        <w:div w:id="813596643">
          <w:marLeft w:val="640"/>
          <w:marRight w:val="0"/>
          <w:marTop w:val="0"/>
          <w:marBottom w:val="0"/>
          <w:divBdr>
            <w:top w:val="none" w:sz="0" w:space="0" w:color="auto"/>
            <w:left w:val="none" w:sz="0" w:space="0" w:color="auto"/>
            <w:bottom w:val="none" w:sz="0" w:space="0" w:color="auto"/>
            <w:right w:val="none" w:sz="0" w:space="0" w:color="auto"/>
          </w:divBdr>
        </w:div>
        <w:div w:id="849638415">
          <w:marLeft w:val="640"/>
          <w:marRight w:val="0"/>
          <w:marTop w:val="0"/>
          <w:marBottom w:val="0"/>
          <w:divBdr>
            <w:top w:val="none" w:sz="0" w:space="0" w:color="auto"/>
            <w:left w:val="none" w:sz="0" w:space="0" w:color="auto"/>
            <w:bottom w:val="none" w:sz="0" w:space="0" w:color="auto"/>
            <w:right w:val="none" w:sz="0" w:space="0" w:color="auto"/>
          </w:divBdr>
        </w:div>
        <w:div w:id="867833260">
          <w:marLeft w:val="640"/>
          <w:marRight w:val="0"/>
          <w:marTop w:val="0"/>
          <w:marBottom w:val="0"/>
          <w:divBdr>
            <w:top w:val="none" w:sz="0" w:space="0" w:color="auto"/>
            <w:left w:val="none" w:sz="0" w:space="0" w:color="auto"/>
            <w:bottom w:val="none" w:sz="0" w:space="0" w:color="auto"/>
            <w:right w:val="none" w:sz="0" w:space="0" w:color="auto"/>
          </w:divBdr>
        </w:div>
        <w:div w:id="965358056">
          <w:marLeft w:val="640"/>
          <w:marRight w:val="0"/>
          <w:marTop w:val="0"/>
          <w:marBottom w:val="0"/>
          <w:divBdr>
            <w:top w:val="none" w:sz="0" w:space="0" w:color="auto"/>
            <w:left w:val="none" w:sz="0" w:space="0" w:color="auto"/>
            <w:bottom w:val="none" w:sz="0" w:space="0" w:color="auto"/>
            <w:right w:val="none" w:sz="0" w:space="0" w:color="auto"/>
          </w:divBdr>
        </w:div>
        <w:div w:id="990401750">
          <w:marLeft w:val="640"/>
          <w:marRight w:val="0"/>
          <w:marTop w:val="0"/>
          <w:marBottom w:val="0"/>
          <w:divBdr>
            <w:top w:val="none" w:sz="0" w:space="0" w:color="auto"/>
            <w:left w:val="none" w:sz="0" w:space="0" w:color="auto"/>
            <w:bottom w:val="none" w:sz="0" w:space="0" w:color="auto"/>
            <w:right w:val="none" w:sz="0" w:space="0" w:color="auto"/>
          </w:divBdr>
        </w:div>
        <w:div w:id="1040058322">
          <w:marLeft w:val="640"/>
          <w:marRight w:val="0"/>
          <w:marTop w:val="0"/>
          <w:marBottom w:val="0"/>
          <w:divBdr>
            <w:top w:val="none" w:sz="0" w:space="0" w:color="auto"/>
            <w:left w:val="none" w:sz="0" w:space="0" w:color="auto"/>
            <w:bottom w:val="none" w:sz="0" w:space="0" w:color="auto"/>
            <w:right w:val="none" w:sz="0" w:space="0" w:color="auto"/>
          </w:divBdr>
        </w:div>
        <w:div w:id="1074668059">
          <w:marLeft w:val="640"/>
          <w:marRight w:val="0"/>
          <w:marTop w:val="0"/>
          <w:marBottom w:val="0"/>
          <w:divBdr>
            <w:top w:val="none" w:sz="0" w:space="0" w:color="auto"/>
            <w:left w:val="none" w:sz="0" w:space="0" w:color="auto"/>
            <w:bottom w:val="none" w:sz="0" w:space="0" w:color="auto"/>
            <w:right w:val="none" w:sz="0" w:space="0" w:color="auto"/>
          </w:divBdr>
        </w:div>
        <w:div w:id="1075052930">
          <w:marLeft w:val="640"/>
          <w:marRight w:val="0"/>
          <w:marTop w:val="0"/>
          <w:marBottom w:val="0"/>
          <w:divBdr>
            <w:top w:val="none" w:sz="0" w:space="0" w:color="auto"/>
            <w:left w:val="none" w:sz="0" w:space="0" w:color="auto"/>
            <w:bottom w:val="none" w:sz="0" w:space="0" w:color="auto"/>
            <w:right w:val="none" w:sz="0" w:space="0" w:color="auto"/>
          </w:divBdr>
        </w:div>
        <w:div w:id="1196041693">
          <w:marLeft w:val="640"/>
          <w:marRight w:val="0"/>
          <w:marTop w:val="0"/>
          <w:marBottom w:val="0"/>
          <w:divBdr>
            <w:top w:val="none" w:sz="0" w:space="0" w:color="auto"/>
            <w:left w:val="none" w:sz="0" w:space="0" w:color="auto"/>
            <w:bottom w:val="none" w:sz="0" w:space="0" w:color="auto"/>
            <w:right w:val="none" w:sz="0" w:space="0" w:color="auto"/>
          </w:divBdr>
        </w:div>
        <w:div w:id="1228032175">
          <w:marLeft w:val="640"/>
          <w:marRight w:val="0"/>
          <w:marTop w:val="0"/>
          <w:marBottom w:val="0"/>
          <w:divBdr>
            <w:top w:val="none" w:sz="0" w:space="0" w:color="auto"/>
            <w:left w:val="none" w:sz="0" w:space="0" w:color="auto"/>
            <w:bottom w:val="none" w:sz="0" w:space="0" w:color="auto"/>
            <w:right w:val="none" w:sz="0" w:space="0" w:color="auto"/>
          </w:divBdr>
        </w:div>
        <w:div w:id="1238397682">
          <w:marLeft w:val="640"/>
          <w:marRight w:val="0"/>
          <w:marTop w:val="0"/>
          <w:marBottom w:val="0"/>
          <w:divBdr>
            <w:top w:val="none" w:sz="0" w:space="0" w:color="auto"/>
            <w:left w:val="none" w:sz="0" w:space="0" w:color="auto"/>
            <w:bottom w:val="none" w:sz="0" w:space="0" w:color="auto"/>
            <w:right w:val="none" w:sz="0" w:space="0" w:color="auto"/>
          </w:divBdr>
        </w:div>
        <w:div w:id="1243643048">
          <w:marLeft w:val="640"/>
          <w:marRight w:val="0"/>
          <w:marTop w:val="0"/>
          <w:marBottom w:val="0"/>
          <w:divBdr>
            <w:top w:val="none" w:sz="0" w:space="0" w:color="auto"/>
            <w:left w:val="none" w:sz="0" w:space="0" w:color="auto"/>
            <w:bottom w:val="none" w:sz="0" w:space="0" w:color="auto"/>
            <w:right w:val="none" w:sz="0" w:space="0" w:color="auto"/>
          </w:divBdr>
        </w:div>
        <w:div w:id="1261451694">
          <w:marLeft w:val="640"/>
          <w:marRight w:val="0"/>
          <w:marTop w:val="0"/>
          <w:marBottom w:val="0"/>
          <w:divBdr>
            <w:top w:val="none" w:sz="0" w:space="0" w:color="auto"/>
            <w:left w:val="none" w:sz="0" w:space="0" w:color="auto"/>
            <w:bottom w:val="none" w:sz="0" w:space="0" w:color="auto"/>
            <w:right w:val="none" w:sz="0" w:space="0" w:color="auto"/>
          </w:divBdr>
        </w:div>
        <w:div w:id="1285499640">
          <w:marLeft w:val="640"/>
          <w:marRight w:val="0"/>
          <w:marTop w:val="0"/>
          <w:marBottom w:val="0"/>
          <w:divBdr>
            <w:top w:val="none" w:sz="0" w:space="0" w:color="auto"/>
            <w:left w:val="none" w:sz="0" w:space="0" w:color="auto"/>
            <w:bottom w:val="none" w:sz="0" w:space="0" w:color="auto"/>
            <w:right w:val="none" w:sz="0" w:space="0" w:color="auto"/>
          </w:divBdr>
        </w:div>
        <w:div w:id="1342245560">
          <w:marLeft w:val="640"/>
          <w:marRight w:val="0"/>
          <w:marTop w:val="0"/>
          <w:marBottom w:val="0"/>
          <w:divBdr>
            <w:top w:val="none" w:sz="0" w:space="0" w:color="auto"/>
            <w:left w:val="none" w:sz="0" w:space="0" w:color="auto"/>
            <w:bottom w:val="none" w:sz="0" w:space="0" w:color="auto"/>
            <w:right w:val="none" w:sz="0" w:space="0" w:color="auto"/>
          </w:divBdr>
        </w:div>
        <w:div w:id="1427075237">
          <w:marLeft w:val="640"/>
          <w:marRight w:val="0"/>
          <w:marTop w:val="0"/>
          <w:marBottom w:val="0"/>
          <w:divBdr>
            <w:top w:val="none" w:sz="0" w:space="0" w:color="auto"/>
            <w:left w:val="none" w:sz="0" w:space="0" w:color="auto"/>
            <w:bottom w:val="none" w:sz="0" w:space="0" w:color="auto"/>
            <w:right w:val="none" w:sz="0" w:space="0" w:color="auto"/>
          </w:divBdr>
        </w:div>
        <w:div w:id="1531648283">
          <w:marLeft w:val="640"/>
          <w:marRight w:val="0"/>
          <w:marTop w:val="0"/>
          <w:marBottom w:val="0"/>
          <w:divBdr>
            <w:top w:val="none" w:sz="0" w:space="0" w:color="auto"/>
            <w:left w:val="none" w:sz="0" w:space="0" w:color="auto"/>
            <w:bottom w:val="none" w:sz="0" w:space="0" w:color="auto"/>
            <w:right w:val="none" w:sz="0" w:space="0" w:color="auto"/>
          </w:divBdr>
        </w:div>
        <w:div w:id="1548878779">
          <w:marLeft w:val="640"/>
          <w:marRight w:val="0"/>
          <w:marTop w:val="0"/>
          <w:marBottom w:val="0"/>
          <w:divBdr>
            <w:top w:val="none" w:sz="0" w:space="0" w:color="auto"/>
            <w:left w:val="none" w:sz="0" w:space="0" w:color="auto"/>
            <w:bottom w:val="none" w:sz="0" w:space="0" w:color="auto"/>
            <w:right w:val="none" w:sz="0" w:space="0" w:color="auto"/>
          </w:divBdr>
        </w:div>
        <w:div w:id="1618562044">
          <w:marLeft w:val="640"/>
          <w:marRight w:val="0"/>
          <w:marTop w:val="0"/>
          <w:marBottom w:val="0"/>
          <w:divBdr>
            <w:top w:val="none" w:sz="0" w:space="0" w:color="auto"/>
            <w:left w:val="none" w:sz="0" w:space="0" w:color="auto"/>
            <w:bottom w:val="none" w:sz="0" w:space="0" w:color="auto"/>
            <w:right w:val="none" w:sz="0" w:space="0" w:color="auto"/>
          </w:divBdr>
        </w:div>
        <w:div w:id="1658728440">
          <w:marLeft w:val="640"/>
          <w:marRight w:val="0"/>
          <w:marTop w:val="0"/>
          <w:marBottom w:val="0"/>
          <w:divBdr>
            <w:top w:val="none" w:sz="0" w:space="0" w:color="auto"/>
            <w:left w:val="none" w:sz="0" w:space="0" w:color="auto"/>
            <w:bottom w:val="none" w:sz="0" w:space="0" w:color="auto"/>
            <w:right w:val="none" w:sz="0" w:space="0" w:color="auto"/>
          </w:divBdr>
        </w:div>
        <w:div w:id="1747071939">
          <w:marLeft w:val="640"/>
          <w:marRight w:val="0"/>
          <w:marTop w:val="0"/>
          <w:marBottom w:val="0"/>
          <w:divBdr>
            <w:top w:val="none" w:sz="0" w:space="0" w:color="auto"/>
            <w:left w:val="none" w:sz="0" w:space="0" w:color="auto"/>
            <w:bottom w:val="none" w:sz="0" w:space="0" w:color="auto"/>
            <w:right w:val="none" w:sz="0" w:space="0" w:color="auto"/>
          </w:divBdr>
        </w:div>
        <w:div w:id="1771778768">
          <w:marLeft w:val="640"/>
          <w:marRight w:val="0"/>
          <w:marTop w:val="0"/>
          <w:marBottom w:val="0"/>
          <w:divBdr>
            <w:top w:val="none" w:sz="0" w:space="0" w:color="auto"/>
            <w:left w:val="none" w:sz="0" w:space="0" w:color="auto"/>
            <w:bottom w:val="none" w:sz="0" w:space="0" w:color="auto"/>
            <w:right w:val="none" w:sz="0" w:space="0" w:color="auto"/>
          </w:divBdr>
        </w:div>
        <w:div w:id="1784618915">
          <w:marLeft w:val="640"/>
          <w:marRight w:val="0"/>
          <w:marTop w:val="0"/>
          <w:marBottom w:val="0"/>
          <w:divBdr>
            <w:top w:val="none" w:sz="0" w:space="0" w:color="auto"/>
            <w:left w:val="none" w:sz="0" w:space="0" w:color="auto"/>
            <w:bottom w:val="none" w:sz="0" w:space="0" w:color="auto"/>
            <w:right w:val="none" w:sz="0" w:space="0" w:color="auto"/>
          </w:divBdr>
        </w:div>
        <w:div w:id="1961760008">
          <w:marLeft w:val="640"/>
          <w:marRight w:val="0"/>
          <w:marTop w:val="0"/>
          <w:marBottom w:val="0"/>
          <w:divBdr>
            <w:top w:val="none" w:sz="0" w:space="0" w:color="auto"/>
            <w:left w:val="none" w:sz="0" w:space="0" w:color="auto"/>
            <w:bottom w:val="none" w:sz="0" w:space="0" w:color="auto"/>
            <w:right w:val="none" w:sz="0" w:space="0" w:color="auto"/>
          </w:divBdr>
        </w:div>
        <w:div w:id="1966615231">
          <w:marLeft w:val="640"/>
          <w:marRight w:val="0"/>
          <w:marTop w:val="0"/>
          <w:marBottom w:val="0"/>
          <w:divBdr>
            <w:top w:val="none" w:sz="0" w:space="0" w:color="auto"/>
            <w:left w:val="none" w:sz="0" w:space="0" w:color="auto"/>
            <w:bottom w:val="none" w:sz="0" w:space="0" w:color="auto"/>
            <w:right w:val="none" w:sz="0" w:space="0" w:color="auto"/>
          </w:divBdr>
        </w:div>
        <w:div w:id="2114665873">
          <w:marLeft w:val="640"/>
          <w:marRight w:val="0"/>
          <w:marTop w:val="0"/>
          <w:marBottom w:val="0"/>
          <w:divBdr>
            <w:top w:val="none" w:sz="0" w:space="0" w:color="auto"/>
            <w:left w:val="none" w:sz="0" w:space="0" w:color="auto"/>
            <w:bottom w:val="none" w:sz="0" w:space="0" w:color="auto"/>
            <w:right w:val="none" w:sz="0" w:space="0" w:color="auto"/>
          </w:divBdr>
        </w:div>
      </w:divsChild>
    </w:div>
    <w:div w:id="1048991098">
      <w:marLeft w:val="0"/>
      <w:marRight w:val="0"/>
      <w:marTop w:val="0"/>
      <w:marBottom w:val="0"/>
      <w:divBdr>
        <w:top w:val="none" w:sz="0" w:space="0" w:color="auto"/>
        <w:left w:val="none" w:sz="0" w:space="0" w:color="auto"/>
        <w:bottom w:val="none" w:sz="0" w:space="0" w:color="auto"/>
        <w:right w:val="none" w:sz="0" w:space="0" w:color="auto"/>
      </w:divBdr>
    </w:div>
    <w:div w:id="1049039069">
      <w:bodyDiv w:val="1"/>
      <w:marLeft w:val="0"/>
      <w:marRight w:val="0"/>
      <w:marTop w:val="0"/>
      <w:marBottom w:val="0"/>
      <w:divBdr>
        <w:top w:val="none" w:sz="0" w:space="0" w:color="auto"/>
        <w:left w:val="none" w:sz="0" w:space="0" w:color="auto"/>
        <w:bottom w:val="none" w:sz="0" w:space="0" w:color="auto"/>
        <w:right w:val="none" w:sz="0" w:space="0" w:color="auto"/>
      </w:divBdr>
      <w:divsChild>
        <w:div w:id="36124487">
          <w:marLeft w:val="640"/>
          <w:marRight w:val="0"/>
          <w:marTop w:val="0"/>
          <w:marBottom w:val="0"/>
          <w:divBdr>
            <w:top w:val="none" w:sz="0" w:space="0" w:color="auto"/>
            <w:left w:val="none" w:sz="0" w:space="0" w:color="auto"/>
            <w:bottom w:val="none" w:sz="0" w:space="0" w:color="auto"/>
            <w:right w:val="none" w:sz="0" w:space="0" w:color="auto"/>
          </w:divBdr>
        </w:div>
        <w:div w:id="60104595">
          <w:marLeft w:val="640"/>
          <w:marRight w:val="0"/>
          <w:marTop w:val="0"/>
          <w:marBottom w:val="0"/>
          <w:divBdr>
            <w:top w:val="none" w:sz="0" w:space="0" w:color="auto"/>
            <w:left w:val="none" w:sz="0" w:space="0" w:color="auto"/>
            <w:bottom w:val="none" w:sz="0" w:space="0" w:color="auto"/>
            <w:right w:val="none" w:sz="0" w:space="0" w:color="auto"/>
          </w:divBdr>
        </w:div>
        <w:div w:id="69040846">
          <w:marLeft w:val="640"/>
          <w:marRight w:val="0"/>
          <w:marTop w:val="0"/>
          <w:marBottom w:val="0"/>
          <w:divBdr>
            <w:top w:val="none" w:sz="0" w:space="0" w:color="auto"/>
            <w:left w:val="none" w:sz="0" w:space="0" w:color="auto"/>
            <w:bottom w:val="none" w:sz="0" w:space="0" w:color="auto"/>
            <w:right w:val="none" w:sz="0" w:space="0" w:color="auto"/>
          </w:divBdr>
        </w:div>
        <w:div w:id="74403674">
          <w:marLeft w:val="640"/>
          <w:marRight w:val="0"/>
          <w:marTop w:val="0"/>
          <w:marBottom w:val="0"/>
          <w:divBdr>
            <w:top w:val="none" w:sz="0" w:space="0" w:color="auto"/>
            <w:left w:val="none" w:sz="0" w:space="0" w:color="auto"/>
            <w:bottom w:val="none" w:sz="0" w:space="0" w:color="auto"/>
            <w:right w:val="none" w:sz="0" w:space="0" w:color="auto"/>
          </w:divBdr>
        </w:div>
        <w:div w:id="89352727">
          <w:marLeft w:val="640"/>
          <w:marRight w:val="0"/>
          <w:marTop w:val="0"/>
          <w:marBottom w:val="0"/>
          <w:divBdr>
            <w:top w:val="none" w:sz="0" w:space="0" w:color="auto"/>
            <w:left w:val="none" w:sz="0" w:space="0" w:color="auto"/>
            <w:bottom w:val="none" w:sz="0" w:space="0" w:color="auto"/>
            <w:right w:val="none" w:sz="0" w:space="0" w:color="auto"/>
          </w:divBdr>
        </w:div>
        <w:div w:id="117720904">
          <w:marLeft w:val="640"/>
          <w:marRight w:val="0"/>
          <w:marTop w:val="0"/>
          <w:marBottom w:val="0"/>
          <w:divBdr>
            <w:top w:val="none" w:sz="0" w:space="0" w:color="auto"/>
            <w:left w:val="none" w:sz="0" w:space="0" w:color="auto"/>
            <w:bottom w:val="none" w:sz="0" w:space="0" w:color="auto"/>
            <w:right w:val="none" w:sz="0" w:space="0" w:color="auto"/>
          </w:divBdr>
        </w:div>
        <w:div w:id="211624599">
          <w:marLeft w:val="640"/>
          <w:marRight w:val="0"/>
          <w:marTop w:val="0"/>
          <w:marBottom w:val="0"/>
          <w:divBdr>
            <w:top w:val="none" w:sz="0" w:space="0" w:color="auto"/>
            <w:left w:val="none" w:sz="0" w:space="0" w:color="auto"/>
            <w:bottom w:val="none" w:sz="0" w:space="0" w:color="auto"/>
            <w:right w:val="none" w:sz="0" w:space="0" w:color="auto"/>
          </w:divBdr>
        </w:div>
        <w:div w:id="280188672">
          <w:marLeft w:val="640"/>
          <w:marRight w:val="0"/>
          <w:marTop w:val="0"/>
          <w:marBottom w:val="0"/>
          <w:divBdr>
            <w:top w:val="none" w:sz="0" w:space="0" w:color="auto"/>
            <w:left w:val="none" w:sz="0" w:space="0" w:color="auto"/>
            <w:bottom w:val="none" w:sz="0" w:space="0" w:color="auto"/>
            <w:right w:val="none" w:sz="0" w:space="0" w:color="auto"/>
          </w:divBdr>
        </w:div>
        <w:div w:id="404227334">
          <w:marLeft w:val="640"/>
          <w:marRight w:val="0"/>
          <w:marTop w:val="0"/>
          <w:marBottom w:val="0"/>
          <w:divBdr>
            <w:top w:val="none" w:sz="0" w:space="0" w:color="auto"/>
            <w:left w:val="none" w:sz="0" w:space="0" w:color="auto"/>
            <w:bottom w:val="none" w:sz="0" w:space="0" w:color="auto"/>
            <w:right w:val="none" w:sz="0" w:space="0" w:color="auto"/>
          </w:divBdr>
        </w:div>
        <w:div w:id="504590176">
          <w:marLeft w:val="640"/>
          <w:marRight w:val="0"/>
          <w:marTop w:val="0"/>
          <w:marBottom w:val="0"/>
          <w:divBdr>
            <w:top w:val="none" w:sz="0" w:space="0" w:color="auto"/>
            <w:left w:val="none" w:sz="0" w:space="0" w:color="auto"/>
            <w:bottom w:val="none" w:sz="0" w:space="0" w:color="auto"/>
            <w:right w:val="none" w:sz="0" w:space="0" w:color="auto"/>
          </w:divBdr>
        </w:div>
        <w:div w:id="534121420">
          <w:marLeft w:val="640"/>
          <w:marRight w:val="0"/>
          <w:marTop w:val="0"/>
          <w:marBottom w:val="0"/>
          <w:divBdr>
            <w:top w:val="none" w:sz="0" w:space="0" w:color="auto"/>
            <w:left w:val="none" w:sz="0" w:space="0" w:color="auto"/>
            <w:bottom w:val="none" w:sz="0" w:space="0" w:color="auto"/>
            <w:right w:val="none" w:sz="0" w:space="0" w:color="auto"/>
          </w:divBdr>
        </w:div>
        <w:div w:id="560943640">
          <w:marLeft w:val="640"/>
          <w:marRight w:val="0"/>
          <w:marTop w:val="0"/>
          <w:marBottom w:val="0"/>
          <w:divBdr>
            <w:top w:val="none" w:sz="0" w:space="0" w:color="auto"/>
            <w:left w:val="none" w:sz="0" w:space="0" w:color="auto"/>
            <w:bottom w:val="none" w:sz="0" w:space="0" w:color="auto"/>
            <w:right w:val="none" w:sz="0" w:space="0" w:color="auto"/>
          </w:divBdr>
        </w:div>
        <w:div w:id="587230687">
          <w:marLeft w:val="640"/>
          <w:marRight w:val="0"/>
          <w:marTop w:val="0"/>
          <w:marBottom w:val="0"/>
          <w:divBdr>
            <w:top w:val="none" w:sz="0" w:space="0" w:color="auto"/>
            <w:left w:val="none" w:sz="0" w:space="0" w:color="auto"/>
            <w:bottom w:val="none" w:sz="0" w:space="0" w:color="auto"/>
            <w:right w:val="none" w:sz="0" w:space="0" w:color="auto"/>
          </w:divBdr>
        </w:div>
        <w:div w:id="615216837">
          <w:marLeft w:val="640"/>
          <w:marRight w:val="0"/>
          <w:marTop w:val="0"/>
          <w:marBottom w:val="0"/>
          <w:divBdr>
            <w:top w:val="none" w:sz="0" w:space="0" w:color="auto"/>
            <w:left w:val="none" w:sz="0" w:space="0" w:color="auto"/>
            <w:bottom w:val="none" w:sz="0" w:space="0" w:color="auto"/>
            <w:right w:val="none" w:sz="0" w:space="0" w:color="auto"/>
          </w:divBdr>
        </w:div>
        <w:div w:id="620841636">
          <w:marLeft w:val="640"/>
          <w:marRight w:val="0"/>
          <w:marTop w:val="0"/>
          <w:marBottom w:val="0"/>
          <w:divBdr>
            <w:top w:val="none" w:sz="0" w:space="0" w:color="auto"/>
            <w:left w:val="none" w:sz="0" w:space="0" w:color="auto"/>
            <w:bottom w:val="none" w:sz="0" w:space="0" w:color="auto"/>
            <w:right w:val="none" w:sz="0" w:space="0" w:color="auto"/>
          </w:divBdr>
        </w:div>
        <w:div w:id="639116538">
          <w:marLeft w:val="640"/>
          <w:marRight w:val="0"/>
          <w:marTop w:val="0"/>
          <w:marBottom w:val="0"/>
          <w:divBdr>
            <w:top w:val="none" w:sz="0" w:space="0" w:color="auto"/>
            <w:left w:val="none" w:sz="0" w:space="0" w:color="auto"/>
            <w:bottom w:val="none" w:sz="0" w:space="0" w:color="auto"/>
            <w:right w:val="none" w:sz="0" w:space="0" w:color="auto"/>
          </w:divBdr>
        </w:div>
        <w:div w:id="688216844">
          <w:marLeft w:val="640"/>
          <w:marRight w:val="0"/>
          <w:marTop w:val="0"/>
          <w:marBottom w:val="0"/>
          <w:divBdr>
            <w:top w:val="none" w:sz="0" w:space="0" w:color="auto"/>
            <w:left w:val="none" w:sz="0" w:space="0" w:color="auto"/>
            <w:bottom w:val="none" w:sz="0" w:space="0" w:color="auto"/>
            <w:right w:val="none" w:sz="0" w:space="0" w:color="auto"/>
          </w:divBdr>
        </w:div>
        <w:div w:id="691612151">
          <w:marLeft w:val="640"/>
          <w:marRight w:val="0"/>
          <w:marTop w:val="0"/>
          <w:marBottom w:val="0"/>
          <w:divBdr>
            <w:top w:val="none" w:sz="0" w:space="0" w:color="auto"/>
            <w:left w:val="none" w:sz="0" w:space="0" w:color="auto"/>
            <w:bottom w:val="none" w:sz="0" w:space="0" w:color="auto"/>
            <w:right w:val="none" w:sz="0" w:space="0" w:color="auto"/>
          </w:divBdr>
        </w:div>
        <w:div w:id="714888206">
          <w:marLeft w:val="640"/>
          <w:marRight w:val="0"/>
          <w:marTop w:val="0"/>
          <w:marBottom w:val="0"/>
          <w:divBdr>
            <w:top w:val="none" w:sz="0" w:space="0" w:color="auto"/>
            <w:left w:val="none" w:sz="0" w:space="0" w:color="auto"/>
            <w:bottom w:val="none" w:sz="0" w:space="0" w:color="auto"/>
            <w:right w:val="none" w:sz="0" w:space="0" w:color="auto"/>
          </w:divBdr>
        </w:div>
        <w:div w:id="739182627">
          <w:marLeft w:val="640"/>
          <w:marRight w:val="0"/>
          <w:marTop w:val="0"/>
          <w:marBottom w:val="0"/>
          <w:divBdr>
            <w:top w:val="none" w:sz="0" w:space="0" w:color="auto"/>
            <w:left w:val="none" w:sz="0" w:space="0" w:color="auto"/>
            <w:bottom w:val="none" w:sz="0" w:space="0" w:color="auto"/>
            <w:right w:val="none" w:sz="0" w:space="0" w:color="auto"/>
          </w:divBdr>
        </w:div>
        <w:div w:id="778257024">
          <w:marLeft w:val="640"/>
          <w:marRight w:val="0"/>
          <w:marTop w:val="0"/>
          <w:marBottom w:val="0"/>
          <w:divBdr>
            <w:top w:val="none" w:sz="0" w:space="0" w:color="auto"/>
            <w:left w:val="none" w:sz="0" w:space="0" w:color="auto"/>
            <w:bottom w:val="none" w:sz="0" w:space="0" w:color="auto"/>
            <w:right w:val="none" w:sz="0" w:space="0" w:color="auto"/>
          </w:divBdr>
        </w:div>
        <w:div w:id="786968274">
          <w:marLeft w:val="640"/>
          <w:marRight w:val="0"/>
          <w:marTop w:val="0"/>
          <w:marBottom w:val="0"/>
          <w:divBdr>
            <w:top w:val="none" w:sz="0" w:space="0" w:color="auto"/>
            <w:left w:val="none" w:sz="0" w:space="0" w:color="auto"/>
            <w:bottom w:val="none" w:sz="0" w:space="0" w:color="auto"/>
            <w:right w:val="none" w:sz="0" w:space="0" w:color="auto"/>
          </w:divBdr>
        </w:div>
        <w:div w:id="811140515">
          <w:marLeft w:val="640"/>
          <w:marRight w:val="0"/>
          <w:marTop w:val="0"/>
          <w:marBottom w:val="0"/>
          <w:divBdr>
            <w:top w:val="none" w:sz="0" w:space="0" w:color="auto"/>
            <w:left w:val="none" w:sz="0" w:space="0" w:color="auto"/>
            <w:bottom w:val="none" w:sz="0" w:space="0" w:color="auto"/>
            <w:right w:val="none" w:sz="0" w:space="0" w:color="auto"/>
          </w:divBdr>
        </w:div>
        <w:div w:id="834304337">
          <w:marLeft w:val="640"/>
          <w:marRight w:val="0"/>
          <w:marTop w:val="0"/>
          <w:marBottom w:val="0"/>
          <w:divBdr>
            <w:top w:val="none" w:sz="0" w:space="0" w:color="auto"/>
            <w:left w:val="none" w:sz="0" w:space="0" w:color="auto"/>
            <w:bottom w:val="none" w:sz="0" w:space="0" w:color="auto"/>
            <w:right w:val="none" w:sz="0" w:space="0" w:color="auto"/>
          </w:divBdr>
        </w:div>
        <w:div w:id="835682048">
          <w:marLeft w:val="640"/>
          <w:marRight w:val="0"/>
          <w:marTop w:val="0"/>
          <w:marBottom w:val="0"/>
          <w:divBdr>
            <w:top w:val="none" w:sz="0" w:space="0" w:color="auto"/>
            <w:left w:val="none" w:sz="0" w:space="0" w:color="auto"/>
            <w:bottom w:val="none" w:sz="0" w:space="0" w:color="auto"/>
            <w:right w:val="none" w:sz="0" w:space="0" w:color="auto"/>
          </w:divBdr>
        </w:div>
        <w:div w:id="899755724">
          <w:marLeft w:val="640"/>
          <w:marRight w:val="0"/>
          <w:marTop w:val="0"/>
          <w:marBottom w:val="0"/>
          <w:divBdr>
            <w:top w:val="none" w:sz="0" w:space="0" w:color="auto"/>
            <w:left w:val="none" w:sz="0" w:space="0" w:color="auto"/>
            <w:bottom w:val="none" w:sz="0" w:space="0" w:color="auto"/>
            <w:right w:val="none" w:sz="0" w:space="0" w:color="auto"/>
          </w:divBdr>
        </w:div>
        <w:div w:id="1000086150">
          <w:marLeft w:val="640"/>
          <w:marRight w:val="0"/>
          <w:marTop w:val="0"/>
          <w:marBottom w:val="0"/>
          <w:divBdr>
            <w:top w:val="none" w:sz="0" w:space="0" w:color="auto"/>
            <w:left w:val="none" w:sz="0" w:space="0" w:color="auto"/>
            <w:bottom w:val="none" w:sz="0" w:space="0" w:color="auto"/>
            <w:right w:val="none" w:sz="0" w:space="0" w:color="auto"/>
          </w:divBdr>
        </w:div>
        <w:div w:id="1029645692">
          <w:marLeft w:val="640"/>
          <w:marRight w:val="0"/>
          <w:marTop w:val="0"/>
          <w:marBottom w:val="0"/>
          <w:divBdr>
            <w:top w:val="none" w:sz="0" w:space="0" w:color="auto"/>
            <w:left w:val="none" w:sz="0" w:space="0" w:color="auto"/>
            <w:bottom w:val="none" w:sz="0" w:space="0" w:color="auto"/>
            <w:right w:val="none" w:sz="0" w:space="0" w:color="auto"/>
          </w:divBdr>
        </w:div>
        <w:div w:id="1168014338">
          <w:marLeft w:val="640"/>
          <w:marRight w:val="0"/>
          <w:marTop w:val="0"/>
          <w:marBottom w:val="0"/>
          <w:divBdr>
            <w:top w:val="none" w:sz="0" w:space="0" w:color="auto"/>
            <w:left w:val="none" w:sz="0" w:space="0" w:color="auto"/>
            <w:bottom w:val="none" w:sz="0" w:space="0" w:color="auto"/>
            <w:right w:val="none" w:sz="0" w:space="0" w:color="auto"/>
          </w:divBdr>
        </w:div>
        <w:div w:id="1198661087">
          <w:marLeft w:val="640"/>
          <w:marRight w:val="0"/>
          <w:marTop w:val="0"/>
          <w:marBottom w:val="0"/>
          <w:divBdr>
            <w:top w:val="none" w:sz="0" w:space="0" w:color="auto"/>
            <w:left w:val="none" w:sz="0" w:space="0" w:color="auto"/>
            <w:bottom w:val="none" w:sz="0" w:space="0" w:color="auto"/>
            <w:right w:val="none" w:sz="0" w:space="0" w:color="auto"/>
          </w:divBdr>
        </w:div>
        <w:div w:id="1278216771">
          <w:marLeft w:val="640"/>
          <w:marRight w:val="0"/>
          <w:marTop w:val="0"/>
          <w:marBottom w:val="0"/>
          <w:divBdr>
            <w:top w:val="none" w:sz="0" w:space="0" w:color="auto"/>
            <w:left w:val="none" w:sz="0" w:space="0" w:color="auto"/>
            <w:bottom w:val="none" w:sz="0" w:space="0" w:color="auto"/>
            <w:right w:val="none" w:sz="0" w:space="0" w:color="auto"/>
          </w:divBdr>
        </w:div>
        <w:div w:id="1316564566">
          <w:marLeft w:val="640"/>
          <w:marRight w:val="0"/>
          <w:marTop w:val="0"/>
          <w:marBottom w:val="0"/>
          <w:divBdr>
            <w:top w:val="none" w:sz="0" w:space="0" w:color="auto"/>
            <w:left w:val="none" w:sz="0" w:space="0" w:color="auto"/>
            <w:bottom w:val="none" w:sz="0" w:space="0" w:color="auto"/>
            <w:right w:val="none" w:sz="0" w:space="0" w:color="auto"/>
          </w:divBdr>
        </w:div>
        <w:div w:id="1371416402">
          <w:marLeft w:val="640"/>
          <w:marRight w:val="0"/>
          <w:marTop w:val="0"/>
          <w:marBottom w:val="0"/>
          <w:divBdr>
            <w:top w:val="none" w:sz="0" w:space="0" w:color="auto"/>
            <w:left w:val="none" w:sz="0" w:space="0" w:color="auto"/>
            <w:bottom w:val="none" w:sz="0" w:space="0" w:color="auto"/>
            <w:right w:val="none" w:sz="0" w:space="0" w:color="auto"/>
          </w:divBdr>
        </w:div>
        <w:div w:id="1400790670">
          <w:marLeft w:val="640"/>
          <w:marRight w:val="0"/>
          <w:marTop w:val="0"/>
          <w:marBottom w:val="0"/>
          <w:divBdr>
            <w:top w:val="none" w:sz="0" w:space="0" w:color="auto"/>
            <w:left w:val="none" w:sz="0" w:space="0" w:color="auto"/>
            <w:bottom w:val="none" w:sz="0" w:space="0" w:color="auto"/>
            <w:right w:val="none" w:sz="0" w:space="0" w:color="auto"/>
          </w:divBdr>
        </w:div>
        <w:div w:id="1495610650">
          <w:marLeft w:val="640"/>
          <w:marRight w:val="0"/>
          <w:marTop w:val="0"/>
          <w:marBottom w:val="0"/>
          <w:divBdr>
            <w:top w:val="none" w:sz="0" w:space="0" w:color="auto"/>
            <w:left w:val="none" w:sz="0" w:space="0" w:color="auto"/>
            <w:bottom w:val="none" w:sz="0" w:space="0" w:color="auto"/>
            <w:right w:val="none" w:sz="0" w:space="0" w:color="auto"/>
          </w:divBdr>
        </w:div>
        <w:div w:id="1514346010">
          <w:marLeft w:val="640"/>
          <w:marRight w:val="0"/>
          <w:marTop w:val="0"/>
          <w:marBottom w:val="0"/>
          <w:divBdr>
            <w:top w:val="none" w:sz="0" w:space="0" w:color="auto"/>
            <w:left w:val="none" w:sz="0" w:space="0" w:color="auto"/>
            <w:bottom w:val="none" w:sz="0" w:space="0" w:color="auto"/>
            <w:right w:val="none" w:sz="0" w:space="0" w:color="auto"/>
          </w:divBdr>
        </w:div>
        <w:div w:id="1535650896">
          <w:marLeft w:val="640"/>
          <w:marRight w:val="0"/>
          <w:marTop w:val="0"/>
          <w:marBottom w:val="0"/>
          <w:divBdr>
            <w:top w:val="none" w:sz="0" w:space="0" w:color="auto"/>
            <w:left w:val="none" w:sz="0" w:space="0" w:color="auto"/>
            <w:bottom w:val="none" w:sz="0" w:space="0" w:color="auto"/>
            <w:right w:val="none" w:sz="0" w:space="0" w:color="auto"/>
          </w:divBdr>
        </w:div>
        <w:div w:id="1640844161">
          <w:marLeft w:val="640"/>
          <w:marRight w:val="0"/>
          <w:marTop w:val="0"/>
          <w:marBottom w:val="0"/>
          <w:divBdr>
            <w:top w:val="none" w:sz="0" w:space="0" w:color="auto"/>
            <w:left w:val="none" w:sz="0" w:space="0" w:color="auto"/>
            <w:bottom w:val="none" w:sz="0" w:space="0" w:color="auto"/>
            <w:right w:val="none" w:sz="0" w:space="0" w:color="auto"/>
          </w:divBdr>
        </w:div>
        <w:div w:id="1718040932">
          <w:marLeft w:val="640"/>
          <w:marRight w:val="0"/>
          <w:marTop w:val="0"/>
          <w:marBottom w:val="0"/>
          <w:divBdr>
            <w:top w:val="none" w:sz="0" w:space="0" w:color="auto"/>
            <w:left w:val="none" w:sz="0" w:space="0" w:color="auto"/>
            <w:bottom w:val="none" w:sz="0" w:space="0" w:color="auto"/>
            <w:right w:val="none" w:sz="0" w:space="0" w:color="auto"/>
          </w:divBdr>
        </w:div>
        <w:div w:id="1874417050">
          <w:marLeft w:val="640"/>
          <w:marRight w:val="0"/>
          <w:marTop w:val="0"/>
          <w:marBottom w:val="0"/>
          <w:divBdr>
            <w:top w:val="none" w:sz="0" w:space="0" w:color="auto"/>
            <w:left w:val="none" w:sz="0" w:space="0" w:color="auto"/>
            <w:bottom w:val="none" w:sz="0" w:space="0" w:color="auto"/>
            <w:right w:val="none" w:sz="0" w:space="0" w:color="auto"/>
          </w:divBdr>
        </w:div>
        <w:div w:id="1917665041">
          <w:marLeft w:val="640"/>
          <w:marRight w:val="0"/>
          <w:marTop w:val="0"/>
          <w:marBottom w:val="0"/>
          <w:divBdr>
            <w:top w:val="none" w:sz="0" w:space="0" w:color="auto"/>
            <w:left w:val="none" w:sz="0" w:space="0" w:color="auto"/>
            <w:bottom w:val="none" w:sz="0" w:space="0" w:color="auto"/>
            <w:right w:val="none" w:sz="0" w:space="0" w:color="auto"/>
          </w:divBdr>
        </w:div>
        <w:div w:id="2041513763">
          <w:marLeft w:val="640"/>
          <w:marRight w:val="0"/>
          <w:marTop w:val="0"/>
          <w:marBottom w:val="0"/>
          <w:divBdr>
            <w:top w:val="none" w:sz="0" w:space="0" w:color="auto"/>
            <w:left w:val="none" w:sz="0" w:space="0" w:color="auto"/>
            <w:bottom w:val="none" w:sz="0" w:space="0" w:color="auto"/>
            <w:right w:val="none" w:sz="0" w:space="0" w:color="auto"/>
          </w:divBdr>
        </w:div>
        <w:div w:id="2100561907">
          <w:marLeft w:val="640"/>
          <w:marRight w:val="0"/>
          <w:marTop w:val="0"/>
          <w:marBottom w:val="0"/>
          <w:divBdr>
            <w:top w:val="none" w:sz="0" w:space="0" w:color="auto"/>
            <w:left w:val="none" w:sz="0" w:space="0" w:color="auto"/>
            <w:bottom w:val="none" w:sz="0" w:space="0" w:color="auto"/>
            <w:right w:val="none" w:sz="0" w:space="0" w:color="auto"/>
          </w:divBdr>
        </w:div>
      </w:divsChild>
    </w:div>
    <w:div w:id="1057240254">
      <w:bodyDiv w:val="1"/>
      <w:marLeft w:val="0"/>
      <w:marRight w:val="0"/>
      <w:marTop w:val="0"/>
      <w:marBottom w:val="0"/>
      <w:divBdr>
        <w:top w:val="none" w:sz="0" w:space="0" w:color="auto"/>
        <w:left w:val="none" w:sz="0" w:space="0" w:color="auto"/>
        <w:bottom w:val="none" w:sz="0" w:space="0" w:color="auto"/>
        <w:right w:val="none" w:sz="0" w:space="0" w:color="auto"/>
      </w:divBdr>
      <w:divsChild>
        <w:div w:id="500896110">
          <w:marLeft w:val="640"/>
          <w:marRight w:val="0"/>
          <w:marTop w:val="0"/>
          <w:marBottom w:val="0"/>
          <w:divBdr>
            <w:top w:val="none" w:sz="0" w:space="0" w:color="auto"/>
            <w:left w:val="none" w:sz="0" w:space="0" w:color="auto"/>
            <w:bottom w:val="none" w:sz="0" w:space="0" w:color="auto"/>
            <w:right w:val="none" w:sz="0" w:space="0" w:color="auto"/>
          </w:divBdr>
        </w:div>
        <w:div w:id="1166897126">
          <w:marLeft w:val="640"/>
          <w:marRight w:val="0"/>
          <w:marTop w:val="0"/>
          <w:marBottom w:val="0"/>
          <w:divBdr>
            <w:top w:val="none" w:sz="0" w:space="0" w:color="auto"/>
            <w:left w:val="none" w:sz="0" w:space="0" w:color="auto"/>
            <w:bottom w:val="none" w:sz="0" w:space="0" w:color="auto"/>
            <w:right w:val="none" w:sz="0" w:space="0" w:color="auto"/>
          </w:divBdr>
        </w:div>
        <w:div w:id="2071885454">
          <w:marLeft w:val="640"/>
          <w:marRight w:val="0"/>
          <w:marTop w:val="0"/>
          <w:marBottom w:val="0"/>
          <w:divBdr>
            <w:top w:val="none" w:sz="0" w:space="0" w:color="auto"/>
            <w:left w:val="none" w:sz="0" w:space="0" w:color="auto"/>
            <w:bottom w:val="none" w:sz="0" w:space="0" w:color="auto"/>
            <w:right w:val="none" w:sz="0" w:space="0" w:color="auto"/>
          </w:divBdr>
        </w:div>
        <w:div w:id="531922855">
          <w:marLeft w:val="640"/>
          <w:marRight w:val="0"/>
          <w:marTop w:val="0"/>
          <w:marBottom w:val="0"/>
          <w:divBdr>
            <w:top w:val="none" w:sz="0" w:space="0" w:color="auto"/>
            <w:left w:val="none" w:sz="0" w:space="0" w:color="auto"/>
            <w:bottom w:val="none" w:sz="0" w:space="0" w:color="auto"/>
            <w:right w:val="none" w:sz="0" w:space="0" w:color="auto"/>
          </w:divBdr>
        </w:div>
        <w:div w:id="943999140">
          <w:marLeft w:val="640"/>
          <w:marRight w:val="0"/>
          <w:marTop w:val="0"/>
          <w:marBottom w:val="0"/>
          <w:divBdr>
            <w:top w:val="none" w:sz="0" w:space="0" w:color="auto"/>
            <w:left w:val="none" w:sz="0" w:space="0" w:color="auto"/>
            <w:bottom w:val="none" w:sz="0" w:space="0" w:color="auto"/>
            <w:right w:val="none" w:sz="0" w:space="0" w:color="auto"/>
          </w:divBdr>
        </w:div>
        <w:div w:id="302466386">
          <w:marLeft w:val="640"/>
          <w:marRight w:val="0"/>
          <w:marTop w:val="0"/>
          <w:marBottom w:val="0"/>
          <w:divBdr>
            <w:top w:val="none" w:sz="0" w:space="0" w:color="auto"/>
            <w:left w:val="none" w:sz="0" w:space="0" w:color="auto"/>
            <w:bottom w:val="none" w:sz="0" w:space="0" w:color="auto"/>
            <w:right w:val="none" w:sz="0" w:space="0" w:color="auto"/>
          </w:divBdr>
        </w:div>
        <w:div w:id="1661537478">
          <w:marLeft w:val="640"/>
          <w:marRight w:val="0"/>
          <w:marTop w:val="0"/>
          <w:marBottom w:val="0"/>
          <w:divBdr>
            <w:top w:val="none" w:sz="0" w:space="0" w:color="auto"/>
            <w:left w:val="none" w:sz="0" w:space="0" w:color="auto"/>
            <w:bottom w:val="none" w:sz="0" w:space="0" w:color="auto"/>
            <w:right w:val="none" w:sz="0" w:space="0" w:color="auto"/>
          </w:divBdr>
        </w:div>
        <w:div w:id="279798862">
          <w:marLeft w:val="640"/>
          <w:marRight w:val="0"/>
          <w:marTop w:val="0"/>
          <w:marBottom w:val="0"/>
          <w:divBdr>
            <w:top w:val="none" w:sz="0" w:space="0" w:color="auto"/>
            <w:left w:val="none" w:sz="0" w:space="0" w:color="auto"/>
            <w:bottom w:val="none" w:sz="0" w:space="0" w:color="auto"/>
            <w:right w:val="none" w:sz="0" w:space="0" w:color="auto"/>
          </w:divBdr>
        </w:div>
        <w:div w:id="1368409513">
          <w:marLeft w:val="640"/>
          <w:marRight w:val="0"/>
          <w:marTop w:val="0"/>
          <w:marBottom w:val="0"/>
          <w:divBdr>
            <w:top w:val="none" w:sz="0" w:space="0" w:color="auto"/>
            <w:left w:val="none" w:sz="0" w:space="0" w:color="auto"/>
            <w:bottom w:val="none" w:sz="0" w:space="0" w:color="auto"/>
            <w:right w:val="none" w:sz="0" w:space="0" w:color="auto"/>
          </w:divBdr>
        </w:div>
        <w:div w:id="1567838821">
          <w:marLeft w:val="640"/>
          <w:marRight w:val="0"/>
          <w:marTop w:val="0"/>
          <w:marBottom w:val="0"/>
          <w:divBdr>
            <w:top w:val="none" w:sz="0" w:space="0" w:color="auto"/>
            <w:left w:val="none" w:sz="0" w:space="0" w:color="auto"/>
            <w:bottom w:val="none" w:sz="0" w:space="0" w:color="auto"/>
            <w:right w:val="none" w:sz="0" w:space="0" w:color="auto"/>
          </w:divBdr>
        </w:div>
        <w:div w:id="112209655">
          <w:marLeft w:val="640"/>
          <w:marRight w:val="0"/>
          <w:marTop w:val="0"/>
          <w:marBottom w:val="0"/>
          <w:divBdr>
            <w:top w:val="none" w:sz="0" w:space="0" w:color="auto"/>
            <w:left w:val="none" w:sz="0" w:space="0" w:color="auto"/>
            <w:bottom w:val="none" w:sz="0" w:space="0" w:color="auto"/>
            <w:right w:val="none" w:sz="0" w:space="0" w:color="auto"/>
          </w:divBdr>
        </w:div>
        <w:div w:id="287132682">
          <w:marLeft w:val="640"/>
          <w:marRight w:val="0"/>
          <w:marTop w:val="0"/>
          <w:marBottom w:val="0"/>
          <w:divBdr>
            <w:top w:val="none" w:sz="0" w:space="0" w:color="auto"/>
            <w:left w:val="none" w:sz="0" w:space="0" w:color="auto"/>
            <w:bottom w:val="none" w:sz="0" w:space="0" w:color="auto"/>
            <w:right w:val="none" w:sz="0" w:space="0" w:color="auto"/>
          </w:divBdr>
        </w:div>
        <w:div w:id="515537956">
          <w:marLeft w:val="640"/>
          <w:marRight w:val="0"/>
          <w:marTop w:val="0"/>
          <w:marBottom w:val="0"/>
          <w:divBdr>
            <w:top w:val="none" w:sz="0" w:space="0" w:color="auto"/>
            <w:left w:val="none" w:sz="0" w:space="0" w:color="auto"/>
            <w:bottom w:val="none" w:sz="0" w:space="0" w:color="auto"/>
            <w:right w:val="none" w:sz="0" w:space="0" w:color="auto"/>
          </w:divBdr>
        </w:div>
        <w:div w:id="921598720">
          <w:marLeft w:val="640"/>
          <w:marRight w:val="0"/>
          <w:marTop w:val="0"/>
          <w:marBottom w:val="0"/>
          <w:divBdr>
            <w:top w:val="none" w:sz="0" w:space="0" w:color="auto"/>
            <w:left w:val="none" w:sz="0" w:space="0" w:color="auto"/>
            <w:bottom w:val="none" w:sz="0" w:space="0" w:color="auto"/>
            <w:right w:val="none" w:sz="0" w:space="0" w:color="auto"/>
          </w:divBdr>
        </w:div>
        <w:div w:id="449670480">
          <w:marLeft w:val="640"/>
          <w:marRight w:val="0"/>
          <w:marTop w:val="0"/>
          <w:marBottom w:val="0"/>
          <w:divBdr>
            <w:top w:val="none" w:sz="0" w:space="0" w:color="auto"/>
            <w:left w:val="none" w:sz="0" w:space="0" w:color="auto"/>
            <w:bottom w:val="none" w:sz="0" w:space="0" w:color="auto"/>
            <w:right w:val="none" w:sz="0" w:space="0" w:color="auto"/>
          </w:divBdr>
        </w:div>
        <w:div w:id="1665204945">
          <w:marLeft w:val="640"/>
          <w:marRight w:val="0"/>
          <w:marTop w:val="0"/>
          <w:marBottom w:val="0"/>
          <w:divBdr>
            <w:top w:val="none" w:sz="0" w:space="0" w:color="auto"/>
            <w:left w:val="none" w:sz="0" w:space="0" w:color="auto"/>
            <w:bottom w:val="none" w:sz="0" w:space="0" w:color="auto"/>
            <w:right w:val="none" w:sz="0" w:space="0" w:color="auto"/>
          </w:divBdr>
        </w:div>
        <w:div w:id="1092356901">
          <w:marLeft w:val="640"/>
          <w:marRight w:val="0"/>
          <w:marTop w:val="0"/>
          <w:marBottom w:val="0"/>
          <w:divBdr>
            <w:top w:val="none" w:sz="0" w:space="0" w:color="auto"/>
            <w:left w:val="none" w:sz="0" w:space="0" w:color="auto"/>
            <w:bottom w:val="none" w:sz="0" w:space="0" w:color="auto"/>
            <w:right w:val="none" w:sz="0" w:space="0" w:color="auto"/>
          </w:divBdr>
        </w:div>
        <w:div w:id="169833380">
          <w:marLeft w:val="640"/>
          <w:marRight w:val="0"/>
          <w:marTop w:val="0"/>
          <w:marBottom w:val="0"/>
          <w:divBdr>
            <w:top w:val="none" w:sz="0" w:space="0" w:color="auto"/>
            <w:left w:val="none" w:sz="0" w:space="0" w:color="auto"/>
            <w:bottom w:val="none" w:sz="0" w:space="0" w:color="auto"/>
            <w:right w:val="none" w:sz="0" w:space="0" w:color="auto"/>
          </w:divBdr>
        </w:div>
        <w:div w:id="1573272975">
          <w:marLeft w:val="640"/>
          <w:marRight w:val="0"/>
          <w:marTop w:val="0"/>
          <w:marBottom w:val="0"/>
          <w:divBdr>
            <w:top w:val="none" w:sz="0" w:space="0" w:color="auto"/>
            <w:left w:val="none" w:sz="0" w:space="0" w:color="auto"/>
            <w:bottom w:val="none" w:sz="0" w:space="0" w:color="auto"/>
            <w:right w:val="none" w:sz="0" w:space="0" w:color="auto"/>
          </w:divBdr>
        </w:div>
        <w:div w:id="583228604">
          <w:marLeft w:val="640"/>
          <w:marRight w:val="0"/>
          <w:marTop w:val="0"/>
          <w:marBottom w:val="0"/>
          <w:divBdr>
            <w:top w:val="none" w:sz="0" w:space="0" w:color="auto"/>
            <w:left w:val="none" w:sz="0" w:space="0" w:color="auto"/>
            <w:bottom w:val="none" w:sz="0" w:space="0" w:color="auto"/>
            <w:right w:val="none" w:sz="0" w:space="0" w:color="auto"/>
          </w:divBdr>
        </w:div>
        <w:div w:id="758524977">
          <w:marLeft w:val="640"/>
          <w:marRight w:val="0"/>
          <w:marTop w:val="0"/>
          <w:marBottom w:val="0"/>
          <w:divBdr>
            <w:top w:val="none" w:sz="0" w:space="0" w:color="auto"/>
            <w:left w:val="none" w:sz="0" w:space="0" w:color="auto"/>
            <w:bottom w:val="none" w:sz="0" w:space="0" w:color="auto"/>
            <w:right w:val="none" w:sz="0" w:space="0" w:color="auto"/>
          </w:divBdr>
        </w:div>
        <w:div w:id="869999681">
          <w:marLeft w:val="640"/>
          <w:marRight w:val="0"/>
          <w:marTop w:val="0"/>
          <w:marBottom w:val="0"/>
          <w:divBdr>
            <w:top w:val="none" w:sz="0" w:space="0" w:color="auto"/>
            <w:left w:val="none" w:sz="0" w:space="0" w:color="auto"/>
            <w:bottom w:val="none" w:sz="0" w:space="0" w:color="auto"/>
            <w:right w:val="none" w:sz="0" w:space="0" w:color="auto"/>
          </w:divBdr>
        </w:div>
        <w:div w:id="216822537">
          <w:marLeft w:val="640"/>
          <w:marRight w:val="0"/>
          <w:marTop w:val="0"/>
          <w:marBottom w:val="0"/>
          <w:divBdr>
            <w:top w:val="none" w:sz="0" w:space="0" w:color="auto"/>
            <w:left w:val="none" w:sz="0" w:space="0" w:color="auto"/>
            <w:bottom w:val="none" w:sz="0" w:space="0" w:color="auto"/>
            <w:right w:val="none" w:sz="0" w:space="0" w:color="auto"/>
          </w:divBdr>
        </w:div>
        <w:div w:id="1696030769">
          <w:marLeft w:val="640"/>
          <w:marRight w:val="0"/>
          <w:marTop w:val="0"/>
          <w:marBottom w:val="0"/>
          <w:divBdr>
            <w:top w:val="none" w:sz="0" w:space="0" w:color="auto"/>
            <w:left w:val="none" w:sz="0" w:space="0" w:color="auto"/>
            <w:bottom w:val="none" w:sz="0" w:space="0" w:color="auto"/>
            <w:right w:val="none" w:sz="0" w:space="0" w:color="auto"/>
          </w:divBdr>
        </w:div>
        <w:div w:id="119567816">
          <w:marLeft w:val="640"/>
          <w:marRight w:val="0"/>
          <w:marTop w:val="0"/>
          <w:marBottom w:val="0"/>
          <w:divBdr>
            <w:top w:val="none" w:sz="0" w:space="0" w:color="auto"/>
            <w:left w:val="none" w:sz="0" w:space="0" w:color="auto"/>
            <w:bottom w:val="none" w:sz="0" w:space="0" w:color="auto"/>
            <w:right w:val="none" w:sz="0" w:space="0" w:color="auto"/>
          </w:divBdr>
        </w:div>
        <w:div w:id="1024939308">
          <w:marLeft w:val="640"/>
          <w:marRight w:val="0"/>
          <w:marTop w:val="0"/>
          <w:marBottom w:val="0"/>
          <w:divBdr>
            <w:top w:val="none" w:sz="0" w:space="0" w:color="auto"/>
            <w:left w:val="none" w:sz="0" w:space="0" w:color="auto"/>
            <w:bottom w:val="none" w:sz="0" w:space="0" w:color="auto"/>
            <w:right w:val="none" w:sz="0" w:space="0" w:color="auto"/>
          </w:divBdr>
        </w:div>
        <w:div w:id="358550540">
          <w:marLeft w:val="640"/>
          <w:marRight w:val="0"/>
          <w:marTop w:val="0"/>
          <w:marBottom w:val="0"/>
          <w:divBdr>
            <w:top w:val="none" w:sz="0" w:space="0" w:color="auto"/>
            <w:left w:val="none" w:sz="0" w:space="0" w:color="auto"/>
            <w:bottom w:val="none" w:sz="0" w:space="0" w:color="auto"/>
            <w:right w:val="none" w:sz="0" w:space="0" w:color="auto"/>
          </w:divBdr>
        </w:div>
        <w:div w:id="1030228731">
          <w:marLeft w:val="640"/>
          <w:marRight w:val="0"/>
          <w:marTop w:val="0"/>
          <w:marBottom w:val="0"/>
          <w:divBdr>
            <w:top w:val="none" w:sz="0" w:space="0" w:color="auto"/>
            <w:left w:val="none" w:sz="0" w:space="0" w:color="auto"/>
            <w:bottom w:val="none" w:sz="0" w:space="0" w:color="auto"/>
            <w:right w:val="none" w:sz="0" w:space="0" w:color="auto"/>
          </w:divBdr>
        </w:div>
        <w:div w:id="2057728820">
          <w:marLeft w:val="640"/>
          <w:marRight w:val="0"/>
          <w:marTop w:val="0"/>
          <w:marBottom w:val="0"/>
          <w:divBdr>
            <w:top w:val="none" w:sz="0" w:space="0" w:color="auto"/>
            <w:left w:val="none" w:sz="0" w:space="0" w:color="auto"/>
            <w:bottom w:val="none" w:sz="0" w:space="0" w:color="auto"/>
            <w:right w:val="none" w:sz="0" w:space="0" w:color="auto"/>
          </w:divBdr>
        </w:div>
        <w:div w:id="1373114059">
          <w:marLeft w:val="640"/>
          <w:marRight w:val="0"/>
          <w:marTop w:val="0"/>
          <w:marBottom w:val="0"/>
          <w:divBdr>
            <w:top w:val="none" w:sz="0" w:space="0" w:color="auto"/>
            <w:left w:val="none" w:sz="0" w:space="0" w:color="auto"/>
            <w:bottom w:val="none" w:sz="0" w:space="0" w:color="auto"/>
            <w:right w:val="none" w:sz="0" w:space="0" w:color="auto"/>
          </w:divBdr>
        </w:div>
        <w:div w:id="695928185">
          <w:marLeft w:val="640"/>
          <w:marRight w:val="0"/>
          <w:marTop w:val="0"/>
          <w:marBottom w:val="0"/>
          <w:divBdr>
            <w:top w:val="none" w:sz="0" w:space="0" w:color="auto"/>
            <w:left w:val="none" w:sz="0" w:space="0" w:color="auto"/>
            <w:bottom w:val="none" w:sz="0" w:space="0" w:color="auto"/>
            <w:right w:val="none" w:sz="0" w:space="0" w:color="auto"/>
          </w:divBdr>
        </w:div>
        <w:div w:id="725564758">
          <w:marLeft w:val="640"/>
          <w:marRight w:val="0"/>
          <w:marTop w:val="0"/>
          <w:marBottom w:val="0"/>
          <w:divBdr>
            <w:top w:val="none" w:sz="0" w:space="0" w:color="auto"/>
            <w:left w:val="none" w:sz="0" w:space="0" w:color="auto"/>
            <w:bottom w:val="none" w:sz="0" w:space="0" w:color="auto"/>
            <w:right w:val="none" w:sz="0" w:space="0" w:color="auto"/>
          </w:divBdr>
        </w:div>
        <w:div w:id="618803014">
          <w:marLeft w:val="640"/>
          <w:marRight w:val="0"/>
          <w:marTop w:val="0"/>
          <w:marBottom w:val="0"/>
          <w:divBdr>
            <w:top w:val="none" w:sz="0" w:space="0" w:color="auto"/>
            <w:left w:val="none" w:sz="0" w:space="0" w:color="auto"/>
            <w:bottom w:val="none" w:sz="0" w:space="0" w:color="auto"/>
            <w:right w:val="none" w:sz="0" w:space="0" w:color="auto"/>
          </w:divBdr>
        </w:div>
        <w:div w:id="230698238">
          <w:marLeft w:val="640"/>
          <w:marRight w:val="0"/>
          <w:marTop w:val="0"/>
          <w:marBottom w:val="0"/>
          <w:divBdr>
            <w:top w:val="none" w:sz="0" w:space="0" w:color="auto"/>
            <w:left w:val="none" w:sz="0" w:space="0" w:color="auto"/>
            <w:bottom w:val="none" w:sz="0" w:space="0" w:color="auto"/>
            <w:right w:val="none" w:sz="0" w:space="0" w:color="auto"/>
          </w:divBdr>
        </w:div>
        <w:div w:id="399906352">
          <w:marLeft w:val="640"/>
          <w:marRight w:val="0"/>
          <w:marTop w:val="0"/>
          <w:marBottom w:val="0"/>
          <w:divBdr>
            <w:top w:val="none" w:sz="0" w:space="0" w:color="auto"/>
            <w:left w:val="none" w:sz="0" w:space="0" w:color="auto"/>
            <w:bottom w:val="none" w:sz="0" w:space="0" w:color="auto"/>
            <w:right w:val="none" w:sz="0" w:space="0" w:color="auto"/>
          </w:divBdr>
        </w:div>
        <w:div w:id="1169295116">
          <w:marLeft w:val="640"/>
          <w:marRight w:val="0"/>
          <w:marTop w:val="0"/>
          <w:marBottom w:val="0"/>
          <w:divBdr>
            <w:top w:val="none" w:sz="0" w:space="0" w:color="auto"/>
            <w:left w:val="none" w:sz="0" w:space="0" w:color="auto"/>
            <w:bottom w:val="none" w:sz="0" w:space="0" w:color="auto"/>
            <w:right w:val="none" w:sz="0" w:space="0" w:color="auto"/>
          </w:divBdr>
        </w:div>
        <w:div w:id="177624660">
          <w:marLeft w:val="640"/>
          <w:marRight w:val="0"/>
          <w:marTop w:val="0"/>
          <w:marBottom w:val="0"/>
          <w:divBdr>
            <w:top w:val="none" w:sz="0" w:space="0" w:color="auto"/>
            <w:left w:val="none" w:sz="0" w:space="0" w:color="auto"/>
            <w:bottom w:val="none" w:sz="0" w:space="0" w:color="auto"/>
            <w:right w:val="none" w:sz="0" w:space="0" w:color="auto"/>
          </w:divBdr>
        </w:div>
        <w:div w:id="1677074034">
          <w:marLeft w:val="640"/>
          <w:marRight w:val="0"/>
          <w:marTop w:val="0"/>
          <w:marBottom w:val="0"/>
          <w:divBdr>
            <w:top w:val="none" w:sz="0" w:space="0" w:color="auto"/>
            <w:left w:val="none" w:sz="0" w:space="0" w:color="auto"/>
            <w:bottom w:val="none" w:sz="0" w:space="0" w:color="auto"/>
            <w:right w:val="none" w:sz="0" w:space="0" w:color="auto"/>
          </w:divBdr>
        </w:div>
        <w:div w:id="295725684">
          <w:marLeft w:val="640"/>
          <w:marRight w:val="0"/>
          <w:marTop w:val="0"/>
          <w:marBottom w:val="0"/>
          <w:divBdr>
            <w:top w:val="none" w:sz="0" w:space="0" w:color="auto"/>
            <w:left w:val="none" w:sz="0" w:space="0" w:color="auto"/>
            <w:bottom w:val="none" w:sz="0" w:space="0" w:color="auto"/>
            <w:right w:val="none" w:sz="0" w:space="0" w:color="auto"/>
          </w:divBdr>
        </w:div>
        <w:div w:id="1031417887">
          <w:marLeft w:val="640"/>
          <w:marRight w:val="0"/>
          <w:marTop w:val="0"/>
          <w:marBottom w:val="0"/>
          <w:divBdr>
            <w:top w:val="none" w:sz="0" w:space="0" w:color="auto"/>
            <w:left w:val="none" w:sz="0" w:space="0" w:color="auto"/>
            <w:bottom w:val="none" w:sz="0" w:space="0" w:color="auto"/>
            <w:right w:val="none" w:sz="0" w:space="0" w:color="auto"/>
          </w:divBdr>
        </w:div>
        <w:div w:id="452939121">
          <w:marLeft w:val="640"/>
          <w:marRight w:val="0"/>
          <w:marTop w:val="0"/>
          <w:marBottom w:val="0"/>
          <w:divBdr>
            <w:top w:val="none" w:sz="0" w:space="0" w:color="auto"/>
            <w:left w:val="none" w:sz="0" w:space="0" w:color="auto"/>
            <w:bottom w:val="none" w:sz="0" w:space="0" w:color="auto"/>
            <w:right w:val="none" w:sz="0" w:space="0" w:color="auto"/>
          </w:divBdr>
        </w:div>
        <w:div w:id="57409804">
          <w:marLeft w:val="640"/>
          <w:marRight w:val="0"/>
          <w:marTop w:val="0"/>
          <w:marBottom w:val="0"/>
          <w:divBdr>
            <w:top w:val="none" w:sz="0" w:space="0" w:color="auto"/>
            <w:left w:val="none" w:sz="0" w:space="0" w:color="auto"/>
            <w:bottom w:val="none" w:sz="0" w:space="0" w:color="auto"/>
            <w:right w:val="none" w:sz="0" w:space="0" w:color="auto"/>
          </w:divBdr>
        </w:div>
        <w:div w:id="1682657923">
          <w:marLeft w:val="640"/>
          <w:marRight w:val="0"/>
          <w:marTop w:val="0"/>
          <w:marBottom w:val="0"/>
          <w:divBdr>
            <w:top w:val="none" w:sz="0" w:space="0" w:color="auto"/>
            <w:left w:val="none" w:sz="0" w:space="0" w:color="auto"/>
            <w:bottom w:val="none" w:sz="0" w:space="0" w:color="auto"/>
            <w:right w:val="none" w:sz="0" w:space="0" w:color="auto"/>
          </w:divBdr>
        </w:div>
        <w:div w:id="777868350">
          <w:marLeft w:val="640"/>
          <w:marRight w:val="0"/>
          <w:marTop w:val="0"/>
          <w:marBottom w:val="0"/>
          <w:divBdr>
            <w:top w:val="none" w:sz="0" w:space="0" w:color="auto"/>
            <w:left w:val="none" w:sz="0" w:space="0" w:color="auto"/>
            <w:bottom w:val="none" w:sz="0" w:space="0" w:color="auto"/>
            <w:right w:val="none" w:sz="0" w:space="0" w:color="auto"/>
          </w:divBdr>
        </w:div>
      </w:divsChild>
    </w:div>
    <w:div w:id="1073508479">
      <w:bodyDiv w:val="1"/>
      <w:marLeft w:val="0"/>
      <w:marRight w:val="0"/>
      <w:marTop w:val="0"/>
      <w:marBottom w:val="0"/>
      <w:divBdr>
        <w:top w:val="none" w:sz="0" w:space="0" w:color="auto"/>
        <w:left w:val="none" w:sz="0" w:space="0" w:color="auto"/>
        <w:bottom w:val="none" w:sz="0" w:space="0" w:color="auto"/>
        <w:right w:val="none" w:sz="0" w:space="0" w:color="auto"/>
      </w:divBdr>
      <w:divsChild>
        <w:div w:id="1643467189">
          <w:marLeft w:val="640"/>
          <w:marRight w:val="0"/>
          <w:marTop w:val="0"/>
          <w:marBottom w:val="0"/>
          <w:divBdr>
            <w:top w:val="none" w:sz="0" w:space="0" w:color="auto"/>
            <w:left w:val="none" w:sz="0" w:space="0" w:color="auto"/>
            <w:bottom w:val="none" w:sz="0" w:space="0" w:color="auto"/>
            <w:right w:val="none" w:sz="0" w:space="0" w:color="auto"/>
          </w:divBdr>
        </w:div>
        <w:div w:id="1717268572">
          <w:marLeft w:val="640"/>
          <w:marRight w:val="0"/>
          <w:marTop w:val="0"/>
          <w:marBottom w:val="0"/>
          <w:divBdr>
            <w:top w:val="none" w:sz="0" w:space="0" w:color="auto"/>
            <w:left w:val="none" w:sz="0" w:space="0" w:color="auto"/>
            <w:bottom w:val="none" w:sz="0" w:space="0" w:color="auto"/>
            <w:right w:val="none" w:sz="0" w:space="0" w:color="auto"/>
          </w:divBdr>
        </w:div>
        <w:div w:id="1739936665">
          <w:marLeft w:val="640"/>
          <w:marRight w:val="0"/>
          <w:marTop w:val="0"/>
          <w:marBottom w:val="0"/>
          <w:divBdr>
            <w:top w:val="none" w:sz="0" w:space="0" w:color="auto"/>
            <w:left w:val="none" w:sz="0" w:space="0" w:color="auto"/>
            <w:bottom w:val="none" w:sz="0" w:space="0" w:color="auto"/>
            <w:right w:val="none" w:sz="0" w:space="0" w:color="auto"/>
          </w:divBdr>
        </w:div>
        <w:div w:id="1659187517">
          <w:marLeft w:val="640"/>
          <w:marRight w:val="0"/>
          <w:marTop w:val="0"/>
          <w:marBottom w:val="0"/>
          <w:divBdr>
            <w:top w:val="none" w:sz="0" w:space="0" w:color="auto"/>
            <w:left w:val="none" w:sz="0" w:space="0" w:color="auto"/>
            <w:bottom w:val="none" w:sz="0" w:space="0" w:color="auto"/>
            <w:right w:val="none" w:sz="0" w:space="0" w:color="auto"/>
          </w:divBdr>
        </w:div>
        <w:div w:id="786318074">
          <w:marLeft w:val="640"/>
          <w:marRight w:val="0"/>
          <w:marTop w:val="0"/>
          <w:marBottom w:val="0"/>
          <w:divBdr>
            <w:top w:val="none" w:sz="0" w:space="0" w:color="auto"/>
            <w:left w:val="none" w:sz="0" w:space="0" w:color="auto"/>
            <w:bottom w:val="none" w:sz="0" w:space="0" w:color="auto"/>
            <w:right w:val="none" w:sz="0" w:space="0" w:color="auto"/>
          </w:divBdr>
        </w:div>
        <w:div w:id="1892842485">
          <w:marLeft w:val="640"/>
          <w:marRight w:val="0"/>
          <w:marTop w:val="0"/>
          <w:marBottom w:val="0"/>
          <w:divBdr>
            <w:top w:val="none" w:sz="0" w:space="0" w:color="auto"/>
            <w:left w:val="none" w:sz="0" w:space="0" w:color="auto"/>
            <w:bottom w:val="none" w:sz="0" w:space="0" w:color="auto"/>
            <w:right w:val="none" w:sz="0" w:space="0" w:color="auto"/>
          </w:divBdr>
        </w:div>
        <w:div w:id="327563592">
          <w:marLeft w:val="640"/>
          <w:marRight w:val="0"/>
          <w:marTop w:val="0"/>
          <w:marBottom w:val="0"/>
          <w:divBdr>
            <w:top w:val="none" w:sz="0" w:space="0" w:color="auto"/>
            <w:left w:val="none" w:sz="0" w:space="0" w:color="auto"/>
            <w:bottom w:val="none" w:sz="0" w:space="0" w:color="auto"/>
            <w:right w:val="none" w:sz="0" w:space="0" w:color="auto"/>
          </w:divBdr>
        </w:div>
        <w:div w:id="343746867">
          <w:marLeft w:val="640"/>
          <w:marRight w:val="0"/>
          <w:marTop w:val="0"/>
          <w:marBottom w:val="0"/>
          <w:divBdr>
            <w:top w:val="none" w:sz="0" w:space="0" w:color="auto"/>
            <w:left w:val="none" w:sz="0" w:space="0" w:color="auto"/>
            <w:bottom w:val="none" w:sz="0" w:space="0" w:color="auto"/>
            <w:right w:val="none" w:sz="0" w:space="0" w:color="auto"/>
          </w:divBdr>
        </w:div>
        <w:div w:id="1969627149">
          <w:marLeft w:val="640"/>
          <w:marRight w:val="0"/>
          <w:marTop w:val="0"/>
          <w:marBottom w:val="0"/>
          <w:divBdr>
            <w:top w:val="none" w:sz="0" w:space="0" w:color="auto"/>
            <w:left w:val="none" w:sz="0" w:space="0" w:color="auto"/>
            <w:bottom w:val="none" w:sz="0" w:space="0" w:color="auto"/>
            <w:right w:val="none" w:sz="0" w:space="0" w:color="auto"/>
          </w:divBdr>
        </w:div>
        <w:div w:id="1824660973">
          <w:marLeft w:val="640"/>
          <w:marRight w:val="0"/>
          <w:marTop w:val="0"/>
          <w:marBottom w:val="0"/>
          <w:divBdr>
            <w:top w:val="none" w:sz="0" w:space="0" w:color="auto"/>
            <w:left w:val="none" w:sz="0" w:space="0" w:color="auto"/>
            <w:bottom w:val="none" w:sz="0" w:space="0" w:color="auto"/>
            <w:right w:val="none" w:sz="0" w:space="0" w:color="auto"/>
          </w:divBdr>
        </w:div>
        <w:div w:id="1304702499">
          <w:marLeft w:val="640"/>
          <w:marRight w:val="0"/>
          <w:marTop w:val="0"/>
          <w:marBottom w:val="0"/>
          <w:divBdr>
            <w:top w:val="none" w:sz="0" w:space="0" w:color="auto"/>
            <w:left w:val="none" w:sz="0" w:space="0" w:color="auto"/>
            <w:bottom w:val="none" w:sz="0" w:space="0" w:color="auto"/>
            <w:right w:val="none" w:sz="0" w:space="0" w:color="auto"/>
          </w:divBdr>
        </w:div>
        <w:div w:id="1844859468">
          <w:marLeft w:val="640"/>
          <w:marRight w:val="0"/>
          <w:marTop w:val="0"/>
          <w:marBottom w:val="0"/>
          <w:divBdr>
            <w:top w:val="none" w:sz="0" w:space="0" w:color="auto"/>
            <w:left w:val="none" w:sz="0" w:space="0" w:color="auto"/>
            <w:bottom w:val="none" w:sz="0" w:space="0" w:color="auto"/>
            <w:right w:val="none" w:sz="0" w:space="0" w:color="auto"/>
          </w:divBdr>
        </w:div>
        <w:div w:id="1547837630">
          <w:marLeft w:val="640"/>
          <w:marRight w:val="0"/>
          <w:marTop w:val="0"/>
          <w:marBottom w:val="0"/>
          <w:divBdr>
            <w:top w:val="none" w:sz="0" w:space="0" w:color="auto"/>
            <w:left w:val="none" w:sz="0" w:space="0" w:color="auto"/>
            <w:bottom w:val="none" w:sz="0" w:space="0" w:color="auto"/>
            <w:right w:val="none" w:sz="0" w:space="0" w:color="auto"/>
          </w:divBdr>
        </w:div>
        <w:div w:id="1556745540">
          <w:marLeft w:val="640"/>
          <w:marRight w:val="0"/>
          <w:marTop w:val="0"/>
          <w:marBottom w:val="0"/>
          <w:divBdr>
            <w:top w:val="none" w:sz="0" w:space="0" w:color="auto"/>
            <w:left w:val="none" w:sz="0" w:space="0" w:color="auto"/>
            <w:bottom w:val="none" w:sz="0" w:space="0" w:color="auto"/>
            <w:right w:val="none" w:sz="0" w:space="0" w:color="auto"/>
          </w:divBdr>
        </w:div>
        <w:div w:id="2030831657">
          <w:marLeft w:val="640"/>
          <w:marRight w:val="0"/>
          <w:marTop w:val="0"/>
          <w:marBottom w:val="0"/>
          <w:divBdr>
            <w:top w:val="none" w:sz="0" w:space="0" w:color="auto"/>
            <w:left w:val="none" w:sz="0" w:space="0" w:color="auto"/>
            <w:bottom w:val="none" w:sz="0" w:space="0" w:color="auto"/>
            <w:right w:val="none" w:sz="0" w:space="0" w:color="auto"/>
          </w:divBdr>
        </w:div>
        <w:div w:id="454180380">
          <w:marLeft w:val="640"/>
          <w:marRight w:val="0"/>
          <w:marTop w:val="0"/>
          <w:marBottom w:val="0"/>
          <w:divBdr>
            <w:top w:val="none" w:sz="0" w:space="0" w:color="auto"/>
            <w:left w:val="none" w:sz="0" w:space="0" w:color="auto"/>
            <w:bottom w:val="none" w:sz="0" w:space="0" w:color="auto"/>
            <w:right w:val="none" w:sz="0" w:space="0" w:color="auto"/>
          </w:divBdr>
        </w:div>
        <w:div w:id="1676417195">
          <w:marLeft w:val="640"/>
          <w:marRight w:val="0"/>
          <w:marTop w:val="0"/>
          <w:marBottom w:val="0"/>
          <w:divBdr>
            <w:top w:val="none" w:sz="0" w:space="0" w:color="auto"/>
            <w:left w:val="none" w:sz="0" w:space="0" w:color="auto"/>
            <w:bottom w:val="none" w:sz="0" w:space="0" w:color="auto"/>
            <w:right w:val="none" w:sz="0" w:space="0" w:color="auto"/>
          </w:divBdr>
        </w:div>
        <w:div w:id="904998812">
          <w:marLeft w:val="640"/>
          <w:marRight w:val="0"/>
          <w:marTop w:val="0"/>
          <w:marBottom w:val="0"/>
          <w:divBdr>
            <w:top w:val="none" w:sz="0" w:space="0" w:color="auto"/>
            <w:left w:val="none" w:sz="0" w:space="0" w:color="auto"/>
            <w:bottom w:val="none" w:sz="0" w:space="0" w:color="auto"/>
            <w:right w:val="none" w:sz="0" w:space="0" w:color="auto"/>
          </w:divBdr>
        </w:div>
        <w:div w:id="1552037165">
          <w:marLeft w:val="640"/>
          <w:marRight w:val="0"/>
          <w:marTop w:val="0"/>
          <w:marBottom w:val="0"/>
          <w:divBdr>
            <w:top w:val="none" w:sz="0" w:space="0" w:color="auto"/>
            <w:left w:val="none" w:sz="0" w:space="0" w:color="auto"/>
            <w:bottom w:val="none" w:sz="0" w:space="0" w:color="auto"/>
            <w:right w:val="none" w:sz="0" w:space="0" w:color="auto"/>
          </w:divBdr>
        </w:div>
        <w:div w:id="879434872">
          <w:marLeft w:val="640"/>
          <w:marRight w:val="0"/>
          <w:marTop w:val="0"/>
          <w:marBottom w:val="0"/>
          <w:divBdr>
            <w:top w:val="none" w:sz="0" w:space="0" w:color="auto"/>
            <w:left w:val="none" w:sz="0" w:space="0" w:color="auto"/>
            <w:bottom w:val="none" w:sz="0" w:space="0" w:color="auto"/>
            <w:right w:val="none" w:sz="0" w:space="0" w:color="auto"/>
          </w:divBdr>
        </w:div>
        <w:div w:id="2000770240">
          <w:marLeft w:val="640"/>
          <w:marRight w:val="0"/>
          <w:marTop w:val="0"/>
          <w:marBottom w:val="0"/>
          <w:divBdr>
            <w:top w:val="none" w:sz="0" w:space="0" w:color="auto"/>
            <w:left w:val="none" w:sz="0" w:space="0" w:color="auto"/>
            <w:bottom w:val="none" w:sz="0" w:space="0" w:color="auto"/>
            <w:right w:val="none" w:sz="0" w:space="0" w:color="auto"/>
          </w:divBdr>
        </w:div>
        <w:div w:id="821387612">
          <w:marLeft w:val="640"/>
          <w:marRight w:val="0"/>
          <w:marTop w:val="0"/>
          <w:marBottom w:val="0"/>
          <w:divBdr>
            <w:top w:val="none" w:sz="0" w:space="0" w:color="auto"/>
            <w:left w:val="none" w:sz="0" w:space="0" w:color="auto"/>
            <w:bottom w:val="none" w:sz="0" w:space="0" w:color="auto"/>
            <w:right w:val="none" w:sz="0" w:space="0" w:color="auto"/>
          </w:divBdr>
        </w:div>
        <w:div w:id="1584602520">
          <w:marLeft w:val="640"/>
          <w:marRight w:val="0"/>
          <w:marTop w:val="0"/>
          <w:marBottom w:val="0"/>
          <w:divBdr>
            <w:top w:val="none" w:sz="0" w:space="0" w:color="auto"/>
            <w:left w:val="none" w:sz="0" w:space="0" w:color="auto"/>
            <w:bottom w:val="none" w:sz="0" w:space="0" w:color="auto"/>
            <w:right w:val="none" w:sz="0" w:space="0" w:color="auto"/>
          </w:divBdr>
        </w:div>
        <w:div w:id="367150782">
          <w:marLeft w:val="640"/>
          <w:marRight w:val="0"/>
          <w:marTop w:val="0"/>
          <w:marBottom w:val="0"/>
          <w:divBdr>
            <w:top w:val="none" w:sz="0" w:space="0" w:color="auto"/>
            <w:left w:val="none" w:sz="0" w:space="0" w:color="auto"/>
            <w:bottom w:val="none" w:sz="0" w:space="0" w:color="auto"/>
            <w:right w:val="none" w:sz="0" w:space="0" w:color="auto"/>
          </w:divBdr>
        </w:div>
        <w:div w:id="1578780368">
          <w:marLeft w:val="640"/>
          <w:marRight w:val="0"/>
          <w:marTop w:val="0"/>
          <w:marBottom w:val="0"/>
          <w:divBdr>
            <w:top w:val="none" w:sz="0" w:space="0" w:color="auto"/>
            <w:left w:val="none" w:sz="0" w:space="0" w:color="auto"/>
            <w:bottom w:val="none" w:sz="0" w:space="0" w:color="auto"/>
            <w:right w:val="none" w:sz="0" w:space="0" w:color="auto"/>
          </w:divBdr>
        </w:div>
        <w:div w:id="854423424">
          <w:marLeft w:val="640"/>
          <w:marRight w:val="0"/>
          <w:marTop w:val="0"/>
          <w:marBottom w:val="0"/>
          <w:divBdr>
            <w:top w:val="none" w:sz="0" w:space="0" w:color="auto"/>
            <w:left w:val="none" w:sz="0" w:space="0" w:color="auto"/>
            <w:bottom w:val="none" w:sz="0" w:space="0" w:color="auto"/>
            <w:right w:val="none" w:sz="0" w:space="0" w:color="auto"/>
          </w:divBdr>
        </w:div>
        <w:div w:id="1053193213">
          <w:marLeft w:val="640"/>
          <w:marRight w:val="0"/>
          <w:marTop w:val="0"/>
          <w:marBottom w:val="0"/>
          <w:divBdr>
            <w:top w:val="none" w:sz="0" w:space="0" w:color="auto"/>
            <w:left w:val="none" w:sz="0" w:space="0" w:color="auto"/>
            <w:bottom w:val="none" w:sz="0" w:space="0" w:color="auto"/>
            <w:right w:val="none" w:sz="0" w:space="0" w:color="auto"/>
          </w:divBdr>
        </w:div>
        <w:div w:id="577709569">
          <w:marLeft w:val="640"/>
          <w:marRight w:val="0"/>
          <w:marTop w:val="0"/>
          <w:marBottom w:val="0"/>
          <w:divBdr>
            <w:top w:val="none" w:sz="0" w:space="0" w:color="auto"/>
            <w:left w:val="none" w:sz="0" w:space="0" w:color="auto"/>
            <w:bottom w:val="none" w:sz="0" w:space="0" w:color="auto"/>
            <w:right w:val="none" w:sz="0" w:space="0" w:color="auto"/>
          </w:divBdr>
        </w:div>
        <w:div w:id="1217626037">
          <w:marLeft w:val="640"/>
          <w:marRight w:val="0"/>
          <w:marTop w:val="0"/>
          <w:marBottom w:val="0"/>
          <w:divBdr>
            <w:top w:val="none" w:sz="0" w:space="0" w:color="auto"/>
            <w:left w:val="none" w:sz="0" w:space="0" w:color="auto"/>
            <w:bottom w:val="none" w:sz="0" w:space="0" w:color="auto"/>
            <w:right w:val="none" w:sz="0" w:space="0" w:color="auto"/>
          </w:divBdr>
        </w:div>
        <w:div w:id="1165248583">
          <w:marLeft w:val="640"/>
          <w:marRight w:val="0"/>
          <w:marTop w:val="0"/>
          <w:marBottom w:val="0"/>
          <w:divBdr>
            <w:top w:val="none" w:sz="0" w:space="0" w:color="auto"/>
            <w:left w:val="none" w:sz="0" w:space="0" w:color="auto"/>
            <w:bottom w:val="none" w:sz="0" w:space="0" w:color="auto"/>
            <w:right w:val="none" w:sz="0" w:space="0" w:color="auto"/>
          </w:divBdr>
        </w:div>
        <w:div w:id="291257425">
          <w:marLeft w:val="640"/>
          <w:marRight w:val="0"/>
          <w:marTop w:val="0"/>
          <w:marBottom w:val="0"/>
          <w:divBdr>
            <w:top w:val="none" w:sz="0" w:space="0" w:color="auto"/>
            <w:left w:val="none" w:sz="0" w:space="0" w:color="auto"/>
            <w:bottom w:val="none" w:sz="0" w:space="0" w:color="auto"/>
            <w:right w:val="none" w:sz="0" w:space="0" w:color="auto"/>
          </w:divBdr>
        </w:div>
        <w:div w:id="236936764">
          <w:marLeft w:val="640"/>
          <w:marRight w:val="0"/>
          <w:marTop w:val="0"/>
          <w:marBottom w:val="0"/>
          <w:divBdr>
            <w:top w:val="none" w:sz="0" w:space="0" w:color="auto"/>
            <w:left w:val="none" w:sz="0" w:space="0" w:color="auto"/>
            <w:bottom w:val="none" w:sz="0" w:space="0" w:color="auto"/>
            <w:right w:val="none" w:sz="0" w:space="0" w:color="auto"/>
          </w:divBdr>
        </w:div>
        <w:div w:id="1762874597">
          <w:marLeft w:val="640"/>
          <w:marRight w:val="0"/>
          <w:marTop w:val="0"/>
          <w:marBottom w:val="0"/>
          <w:divBdr>
            <w:top w:val="none" w:sz="0" w:space="0" w:color="auto"/>
            <w:left w:val="none" w:sz="0" w:space="0" w:color="auto"/>
            <w:bottom w:val="none" w:sz="0" w:space="0" w:color="auto"/>
            <w:right w:val="none" w:sz="0" w:space="0" w:color="auto"/>
          </w:divBdr>
        </w:div>
        <w:div w:id="1066803231">
          <w:marLeft w:val="640"/>
          <w:marRight w:val="0"/>
          <w:marTop w:val="0"/>
          <w:marBottom w:val="0"/>
          <w:divBdr>
            <w:top w:val="none" w:sz="0" w:space="0" w:color="auto"/>
            <w:left w:val="none" w:sz="0" w:space="0" w:color="auto"/>
            <w:bottom w:val="none" w:sz="0" w:space="0" w:color="auto"/>
            <w:right w:val="none" w:sz="0" w:space="0" w:color="auto"/>
          </w:divBdr>
        </w:div>
        <w:div w:id="1339044068">
          <w:marLeft w:val="640"/>
          <w:marRight w:val="0"/>
          <w:marTop w:val="0"/>
          <w:marBottom w:val="0"/>
          <w:divBdr>
            <w:top w:val="none" w:sz="0" w:space="0" w:color="auto"/>
            <w:left w:val="none" w:sz="0" w:space="0" w:color="auto"/>
            <w:bottom w:val="none" w:sz="0" w:space="0" w:color="auto"/>
            <w:right w:val="none" w:sz="0" w:space="0" w:color="auto"/>
          </w:divBdr>
        </w:div>
        <w:div w:id="1875187613">
          <w:marLeft w:val="640"/>
          <w:marRight w:val="0"/>
          <w:marTop w:val="0"/>
          <w:marBottom w:val="0"/>
          <w:divBdr>
            <w:top w:val="none" w:sz="0" w:space="0" w:color="auto"/>
            <w:left w:val="none" w:sz="0" w:space="0" w:color="auto"/>
            <w:bottom w:val="none" w:sz="0" w:space="0" w:color="auto"/>
            <w:right w:val="none" w:sz="0" w:space="0" w:color="auto"/>
          </w:divBdr>
        </w:div>
        <w:div w:id="853493273">
          <w:marLeft w:val="640"/>
          <w:marRight w:val="0"/>
          <w:marTop w:val="0"/>
          <w:marBottom w:val="0"/>
          <w:divBdr>
            <w:top w:val="none" w:sz="0" w:space="0" w:color="auto"/>
            <w:left w:val="none" w:sz="0" w:space="0" w:color="auto"/>
            <w:bottom w:val="none" w:sz="0" w:space="0" w:color="auto"/>
            <w:right w:val="none" w:sz="0" w:space="0" w:color="auto"/>
          </w:divBdr>
        </w:div>
        <w:div w:id="1453549450">
          <w:marLeft w:val="640"/>
          <w:marRight w:val="0"/>
          <w:marTop w:val="0"/>
          <w:marBottom w:val="0"/>
          <w:divBdr>
            <w:top w:val="none" w:sz="0" w:space="0" w:color="auto"/>
            <w:left w:val="none" w:sz="0" w:space="0" w:color="auto"/>
            <w:bottom w:val="none" w:sz="0" w:space="0" w:color="auto"/>
            <w:right w:val="none" w:sz="0" w:space="0" w:color="auto"/>
          </w:divBdr>
        </w:div>
        <w:div w:id="1703632079">
          <w:marLeft w:val="640"/>
          <w:marRight w:val="0"/>
          <w:marTop w:val="0"/>
          <w:marBottom w:val="0"/>
          <w:divBdr>
            <w:top w:val="none" w:sz="0" w:space="0" w:color="auto"/>
            <w:left w:val="none" w:sz="0" w:space="0" w:color="auto"/>
            <w:bottom w:val="none" w:sz="0" w:space="0" w:color="auto"/>
            <w:right w:val="none" w:sz="0" w:space="0" w:color="auto"/>
          </w:divBdr>
        </w:div>
        <w:div w:id="1373459755">
          <w:marLeft w:val="640"/>
          <w:marRight w:val="0"/>
          <w:marTop w:val="0"/>
          <w:marBottom w:val="0"/>
          <w:divBdr>
            <w:top w:val="none" w:sz="0" w:space="0" w:color="auto"/>
            <w:left w:val="none" w:sz="0" w:space="0" w:color="auto"/>
            <w:bottom w:val="none" w:sz="0" w:space="0" w:color="auto"/>
            <w:right w:val="none" w:sz="0" w:space="0" w:color="auto"/>
          </w:divBdr>
        </w:div>
        <w:div w:id="649404479">
          <w:marLeft w:val="640"/>
          <w:marRight w:val="0"/>
          <w:marTop w:val="0"/>
          <w:marBottom w:val="0"/>
          <w:divBdr>
            <w:top w:val="none" w:sz="0" w:space="0" w:color="auto"/>
            <w:left w:val="none" w:sz="0" w:space="0" w:color="auto"/>
            <w:bottom w:val="none" w:sz="0" w:space="0" w:color="auto"/>
            <w:right w:val="none" w:sz="0" w:space="0" w:color="auto"/>
          </w:divBdr>
        </w:div>
        <w:div w:id="1229999954">
          <w:marLeft w:val="640"/>
          <w:marRight w:val="0"/>
          <w:marTop w:val="0"/>
          <w:marBottom w:val="0"/>
          <w:divBdr>
            <w:top w:val="none" w:sz="0" w:space="0" w:color="auto"/>
            <w:left w:val="none" w:sz="0" w:space="0" w:color="auto"/>
            <w:bottom w:val="none" w:sz="0" w:space="0" w:color="auto"/>
            <w:right w:val="none" w:sz="0" w:space="0" w:color="auto"/>
          </w:divBdr>
        </w:div>
        <w:div w:id="751199999">
          <w:marLeft w:val="640"/>
          <w:marRight w:val="0"/>
          <w:marTop w:val="0"/>
          <w:marBottom w:val="0"/>
          <w:divBdr>
            <w:top w:val="none" w:sz="0" w:space="0" w:color="auto"/>
            <w:left w:val="none" w:sz="0" w:space="0" w:color="auto"/>
            <w:bottom w:val="none" w:sz="0" w:space="0" w:color="auto"/>
            <w:right w:val="none" w:sz="0" w:space="0" w:color="auto"/>
          </w:divBdr>
        </w:div>
        <w:div w:id="1927808117">
          <w:marLeft w:val="640"/>
          <w:marRight w:val="0"/>
          <w:marTop w:val="0"/>
          <w:marBottom w:val="0"/>
          <w:divBdr>
            <w:top w:val="none" w:sz="0" w:space="0" w:color="auto"/>
            <w:left w:val="none" w:sz="0" w:space="0" w:color="auto"/>
            <w:bottom w:val="none" w:sz="0" w:space="0" w:color="auto"/>
            <w:right w:val="none" w:sz="0" w:space="0" w:color="auto"/>
          </w:divBdr>
        </w:div>
        <w:div w:id="2048486424">
          <w:marLeft w:val="640"/>
          <w:marRight w:val="0"/>
          <w:marTop w:val="0"/>
          <w:marBottom w:val="0"/>
          <w:divBdr>
            <w:top w:val="none" w:sz="0" w:space="0" w:color="auto"/>
            <w:left w:val="none" w:sz="0" w:space="0" w:color="auto"/>
            <w:bottom w:val="none" w:sz="0" w:space="0" w:color="auto"/>
            <w:right w:val="none" w:sz="0" w:space="0" w:color="auto"/>
          </w:divBdr>
        </w:div>
        <w:div w:id="452942853">
          <w:marLeft w:val="640"/>
          <w:marRight w:val="0"/>
          <w:marTop w:val="0"/>
          <w:marBottom w:val="0"/>
          <w:divBdr>
            <w:top w:val="none" w:sz="0" w:space="0" w:color="auto"/>
            <w:left w:val="none" w:sz="0" w:space="0" w:color="auto"/>
            <w:bottom w:val="none" w:sz="0" w:space="0" w:color="auto"/>
            <w:right w:val="none" w:sz="0" w:space="0" w:color="auto"/>
          </w:divBdr>
        </w:div>
        <w:div w:id="1091662795">
          <w:marLeft w:val="640"/>
          <w:marRight w:val="0"/>
          <w:marTop w:val="0"/>
          <w:marBottom w:val="0"/>
          <w:divBdr>
            <w:top w:val="none" w:sz="0" w:space="0" w:color="auto"/>
            <w:left w:val="none" w:sz="0" w:space="0" w:color="auto"/>
            <w:bottom w:val="none" w:sz="0" w:space="0" w:color="auto"/>
            <w:right w:val="none" w:sz="0" w:space="0" w:color="auto"/>
          </w:divBdr>
        </w:div>
        <w:div w:id="311838019">
          <w:marLeft w:val="640"/>
          <w:marRight w:val="0"/>
          <w:marTop w:val="0"/>
          <w:marBottom w:val="0"/>
          <w:divBdr>
            <w:top w:val="none" w:sz="0" w:space="0" w:color="auto"/>
            <w:left w:val="none" w:sz="0" w:space="0" w:color="auto"/>
            <w:bottom w:val="none" w:sz="0" w:space="0" w:color="auto"/>
            <w:right w:val="none" w:sz="0" w:space="0" w:color="auto"/>
          </w:divBdr>
        </w:div>
        <w:div w:id="540870157">
          <w:marLeft w:val="640"/>
          <w:marRight w:val="0"/>
          <w:marTop w:val="0"/>
          <w:marBottom w:val="0"/>
          <w:divBdr>
            <w:top w:val="none" w:sz="0" w:space="0" w:color="auto"/>
            <w:left w:val="none" w:sz="0" w:space="0" w:color="auto"/>
            <w:bottom w:val="none" w:sz="0" w:space="0" w:color="auto"/>
            <w:right w:val="none" w:sz="0" w:space="0" w:color="auto"/>
          </w:divBdr>
        </w:div>
      </w:divsChild>
    </w:div>
    <w:div w:id="1074888289">
      <w:bodyDiv w:val="1"/>
      <w:marLeft w:val="0"/>
      <w:marRight w:val="0"/>
      <w:marTop w:val="0"/>
      <w:marBottom w:val="0"/>
      <w:divBdr>
        <w:top w:val="none" w:sz="0" w:space="0" w:color="auto"/>
        <w:left w:val="none" w:sz="0" w:space="0" w:color="auto"/>
        <w:bottom w:val="none" w:sz="0" w:space="0" w:color="auto"/>
        <w:right w:val="none" w:sz="0" w:space="0" w:color="auto"/>
      </w:divBdr>
      <w:divsChild>
        <w:div w:id="40834511">
          <w:marLeft w:val="640"/>
          <w:marRight w:val="0"/>
          <w:marTop w:val="0"/>
          <w:marBottom w:val="0"/>
          <w:divBdr>
            <w:top w:val="none" w:sz="0" w:space="0" w:color="auto"/>
            <w:left w:val="none" w:sz="0" w:space="0" w:color="auto"/>
            <w:bottom w:val="none" w:sz="0" w:space="0" w:color="auto"/>
            <w:right w:val="none" w:sz="0" w:space="0" w:color="auto"/>
          </w:divBdr>
        </w:div>
        <w:div w:id="91171500">
          <w:marLeft w:val="640"/>
          <w:marRight w:val="0"/>
          <w:marTop w:val="0"/>
          <w:marBottom w:val="0"/>
          <w:divBdr>
            <w:top w:val="none" w:sz="0" w:space="0" w:color="auto"/>
            <w:left w:val="none" w:sz="0" w:space="0" w:color="auto"/>
            <w:bottom w:val="none" w:sz="0" w:space="0" w:color="auto"/>
            <w:right w:val="none" w:sz="0" w:space="0" w:color="auto"/>
          </w:divBdr>
        </w:div>
        <w:div w:id="177545677">
          <w:marLeft w:val="640"/>
          <w:marRight w:val="0"/>
          <w:marTop w:val="0"/>
          <w:marBottom w:val="0"/>
          <w:divBdr>
            <w:top w:val="none" w:sz="0" w:space="0" w:color="auto"/>
            <w:left w:val="none" w:sz="0" w:space="0" w:color="auto"/>
            <w:bottom w:val="none" w:sz="0" w:space="0" w:color="auto"/>
            <w:right w:val="none" w:sz="0" w:space="0" w:color="auto"/>
          </w:divBdr>
        </w:div>
        <w:div w:id="238029133">
          <w:marLeft w:val="640"/>
          <w:marRight w:val="0"/>
          <w:marTop w:val="0"/>
          <w:marBottom w:val="0"/>
          <w:divBdr>
            <w:top w:val="none" w:sz="0" w:space="0" w:color="auto"/>
            <w:left w:val="none" w:sz="0" w:space="0" w:color="auto"/>
            <w:bottom w:val="none" w:sz="0" w:space="0" w:color="auto"/>
            <w:right w:val="none" w:sz="0" w:space="0" w:color="auto"/>
          </w:divBdr>
        </w:div>
        <w:div w:id="256060126">
          <w:marLeft w:val="640"/>
          <w:marRight w:val="0"/>
          <w:marTop w:val="0"/>
          <w:marBottom w:val="0"/>
          <w:divBdr>
            <w:top w:val="none" w:sz="0" w:space="0" w:color="auto"/>
            <w:left w:val="none" w:sz="0" w:space="0" w:color="auto"/>
            <w:bottom w:val="none" w:sz="0" w:space="0" w:color="auto"/>
            <w:right w:val="none" w:sz="0" w:space="0" w:color="auto"/>
          </w:divBdr>
        </w:div>
        <w:div w:id="302270282">
          <w:marLeft w:val="640"/>
          <w:marRight w:val="0"/>
          <w:marTop w:val="0"/>
          <w:marBottom w:val="0"/>
          <w:divBdr>
            <w:top w:val="none" w:sz="0" w:space="0" w:color="auto"/>
            <w:left w:val="none" w:sz="0" w:space="0" w:color="auto"/>
            <w:bottom w:val="none" w:sz="0" w:space="0" w:color="auto"/>
            <w:right w:val="none" w:sz="0" w:space="0" w:color="auto"/>
          </w:divBdr>
        </w:div>
        <w:div w:id="307562913">
          <w:marLeft w:val="640"/>
          <w:marRight w:val="0"/>
          <w:marTop w:val="0"/>
          <w:marBottom w:val="0"/>
          <w:divBdr>
            <w:top w:val="none" w:sz="0" w:space="0" w:color="auto"/>
            <w:left w:val="none" w:sz="0" w:space="0" w:color="auto"/>
            <w:bottom w:val="none" w:sz="0" w:space="0" w:color="auto"/>
            <w:right w:val="none" w:sz="0" w:space="0" w:color="auto"/>
          </w:divBdr>
        </w:div>
        <w:div w:id="447550239">
          <w:marLeft w:val="640"/>
          <w:marRight w:val="0"/>
          <w:marTop w:val="0"/>
          <w:marBottom w:val="0"/>
          <w:divBdr>
            <w:top w:val="none" w:sz="0" w:space="0" w:color="auto"/>
            <w:left w:val="none" w:sz="0" w:space="0" w:color="auto"/>
            <w:bottom w:val="none" w:sz="0" w:space="0" w:color="auto"/>
            <w:right w:val="none" w:sz="0" w:space="0" w:color="auto"/>
          </w:divBdr>
        </w:div>
        <w:div w:id="543904868">
          <w:marLeft w:val="640"/>
          <w:marRight w:val="0"/>
          <w:marTop w:val="0"/>
          <w:marBottom w:val="0"/>
          <w:divBdr>
            <w:top w:val="none" w:sz="0" w:space="0" w:color="auto"/>
            <w:left w:val="none" w:sz="0" w:space="0" w:color="auto"/>
            <w:bottom w:val="none" w:sz="0" w:space="0" w:color="auto"/>
            <w:right w:val="none" w:sz="0" w:space="0" w:color="auto"/>
          </w:divBdr>
        </w:div>
        <w:div w:id="707678278">
          <w:marLeft w:val="640"/>
          <w:marRight w:val="0"/>
          <w:marTop w:val="0"/>
          <w:marBottom w:val="0"/>
          <w:divBdr>
            <w:top w:val="none" w:sz="0" w:space="0" w:color="auto"/>
            <w:left w:val="none" w:sz="0" w:space="0" w:color="auto"/>
            <w:bottom w:val="none" w:sz="0" w:space="0" w:color="auto"/>
            <w:right w:val="none" w:sz="0" w:space="0" w:color="auto"/>
          </w:divBdr>
        </w:div>
        <w:div w:id="723873021">
          <w:marLeft w:val="640"/>
          <w:marRight w:val="0"/>
          <w:marTop w:val="0"/>
          <w:marBottom w:val="0"/>
          <w:divBdr>
            <w:top w:val="none" w:sz="0" w:space="0" w:color="auto"/>
            <w:left w:val="none" w:sz="0" w:space="0" w:color="auto"/>
            <w:bottom w:val="none" w:sz="0" w:space="0" w:color="auto"/>
            <w:right w:val="none" w:sz="0" w:space="0" w:color="auto"/>
          </w:divBdr>
        </w:div>
        <w:div w:id="727190061">
          <w:marLeft w:val="640"/>
          <w:marRight w:val="0"/>
          <w:marTop w:val="0"/>
          <w:marBottom w:val="0"/>
          <w:divBdr>
            <w:top w:val="none" w:sz="0" w:space="0" w:color="auto"/>
            <w:left w:val="none" w:sz="0" w:space="0" w:color="auto"/>
            <w:bottom w:val="none" w:sz="0" w:space="0" w:color="auto"/>
            <w:right w:val="none" w:sz="0" w:space="0" w:color="auto"/>
          </w:divBdr>
        </w:div>
        <w:div w:id="792408522">
          <w:marLeft w:val="640"/>
          <w:marRight w:val="0"/>
          <w:marTop w:val="0"/>
          <w:marBottom w:val="0"/>
          <w:divBdr>
            <w:top w:val="none" w:sz="0" w:space="0" w:color="auto"/>
            <w:left w:val="none" w:sz="0" w:space="0" w:color="auto"/>
            <w:bottom w:val="none" w:sz="0" w:space="0" w:color="auto"/>
            <w:right w:val="none" w:sz="0" w:space="0" w:color="auto"/>
          </w:divBdr>
        </w:div>
        <w:div w:id="797257018">
          <w:marLeft w:val="640"/>
          <w:marRight w:val="0"/>
          <w:marTop w:val="0"/>
          <w:marBottom w:val="0"/>
          <w:divBdr>
            <w:top w:val="none" w:sz="0" w:space="0" w:color="auto"/>
            <w:left w:val="none" w:sz="0" w:space="0" w:color="auto"/>
            <w:bottom w:val="none" w:sz="0" w:space="0" w:color="auto"/>
            <w:right w:val="none" w:sz="0" w:space="0" w:color="auto"/>
          </w:divBdr>
        </w:div>
        <w:div w:id="957682580">
          <w:marLeft w:val="640"/>
          <w:marRight w:val="0"/>
          <w:marTop w:val="0"/>
          <w:marBottom w:val="0"/>
          <w:divBdr>
            <w:top w:val="none" w:sz="0" w:space="0" w:color="auto"/>
            <w:left w:val="none" w:sz="0" w:space="0" w:color="auto"/>
            <w:bottom w:val="none" w:sz="0" w:space="0" w:color="auto"/>
            <w:right w:val="none" w:sz="0" w:space="0" w:color="auto"/>
          </w:divBdr>
        </w:div>
        <w:div w:id="978726682">
          <w:marLeft w:val="640"/>
          <w:marRight w:val="0"/>
          <w:marTop w:val="0"/>
          <w:marBottom w:val="0"/>
          <w:divBdr>
            <w:top w:val="none" w:sz="0" w:space="0" w:color="auto"/>
            <w:left w:val="none" w:sz="0" w:space="0" w:color="auto"/>
            <w:bottom w:val="none" w:sz="0" w:space="0" w:color="auto"/>
            <w:right w:val="none" w:sz="0" w:space="0" w:color="auto"/>
          </w:divBdr>
        </w:div>
        <w:div w:id="981423207">
          <w:marLeft w:val="640"/>
          <w:marRight w:val="0"/>
          <w:marTop w:val="0"/>
          <w:marBottom w:val="0"/>
          <w:divBdr>
            <w:top w:val="none" w:sz="0" w:space="0" w:color="auto"/>
            <w:left w:val="none" w:sz="0" w:space="0" w:color="auto"/>
            <w:bottom w:val="none" w:sz="0" w:space="0" w:color="auto"/>
            <w:right w:val="none" w:sz="0" w:space="0" w:color="auto"/>
          </w:divBdr>
        </w:div>
        <w:div w:id="994456644">
          <w:marLeft w:val="640"/>
          <w:marRight w:val="0"/>
          <w:marTop w:val="0"/>
          <w:marBottom w:val="0"/>
          <w:divBdr>
            <w:top w:val="none" w:sz="0" w:space="0" w:color="auto"/>
            <w:left w:val="none" w:sz="0" w:space="0" w:color="auto"/>
            <w:bottom w:val="none" w:sz="0" w:space="0" w:color="auto"/>
            <w:right w:val="none" w:sz="0" w:space="0" w:color="auto"/>
          </w:divBdr>
        </w:div>
        <w:div w:id="1156992703">
          <w:marLeft w:val="640"/>
          <w:marRight w:val="0"/>
          <w:marTop w:val="0"/>
          <w:marBottom w:val="0"/>
          <w:divBdr>
            <w:top w:val="none" w:sz="0" w:space="0" w:color="auto"/>
            <w:left w:val="none" w:sz="0" w:space="0" w:color="auto"/>
            <w:bottom w:val="none" w:sz="0" w:space="0" w:color="auto"/>
            <w:right w:val="none" w:sz="0" w:space="0" w:color="auto"/>
          </w:divBdr>
        </w:div>
        <w:div w:id="1183519291">
          <w:marLeft w:val="640"/>
          <w:marRight w:val="0"/>
          <w:marTop w:val="0"/>
          <w:marBottom w:val="0"/>
          <w:divBdr>
            <w:top w:val="none" w:sz="0" w:space="0" w:color="auto"/>
            <w:left w:val="none" w:sz="0" w:space="0" w:color="auto"/>
            <w:bottom w:val="none" w:sz="0" w:space="0" w:color="auto"/>
            <w:right w:val="none" w:sz="0" w:space="0" w:color="auto"/>
          </w:divBdr>
        </w:div>
        <w:div w:id="1221555958">
          <w:marLeft w:val="640"/>
          <w:marRight w:val="0"/>
          <w:marTop w:val="0"/>
          <w:marBottom w:val="0"/>
          <w:divBdr>
            <w:top w:val="none" w:sz="0" w:space="0" w:color="auto"/>
            <w:left w:val="none" w:sz="0" w:space="0" w:color="auto"/>
            <w:bottom w:val="none" w:sz="0" w:space="0" w:color="auto"/>
            <w:right w:val="none" w:sz="0" w:space="0" w:color="auto"/>
          </w:divBdr>
        </w:div>
        <w:div w:id="1333221387">
          <w:marLeft w:val="640"/>
          <w:marRight w:val="0"/>
          <w:marTop w:val="0"/>
          <w:marBottom w:val="0"/>
          <w:divBdr>
            <w:top w:val="none" w:sz="0" w:space="0" w:color="auto"/>
            <w:left w:val="none" w:sz="0" w:space="0" w:color="auto"/>
            <w:bottom w:val="none" w:sz="0" w:space="0" w:color="auto"/>
            <w:right w:val="none" w:sz="0" w:space="0" w:color="auto"/>
          </w:divBdr>
        </w:div>
        <w:div w:id="1396121119">
          <w:marLeft w:val="640"/>
          <w:marRight w:val="0"/>
          <w:marTop w:val="0"/>
          <w:marBottom w:val="0"/>
          <w:divBdr>
            <w:top w:val="none" w:sz="0" w:space="0" w:color="auto"/>
            <w:left w:val="none" w:sz="0" w:space="0" w:color="auto"/>
            <w:bottom w:val="none" w:sz="0" w:space="0" w:color="auto"/>
            <w:right w:val="none" w:sz="0" w:space="0" w:color="auto"/>
          </w:divBdr>
        </w:div>
        <w:div w:id="1400400059">
          <w:marLeft w:val="640"/>
          <w:marRight w:val="0"/>
          <w:marTop w:val="0"/>
          <w:marBottom w:val="0"/>
          <w:divBdr>
            <w:top w:val="none" w:sz="0" w:space="0" w:color="auto"/>
            <w:left w:val="none" w:sz="0" w:space="0" w:color="auto"/>
            <w:bottom w:val="none" w:sz="0" w:space="0" w:color="auto"/>
            <w:right w:val="none" w:sz="0" w:space="0" w:color="auto"/>
          </w:divBdr>
        </w:div>
        <w:div w:id="1487480510">
          <w:marLeft w:val="640"/>
          <w:marRight w:val="0"/>
          <w:marTop w:val="0"/>
          <w:marBottom w:val="0"/>
          <w:divBdr>
            <w:top w:val="none" w:sz="0" w:space="0" w:color="auto"/>
            <w:left w:val="none" w:sz="0" w:space="0" w:color="auto"/>
            <w:bottom w:val="none" w:sz="0" w:space="0" w:color="auto"/>
            <w:right w:val="none" w:sz="0" w:space="0" w:color="auto"/>
          </w:divBdr>
        </w:div>
        <w:div w:id="1526627833">
          <w:marLeft w:val="640"/>
          <w:marRight w:val="0"/>
          <w:marTop w:val="0"/>
          <w:marBottom w:val="0"/>
          <w:divBdr>
            <w:top w:val="none" w:sz="0" w:space="0" w:color="auto"/>
            <w:left w:val="none" w:sz="0" w:space="0" w:color="auto"/>
            <w:bottom w:val="none" w:sz="0" w:space="0" w:color="auto"/>
            <w:right w:val="none" w:sz="0" w:space="0" w:color="auto"/>
          </w:divBdr>
        </w:div>
        <w:div w:id="1538546610">
          <w:marLeft w:val="640"/>
          <w:marRight w:val="0"/>
          <w:marTop w:val="0"/>
          <w:marBottom w:val="0"/>
          <w:divBdr>
            <w:top w:val="none" w:sz="0" w:space="0" w:color="auto"/>
            <w:left w:val="none" w:sz="0" w:space="0" w:color="auto"/>
            <w:bottom w:val="none" w:sz="0" w:space="0" w:color="auto"/>
            <w:right w:val="none" w:sz="0" w:space="0" w:color="auto"/>
          </w:divBdr>
        </w:div>
        <w:div w:id="1550342940">
          <w:marLeft w:val="640"/>
          <w:marRight w:val="0"/>
          <w:marTop w:val="0"/>
          <w:marBottom w:val="0"/>
          <w:divBdr>
            <w:top w:val="none" w:sz="0" w:space="0" w:color="auto"/>
            <w:left w:val="none" w:sz="0" w:space="0" w:color="auto"/>
            <w:bottom w:val="none" w:sz="0" w:space="0" w:color="auto"/>
            <w:right w:val="none" w:sz="0" w:space="0" w:color="auto"/>
          </w:divBdr>
        </w:div>
        <w:div w:id="1570581159">
          <w:marLeft w:val="640"/>
          <w:marRight w:val="0"/>
          <w:marTop w:val="0"/>
          <w:marBottom w:val="0"/>
          <w:divBdr>
            <w:top w:val="none" w:sz="0" w:space="0" w:color="auto"/>
            <w:left w:val="none" w:sz="0" w:space="0" w:color="auto"/>
            <w:bottom w:val="none" w:sz="0" w:space="0" w:color="auto"/>
            <w:right w:val="none" w:sz="0" w:space="0" w:color="auto"/>
          </w:divBdr>
        </w:div>
        <w:div w:id="1721128120">
          <w:marLeft w:val="640"/>
          <w:marRight w:val="0"/>
          <w:marTop w:val="0"/>
          <w:marBottom w:val="0"/>
          <w:divBdr>
            <w:top w:val="none" w:sz="0" w:space="0" w:color="auto"/>
            <w:left w:val="none" w:sz="0" w:space="0" w:color="auto"/>
            <w:bottom w:val="none" w:sz="0" w:space="0" w:color="auto"/>
            <w:right w:val="none" w:sz="0" w:space="0" w:color="auto"/>
          </w:divBdr>
        </w:div>
        <w:div w:id="1794790003">
          <w:marLeft w:val="640"/>
          <w:marRight w:val="0"/>
          <w:marTop w:val="0"/>
          <w:marBottom w:val="0"/>
          <w:divBdr>
            <w:top w:val="none" w:sz="0" w:space="0" w:color="auto"/>
            <w:left w:val="none" w:sz="0" w:space="0" w:color="auto"/>
            <w:bottom w:val="none" w:sz="0" w:space="0" w:color="auto"/>
            <w:right w:val="none" w:sz="0" w:space="0" w:color="auto"/>
          </w:divBdr>
        </w:div>
        <w:div w:id="1914923761">
          <w:marLeft w:val="640"/>
          <w:marRight w:val="0"/>
          <w:marTop w:val="0"/>
          <w:marBottom w:val="0"/>
          <w:divBdr>
            <w:top w:val="none" w:sz="0" w:space="0" w:color="auto"/>
            <w:left w:val="none" w:sz="0" w:space="0" w:color="auto"/>
            <w:bottom w:val="none" w:sz="0" w:space="0" w:color="auto"/>
            <w:right w:val="none" w:sz="0" w:space="0" w:color="auto"/>
          </w:divBdr>
        </w:div>
        <w:div w:id="2011330994">
          <w:marLeft w:val="640"/>
          <w:marRight w:val="0"/>
          <w:marTop w:val="0"/>
          <w:marBottom w:val="0"/>
          <w:divBdr>
            <w:top w:val="none" w:sz="0" w:space="0" w:color="auto"/>
            <w:left w:val="none" w:sz="0" w:space="0" w:color="auto"/>
            <w:bottom w:val="none" w:sz="0" w:space="0" w:color="auto"/>
            <w:right w:val="none" w:sz="0" w:space="0" w:color="auto"/>
          </w:divBdr>
        </w:div>
        <w:div w:id="2024478625">
          <w:marLeft w:val="640"/>
          <w:marRight w:val="0"/>
          <w:marTop w:val="0"/>
          <w:marBottom w:val="0"/>
          <w:divBdr>
            <w:top w:val="none" w:sz="0" w:space="0" w:color="auto"/>
            <w:left w:val="none" w:sz="0" w:space="0" w:color="auto"/>
            <w:bottom w:val="none" w:sz="0" w:space="0" w:color="auto"/>
            <w:right w:val="none" w:sz="0" w:space="0" w:color="auto"/>
          </w:divBdr>
        </w:div>
        <w:div w:id="2070229775">
          <w:marLeft w:val="640"/>
          <w:marRight w:val="0"/>
          <w:marTop w:val="0"/>
          <w:marBottom w:val="0"/>
          <w:divBdr>
            <w:top w:val="none" w:sz="0" w:space="0" w:color="auto"/>
            <w:left w:val="none" w:sz="0" w:space="0" w:color="auto"/>
            <w:bottom w:val="none" w:sz="0" w:space="0" w:color="auto"/>
            <w:right w:val="none" w:sz="0" w:space="0" w:color="auto"/>
          </w:divBdr>
        </w:div>
        <w:div w:id="2086099522">
          <w:marLeft w:val="640"/>
          <w:marRight w:val="0"/>
          <w:marTop w:val="0"/>
          <w:marBottom w:val="0"/>
          <w:divBdr>
            <w:top w:val="none" w:sz="0" w:space="0" w:color="auto"/>
            <w:left w:val="none" w:sz="0" w:space="0" w:color="auto"/>
            <w:bottom w:val="none" w:sz="0" w:space="0" w:color="auto"/>
            <w:right w:val="none" w:sz="0" w:space="0" w:color="auto"/>
          </w:divBdr>
        </w:div>
        <w:div w:id="2108110512">
          <w:marLeft w:val="640"/>
          <w:marRight w:val="0"/>
          <w:marTop w:val="0"/>
          <w:marBottom w:val="0"/>
          <w:divBdr>
            <w:top w:val="none" w:sz="0" w:space="0" w:color="auto"/>
            <w:left w:val="none" w:sz="0" w:space="0" w:color="auto"/>
            <w:bottom w:val="none" w:sz="0" w:space="0" w:color="auto"/>
            <w:right w:val="none" w:sz="0" w:space="0" w:color="auto"/>
          </w:divBdr>
        </w:div>
      </w:divsChild>
    </w:div>
    <w:div w:id="1079448870">
      <w:bodyDiv w:val="1"/>
      <w:marLeft w:val="0"/>
      <w:marRight w:val="0"/>
      <w:marTop w:val="0"/>
      <w:marBottom w:val="0"/>
      <w:divBdr>
        <w:top w:val="none" w:sz="0" w:space="0" w:color="auto"/>
        <w:left w:val="none" w:sz="0" w:space="0" w:color="auto"/>
        <w:bottom w:val="none" w:sz="0" w:space="0" w:color="auto"/>
        <w:right w:val="none" w:sz="0" w:space="0" w:color="auto"/>
      </w:divBdr>
      <w:divsChild>
        <w:div w:id="44958601">
          <w:marLeft w:val="640"/>
          <w:marRight w:val="0"/>
          <w:marTop w:val="0"/>
          <w:marBottom w:val="0"/>
          <w:divBdr>
            <w:top w:val="none" w:sz="0" w:space="0" w:color="auto"/>
            <w:left w:val="none" w:sz="0" w:space="0" w:color="auto"/>
            <w:bottom w:val="none" w:sz="0" w:space="0" w:color="auto"/>
            <w:right w:val="none" w:sz="0" w:space="0" w:color="auto"/>
          </w:divBdr>
        </w:div>
        <w:div w:id="48962326">
          <w:marLeft w:val="640"/>
          <w:marRight w:val="0"/>
          <w:marTop w:val="0"/>
          <w:marBottom w:val="0"/>
          <w:divBdr>
            <w:top w:val="none" w:sz="0" w:space="0" w:color="auto"/>
            <w:left w:val="none" w:sz="0" w:space="0" w:color="auto"/>
            <w:bottom w:val="none" w:sz="0" w:space="0" w:color="auto"/>
            <w:right w:val="none" w:sz="0" w:space="0" w:color="auto"/>
          </w:divBdr>
        </w:div>
        <w:div w:id="57365563">
          <w:marLeft w:val="640"/>
          <w:marRight w:val="0"/>
          <w:marTop w:val="0"/>
          <w:marBottom w:val="0"/>
          <w:divBdr>
            <w:top w:val="none" w:sz="0" w:space="0" w:color="auto"/>
            <w:left w:val="none" w:sz="0" w:space="0" w:color="auto"/>
            <w:bottom w:val="none" w:sz="0" w:space="0" w:color="auto"/>
            <w:right w:val="none" w:sz="0" w:space="0" w:color="auto"/>
          </w:divBdr>
        </w:div>
        <w:div w:id="59064577">
          <w:marLeft w:val="640"/>
          <w:marRight w:val="0"/>
          <w:marTop w:val="0"/>
          <w:marBottom w:val="0"/>
          <w:divBdr>
            <w:top w:val="none" w:sz="0" w:space="0" w:color="auto"/>
            <w:left w:val="none" w:sz="0" w:space="0" w:color="auto"/>
            <w:bottom w:val="none" w:sz="0" w:space="0" w:color="auto"/>
            <w:right w:val="none" w:sz="0" w:space="0" w:color="auto"/>
          </w:divBdr>
        </w:div>
        <w:div w:id="129826895">
          <w:marLeft w:val="640"/>
          <w:marRight w:val="0"/>
          <w:marTop w:val="0"/>
          <w:marBottom w:val="0"/>
          <w:divBdr>
            <w:top w:val="none" w:sz="0" w:space="0" w:color="auto"/>
            <w:left w:val="none" w:sz="0" w:space="0" w:color="auto"/>
            <w:bottom w:val="none" w:sz="0" w:space="0" w:color="auto"/>
            <w:right w:val="none" w:sz="0" w:space="0" w:color="auto"/>
          </w:divBdr>
        </w:div>
        <w:div w:id="137772353">
          <w:marLeft w:val="640"/>
          <w:marRight w:val="0"/>
          <w:marTop w:val="0"/>
          <w:marBottom w:val="0"/>
          <w:divBdr>
            <w:top w:val="none" w:sz="0" w:space="0" w:color="auto"/>
            <w:left w:val="none" w:sz="0" w:space="0" w:color="auto"/>
            <w:bottom w:val="none" w:sz="0" w:space="0" w:color="auto"/>
            <w:right w:val="none" w:sz="0" w:space="0" w:color="auto"/>
          </w:divBdr>
        </w:div>
        <w:div w:id="141586597">
          <w:marLeft w:val="640"/>
          <w:marRight w:val="0"/>
          <w:marTop w:val="0"/>
          <w:marBottom w:val="0"/>
          <w:divBdr>
            <w:top w:val="none" w:sz="0" w:space="0" w:color="auto"/>
            <w:left w:val="none" w:sz="0" w:space="0" w:color="auto"/>
            <w:bottom w:val="none" w:sz="0" w:space="0" w:color="auto"/>
            <w:right w:val="none" w:sz="0" w:space="0" w:color="auto"/>
          </w:divBdr>
        </w:div>
        <w:div w:id="254481261">
          <w:marLeft w:val="640"/>
          <w:marRight w:val="0"/>
          <w:marTop w:val="0"/>
          <w:marBottom w:val="0"/>
          <w:divBdr>
            <w:top w:val="none" w:sz="0" w:space="0" w:color="auto"/>
            <w:left w:val="none" w:sz="0" w:space="0" w:color="auto"/>
            <w:bottom w:val="none" w:sz="0" w:space="0" w:color="auto"/>
            <w:right w:val="none" w:sz="0" w:space="0" w:color="auto"/>
          </w:divBdr>
        </w:div>
        <w:div w:id="301734667">
          <w:marLeft w:val="640"/>
          <w:marRight w:val="0"/>
          <w:marTop w:val="0"/>
          <w:marBottom w:val="0"/>
          <w:divBdr>
            <w:top w:val="none" w:sz="0" w:space="0" w:color="auto"/>
            <w:left w:val="none" w:sz="0" w:space="0" w:color="auto"/>
            <w:bottom w:val="none" w:sz="0" w:space="0" w:color="auto"/>
            <w:right w:val="none" w:sz="0" w:space="0" w:color="auto"/>
          </w:divBdr>
        </w:div>
        <w:div w:id="372074928">
          <w:marLeft w:val="640"/>
          <w:marRight w:val="0"/>
          <w:marTop w:val="0"/>
          <w:marBottom w:val="0"/>
          <w:divBdr>
            <w:top w:val="none" w:sz="0" w:space="0" w:color="auto"/>
            <w:left w:val="none" w:sz="0" w:space="0" w:color="auto"/>
            <w:bottom w:val="none" w:sz="0" w:space="0" w:color="auto"/>
            <w:right w:val="none" w:sz="0" w:space="0" w:color="auto"/>
          </w:divBdr>
        </w:div>
        <w:div w:id="384068594">
          <w:marLeft w:val="640"/>
          <w:marRight w:val="0"/>
          <w:marTop w:val="0"/>
          <w:marBottom w:val="0"/>
          <w:divBdr>
            <w:top w:val="none" w:sz="0" w:space="0" w:color="auto"/>
            <w:left w:val="none" w:sz="0" w:space="0" w:color="auto"/>
            <w:bottom w:val="none" w:sz="0" w:space="0" w:color="auto"/>
            <w:right w:val="none" w:sz="0" w:space="0" w:color="auto"/>
          </w:divBdr>
        </w:div>
        <w:div w:id="537275545">
          <w:marLeft w:val="640"/>
          <w:marRight w:val="0"/>
          <w:marTop w:val="0"/>
          <w:marBottom w:val="0"/>
          <w:divBdr>
            <w:top w:val="none" w:sz="0" w:space="0" w:color="auto"/>
            <w:left w:val="none" w:sz="0" w:space="0" w:color="auto"/>
            <w:bottom w:val="none" w:sz="0" w:space="0" w:color="auto"/>
            <w:right w:val="none" w:sz="0" w:space="0" w:color="auto"/>
          </w:divBdr>
        </w:div>
        <w:div w:id="953907849">
          <w:marLeft w:val="640"/>
          <w:marRight w:val="0"/>
          <w:marTop w:val="0"/>
          <w:marBottom w:val="0"/>
          <w:divBdr>
            <w:top w:val="none" w:sz="0" w:space="0" w:color="auto"/>
            <w:left w:val="none" w:sz="0" w:space="0" w:color="auto"/>
            <w:bottom w:val="none" w:sz="0" w:space="0" w:color="auto"/>
            <w:right w:val="none" w:sz="0" w:space="0" w:color="auto"/>
          </w:divBdr>
        </w:div>
        <w:div w:id="1083800189">
          <w:marLeft w:val="640"/>
          <w:marRight w:val="0"/>
          <w:marTop w:val="0"/>
          <w:marBottom w:val="0"/>
          <w:divBdr>
            <w:top w:val="none" w:sz="0" w:space="0" w:color="auto"/>
            <w:left w:val="none" w:sz="0" w:space="0" w:color="auto"/>
            <w:bottom w:val="none" w:sz="0" w:space="0" w:color="auto"/>
            <w:right w:val="none" w:sz="0" w:space="0" w:color="auto"/>
          </w:divBdr>
        </w:div>
        <w:div w:id="1090351617">
          <w:marLeft w:val="640"/>
          <w:marRight w:val="0"/>
          <w:marTop w:val="0"/>
          <w:marBottom w:val="0"/>
          <w:divBdr>
            <w:top w:val="none" w:sz="0" w:space="0" w:color="auto"/>
            <w:left w:val="none" w:sz="0" w:space="0" w:color="auto"/>
            <w:bottom w:val="none" w:sz="0" w:space="0" w:color="auto"/>
            <w:right w:val="none" w:sz="0" w:space="0" w:color="auto"/>
          </w:divBdr>
        </w:div>
        <w:div w:id="1093284240">
          <w:marLeft w:val="640"/>
          <w:marRight w:val="0"/>
          <w:marTop w:val="0"/>
          <w:marBottom w:val="0"/>
          <w:divBdr>
            <w:top w:val="none" w:sz="0" w:space="0" w:color="auto"/>
            <w:left w:val="none" w:sz="0" w:space="0" w:color="auto"/>
            <w:bottom w:val="none" w:sz="0" w:space="0" w:color="auto"/>
            <w:right w:val="none" w:sz="0" w:space="0" w:color="auto"/>
          </w:divBdr>
        </w:div>
        <w:div w:id="1143815038">
          <w:marLeft w:val="640"/>
          <w:marRight w:val="0"/>
          <w:marTop w:val="0"/>
          <w:marBottom w:val="0"/>
          <w:divBdr>
            <w:top w:val="none" w:sz="0" w:space="0" w:color="auto"/>
            <w:left w:val="none" w:sz="0" w:space="0" w:color="auto"/>
            <w:bottom w:val="none" w:sz="0" w:space="0" w:color="auto"/>
            <w:right w:val="none" w:sz="0" w:space="0" w:color="auto"/>
          </w:divBdr>
        </w:div>
        <w:div w:id="1167524859">
          <w:marLeft w:val="640"/>
          <w:marRight w:val="0"/>
          <w:marTop w:val="0"/>
          <w:marBottom w:val="0"/>
          <w:divBdr>
            <w:top w:val="none" w:sz="0" w:space="0" w:color="auto"/>
            <w:left w:val="none" w:sz="0" w:space="0" w:color="auto"/>
            <w:bottom w:val="none" w:sz="0" w:space="0" w:color="auto"/>
            <w:right w:val="none" w:sz="0" w:space="0" w:color="auto"/>
          </w:divBdr>
        </w:div>
        <w:div w:id="1177307542">
          <w:marLeft w:val="640"/>
          <w:marRight w:val="0"/>
          <w:marTop w:val="0"/>
          <w:marBottom w:val="0"/>
          <w:divBdr>
            <w:top w:val="none" w:sz="0" w:space="0" w:color="auto"/>
            <w:left w:val="none" w:sz="0" w:space="0" w:color="auto"/>
            <w:bottom w:val="none" w:sz="0" w:space="0" w:color="auto"/>
            <w:right w:val="none" w:sz="0" w:space="0" w:color="auto"/>
          </w:divBdr>
        </w:div>
        <w:div w:id="1189903816">
          <w:marLeft w:val="640"/>
          <w:marRight w:val="0"/>
          <w:marTop w:val="0"/>
          <w:marBottom w:val="0"/>
          <w:divBdr>
            <w:top w:val="none" w:sz="0" w:space="0" w:color="auto"/>
            <w:left w:val="none" w:sz="0" w:space="0" w:color="auto"/>
            <w:bottom w:val="none" w:sz="0" w:space="0" w:color="auto"/>
            <w:right w:val="none" w:sz="0" w:space="0" w:color="auto"/>
          </w:divBdr>
        </w:div>
        <w:div w:id="1268125865">
          <w:marLeft w:val="640"/>
          <w:marRight w:val="0"/>
          <w:marTop w:val="0"/>
          <w:marBottom w:val="0"/>
          <w:divBdr>
            <w:top w:val="none" w:sz="0" w:space="0" w:color="auto"/>
            <w:left w:val="none" w:sz="0" w:space="0" w:color="auto"/>
            <w:bottom w:val="none" w:sz="0" w:space="0" w:color="auto"/>
            <w:right w:val="none" w:sz="0" w:space="0" w:color="auto"/>
          </w:divBdr>
        </w:div>
        <w:div w:id="1270971463">
          <w:marLeft w:val="640"/>
          <w:marRight w:val="0"/>
          <w:marTop w:val="0"/>
          <w:marBottom w:val="0"/>
          <w:divBdr>
            <w:top w:val="none" w:sz="0" w:space="0" w:color="auto"/>
            <w:left w:val="none" w:sz="0" w:space="0" w:color="auto"/>
            <w:bottom w:val="none" w:sz="0" w:space="0" w:color="auto"/>
            <w:right w:val="none" w:sz="0" w:space="0" w:color="auto"/>
          </w:divBdr>
        </w:div>
        <w:div w:id="1328944797">
          <w:marLeft w:val="640"/>
          <w:marRight w:val="0"/>
          <w:marTop w:val="0"/>
          <w:marBottom w:val="0"/>
          <w:divBdr>
            <w:top w:val="none" w:sz="0" w:space="0" w:color="auto"/>
            <w:left w:val="none" w:sz="0" w:space="0" w:color="auto"/>
            <w:bottom w:val="none" w:sz="0" w:space="0" w:color="auto"/>
            <w:right w:val="none" w:sz="0" w:space="0" w:color="auto"/>
          </w:divBdr>
        </w:div>
        <w:div w:id="1387408129">
          <w:marLeft w:val="640"/>
          <w:marRight w:val="0"/>
          <w:marTop w:val="0"/>
          <w:marBottom w:val="0"/>
          <w:divBdr>
            <w:top w:val="none" w:sz="0" w:space="0" w:color="auto"/>
            <w:left w:val="none" w:sz="0" w:space="0" w:color="auto"/>
            <w:bottom w:val="none" w:sz="0" w:space="0" w:color="auto"/>
            <w:right w:val="none" w:sz="0" w:space="0" w:color="auto"/>
          </w:divBdr>
        </w:div>
        <w:div w:id="1388576983">
          <w:marLeft w:val="640"/>
          <w:marRight w:val="0"/>
          <w:marTop w:val="0"/>
          <w:marBottom w:val="0"/>
          <w:divBdr>
            <w:top w:val="none" w:sz="0" w:space="0" w:color="auto"/>
            <w:left w:val="none" w:sz="0" w:space="0" w:color="auto"/>
            <w:bottom w:val="none" w:sz="0" w:space="0" w:color="auto"/>
            <w:right w:val="none" w:sz="0" w:space="0" w:color="auto"/>
          </w:divBdr>
        </w:div>
        <w:div w:id="1533491894">
          <w:marLeft w:val="640"/>
          <w:marRight w:val="0"/>
          <w:marTop w:val="0"/>
          <w:marBottom w:val="0"/>
          <w:divBdr>
            <w:top w:val="none" w:sz="0" w:space="0" w:color="auto"/>
            <w:left w:val="none" w:sz="0" w:space="0" w:color="auto"/>
            <w:bottom w:val="none" w:sz="0" w:space="0" w:color="auto"/>
            <w:right w:val="none" w:sz="0" w:space="0" w:color="auto"/>
          </w:divBdr>
        </w:div>
        <w:div w:id="1536189241">
          <w:marLeft w:val="640"/>
          <w:marRight w:val="0"/>
          <w:marTop w:val="0"/>
          <w:marBottom w:val="0"/>
          <w:divBdr>
            <w:top w:val="none" w:sz="0" w:space="0" w:color="auto"/>
            <w:left w:val="none" w:sz="0" w:space="0" w:color="auto"/>
            <w:bottom w:val="none" w:sz="0" w:space="0" w:color="auto"/>
            <w:right w:val="none" w:sz="0" w:space="0" w:color="auto"/>
          </w:divBdr>
        </w:div>
        <w:div w:id="1588077834">
          <w:marLeft w:val="640"/>
          <w:marRight w:val="0"/>
          <w:marTop w:val="0"/>
          <w:marBottom w:val="0"/>
          <w:divBdr>
            <w:top w:val="none" w:sz="0" w:space="0" w:color="auto"/>
            <w:left w:val="none" w:sz="0" w:space="0" w:color="auto"/>
            <w:bottom w:val="none" w:sz="0" w:space="0" w:color="auto"/>
            <w:right w:val="none" w:sz="0" w:space="0" w:color="auto"/>
          </w:divBdr>
        </w:div>
        <w:div w:id="1663048757">
          <w:marLeft w:val="640"/>
          <w:marRight w:val="0"/>
          <w:marTop w:val="0"/>
          <w:marBottom w:val="0"/>
          <w:divBdr>
            <w:top w:val="none" w:sz="0" w:space="0" w:color="auto"/>
            <w:left w:val="none" w:sz="0" w:space="0" w:color="auto"/>
            <w:bottom w:val="none" w:sz="0" w:space="0" w:color="auto"/>
            <w:right w:val="none" w:sz="0" w:space="0" w:color="auto"/>
          </w:divBdr>
        </w:div>
        <w:div w:id="1706052397">
          <w:marLeft w:val="640"/>
          <w:marRight w:val="0"/>
          <w:marTop w:val="0"/>
          <w:marBottom w:val="0"/>
          <w:divBdr>
            <w:top w:val="none" w:sz="0" w:space="0" w:color="auto"/>
            <w:left w:val="none" w:sz="0" w:space="0" w:color="auto"/>
            <w:bottom w:val="none" w:sz="0" w:space="0" w:color="auto"/>
            <w:right w:val="none" w:sz="0" w:space="0" w:color="auto"/>
          </w:divBdr>
        </w:div>
        <w:div w:id="1740861683">
          <w:marLeft w:val="640"/>
          <w:marRight w:val="0"/>
          <w:marTop w:val="0"/>
          <w:marBottom w:val="0"/>
          <w:divBdr>
            <w:top w:val="none" w:sz="0" w:space="0" w:color="auto"/>
            <w:left w:val="none" w:sz="0" w:space="0" w:color="auto"/>
            <w:bottom w:val="none" w:sz="0" w:space="0" w:color="auto"/>
            <w:right w:val="none" w:sz="0" w:space="0" w:color="auto"/>
          </w:divBdr>
        </w:div>
        <w:div w:id="1753424932">
          <w:marLeft w:val="640"/>
          <w:marRight w:val="0"/>
          <w:marTop w:val="0"/>
          <w:marBottom w:val="0"/>
          <w:divBdr>
            <w:top w:val="none" w:sz="0" w:space="0" w:color="auto"/>
            <w:left w:val="none" w:sz="0" w:space="0" w:color="auto"/>
            <w:bottom w:val="none" w:sz="0" w:space="0" w:color="auto"/>
            <w:right w:val="none" w:sz="0" w:space="0" w:color="auto"/>
          </w:divBdr>
        </w:div>
        <w:div w:id="1774855683">
          <w:marLeft w:val="640"/>
          <w:marRight w:val="0"/>
          <w:marTop w:val="0"/>
          <w:marBottom w:val="0"/>
          <w:divBdr>
            <w:top w:val="none" w:sz="0" w:space="0" w:color="auto"/>
            <w:left w:val="none" w:sz="0" w:space="0" w:color="auto"/>
            <w:bottom w:val="none" w:sz="0" w:space="0" w:color="auto"/>
            <w:right w:val="none" w:sz="0" w:space="0" w:color="auto"/>
          </w:divBdr>
        </w:div>
        <w:div w:id="1793402472">
          <w:marLeft w:val="640"/>
          <w:marRight w:val="0"/>
          <w:marTop w:val="0"/>
          <w:marBottom w:val="0"/>
          <w:divBdr>
            <w:top w:val="none" w:sz="0" w:space="0" w:color="auto"/>
            <w:left w:val="none" w:sz="0" w:space="0" w:color="auto"/>
            <w:bottom w:val="none" w:sz="0" w:space="0" w:color="auto"/>
            <w:right w:val="none" w:sz="0" w:space="0" w:color="auto"/>
          </w:divBdr>
        </w:div>
        <w:div w:id="1817063231">
          <w:marLeft w:val="640"/>
          <w:marRight w:val="0"/>
          <w:marTop w:val="0"/>
          <w:marBottom w:val="0"/>
          <w:divBdr>
            <w:top w:val="none" w:sz="0" w:space="0" w:color="auto"/>
            <w:left w:val="none" w:sz="0" w:space="0" w:color="auto"/>
            <w:bottom w:val="none" w:sz="0" w:space="0" w:color="auto"/>
            <w:right w:val="none" w:sz="0" w:space="0" w:color="auto"/>
          </w:divBdr>
        </w:div>
        <w:div w:id="1858158948">
          <w:marLeft w:val="640"/>
          <w:marRight w:val="0"/>
          <w:marTop w:val="0"/>
          <w:marBottom w:val="0"/>
          <w:divBdr>
            <w:top w:val="none" w:sz="0" w:space="0" w:color="auto"/>
            <w:left w:val="none" w:sz="0" w:space="0" w:color="auto"/>
            <w:bottom w:val="none" w:sz="0" w:space="0" w:color="auto"/>
            <w:right w:val="none" w:sz="0" w:space="0" w:color="auto"/>
          </w:divBdr>
        </w:div>
        <w:div w:id="1858814968">
          <w:marLeft w:val="640"/>
          <w:marRight w:val="0"/>
          <w:marTop w:val="0"/>
          <w:marBottom w:val="0"/>
          <w:divBdr>
            <w:top w:val="none" w:sz="0" w:space="0" w:color="auto"/>
            <w:left w:val="none" w:sz="0" w:space="0" w:color="auto"/>
            <w:bottom w:val="none" w:sz="0" w:space="0" w:color="auto"/>
            <w:right w:val="none" w:sz="0" w:space="0" w:color="auto"/>
          </w:divBdr>
        </w:div>
        <w:div w:id="1858999804">
          <w:marLeft w:val="640"/>
          <w:marRight w:val="0"/>
          <w:marTop w:val="0"/>
          <w:marBottom w:val="0"/>
          <w:divBdr>
            <w:top w:val="none" w:sz="0" w:space="0" w:color="auto"/>
            <w:left w:val="none" w:sz="0" w:space="0" w:color="auto"/>
            <w:bottom w:val="none" w:sz="0" w:space="0" w:color="auto"/>
            <w:right w:val="none" w:sz="0" w:space="0" w:color="auto"/>
          </w:divBdr>
        </w:div>
        <w:div w:id="1921868502">
          <w:marLeft w:val="640"/>
          <w:marRight w:val="0"/>
          <w:marTop w:val="0"/>
          <w:marBottom w:val="0"/>
          <w:divBdr>
            <w:top w:val="none" w:sz="0" w:space="0" w:color="auto"/>
            <w:left w:val="none" w:sz="0" w:space="0" w:color="auto"/>
            <w:bottom w:val="none" w:sz="0" w:space="0" w:color="auto"/>
            <w:right w:val="none" w:sz="0" w:space="0" w:color="auto"/>
          </w:divBdr>
        </w:div>
        <w:div w:id="1953052792">
          <w:marLeft w:val="640"/>
          <w:marRight w:val="0"/>
          <w:marTop w:val="0"/>
          <w:marBottom w:val="0"/>
          <w:divBdr>
            <w:top w:val="none" w:sz="0" w:space="0" w:color="auto"/>
            <w:left w:val="none" w:sz="0" w:space="0" w:color="auto"/>
            <w:bottom w:val="none" w:sz="0" w:space="0" w:color="auto"/>
            <w:right w:val="none" w:sz="0" w:space="0" w:color="auto"/>
          </w:divBdr>
        </w:div>
        <w:div w:id="1971355129">
          <w:marLeft w:val="640"/>
          <w:marRight w:val="0"/>
          <w:marTop w:val="0"/>
          <w:marBottom w:val="0"/>
          <w:divBdr>
            <w:top w:val="none" w:sz="0" w:space="0" w:color="auto"/>
            <w:left w:val="none" w:sz="0" w:space="0" w:color="auto"/>
            <w:bottom w:val="none" w:sz="0" w:space="0" w:color="auto"/>
            <w:right w:val="none" w:sz="0" w:space="0" w:color="auto"/>
          </w:divBdr>
        </w:div>
        <w:div w:id="1992783202">
          <w:marLeft w:val="640"/>
          <w:marRight w:val="0"/>
          <w:marTop w:val="0"/>
          <w:marBottom w:val="0"/>
          <w:divBdr>
            <w:top w:val="none" w:sz="0" w:space="0" w:color="auto"/>
            <w:left w:val="none" w:sz="0" w:space="0" w:color="auto"/>
            <w:bottom w:val="none" w:sz="0" w:space="0" w:color="auto"/>
            <w:right w:val="none" w:sz="0" w:space="0" w:color="auto"/>
          </w:divBdr>
        </w:div>
      </w:divsChild>
    </w:div>
    <w:div w:id="1079862189">
      <w:marLeft w:val="0"/>
      <w:marRight w:val="0"/>
      <w:marTop w:val="0"/>
      <w:marBottom w:val="0"/>
      <w:divBdr>
        <w:top w:val="none" w:sz="0" w:space="0" w:color="auto"/>
        <w:left w:val="none" w:sz="0" w:space="0" w:color="auto"/>
        <w:bottom w:val="none" w:sz="0" w:space="0" w:color="auto"/>
        <w:right w:val="none" w:sz="0" w:space="0" w:color="auto"/>
      </w:divBdr>
    </w:div>
    <w:div w:id="1088816029">
      <w:marLeft w:val="0"/>
      <w:marRight w:val="0"/>
      <w:marTop w:val="0"/>
      <w:marBottom w:val="0"/>
      <w:divBdr>
        <w:top w:val="none" w:sz="0" w:space="0" w:color="auto"/>
        <w:left w:val="none" w:sz="0" w:space="0" w:color="auto"/>
        <w:bottom w:val="none" w:sz="0" w:space="0" w:color="auto"/>
        <w:right w:val="none" w:sz="0" w:space="0" w:color="auto"/>
      </w:divBdr>
    </w:div>
    <w:div w:id="1094714604">
      <w:bodyDiv w:val="1"/>
      <w:marLeft w:val="0"/>
      <w:marRight w:val="0"/>
      <w:marTop w:val="0"/>
      <w:marBottom w:val="0"/>
      <w:divBdr>
        <w:top w:val="none" w:sz="0" w:space="0" w:color="auto"/>
        <w:left w:val="none" w:sz="0" w:space="0" w:color="auto"/>
        <w:bottom w:val="none" w:sz="0" w:space="0" w:color="auto"/>
        <w:right w:val="none" w:sz="0" w:space="0" w:color="auto"/>
      </w:divBdr>
      <w:divsChild>
        <w:div w:id="82797290">
          <w:marLeft w:val="640"/>
          <w:marRight w:val="0"/>
          <w:marTop w:val="0"/>
          <w:marBottom w:val="0"/>
          <w:divBdr>
            <w:top w:val="none" w:sz="0" w:space="0" w:color="auto"/>
            <w:left w:val="none" w:sz="0" w:space="0" w:color="auto"/>
            <w:bottom w:val="none" w:sz="0" w:space="0" w:color="auto"/>
            <w:right w:val="none" w:sz="0" w:space="0" w:color="auto"/>
          </w:divBdr>
        </w:div>
        <w:div w:id="91053338">
          <w:marLeft w:val="640"/>
          <w:marRight w:val="0"/>
          <w:marTop w:val="0"/>
          <w:marBottom w:val="0"/>
          <w:divBdr>
            <w:top w:val="none" w:sz="0" w:space="0" w:color="auto"/>
            <w:left w:val="none" w:sz="0" w:space="0" w:color="auto"/>
            <w:bottom w:val="none" w:sz="0" w:space="0" w:color="auto"/>
            <w:right w:val="none" w:sz="0" w:space="0" w:color="auto"/>
          </w:divBdr>
        </w:div>
        <w:div w:id="133572415">
          <w:marLeft w:val="640"/>
          <w:marRight w:val="0"/>
          <w:marTop w:val="0"/>
          <w:marBottom w:val="0"/>
          <w:divBdr>
            <w:top w:val="none" w:sz="0" w:space="0" w:color="auto"/>
            <w:left w:val="none" w:sz="0" w:space="0" w:color="auto"/>
            <w:bottom w:val="none" w:sz="0" w:space="0" w:color="auto"/>
            <w:right w:val="none" w:sz="0" w:space="0" w:color="auto"/>
          </w:divBdr>
        </w:div>
        <w:div w:id="152449830">
          <w:marLeft w:val="640"/>
          <w:marRight w:val="0"/>
          <w:marTop w:val="0"/>
          <w:marBottom w:val="0"/>
          <w:divBdr>
            <w:top w:val="none" w:sz="0" w:space="0" w:color="auto"/>
            <w:left w:val="none" w:sz="0" w:space="0" w:color="auto"/>
            <w:bottom w:val="none" w:sz="0" w:space="0" w:color="auto"/>
            <w:right w:val="none" w:sz="0" w:space="0" w:color="auto"/>
          </w:divBdr>
        </w:div>
        <w:div w:id="156311899">
          <w:marLeft w:val="640"/>
          <w:marRight w:val="0"/>
          <w:marTop w:val="0"/>
          <w:marBottom w:val="0"/>
          <w:divBdr>
            <w:top w:val="none" w:sz="0" w:space="0" w:color="auto"/>
            <w:left w:val="none" w:sz="0" w:space="0" w:color="auto"/>
            <w:bottom w:val="none" w:sz="0" w:space="0" w:color="auto"/>
            <w:right w:val="none" w:sz="0" w:space="0" w:color="auto"/>
          </w:divBdr>
        </w:div>
        <w:div w:id="161239014">
          <w:marLeft w:val="640"/>
          <w:marRight w:val="0"/>
          <w:marTop w:val="0"/>
          <w:marBottom w:val="0"/>
          <w:divBdr>
            <w:top w:val="none" w:sz="0" w:space="0" w:color="auto"/>
            <w:left w:val="none" w:sz="0" w:space="0" w:color="auto"/>
            <w:bottom w:val="none" w:sz="0" w:space="0" w:color="auto"/>
            <w:right w:val="none" w:sz="0" w:space="0" w:color="auto"/>
          </w:divBdr>
        </w:div>
        <w:div w:id="337923366">
          <w:marLeft w:val="640"/>
          <w:marRight w:val="0"/>
          <w:marTop w:val="0"/>
          <w:marBottom w:val="0"/>
          <w:divBdr>
            <w:top w:val="none" w:sz="0" w:space="0" w:color="auto"/>
            <w:left w:val="none" w:sz="0" w:space="0" w:color="auto"/>
            <w:bottom w:val="none" w:sz="0" w:space="0" w:color="auto"/>
            <w:right w:val="none" w:sz="0" w:space="0" w:color="auto"/>
          </w:divBdr>
        </w:div>
        <w:div w:id="360984437">
          <w:marLeft w:val="640"/>
          <w:marRight w:val="0"/>
          <w:marTop w:val="0"/>
          <w:marBottom w:val="0"/>
          <w:divBdr>
            <w:top w:val="none" w:sz="0" w:space="0" w:color="auto"/>
            <w:left w:val="none" w:sz="0" w:space="0" w:color="auto"/>
            <w:bottom w:val="none" w:sz="0" w:space="0" w:color="auto"/>
            <w:right w:val="none" w:sz="0" w:space="0" w:color="auto"/>
          </w:divBdr>
        </w:div>
        <w:div w:id="367686214">
          <w:marLeft w:val="640"/>
          <w:marRight w:val="0"/>
          <w:marTop w:val="0"/>
          <w:marBottom w:val="0"/>
          <w:divBdr>
            <w:top w:val="none" w:sz="0" w:space="0" w:color="auto"/>
            <w:left w:val="none" w:sz="0" w:space="0" w:color="auto"/>
            <w:bottom w:val="none" w:sz="0" w:space="0" w:color="auto"/>
            <w:right w:val="none" w:sz="0" w:space="0" w:color="auto"/>
          </w:divBdr>
        </w:div>
        <w:div w:id="373508265">
          <w:marLeft w:val="640"/>
          <w:marRight w:val="0"/>
          <w:marTop w:val="0"/>
          <w:marBottom w:val="0"/>
          <w:divBdr>
            <w:top w:val="none" w:sz="0" w:space="0" w:color="auto"/>
            <w:left w:val="none" w:sz="0" w:space="0" w:color="auto"/>
            <w:bottom w:val="none" w:sz="0" w:space="0" w:color="auto"/>
            <w:right w:val="none" w:sz="0" w:space="0" w:color="auto"/>
          </w:divBdr>
        </w:div>
        <w:div w:id="431898280">
          <w:marLeft w:val="640"/>
          <w:marRight w:val="0"/>
          <w:marTop w:val="0"/>
          <w:marBottom w:val="0"/>
          <w:divBdr>
            <w:top w:val="none" w:sz="0" w:space="0" w:color="auto"/>
            <w:left w:val="none" w:sz="0" w:space="0" w:color="auto"/>
            <w:bottom w:val="none" w:sz="0" w:space="0" w:color="auto"/>
            <w:right w:val="none" w:sz="0" w:space="0" w:color="auto"/>
          </w:divBdr>
        </w:div>
        <w:div w:id="480540920">
          <w:marLeft w:val="640"/>
          <w:marRight w:val="0"/>
          <w:marTop w:val="0"/>
          <w:marBottom w:val="0"/>
          <w:divBdr>
            <w:top w:val="none" w:sz="0" w:space="0" w:color="auto"/>
            <w:left w:val="none" w:sz="0" w:space="0" w:color="auto"/>
            <w:bottom w:val="none" w:sz="0" w:space="0" w:color="auto"/>
            <w:right w:val="none" w:sz="0" w:space="0" w:color="auto"/>
          </w:divBdr>
        </w:div>
        <w:div w:id="514732941">
          <w:marLeft w:val="640"/>
          <w:marRight w:val="0"/>
          <w:marTop w:val="0"/>
          <w:marBottom w:val="0"/>
          <w:divBdr>
            <w:top w:val="none" w:sz="0" w:space="0" w:color="auto"/>
            <w:left w:val="none" w:sz="0" w:space="0" w:color="auto"/>
            <w:bottom w:val="none" w:sz="0" w:space="0" w:color="auto"/>
            <w:right w:val="none" w:sz="0" w:space="0" w:color="auto"/>
          </w:divBdr>
        </w:div>
        <w:div w:id="557398957">
          <w:marLeft w:val="640"/>
          <w:marRight w:val="0"/>
          <w:marTop w:val="0"/>
          <w:marBottom w:val="0"/>
          <w:divBdr>
            <w:top w:val="none" w:sz="0" w:space="0" w:color="auto"/>
            <w:left w:val="none" w:sz="0" w:space="0" w:color="auto"/>
            <w:bottom w:val="none" w:sz="0" w:space="0" w:color="auto"/>
            <w:right w:val="none" w:sz="0" w:space="0" w:color="auto"/>
          </w:divBdr>
        </w:div>
        <w:div w:id="617371364">
          <w:marLeft w:val="640"/>
          <w:marRight w:val="0"/>
          <w:marTop w:val="0"/>
          <w:marBottom w:val="0"/>
          <w:divBdr>
            <w:top w:val="none" w:sz="0" w:space="0" w:color="auto"/>
            <w:left w:val="none" w:sz="0" w:space="0" w:color="auto"/>
            <w:bottom w:val="none" w:sz="0" w:space="0" w:color="auto"/>
            <w:right w:val="none" w:sz="0" w:space="0" w:color="auto"/>
          </w:divBdr>
        </w:div>
        <w:div w:id="680395251">
          <w:marLeft w:val="640"/>
          <w:marRight w:val="0"/>
          <w:marTop w:val="0"/>
          <w:marBottom w:val="0"/>
          <w:divBdr>
            <w:top w:val="none" w:sz="0" w:space="0" w:color="auto"/>
            <w:left w:val="none" w:sz="0" w:space="0" w:color="auto"/>
            <w:bottom w:val="none" w:sz="0" w:space="0" w:color="auto"/>
            <w:right w:val="none" w:sz="0" w:space="0" w:color="auto"/>
          </w:divBdr>
        </w:div>
        <w:div w:id="699940777">
          <w:marLeft w:val="640"/>
          <w:marRight w:val="0"/>
          <w:marTop w:val="0"/>
          <w:marBottom w:val="0"/>
          <w:divBdr>
            <w:top w:val="none" w:sz="0" w:space="0" w:color="auto"/>
            <w:left w:val="none" w:sz="0" w:space="0" w:color="auto"/>
            <w:bottom w:val="none" w:sz="0" w:space="0" w:color="auto"/>
            <w:right w:val="none" w:sz="0" w:space="0" w:color="auto"/>
          </w:divBdr>
        </w:div>
        <w:div w:id="805586041">
          <w:marLeft w:val="640"/>
          <w:marRight w:val="0"/>
          <w:marTop w:val="0"/>
          <w:marBottom w:val="0"/>
          <w:divBdr>
            <w:top w:val="none" w:sz="0" w:space="0" w:color="auto"/>
            <w:left w:val="none" w:sz="0" w:space="0" w:color="auto"/>
            <w:bottom w:val="none" w:sz="0" w:space="0" w:color="auto"/>
            <w:right w:val="none" w:sz="0" w:space="0" w:color="auto"/>
          </w:divBdr>
        </w:div>
        <w:div w:id="913441619">
          <w:marLeft w:val="640"/>
          <w:marRight w:val="0"/>
          <w:marTop w:val="0"/>
          <w:marBottom w:val="0"/>
          <w:divBdr>
            <w:top w:val="none" w:sz="0" w:space="0" w:color="auto"/>
            <w:left w:val="none" w:sz="0" w:space="0" w:color="auto"/>
            <w:bottom w:val="none" w:sz="0" w:space="0" w:color="auto"/>
            <w:right w:val="none" w:sz="0" w:space="0" w:color="auto"/>
          </w:divBdr>
        </w:div>
        <w:div w:id="955334882">
          <w:marLeft w:val="640"/>
          <w:marRight w:val="0"/>
          <w:marTop w:val="0"/>
          <w:marBottom w:val="0"/>
          <w:divBdr>
            <w:top w:val="none" w:sz="0" w:space="0" w:color="auto"/>
            <w:left w:val="none" w:sz="0" w:space="0" w:color="auto"/>
            <w:bottom w:val="none" w:sz="0" w:space="0" w:color="auto"/>
            <w:right w:val="none" w:sz="0" w:space="0" w:color="auto"/>
          </w:divBdr>
        </w:div>
        <w:div w:id="985087109">
          <w:marLeft w:val="640"/>
          <w:marRight w:val="0"/>
          <w:marTop w:val="0"/>
          <w:marBottom w:val="0"/>
          <w:divBdr>
            <w:top w:val="none" w:sz="0" w:space="0" w:color="auto"/>
            <w:left w:val="none" w:sz="0" w:space="0" w:color="auto"/>
            <w:bottom w:val="none" w:sz="0" w:space="0" w:color="auto"/>
            <w:right w:val="none" w:sz="0" w:space="0" w:color="auto"/>
          </w:divBdr>
        </w:div>
        <w:div w:id="1047147096">
          <w:marLeft w:val="640"/>
          <w:marRight w:val="0"/>
          <w:marTop w:val="0"/>
          <w:marBottom w:val="0"/>
          <w:divBdr>
            <w:top w:val="none" w:sz="0" w:space="0" w:color="auto"/>
            <w:left w:val="none" w:sz="0" w:space="0" w:color="auto"/>
            <w:bottom w:val="none" w:sz="0" w:space="0" w:color="auto"/>
            <w:right w:val="none" w:sz="0" w:space="0" w:color="auto"/>
          </w:divBdr>
        </w:div>
        <w:div w:id="1145049001">
          <w:marLeft w:val="640"/>
          <w:marRight w:val="0"/>
          <w:marTop w:val="0"/>
          <w:marBottom w:val="0"/>
          <w:divBdr>
            <w:top w:val="none" w:sz="0" w:space="0" w:color="auto"/>
            <w:left w:val="none" w:sz="0" w:space="0" w:color="auto"/>
            <w:bottom w:val="none" w:sz="0" w:space="0" w:color="auto"/>
            <w:right w:val="none" w:sz="0" w:space="0" w:color="auto"/>
          </w:divBdr>
        </w:div>
        <w:div w:id="1164131208">
          <w:marLeft w:val="640"/>
          <w:marRight w:val="0"/>
          <w:marTop w:val="0"/>
          <w:marBottom w:val="0"/>
          <w:divBdr>
            <w:top w:val="none" w:sz="0" w:space="0" w:color="auto"/>
            <w:left w:val="none" w:sz="0" w:space="0" w:color="auto"/>
            <w:bottom w:val="none" w:sz="0" w:space="0" w:color="auto"/>
            <w:right w:val="none" w:sz="0" w:space="0" w:color="auto"/>
          </w:divBdr>
        </w:div>
        <w:div w:id="1171876590">
          <w:marLeft w:val="640"/>
          <w:marRight w:val="0"/>
          <w:marTop w:val="0"/>
          <w:marBottom w:val="0"/>
          <w:divBdr>
            <w:top w:val="none" w:sz="0" w:space="0" w:color="auto"/>
            <w:left w:val="none" w:sz="0" w:space="0" w:color="auto"/>
            <w:bottom w:val="none" w:sz="0" w:space="0" w:color="auto"/>
            <w:right w:val="none" w:sz="0" w:space="0" w:color="auto"/>
          </w:divBdr>
        </w:div>
        <w:div w:id="1244953773">
          <w:marLeft w:val="640"/>
          <w:marRight w:val="0"/>
          <w:marTop w:val="0"/>
          <w:marBottom w:val="0"/>
          <w:divBdr>
            <w:top w:val="none" w:sz="0" w:space="0" w:color="auto"/>
            <w:left w:val="none" w:sz="0" w:space="0" w:color="auto"/>
            <w:bottom w:val="none" w:sz="0" w:space="0" w:color="auto"/>
            <w:right w:val="none" w:sz="0" w:space="0" w:color="auto"/>
          </w:divBdr>
        </w:div>
        <w:div w:id="1281497347">
          <w:marLeft w:val="640"/>
          <w:marRight w:val="0"/>
          <w:marTop w:val="0"/>
          <w:marBottom w:val="0"/>
          <w:divBdr>
            <w:top w:val="none" w:sz="0" w:space="0" w:color="auto"/>
            <w:left w:val="none" w:sz="0" w:space="0" w:color="auto"/>
            <w:bottom w:val="none" w:sz="0" w:space="0" w:color="auto"/>
            <w:right w:val="none" w:sz="0" w:space="0" w:color="auto"/>
          </w:divBdr>
        </w:div>
        <w:div w:id="1298990670">
          <w:marLeft w:val="640"/>
          <w:marRight w:val="0"/>
          <w:marTop w:val="0"/>
          <w:marBottom w:val="0"/>
          <w:divBdr>
            <w:top w:val="none" w:sz="0" w:space="0" w:color="auto"/>
            <w:left w:val="none" w:sz="0" w:space="0" w:color="auto"/>
            <w:bottom w:val="none" w:sz="0" w:space="0" w:color="auto"/>
            <w:right w:val="none" w:sz="0" w:space="0" w:color="auto"/>
          </w:divBdr>
        </w:div>
        <w:div w:id="1491406206">
          <w:marLeft w:val="640"/>
          <w:marRight w:val="0"/>
          <w:marTop w:val="0"/>
          <w:marBottom w:val="0"/>
          <w:divBdr>
            <w:top w:val="none" w:sz="0" w:space="0" w:color="auto"/>
            <w:left w:val="none" w:sz="0" w:space="0" w:color="auto"/>
            <w:bottom w:val="none" w:sz="0" w:space="0" w:color="auto"/>
            <w:right w:val="none" w:sz="0" w:space="0" w:color="auto"/>
          </w:divBdr>
        </w:div>
        <w:div w:id="1514102022">
          <w:marLeft w:val="640"/>
          <w:marRight w:val="0"/>
          <w:marTop w:val="0"/>
          <w:marBottom w:val="0"/>
          <w:divBdr>
            <w:top w:val="none" w:sz="0" w:space="0" w:color="auto"/>
            <w:left w:val="none" w:sz="0" w:space="0" w:color="auto"/>
            <w:bottom w:val="none" w:sz="0" w:space="0" w:color="auto"/>
            <w:right w:val="none" w:sz="0" w:space="0" w:color="auto"/>
          </w:divBdr>
        </w:div>
        <w:div w:id="1519659535">
          <w:marLeft w:val="640"/>
          <w:marRight w:val="0"/>
          <w:marTop w:val="0"/>
          <w:marBottom w:val="0"/>
          <w:divBdr>
            <w:top w:val="none" w:sz="0" w:space="0" w:color="auto"/>
            <w:left w:val="none" w:sz="0" w:space="0" w:color="auto"/>
            <w:bottom w:val="none" w:sz="0" w:space="0" w:color="auto"/>
            <w:right w:val="none" w:sz="0" w:space="0" w:color="auto"/>
          </w:divBdr>
        </w:div>
        <w:div w:id="1532448880">
          <w:marLeft w:val="640"/>
          <w:marRight w:val="0"/>
          <w:marTop w:val="0"/>
          <w:marBottom w:val="0"/>
          <w:divBdr>
            <w:top w:val="none" w:sz="0" w:space="0" w:color="auto"/>
            <w:left w:val="none" w:sz="0" w:space="0" w:color="auto"/>
            <w:bottom w:val="none" w:sz="0" w:space="0" w:color="auto"/>
            <w:right w:val="none" w:sz="0" w:space="0" w:color="auto"/>
          </w:divBdr>
        </w:div>
        <w:div w:id="1551115089">
          <w:marLeft w:val="640"/>
          <w:marRight w:val="0"/>
          <w:marTop w:val="0"/>
          <w:marBottom w:val="0"/>
          <w:divBdr>
            <w:top w:val="none" w:sz="0" w:space="0" w:color="auto"/>
            <w:left w:val="none" w:sz="0" w:space="0" w:color="auto"/>
            <w:bottom w:val="none" w:sz="0" w:space="0" w:color="auto"/>
            <w:right w:val="none" w:sz="0" w:space="0" w:color="auto"/>
          </w:divBdr>
        </w:div>
        <w:div w:id="1558396554">
          <w:marLeft w:val="640"/>
          <w:marRight w:val="0"/>
          <w:marTop w:val="0"/>
          <w:marBottom w:val="0"/>
          <w:divBdr>
            <w:top w:val="none" w:sz="0" w:space="0" w:color="auto"/>
            <w:left w:val="none" w:sz="0" w:space="0" w:color="auto"/>
            <w:bottom w:val="none" w:sz="0" w:space="0" w:color="auto"/>
            <w:right w:val="none" w:sz="0" w:space="0" w:color="auto"/>
          </w:divBdr>
        </w:div>
        <w:div w:id="1592200460">
          <w:marLeft w:val="640"/>
          <w:marRight w:val="0"/>
          <w:marTop w:val="0"/>
          <w:marBottom w:val="0"/>
          <w:divBdr>
            <w:top w:val="none" w:sz="0" w:space="0" w:color="auto"/>
            <w:left w:val="none" w:sz="0" w:space="0" w:color="auto"/>
            <w:bottom w:val="none" w:sz="0" w:space="0" w:color="auto"/>
            <w:right w:val="none" w:sz="0" w:space="0" w:color="auto"/>
          </w:divBdr>
        </w:div>
        <w:div w:id="1608266673">
          <w:marLeft w:val="640"/>
          <w:marRight w:val="0"/>
          <w:marTop w:val="0"/>
          <w:marBottom w:val="0"/>
          <w:divBdr>
            <w:top w:val="none" w:sz="0" w:space="0" w:color="auto"/>
            <w:left w:val="none" w:sz="0" w:space="0" w:color="auto"/>
            <w:bottom w:val="none" w:sz="0" w:space="0" w:color="auto"/>
            <w:right w:val="none" w:sz="0" w:space="0" w:color="auto"/>
          </w:divBdr>
        </w:div>
        <w:div w:id="1701779217">
          <w:marLeft w:val="640"/>
          <w:marRight w:val="0"/>
          <w:marTop w:val="0"/>
          <w:marBottom w:val="0"/>
          <w:divBdr>
            <w:top w:val="none" w:sz="0" w:space="0" w:color="auto"/>
            <w:left w:val="none" w:sz="0" w:space="0" w:color="auto"/>
            <w:bottom w:val="none" w:sz="0" w:space="0" w:color="auto"/>
            <w:right w:val="none" w:sz="0" w:space="0" w:color="auto"/>
          </w:divBdr>
        </w:div>
        <w:div w:id="1705521498">
          <w:marLeft w:val="640"/>
          <w:marRight w:val="0"/>
          <w:marTop w:val="0"/>
          <w:marBottom w:val="0"/>
          <w:divBdr>
            <w:top w:val="none" w:sz="0" w:space="0" w:color="auto"/>
            <w:left w:val="none" w:sz="0" w:space="0" w:color="auto"/>
            <w:bottom w:val="none" w:sz="0" w:space="0" w:color="auto"/>
            <w:right w:val="none" w:sz="0" w:space="0" w:color="auto"/>
          </w:divBdr>
        </w:div>
        <w:div w:id="1762532931">
          <w:marLeft w:val="640"/>
          <w:marRight w:val="0"/>
          <w:marTop w:val="0"/>
          <w:marBottom w:val="0"/>
          <w:divBdr>
            <w:top w:val="none" w:sz="0" w:space="0" w:color="auto"/>
            <w:left w:val="none" w:sz="0" w:space="0" w:color="auto"/>
            <w:bottom w:val="none" w:sz="0" w:space="0" w:color="auto"/>
            <w:right w:val="none" w:sz="0" w:space="0" w:color="auto"/>
          </w:divBdr>
        </w:div>
        <w:div w:id="1792477952">
          <w:marLeft w:val="640"/>
          <w:marRight w:val="0"/>
          <w:marTop w:val="0"/>
          <w:marBottom w:val="0"/>
          <w:divBdr>
            <w:top w:val="none" w:sz="0" w:space="0" w:color="auto"/>
            <w:left w:val="none" w:sz="0" w:space="0" w:color="auto"/>
            <w:bottom w:val="none" w:sz="0" w:space="0" w:color="auto"/>
            <w:right w:val="none" w:sz="0" w:space="0" w:color="auto"/>
          </w:divBdr>
        </w:div>
        <w:div w:id="1830050528">
          <w:marLeft w:val="640"/>
          <w:marRight w:val="0"/>
          <w:marTop w:val="0"/>
          <w:marBottom w:val="0"/>
          <w:divBdr>
            <w:top w:val="none" w:sz="0" w:space="0" w:color="auto"/>
            <w:left w:val="none" w:sz="0" w:space="0" w:color="auto"/>
            <w:bottom w:val="none" w:sz="0" w:space="0" w:color="auto"/>
            <w:right w:val="none" w:sz="0" w:space="0" w:color="auto"/>
          </w:divBdr>
        </w:div>
        <w:div w:id="1887447199">
          <w:marLeft w:val="640"/>
          <w:marRight w:val="0"/>
          <w:marTop w:val="0"/>
          <w:marBottom w:val="0"/>
          <w:divBdr>
            <w:top w:val="none" w:sz="0" w:space="0" w:color="auto"/>
            <w:left w:val="none" w:sz="0" w:space="0" w:color="auto"/>
            <w:bottom w:val="none" w:sz="0" w:space="0" w:color="auto"/>
            <w:right w:val="none" w:sz="0" w:space="0" w:color="auto"/>
          </w:divBdr>
        </w:div>
        <w:div w:id="1956716611">
          <w:marLeft w:val="640"/>
          <w:marRight w:val="0"/>
          <w:marTop w:val="0"/>
          <w:marBottom w:val="0"/>
          <w:divBdr>
            <w:top w:val="none" w:sz="0" w:space="0" w:color="auto"/>
            <w:left w:val="none" w:sz="0" w:space="0" w:color="auto"/>
            <w:bottom w:val="none" w:sz="0" w:space="0" w:color="auto"/>
            <w:right w:val="none" w:sz="0" w:space="0" w:color="auto"/>
          </w:divBdr>
        </w:div>
      </w:divsChild>
    </w:div>
    <w:div w:id="1102339253">
      <w:bodyDiv w:val="1"/>
      <w:marLeft w:val="0"/>
      <w:marRight w:val="0"/>
      <w:marTop w:val="0"/>
      <w:marBottom w:val="0"/>
      <w:divBdr>
        <w:top w:val="none" w:sz="0" w:space="0" w:color="auto"/>
        <w:left w:val="none" w:sz="0" w:space="0" w:color="auto"/>
        <w:bottom w:val="none" w:sz="0" w:space="0" w:color="auto"/>
        <w:right w:val="none" w:sz="0" w:space="0" w:color="auto"/>
      </w:divBdr>
      <w:divsChild>
        <w:div w:id="51664019">
          <w:marLeft w:val="640"/>
          <w:marRight w:val="0"/>
          <w:marTop w:val="0"/>
          <w:marBottom w:val="0"/>
          <w:divBdr>
            <w:top w:val="none" w:sz="0" w:space="0" w:color="auto"/>
            <w:left w:val="none" w:sz="0" w:space="0" w:color="auto"/>
            <w:bottom w:val="none" w:sz="0" w:space="0" w:color="auto"/>
            <w:right w:val="none" w:sz="0" w:space="0" w:color="auto"/>
          </w:divBdr>
        </w:div>
        <w:div w:id="59451902">
          <w:marLeft w:val="640"/>
          <w:marRight w:val="0"/>
          <w:marTop w:val="0"/>
          <w:marBottom w:val="0"/>
          <w:divBdr>
            <w:top w:val="none" w:sz="0" w:space="0" w:color="auto"/>
            <w:left w:val="none" w:sz="0" w:space="0" w:color="auto"/>
            <w:bottom w:val="none" w:sz="0" w:space="0" w:color="auto"/>
            <w:right w:val="none" w:sz="0" w:space="0" w:color="auto"/>
          </w:divBdr>
        </w:div>
        <w:div w:id="69936222">
          <w:marLeft w:val="640"/>
          <w:marRight w:val="0"/>
          <w:marTop w:val="0"/>
          <w:marBottom w:val="0"/>
          <w:divBdr>
            <w:top w:val="none" w:sz="0" w:space="0" w:color="auto"/>
            <w:left w:val="none" w:sz="0" w:space="0" w:color="auto"/>
            <w:bottom w:val="none" w:sz="0" w:space="0" w:color="auto"/>
            <w:right w:val="none" w:sz="0" w:space="0" w:color="auto"/>
          </w:divBdr>
        </w:div>
        <w:div w:id="99179962">
          <w:marLeft w:val="640"/>
          <w:marRight w:val="0"/>
          <w:marTop w:val="0"/>
          <w:marBottom w:val="0"/>
          <w:divBdr>
            <w:top w:val="none" w:sz="0" w:space="0" w:color="auto"/>
            <w:left w:val="none" w:sz="0" w:space="0" w:color="auto"/>
            <w:bottom w:val="none" w:sz="0" w:space="0" w:color="auto"/>
            <w:right w:val="none" w:sz="0" w:space="0" w:color="auto"/>
          </w:divBdr>
        </w:div>
        <w:div w:id="141699962">
          <w:marLeft w:val="640"/>
          <w:marRight w:val="0"/>
          <w:marTop w:val="0"/>
          <w:marBottom w:val="0"/>
          <w:divBdr>
            <w:top w:val="none" w:sz="0" w:space="0" w:color="auto"/>
            <w:left w:val="none" w:sz="0" w:space="0" w:color="auto"/>
            <w:bottom w:val="none" w:sz="0" w:space="0" w:color="auto"/>
            <w:right w:val="none" w:sz="0" w:space="0" w:color="auto"/>
          </w:divBdr>
        </w:div>
        <w:div w:id="188228995">
          <w:marLeft w:val="640"/>
          <w:marRight w:val="0"/>
          <w:marTop w:val="0"/>
          <w:marBottom w:val="0"/>
          <w:divBdr>
            <w:top w:val="none" w:sz="0" w:space="0" w:color="auto"/>
            <w:left w:val="none" w:sz="0" w:space="0" w:color="auto"/>
            <w:bottom w:val="none" w:sz="0" w:space="0" w:color="auto"/>
            <w:right w:val="none" w:sz="0" w:space="0" w:color="auto"/>
          </w:divBdr>
        </w:div>
        <w:div w:id="214314803">
          <w:marLeft w:val="640"/>
          <w:marRight w:val="0"/>
          <w:marTop w:val="0"/>
          <w:marBottom w:val="0"/>
          <w:divBdr>
            <w:top w:val="none" w:sz="0" w:space="0" w:color="auto"/>
            <w:left w:val="none" w:sz="0" w:space="0" w:color="auto"/>
            <w:bottom w:val="none" w:sz="0" w:space="0" w:color="auto"/>
            <w:right w:val="none" w:sz="0" w:space="0" w:color="auto"/>
          </w:divBdr>
        </w:div>
        <w:div w:id="363098652">
          <w:marLeft w:val="640"/>
          <w:marRight w:val="0"/>
          <w:marTop w:val="0"/>
          <w:marBottom w:val="0"/>
          <w:divBdr>
            <w:top w:val="none" w:sz="0" w:space="0" w:color="auto"/>
            <w:left w:val="none" w:sz="0" w:space="0" w:color="auto"/>
            <w:bottom w:val="none" w:sz="0" w:space="0" w:color="auto"/>
            <w:right w:val="none" w:sz="0" w:space="0" w:color="auto"/>
          </w:divBdr>
        </w:div>
        <w:div w:id="423113630">
          <w:marLeft w:val="640"/>
          <w:marRight w:val="0"/>
          <w:marTop w:val="0"/>
          <w:marBottom w:val="0"/>
          <w:divBdr>
            <w:top w:val="none" w:sz="0" w:space="0" w:color="auto"/>
            <w:left w:val="none" w:sz="0" w:space="0" w:color="auto"/>
            <w:bottom w:val="none" w:sz="0" w:space="0" w:color="auto"/>
            <w:right w:val="none" w:sz="0" w:space="0" w:color="auto"/>
          </w:divBdr>
        </w:div>
        <w:div w:id="440757365">
          <w:marLeft w:val="640"/>
          <w:marRight w:val="0"/>
          <w:marTop w:val="0"/>
          <w:marBottom w:val="0"/>
          <w:divBdr>
            <w:top w:val="none" w:sz="0" w:space="0" w:color="auto"/>
            <w:left w:val="none" w:sz="0" w:space="0" w:color="auto"/>
            <w:bottom w:val="none" w:sz="0" w:space="0" w:color="auto"/>
            <w:right w:val="none" w:sz="0" w:space="0" w:color="auto"/>
          </w:divBdr>
        </w:div>
        <w:div w:id="473105900">
          <w:marLeft w:val="640"/>
          <w:marRight w:val="0"/>
          <w:marTop w:val="0"/>
          <w:marBottom w:val="0"/>
          <w:divBdr>
            <w:top w:val="none" w:sz="0" w:space="0" w:color="auto"/>
            <w:left w:val="none" w:sz="0" w:space="0" w:color="auto"/>
            <w:bottom w:val="none" w:sz="0" w:space="0" w:color="auto"/>
            <w:right w:val="none" w:sz="0" w:space="0" w:color="auto"/>
          </w:divBdr>
        </w:div>
        <w:div w:id="560411847">
          <w:marLeft w:val="640"/>
          <w:marRight w:val="0"/>
          <w:marTop w:val="0"/>
          <w:marBottom w:val="0"/>
          <w:divBdr>
            <w:top w:val="none" w:sz="0" w:space="0" w:color="auto"/>
            <w:left w:val="none" w:sz="0" w:space="0" w:color="auto"/>
            <w:bottom w:val="none" w:sz="0" w:space="0" w:color="auto"/>
            <w:right w:val="none" w:sz="0" w:space="0" w:color="auto"/>
          </w:divBdr>
        </w:div>
        <w:div w:id="586159563">
          <w:marLeft w:val="640"/>
          <w:marRight w:val="0"/>
          <w:marTop w:val="0"/>
          <w:marBottom w:val="0"/>
          <w:divBdr>
            <w:top w:val="none" w:sz="0" w:space="0" w:color="auto"/>
            <w:left w:val="none" w:sz="0" w:space="0" w:color="auto"/>
            <w:bottom w:val="none" w:sz="0" w:space="0" w:color="auto"/>
            <w:right w:val="none" w:sz="0" w:space="0" w:color="auto"/>
          </w:divBdr>
        </w:div>
        <w:div w:id="623270528">
          <w:marLeft w:val="640"/>
          <w:marRight w:val="0"/>
          <w:marTop w:val="0"/>
          <w:marBottom w:val="0"/>
          <w:divBdr>
            <w:top w:val="none" w:sz="0" w:space="0" w:color="auto"/>
            <w:left w:val="none" w:sz="0" w:space="0" w:color="auto"/>
            <w:bottom w:val="none" w:sz="0" w:space="0" w:color="auto"/>
            <w:right w:val="none" w:sz="0" w:space="0" w:color="auto"/>
          </w:divBdr>
        </w:div>
        <w:div w:id="695351040">
          <w:marLeft w:val="640"/>
          <w:marRight w:val="0"/>
          <w:marTop w:val="0"/>
          <w:marBottom w:val="0"/>
          <w:divBdr>
            <w:top w:val="none" w:sz="0" w:space="0" w:color="auto"/>
            <w:left w:val="none" w:sz="0" w:space="0" w:color="auto"/>
            <w:bottom w:val="none" w:sz="0" w:space="0" w:color="auto"/>
            <w:right w:val="none" w:sz="0" w:space="0" w:color="auto"/>
          </w:divBdr>
        </w:div>
        <w:div w:id="710619662">
          <w:marLeft w:val="640"/>
          <w:marRight w:val="0"/>
          <w:marTop w:val="0"/>
          <w:marBottom w:val="0"/>
          <w:divBdr>
            <w:top w:val="none" w:sz="0" w:space="0" w:color="auto"/>
            <w:left w:val="none" w:sz="0" w:space="0" w:color="auto"/>
            <w:bottom w:val="none" w:sz="0" w:space="0" w:color="auto"/>
            <w:right w:val="none" w:sz="0" w:space="0" w:color="auto"/>
          </w:divBdr>
        </w:div>
        <w:div w:id="959989560">
          <w:marLeft w:val="640"/>
          <w:marRight w:val="0"/>
          <w:marTop w:val="0"/>
          <w:marBottom w:val="0"/>
          <w:divBdr>
            <w:top w:val="none" w:sz="0" w:space="0" w:color="auto"/>
            <w:left w:val="none" w:sz="0" w:space="0" w:color="auto"/>
            <w:bottom w:val="none" w:sz="0" w:space="0" w:color="auto"/>
            <w:right w:val="none" w:sz="0" w:space="0" w:color="auto"/>
          </w:divBdr>
        </w:div>
        <w:div w:id="965551030">
          <w:marLeft w:val="640"/>
          <w:marRight w:val="0"/>
          <w:marTop w:val="0"/>
          <w:marBottom w:val="0"/>
          <w:divBdr>
            <w:top w:val="none" w:sz="0" w:space="0" w:color="auto"/>
            <w:left w:val="none" w:sz="0" w:space="0" w:color="auto"/>
            <w:bottom w:val="none" w:sz="0" w:space="0" w:color="auto"/>
            <w:right w:val="none" w:sz="0" w:space="0" w:color="auto"/>
          </w:divBdr>
        </w:div>
        <w:div w:id="1124422565">
          <w:marLeft w:val="640"/>
          <w:marRight w:val="0"/>
          <w:marTop w:val="0"/>
          <w:marBottom w:val="0"/>
          <w:divBdr>
            <w:top w:val="none" w:sz="0" w:space="0" w:color="auto"/>
            <w:left w:val="none" w:sz="0" w:space="0" w:color="auto"/>
            <w:bottom w:val="none" w:sz="0" w:space="0" w:color="auto"/>
            <w:right w:val="none" w:sz="0" w:space="0" w:color="auto"/>
          </w:divBdr>
        </w:div>
        <w:div w:id="1174301140">
          <w:marLeft w:val="640"/>
          <w:marRight w:val="0"/>
          <w:marTop w:val="0"/>
          <w:marBottom w:val="0"/>
          <w:divBdr>
            <w:top w:val="none" w:sz="0" w:space="0" w:color="auto"/>
            <w:left w:val="none" w:sz="0" w:space="0" w:color="auto"/>
            <w:bottom w:val="none" w:sz="0" w:space="0" w:color="auto"/>
            <w:right w:val="none" w:sz="0" w:space="0" w:color="auto"/>
          </w:divBdr>
        </w:div>
        <w:div w:id="1183086009">
          <w:marLeft w:val="640"/>
          <w:marRight w:val="0"/>
          <w:marTop w:val="0"/>
          <w:marBottom w:val="0"/>
          <w:divBdr>
            <w:top w:val="none" w:sz="0" w:space="0" w:color="auto"/>
            <w:left w:val="none" w:sz="0" w:space="0" w:color="auto"/>
            <w:bottom w:val="none" w:sz="0" w:space="0" w:color="auto"/>
            <w:right w:val="none" w:sz="0" w:space="0" w:color="auto"/>
          </w:divBdr>
        </w:div>
        <w:div w:id="1200782786">
          <w:marLeft w:val="640"/>
          <w:marRight w:val="0"/>
          <w:marTop w:val="0"/>
          <w:marBottom w:val="0"/>
          <w:divBdr>
            <w:top w:val="none" w:sz="0" w:space="0" w:color="auto"/>
            <w:left w:val="none" w:sz="0" w:space="0" w:color="auto"/>
            <w:bottom w:val="none" w:sz="0" w:space="0" w:color="auto"/>
            <w:right w:val="none" w:sz="0" w:space="0" w:color="auto"/>
          </w:divBdr>
        </w:div>
        <w:div w:id="1210533716">
          <w:marLeft w:val="640"/>
          <w:marRight w:val="0"/>
          <w:marTop w:val="0"/>
          <w:marBottom w:val="0"/>
          <w:divBdr>
            <w:top w:val="none" w:sz="0" w:space="0" w:color="auto"/>
            <w:left w:val="none" w:sz="0" w:space="0" w:color="auto"/>
            <w:bottom w:val="none" w:sz="0" w:space="0" w:color="auto"/>
            <w:right w:val="none" w:sz="0" w:space="0" w:color="auto"/>
          </w:divBdr>
        </w:div>
        <w:div w:id="1231230838">
          <w:marLeft w:val="640"/>
          <w:marRight w:val="0"/>
          <w:marTop w:val="0"/>
          <w:marBottom w:val="0"/>
          <w:divBdr>
            <w:top w:val="none" w:sz="0" w:space="0" w:color="auto"/>
            <w:left w:val="none" w:sz="0" w:space="0" w:color="auto"/>
            <w:bottom w:val="none" w:sz="0" w:space="0" w:color="auto"/>
            <w:right w:val="none" w:sz="0" w:space="0" w:color="auto"/>
          </w:divBdr>
        </w:div>
        <w:div w:id="1325358289">
          <w:marLeft w:val="640"/>
          <w:marRight w:val="0"/>
          <w:marTop w:val="0"/>
          <w:marBottom w:val="0"/>
          <w:divBdr>
            <w:top w:val="none" w:sz="0" w:space="0" w:color="auto"/>
            <w:left w:val="none" w:sz="0" w:space="0" w:color="auto"/>
            <w:bottom w:val="none" w:sz="0" w:space="0" w:color="auto"/>
            <w:right w:val="none" w:sz="0" w:space="0" w:color="auto"/>
          </w:divBdr>
        </w:div>
        <w:div w:id="1430735596">
          <w:marLeft w:val="640"/>
          <w:marRight w:val="0"/>
          <w:marTop w:val="0"/>
          <w:marBottom w:val="0"/>
          <w:divBdr>
            <w:top w:val="none" w:sz="0" w:space="0" w:color="auto"/>
            <w:left w:val="none" w:sz="0" w:space="0" w:color="auto"/>
            <w:bottom w:val="none" w:sz="0" w:space="0" w:color="auto"/>
            <w:right w:val="none" w:sz="0" w:space="0" w:color="auto"/>
          </w:divBdr>
        </w:div>
        <w:div w:id="1434863394">
          <w:marLeft w:val="640"/>
          <w:marRight w:val="0"/>
          <w:marTop w:val="0"/>
          <w:marBottom w:val="0"/>
          <w:divBdr>
            <w:top w:val="none" w:sz="0" w:space="0" w:color="auto"/>
            <w:left w:val="none" w:sz="0" w:space="0" w:color="auto"/>
            <w:bottom w:val="none" w:sz="0" w:space="0" w:color="auto"/>
            <w:right w:val="none" w:sz="0" w:space="0" w:color="auto"/>
          </w:divBdr>
        </w:div>
        <w:div w:id="1619754502">
          <w:marLeft w:val="640"/>
          <w:marRight w:val="0"/>
          <w:marTop w:val="0"/>
          <w:marBottom w:val="0"/>
          <w:divBdr>
            <w:top w:val="none" w:sz="0" w:space="0" w:color="auto"/>
            <w:left w:val="none" w:sz="0" w:space="0" w:color="auto"/>
            <w:bottom w:val="none" w:sz="0" w:space="0" w:color="auto"/>
            <w:right w:val="none" w:sz="0" w:space="0" w:color="auto"/>
          </w:divBdr>
        </w:div>
        <w:div w:id="1684698664">
          <w:marLeft w:val="640"/>
          <w:marRight w:val="0"/>
          <w:marTop w:val="0"/>
          <w:marBottom w:val="0"/>
          <w:divBdr>
            <w:top w:val="none" w:sz="0" w:space="0" w:color="auto"/>
            <w:left w:val="none" w:sz="0" w:space="0" w:color="auto"/>
            <w:bottom w:val="none" w:sz="0" w:space="0" w:color="auto"/>
            <w:right w:val="none" w:sz="0" w:space="0" w:color="auto"/>
          </w:divBdr>
        </w:div>
        <w:div w:id="1719161469">
          <w:marLeft w:val="640"/>
          <w:marRight w:val="0"/>
          <w:marTop w:val="0"/>
          <w:marBottom w:val="0"/>
          <w:divBdr>
            <w:top w:val="none" w:sz="0" w:space="0" w:color="auto"/>
            <w:left w:val="none" w:sz="0" w:space="0" w:color="auto"/>
            <w:bottom w:val="none" w:sz="0" w:space="0" w:color="auto"/>
            <w:right w:val="none" w:sz="0" w:space="0" w:color="auto"/>
          </w:divBdr>
        </w:div>
        <w:div w:id="1761638595">
          <w:marLeft w:val="640"/>
          <w:marRight w:val="0"/>
          <w:marTop w:val="0"/>
          <w:marBottom w:val="0"/>
          <w:divBdr>
            <w:top w:val="none" w:sz="0" w:space="0" w:color="auto"/>
            <w:left w:val="none" w:sz="0" w:space="0" w:color="auto"/>
            <w:bottom w:val="none" w:sz="0" w:space="0" w:color="auto"/>
            <w:right w:val="none" w:sz="0" w:space="0" w:color="auto"/>
          </w:divBdr>
        </w:div>
        <w:div w:id="1765419094">
          <w:marLeft w:val="640"/>
          <w:marRight w:val="0"/>
          <w:marTop w:val="0"/>
          <w:marBottom w:val="0"/>
          <w:divBdr>
            <w:top w:val="none" w:sz="0" w:space="0" w:color="auto"/>
            <w:left w:val="none" w:sz="0" w:space="0" w:color="auto"/>
            <w:bottom w:val="none" w:sz="0" w:space="0" w:color="auto"/>
            <w:right w:val="none" w:sz="0" w:space="0" w:color="auto"/>
          </w:divBdr>
        </w:div>
        <w:div w:id="1780680673">
          <w:marLeft w:val="640"/>
          <w:marRight w:val="0"/>
          <w:marTop w:val="0"/>
          <w:marBottom w:val="0"/>
          <w:divBdr>
            <w:top w:val="none" w:sz="0" w:space="0" w:color="auto"/>
            <w:left w:val="none" w:sz="0" w:space="0" w:color="auto"/>
            <w:bottom w:val="none" w:sz="0" w:space="0" w:color="auto"/>
            <w:right w:val="none" w:sz="0" w:space="0" w:color="auto"/>
          </w:divBdr>
        </w:div>
        <w:div w:id="1815022870">
          <w:marLeft w:val="640"/>
          <w:marRight w:val="0"/>
          <w:marTop w:val="0"/>
          <w:marBottom w:val="0"/>
          <w:divBdr>
            <w:top w:val="none" w:sz="0" w:space="0" w:color="auto"/>
            <w:left w:val="none" w:sz="0" w:space="0" w:color="auto"/>
            <w:bottom w:val="none" w:sz="0" w:space="0" w:color="auto"/>
            <w:right w:val="none" w:sz="0" w:space="0" w:color="auto"/>
          </w:divBdr>
        </w:div>
        <w:div w:id="1869100783">
          <w:marLeft w:val="640"/>
          <w:marRight w:val="0"/>
          <w:marTop w:val="0"/>
          <w:marBottom w:val="0"/>
          <w:divBdr>
            <w:top w:val="none" w:sz="0" w:space="0" w:color="auto"/>
            <w:left w:val="none" w:sz="0" w:space="0" w:color="auto"/>
            <w:bottom w:val="none" w:sz="0" w:space="0" w:color="auto"/>
            <w:right w:val="none" w:sz="0" w:space="0" w:color="auto"/>
          </w:divBdr>
        </w:div>
        <w:div w:id="1950240065">
          <w:marLeft w:val="640"/>
          <w:marRight w:val="0"/>
          <w:marTop w:val="0"/>
          <w:marBottom w:val="0"/>
          <w:divBdr>
            <w:top w:val="none" w:sz="0" w:space="0" w:color="auto"/>
            <w:left w:val="none" w:sz="0" w:space="0" w:color="auto"/>
            <w:bottom w:val="none" w:sz="0" w:space="0" w:color="auto"/>
            <w:right w:val="none" w:sz="0" w:space="0" w:color="auto"/>
          </w:divBdr>
        </w:div>
        <w:div w:id="2017531492">
          <w:marLeft w:val="640"/>
          <w:marRight w:val="0"/>
          <w:marTop w:val="0"/>
          <w:marBottom w:val="0"/>
          <w:divBdr>
            <w:top w:val="none" w:sz="0" w:space="0" w:color="auto"/>
            <w:left w:val="none" w:sz="0" w:space="0" w:color="auto"/>
            <w:bottom w:val="none" w:sz="0" w:space="0" w:color="auto"/>
            <w:right w:val="none" w:sz="0" w:space="0" w:color="auto"/>
          </w:divBdr>
        </w:div>
        <w:div w:id="2045444469">
          <w:marLeft w:val="640"/>
          <w:marRight w:val="0"/>
          <w:marTop w:val="0"/>
          <w:marBottom w:val="0"/>
          <w:divBdr>
            <w:top w:val="none" w:sz="0" w:space="0" w:color="auto"/>
            <w:left w:val="none" w:sz="0" w:space="0" w:color="auto"/>
            <w:bottom w:val="none" w:sz="0" w:space="0" w:color="auto"/>
            <w:right w:val="none" w:sz="0" w:space="0" w:color="auto"/>
          </w:divBdr>
        </w:div>
        <w:div w:id="2054958549">
          <w:marLeft w:val="640"/>
          <w:marRight w:val="0"/>
          <w:marTop w:val="0"/>
          <w:marBottom w:val="0"/>
          <w:divBdr>
            <w:top w:val="none" w:sz="0" w:space="0" w:color="auto"/>
            <w:left w:val="none" w:sz="0" w:space="0" w:color="auto"/>
            <w:bottom w:val="none" w:sz="0" w:space="0" w:color="auto"/>
            <w:right w:val="none" w:sz="0" w:space="0" w:color="auto"/>
          </w:divBdr>
        </w:div>
        <w:div w:id="2059163735">
          <w:marLeft w:val="640"/>
          <w:marRight w:val="0"/>
          <w:marTop w:val="0"/>
          <w:marBottom w:val="0"/>
          <w:divBdr>
            <w:top w:val="none" w:sz="0" w:space="0" w:color="auto"/>
            <w:left w:val="none" w:sz="0" w:space="0" w:color="auto"/>
            <w:bottom w:val="none" w:sz="0" w:space="0" w:color="auto"/>
            <w:right w:val="none" w:sz="0" w:space="0" w:color="auto"/>
          </w:divBdr>
        </w:div>
        <w:div w:id="2095516762">
          <w:marLeft w:val="640"/>
          <w:marRight w:val="0"/>
          <w:marTop w:val="0"/>
          <w:marBottom w:val="0"/>
          <w:divBdr>
            <w:top w:val="none" w:sz="0" w:space="0" w:color="auto"/>
            <w:left w:val="none" w:sz="0" w:space="0" w:color="auto"/>
            <w:bottom w:val="none" w:sz="0" w:space="0" w:color="auto"/>
            <w:right w:val="none" w:sz="0" w:space="0" w:color="auto"/>
          </w:divBdr>
        </w:div>
      </w:divsChild>
    </w:div>
    <w:div w:id="1102451571">
      <w:bodyDiv w:val="1"/>
      <w:marLeft w:val="0"/>
      <w:marRight w:val="0"/>
      <w:marTop w:val="0"/>
      <w:marBottom w:val="0"/>
      <w:divBdr>
        <w:top w:val="none" w:sz="0" w:space="0" w:color="auto"/>
        <w:left w:val="none" w:sz="0" w:space="0" w:color="auto"/>
        <w:bottom w:val="none" w:sz="0" w:space="0" w:color="auto"/>
        <w:right w:val="none" w:sz="0" w:space="0" w:color="auto"/>
      </w:divBdr>
      <w:divsChild>
        <w:div w:id="1660109878">
          <w:marLeft w:val="640"/>
          <w:marRight w:val="0"/>
          <w:marTop w:val="0"/>
          <w:marBottom w:val="0"/>
          <w:divBdr>
            <w:top w:val="none" w:sz="0" w:space="0" w:color="auto"/>
            <w:left w:val="none" w:sz="0" w:space="0" w:color="auto"/>
            <w:bottom w:val="none" w:sz="0" w:space="0" w:color="auto"/>
            <w:right w:val="none" w:sz="0" w:space="0" w:color="auto"/>
          </w:divBdr>
        </w:div>
        <w:div w:id="140117232">
          <w:marLeft w:val="640"/>
          <w:marRight w:val="0"/>
          <w:marTop w:val="0"/>
          <w:marBottom w:val="0"/>
          <w:divBdr>
            <w:top w:val="none" w:sz="0" w:space="0" w:color="auto"/>
            <w:left w:val="none" w:sz="0" w:space="0" w:color="auto"/>
            <w:bottom w:val="none" w:sz="0" w:space="0" w:color="auto"/>
            <w:right w:val="none" w:sz="0" w:space="0" w:color="auto"/>
          </w:divBdr>
        </w:div>
        <w:div w:id="472328910">
          <w:marLeft w:val="640"/>
          <w:marRight w:val="0"/>
          <w:marTop w:val="0"/>
          <w:marBottom w:val="0"/>
          <w:divBdr>
            <w:top w:val="none" w:sz="0" w:space="0" w:color="auto"/>
            <w:left w:val="none" w:sz="0" w:space="0" w:color="auto"/>
            <w:bottom w:val="none" w:sz="0" w:space="0" w:color="auto"/>
            <w:right w:val="none" w:sz="0" w:space="0" w:color="auto"/>
          </w:divBdr>
        </w:div>
        <w:div w:id="149031391">
          <w:marLeft w:val="640"/>
          <w:marRight w:val="0"/>
          <w:marTop w:val="0"/>
          <w:marBottom w:val="0"/>
          <w:divBdr>
            <w:top w:val="none" w:sz="0" w:space="0" w:color="auto"/>
            <w:left w:val="none" w:sz="0" w:space="0" w:color="auto"/>
            <w:bottom w:val="none" w:sz="0" w:space="0" w:color="auto"/>
            <w:right w:val="none" w:sz="0" w:space="0" w:color="auto"/>
          </w:divBdr>
        </w:div>
        <w:div w:id="155414401">
          <w:marLeft w:val="640"/>
          <w:marRight w:val="0"/>
          <w:marTop w:val="0"/>
          <w:marBottom w:val="0"/>
          <w:divBdr>
            <w:top w:val="none" w:sz="0" w:space="0" w:color="auto"/>
            <w:left w:val="none" w:sz="0" w:space="0" w:color="auto"/>
            <w:bottom w:val="none" w:sz="0" w:space="0" w:color="auto"/>
            <w:right w:val="none" w:sz="0" w:space="0" w:color="auto"/>
          </w:divBdr>
        </w:div>
        <w:div w:id="1787308246">
          <w:marLeft w:val="640"/>
          <w:marRight w:val="0"/>
          <w:marTop w:val="0"/>
          <w:marBottom w:val="0"/>
          <w:divBdr>
            <w:top w:val="none" w:sz="0" w:space="0" w:color="auto"/>
            <w:left w:val="none" w:sz="0" w:space="0" w:color="auto"/>
            <w:bottom w:val="none" w:sz="0" w:space="0" w:color="auto"/>
            <w:right w:val="none" w:sz="0" w:space="0" w:color="auto"/>
          </w:divBdr>
        </w:div>
        <w:div w:id="72287836">
          <w:marLeft w:val="640"/>
          <w:marRight w:val="0"/>
          <w:marTop w:val="0"/>
          <w:marBottom w:val="0"/>
          <w:divBdr>
            <w:top w:val="none" w:sz="0" w:space="0" w:color="auto"/>
            <w:left w:val="none" w:sz="0" w:space="0" w:color="auto"/>
            <w:bottom w:val="none" w:sz="0" w:space="0" w:color="auto"/>
            <w:right w:val="none" w:sz="0" w:space="0" w:color="auto"/>
          </w:divBdr>
        </w:div>
        <w:div w:id="2119062049">
          <w:marLeft w:val="640"/>
          <w:marRight w:val="0"/>
          <w:marTop w:val="0"/>
          <w:marBottom w:val="0"/>
          <w:divBdr>
            <w:top w:val="none" w:sz="0" w:space="0" w:color="auto"/>
            <w:left w:val="none" w:sz="0" w:space="0" w:color="auto"/>
            <w:bottom w:val="none" w:sz="0" w:space="0" w:color="auto"/>
            <w:right w:val="none" w:sz="0" w:space="0" w:color="auto"/>
          </w:divBdr>
        </w:div>
        <w:div w:id="1441992967">
          <w:marLeft w:val="640"/>
          <w:marRight w:val="0"/>
          <w:marTop w:val="0"/>
          <w:marBottom w:val="0"/>
          <w:divBdr>
            <w:top w:val="none" w:sz="0" w:space="0" w:color="auto"/>
            <w:left w:val="none" w:sz="0" w:space="0" w:color="auto"/>
            <w:bottom w:val="none" w:sz="0" w:space="0" w:color="auto"/>
            <w:right w:val="none" w:sz="0" w:space="0" w:color="auto"/>
          </w:divBdr>
        </w:div>
        <w:div w:id="2001543170">
          <w:marLeft w:val="640"/>
          <w:marRight w:val="0"/>
          <w:marTop w:val="0"/>
          <w:marBottom w:val="0"/>
          <w:divBdr>
            <w:top w:val="none" w:sz="0" w:space="0" w:color="auto"/>
            <w:left w:val="none" w:sz="0" w:space="0" w:color="auto"/>
            <w:bottom w:val="none" w:sz="0" w:space="0" w:color="auto"/>
            <w:right w:val="none" w:sz="0" w:space="0" w:color="auto"/>
          </w:divBdr>
        </w:div>
        <w:div w:id="1978872183">
          <w:marLeft w:val="640"/>
          <w:marRight w:val="0"/>
          <w:marTop w:val="0"/>
          <w:marBottom w:val="0"/>
          <w:divBdr>
            <w:top w:val="none" w:sz="0" w:space="0" w:color="auto"/>
            <w:left w:val="none" w:sz="0" w:space="0" w:color="auto"/>
            <w:bottom w:val="none" w:sz="0" w:space="0" w:color="auto"/>
            <w:right w:val="none" w:sz="0" w:space="0" w:color="auto"/>
          </w:divBdr>
        </w:div>
        <w:div w:id="21175675">
          <w:marLeft w:val="640"/>
          <w:marRight w:val="0"/>
          <w:marTop w:val="0"/>
          <w:marBottom w:val="0"/>
          <w:divBdr>
            <w:top w:val="none" w:sz="0" w:space="0" w:color="auto"/>
            <w:left w:val="none" w:sz="0" w:space="0" w:color="auto"/>
            <w:bottom w:val="none" w:sz="0" w:space="0" w:color="auto"/>
            <w:right w:val="none" w:sz="0" w:space="0" w:color="auto"/>
          </w:divBdr>
        </w:div>
        <w:div w:id="1593662808">
          <w:marLeft w:val="640"/>
          <w:marRight w:val="0"/>
          <w:marTop w:val="0"/>
          <w:marBottom w:val="0"/>
          <w:divBdr>
            <w:top w:val="none" w:sz="0" w:space="0" w:color="auto"/>
            <w:left w:val="none" w:sz="0" w:space="0" w:color="auto"/>
            <w:bottom w:val="none" w:sz="0" w:space="0" w:color="auto"/>
            <w:right w:val="none" w:sz="0" w:space="0" w:color="auto"/>
          </w:divBdr>
        </w:div>
        <w:div w:id="520819787">
          <w:marLeft w:val="640"/>
          <w:marRight w:val="0"/>
          <w:marTop w:val="0"/>
          <w:marBottom w:val="0"/>
          <w:divBdr>
            <w:top w:val="none" w:sz="0" w:space="0" w:color="auto"/>
            <w:left w:val="none" w:sz="0" w:space="0" w:color="auto"/>
            <w:bottom w:val="none" w:sz="0" w:space="0" w:color="auto"/>
            <w:right w:val="none" w:sz="0" w:space="0" w:color="auto"/>
          </w:divBdr>
        </w:div>
        <w:div w:id="1559971931">
          <w:marLeft w:val="640"/>
          <w:marRight w:val="0"/>
          <w:marTop w:val="0"/>
          <w:marBottom w:val="0"/>
          <w:divBdr>
            <w:top w:val="none" w:sz="0" w:space="0" w:color="auto"/>
            <w:left w:val="none" w:sz="0" w:space="0" w:color="auto"/>
            <w:bottom w:val="none" w:sz="0" w:space="0" w:color="auto"/>
            <w:right w:val="none" w:sz="0" w:space="0" w:color="auto"/>
          </w:divBdr>
        </w:div>
        <w:div w:id="977950705">
          <w:marLeft w:val="640"/>
          <w:marRight w:val="0"/>
          <w:marTop w:val="0"/>
          <w:marBottom w:val="0"/>
          <w:divBdr>
            <w:top w:val="none" w:sz="0" w:space="0" w:color="auto"/>
            <w:left w:val="none" w:sz="0" w:space="0" w:color="auto"/>
            <w:bottom w:val="none" w:sz="0" w:space="0" w:color="auto"/>
            <w:right w:val="none" w:sz="0" w:space="0" w:color="auto"/>
          </w:divBdr>
        </w:div>
        <w:div w:id="557518330">
          <w:marLeft w:val="640"/>
          <w:marRight w:val="0"/>
          <w:marTop w:val="0"/>
          <w:marBottom w:val="0"/>
          <w:divBdr>
            <w:top w:val="none" w:sz="0" w:space="0" w:color="auto"/>
            <w:left w:val="none" w:sz="0" w:space="0" w:color="auto"/>
            <w:bottom w:val="none" w:sz="0" w:space="0" w:color="auto"/>
            <w:right w:val="none" w:sz="0" w:space="0" w:color="auto"/>
          </w:divBdr>
        </w:div>
        <w:div w:id="41907258">
          <w:marLeft w:val="640"/>
          <w:marRight w:val="0"/>
          <w:marTop w:val="0"/>
          <w:marBottom w:val="0"/>
          <w:divBdr>
            <w:top w:val="none" w:sz="0" w:space="0" w:color="auto"/>
            <w:left w:val="none" w:sz="0" w:space="0" w:color="auto"/>
            <w:bottom w:val="none" w:sz="0" w:space="0" w:color="auto"/>
            <w:right w:val="none" w:sz="0" w:space="0" w:color="auto"/>
          </w:divBdr>
        </w:div>
        <w:div w:id="561214796">
          <w:marLeft w:val="640"/>
          <w:marRight w:val="0"/>
          <w:marTop w:val="0"/>
          <w:marBottom w:val="0"/>
          <w:divBdr>
            <w:top w:val="none" w:sz="0" w:space="0" w:color="auto"/>
            <w:left w:val="none" w:sz="0" w:space="0" w:color="auto"/>
            <w:bottom w:val="none" w:sz="0" w:space="0" w:color="auto"/>
            <w:right w:val="none" w:sz="0" w:space="0" w:color="auto"/>
          </w:divBdr>
        </w:div>
        <w:div w:id="612127233">
          <w:marLeft w:val="640"/>
          <w:marRight w:val="0"/>
          <w:marTop w:val="0"/>
          <w:marBottom w:val="0"/>
          <w:divBdr>
            <w:top w:val="none" w:sz="0" w:space="0" w:color="auto"/>
            <w:left w:val="none" w:sz="0" w:space="0" w:color="auto"/>
            <w:bottom w:val="none" w:sz="0" w:space="0" w:color="auto"/>
            <w:right w:val="none" w:sz="0" w:space="0" w:color="auto"/>
          </w:divBdr>
        </w:div>
        <w:div w:id="1922325455">
          <w:marLeft w:val="640"/>
          <w:marRight w:val="0"/>
          <w:marTop w:val="0"/>
          <w:marBottom w:val="0"/>
          <w:divBdr>
            <w:top w:val="none" w:sz="0" w:space="0" w:color="auto"/>
            <w:left w:val="none" w:sz="0" w:space="0" w:color="auto"/>
            <w:bottom w:val="none" w:sz="0" w:space="0" w:color="auto"/>
            <w:right w:val="none" w:sz="0" w:space="0" w:color="auto"/>
          </w:divBdr>
        </w:div>
        <w:div w:id="2045933916">
          <w:marLeft w:val="640"/>
          <w:marRight w:val="0"/>
          <w:marTop w:val="0"/>
          <w:marBottom w:val="0"/>
          <w:divBdr>
            <w:top w:val="none" w:sz="0" w:space="0" w:color="auto"/>
            <w:left w:val="none" w:sz="0" w:space="0" w:color="auto"/>
            <w:bottom w:val="none" w:sz="0" w:space="0" w:color="auto"/>
            <w:right w:val="none" w:sz="0" w:space="0" w:color="auto"/>
          </w:divBdr>
        </w:div>
        <w:div w:id="625815949">
          <w:marLeft w:val="640"/>
          <w:marRight w:val="0"/>
          <w:marTop w:val="0"/>
          <w:marBottom w:val="0"/>
          <w:divBdr>
            <w:top w:val="none" w:sz="0" w:space="0" w:color="auto"/>
            <w:left w:val="none" w:sz="0" w:space="0" w:color="auto"/>
            <w:bottom w:val="none" w:sz="0" w:space="0" w:color="auto"/>
            <w:right w:val="none" w:sz="0" w:space="0" w:color="auto"/>
          </w:divBdr>
        </w:div>
        <w:div w:id="1801727936">
          <w:marLeft w:val="640"/>
          <w:marRight w:val="0"/>
          <w:marTop w:val="0"/>
          <w:marBottom w:val="0"/>
          <w:divBdr>
            <w:top w:val="none" w:sz="0" w:space="0" w:color="auto"/>
            <w:left w:val="none" w:sz="0" w:space="0" w:color="auto"/>
            <w:bottom w:val="none" w:sz="0" w:space="0" w:color="auto"/>
            <w:right w:val="none" w:sz="0" w:space="0" w:color="auto"/>
          </w:divBdr>
        </w:div>
        <w:div w:id="1948809915">
          <w:marLeft w:val="640"/>
          <w:marRight w:val="0"/>
          <w:marTop w:val="0"/>
          <w:marBottom w:val="0"/>
          <w:divBdr>
            <w:top w:val="none" w:sz="0" w:space="0" w:color="auto"/>
            <w:left w:val="none" w:sz="0" w:space="0" w:color="auto"/>
            <w:bottom w:val="none" w:sz="0" w:space="0" w:color="auto"/>
            <w:right w:val="none" w:sz="0" w:space="0" w:color="auto"/>
          </w:divBdr>
        </w:div>
        <w:div w:id="22681952">
          <w:marLeft w:val="640"/>
          <w:marRight w:val="0"/>
          <w:marTop w:val="0"/>
          <w:marBottom w:val="0"/>
          <w:divBdr>
            <w:top w:val="none" w:sz="0" w:space="0" w:color="auto"/>
            <w:left w:val="none" w:sz="0" w:space="0" w:color="auto"/>
            <w:bottom w:val="none" w:sz="0" w:space="0" w:color="auto"/>
            <w:right w:val="none" w:sz="0" w:space="0" w:color="auto"/>
          </w:divBdr>
        </w:div>
        <w:div w:id="427967815">
          <w:marLeft w:val="640"/>
          <w:marRight w:val="0"/>
          <w:marTop w:val="0"/>
          <w:marBottom w:val="0"/>
          <w:divBdr>
            <w:top w:val="none" w:sz="0" w:space="0" w:color="auto"/>
            <w:left w:val="none" w:sz="0" w:space="0" w:color="auto"/>
            <w:bottom w:val="none" w:sz="0" w:space="0" w:color="auto"/>
            <w:right w:val="none" w:sz="0" w:space="0" w:color="auto"/>
          </w:divBdr>
        </w:div>
        <w:div w:id="1684897004">
          <w:marLeft w:val="640"/>
          <w:marRight w:val="0"/>
          <w:marTop w:val="0"/>
          <w:marBottom w:val="0"/>
          <w:divBdr>
            <w:top w:val="none" w:sz="0" w:space="0" w:color="auto"/>
            <w:left w:val="none" w:sz="0" w:space="0" w:color="auto"/>
            <w:bottom w:val="none" w:sz="0" w:space="0" w:color="auto"/>
            <w:right w:val="none" w:sz="0" w:space="0" w:color="auto"/>
          </w:divBdr>
        </w:div>
        <w:div w:id="153229090">
          <w:marLeft w:val="640"/>
          <w:marRight w:val="0"/>
          <w:marTop w:val="0"/>
          <w:marBottom w:val="0"/>
          <w:divBdr>
            <w:top w:val="none" w:sz="0" w:space="0" w:color="auto"/>
            <w:left w:val="none" w:sz="0" w:space="0" w:color="auto"/>
            <w:bottom w:val="none" w:sz="0" w:space="0" w:color="auto"/>
            <w:right w:val="none" w:sz="0" w:space="0" w:color="auto"/>
          </w:divBdr>
        </w:div>
        <w:div w:id="1829596328">
          <w:marLeft w:val="640"/>
          <w:marRight w:val="0"/>
          <w:marTop w:val="0"/>
          <w:marBottom w:val="0"/>
          <w:divBdr>
            <w:top w:val="none" w:sz="0" w:space="0" w:color="auto"/>
            <w:left w:val="none" w:sz="0" w:space="0" w:color="auto"/>
            <w:bottom w:val="none" w:sz="0" w:space="0" w:color="auto"/>
            <w:right w:val="none" w:sz="0" w:space="0" w:color="auto"/>
          </w:divBdr>
        </w:div>
        <w:div w:id="324166128">
          <w:marLeft w:val="640"/>
          <w:marRight w:val="0"/>
          <w:marTop w:val="0"/>
          <w:marBottom w:val="0"/>
          <w:divBdr>
            <w:top w:val="none" w:sz="0" w:space="0" w:color="auto"/>
            <w:left w:val="none" w:sz="0" w:space="0" w:color="auto"/>
            <w:bottom w:val="none" w:sz="0" w:space="0" w:color="auto"/>
            <w:right w:val="none" w:sz="0" w:space="0" w:color="auto"/>
          </w:divBdr>
        </w:div>
        <w:div w:id="370617915">
          <w:marLeft w:val="640"/>
          <w:marRight w:val="0"/>
          <w:marTop w:val="0"/>
          <w:marBottom w:val="0"/>
          <w:divBdr>
            <w:top w:val="none" w:sz="0" w:space="0" w:color="auto"/>
            <w:left w:val="none" w:sz="0" w:space="0" w:color="auto"/>
            <w:bottom w:val="none" w:sz="0" w:space="0" w:color="auto"/>
            <w:right w:val="none" w:sz="0" w:space="0" w:color="auto"/>
          </w:divBdr>
        </w:div>
        <w:div w:id="1060832550">
          <w:marLeft w:val="640"/>
          <w:marRight w:val="0"/>
          <w:marTop w:val="0"/>
          <w:marBottom w:val="0"/>
          <w:divBdr>
            <w:top w:val="none" w:sz="0" w:space="0" w:color="auto"/>
            <w:left w:val="none" w:sz="0" w:space="0" w:color="auto"/>
            <w:bottom w:val="none" w:sz="0" w:space="0" w:color="auto"/>
            <w:right w:val="none" w:sz="0" w:space="0" w:color="auto"/>
          </w:divBdr>
        </w:div>
        <w:div w:id="249581086">
          <w:marLeft w:val="640"/>
          <w:marRight w:val="0"/>
          <w:marTop w:val="0"/>
          <w:marBottom w:val="0"/>
          <w:divBdr>
            <w:top w:val="none" w:sz="0" w:space="0" w:color="auto"/>
            <w:left w:val="none" w:sz="0" w:space="0" w:color="auto"/>
            <w:bottom w:val="none" w:sz="0" w:space="0" w:color="auto"/>
            <w:right w:val="none" w:sz="0" w:space="0" w:color="auto"/>
          </w:divBdr>
        </w:div>
        <w:div w:id="661394833">
          <w:marLeft w:val="640"/>
          <w:marRight w:val="0"/>
          <w:marTop w:val="0"/>
          <w:marBottom w:val="0"/>
          <w:divBdr>
            <w:top w:val="none" w:sz="0" w:space="0" w:color="auto"/>
            <w:left w:val="none" w:sz="0" w:space="0" w:color="auto"/>
            <w:bottom w:val="none" w:sz="0" w:space="0" w:color="auto"/>
            <w:right w:val="none" w:sz="0" w:space="0" w:color="auto"/>
          </w:divBdr>
        </w:div>
        <w:div w:id="1071973728">
          <w:marLeft w:val="640"/>
          <w:marRight w:val="0"/>
          <w:marTop w:val="0"/>
          <w:marBottom w:val="0"/>
          <w:divBdr>
            <w:top w:val="none" w:sz="0" w:space="0" w:color="auto"/>
            <w:left w:val="none" w:sz="0" w:space="0" w:color="auto"/>
            <w:bottom w:val="none" w:sz="0" w:space="0" w:color="auto"/>
            <w:right w:val="none" w:sz="0" w:space="0" w:color="auto"/>
          </w:divBdr>
        </w:div>
        <w:div w:id="1632402390">
          <w:marLeft w:val="640"/>
          <w:marRight w:val="0"/>
          <w:marTop w:val="0"/>
          <w:marBottom w:val="0"/>
          <w:divBdr>
            <w:top w:val="none" w:sz="0" w:space="0" w:color="auto"/>
            <w:left w:val="none" w:sz="0" w:space="0" w:color="auto"/>
            <w:bottom w:val="none" w:sz="0" w:space="0" w:color="auto"/>
            <w:right w:val="none" w:sz="0" w:space="0" w:color="auto"/>
          </w:divBdr>
        </w:div>
        <w:div w:id="1201093525">
          <w:marLeft w:val="640"/>
          <w:marRight w:val="0"/>
          <w:marTop w:val="0"/>
          <w:marBottom w:val="0"/>
          <w:divBdr>
            <w:top w:val="none" w:sz="0" w:space="0" w:color="auto"/>
            <w:left w:val="none" w:sz="0" w:space="0" w:color="auto"/>
            <w:bottom w:val="none" w:sz="0" w:space="0" w:color="auto"/>
            <w:right w:val="none" w:sz="0" w:space="0" w:color="auto"/>
          </w:divBdr>
        </w:div>
        <w:div w:id="1790002582">
          <w:marLeft w:val="640"/>
          <w:marRight w:val="0"/>
          <w:marTop w:val="0"/>
          <w:marBottom w:val="0"/>
          <w:divBdr>
            <w:top w:val="none" w:sz="0" w:space="0" w:color="auto"/>
            <w:left w:val="none" w:sz="0" w:space="0" w:color="auto"/>
            <w:bottom w:val="none" w:sz="0" w:space="0" w:color="auto"/>
            <w:right w:val="none" w:sz="0" w:space="0" w:color="auto"/>
          </w:divBdr>
        </w:div>
        <w:div w:id="1226061316">
          <w:marLeft w:val="640"/>
          <w:marRight w:val="0"/>
          <w:marTop w:val="0"/>
          <w:marBottom w:val="0"/>
          <w:divBdr>
            <w:top w:val="none" w:sz="0" w:space="0" w:color="auto"/>
            <w:left w:val="none" w:sz="0" w:space="0" w:color="auto"/>
            <w:bottom w:val="none" w:sz="0" w:space="0" w:color="auto"/>
            <w:right w:val="none" w:sz="0" w:space="0" w:color="auto"/>
          </w:divBdr>
        </w:div>
        <w:div w:id="802769627">
          <w:marLeft w:val="640"/>
          <w:marRight w:val="0"/>
          <w:marTop w:val="0"/>
          <w:marBottom w:val="0"/>
          <w:divBdr>
            <w:top w:val="none" w:sz="0" w:space="0" w:color="auto"/>
            <w:left w:val="none" w:sz="0" w:space="0" w:color="auto"/>
            <w:bottom w:val="none" w:sz="0" w:space="0" w:color="auto"/>
            <w:right w:val="none" w:sz="0" w:space="0" w:color="auto"/>
          </w:divBdr>
        </w:div>
        <w:div w:id="1191723259">
          <w:marLeft w:val="640"/>
          <w:marRight w:val="0"/>
          <w:marTop w:val="0"/>
          <w:marBottom w:val="0"/>
          <w:divBdr>
            <w:top w:val="none" w:sz="0" w:space="0" w:color="auto"/>
            <w:left w:val="none" w:sz="0" w:space="0" w:color="auto"/>
            <w:bottom w:val="none" w:sz="0" w:space="0" w:color="auto"/>
            <w:right w:val="none" w:sz="0" w:space="0" w:color="auto"/>
          </w:divBdr>
        </w:div>
        <w:div w:id="1797795674">
          <w:marLeft w:val="640"/>
          <w:marRight w:val="0"/>
          <w:marTop w:val="0"/>
          <w:marBottom w:val="0"/>
          <w:divBdr>
            <w:top w:val="none" w:sz="0" w:space="0" w:color="auto"/>
            <w:left w:val="none" w:sz="0" w:space="0" w:color="auto"/>
            <w:bottom w:val="none" w:sz="0" w:space="0" w:color="auto"/>
            <w:right w:val="none" w:sz="0" w:space="0" w:color="auto"/>
          </w:divBdr>
        </w:div>
        <w:div w:id="1132407849">
          <w:marLeft w:val="640"/>
          <w:marRight w:val="0"/>
          <w:marTop w:val="0"/>
          <w:marBottom w:val="0"/>
          <w:divBdr>
            <w:top w:val="none" w:sz="0" w:space="0" w:color="auto"/>
            <w:left w:val="none" w:sz="0" w:space="0" w:color="auto"/>
            <w:bottom w:val="none" w:sz="0" w:space="0" w:color="auto"/>
            <w:right w:val="none" w:sz="0" w:space="0" w:color="auto"/>
          </w:divBdr>
        </w:div>
        <w:div w:id="1552157884">
          <w:marLeft w:val="640"/>
          <w:marRight w:val="0"/>
          <w:marTop w:val="0"/>
          <w:marBottom w:val="0"/>
          <w:divBdr>
            <w:top w:val="none" w:sz="0" w:space="0" w:color="auto"/>
            <w:left w:val="none" w:sz="0" w:space="0" w:color="auto"/>
            <w:bottom w:val="none" w:sz="0" w:space="0" w:color="auto"/>
            <w:right w:val="none" w:sz="0" w:space="0" w:color="auto"/>
          </w:divBdr>
        </w:div>
        <w:div w:id="1100219481">
          <w:marLeft w:val="640"/>
          <w:marRight w:val="0"/>
          <w:marTop w:val="0"/>
          <w:marBottom w:val="0"/>
          <w:divBdr>
            <w:top w:val="none" w:sz="0" w:space="0" w:color="auto"/>
            <w:left w:val="none" w:sz="0" w:space="0" w:color="auto"/>
            <w:bottom w:val="none" w:sz="0" w:space="0" w:color="auto"/>
            <w:right w:val="none" w:sz="0" w:space="0" w:color="auto"/>
          </w:divBdr>
        </w:div>
        <w:div w:id="2033723661">
          <w:marLeft w:val="640"/>
          <w:marRight w:val="0"/>
          <w:marTop w:val="0"/>
          <w:marBottom w:val="0"/>
          <w:divBdr>
            <w:top w:val="none" w:sz="0" w:space="0" w:color="auto"/>
            <w:left w:val="none" w:sz="0" w:space="0" w:color="auto"/>
            <w:bottom w:val="none" w:sz="0" w:space="0" w:color="auto"/>
            <w:right w:val="none" w:sz="0" w:space="0" w:color="auto"/>
          </w:divBdr>
        </w:div>
        <w:div w:id="852382868">
          <w:marLeft w:val="640"/>
          <w:marRight w:val="0"/>
          <w:marTop w:val="0"/>
          <w:marBottom w:val="0"/>
          <w:divBdr>
            <w:top w:val="none" w:sz="0" w:space="0" w:color="auto"/>
            <w:left w:val="none" w:sz="0" w:space="0" w:color="auto"/>
            <w:bottom w:val="none" w:sz="0" w:space="0" w:color="auto"/>
            <w:right w:val="none" w:sz="0" w:space="0" w:color="auto"/>
          </w:divBdr>
        </w:div>
      </w:divsChild>
    </w:div>
    <w:div w:id="1113793587">
      <w:marLeft w:val="0"/>
      <w:marRight w:val="0"/>
      <w:marTop w:val="0"/>
      <w:marBottom w:val="0"/>
      <w:divBdr>
        <w:top w:val="none" w:sz="0" w:space="0" w:color="auto"/>
        <w:left w:val="none" w:sz="0" w:space="0" w:color="auto"/>
        <w:bottom w:val="none" w:sz="0" w:space="0" w:color="auto"/>
        <w:right w:val="none" w:sz="0" w:space="0" w:color="auto"/>
      </w:divBdr>
    </w:div>
    <w:div w:id="1116025437">
      <w:bodyDiv w:val="1"/>
      <w:marLeft w:val="0"/>
      <w:marRight w:val="0"/>
      <w:marTop w:val="0"/>
      <w:marBottom w:val="0"/>
      <w:divBdr>
        <w:top w:val="none" w:sz="0" w:space="0" w:color="auto"/>
        <w:left w:val="none" w:sz="0" w:space="0" w:color="auto"/>
        <w:bottom w:val="none" w:sz="0" w:space="0" w:color="auto"/>
        <w:right w:val="none" w:sz="0" w:space="0" w:color="auto"/>
      </w:divBdr>
      <w:divsChild>
        <w:div w:id="11929194">
          <w:marLeft w:val="640"/>
          <w:marRight w:val="0"/>
          <w:marTop w:val="0"/>
          <w:marBottom w:val="0"/>
          <w:divBdr>
            <w:top w:val="none" w:sz="0" w:space="0" w:color="auto"/>
            <w:left w:val="none" w:sz="0" w:space="0" w:color="auto"/>
            <w:bottom w:val="none" w:sz="0" w:space="0" w:color="auto"/>
            <w:right w:val="none" w:sz="0" w:space="0" w:color="auto"/>
          </w:divBdr>
        </w:div>
        <w:div w:id="12804678">
          <w:marLeft w:val="640"/>
          <w:marRight w:val="0"/>
          <w:marTop w:val="0"/>
          <w:marBottom w:val="0"/>
          <w:divBdr>
            <w:top w:val="none" w:sz="0" w:space="0" w:color="auto"/>
            <w:left w:val="none" w:sz="0" w:space="0" w:color="auto"/>
            <w:bottom w:val="none" w:sz="0" w:space="0" w:color="auto"/>
            <w:right w:val="none" w:sz="0" w:space="0" w:color="auto"/>
          </w:divBdr>
        </w:div>
        <w:div w:id="47850035">
          <w:marLeft w:val="640"/>
          <w:marRight w:val="0"/>
          <w:marTop w:val="0"/>
          <w:marBottom w:val="0"/>
          <w:divBdr>
            <w:top w:val="none" w:sz="0" w:space="0" w:color="auto"/>
            <w:left w:val="none" w:sz="0" w:space="0" w:color="auto"/>
            <w:bottom w:val="none" w:sz="0" w:space="0" w:color="auto"/>
            <w:right w:val="none" w:sz="0" w:space="0" w:color="auto"/>
          </w:divBdr>
        </w:div>
        <w:div w:id="209616525">
          <w:marLeft w:val="640"/>
          <w:marRight w:val="0"/>
          <w:marTop w:val="0"/>
          <w:marBottom w:val="0"/>
          <w:divBdr>
            <w:top w:val="none" w:sz="0" w:space="0" w:color="auto"/>
            <w:left w:val="none" w:sz="0" w:space="0" w:color="auto"/>
            <w:bottom w:val="none" w:sz="0" w:space="0" w:color="auto"/>
            <w:right w:val="none" w:sz="0" w:space="0" w:color="auto"/>
          </w:divBdr>
        </w:div>
        <w:div w:id="271790975">
          <w:marLeft w:val="640"/>
          <w:marRight w:val="0"/>
          <w:marTop w:val="0"/>
          <w:marBottom w:val="0"/>
          <w:divBdr>
            <w:top w:val="none" w:sz="0" w:space="0" w:color="auto"/>
            <w:left w:val="none" w:sz="0" w:space="0" w:color="auto"/>
            <w:bottom w:val="none" w:sz="0" w:space="0" w:color="auto"/>
            <w:right w:val="none" w:sz="0" w:space="0" w:color="auto"/>
          </w:divBdr>
        </w:div>
        <w:div w:id="302736579">
          <w:marLeft w:val="640"/>
          <w:marRight w:val="0"/>
          <w:marTop w:val="0"/>
          <w:marBottom w:val="0"/>
          <w:divBdr>
            <w:top w:val="none" w:sz="0" w:space="0" w:color="auto"/>
            <w:left w:val="none" w:sz="0" w:space="0" w:color="auto"/>
            <w:bottom w:val="none" w:sz="0" w:space="0" w:color="auto"/>
            <w:right w:val="none" w:sz="0" w:space="0" w:color="auto"/>
          </w:divBdr>
        </w:div>
        <w:div w:id="307440118">
          <w:marLeft w:val="640"/>
          <w:marRight w:val="0"/>
          <w:marTop w:val="0"/>
          <w:marBottom w:val="0"/>
          <w:divBdr>
            <w:top w:val="none" w:sz="0" w:space="0" w:color="auto"/>
            <w:left w:val="none" w:sz="0" w:space="0" w:color="auto"/>
            <w:bottom w:val="none" w:sz="0" w:space="0" w:color="auto"/>
            <w:right w:val="none" w:sz="0" w:space="0" w:color="auto"/>
          </w:divBdr>
        </w:div>
        <w:div w:id="375546259">
          <w:marLeft w:val="640"/>
          <w:marRight w:val="0"/>
          <w:marTop w:val="0"/>
          <w:marBottom w:val="0"/>
          <w:divBdr>
            <w:top w:val="none" w:sz="0" w:space="0" w:color="auto"/>
            <w:left w:val="none" w:sz="0" w:space="0" w:color="auto"/>
            <w:bottom w:val="none" w:sz="0" w:space="0" w:color="auto"/>
            <w:right w:val="none" w:sz="0" w:space="0" w:color="auto"/>
          </w:divBdr>
        </w:div>
        <w:div w:id="480313849">
          <w:marLeft w:val="640"/>
          <w:marRight w:val="0"/>
          <w:marTop w:val="0"/>
          <w:marBottom w:val="0"/>
          <w:divBdr>
            <w:top w:val="none" w:sz="0" w:space="0" w:color="auto"/>
            <w:left w:val="none" w:sz="0" w:space="0" w:color="auto"/>
            <w:bottom w:val="none" w:sz="0" w:space="0" w:color="auto"/>
            <w:right w:val="none" w:sz="0" w:space="0" w:color="auto"/>
          </w:divBdr>
        </w:div>
        <w:div w:id="520750150">
          <w:marLeft w:val="640"/>
          <w:marRight w:val="0"/>
          <w:marTop w:val="0"/>
          <w:marBottom w:val="0"/>
          <w:divBdr>
            <w:top w:val="none" w:sz="0" w:space="0" w:color="auto"/>
            <w:left w:val="none" w:sz="0" w:space="0" w:color="auto"/>
            <w:bottom w:val="none" w:sz="0" w:space="0" w:color="auto"/>
            <w:right w:val="none" w:sz="0" w:space="0" w:color="auto"/>
          </w:divBdr>
        </w:div>
        <w:div w:id="533274206">
          <w:marLeft w:val="640"/>
          <w:marRight w:val="0"/>
          <w:marTop w:val="0"/>
          <w:marBottom w:val="0"/>
          <w:divBdr>
            <w:top w:val="none" w:sz="0" w:space="0" w:color="auto"/>
            <w:left w:val="none" w:sz="0" w:space="0" w:color="auto"/>
            <w:bottom w:val="none" w:sz="0" w:space="0" w:color="auto"/>
            <w:right w:val="none" w:sz="0" w:space="0" w:color="auto"/>
          </w:divBdr>
        </w:div>
        <w:div w:id="537667731">
          <w:marLeft w:val="640"/>
          <w:marRight w:val="0"/>
          <w:marTop w:val="0"/>
          <w:marBottom w:val="0"/>
          <w:divBdr>
            <w:top w:val="none" w:sz="0" w:space="0" w:color="auto"/>
            <w:left w:val="none" w:sz="0" w:space="0" w:color="auto"/>
            <w:bottom w:val="none" w:sz="0" w:space="0" w:color="auto"/>
            <w:right w:val="none" w:sz="0" w:space="0" w:color="auto"/>
          </w:divBdr>
        </w:div>
        <w:div w:id="692876496">
          <w:marLeft w:val="640"/>
          <w:marRight w:val="0"/>
          <w:marTop w:val="0"/>
          <w:marBottom w:val="0"/>
          <w:divBdr>
            <w:top w:val="none" w:sz="0" w:space="0" w:color="auto"/>
            <w:left w:val="none" w:sz="0" w:space="0" w:color="auto"/>
            <w:bottom w:val="none" w:sz="0" w:space="0" w:color="auto"/>
            <w:right w:val="none" w:sz="0" w:space="0" w:color="auto"/>
          </w:divBdr>
        </w:div>
        <w:div w:id="780760843">
          <w:marLeft w:val="640"/>
          <w:marRight w:val="0"/>
          <w:marTop w:val="0"/>
          <w:marBottom w:val="0"/>
          <w:divBdr>
            <w:top w:val="none" w:sz="0" w:space="0" w:color="auto"/>
            <w:left w:val="none" w:sz="0" w:space="0" w:color="auto"/>
            <w:bottom w:val="none" w:sz="0" w:space="0" w:color="auto"/>
            <w:right w:val="none" w:sz="0" w:space="0" w:color="auto"/>
          </w:divBdr>
        </w:div>
        <w:div w:id="803351226">
          <w:marLeft w:val="640"/>
          <w:marRight w:val="0"/>
          <w:marTop w:val="0"/>
          <w:marBottom w:val="0"/>
          <w:divBdr>
            <w:top w:val="none" w:sz="0" w:space="0" w:color="auto"/>
            <w:left w:val="none" w:sz="0" w:space="0" w:color="auto"/>
            <w:bottom w:val="none" w:sz="0" w:space="0" w:color="auto"/>
            <w:right w:val="none" w:sz="0" w:space="0" w:color="auto"/>
          </w:divBdr>
        </w:div>
        <w:div w:id="862401106">
          <w:marLeft w:val="640"/>
          <w:marRight w:val="0"/>
          <w:marTop w:val="0"/>
          <w:marBottom w:val="0"/>
          <w:divBdr>
            <w:top w:val="none" w:sz="0" w:space="0" w:color="auto"/>
            <w:left w:val="none" w:sz="0" w:space="0" w:color="auto"/>
            <w:bottom w:val="none" w:sz="0" w:space="0" w:color="auto"/>
            <w:right w:val="none" w:sz="0" w:space="0" w:color="auto"/>
          </w:divBdr>
        </w:div>
        <w:div w:id="889658352">
          <w:marLeft w:val="640"/>
          <w:marRight w:val="0"/>
          <w:marTop w:val="0"/>
          <w:marBottom w:val="0"/>
          <w:divBdr>
            <w:top w:val="none" w:sz="0" w:space="0" w:color="auto"/>
            <w:left w:val="none" w:sz="0" w:space="0" w:color="auto"/>
            <w:bottom w:val="none" w:sz="0" w:space="0" w:color="auto"/>
            <w:right w:val="none" w:sz="0" w:space="0" w:color="auto"/>
          </w:divBdr>
        </w:div>
        <w:div w:id="905839461">
          <w:marLeft w:val="640"/>
          <w:marRight w:val="0"/>
          <w:marTop w:val="0"/>
          <w:marBottom w:val="0"/>
          <w:divBdr>
            <w:top w:val="none" w:sz="0" w:space="0" w:color="auto"/>
            <w:left w:val="none" w:sz="0" w:space="0" w:color="auto"/>
            <w:bottom w:val="none" w:sz="0" w:space="0" w:color="auto"/>
            <w:right w:val="none" w:sz="0" w:space="0" w:color="auto"/>
          </w:divBdr>
        </w:div>
        <w:div w:id="1021780576">
          <w:marLeft w:val="640"/>
          <w:marRight w:val="0"/>
          <w:marTop w:val="0"/>
          <w:marBottom w:val="0"/>
          <w:divBdr>
            <w:top w:val="none" w:sz="0" w:space="0" w:color="auto"/>
            <w:left w:val="none" w:sz="0" w:space="0" w:color="auto"/>
            <w:bottom w:val="none" w:sz="0" w:space="0" w:color="auto"/>
            <w:right w:val="none" w:sz="0" w:space="0" w:color="auto"/>
          </w:divBdr>
        </w:div>
        <w:div w:id="1026102632">
          <w:marLeft w:val="640"/>
          <w:marRight w:val="0"/>
          <w:marTop w:val="0"/>
          <w:marBottom w:val="0"/>
          <w:divBdr>
            <w:top w:val="none" w:sz="0" w:space="0" w:color="auto"/>
            <w:left w:val="none" w:sz="0" w:space="0" w:color="auto"/>
            <w:bottom w:val="none" w:sz="0" w:space="0" w:color="auto"/>
            <w:right w:val="none" w:sz="0" w:space="0" w:color="auto"/>
          </w:divBdr>
        </w:div>
        <w:div w:id="1026903920">
          <w:marLeft w:val="640"/>
          <w:marRight w:val="0"/>
          <w:marTop w:val="0"/>
          <w:marBottom w:val="0"/>
          <w:divBdr>
            <w:top w:val="none" w:sz="0" w:space="0" w:color="auto"/>
            <w:left w:val="none" w:sz="0" w:space="0" w:color="auto"/>
            <w:bottom w:val="none" w:sz="0" w:space="0" w:color="auto"/>
            <w:right w:val="none" w:sz="0" w:space="0" w:color="auto"/>
          </w:divBdr>
        </w:div>
        <w:div w:id="1044984259">
          <w:marLeft w:val="640"/>
          <w:marRight w:val="0"/>
          <w:marTop w:val="0"/>
          <w:marBottom w:val="0"/>
          <w:divBdr>
            <w:top w:val="none" w:sz="0" w:space="0" w:color="auto"/>
            <w:left w:val="none" w:sz="0" w:space="0" w:color="auto"/>
            <w:bottom w:val="none" w:sz="0" w:space="0" w:color="auto"/>
            <w:right w:val="none" w:sz="0" w:space="0" w:color="auto"/>
          </w:divBdr>
        </w:div>
        <w:div w:id="1051462021">
          <w:marLeft w:val="640"/>
          <w:marRight w:val="0"/>
          <w:marTop w:val="0"/>
          <w:marBottom w:val="0"/>
          <w:divBdr>
            <w:top w:val="none" w:sz="0" w:space="0" w:color="auto"/>
            <w:left w:val="none" w:sz="0" w:space="0" w:color="auto"/>
            <w:bottom w:val="none" w:sz="0" w:space="0" w:color="auto"/>
            <w:right w:val="none" w:sz="0" w:space="0" w:color="auto"/>
          </w:divBdr>
        </w:div>
        <w:div w:id="1114668342">
          <w:marLeft w:val="640"/>
          <w:marRight w:val="0"/>
          <w:marTop w:val="0"/>
          <w:marBottom w:val="0"/>
          <w:divBdr>
            <w:top w:val="none" w:sz="0" w:space="0" w:color="auto"/>
            <w:left w:val="none" w:sz="0" w:space="0" w:color="auto"/>
            <w:bottom w:val="none" w:sz="0" w:space="0" w:color="auto"/>
            <w:right w:val="none" w:sz="0" w:space="0" w:color="auto"/>
          </w:divBdr>
        </w:div>
        <w:div w:id="1144855167">
          <w:marLeft w:val="640"/>
          <w:marRight w:val="0"/>
          <w:marTop w:val="0"/>
          <w:marBottom w:val="0"/>
          <w:divBdr>
            <w:top w:val="none" w:sz="0" w:space="0" w:color="auto"/>
            <w:left w:val="none" w:sz="0" w:space="0" w:color="auto"/>
            <w:bottom w:val="none" w:sz="0" w:space="0" w:color="auto"/>
            <w:right w:val="none" w:sz="0" w:space="0" w:color="auto"/>
          </w:divBdr>
        </w:div>
        <w:div w:id="1175221676">
          <w:marLeft w:val="640"/>
          <w:marRight w:val="0"/>
          <w:marTop w:val="0"/>
          <w:marBottom w:val="0"/>
          <w:divBdr>
            <w:top w:val="none" w:sz="0" w:space="0" w:color="auto"/>
            <w:left w:val="none" w:sz="0" w:space="0" w:color="auto"/>
            <w:bottom w:val="none" w:sz="0" w:space="0" w:color="auto"/>
            <w:right w:val="none" w:sz="0" w:space="0" w:color="auto"/>
          </w:divBdr>
        </w:div>
        <w:div w:id="1215581523">
          <w:marLeft w:val="640"/>
          <w:marRight w:val="0"/>
          <w:marTop w:val="0"/>
          <w:marBottom w:val="0"/>
          <w:divBdr>
            <w:top w:val="none" w:sz="0" w:space="0" w:color="auto"/>
            <w:left w:val="none" w:sz="0" w:space="0" w:color="auto"/>
            <w:bottom w:val="none" w:sz="0" w:space="0" w:color="auto"/>
            <w:right w:val="none" w:sz="0" w:space="0" w:color="auto"/>
          </w:divBdr>
        </w:div>
        <w:div w:id="1284266180">
          <w:marLeft w:val="640"/>
          <w:marRight w:val="0"/>
          <w:marTop w:val="0"/>
          <w:marBottom w:val="0"/>
          <w:divBdr>
            <w:top w:val="none" w:sz="0" w:space="0" w:color="auto"/>
            <w:left w:val="none" w:sz="0" w:space="0" w:color="auto"/>
            <w:bottom w:val="none" w:sz="0" w:space="0" w:color="auto"/>
            <w:right w:val="none" w:sz="0" w:space="0" w:color="auto"/>
          </w:divBdr>
        </w:div>
        <w:div w:id="1296761131">
          <w:marLeft w:val="640"/>
          <w:marRight w:val="0"/>
          <w:marTop w:val="0"/>
          <w:marBottom w:val="0"/>
          <w:divBdr>
            <w:top w:val="none" w:sz="0" w:space="0" w:color="auto"/>
            <w:left w:val="none" w:sz="0" w:space="0" w:color="auto"/>
            <w:bottom w:val="none" w:sz="0" w:space="0" w:color="auto"/>
            <w:right w:val="none" w:sz="0" w:space="0" w:color="auto"/>
          </w:divBdr>
        </w:div>
        <w:div w:id="1297417742">
          <w:marLeft w:val="640"/>
          <w:marRight w:val="0"/>
          <w:marTop w:val="0"/>
          <w:marBottom w:val="0"/>
          <w:divBdr>
            <w:top w:val="none" w:sz="0" w:space="0" w:color="auto"/>
            <w:left w:val="none" w:sz="0" w:space="0" w:color="auto"/>
            <w:bottom w:val="none" w:sz="0" w:space="0" w:color="auto"/>
            <w:right w:val="none" w:sz="0" w:space="0" w:color="auto"/>
          </w:divBdr>
        </w:div>
        <w:div w:id="1330402432">
          <w:marLeft w:val="640"/>
          <w:marRight w:val="0"/>
          <w:marTop w:val="0"/>
          <w:marBottom w:val="0"/>
          <w:divBdr>
            <w:top w:val="none" w:sz="0" w:space="0" w:color="auto"/>
            <w:left w:val="none" w:sz="0" w:space="0" w:color="auto"/>
            <w:bottom w:val="none" w:sz="0" w:space="0" w:color="auto"/>
            <w:right w:val="none" w:sz="0" w:space="0" w:color="auto"/>
          </w:divBdr>
        </w:div>
        <w:div w:id="1331954785">
          <w:marLeft w:val="640"/>
          <w:marRight w:val="0"/>
          <w:marTop w:val="0"/>
          <w:marBottom w:val="0"/>
          <w:divBdr>
            <w:top w:val="none" w:sz="0" w:space="0" w:color="auto"/>
            <w:left w:val="none" w:sz="0" w:space="0" w:color="auto"/>
            <w:bottom w:val="none" w:sz="0" w:space="0" w:color="auto"/>
            <w:right w:val="none" w:sz="0" w:space="0" w:color="auto"/>
          </w:divBdr>
        </w:div>
        <w:div w:id="1383601361">
          <w:marLeft w:val="640"/>
          <w:marRight w:val="0"/>
          <w:marTop w:val="0"/>
          <w:marBottom w:val="0"/>
          <w:divBdr>
            <w:top w:val="none" w:sz="0" w:space="0" w:color="auto"/>
            <w:left w:val="none" w:sz="0" w:space="0" w:color="auto"/>
            <w:bottom w:val="none" w:sz="0" w:space="0" w:color="auto"/>
            <w:right w:val="none" w:sz="0" w:space="0" w:color="auto"/>
          </w:divBdr>
        </w:div>
        <w:div w:id="1584101513">
          <w:marLeft w:val="640"/>
          <w:marRight w:val="0"/>
          <w:marTop w:val="0"/>
          <w:marBottom w:val="0"/>
          <w:divBdr>
            <w:top w:val="none" w:sz="0" w:space="0" w:color="auto"/>
            <w:left w:val="none" w:sz="0" w:space="0" w:color="auto"/>
            <w:bottom w:val="none" w:sz="0" w:space="0" w:color="auto"/>
            <w:right w:val="none" w:sz="0" w:space="0" w:color="auto"/>
          </w:divBdr>
        </w:div>
        <w:div w:id="1584948503">
          <w:marLeft w:val="640"/>
          <w:marRight w:val="0"/>
          <w:marTop w:val="0"/>
          <w:marBottom w:val="0"/>
          <w:divBdr>
            <w:top w:val="none" w:sz="0" w:space="0" w:color="auto"/>
            <w:left w:val="none" w:sz="0" w:space="0" w:color="auto"/>
            <w:bottom w:val="none" w:sz="0" w:space="0" w:color="auto"/>
            <w:right w:val="none" w:sz="0" w:space="0" w:color="auto"/>
          </w:divBdr>
        </w:div>
        <w:div w:id="1611623167">
          <w:marLeft w:val="640"/>
          <w:marRight w:val="0"/>
          <w:marTop w:val="0"/>
          <w:marBottom w:val="0"/>
          <w:divBdr>
            <w:top w:val="none" w:sz="0" w:space="0" w:color="auto"/>
            <w:left w:val="none" w:sz="0" w:space="0" w:color="auto"/>
            <w:bottom w:val="none" w:sz="0" w:space="0" w:color="auto"/>
            <w:right w:val="none" w:sz="0" w:space="0" w:color="auto"/>
          </w:divBdr>
        </w:div>
        <w:div w:id="1685470979">
          <w:marLeft w:val="640"/>
          <w:marRight w:val="0"/>
          <w:marTop w:val="0"/>
          <w:marBottom w:val="0"/>
          <w:divBdr>
            <w:top w:val="none" w:sz="0" w:space="0" w:color="auto"/>
            <w:left w:val="none" w:sz="0" w:space="0" w:color="auto"/>
            <w:bottom w:val="none" w:sz="0" w:space="0" w:color="auto"/>
            <w:right w:val="none" w:sz="0" w:space="0" w:color="auto"/>
          </w:divBdr>
        </w:div>
        <w:div w:id="1687245370">
          <w:marLeft w:val="640"/>
          <w:marRight w:val="0"/>
          <w:marTop w:val="0"/>
          <w:marBottom w:val="0"/>
          <w:divBdr>
            <w:top w:val="none" w:sz="0" w:space="0" w:color="auto"/>
            <w:left w:val="none" w:sz="0" w:space="0" w:color="auto"/>
            <w:bottom w:val="none" w:sz="0" w:space="0" w:color="auto"/>
            <w:right w:val="none" w:sz="0" w:space="0" w:color="auto"/>
          </w:divBdr>
        </w:div>
        <w:div w:id="1708292692">
          <w:marLeft w:val="640"/>
          <w:marRight w:val="0"/>
          <w:marTop w:val="0"/>
          <w:marBottom w:val="0"/>
          <w:divBdr>
            <w:top w:val="none" w:sz="0" w:space="0" w:color="auto"/>
            <w:left w:val="none" w:sz="0" w:space="0" w:color="auto"/>
            <w:bottom w:val="none" w:sz="0" w:space="0" w:color="auto"/>
            <w:right w:val="none" w:sz="0" w:space="0" w:color="auto"/>
          </w:divBdr>
        </w:div>
        <w:div w:id="1746878595">
          <w:marLeft w:val="640"/>
          <w:marRight w:val="0"/>
          <w:marTop w:val="0"/>
          <w:marBottom w:val="0"/>
          <w:divBdr>
            <w:top w:val="none" w:sz="0" w:space="0" w:color="auto"/>
            <w:left w:val="none" w:sz="0" w:space="0" w:color="auto"/>
            <w:bottom w:val="none" w:sz="0" w:space="0" w:color="auto"/>
            <w:right w:val="none" w:sz="0" w:space="0" w:color="auto"/>
          </w:divBdr>
        </w:div>
        <w:div w:id="1767533684">
          <w:marLeft w:val="640"/>
          <w:marRight w:val="0"/>
          <w:marTop w:val="0"/>
          <w:marBottom w:val="0"/>
          <w:divBdr>
            <w:top w:val="none" w:sz="0" w:space="0" w:color="auto"/>
            <w:left w:val="none" w:sz="0" w:space="0" w:color="auto"/>
            <w:bottom w:val="none" w:sz="0" w:space="0" w:color="auto"/>
            <w:right w:val="none" w:sz="0" w:space="0" w:color="auto"/>
          </w:divBdr>
        </w:div>
        <w:div w:id="1777360237">
          <w:marLeft w:val="640"/>
          <w:marRight w:val="0"/>
          <w:marTop w:val="0"/>
          <w:marBottom w:val="0"/>
          <w:divBdr>
            <w:top w:val="none" w:sz="0" w:space="0" w:color="auto"/>
            <w:left w:val="none" w:sz="0" w:space="0" w:color="auto"/>
            <w:bottom w:val="none" w:sz="0" w:space="0" w:color="auto"/>
            <w:right w:val="none" w:sz="0" w:space="0" w:color="auto"/>
          </w:divBdr>
        </w:div>
        <w:div w:id="1800806209">
          <w:marLeft w:val="640"/>
          <w:marRight w:val="0"/>
          <w:marTop w:val="0"/>
          <w:marBottom w:val="0"/>
          <w:divBdr>
            <w:top w:val="none" w:sz="0" w:space="0" w:color="auto"/>
            <w:left w:val="none" w:sz="0" w:space="0" w:color="auto"/>
            <w:bottom w:val="none" w:sz="0" w:space="0" w:color="auto"/>
            <w:right w:val="none" w:sz="0" w:space="0" w:color="auto"/>
          </w:divBdr>
        </w:div>
        <w:div w:id="1824468096">
          <w:marLeft w:val="640"/>
          <w:marRight w:val="0"/>
          <w:marTop w:val="0"/>
          <w:marBottom w:val="0"/>
          <w:divBdr>
            <w:top w:val="none" w:sz="0" w:space="0" w:color="auto"/>
            <w:left w:val="none" w:sz="0" w:space="0" w:color="auto"/>
            <w:bottom w:val="none" w:sz="0" w:space="0" w:color="auto"/>
            <w:right w:val="none" w:sz="0" w:space="0" w:color="auto"/>
          </w:divBdr>
        </w:div>
        <w:div w:id="1892308726">
          <w:marLeft w:val="640"/>
          <w:marRight w:val="0"/>
          <w:marTop w:val="0"/>
          <w:marBottom w:val="0"/>
          <w:divBdr>
            <w:top w:val="none" w:sz="0" w:space="0" w:color="auto"/>
            <w:left w:val="none" w:sz="0" w:space="0" w:color="auto"/>
            <w:bottom w:val="none" w:sz="0" w:space="0" w:color="auto"/>
            <w:right w:val="none" w:sz="0" w:space="0" w:color="auto"/>
          </w:divBdr>
        </w:div>
      </w:divsChild>
    </w:div>
    <w:div w:id="1116219237">
      <w:bodyDiv w:val="1"/>
      <w:marLeft w:val="0"/>
      <w:marRight w:val="0"/>
      <w:marTop w:val="0"/>
      <w:marBottom w:val="0"/>
      <w:divBdr>
        <w:top w:val="none" w:sz="0" w:space="0" w:color="auto"/>
        <w:left w:val="none" w:sz="0" w:space="0" w:color="auto"/>
        <w:bottom w:val="none" w:sz="0" w:space="0" w:color="auto"/>
        <w:right w:val="none" w:sz="0" w:space="0" w:color="auto"/>
      </w:divBdr>
      <w:divsChild>
        <w:div w:id="706837044">
          <w:marLeft w:val="640"/>
          <w:marRight w:val="0"/>
          <w:marTop w:val="0"/>
          <w:marBottom w:val="0"/>
          <w:divBdr>
            <w:top w:val="none" w:sz="0" w:space="0" w:color="auto"/>
            <w:left w:val="none" w:sz="0" w:space="0" w:color="auto"/>
            <w:bottom w:val="none" w:sz="0" w:space="0" w:color="auto"/>
            <w:right w:val="none" w:sz="0" w:space="0" w:color="auto"/>
          </w:divBdr>
        </w:div>
        <w:div w:id="152768827">
          <w:marLeft w:val="640"/>
          <w:marRight w:val="0"/>
          <w:marTop w:val="0"/>
          <w:marBottom w:val="0"/>
          <w:divBdr>
            <w:top w:val="none" w:sz="0" w:space="0" w:color="auto"/>
            <w:left w:val="none" w:sz="0" w:space="0" w:color="auto"/>
            <w:bottom w:val="none" w:sz="0" w:space="0" w:color="auto"/>
            <w:right w:val="none" w:sz="0" w:space="0" w:color="auto"/>
          </w:divBdr>
        </w:div>
        <w:div w:id="12342753">
          <w:marLeft w:val="640"/>
          <w:marRight w:val="0"/>
          <w:marTop w:val="0"/>
          <w:marBottom w:val="0"/>
          <w:divBdr>
            <w:top w:val="none" w:sz="0" w:space="0" w:color="auto"/>
            <w:left w:val="none" w:sz="0" w:space="0" w:color="auto"/>
            <w:bottom w:val="none" w:sz="0" w:space="0" w:color="auto"/>
            <w:right w:val="none" w:sz="0" w:space="0" w:color="auto"/>
          </w:divBdr>
        </w:div>
        <w:div w:id="862934919">
          <w:marLeft w:val="640"/>
          <w:marRight w:val="0"/>
          <w:marTop w:val="0"/>
          <w:marBottom w:val="0"/>
          <w:divBdr>
            <w:top w:val="none" w:sz="0" w:space="0" w:color="auto"/>
            <w:left w:val="none" w:sz="0" w:space="0" w:color="auto"/>
            <w:bottom w:val="none" w:sz="0" w:space="0" w:color="auto"/>
            <w:right w:val="none" w:sz="0" w:space="0" w:color="auto"/>
          </w:divBdr>
        </w:div>
        <w:div w:id="869991648">
          <w:marLeft w:val="640"/>
          <w:marRight w:val="0"/>
          <w:marTop w:val="0"/>
          <w:marBottom w:val="0"/>
          <w:divBdr>
            <w:top w:val="none" w:sz="0" w:space="0" w:color="auto"/>
            <w:left w:val="none" w:sz="0" w:space="0" w:color="auto"/>
            <w:bottom w:val="none" w:sz="0" w:space="0" w:color="auto"/>
            <w:right w:val="none" w:sz="0" w:space="0" w:color="auto"/>
          </w:divBdr>
        </w:div>
        <w:div w:id="1997105160">
          <w:marLeft w:val="640"/>
          <w:marRight w:val="0"/>
          <w:marTop w:val="0"/>
          <w:marBottom w:val="0"/>
          <w:divBdr>
            <w:top w:val="none" w:sz="0" w:space="0" w:color="auto"/>
            <w:left w:val="none" w:sz="0" w:space="0" w:color="auto"/>
            <w:bottom w:val="none" w:sz="0" w:space="0" w:color="auto"/>
            <w:right w:val="none" w:sz="0" w:space="0" w:color="auto"/>
          </w:divBdr>
        </w:div>
        <w:div w:id="1007907269">
          <w:marLeft w:val="640"/>
          <w:marRight w:val="0"/>
          <w:marTop w:val="0"/>
          <w:marBottom w:val="0"/>
          <w:divBdr>
            <w:top w:val="none" w:sz="0" w:space="0" w:color="auto"/>
            <w:left w:val="none" w:sz="0" w:space="0" w:color="auto"/>
            <w:bottom w:val="none" w:sz="0" w:space="0" w:color="auto"/>
            <w:right w:val="none" w:sz="0" w:space="0" w:color="auto"/>
          </w:divBdr>
        </w:div>
        <w:div w:id="265313113">
          <w:marLeft w:val="640"/>
          <w:marRight w:val="0"/>
          <w:marTop w:val="0"/>
          <w:marBottom w:val="0"/>
          <w:divBdr>
            <w:top w:val="none" w:sz="0" w:space="0" w:color="auto"/>
            <w:left w:val="none" w:sz="0" w:space="0" w:color="auto"/>
            <w:bottom w:val="none" w:sz="0" w:space="0" w:color="auto"/>
            <w:right w:val="none" w:sz="0" w:space="0" w:color="auto"/>
          </w:divBdr>
        </w:div>
        <w:div w:id="308443963">
          <w:marLeft w:val="640"/>
          <w:marRight w:val="0"/>
          <w:marTop w:val="0"/>
          <w:marBottom w:val="0"/>
          <w:divBdr>
            <w:top w:val="none" w:sz="0" w:space="0" w:color="auto"/>
            <w:left w:val="none" w:sz="0" w:space="0" w:color="auto"/>
            <w:bottom w:val="none" w:sz="0" w:space="0" w:color="auto"/>
            <w:right w:val="none" w:sz="0" w:space="0" w:color="auto"/>
          </w:divBdr>
        </w:div>
        <w:div w:id="650450226">
          <w:marLeft w:val="640"/>
          <w:marRight w:val="0"/>
          <w:marTop w:val="0"/>
          <w:marBottom w:val="0"/>
          <w:divBdr>
            <w:top w:val="none" w:sz="0" w:space="0" w:color="auto"/>
            <w:left w:val="none" w:sz="0" w:space="0" w:color="auto"/>
            <w:bottom w:val="none" w:sz="0" w:space="0" w:color="auto"/>
            <w:right w:val="none" w:sz="0" w:space="0" w:color="auto"/>
          </w:divBdr>
        </w:div>
        <w:div w:id="2062436983">
          <w:marLeft w:val="640"/>
          <w:marRight w:val="0"/>
          <w:marTop w:val="0"/>
          <w:marBottom w:val="0"/>
          <w:divBdr>
            <w:top w:val="none" w:sz="0" w:space="0" w:color="auto"/>
            <w:left w:val="none" w:sz="0" w:space="0" w:color="auto"/>
            <w:bottom w:val="none" w:sz="0" w:space="0" w:color="auto"/>
            <w:right w:val="none" w:sz="0" w:space="0" w:color="auto"/>
          </w:divBdr>
        </w:div>
        <w:div w:id="925260922">
          <w:marLeft w:val="640"/>
          <w:marRight w:val="0"/>
          <w:marTop w:val="0"/>
          <w:marBottom w:val="0"/>
          <w:divBdr>
            <w:top w:val="none" w:sz="0" w:space="0" w:color="auto"/>
            <w:left w:val="none" w:sz="0" w:space="0" w:color="auto"/>
            <w:bottom w:val="none" w:sz="0" w:space="0" w:color="auto"/>
            <w:right w:val="none" w:sz="0" w:space="0" w:color="auto"/>
          </w:divBdr>
        </w:div>
        <w:div w:id="899940884">
          <w:marLeft w:val="640"/>
          <w:marRight w:val="0"/>
          <w:marTop w:val="0"/>
          <w:marBottom w:val="0"/>
          <w:divBdr>
            <w:top w:val="none" w:sz="0" w:space="0" w:color="auto"/>
            <w:left w:val="none" w:sz="0" w:space="0" w:color="auto"/>
            <w:bottom w:val="none" w:sz="0" w:space="0" w:color="auto"/>
            <w:right w:val="none" w:sz="0" w:space="0" w:color="auto"/>
          </w:divBdr>
        </w:div>
        <w:div w:id="1316641907">
          <w:marLeft w:val="640"/>
          <w:marRight w:val="0"/>
          <w:marTop w:val="0"/>
          <w:marBottom w:val="0"/>
          <w:divBdr>
            <w:top w:val="none" w:sz="0" w:space="0" w:color="auto"/>
            <w:left w:val="none" w:sz="0" w:space="0" w:color="auto"/>
            <w:bottom w:val="none" w:sz="0" w:space="0" w:color="auto"/>
            <w:right w:val="none" w:sz="0" w:space="0" w:color="auto"/>
          </w:divBdr>
        </w:div>
        <w:div w:id="811291163">
          <w:marLeft w:val="640"/>
          <w:marRight w:val="0"/>
          <w:marTop w:val="0"/>
          <w:marBottom w:val="0"/>
          <w:divBdr>
            <w:top w:val="none" w:sz="0" w:space="0" w:color="auto"/>
            <w:left w:val="none" w:sz="0" w:space="0" w:color="auto"/>
            <w:bottom w:val="none" w:sz="0" w:space="0" w:color="auto"/>
            <w:right w:val="none" w:sz="0" w:space="0" w:color="auto"/>
          </w:divBdr>
        </w:div>
        <w:div w:id="1303542384">
          <w:marLeft w:val="640"/>
          <w:marRight w:val="0"/>
          <w:marTop w:val="0"/>
          <w:marBottom w:val="0"/>
          <w:divBdr>
            <w:top w:val="none" w:sz="0" w:space="0" w:color="auto"/>
            <w:left w:val="none" w:sz="0" w:space="0" w:color="auto"/>
            <w:bottom w:val="none" w:sz="0" w:space="0" w:color="auto"/>
            <w:right w:val="none" w:sz="0" w:space="0" w:color="auto"/>
          </w:divBdr>
        </w:div>
        <w:div w:id="786436112">
          <w:marLeft w:val="640"/>
          <w:marRight w:val="0"/>
          <w:marTop w:val="0"/>
          <w:marBottom w:val="0"/>
          <w:divBdr>
            <w:top w:val="none" w:sz="0" w:space="0" w:color="auto"/>
            <w:left w:val="none" w:sz="0" w:space="0" w:color="auto"/>
            <w:bottom w:val="none" w:sz="0" w:space="0" w:color="auto"/>
            <w:right w:val="none" w:sz="0" w:space="0" w:color="auto"/>
          </w:divBdr>
        </w:div>
        <w:div w:id="271474458">
          <w:marLeft w:val="640"/>
          <w:marRight w:val="0"/>
          <w:marTop w:val="0"/>
          <w:marBottom w:val="0"/>
          <w:divBdr>
            <w:top w:val="none" w:sz="0" w:space="0" w:color="auto"/>
            <w:left w:val="none" w:sz="0" w:space="0" w:color="auto"/>
            <w:bottom w:val="none" w:sz="0" w:space="0" w:color="auto"/>
            <w:right w:val="none" w:sz="0" w:space="0" w:color="auto"/>
          </w:divBdr>
        </w:div>
        <w:div w:id="382828182">
          <w:marLeft w:val="640"/>
          <w:marRight w:val="0"/>
          <w:marTop w:val="0"/>
          <w:marBottom w:val="0"/>
          <w:divBdr>
            <w:top w:val="none" w:sz="0" w:space="0" w:color="auto"/>
            <w:left w:val="none" w:sz="0" w:space="0" w:color="auto"/>
            <w:bottom w:val="none" w:sz="0" w:space="0" w:color="auto"/>
            <w:right w:val="none" w:sz="0" w:space="0" w:color="auto"/>
          </w:divBdr>
        </w:div>
        <w:div w:id="478764480">
          <w:marLeft w:val="640"/>
          <w:marRight w:val="0"/>
          <w:marTop w:val="0"/>
          <w:marBottom w:val="0"/>
          <w:divBdr>
            <w:top w:val="none" w:sz="0" w:space="0" w:color="auto"/>
            <w:left w:val="none" w:sz="0" w:space="0" w:color="auto"/>
            <w:bottom w:val="none" w:sz="0" w:space="0" w:color="auto"/>
            <w:right w:val="none" w:sz="0" w:space="0" w:color="auto"/>
          </w:divBdr>
        </w:div>
        <w:div w:id="50927729">
          <w:marLeft w:val="640"/>
          <w:marRight w:val="0"/>
          <w:marTop w:val="0"/>
          <w:marBottom w:val="0"/>
          <w:divBdr>
            <w:top w:val="none" w:sz="0" w:space="0" w:color="auto"/>
            <w:left w:val="none" w:sz="0" w:space="0" w:color="auto"/>
            <w:bottom w:val="none" w:sz="0" w:space="0" w:color="auto"/>
            <w:right w:val="none" w:sz="0" w:space="0" w:color="auto"/>
          </w:divBdr>
        </w:div>
        <w:div w:id="633564749">
          <w:marLeft w:val="640"/>
          <w:marRight w:val="0"/>
          <w:marTop w:val="0"/>
          <w:marBottom w:val="0"/>
          <w:divBdr>
            <w:top w:val="none" w:sz="0" w:space="0" w:color="auto"/>
            <w:left w:val="none" w:sz="0" w:space="0" w:color="auto"/>
            <w:bottom w:val="none" w:sz="0" w:space="0" w:color="auto"/>
            <w:right w:val="none" w:sz="0" w:space="0" w:color="auto"/>
          </w:divBdr>
        </w:div>
        <w:div w:id="721759387">
          <w:marLeft w:val="640"/>
          <w:marRight w:val="0"/>
          <w:marTop w:val="0"/>
          <w:marBottom w:val="0"/>
          <w:divBdr>
            <w:top w:val="none" w:sz="0" w:space="0" w:color="auto"/>
            <w:left w:val="none" w:sz="0" w:space="0" w:color="auto"/>
            <w:bottom w:val="none" w:sz="0" w:space="0" w:color="auto"/>
            <w:right w:val="none" w:sz="0" w:space="0" w:color="auto"/>
          </w:divBdr>
        </w:div>
        <w:div w:id="411051482">
          <w:marLeft w:val="640"/>
          <w:marRight w:val="0"/>
          <w:marTop w:val="0"/>
          <w:marBottom w:val="0"/>
          <w:divBdr>
            <w:top w:val="none" w:sz="0" w:space="0" w:color="auto"/>
            <w:left w:val="none" w:sz="0" w:space="0" w:color="auto"/>
            <w:bottom w:val="none" w:sz="0" w:space="0" w:color="auto"/>
            <w:right w:val="none" w:sz="0" w:space="0" w:color="auto"/>
          </w:divBdr>
        </w:div>
        <w:div w:id="230502692">
          <w:marLeft w:val="640"/>
          <w:marRight w:val="0"/>
          <w:marTop w:val="0"/>
          <w:marBottom w:val="0"/>
          <w:divBdr>
            <w:top w:val="none" w:sz="0" w:space="0" w:color="auto"/>
            <w:left w:val="none" w:sz="0" w:space="0" w:color="auto"/>
            <w:bottom w:val="none" w:sz="0" w:space="0" w:color="auto"/>
            <w:right w:val="none" w:sz="0" w:space="0" w:color="auto"/>
          </w:divBdr>
        </w:div>
        <w:div w:id="941842633">
          <w:marLeft w:val="640"/>
          <w:marRight w:val="0"/>
          <w:marTop w:val="0"/>
          <w:marBottom w:val="0"/>
          <w:divBdr>
            <w:top w:val="none" w:sz="0" w:space="0" w:color="auto"/>
            <w:left w:val="none" w:sz="0" w:space="0" w:color="auto"/>
            <w:bottom w:val="none" w:sz="0" w:space="0" w:color="auto"/>
            <w:right w:val="none" w:sz="0" w:space="0" w:color="auto"/>
          </w:divBdr>
        </w:div>
        <w:div w:id="802113004">
          <w:marLeft w:val="640"/>
          <w:marRight w:val="0"/>
          <w:marTop w:val="0"/>
          <w:marBottom w:val="0"/>
          <w:divBdr>
            <w:top w:val="none" w:sz="0" w:space="0" w:color="auto"/>
            <w:left w:val="none" w:sz="0" w:space="0" w:color="auto"/>
            <w:bottom w:val="none" w:sz="0" w:space="0" w:color="auto"/>
            <w:right w:val="none" w:sz="0" w:space="0" w:color="auto"/>
          </w:divBdr>
        </w:div>
        <w:div w:id="1691028910">
          <w:marLeft w:val="640"/>
          <w:marRight w:val="0"/>
          <w:marTop w:val="0"/>
          <w:marBottom w:val="0"/>
          <w:divBdr>
            <w:top w:val="none" w:sz="0" w:space="0" w:color="auto"/>
            <w:left w:val="none" w:sz="0" w:space="0" w:color="auto"/>
            <w:bottom w:val="none" w:sz="0" w:space="0" w:color="auto"/>
            <w:right w:val="none" w:sz="0" w:space="0" w:color="auto"/>
          </w:divBdr>
        </w:div>
        <w:div w:id="811170174">
          <w:marLeft w:val="640"/>
          <w:marRight w:val="0"/>
          <w:marTop w:val="0"/>
          <w:marBottom w:val="0"/>
          <w:divBdr>
            <w:top w:val="none" w:sz="0" w:space="0" w:color="auto"/>
            <w:left w:val="none" w:sz="0" w:space="0" w:color="auto"/>
            <w:bottom w:val="none" w:sz="0" w:space="0" w:color="auto"/>
            <w:right w:val="none" w:sz="0" w:space="0" w:color="auto"/>
          </w:divBdr>
        </w:div>
        <w:div w:id="1346859249">
          <w:marLeft w:val="640"/>
          <w:marRight w:val="0"/>
          <w:marTop w:val="0"/>
          <w:marBottom w:val="0"/>
          <w:divBdr>
            <w:top w:val="none" w:sz="0" w:space="0" w:color="auto"/>
            <w:left w:val="none" w:sz="0" w:space="0" w:color="auto"/>
            <w:bottom w:val="none" w:sz="0" w:space="0" w:color="auto"/>
            <w:right w:val="none" w:sz="0" w:space="0" w:color="auto"/>
          </w:divBdr>
        </w:div>
        <w:div w:id="1864515817">
          <w:marLeft w:val="640"/>
          <w:marRight w:val="0"/>
          <w:marTop w:val="0"/>
          <w:marBottom w:val="0"/>
          <w:divBdr>
            <w:top w:val="none" w:sz="0" w:space="0" w:color="auto"/>
            <w:left w:val="none" w:sz="0" w:space="0" w:color="auto"/>
            <w:bottom w:val="none" w:sz="0" w:space="0" w:color="auto"/>
            <w:right w:val="none" w:sz="0" w:space="0" w:color="auto"/>
          </w:divBdr>
        </w:div>
        <w:div w:id="1994984833">
          <w:marLeft w:val="640"/>
          <w:marRight w:val="0"/>
          <w:marTop w:val="0"/>
          <w:marBottom w:val="0"/>
          <w:divBdr>
            <w:top w:val="none" w:sz="0" w:space="0" w:color="auto"/>
            <w:left w:val="none" w:sz="0" w:space="0" w:color="auto"/>
            <w:bottom w:val="none" w:sz="0" w:space="0" w:color="auto"/>
            <w:right w:val="none" w:sz="0" w:space="0" w:color="auto"/>
          </w:divBdr>
        </w:div>
        <w:div w:id="285433713">
          <w:marLeft w:val="640"/>
          <w:marRight w:val="0"/>
          <w:marTop w:val="0"/>
          <w:marBottom w:val="0"/>
          <w:divBdr>
            <w:top w:val="none" w:sz="0" w:space="0" w:color="auto"/>
            <w:left w:val="none" w:sz="0" w:space="0" w:color="auto"/>
            <w:bottom w:val="none" w:sz="0" w:space="0" w:color="auto"/>
            <w:right w:val="none" w:sz="0" w:space="0" w:color="auto"/>
          </w:divBdr>
        </w:div>
        <w:div w:id="1643347722">
          <w:marLeft w:val="640"/>
          <w:marRight w:val="0"/>
          <w:marTop w:val="0"/>
          <w:marBottom w:val="0"/>
          <w:divBdr>
            <w:top w:val="none" w:sz="0" w:space="0" w:color="auto"/>
            <w:left w:val="none" w:sz="0" w:space="0" w:color="auto"/>
            <w:bottom w:val="none" w:sz="0" w:space="0" w:color="auto"/>
            <w:right w:val="none" w:sz="0" w:space="0" w:color="auto"/>
          </w:divBdr>
        </w:div>
        <w:div w:id="364253183">
          <w:marLeft w:val="640"/>
          <w:marRight w:val="0"/>
          <w:marTop w:val="0"/>
          <w:marBottom w:val="0"/>
          <w:divBdr>
            <w:top w:val="none" w:sz="0" w:space="0" w:color="auto"/>
            <w:left w:val="none" w:sz="0" w:space="0" w:color="auto"/>
            <w:bottom w:val="none" w:sz="0" w:space="0" w:color="auto"/>
            <w:right w:val="none" w:sz="0" w:space="0" w:color="auto"/>
          </w:divBdr>
        </w:div>
        <w:div w:id="870608286">
          <w:marLeft w:val="640"/>
          <w:marRight w:val="0"/>
          <w:marTop w:val="0"/>
          <w:marBottom w:val="0"/>
          <w:divBdr>
            <w:top w:val="none" w:sz="0" w:space="0" w:color="auto"/>
            <w:left w:val="none" w:sz="0" w:space="0" w:color="auto"/>
            <w:bottom w:val="none" w:sz="0" w:space="0" w:color="auto"/>
            <w:right w:val="none" w:sz="0" w:space="0" w:color="auto"/>
          </w:divBdr>
        </w:div>
        <w:div w:id="286860306">
          <w:marLeft w:val="640"/>
          <w:marRight w:val="0"/>
          <w:marTop w:val="0"/>
          <w:marBottom w:val="0"/>
          <w:divBdr>
            <w:top w:val="none" w:sz="0" w:space="0" w:color="auto"/>
            <w:left w:val="none" w:sz="0" w:space="0" w:color="auto"/>
            <w:bottom w:val="none" w:sz="0" w:space="0" w:color="auto"/>
            <w:right w:val="none" w:sz="0" w:space="0" w:color="auto"/>
          </w:divBdr>
        </w:div>
        <w:div w:id="1677464201">
          <w:marLeft w:val="640"/>
          <w:marRight w:val="0"/>
          <w:marTop w:val="0"/>
          <w:marBottom w:val="0"/>
          <w:divBdr>
            <w:top w:val="none" w:sz="0" w:space="0" w:color="auto"/>
            <w:left w:val="none" w:sz="0" w:space="0" w:color="auto"/>
            <w:bottom w:val="none" w:sz="0" w:space="0" w:color="auto"/>
            <w:right w:val="none" w:sz="0" w:space="0" w:color="auto"/>
          </w:divBdr>
        </w:div>
        <w:div w:id="282272625">
          <w:marLeft w:val="640"/>
          <w:marRight w:val="0"/>
          <w:marTop w:val="0"/>
          <w:marBottom w:val="0"/>
          <w:divBdr>
            <w:top w:val="none" w:sz="0" w:space="0" w:color="auto"/>
            <w:left w:val="none" w:sz="0" w:space="0" w:color="auto"/>
            <w:bottom w:val="none" w:sz="0" w:space="0" w:color="auto"/>
            <w:right w:val="none" w:sz="0" w:space="0" w:color="auto"/>
          </w:divBdr>
        </w:div>
        <w:div w:id="2102212325">
          <w:marLeft w:val="640"/>
          <w:marRight w:val="0"/>
          <w:marTop w:val="0"/>
          <w:marBottom w:val="0"/>
          <w:divBdr>
            <w:top w:val="none" w:sz="0" w:space="0" w:color="auto"/>
            <w:left w:val="none" w:sz="0" w:space="0" w:color="auto"/>
            <w:bottom w:val="none" w:sz="0" w:space="0" w:color="auto"/>
            <w:right w:val="none" w:sz="0" w:space="0" w:color="auto"/>
          </w:divBdr>
        </w:div>
        <w:div w:id="1949703588">
          <w:marLeft w:val="640"/>
          <w:marRight w:val="0"/>
          <w:marTop w:val="0"/>
          <w:marBottom w:val="0"/>
          <w:divBdr>
            <w:top w:val="none" w:sz="0" w:space="0" w:color="auto"/>
            <w:left w:val="none" w:sz="0" w:space="0" w:color="auto"/>
            <w:bottom w:val="none" w:sz="0" w:space="0" w:color="auto"/>
            <w:right w:val="none" w:sz="0" w:space="0" w:color="auto"/>
          </w:divBdr>
        </w:div>
        <w:div w:id="583876886">
          <w:marLeft w:val="640"/>
          <w:marRight w:val="0"/>
          <w:marTop w:val="0"/>
          <w:marBottom w:val="0"/>
          <w:divBdr>
            <w:top w:val="none" w:sz="0" w:space="0" w:color="auto"/>
            <w:left w:val="none" w:sz="0" w:space="0" w:color="auto"/>
            <w:bottom w:val="none" w:sz="0" w:space="0" w:color="auto"/>
            <w:right w:val="none" w:sz="0" w:space="0" w:color="auto"/>
          </w:divBdr>
        </w:div>
        <w:div w:id="918442101">
          <w:marLeft w:val="640"/>
          <w:marRight w:val="0"/>
          <w:marTop w:val="0"/>
          <w:marBottom w:val="0"/>
          <w:divBdr>
            <w:top w:val="none" w:sz="0" w:space="0" w:color="auto"/>
            <w:left w:val="none" w:sz="0" w:space="0" w:color="auto"/>
            <w:bottom w:val="none" w:sz="0" w:space="0" w:color="auto"/>
            <w:right w:val="none" w:sz="0" w:space="0" w:color="auto"/>
          </w:divBdr>
        </w:div>
        <w:div w:id="711074499">
          <w:marLeft w:val="640"/>
          <w:marRight w:val="0"/>
          <w:marTop w:val="0"/>
          <w:marBottom w:val="0"/>
          <w:divBdr>
            <w:top w:val="none" w:sz="0" w:space="0" w:color="auto"/>
            <w:left w:val="none" w:sz="0" w:space="0" w:color="auto"/>
            <w:bottom w:val="none" w:sz="0" w:space="0" w:color="auto"/>
            <w:right w:val="none" w:sz="0" w:space="0" w:color="auto"/>
          </w:divBdr>
        </w:div>
      </w:divsChild>
    </w:div>
    <w:div w:id="1117145350">
      <w:bodyDiv w:val="1"/>
      <w:marLeft w:val="0"/>
      <w:marRight w:val="0"/>
      <w:marTop w:val="0"/>
      <w:marBottom w:val="0"/>
      <w:divBdr>
        <w:top w:val="none" w:sz="0" w:space="0" w:color="auto"/>
        <w:left w:val="none" w:sz="0" w:space="0" w:color="auto"/>
        <w:bottom w:val="none" w:sz="0" w:space="0" w:color="auto"/>
        <w:right w:val="none" w:sz="0" w:space="0" w:color="auto"/>
      </w:divBdr>
      <w:divsChild>
        <w:div w:id="206838425">
          <w:marLeft w:val="640"/>
          <w:marRight w:val="0"/>
          <w:marTop w:val="0"/>
          <w:marBottom w:val="0"/>
          <w:divBdr>
            <w:top w:val="none" w:sz="0" w:space="0" w:color="auto"/>
            <w:left w:val="none" w:sz="0" w:space="0" w:color="auto"/>
            <w:bottom w:val="none" w:sz="0" w:space="0" w:color="auto"/>
            <w:right w:val="none" w:sz="0" w:space="0" w:color="auto"/>
          </w:divBdr>
        </w:div>
        <w:div w:id="1305236768">
          <w:marLeft w:val="640"/>
          <w:marRight w:val="0"/>
          <w:marTop w:val="0"/>
          <w:marBottom w:val="0"/>
          <w:divBdr>
            <w:top w:val="none" w:sz="0" w:space="0" w:color="auto"/>
            <w:left w:val="none" w:sz="0" w:space="0" w:color="auto"/>
            <w:bottom w:val="none" w:sz="0" w:space="0" w:color="auto"/>
            <w:right w:val="none" w:sz="0" w:space="0" w:color="auto"/>
          </w:divBdr>
        </w:div>
        <w:div w:id="95756084">
          <w:marLeft w:val="640"/>
          <w:marRight w:val="0"/>
          <w:marTop w:val="0"/>
          <w:marBottom w:val="0"/>
          <w:divBdr>
            <w:top w:val="none" w:sz="0" w:space="0" w:color="auto"/>
            <w:left w:val="none" w:sz="0" w:space="0" w:color="auto"/>
            <w:bottom w:val="none" w:sz="0" w:space="0" w:color="auto"/>
            <w:right w:val="none" w:sz="0" w:space="0" w:color="auto"/>
          </w:divBdr>
        </w:div>
        <w:div w:id="840269032">
          <w:marLeft w:val="640"/>
          <w:marRight w:val="0"/>
          <w:marTop w:val="0"/>
          <w:marBottom w:val="0"/>
          <w:divBdr>
            <w:top w:val="none" w:sz="0" w:space="0" w:color="auto"/>
            <w:left w:val="none" w:sz="0" w:space="0" w:color="auto"/>
            <w:bottom w:val="none" w:sz="0" w:space="0" w:color="auto"/>
            <w:right w:val="none" w:sz="0" w:space="0" w:color="auto"/>
          </w:divBdr>
        </w:div>
        <w:div w:id="148206978">
          <w:marLeft w:val="640"/>
          <w:marRight w:val="0"/>
          <w:marTop w:val="0"/>
          <w:marBottom w:val="0"/>
          <w:divBdr>
            <w:top w:val="none" w:sz="0" w:space="0" w:color="auto"/>
            <w:left w:val="none" w:sz="0" w:space="0" w:color="auto"/>
            <w:bottom w:val="none" w:sz="0" w:space="0" w:color="auto"/>
            <w:right w:val="none" w:sz="0" w:space="0" w:color="auto"/>
          </w:divBdr>
        </w:div>
        <w:div w:id="1129394717">
          <w:marLeft w:val="640"/>
          <w:marRight w:val="0"/>
          <w:marTop w:val="0"/>
          <w:marBottom w:val="0"/>
          <w:divBdr>
            <w:top w:val="none" w:sz="0" w:space="0" w:color="auto"/>
            <w:left w:val="none" w:sz="0" w:space="0" w:color="auto"/>
            <w:bottom w:val="none" w:sz="0" w:space="0" w:color="auto"/>
            <w:right w:val="none" w:sz="0" w:space="0" w:color="auto"/>
          </w:divBdr>
        </w:div>
        <w:div w:id="182789707">
          <w:marLeft w:val="640"/>
          <w:marRight w:val="0"/>
          <w:marTop w:val="0"/>
          <w:marBottom w:val="0"/>
          <w:divBdr>
            <w:top w:val="none" w:sz="0" w:space="0" w:color="auto"/>
            <w:left w:val="none" w:sz="0" w:space="0" w:color="auto"/>
            <w:bottom w:val="none" w:sz="0" w:space="0" w:color="auto"/>
            <w:right w:val="none" w:sz="0" w:space="0" w:color="auto"/>
          </w:divBdr>
        </w:div>
        <w:div w:id="494423717">
          <w:marLeft w:val="640"/>
          <w:marRight w:val="0"/>
          <w:marTop w:val="0"/>
          <w:marBottom w:val="0"/>
          <w:divBdr>
            <w:top w:val="none" w:sz="0" w:space="0" w:color="auto"/>
            <w:left w:val="none" w:sz="0" w:space="0" w:color="auto"/>
            <w:bottom w:val="none" w:sz="0" w:space="0" w:color="auto"/>
            <w:right w:val="none" w:sz="0" w:space="0" w:color="auto"/>
          </w:divBdr>
        </w:div>
        <w:div w:id="414283366">
          <w:marLeft w:val="640"/>
          <w:marRight w:val="0"/>
          <w:marTop w:val="0"/>
          <w:marBottom w:val="0"/>
          <w:divBdr>
            <w:top w:val="none" w:sz="0" w:space="0" w:color="auto"/>
            <w:left w:val="none" w:sz="0" w:space="0" w:color="auto"/>
            <w:bottom w:val="none" w:sz="0" w:space="0" w:color="auto"/>
            <w:right w:val="none" w:sz="0" w:space="0" w:color="auto"/>
          </w:divBdr>
        </w:div>
        <w:div w:id="1606962919">
          <w:marLeft w:val="640"/>
          <w:marRight w:val="0"/>
          <w:marTop w:val="0"/>
          <w:marBottom w:val="0"/>
          <w:divBdr>
            <w:top w:val="none" w:sz="0" w:space="0" w:color="auto"/>
            <w:left w:val="none" w:sz="0" w:space="0" w:color="auto"/>
            <w:bottom w:val="none" w:sz="0" w:space="0" w:color="auto"/>
            <w:right w:val="none" w:sz="0" w:space="0" w:color="auto"/>
          </w:divBdr>
        </w:div>
        <w:div w:id="1562248957">
          <w:marLeft w:val="640"/>
          <w:marRight w:val="0"/>
          <w:marTop w:val="0"/>
          <w:marBottom w:val="0"/>
          <w:divBdr>
            <w:top w:val="none" w:sz="0" w:space="0" w:color="auto"/>
            <w:left w:val="none" w:sz="0" w:space="0" w:color="auto"/>
            <w:bottom w:val="none" w:sz="0" w:space="0" w:color="auto"/>
            <w:right w:val="none" w:sz="0" w:space="0" w:color="auto"/>
          </w:divBdr>
        </w:div>
        <w:div w:id="1326788552">
          <w:marLeft w:val="640"/>
          <w:marRight w:val="0"/>
          <w:marTop w:val="0"/>
          <w:marBottom w:val="0"/>
          <w:divBdr>
            <w:top w:val="none" w:sz="0" w:space="0" w:color="auto"/>
            <w:left w:val="none" w:sz="0" w:space="0" w:color="auto"/>
            <w:bottom w:val="none" w:sz="0" w:space="0" w:color="auto"/>
            <w:right w:val="none" w:sz="0" w:space="0" w:color="auto"/>
          </w:divBdr>
        </w:div>
        <w:div w:id="654797002">
          <w:marLeft w:val="640"/>
          <w:marRight w:val="0"/>
          <w:marTop w:val="0"/>
          <w:marBottom w:val="0"/>
          <w:divBdr>
            <w:top w:val="none" w:sz="0" w:space="0" w:color="auto"/>
            <w:left w:val="none" w:sz="0" w:space="0" w:color="auto"/>
            <w:bottom w:val="none" w:sz="0" w:space="0" w:color="auto"/>
            <w:right w:val="none" w:sz="0" w:space="0" w:color="auto"/>
          </w:divBdr>
        </w:div>
        <w:div w:id="288512228">
          <w:marLeft w:val="640"/>
          <w:marRight w:val="0"/>
          <w:marTop w:val="0"/>
          <w:marBottom w:val="0"/>
          <w:divBdr>
            <w:top w:val="none" w:sz="0" w:space="0" w:color="auto"/>
            <w:left w:val="none" w:sz="0" w:space="0" w:color="auto"/>
            <w:bottom w:val="none" w:sz="0" w:space="0" w:color="auto"/>
            <w:right w:val="none" w:sz="0" w:space="0" w:color="auto"/>
          </w:divBdr>
        </w:div>
        <w:div w:id="2031561793">
          <w:marLeft w:val="640"/>
          <w:marRight w:val="0"/>
          <w:marTop w:val="0"/>
          <w:marBottom w:val="0"/>
          <w:divBdr>
            <w:top w:val="none" w:sz="0" w:space="0" w:color="auto"/>
            <w:left w:val="none" w:sz="0" w:space="0" w:color="auto"/>
            <w:bottom w:val="none" w:sz="0" w:space="0" w:color="auto"/>
            <w:right w:val="none" w:sz="0" w:space="0" w:color="auto"/>
          </w:divBdr>
        </w:div>
        <w:div w:id="1748111255">
          <w:marLeft w:val="640"/>
          <w:marRight w:val="0"/>
          <w:marTop w:val="0"/>
          <w:marBottom w:val="0"/>
          <w:divBdr>
            <w:top w:val="none" w:sz="0" w:space="0" w:color="auto"/>
            <w:left w:val="none" w:sz="0" w:space="0" w:color="auto"/>
            <w:bottom w:val="none" w:sz="0" w:space="0" w:color="auto"/>
            <w:right w:val="none" w:sz="0" w:space="0" w:color="auto"/>
          </w:divBdr>
        </w:div>
        <w:div w:id="2075204235">
          <w:marLeft w:val="640"/>
          <w:marRight w:val="0"/>
          <w:marTop w:val="0"/>
          <w:marBottom w:val="0"/>
          <w:divBdr>
            <w:top w:val="none" w:sz="0" w:space="0" w:color="auto"/>
            <w:left w:val="none" w:sz="0" w:space="0" w:color="auto"/>
            <w:bottom w:val="none" w:sz="0" w:space="0" w:color="auto"/>
            <w:right w:val="none" w:sz="0" w:space="0" w:color="auto"/>
          </w:divBdr>
        </w:div>
        <w:div w:id="147403397">
          <w:marLeft w:val="640"/>
          <w:marRight w:val="0"/>
          <w:marTop w:val="0"/>
          <w:marBottom w:val="0"/>
          <w:divBdr>
            <w:top w:val="none" w:sz="0" w:space="0" w:color="auto"/>
            <w:left w:val="none" w:sz="0" w:space="0" w:color="auto"/>
            <w:bottom w:val="none" w:sz="0" w:space="0" w:color="auto"/>
            <w:right w:val="none" w:sz="0" w:space="0" w:color="auto"/>
          </w:divBdr>
        </w:div>
        <w:div w:id="1493066194">
          <w:marLeft w:val="640"/>
          <w:marRight w:val="0"/>
          <w:marTop w:val="0"/>
          <w:marBottom w:val="0"/>
          <w:divBdr>
            <w:top w:val="none" w:sz="0" w:space="0" w:color="auto"/>
            <w:left w:val="none" w:sz="0" w:space="0" w:color="auto"/>
            <w:bottom w:val="none" w:sz="0" w:space="0" w:color="auto"/>
            <w:right w:val="none" w:sz="0" w:space="0" w:color="auto"/>
          </w:divBdr>
        </w:div>
        <w:div w:id="819225042">
          <w:marLeft w:val="640"/>
          <w:marRight w:val="0"/>
          <w:marTop w:val="0"/>
          <w:marBottom w:val="0"/>
          <w:divBdr>
            <w:top w:val="none" w:sz="0" w:space="0" w:color="auto"/>
            <w:left w:val="none" w:sz="0" w:space="0" w:color="auto"/>
            <w:bottom w:val="none" w:sz="0" w:space="0" w:color="auto"/>
            <w:right w:val="none" w:sz="0" w:space="0" w:color="auto"/>
          </w:divBdr>
        </w:div>
        <w:div w:id="497579516">
          <w:marLeft w:val="640"/>
          <w:marRight w:val="0"/>
          <w:marTop w:val="0"/>
          <w:marBottom w:val="0"/>
          <w:divBdr>
            <w:top w:val="none" w:sz="0" w:space="0" w:color="auto"/>
            <w:left w:val="none" w:sz="0" w:space="0" w:color="auto"/>
            <w:bottom w:val="none" w:sz="0" w:space="0" w:color="auto"/>
            <w:right w:val="none" w:sz="0" w:space="0" w:color="auto"/>
          </w:divBdr>
        </w:div>
        <w:div w:id="1841196137">
          <w:marLeft w:val="640"/>
          <w:marRight w:val="0"/>
          <w:marTop w:val="0"/>
          <w:marBottom w:val="0"/>
          <w:divBdr>
            <w:top w:val="none" w:sz="0" w:space="0" w:color="auto"/>
            <w:left w:val="none" w:sz="0" w:space="0" w:color="auto"/>
            <w:bottom w:val="none" w:sz="0" w:space="0" w:color="auto"/>
            <w:right w:val="none" w:sz="0" w:space="0" w:color="auto"/>
          </w:divBdr>
        </w:div>
        <w:div w:id="1901137625">
          <w:marLeft w:val="640"/>
          <w:marRight w:val="0"/>
          <w:marTop w:val="0"/>
          <w:marBottom w:val="0"/>
          <w:divBdr>
            <w:top w:val="none" w:sz="0" w:space="0" w:color="auto"/>
            <w:left w:val="none" w:sz="0" w:space="0" w:color="auto"/>
            <w:bottom w:val="none" w:sz="0" w:space="0" w:color="auto"/>
            <w:right w:val="none" w:sz="0" w:space="0" w:color="auto"/>
          </w:divBdr>
        </w:div>
        <w:div w:id="805975214">
          <w:marLeft w:val="640"/>
          <w:marRight w:val="0"/>
          <w:marTop w:val="0"/>
          <w:marBottom w:val="0"/>
          <w:divBdr>
            <w:top w:val="none" w:sz="0" w:space="0" w:color="auto"/>
            <w:left w:val="none" w:sz="0" w:space="0" w:color="auto"/>
            <w:bottom w:val="none" w:sz="0" w:space="0" w:color="auto"/>
            <w:right w:val="none" w:sz="0" w:space="0" w:color="auto"/>
          </w:divBdr>
        </w:div>
        <w:div w:id="2062706226">
          <w:marLeft w:val="640"/>
          <w:marRight w:val="0"/>
          <w:marTop w:val="0"/>
          <w:marBottom w:val="0"/>
          <w:divBdr>
            <w:top w:val="none" w:sz="0" w:space="0" w:color="auto"/>
            <w:left w:val="none" w:sz="0" w:space="0" w:color="auto"/>
            <w:bottom w:val="none" w:sz="0" w:space="0" w:color="auto"/>
            <w:right w:val="none" w:sz="0" w:space="0" w:color="auto"/>
          </w:divBdr>
        </w:div>
        <w:div w:id="1839954611">
          <w:marLeft w:val="640"/>
          <w:marRight w:val="0"/>
          <w:marTop w:val="0"/>
          <w:marBottom w:val="0"/>
          <w:divBdr>
            <w:top w:val="none" w:sz="0" w:space="0" w:color="auto"/>
            <w:left w:val="none" w:sz="0" w:space="0" w:color="auto"/>
            <w:bottom w:val="none" w:sz="0" w:space="0" w:color="auto"/>
            <w:right w:val="none" w:sz="0" w:space="0" w:color="auto"/>
          </w:divBdr>
        </w:div>
        <w:div w:id="543905316">
          <w:marLeft w:val="640"/>
          <w:marRight w:val="0"/>
          <w:marTop w:val="0"/>
          <w:marBottom w:val="0"/>
          <w:divBdr>
            <w:top w:val="none" w:sz="0" w:space="0" w:color="auto"/>
            <w:left w:val="none" w:sz="0" w:space="0" w:color="auto"/>
            <w:bottom w:val="none" w:sz="0" w:space="0" w:color="auto"/>
            <w:right w:val="none" w:sz="0" w:space="0" w:color="auto"/>
          </w:divBdr>
        </w:div>
        <w:div w:id="1989748836">
          <w:marLeft w:val="640"/>
          <w:marRight w:val="0"/>
          <w:marTop w:val="0"/>
          <w:marBottom w:val="0"/>
          <w:divBdr>
            <w:top w:val="none" w:sz="0" w:space="0" w:color="auto"/>
            <w:left w:val="none" w:sz="0" w:space="0" w:color="auto"/>
            <w:bottom w:val="none" w:sz="0" w:space="0" w:color="auto"/>
            <w:right w:val="none" w:sz="0" w:space="0" w:color="auto"/>
          </w:divBdr>
        </w:div>
        <w:div w:id="1845895099">
          <w:marLeft w:val="640"/>
          <w:marRight w:val="0"/>
          <w:marTop w:val="0"/>
          <w:marBottom w:val="0"/>
          <w:divBdr>
            <w:top w:val="none" w:sz="0" w:space="0" w:color="auto"/>
            <w:left w:val="none" w:sz="0" w:space="0" w:color="auto"/>
            <w:bottom w:val="none" w:sz="0" w:space="0" w:color="auto"/>
            <w:right w:val="none" w:sz="0" w:space="0" w:color="auto"/>
          </w:divBdr>
        </w:div>
        <w:div w:id="1688172223">
          <w:marLeft w:val="640"/>
          <w:marRight w:val="0"/>
          <w:marTop w:val="0"/>
          <w:marBottom w:val="0"/>
          <w:divBdr>
            <w:top w:val="none" w:sz="0" w:space="0" w:color="auto"/>
            <w:left w:val="none" w:sz="0" w:space="0" w:color="auto"/>
            <w:bottom w:val="none" w:sz="0" w:space="0" w:color="auto"/>
            <w:right w:val="none" w:sz="0" w:space="0" w:color="auto"/>
          </w:divBdr>
        </w:div>
        <w:div w:id="1079983927">
          <w:marLeft w:val="640"/>
          <w:marRight w:val="0"/>
          <w:marTop w:val="0"/>
          <w:marBottom w:val="0"/>
          <w:divBdr>
            <w:top w:val="none" w:sz="0" w:space="0" w:color="auto"/>
            <w:left w:val="none" w:sz="0" w:space="0" w:color="auto"/>
            <w:bottom w:val="none" w:sz="0" w:space="0" w:color="auto"/>
            <w:right w:val="none" w:sz="0" w:space="0" w:color="auto"/>
          </w:divBdr>
        </w:div>
        <w:div w:id="1692024212">
          <w:marLeft w:val="640"/>
          <w:marRight w:val="0"/>
          <w:marTop w:val="0"/>
          <w:marBottom w:val="0"/>
          <w:divBdr>
            <w:top w:val="none" w:sz="0" w:space="0" w:color="auto"/>
            <w:left w:val="none" w:sz="0" w:space="0" w:color="auto"/>
            <w:bottom w:val="none" w:sz="0" w:space="0" w:color="auto"/>
            <w:right w:val="none" w:sz="0" w:space="0" w:color="auto"/>
          </w:divBdr>
        </w:div>
        <w:div w:id="1246107416">
          <w:marLeft w:val="640"/>
          <w:marRight w:val="0"/>
          <w:marTop w:val="0"/>
          <w:marBottom w:val="0"/>
          <w:divBdr>
            <w:top w:val="none" w:sz="0" w:space="0" w:color="auto"/>
            <w:left w:val="none" w:sz="0" w:space="0" w:color="auto"/>
            <w:bottom w:val="none" w:sz="0" w:space="0" w:color="auto"/>
            <w:right w:val="none" w:sz="0" w:space="0" w:color="auto"/>
          </w:divBdr>
        </w:div>
        <w:div w:id="1601836576">
          <w:marLeft w:val="640"/>
          <w:marRight w:val="0"/>
          <w:marTop w:val="0"/>
          <w:marBottom w:val="0"/>
          <w:divBdr>
            <w:top w:val="none" w:sz="0" w:space="0" w:color="auto"/>
            <w:left w:val="none" w:sz="0" w:space="0" w:color="auto"/>
            <w:bottom w:val="none" w:sz="0" w:space="0" w:color="auto"/>
            <w:right w:val="none" w:sz="0" w:space="0" w:color="auto"/>
          </w:divBdr>
        </w:div>
        <w:div w:id="2133015329">
          <w:marLeft w:val="640"/>
          <w:marRight w:val="0"/>
          <w:marTop w:val="0"/>
          <w:marBottom w:val="0"/>
          <w:divBdr>
            <w:top w:val="none" w:sz="0" w:space="0" w:color="auto"/>
            <w:left w:val="none" w:sz="0" w:space="0" w:color="auto"/>
            <w:bottom w:val="none" w:sz="0" w:space="0" w:color="auto"/>
            <w:right w:val="none" w:sz="0" w:space="0" w:color="auto"/>
          </w:divBdr>
        </w:div>
        <w:div w:id="285502325">
          <w:marLeft w:val="640"/>
          <w:marRight w:val="0"/>
          <w:marTop w:val="0"/>
          <w:marBottom w:val="0"/>
          <w:divBdr>
            <w:top w:val="none" w:sz="0" w:space="0" w:color="auto"/>
            <w:left w:val="none" w:sz="0" w:space="0" w:color="auto"/>
            <w:bottom w:val="none" w:sz="0" w:space="0" w:color="auto"/>
            <w:right w:val="none" w:sz="0" w:space="0" w:color="auto"/>
          </w:divBdr>
        </w:div>
        <w:div w:id="375857771">
          <w:marLeft w:val="640"/>
          <w:marRight w:val="0"/>
          <w:marTop w:val="0"/>
          <w:marBottom w:val="0"/>
          <w:divBdr>
            <w:top w:val="none" w:sz="0" w:space="0" w:color="auto"/>
            <w:left w:val="none" w:sz="0" w:space="0" w:color="auto"/>
            <w:bottom w:val="none" w:sz="0" w:space="0" w:color="auto"/>
            <w:right w:val="none" w:sz="0" w:space="0" w:color="auto"/>
          </w:divBdr>
        </w:div>
        <w:div w:id="138883358">
          <w:marLeft w:val="640"/>
          <w:marRight w:val="0"/>
          <w:marTop w:val="0"/>
          <w:marBottom w:val="0"/>
          <w:divBdr>
            <w:top w:val="none" w:sz="0" w:space="0" w:color="auto"/>
            <w:left w:val="none" w:sz="0" w:space="0" w:color="auto"/>
            <w:bottom w:val="none" w:sz="0" w:space="0" w:color="auto"/>
            <w:right w:val="none" w:sz="0" w:space="0" w:color="auto"/>
          </w:divBdr>
        </w:div>
        <w:div w:id="1706558576">
          <w:marLeft w:val="640"/>
          <w:marRight w:val="0"/>
          <w:marTop w:val="0"/>
          <w:marBottom w:val="0"/>
          <w:divBdr>
            <w:top w:val="none" w:sz="0" w:space="0" w:color="auto"/>
            <w:left w:val="none" w:sz="0" w:space="0" w:color="auto"/>
            <w:bottom w:val="none" w:sz="0" w:space="0" w:color="auto"/>
            <w:right w:val="none" w:sz="0" w:space="0" w:color="auto"/>
          </w:divBdr>
        </w:div>
        <w:div w:id="233711583">
          <w:marLeft w:val="640"/>
          <w:marRight w:val="0"/>
          <w:marTop w:val="0"/>
          <w:marBottom w:val="0"/>
          <w:divBdr>
            <w:top w:val="none" w:sz="0" w:space="0" w:color="auto"/>
            <w:left w:val="none" w:sz="0" w:space="0" w:color="auto"/>
            <w:bottom w:val="none" w:sz="0" w:space="0" w:color="auto"/>
            <w:right w:val="none" w:sz="0" w:space="0" w:color="auto"/>
          </w:divBdr>
        </w:div>
        <w:div w:id="747993628">
          <w:marLeft w:val="640"/>
          <w:marRight w:val="0"/>
          <w:marTop w:val="0"/>
          <w:marBottom w:val="0"/>
          <w:divBdr>
            <w:top w:val="none" w:sz="0" w:space="0" w:color="auto"/>
            <w:left w:val="none" w:sz="0" w:space="0" w:color="auto"/>
            <w:bottom w:val="none" w:sz="0" w:space="0" w:color="auto"/>
            <w:right w:val="none" w:sz="0" w:space="0" w:color="auto"/>
          </w:divBdr>
        </w:div>
        <w:div w:id="356857008">
          <w:marLeft w:val="640"/>
          <w:marRight w:val="0"/>
          <w:marTop w:val="0"/>
          <w:marBottom w:val="0"/>
          <w:divBdr>
            <w:top w:val="none" w:sz="0" w:space="0" w:color="auto"/>
            <w:left w:val="none" w:sz="0" w:space="0" w:color="auto"/>
            <w:bottom w:val="none" w:sz="0" w:space="0" w:color="auto"/>
            <w:right w:val="none" w:sz="0" w:space="0" w:color="auto"/>
          </w:divBdr>
        </w:div>
      </w:divsChild>
    </w:div>
    <w:div w:id="1127235260">
      <w:bodyDiv w:val="1"/>
      <w:marLeft w:val="0"/>
      <w:marRight w:val="0"/>
      <w:marTop w:val="0"/>
      <w:marBottom w:val="0"/>
      <w:divBdr>
        <w:top w:val="none" w:sz="0" w:space="0" w:color="auto"/>
        <w:left w:val="none" w:sz="0" w:space="0" w:color="auto"/>
        <w:bottom w:val="none" w:sz="0" w:space="0" w:color="auto"/>
        <w:right w:val="none" w:sz="0" w:space="0" w:color="auto"/>
      </w:divBdr>
      <w:divsChild>
        <w:div w:id="30496744">
          <w:marLeft w:val="640"/>
          <w:marRight w:val="0"/>
          <w:marTop w:val="0"/>
          <w:marBottom w:val="0"/>
          <w:divBdr>
            <w:top w:val="none" w:sz="0" w:space="0" w:color="auto"/>
            <w:left w:val="none" w:sz="0" w:space="0" w:color="auto"/>
            <w:bottom w:val="none" w:sz="0" w:space="0" w:color="auto"/>
            <w:right w:val="none" w:sz="0" w:space="0" w:color="auto"/>
          </w:divBdr>
        </w:div>
        <w:div w:id="129595078">
          <w:marLeft w:val="640"/>
          <w:marRight w:val="0"/>
          <w:marTop w:val="0"/>
          <w:marBottom w:val="0"/>
          <w:divBdr>
            <w:top w:val="none" w:sz="0" w:space="0" w:color="auto"/>
            <w:left w:val="none" w:sz="0" w:space="0" w:color="auto"/>
            <w:bottom w:val="none" w:sz="0" w:space="0" w:color="auto"/>
            <w:right w:val="none" w:sz="0" w:space="0" w:color="auto"/>
          </w:divBdr>
        </w:div>
        <w:div w:id="229578875">
          <w:marLeft w:val="640"/>
          <w:marRight w:val="0"/>
          <w:marTop w:val="0"/>
          <w:marBottom w:val="0"/>
          <w:divBdr>
            <w:top w:val="none" w:sz="0" w:space="0" w:color="auto"/>
            <w:left w:val="none" w:sz="0" w:space="0" w:color="auto"/>
            <w:bottom w:val="none" w:sz="0" w:space="0" w:color="auto"/>
            <w:right w:val="none" w:sz="0" w:space="0" w:color="auto"/>
          </w:divBdr>
        </w:div>
        <w:div w:id="333342258">
          <w:marLeft w:val="640"/>
          <w:marRight w:val="0"/>
          <w:marTop w:val="0"/>
          <w:marBottom w:val="0"/>
          <w:divBdr>
            <w:top w:val="none" w:sz="0" w:space="0" w:color="auto"/>
            <w:left w:val="none" w:sz="0" w:space="0" w:color="auto"/>
            <w:bottom w:val="none" w:sz="0" w:space="0" w:color="auto"/>
            <w:right w:val="none" w:sz="0" w:space="0" w:color="auto"/>
          </w:divBdr>
        </w:div>
        <w:div w:id="348723886">
          <w:marLeft w:val="640"/>
          <w:marRight w:val="0"/>
          <w:marTop w:val="0"/>
          <w:marBottom w:val="0"/>
          <w:divBdr>
            <w:top w:val="none" w:sz="0" w:space="0" w:color="auto"/>
            <w:left w:val="none" w:sz="0" w:space="0" w:color="auto"/>
            <w:bottom w:val="none" w:sz="0" w:space="0" w:color="auto"/>
            <w:right w:val="none" w:sz="0" w:space="0" w:color="auto"/>
          </w:divBdr>
        </w:div>
        <w:div w:id="436288666">
          <w:marLeft w:val="640"/>
          <w:marRight w:val="0"/>
          <w:marTop w:val="0"/>
          <w:marBottom w:val="0"/>
          <w:divBdr>
            <w:top w:val="none" w:sz="0" w:space="0" w:color="auto"/>
            <w:left w:val="none" w:sz="0" w:space="0" w:color="auto"/>
            <w:bottom w:val="none" w:sz="0" w:space="0" w:color="auto"/>
            <w:right w:val="none" w:sz="0" w:space="0" w:color="auto"/>
          </w:divBdr>
        </w:div>
        <w:div w:id="519590850">
          <w:marLeft w:val="640"/>
          <w:marRight w:val="0"/>
          <w:marTop w:val="0"/>
          <w:marBottom w:val="0"/>
          <w:divBdr>
            <w:top w:val="none" w:sz="0" w:space="0" w:color="auto"/>
            <w:left w:val="none" w:sz="0" w:space="0" w:color="auto"/>
            <w:bottom w:val="none" w:sz="0" w:space="0" w:color="auto"/>
            <w:right w:val="none" w:sz="0" w:space="0" w:color="auto"/>
          </w:divBdr>
        </w:div>
        <w:div w:id="541089782">
          <w:marLeft w:val="640"/>
          <w:marRight w:val="0"/>
          <w:marTop w:val="0"/>
          <w:marBottom w:val="0"/>
          <w:divBdr>
            <w:top w:val="none" w:sz="0" w:space="0" w:color="auto"/>
            <w:left w:val="none" w:sz="0" w:space="0" w:color="auto"/>
            <w:bottom w:val="none" w:sz="0" w:space="0" w:color="auto"/>
            <w:right w:val="none" w:sz="0" w:space="0" w:color="auto"/>
          </w:divBdr>
        </w:div>
        <w:div w:id="674842906">
          <w:marLeft w:val="640"/>
          <w:marRight w:val="0"/>
          <w:marTop w:val="0"/>
          <w:marBottom w:val="0"/>
          <w:divBdr>
            <w:top w:val="none" w:sz="0" w:space="0" w:color="auto"/>
            <w:left w:val="none" w:sz="0" w:space="0" w:color="auto"/>
            <w:bottom w:val="none" w:sz="0" w:space="0" w:color="auto"/>
            <w:right w:val="none" w:sz="0" w:space="0" w:color="auto"/>
          </w:divBdr>
        </w:div>
        <w:div w:id="713581852">
          <w:marLeft w:val="640"/>
          <w:marRight w:val="0"/>
          <w:marTop w:val="0"/>
          <w:marBottom w:val="0"/>
          <w:divBdr>
            <w:top w:val="none" w:sz="0" w:space="0" w:color="auto"/>
            <w:left w:val="none" w:sz="0" w:space="0" w:color="auto"/>
            <w:bottom w:val="none" w:sz="0" w:space="0" w:color="auto"/>
            <w:right w:val="none" w:sz="0" w:space="0" w:color="auto"/>
          </w:divBdr>
        </w:div>
        <w:div w:id="778067724">
          <w:marLeft w:val="640"/>
          <w:marRight w:val="0"/>
          <w:marTop w:val="0"/>
          <w:marBottom w:val="0"/>
          <w:divBdr>
            <w:top w:val="none" w:sz="0" w:space="0" w:color="auto"/>
            <w:left w:val="none" w:sz="0" w:space="0" w:color="auto"/>
            <w:bottom w:val="none" w:sz="0" w:space="0" w:color="auto"/>
            <w:right w:val="none" w:sz="0" w:space="0" w:color="auto"/>
          </w:divBdr>
        </w:div>
        <w:div w:id="884945505">
          <w:marLeft w:val="640"/>
          <w:marRight w:val="0"/>
          <w:marTop w:val="0"/>
          <w:marBottom w:val="0"/>
          <w:divBdr>
            <w:top w:val="none" w:sz="0" w:space="0" w:color="auto"/>
            <w:left w:val="none" w:sz="0" w:space="0" w:color="auto"/>
            <w:bottom w:val="none" w:sz="0" w:space="0" w:color="auto"/>
            <w:right w:val="none" w:sz="0" w:space="0" w:color="auto"/>
          </w:divBdr>
        </w:div>
        <w:div w:id="907347678">
          <w:marLeft w:val="640"/>
          <w:marRight w:val="0"/>
          <w:marTop w:val="0"/>
          <w:marBottom w:val="0"/>
          <w:divBdr>
            <w:top w:val="none" w:sz="0" w:space="0" w:color="auto"/>
            <w:left w:val="none" w:sz="0" w:space="0" w:color="auto"/>
            <w:bottom w:val="none" w:sz="0" w:space="0" w:color="auto"/>
            <w:right w:val="none" w:sz="0" w:space="0" w:color="auto"/>
          </w:divBdr>
        </w:div>
        <w:div w:id="1063941036">
          <w:marLeft w:val="640"/>
          <w:marRight w:val="0"/>
          <w:marTop w:val="0"/>
          <w:marBottom w:val="0"/>
          <w:divBdr>
            <w:top w:val="none" w:sz="0" w:space="0" w:color="auto"/>
            <w:left w:val="none" w:sz="0" w:space="0" w:color="auto"/>
            <w:bottom w:val="none" w:sz="0" w:space="0" w:color="auto"/>
            <w:right w:val="none" w:sz="0" w:space="0" w:color="auto"/>
          </w:divBdr>
        </w:div>
        <w:div w:id="1064374783">
          <w:marLeft w:val="640"/>
          <w:marRight w:val="0"/>
          <w:marTop w:val="0"/>
          <w:marBottom w:val="0"/>
          <w:divBdr>
            <w:top w:val="none" w:sz="0" w:space="0" w:color="auto"/>
            <w:left w:val="none" w:sz="0" w:space="0" w:color="auto"/>
            <w:bottom w:val="none" w:sz="0" w:space="0" w:color="auto"/>
            <w:right w:val="none" w:sz="0" w:space="0" w:color="auto"/>
          </w:divBdr>
        </w:div>
        <w:div w:id="1126390463">
          <w:marLeft w:val="640"/>
          <w:marRight w:val="0"/>
          <w:marTop w:val="0"/>
          <w:marBottom w:val="0"/>
          <w:divBdr>
            <w:top w:val="none" w:sz="0" w:space="0" w:color="auto"/>
            <w:left w:val="none" w:sz="0" w:space="0" w:color="auto"/>
            <w:bottom w:val="none" w:sz="0" w:space="0" w:color="auto"/>
            <w:right w:val="none" w:sz="0" w:space="0" w:color="auto"/>
          </w:divBdr>
        </w:div>
        <w:div w:id="1146901294">
          <w:marLeft w:val="640"/>
          <w:marRight w:val="0"/>
          <w:marTop w:val="0"/>
          <w:marBottom w:val="0"/>
          <w:divBdr>
            <w:top w:val="none" w:sz="0" w:space="0" w:color="auto"/>
            <w:left w:val="none" w:sz="0" w:space="0" w:color="auto"/>
            <w:bottom w:val="none" w:sz="0" w:space="0" w:color="auto"/>
            <w:right w:val="none" w:sz="0" w:space="0" w:color="auto"/>
          </w:divBdr>
        </w:div>
        <w:div w:id="1208224303">
          <w:marLeft w:val="640"/>
          <w:marRight w:val="0"/>
          <w:marTop w:val="0"/>
          <w:marBottom w:val="0"/>
          <w:divBdr>
            <w:top w:val="none" w:sz="0" w:space="0" w:color="auto"/>
            <w:left w:val="none" w:sz="0" w:space="0" w:color="auto"/>
            <w:bottom w:val="none" w:sz="0" w:space="0" w:color="auto"/>
            <w:right w:val="none" w:sz="0" w:space="0" w:color="auto"/>
          </w:divBdr>
        </w:div>
        <w:div w:id="1231042725">
          <w:marLeft w:val="640"/>
          <w:marRight w:val="0"/>
          <w:marTop w:val="0"/>
          <w:marBottom w:val="0"/>
          <w:divBdr>
            <w:top w:val="none" w:sz="0" w:space="0" w:color="auto"/>
            <w:left w:val="none" w:sz="0" w:space="0" w:color="auto"/>
            <w:bottom w:val="none" w:sz="0" w:space="0" w:color="auto"/>
            <w:right w:val="none" w:sz="0" w:space="0" w:color="auto"/>
          </w:divBdr>
        </w:div>
        <w:div w:id="1234968514">
          <w:marLeft w:val="640"/>
          <w:marRight w:val="0"/>
          <w:marTop w:val="0"/>
          <w:marBottom w:val="0"/>
          <w:divBdr>
            <w:top w:val="none" w:sz="0" w:space="0" w:color="auto"/>
            <w:left w:val="none" w:sz="0" w:space="0" w:color="auto"/>
            <w:bottom w:val="none" w:sz="0" w:space="0" w:color="auto"/>
            <w:right w:val="none" w:sz="0" w:space="0" w:color="auto"/>
          </w:divBdr>
        </w:div>
        <w:div w:id="1252936225">
          <w:marLeft w:val="640"/>
          <w:marRight w:val="0"/>
          <w:marTop w:val="0"/>
          <w:marBottom w:val="0"/>
          <w:divBdr>
            <w:top w:val="none" w:sz="0" w:space="0" w:color="auto"/>
            <w:left w:val="none" w:sz="0" w:space="0" w:color="auto"/>
            <w:bottom w:val="none" w:sz="0" w:space="0" w:color="auto"/>
            <w:right w:val="none" w:sz="0" w:space="0" w:color="auto"/>
          </w:divBdr>
        </w:div>
        <w:div w:id="1266112037">
          <w:marLeft w:val="640"/>
          <w:marRight w:val="0"/>
          <w:marTop w:val="0"/>
          <w:marBottom w:val="0"/>
          <w:divBdr>
            <w:top w:val="none" w:sz="0" w:space="0" w:color="auto"/>
            <w:left w:val="none" w:sz="0" w:space="0" w:color="auto"/>
            <w:bottom w:val="none" w:sz="0" w:space="0" w:color="auto"/>
            <w:right w:val="none" w:sz="0" w:space="0" w:color="auto"/>
          </w:divBdr>
        </w:div>
        <w:div w:id="1271398587">
          <w:marLeft w:val="640"/>
          <w:marRight w:val="0"/>
          <w:marTop w:val="0"/>
          <w:marBottom w:val="0"/>
          <w:divBdr>
            <w:top w:val="none" w:sz="0" w:space="0" w:color="auto"/>
            <w:left w:val="none" w:sz="0" w:space="0" w:color="auto"/>
            <w:bottom w:val="none" w:sz="0" w:space="0" w:color="auto"/>
            <w:right w:val="none" w:sz="0" w:space="0" w:color="auto"/>
          </w:divBdr>
        </w:div>
        <w:div w:id="1303921353">
          <w:marLeft w:val="640"/>
          <w:marRight w:val="0"/>
          <w:marTop w:val="0"/>
          <w:marBottom w:val="0"/>
          <w:divBdr>
            <w:top w:val="none" w:sz="0" w:space="0" w:color="auto"/>
            <w:left w:val="none" w:sz="0" w:space="0" w:color="auto"/>
            <w:bottom w:val="none" w:sz="0" w:space="0" w:color="auto"/>
            <w:right w:val="none" w:sz="0" w:space="0" w:color="auto"/>
          </w:divBdr>
        </w:div>
        <w:div w:id="1397120019">
          <w:marLeft w:val="640"/>
          <w:marRight w:val="0"/>
          <w:marTop w:val="0"/>
          <w:marBottom w:val="0"/>
          <w:divBdr>
            <w:top w:val="none" w:sz="0" w:space="0" w:color="auto"/>
            <w:left w:val="none" w:sz="0" w:space="0" w:color="auto"/>
            <w:bottom w:val="none" w:sz="0" w:space="0" w:color="auto"/>
            <w:right w:val="none" w:sz="0" w:space="0" w:color="auto"/>
          </w:divBdr>
        </w:div>
        <w:div w:id="1403679879">
          <w:marLeft w:val="640"/>
          <w:marRight w:val="0"/>
          <w:marTop w:val="0"/>
          <w:marBottom w:val="0"/>
          <w:divBdr>
            <w:top w:val="none" w:sz="0" w:space="0" w:color="auto"/>
            <w:left w:val="none" w:sz="0" w:space="0" w:color="auto"/>
            <w:bottom w:val="none" w:sz="0" w:space="0" w:color="auto"/>
            <w:right w:val="none" w:sz="0" w:space="0" w:color="auto"/>
          </w:divBdr>
        </w:div>
        <w:div w:id="1432434799">
          <w:marLeft w:val="640"/>
          <w:marRight w:val="0"/>
          <w:marTop w:val="0"/>
          <w:marBottom w:val="0"/>
          <w:divBdr>
            <w:top w:val="none" w:sz="0" w:space="0" w:color="auto"/>
            <w:left w:val="none" w:sz="0" w:space="0" w:color="auto"/>
            <w:bottom w:val="none" w:sz="0" w:space="0" w:color="auto"/>
            <w:right w:val="none" w:sz="0" w:space="0" w:color="auto"/>
          </w:divBdr>
        </w:div>
        <w:div w:id="1467308490">
          <w:marLeft w:val="640"/>
          <w:marRight w:val="0"/>
          <w:marTop w:val="0"/>
          <w:marBottom w:val="0"/>
          <w:divBdr>
            <w:top w:val="none" w:sz="0" w:space="0" w:color="auto"/>
            <w:left w:val="none" w:sz="0" w:space="0" w:color="auto"/>
            <w:bottom w:val="none" w:sz="0" w:space="0" w:color="auto"/>
            <w:right w:val="none" w:sz="0" w:space="0" w:color="auto"/>
          </w:divBdr>
        </w:div>
        <w:div w:id="1601379483">
          <w:marLeft w:val="640"/>
          <w:marRight w:val="0"/>
          <w:marTop w:val="0"/>
          <w:marBottom w:val="0"/>
          <w:divBdr>
            <w:top w:val="none" w:sz="0" w:space="0" w:color="auto"/>
            <w:left w:val="none" w:sz="0" w:space="0" w:color="auto"/>
            <w:bottom w:val="none" w:sz="0" w:space="0" w:color="auto"/>
            <w:right w:val="none" w:sz="0" w:space="0" w:color="auto"/>
          </w:divBdr>
        </w:div>
        <w:div w:id="1645429323">
          <w:marLeft w:val="640"/>
          <w:marRight w:val="0"/>
          <w:marTop w:val="0"/>
          <w:marBottom w:val="0"/>
          <w:divBdr>
            <w:top w:val="none" w:sz="0" w:space="0" w:color="auto"/>
            <w:left w:val="none" w:sz="0" w:space="0" w:color="auto"/>
            <w:bottom w:val="none" w:sz="0" w:space="0" w:color="auto"/>
            <w:right w:val="none" w:sz="0" w:space="0" w:color="auto"/>
          </w:divBdr>
        </w:div>
        <w:div w:id="1693993960">
          <w:marLeft w:val="640"/>
          <w:marRight w:val="0"/>
          <w:marTop w:val="0"/>
          <w:marBottom w:val="0"/>
          <w:divBdr>
            <w:top w:val="none" w:sz="0" w:space="0" w:color="auto"/>
            <w:left w:val="none" w:sz="0" w:space="0" w:color="auto"/>
            <w:bottom w:val="none" w:sz="0" w:space="0" w:color="auto"/>
            <w:right w:val="none" w:sz="0" w:space="0" w:color="auto"/>
          </w:divBdr>
        </w:div>
        <w:div w:id="1702629450">
          <w:marLeft w:val="640"/>
          <w:marRight w:val="0"/>
          <w:marTop w:val="0"/>
          <w:marBottom w:val="0"/>
          <w:divBdr>
            <w:top w:val="none" w:sz="0" w:space="0" w:color="auto"/>
            <w:left w:val="none" w:sz="0" w:space="0" w:color="auto"/>
            <w:bottom w:val="none" w:sz="0" w:space="0" w:color="auto"/>
            <w:right w:val="none" w:sz="0" w:space="0" w:color="auto"/>
          </w:divBdr>
        </w:div>
        <w:div w:id="1719888393">
          <w:marLeft w:val="640"/>
          <w:marRight w:val="0"/>
          <w:marTop w:val="0"/>
          <w:marBottom w:val="0"/>
          <w:divBdr>
            <w:top w:val="none" w:sz="0" w:space="0" w:color="auto"/>
            <w:left w:val="none" w:sz="0" w:space="0" w:color="auto"/>
            <w:bottom w:val="none" w:sz="0" w:space="0" w:color="auto"/>
            <w:right w:val="none" w:sz="0" w:space="0" w:color="auto"/>
          </w:divBdr>
        </w:div>
        <w:div w:id="1748451434">
          <w:marLeft w:val="640"/>
          <w:marRight w:val="0"/>
          <w:marTop w:val="0"/>
          <w:marBottom w:val="0"/>
          <w:divBdr>
            <w:top w:val="none" w:sz="0" w:space="0" w:color="auto"/>
            <w:left w:val="none" w:sz="0" w:space="0" w:color="auto"/>
            <w:bottom w:val="none" w:sz="0" w:space="0" w:color="auto"/>
            <w:right w:val="none" w:sz="0" w:space="0" w:color="auto"/>
          </w:divBdr>
        </w:div>
        <w:div w:id="1857500395">
          <w:marLeft w:val="640"/>
          <w:marRight w:val="0"/>
          <w:marTop w:val="0"/>
          <w:marBottom w:val="0"/>
          <w:divBdr>
            <w:top w:val="none" w:sz="0" w:space="0" w:color="auto"/>
            <w:left w:val="none" w:sz="0" w:space="0" w:color="auto"/>
            <w:bottom w:val="none" w:sz="0" w:space="0" w:color="auto"/>
            <w:right w:val="none" w:sz="0" w:space="0" w:color="auto"/>
          </w:divBdr>
        </w:div>
        <w:div w:id="1911963093">
          <w:marLeft w:val="640"/>
          <w:marRight w:val="0"/>
          <w:marTop w:val="0"/>
          <w:marBottom w:val="0"/>
          <w:divBdr>
            <w:top w:val="none" w:sz="0" w:space="0" w:color="auto"/>
            <w:left w:val="none" w:sz="0" w:space="0" w:color="auto"/>
            <w:bottom w:val="none" w:sz="0" w:space="0" w:color="auto"/>
            <w:right w:val="none" w:sz="0" w:space="0" w:color="auto"/>
          </w:divBdr>
        </w:div>
        <w:div w:id="1952973249">
          <w:marLeft w:val="640"/>
          <w:marRight w:val="0"/>
          <w:marTop w:val="0"/>
          <w:marBottom w:val="0"/>
          <w:divBdr>
            <w:top w:val="none" w:sz="0" w:space="0" w:color="auto"/>
            <w:left w:val="none" w:sz="0" w:space="0" w:color="auto"/>
            <w:bottom w:val="none" w:sz="0" w:space="0" w:color="auto"/>
            <w:right w:val="none" w:sz="0" w:space="0" w:color="auto"/>
          </w:divBdr>
        </w:div>
        <w:div w:id="1954751182">
          <w:marLeft w:val="640"/>
          <w:marRight w:val="0"/>
          <w:marTop w:val="0"/>
          <w:marBottom w:val="0"/>
          <w:divBdr>
            <w:top w:val="none" w:sz="0" w:space="0" w:color="auto"/>
            <w:left w:val="none" w:sz="0" w:space="0" w:color="auto"/>
            <w:bottom w:val="none" w:sz="0" w:space="0" w:color="auto"/>
            <w:right w:val="none" w:sz="0" w:space="0" w:color="auto"/>
          </w:divBdr>
        </w:div>
        <w:div w:id="1957826847">
          <w:marLeft w:val="640"/>
          <w:marRight w:val="0"/>
          <w:marTop w:val="0"/>
          <w:marBottom w:val="0"/>
          <w:divBdr>
            <w:top w:val="none" w:sz="0" w:space="0" w:color="auto"/>
            <w:left w:val="none" w:sz="0" w:space="0" w:color="auto"/>
            <w:bottom w:val="none" w:sz="0" w:space="0" w:color="auto"/>
            <w:right w:val="none" w:sz="0" w:space="0" w:color="auto"/>
          </w:divBdr>
        </w:div>
        <w:div w:id="1979873134">
          <w:marLeft w:val="640"/>
          <w:marRight w:val="0"/>
          <w:marTop w:val="0"/>
          <w:marBottom w:val="0"/>
          <w:divBdr>
            <w:top w:val="none" w:sz="0" w:space="0" w:color="auto"/>
            <w:left w:val="none" w:sz="0" w:space="0" w:color="auto"/>
            <w:bottom w:val="none" w:sz="0" w:space="0" w:color="auto"/>
            <w:right w:val="none" w:sz="0" w:space="0" w:color="auto"/>
          </w:divBdr>
        </w:div>
        <w:div w:id="2015380427">
          <w:marLeft w:val="640"/>
          <w:marRight w:val="0"/>
          <w:marTop w:val="0"/>
          <w:marBottom w:val="0"/>
          <w:divBdr>
            <w:top w:val="none" w:sz="0" w:space="0" w:color="auto"/>
            <w:left w:val="none" w:sz="0" w:space="0" w:color="auto"/>
            <w:bottom w:val="none" w:sz="0" w:space="0" w:color="auto"/>
            <w:right w:val="none" w:sz="0" w:space="0" w:color="auto"/>
          </w:divBdr>
        </w:div>
        <w:div w:id="2026862715">
          <w:marLeft w:val="640"/>
          <w:marRight w:val="0"/>
          <w:marTop w:val="0"/>
          <w:marBottom w:val="0"/>
          <w:divBdr>
            <w:top w:val="none" w:sz="0" w:space="0" w:color="auto"/>
            <w:left w:val="none" w:sz="0" w:space="0" w:color="auto"/>
            <w:bottom w:val="none" w:sz="0" w:space="0" w:color="auto"/>
            <w:right w:val="none" w:sz="0" w:space="0" w:color="auto"/>
          </w:divBdr>
        </w:div>
        <w:div w:id="2031251743">
          <w:marLeft w:val="640"/>
          <w:marRight w:val="0"/>
          <w:marTop w:val="0"/>
          <w:marBottom w:val="0"/>
          <w:divBdr>
            <w:top w:val="none" w:sz="0" w:space="0" w:color="auto"/>
            <w:left w:val="none" w:sz="0" w:space="0" w:color="auto"/>
            <w:bottom w:val="none" w:sz="0" w:space="0" w:color="auto"/>
            <w:right w:val="none" w:sz="0" w:space="0" w:color="auto"/>
          </w:divBdr>
        </w:div>
      </w:divsChild>
    </w:div>
    <w:div w:id="1131941899">
      <w:bodyDiv w:val="1"/>
      <w:marLeft w:val="0"/>
      <w:marRight w:val="0"/>
      <w:marTop w:val="0"/>
      <w:marBottom w:val="0"/>
      <w:divBdr>
        <w:top w:val="none" w:sz="0" w:space="0" w:color="auto"/>
        <w:left w:val="none" w:sz="0" w:space="0" w:color="auto"/>
        <w:bottom w:val="none" w:sz="0" w:space="0" w:color="auto"/>
        <w:right w:val="none" w:sz="0" w:space="0" w:color="auto"/>
      </w:divBdr>
      <w:divsChild>
        <w:div w:id="138575843">
          <w:marLeft w:val="640"/>
          <w:marRight w:val="0"/>
          <w:marTop w:val="0"/>
          <w:marBottom w:val="0"/>
          <w:divBdr>
            <w:top w:val="none" w:sz="0" w:space="0" w:color="auto"/>
            <w:left w:val="none" w:sz="0" w:space="0" w:color="auto"/>
            <w:bottom w:val="none" w:sz="0" w:space="0" w:color="auto"/>
            <w:right w:val="none" w:sz="0" w:space="0" w:color="auto"/>
          </w:divBdr>
        </w:div>
        <w:div w:id="147326240">
          <w:marLeft w:val="640"/>
          <w:marRight w:val="0"/>
          <w:marTop w:val="0"/>
          <w:marBottom w:val="0"/>
          <w:divBdr>
            <w:top w:val="none" w:sz="0" w:space="0" w:color="auto"/>
            <w:left w:val="none" w:sz="0" w:space="0" w:color="auto"/>
            <w:bottom w:val="none" w:sz="0" w:space="0" w:color="auto"/>
            <w:right w:val="none" w:sz="0" w:space="0" w:color="auto"/>
          </w:divBdr>
        </w:div>
        <w:div w:id="234708451">
          <w:marLeft w:val="640"/>
          <w:marRight w:val="0"/>
          <w:marTop w:val="0"/>
          <w:marBottom w:val="0"/>
          <w:divBdr>
            <w:top w:val="none" w:sz="0" w:space="0" w:color="auto"/>
            <w:left w:val="none" w:sz="0" w:space="0" w:color="auto"/>
            <w:bottom w:val="none" w:sz="0" w:space="0" w:color="auto"/>
            <w:right w:val="none" w:sz="0" w:space="0" w:color="auto"/>
          </w:divBdr>
        </w:div>
        <w:div w:id="241332779">
          <w:marLeft w:val="640"/>
          <w:marRight w:val="0"/>
          <w:marTop w:val="0"/>
          <w:marBottom w:val="0"/>
          <w:divBdr>
            <w:top w:val="none" w:sz="0" w:space="0" w:color="auto"/>
            <w:left w:val="none" w:sz="0" w:space="0" w:color="auto"/>
            <w:bottom w:val="none" w:sz="0" w:space="0" w:color="auto"/>
            <w:right w:val="none" w:sz="0" w:space="0" w:color="auto"/>
          </w:divBdr>
        </w:div>
        <w:div w:id="319164954">
          <w:marLeft w:val="640"/>
          <w:marRight w:val="0"/>
          <w:marTop w:val="0"/>
          <w:marBottom w:val="0"/>
          <w:divBdr>
            <w:top w:val="none" w:sz="0" w:space="0" w:color="auto"/>
            <w:left w:val="none" w:sz="0" w:space="0" w:color="auto"/>
            <w:bottom w:val="none" w:sz="0" w:space="0" w:color="auto"/>
            <w:right w:val="none" w:sz="0" w:space="0" w:color="auto"/>
          </w:divBdr>
        </w:div>
        <w:div w:id="413938615">
          <w:marLeft w:val="640"/>
          <w:marRight w:val="0"/>
          <w:marTop w:val="0"/>
          <w:marBottom w:val="0"/>
          <w:divBdr>
            <w:top w:val="none" w:sz="0" w:space="0" w:color="auto"/>
            <w:left w:val="none" w:sz="0" w:space="0" w:color="auto"/>
            <w:bottom w:val="none" w:sz="0" w:space="0" w:color="auto"/>
            <w:right w:val="none" w:sz="0" w:space="0" w:color="auto"/>
          </w:divBdr>
        </w:div>
        <w:div w:id="455150047">
          <w:marLeft w:val="640"/>
          <w:marRight w:val="0"/>
          <w:marTop w:val="0"/>
          <w:marBottom w:val="0"/>
          <w:divBdr>
            <w:top w:val="none" w:sz="0" w:space="0" w:color="auto"/>
            <w:left w:val="none" w:sz="0" w:space="0" w:color="auto"/>
            <w:bottom w:val="none" w:sz="0" w:space="0" w:color="auto"/>
            <w:right w:val="none" w:sz="0" w:space="0" w:color="auto"/>
          </w:divBdr>
        </w:div>
        <w:div w:id="458765013">
          <w:marLeft w:val="640"/>
          <w:marRight w:val="0"/>
          <w:marTop w:val="0"/>
          <w:marBottom w:val="0"/>
          <w:divBdr>
            <w:top w:val="none" w:sz="0" w:space="0" w:color="auto"/>
            <w:left w:val="none" w:sz="0" w:space="0" w:color="auto"/>
            <w:bottom w:val="none" w:sz="0" w:space="0" w:color="auto"/>
            <w:right w:val="none" w:sz="0" w:space="0" w:color="auto"/>
          </w:divBdr>
        </w:div>
        <w:div w:id="516699494">
          <w:marLeft w:val="640"/>
          <w:marRight w:val="0"/>
          <w:marTop w:val="0"/>
          <w:marBottom w:val="0"/>
          <w:divBdr>
            <w:top w:val="none" w:sz="0" w:space="0" w:color="auto"/>
            <w:left w:val="none" w:sz="0" w:space="0" w:color="auto"/>
            <w:bottom w:val="none" w:sz="0" w:space="0" w:color="auto"/>
            <w:right w:val="none" w:sz="0" w:space="0" w:color="auto"/>
          </w:divBdr>
        </w:div>
        <w:div w:id="540366807">
          <w:marLeft w:val="640"/>
          <w:marRight w:val="0"/>
          <w:marTop w:val="0"/>
          <w:marBottom w:val="0"/>
          <w:divBdr>
            <w:top w:val="none" w:sz="0" w:space="0" w:color="auto"/>
            <w:left w:val="none" w:sz="0" w:space="0" w:color="auto"/>
            <w:bottom w:val="none" w:sz="0" w:space="0" w:color="auto"/>
            <w:right w:val="none" w:sz="0" w:space="0" w:color="auto"/>
          </w:divBdr>
        </w:div>
        <w:div w:id="663513090">
          <w:marLeft w:val="640"/>
          <w:marRight w:val="0"/>
          <w:marTop w:val="0"/>
          <w:marBottom w:val="0"/>
          <w:divBdr>
            <w:top w:val="none" w:sz="0" w:space="0" w:color="auto"/>
            <w:left w:val="none" w:sz="0" w:space="0" w:color="auto"/>
            <w:bottom w:val="none" w:sz="0" w:space="0" w:color="auto"/>
            <w:right w:val="none" w:sz="0" w:space="0" w:color="auto"/>
          </w:divBdr>
        </w:div>
        <w:div w:id="721950779">
          <w:marLeft w:val="640"/>
          <w:marRight w:val="0"/>
          <w:marTop w:val="0"/>
          <w:marBottom w:val="0"/>
          <w:divBdr>
            <w:top w:val="none" w:sz="0" w:space="0" w:color="auto"/>
            <w:left w:val="none" w:sz="0" w:space="0" w:color="auto"/>
            <w:bottom w:val="none" w:sz="0" w:space="0" w:color="auto"/>
            <w:right w:val="none" w:sz="0" w:space="0" w:color="auto"/>
          </w:divBdr>
        </w:div>
        <w:div w:id="826022009">
          <w:marLeft w:val="640"/>
          <w:marRight w:val="0"/>
          <w:marTop w:val="0"/>
          <w:marBottom w:val="0"/>
          <w:divBdr>
            <w:top w:val="none" w:sz="0" w:space="0" w:color="auto"/>
            <w:left w:val="none" w:sz="0" w:space="0" w:color="auto"/>
            <w:bottom w:val="none" w:sz="0" w:space="0" w:color="auto"/>
            <w:right w:val="none" w:sz="0" w:space="0" w:color="auto"/>
          </w:divBdr>
        </w:div>
        <w:div w:id="979336739">
          <w:marLeft w:val="640"/>
          <w:marRight w:val="0"/>
          <w:marTop w:val="0"/>
          <w:marBottom w:val="0"/>
          <w:divBdr>
            <w:top w:val="none" w:sz="0" w:space="0" w:color="auto"/>
            <w:left w:val="none" w:sz="0" w:space="0" w:color="auto"/>
            <w:bottom w:val="none" w:sz="0" w:space="0" w:color="auto"/>
            <w:right w:val="none" w:sz="0" w:space="0" w:color="auto"/>
          </w:divBdr>
        </w:div>
        <w:div w:id="1016007633">
          <w:marLeft w:val="640"/>
          <w:marRight w:val="0"/>
          <w:marTop w:val="0"/>
          <w:marBottom w:val="0"/>
          <w:divBdr>
            <w:top w:val="none" w:sz="0" w:space="0" w:color="auto"/>
            <w:left w:val="none" w:sz="0" w:space="0" w:color="auto"/>
            <w:bottom w:val="none" w:sz="0" w:space="0" w:color="auto"/>
            <w:right w:val="none" w:sz="0" w:space="0" w:color="auto"/>
          </w:divBdr>
        </w:div>
        <w:div w:id="1069154959">
          <w:marLeft w:val="640"/>
          <w:marRight w:val="0"/>
          <w:marTop w:val="0"/>
          <w:marBottom w:val="0"/>
          <w:divBdr>
            <w:top w:val="none" w:sz="0" w:space="0" w:color="auto"/>
            <w:left w:val="none" w:sz="0" w:space="0" w:color="auto"/>
            <w:bottom w:val="none" w:sz="0" w:space="0" w:color="auto"/>
            <w:right w:val="none" w:sz="0" w:space="0" w:color="auto"/>
          </w:divBdr>
        </w:div>
        <w:div w:id="1134717850">
          <w:marLeft w:val="640"/>
          <w:marRight w:val="0"/>
          <w:marTop w:val="0"/>
          <w:marBottom w:val="0"/>
          <w:divBdr>
            <w:top w:val="none" w:sz="0" w:space="0" w:color="auto"/>
            <w:left w:val="none" w:sz="0" w:space="0" w:color="auto"/>
            <w:bottom w:val="none" w:sz="0" w:space="0" w:color="auto"/>
            <w:right w:val="none" w:sz="0" w:space="0" w:color="auto"/>
          </w:divBdr>
        </w:div>
        <w:div w:id="1169759780">
          <w:marLeft w:val="640"/>
          <w:marRight w:val="0"/>
          <w:marTop w:val="0"/>
          <w:marBottom w:val="0"/>
          <w:divBdr>
            <w:top w:val="none" w:sz="0" w:space="0" w:color="auto"/>
            <w:left w:val="none" w:sz="0" w:space="0" w:color="auto"/>
            <w:bottom w:val="none" w:sz="0" w:space="0" w:color="auto"/>
            <w:right w:val="none" w:sz="0" w:space="0" w:color="auto"/>
          </w:divBdr>
        </w:div>
        <w:div w:id="1169904585">
          <w:marLeft w:val="640"/>
          <w:marRight w:val="0"/>
          <w:marTop w:val="0"/>
          <w:marBottom w:val="0"/>
          <w:divBdr>
            <w:top w:val="none" w:sz="0" w:space="0" w:color="auto"/>
            <w:left w:val="none" w:sz="0" w:space="0" w:color="auto"/>
            <w:bottom w:val="none" w:sz="0" w:space="0" w:color="auto"/>
            <w:right w:val="none" w:sz="0" w:space="0" w:color="auto"/>
          </w:divBdr>
        </w:div>
        <w:div w:id="1188911067">
          <w:marLeft w:val="640"/>
          <w:marRight w:val="0"/>
          <w:marTop w:val="0"/>
          <w:marBottom w:val="0"/>
          <w:divBdr>
            <w:top w:val="none" w:sz="0" w:space="0" w:color="auto"/>
            <w:left w:val="none" w:sz="0" w:space="0" w:color="auto"/>
            <w:bottom w:val="none" w:sz="0" w:space="0" w:color="auto"/>
            <w:right w:val="none" w:sz="0" w:space="0" w:color="auto"/>
          </w:divBdr>
        </w:div>
        <w:div w:id="1195998089">
          <w:marLeft w:val="640"/>
          <w:marRight w:val="0"/>
          <w:marTop w:val="0"/>
          <w:marBottom w:val="0"/>
          <w:divBdr>
            <w:top w:val="none" w:sz="0" w:space="0" w:color="auto"/>
            <w:left w:val="none" w:sz="0" w:space="0" w:color="auto"/>
            <w:bottom w:val="none" w:sz="0" w:space="0" w:color="auto"/>
            <w:right w:val="none" w:sz="0" w:space="0" w:color="auto"/>
          </w:divBdr>
        </w:div>
        <w:div w:id="1196235129">
          <w:marLeft w:val="640"/>
          <w:marRight w:val="0"/>
          <w:marTop w:val="0"/>
          <w:marBottom w:val="0"/>
          <w:divBdr>
            <w:top w:val="none" w:sz="0" w:space="0" w:color="auto"/>
            <w:left w:val="none" w:sz="0" w:space="0" w:color="auto"/>
            <w:bottom w:val="none" w:sz="0" w:space="0" w:color="auto"/>
            <w:right w:val="none" w:sz="0" w:space="0" w:color="auto"/>
          </w:divBdr>
        </w:div>
        <w:div w:id="1235434050">
          <w:marLeft w:val="640"/>
          <w:marRight w:val="0"/>
          <w:marTop w:val="0"/>
          <w:marBottom w:val="0"/>
          <w:divBdr>
            <w:top w:val="none" w:sz="0" w:space="0" w:color="auto"/>
            <w:left w:val="none" w:sz="0" w:space="0" w:color="auto"/>
            <w:bottom w:val="none" w:sz="0" w:space="0" w:color="auto"/>
            <w:right w:val="none" w:sz="0" w:space="0" w:color="auto"/>
          </w:divBdr>
        </w:div>
        <w:div w:id="1287662414">
          <w:marLeft w:val="640"/>
          <w:marRight w:val="0"/>
          <w:marTop w:val="0"/>
          <w:marBottom w:val="0"/>
          <w:divBdr>
            <w:top w:val="none" w:sz="0" w:space="0" w:color="auto"/>
            <w:left w:val="none" w:sz="0" w:space="0" w:color="auto"/>
            <w:bottom w:val="none" w:sz="0" w:space="0" w:color="auto"/>
            <w:right w:val="none" w:sz="0" w:space="0" w:color="auto"/>
          </w:divBdr>
        </w:div>
        <w:div w:id="1322080136">
          <w:marLeft w:val="640"/>
          <w:marRight w:val="0"/>
          <w:marTop w:val="0"/>
          <w:marBottom w:val="0"/>
          <w:divBdr>
            <w:top w:val="none" w:sz="0" w:space="0" w:color="auto"/>
            <w:left w:val="none" w:sz="0" w:space="0" w:color="auto"/>
            <w:bottom w:val="none" w:sz="0" w:space="0" w:color="auto"/>
            <w:right w:val="none" w:sz="0" w:space="0" w:color="auto"/>
          </w:divBdr>
        </w:div>
        <w:div w:id="1356886876">
          <w:marLeft w:val="640"/>
          <w:marRight w:val="0"/>
          <w:marTop w:val="0"/>
          <w:marBottom w:val="0"/>
          <w:divBdr>
            <w:top w:val="none" w:sz="0" w:space="0" w:color="auto"/>
            <w:left w:val="none" w:sz="0" w:space="0" w:color="auto"/>
            <w:bottom w:val="none" w:sz="0" w:space="0" w:color="auto"/>
            <w:right w:val="none" w:sz="0" w:space="0" w:color="auto"/>
          </w:divBdr>
        </w:div>
        <w:div w:id="1367831180">
          <w:marLeft w:val="640"/>
          <w:marRight w:val="0"/>
          <w:marTop w:val="0"/>
          <w:marBottom w:val="0"/>
          <w:divBdr>
            <w:top w:val="none" w:sz="0" w:space="0" w:color="auto"/>
            <w:left w:val="none" w:sz="0" w:space="0" w:color="auto"/>
            <w:bottom w:val="none" w:sz="0" w:space="0" w:color="auto"/>
            <w:right w:val="none" w:sz="0" w:space="0" w:color="auto"/>
          </w:divBdr>
        </w:div>
        <w:div w:id="1387266302">
          <w:marLeft w:val="640"/>
          <w:marRight w:val="0"/>
          <w:marTop w:val="0"/>
          <w:marBottom w:val="0"/>
          <w:divBdr>
            <w:top w:val="none" w:sz="0" w:space="0" w:color="auto"/>
            <w:left w:val="none" w:sz="0" w:space="0" w:color="auto"/>
            <w:bottom w:val="none" w:sz="0" w:space="0" w:color="auto"/>
            <w:right w:val="none" w:sz="0" w:space="0" w:color="auto"/>
          </w:divBdr>
        </w:div>
        <w:div w:id="1482230326">
          <w:marLeft w:val="640"/>
          <w:marRight w:val="0"/>
          <w:marTop w:val="0"/>
          <w:marBottom w:val="0"/>
          <w:divBdr>
            <w:top w:val="none" w:sz="0" w:space="0" w:color="auto"/>
            <w:left w:val="none" w:sz="0" w:space="0" w:color="auto"/>
            <w:bottom w:val="none" w:sz="0" w:space="0" w:color="auto"/>
            <w:right w:val="none" w:sz="0" w:space="0" w:color="auto"/>
          </w:divBdr>
        </w:div>
        <w:div w:id="1498304889">
          <w:marLeft w:val="640"/>
          <w:marRight w:val="0"/>
          <w:marTop w:val="0"/>
          <w:marBottom w:val="0"/>
          <w:divBdr>
            <w:top w:val="none" w:sz="0" w:space="0" w:color="auto"/>
            <w:left w:val="none" w:sz="0" w:space="0" w:color="auto"/>
            <w:bottom w:val="none" w:sz="0" w:space="0" w:color="auto"/>
            <w:right w:val="none" w:sz="0" w:space="0" w:color="auto"/>
          </w:divBdr>
        </w:div>
        <w:div w:id="1520654650">
          <w:marLeft w:val="640"/>
          <w:marRight w:val="0"/>
          <w:marTop w:val="0"/>
          <w:marBottom w:val="0"/>
          <w:divBdr>
            <w:top w:val="none" w:sz="0" w:space="0" w:color="auto"/>
            <w:left w:val="none" w:sz="0" w:space="0" w:color="auto"/>
            <w:bottom w:val="none" w:sz="0" w:space="0" w:color="auto"/>
            <w:right w:val="none" w:sz="0" w:space="0" w:color="auto"/>
          </w:divBdr>
        </w:div>
        <w:div w:id="1593271044">
          <w:marLeft w:val="640"/>
          <w:marRight w:val="0"/>
          <w:marTop w:val="0"/>
          <w:marBottom w:val="0"/>
          <w:divBdr>
            <w:top w:val="none" w:sz="0" w:space="0" w:color="auto"/>
            <w:left w:val="none" w:sz="0" w:space="0" w:color="auto"/>
            <w:bottom w:val="none" w:sz="0" w:space="0" w:color="auto"/>
            <w:right w:val="none" w:sz="0" w:space="0" w:color="auto"/>
          </w:divBdr>
        </w:div>
        <w:div w:id="1621111118">
          <w:marLeft w:val="640"/>
          <w:marRight w:val="0"/>
          <w:marTop w:val="0"/>
          <w:marBottom w:val="0"/>
          <w:divBdr>
            <w:top w:val="none" w:sz="0" w:space="0" w:color="auto"/>
            <w:left w:val="none" w:sz="0" w:space="0" w:color="auto"/>
            <w:bottom w:val="none" w:sz="0" w:space="0" w:color="auto"/>
            <w:right w:val="none" w:sz="0" w:space="0" w:color="auto"/>
          </w:divBdr>
        </w:div>
        <w:div w:id="1700276490">
          <w:marLeft w:val="640"/>
          <w:marRight w:val="0"/>
          <w:marTop w:val="0"/>
          <w:marBottom w:val="0"/>
          <w:divBdr>
            <w:top w:val="none" w:sz="0" w:space="0" w:color="auto"/>
            <w:left w:val="none" w:sz="0" w:space="0" w:color="auto"/>
            <w:bottom w:val="none" w:sz="0" w:space="0" w:color="auto"/>
            <w:right w:val="none" w:sz="0" w:space="0" w:color="auto"/>
          </w:divBdr>
        </w:div>
        <w:div w:id="1830251091">
          <w:marLeft w:val="640"/>
          <w:marRight w:val="0"/>
          <w:marTop w:val="0"/>
          <w:marBottom w:val="0"/>
          <w:divBdr>
            <w:top w:val="none" w:sz="0" w:space="0" w:color="auto"/>
            <w:left w:val="none" w:sz="0" w:space="0" w:color="auto"/>
            <w:bottom w:val="none" w:sz="0" w:space="0" w:color="auto"/>
            <w:right w:val="none" w:sz="0" w:space="0" w:color="auto"/>
          </w:divBdr>
        </w:div>
        <w:div w:id="1847088016">
          <w:marLeft w:val="640"/>
          <w:marRight w:val="0"/>
          <w:marTop w:val="0"/>
          <w:marBottom w:val="0"/>
          <w:divBdr>
            <w:top w:val="none" w:sz="0" w:space="0" w:color="auto"/>
            <w:left w:val="none" w:sz="0" w:space="0" w:color="auto"/>
            <w:bottom w:val="none" w:sz="0" w:space="0" w:color="auto"/>
            <w:right w:val="none" w:sz="0" w:space="0" w:color="auto"/>
          </w:divBdr>
        </w:div>
        <w:div w:id="1885290374">
          <w:marLeft w:val="640"/>
          <w:marRight w:val="0"/>
          <w:marTop w:val="0"/>
          <w:marBottom w:val="0"/>
          <w:divBdr>
            <w:top w:val="none" w:sz="0" w:space="0" w:color="auto"/>
            <w:left w:val="none" w:sz="0" w:space="0" w:color="auto"/>
            <w:bottom w:val="none" w:sz="0" w:space="0" w:color="auto"/>
            <w:right w:val="none" w:sz="0" w:space="0" w:color="auto"/>
          </w:divBdr>
        </w:div>
        <w:div w:id="1976905856">
          <w:marLeft w:val="640"/>
          <w:marRight w:val="0"/>
          <w:marTop w:val="0"/>
          <w:marBottom w:val="0"/>
          <w:divBdr>
            <w:top w:val="none" w:sz="0" w:space="0" w:color="auto"/>
            <w:left w:val="none" w:sz="0" w:space="0" w:color="auto"/>
            <w:bottom w:val="none" w:sz="0" w:space="0" w:color="auto"/>
            <w:right w:val="none" w:sz="0" w:space="0" w:color="auto"/>
          </w:divBdr>
        </w:div>
        <w:div w:id="2015647834">
          <w:marLeft w:val="640"/>
          <w:marRight w:val="0"/>
          <w:marTop w:val="0"/>
          <w:marBottom w:val="0"/>
          <w:divBdr>
            <w:top w:val="none" w:sz="0" w:space="0" w:color="auto"/>
            <w:left w:val="none" w:sz="0" w:space="0" w:color="auto"/>
            <w:bottom w:val="none" w:sz="0" w:space="0" w:color="auto"/>
            <w:right w:val="none" w:sz="0" w:space="0" w:color="auto"/>
          </w:divBdr>
        </w:div>
        <w:div w:id="2040009869">
          <w:marLeft w:val="640"/>
          <w:marRight w:val="0"/>
          <w:marTop w:val="0"/>
          <w:marBottom w:val="0"/>
          <w:divBdr>
            <w:top w:val="none" w:sz="0" w:space="0" w:color="auto"/>
            <w:left w:val="none" w:sz="0" w:space="0" w:color="auto"/>
            <w:bottom w:val="none" w:sz="0" w:space="0" w:color="auto"/>
            <w:right w:val="none" w:sz="0" w:space="0" w:color="auto"/>
          </w:divBdr>
        </w:div>
        <w:div w:id="2112968475">
          <w:marLeft w:val="640"/>
          <w:marRight w:val="0"/>
          <w:marTop w:val="0"/>
          <w:marBottom w:val="0"/>
          <w:divBdr>
            <w:top w:val="none" w:sz="0" w:space="0" w:color="auto"/>
            <w:left w:val="none" w:sz="0" w:space="0" w:color="auto"/>
            <w:bottom w:val="none" w:sz="0" w:space="0" w:color="auto"/>
            <w:right w:val="none" w:sz="0" w:space="0" w:color="auto"/>
          </w:divBdr>
        </w:div>
        <w:div w:id="2140299734">
          <w:marLeft w:val="640"/>
          <w:marRight w:val="0"/>
          <w:marTop w:val="0"/>
          <w:marBottom w:val="0"/>
          <w:divBdr>
            <w:top w:val="none" w:sz="0" w:space="0" w:color="auto"/>
            <w:left w:val="none" w:sz="0" w:space="0" w:color="auto"/>
            <w:bottom w:val="none" w:sz="0" w:space="0" w:color="auto"/>
            <w:right w:val="none" w:sz="0" w:space="0" w:color="auto"/>
          </w:divBdr>
        </w:div>
        <w:div w:id="2146197339">
          <w:marLeft w:val="640"/>
          <w:marRight w:val="0"/>
          <w:marTop w:val="0"/>
          <w:marBottom w:val="0"/>
          <w:divBdr>
            <w:top w:val="none" w:sz="0" w:space="0" w:color="auto"/>
            <w:left w:val="none" w:sz="0" w:space="0" w:color="auto"/>
            <w:bottom w:val="none" w:sz="0" w:space="0" w:color="auto"/>
            <w:right w:val="none" w:sz="0" w:space="0" w:color="auto"/>
          </w:divBdr>
        </w:div>
      </w:divsChild>
    </w:div>
    <w:div w:id="1133252308">
      <w:marLeft w:val="0"/>
      <w:marRight w:val="0"/>
      <w:marTop w:val="0"/>
      <w:marBottom w:val="0"/>
      <w:divBdr>
        <w:top w:val="none" w:sz="0" w:space="0" w:color="auto"/>
        <w:left w:val="none" w:sz="0" w:space="0" w:color="auto"/>
        <w:bottom w:val="none" w:sz="0" w:space="0" w:color="auto"/>
        <w:right w:val="none" w:sz="0" w:space="0" w:color="auto"/>
      </w:divBdr>
    </w:div>
    <w:div w:id="1146319784">
      <w:bodyDiv w:val="1"/>
      <w:marLeft w:val="0"/>
      <w:marRight w:val="0"/>
      <w:marTop w:val="0"/>
      <w:marBottom w:val="0"/>
      <w:divBdr>
        <w:top w:val="none" w:sz="0" w:space="0" w:color="auto"/>
        <w:left w:val="none" w:sz="0" w:space="0" w:color="auto"/>
        <w:bottom w:val="none" w:sz="0" w:space="0" w:color="auto"/>
        <w:right w:val="none" w:sz="0" w:space="0" w:color="auto"/>
      </w:divBdr>
      <w:divsChild>
        <w:div w:id="699084484">
          <w:marLeft w:val="640"/>
          <w:marRight w:val="0"/>
          <w:marTop w:val="0"/>
          <w:marBottom w:val="0"/>
          <w:divBdr>
            <w:top w:val="none" w:sz="0" w:space="0" w:color="auto"/>
            <w:left w:val="none" w:sz="0" w:space="0" w:color="auto"/>
            <w:bottom w:val="none" w:sz="0" w:space="0" w:color="auto"/>
            <w:right w:val="none" w:sz="0" w:space="0" w:color="auto"/>
          </w:divBdr>
        </w:div>
        <w:div w:id="1533349143">
          <w:marLeft w:val="640"/>
          <w:marRight w:val="0"/>
          <w:marTop w:val="0"/>
          <w:marBottom w:val="0"/>
          <w:divBdr>
            <w:top w:val="none" w:sz="0" w:space="0" w:color="auto"/>
            <w:left w:val="none" w:sz="0" w:space="0" w:color="auto"/>
            <w:bottom w:val="none" w:sz="0" w:space="0" w:color="auto"/>
            <w:right w:val="none" w:sz="0" w:space="0" w:color="auto"/>
          </w:divBdr>
        </w:div>
        <w:div w:id="442194527">
          <w:marLeft w:val="640"/>
          <w:marRight w:val="0"/>
          <w:marTop w:val="0"/>
          <w:marBottom w:val="0"/>
          <w:divBdr>
            <w:top w:val="none" w:sz="0" w:space="0" w:color="auto"/>
            <w:left w:val="none" w:sz="0" w:space="0" w:color="auto"/>
            <w:bottom w:val="none" w:sz="0" w:space="0" w:color="auto"/>
            <w:right w:val="none" w:sz="0" w:space="0" w:color="auto"/>
          </w:divBdr>
        </w:div>
        <w:div w:id="646252542">
          <w:marLeft w:val="640"/>
          <w:marRight w:val="0"/>
          <w:marTop w:val="0"/>
          <w:marBottom w:val="0"/>
          <w:divBdr>
            <w:top w:val="none" w:sz="0" w:space="0" w:color="auto"/>
            <w:left w:val="none" w:sz="0" w:space="0" w:color="auto"/>
            <w:bottom w:val="none" w:sz="0" w:space="0" w:color="auto"/>
            <w:right w:val="none" w:sz="0" w:space="0" w:color="auto"/>
          </w:divBdr>
        </w:div>
        <w:div w:id="1141271448">
          <w:marLeft w:val="640"/>
          <w:marRight w:val="0"/>
          <w:marTop w:val="0"/>
          <w:marBottom w:val="0"/>
          <w:divBdr>
            <w:top w:val="none" w:sz="0" w:space="0" w:color="auto"/>
            <w:left w:val="none" w:sz="0" w:space="0" w:color="auto"/>
            <w:bottom w:val="none" w:sz="0" w:space="0" w:color="auto"/>
            <w:right w:val="none" w:sz="0" w:space="0" w:color="auto"/>
          </w:divBdr>
        </w:div>
        <w:div w:id="375084081">
          <w:marLeft w:val="640"/>
          <w:marRight w:val="0"/>
          <w:marTop w:val="0"/>
          <w:marBottom w:val="0"/>
          <w:divBdr>
            <w:top w:val="none" w:sz="0" w:space="0" w:color="auto"/>
            <w:left w:val="none" w:sz="0" w:space="0" w:color="auto"/>
            <w:bottom w:val="none" w:sz="0" w:space="0" w:color="auto"/>
            <w:right w:val="none" w:sz="0" w:space="0" w:color="auto"/>
          </w:divBdr>
        </w:div>
        <w:div w:id="715548584">
          <w:marLeft w:val="640"/>
          <w:marRight w:val="0"/>
          <w:marTop w:val="0"/>
          <w:marBottom w:val="0"/>
          <w:divBdr>
            <w:top w:val="none" w:sz="0" w:space="0" w:color="auto"/>
            <w:left w:val="none" w:sz="0" w:space="0" w:color="auto"/>
            <w:bottom w:val="none" w:sz="0" w:space="0" w:color="auto"/>
            <w:right w:val="none" w:sz="0" w:space="0" w:color="auto"/>
          </w:divBdr>
        </w:div>
        <w:div w:id="1641230061">
          <w:marLeft w:val="640"/>
          <w:marRight w:val="0"/>
          <w:marTop w:val="0"/>
          <w:marBottom w:val="0"/>
          <w:divBdr>
            <w:top w:val="none" w:sz="0" w:space="0" w:color="auto"/>
            <w:left w:val="none" w:sz="0" w:space="0" w:color="auto"/>
            <w:bottom w:val="none" w:sz="0" w:space="0" w:color="auto"/>
            <w:right w:val="none" w:sz="0" w:space="0" w:color="auto"/>
          </w:divBdr>
        </w:div>
        <w:div w:id="1979916333">
          <w:marLeft w:val="640"/>
          <w:marRight w:val="0"/>
          <w:marTop w:val="0"/>
          <w:marBottom w:val="0"/>
          <w:divBdr>
            <w:top w:val="none" w:sz="0" w:space="0" w:color="auto"/>
            <w:left w:val="none" w:sz="0" w:space="0" w:color="auto"/>
            <w:bottom w:val="none" w:sz="0" w:space="0" w:color="auto"/>
            <w:right w:val="none" w:sz="0" w:space="0" w:color="auto"/>
          </w:divBdr>
        </w:div>
        <w:div w:id="1364987000">
          <w:marLeft w:val="640"/>
          <w:marRight w:val="0"/>
          <w:marTop w:val="0"/>
          <w:marBottom w:val="0"/>
          <w:divBdr>
            <w:top w:val="none" w:sz="0" w:space="0" w:color="auto"/>
            <w:left w:val="none" w:sz="0" w:space="0" w:color="auto"/>
            <w:bottom w:val="none" w:sz="0" w:space="0" w:color="auto"/>
            <w:right w:val="none" w:sz="0" w:space="0" w:color="auto"/>
          </w:divBdr>
        </w:div>
        <w:div w:id="449976550">
          <w:marLeft w:val="640"/>
          <w:marRight w:val="0"/>
          <w:marTop w:val="0"/>
          <w:marBottom w:val="0"/>
          <w:divBdr>
            <w:top w:val="none" w:sz="0" w:space="0" w:color="auto"/>
            <w:left w:val="none" w:sz="0" w:space="0" w:color="auto"/>
            <w:bottom w:val="none" w:sz="0" w:space="0" w:color="auto"/>
            <w:right w:val="none" w:sz="0" w:space="0" w:color="auto"/>
          </w:divBdr>
        </w:div>
        <w:div w:id="1007708897">
          <w:marLeft w:val="640"/>
          <w:marRight w:val="0"/>
          <w:marTop w:val="0"/>
          <w:marBottom w:val="0"/>
          <w:divBdr>
            <w:top w:val="none" w:sz="0" w:space="0" w:color="auto"/>
            <w:left w:val="none" w:sz="0" w:space="0" w:color="auto"/>
            <w:bottom w:val="none" w:sz="0" w:space="0" w:color="auto"/>
            <w:right w:val="none" w:sz="0" w:space="0" w:color="auto"/>
          </w:divBdr>
        </w:div>
        <w:div w:id="1165895510">
          <w:marLeft w:val="640"/>
          <w:marRight w:val="0"/>
          <w:marTop w:val="0"/>
          <w:marBottom w:val="0"/>
          <w:divBdr>
            <w:top w:val="none" w:sz="0" w:space="0" w:color="auto"/>
            <w:left w:val="none" w:sz="0" w:space="0" w:color="auto"/>
            <w:bottom w:val="none" w:sz="0" w:space="0" w:color="auto"/>
            <w:right w:val="none" w:sz="0" w:space="0" w:color="auto"/>
          </w:divBdr>
        </w:div>
        <w:div w:id="1268848912">
          <w:marLeft w:val="640"/>
          <w:marRight w:val="0"/>
          <w:marTop w:val="0"/>
          <w:marBottom w:val="0"/>
          <w:divBdr>
            <w:top w:val="none" w:sz="0" w:space="0" w:color="auto"/>
            <w:left w:val="none" w:sz="0" w:space="0" w:color="auto"/>
            <w:bottom w:val="none" w:sz="0" w:space="0" w:color="auto"/>
            <w:right w:val="none" w:sz="0" w:space="0" w:color="auto"/>
          </w:divBdr>
        </w:div>
        <w:div w:id="1387030139">
          <w:marLeft w:val="640"/>
          <w:marRight w:val="0"/>
          <w:marTop w:val="0"/>
          <w:marBottom w:val="0"/>
          <w:divBdr>
            <w:top w:val="none" w:sz="0" w:space="0" w:color="auto"/>
            <w:left w:val="none" w:sz="0" w:space="0" w:color="auto"/>
            <w:bottom w:val="none" w:sz="0" w:space="0" w:color="auto"/>
            <w:right w:val="none" w:sz="0" w:space="0" w:color="auto"/>
          </w:divBdr>
        </w:div>
        <w:div w:id="1476067869">
          <w:marLeft w:val="640"/>
          <w:marRight w:val="0"/>
          <w:marTop w:val="0"/>
          <w:marBottom w:val="0"/>
          <w:divBdr>
            <w:top w:val="none" w:sz="0" w:space="0" w:color="auto"/>
            <w:left w:val="none" w:sz="0" w:space="0" w:color="auto"/>
            <w:bottom w:val="none" w:sz="0" w:space="0" w:color="auto"/>
            <w:right w:val="none" w:sz="0" w:space="0" w:color="auto"/>
          </w:divBdr>
        </w:div>
        <w:div w:id="331883615">
          <w:marLeft w:val="640"/>
          <w:marRight w:val="0"/>
          <w:marTop w:val="0"/>
          <w:marBottom w:val="0"/>
          <w:divBdr>
            <w:top w:val="none" w:sz="0" w:space="0" w:color="auto"/>
            <w:left w:val="none" w:sz="0" w:space="0" w:color="auto"/>
            <w:bottom w:val="none" w:sz="0" w:space="0" w:color="auto"/>
            <w:right w:val="none" w:sz="0" w:space="0" w:color="auto"/>
          </w:divBdr>
        </w:div>
        <w:div w:id="1249191001">
          <w:marLeft w:val="640"/>
          <w:marRight w:val="0"/>
          <w:marTop w:val="0"/>
          <w:marBottom w:val="0"/>
          <w:divBdr>
            <w:top w:val="none" w:sz="0" w:space="0" w:color="auto"/>
            <w:left w:val="none" w:sz="0" w:space="0" w:color="auto"/>
            <w:bottom w:val="none" w:sz="0" w:space="0" w:color="auto"/>
            <w:right w:val="none" w:sz="0" w:space="0" w:color="auto"/>
          </w:divBdr>
        </w:div>
        <w:div w:id="406877554">
          <w:marLeft w:val="640"/>
          <w:marRight w:val="0"/>
          <w:marTop w:val="0"/>
          <w:marBottom w:val="0"/>
          <w:divBdr>
            <w:top w:val="none" w:sz="0" w:space="0" w:color="auto"/>
            <w:left w:val="none" w:sz="0" w:space="0" w:color="auto"/>
            <w:bottom w:val="none" w:sz="0" w:space="0" w:color="auto"/>
            <w:right w:val="none" w:sz="0" w:space="0" w:color="auto"/>
          </w:divBdr>
        </w:div>
        <w:div w:id="1770613074">
          <w:marLeft w:val="640"/>
          <w:marRight w:val="0"/>
          <w:marTop w:val="0"/>
          <w:marBottom w:val="0"/>
          <w:divBdr>
            <w:top w:val="none" w:sz="0" w:space="0" w:color="auto"/>
            <w:left w:val="none" w:sz="0" w:space="0" w:color="auto"/>
            <w:bottom w:val="none" w:sz="0" w:space="0" w:color="auto"/>
            <w:right w:val="none" w:sz="0" w:space="0" w:color="auto"/>
          </w:divBdr>
        </w:div>
        <w:div w:id="240795567">
          <w:marLeft w:val="640"/>
          <w:marRight w:val="0"/>
          <w:marTop w:val="0"/>
          <w:marBottom w:val="0"/>
          <w:divBdr>
            <w:top w:val="none" w:sz="0" w:space="0" w:color="auto"/>
            <w:left w:val="none" w:sz="0" w:space="0" w:color="auto"/>
            <w:bottom w:val="none" w:sz="0" w:space="0" w:color="auto"/>
            <w:right w:val="none" w:sz="0" w:space="0" w:color="auto"/>
          </w:divBdr>
        </w:div>
        <w:div w:id="1824656403">
          <w:marLeft w:val="640"/>
          <w:marRight w:val="0"/>
          <w:marTop w:val="0"/>
          <w:marBottom w:val="0"/>
          <w:divBdr>
            <w:top w:val="none" w:sz="0" w:space="0" w:color="auto"/>
            <w:left w:val="none" w:sz="0" w:space="0" w:color="auto"/>
            <w:bottom w:val="none" w:sz="0" w:space="0" w:color="auto"/>
            <w:right w:val="none" w:sz="0" w:space="0" w:color="auto"/>
          </w:divBdr>
        </w:div>
        <w:div w:id="1868564670">
          <w:marLeft w:val="640"/>
          <w:marRight w:val="0"/>
          <w:marTop w:val="0"/>
          <w:marBottom w:val="0"/>
          <w:divBdr>
            <w:top w:val="none" w:sz="0" w:space="0" w:color="auto"/>
            <w:left w:val="none" w:sz="0" w:space="0" w:color="auto"/>
            <w:bottom w:val="none" w:sz="0" w:space="0" w:color="auto"/>
            <w:right w:val="none" w:sz="0" w:space="0" w:color="auto"/>
          </w:divBdr>
        </w:div>
        <w:div w:id="1984312582">
          <w:marLeft w:val="640"/>
          <w:marRight w:val="0"/>
          <w:marTop w:val="0"/>
          <w:marBottom w:val="0"/>
          <w:divBdr>
            <w:top w:val="none" w:sz="0" w:space="0" w:color="auto"/>
            <w:left w:val="none" w:sz="0" w:space="0" w:color="auto"/>
            <w:bottom w:val="none" w:sz="0" w:space="0" w:color="auto"/>
            <w:right w:val="none" w:sz="0" w:space="0" w:color="auto"/>
          </w:divBdr>
        </w:div>
        <w:div w:id="222058652">
          <w:marLeft w:val="640"/>
          <w:marRight w:val="0"/>
          <w:marTop w:val="0"/>
          <w:marBottom w:val="0"/>
          <w:divBdr>
            <w:top w:val="none" w:sz="0" w:space="0" w:color="auto"/>
            <w:left w:val="none" w:sz="0" w:space="0" w:color="auto"/>
            <w:bottom w:val="none" w:sz="0" w:space="0" w:color="auto"/>
            <w:right w:val="none" w:sz="0" w:space="0" w:color="auto"/>
          </w:divBdr>
        </w:div>
        <w:div w:id="564099162">
          <w:marLeft w:val="640"/>
          <w:marRight w:val="0"/>
          <w:marTop w:val="0"/>
          <w:marBottom w:val="0"/>
          <w:divBdr>
            <w:top w:val="none" w:sz="0" w:space="0" w:color="auto"/>
            <w:left w:val="none" w:sz="0" w:space="0" w:color="auto"/>
            <w:bottom w:val="none" w:sz="0" w:space="0" w:color="auto"/>
            <w:right w:val="none" w:sz="0" w:space="0" w:color="auto"/>
          </w:divBdr>
        </w:div>
        <w:div w:id="1219319911">
          <w:marLeft w:val="640"/>
          <w:marRight w:val="0"/>
          <w:marTop w:val="0"/>
          <w:marBottom w:val="0"/>
          <w:divBdr>
            <w:top w:val="none" w:sz="0" w:space="0" w:color="auto"/>
            <w:left w:val="none" w:sz="0" w:space="0" w:color="auto"/>
            <w:bottom w:val="none" w:sz="0" w:space="0" w:color="auto"/>
            <w:right w:val="none" w:sz="0" w:space="0" w:color="auto"/>
          </w:divBdr>
        </w:div>
        <w:div w:id="1380086266">
          <w:marLeft w:val="640"/>
          <w:marRight w:val="0"/>
          <w:marTop w:val="0"/>
          <w:marBottom w:val="0"/>
          <w:divBdr>
            <w:top w:val="none" w:sz="0" w:space="0" w:color="auto"/>
            <w:left w:val="none" w:sz="0" w:space="0" w:color="auto"/>
            <w:bottom w:val="none" w:sz="0" w:space="0" w:color="auto"/>
            <w:right w:val="none" w:sz="0" w:space="0" w:color="auto"/>
          </w:divBdr>
        </w:div>
        <w:div w:id="100342321">
          <w:marLeft w:val="640"/>
          <w:marRight w:val="0"/>
          <w:marTop w:val="0"/>
          <w:marBottom w:val="0"/>
          <w:divBdr>
            <w:top w:val="none" w:sz="0" w:space="0" w:color="auto"/>
            <w:left w:val="none" w:sz="0" w:space="0" w:color="auto"/>
            <w:bottom w:val="none" w:sz="0" w:space="0" w:color="auto"/>
            <w:right w:val="none" w:sz="0" w:space="0" w:color="auto"/>
          </w:divBdr>
        </w:div>
        <w:div w:id="704983193">
          <w:marLeft w:val="640"/>
          <w:marRight w:val="0"/>
          <w:marTop w:val="0"/>
          <w:marBottom w:val="0"/>
          <w:divBdr>
            <w:top w:val="none" w:sz="0" w:space="0" w:color="auto"/>
            <w:left w:val="none" w:sz="0" w:space="0" w:color="auto"/>
            <w:bottom w:val="none" w:sz="0" w:space="0" w:color="auto"/>
            <w:right w:val="none" w:sz="0" w:space="0" w:color="auto"/>
          </w:divBdr>
        </w:div>
        <w:div w:id="776024135">
          <w:marLeft w:val="640"/>
          <w:marRight w:val="0"/>
          <w:marTop w:val="0"/>
          <w:marBottom w:val="0"/>
          <w:divBdr>
            <w:top w:val="none" w:sz="0" w:space="0" w:color="auto"/>
            <w:left w:val="none" w:sz="0" w:space="0" w:color="auto"/>
            <w:bottom w:val="none" w:sz="0" w:space="0" w:color="auto"/>
            <w:right w:val="none" w:sz="0" w:space="0" w:color="auto"/>
          </w:divBdr>
        </w:div>
        <w:div w:id="1789005862">
          <w:marLeft w:val="640"/>
          <w:marRight w:val="0"/>
          <w:marTop w:val="0"/>
          <w:marBottom w:val="0"/>
          <w:divBdr>
            <w:top w:val="none" w:sz="0" w:space="0" w:color="auto"/>
            <w:left w:val="none" w:sz="0" w:space="0" w:color="auto"/>
            <w:bottom w:val="none" w:sz="0" w:space="0" w:color="auto"/>
            <w:right w:val="none" w:sz="0" w:space="0" w:color="auto"/>
          </w:divBdr>
        </w:div>
        <w:div w:id="1741709235">
          <w:marLeft w:val="640"/>
          <w:marRight w:val="0"/>
          <w:marTop w:val="0"/>
          <w:marBottom w:val="0"/>
          <w:divBdr>
            <w:top w:val="none" w:sz="0" w:space="0" w:color="auto"/>
            <w:left w:val="none" w:sz="0" w:space="0" w:color="auto"/>
            <w:bottom w:val="none" w:sz="0" w:space="0" w:color="auto"/>
            <w:right w:val="none" w:sz="0" w:space="0" w:color="auto"/>
          </w:divBdr>
        </w:div>
        <w:div w:id="1523015282">
          <w:marLeft w:val="640"/>
          <w:marRight w:val="0"/>
          <w:marTop w:val="0"/>
          <w:marBottom w:val="0"/>
          <w:divBdr>
            <w:top w:val="none" w:sz="0" w:space="0" w:color="auto"/>
            <w:left w:val="none" w:sz="0" w:space="0" w:color="auto"/>
            <w:bottom w:val="none" w:sz="0" w:space="0" w:color="auto"/>
            <w:right w:val="none" w:sz="0" w:space="0" w:color="auto"/>
          </w:divBdr>
        </w:div>
        <w:div w:id="1623801263">
          <w:marLeft w:val="640"/>
          <w:marRight w:val="0"/>
          <w:marTop w:val="0"/>
          <w:marBottom w:val="0"/>
          <w:divBdr>
            <w:top w:val="none" w:sz="0" w:space="0" w:color="auto"/>
            <w:left w:val="none" w:sz="0" w:space="0" w:color="auto"/>
            <w:bottom w:val="none" w:sz="0" w:space="0" w:color="auto"/>
            <w:right w:val="none" w:sz="0" w:space="0" w:color="auto"/>
          </w:divBdr>
        </w:div>
        <w:div w:id="821309459">
          <w:marLeft w:val="640"/>
          <w:marRight w:val="0"/>
          <w:marTop w:val="0"/>
          <w:marBottom w:val="0"/>
          <w:divBdr>
            <w:top w:val="none" w:sz="0" w:space="0" w:color="auto"/>
            <w:left w:val="none" w:sz="0" w:space="0" w:color="auto"/>
            <w:bottom w:val="none" w:sz="0" w:space="0" w:color="auto"/>
            <w:right w:val="none" w:sz="0" w:space="0" w:color="auto"/>
          </w:divBdr>
        </w:div>
        <w:div w:id="649335502">
          <w:marLeft w:val="640"/>
          <w:marRight w:val="0"/>
          <w:marTop w:val="0"/>
          <w:marBottom w:val="0"/>
          <w:divBdr>
            <w:top w:val="none" w:sz="0" w:space="0" w:color="auto"/>
            <w:left w:val="none" w:sz="0" w:space="0" w:color="auto"/>
            <w:bottom w:val="none" w:sz="0" w:space="0" w:color="auto"/>
            <w:right w:val="none" w:sz="0" w:space="0" w:color="auto"/>
          </w:divBdr>
        </w:div>
        <w:div w:id="1566139967">
          <w:marLeft w:val="640"/>
          <w:marRight w:val="0"/>
          <w:marTop w:val="0"/>
          <w:marBottom w:val="0"/>
          <w:divBdr>
            <w:top w:val="none" w:sz="0" w:space="0" w:color="auto"/>
            <w:left w:val="none" w:sz="0" w:space="0" w:color="auto"/>
            <w:bottom w:val="none" w:sz="0" w:space="0" w:color="auto"/>
            <w:right w:val="none" w:sz="0" w:space="0" w:color="auto"/>
          </w:divBdr>
        </w:div>
        <w:div w:id="661468973">
          <w:marLeft w:val="640"/>
          <w:marRight w:val="0"/>
          <w:marTop w:val="0"/>
          <w:marBottom w:val="0"/>
          <w:divBdr>
            <w:top w:val="none" w:sz="0" w:space="0" w:color="auto"/>
            <w:left w:val="none" w:sz="0" w:space="0" w:color="auto"/>
            <w:bottom w:val="none" w:sz="0" w:space="0" w:color="auto"/>
            <w:right w:val="none" w:sz="0" w:space="0" w:color="auto"/>
          </w:divBdr>
        </w:div>
        <w:div w:id="676423471">
          <w:marLeft w:val="640"/>
          <w:marRight w:val="0"/>
          <w:marTop w:val="0"/>
          <w:marBottom w:val="0"/>
          <w:divBdr>
            <w:top w:val="none" w:sz="0" w:space="0" w:color="auto"/>
            <w:left w:val="none" w:sz="0" w:space="0" w:color="auto"/>
            <w:bottom w:val="none" w:sz="0" w:space="0" w:color="auto"/>
            <w:right w:val="none" w:sz="0" w:space="0" w:color="auto"/>
          </w:divBdr>
        </w:div>
        <w:div w:id="117383977">
          <w:marLeft w:val="640"/>
          <w:marRight w:val="0"/>
          <w:marTop w:val="0"/>
          <w:marBottom w:val="0"/>
          <w:divBdr>
            <w:top w:val="none" w:sz="0" w:space="0" w:color="auto"/>
            <w:left w:val="none" w:sz="0" w:space="0" w:color="auto"/>
            <w:bottom w:val="none" w:sz="0" w:space="0" w:color="auto"/>
            <w:right w:val="none" w:sz="0" w:space="0" w:color="auto"/>
          </w:divBdr>
        </w:div>
        <w:div w:id="463739561">
          <w:marLeft w:val="640"/>
          <w:marRight w:val="0"/>
          <w:marTop w:val="0"/>
          <w:marBottom w:val="0"/>
          <w:divBdr>
            <w:top w:val="none" w:sz="0" w:space="0" w:color="auto"/>
            <w:left w:val="none" w:sz="0" w:space="0" w:color="auto"/>
            <w:bottom w:val="none" w:sz="0" w:space="0" w:color="auto"/>
            <w:right w:val="none" w:sz="0" w:space="0" w:color="auto"/>
          </w:divBdr>
        </w:div>
        <w:div w:id="1211380131">
          <w:marLeft w:val="640"/>
          <w:marRight w:val="0"/>
          <w:marTop w:val="0"/>
          <w:marBottom w:val="0"/>
          <w:divBdr>
            <w:top w:val="none" w:sz="0" w:space="0" w:color="auto"/>
            <w:left w:val="none" w:sz="0" w:space="0" w:color="auto"/>
            <w:bottom w:val="none" w:sz="0" w:space="0" w:color="auto"/>
            <w:right w:val="none" w:sz="0" w:space="0" w:color="auto"/>
          </w:divBdr>
        </w:div>
      </w:divsChild>
    </w:div>
    <w:div w:id="1146823757">
      <w:bodyDiv w:val="1"/>
      <w:marLeft w:val="0"/>
      <w:marRight w:val="0"/>
      <w:marTop w:val="0"/>
      <w:marBottom w:val="0"/>
      <w:divBdr>
        <w:top w:val="none" w:sz="0" w:space="0" w:color="auto"/>
        <w:left w:val="none" w:sz="0" w:space="0" w:color="auto"/>
        <w:bottom w:val="none" w:sz="0" w:space="0" w:color="auto"/>
        <w:right w:val="none" w:sz="0" w:space="0" w:color="auto"/>
      </w:divBdr>
      <w:divsChild>
        <w:div w:id="1313830180">
          <w:marLeft w:val="640"/>
          <w:marRight w:val="0"/>
          <w:marTop w:val="0"/>
          <w:marBottom w:val="0"/>
          <w:divBdr>
            <w:top w:val="none" w:sz="0" w:space="0" w:color="auto"/>
            <w:left w:val="none" w:sz="0" w:space="0" w:color="auto"/>
            <w:bottom w:val="none" w:sz="0" w:space="0" w:color="auto"/>
            <w:right w:val="none" w:sz="0" w:space="0" w:color="auto"/>
          </w:divBdr>
        </w:div>
        <w:div w:id="757555243">
          <w:marLeft w:val="640"/>
          <w:marRight w:val="0"/>
          <w:marTop w:val="0"/>
          <w:marBottom w:val="0"/>
          <w:divBdr>
            <w:top w:val="none" w:sz="0" w:space="0" w:color="auto"/>
            <w:left w:val="none" w:sz="0" w:space="0" w:color="auto"/>
            <w:bottom w:val="none" w:sz="0" w:space="0" w:color="auto"/>
            <w:right w:val="none" w:sz="0" w:space="0" w:color="auto"/>
          </w:divBdr>
        </w:div>
        <w:div w:id="757751207">
          <w:marLeft w:val="640"/>
          <w:marRight w:val="0"/>
          <w:marTop w:val="0"/>
          <w:marBottom w:val="0"/>
          <w:divBdr>
            <w:top w:val="none" w:sz="0" w:space="0" w:color="auto"/>
            <w:left w:val="none" w:sz="0" w:space="0" w:color="auto"/>
            <w:bottom w:val="none" w:sz="0" w:space="0" w:color="auto"/>
            <w:right w:val="none" w:sz="0" w:space="0" w:color="auto"/>
          </w:divBdr>
        </w:div>
        <w:div w:id="506675238">
          <w:marLeft w:val="640"/>
          <w:marRight w:val="0"/>
          <w:marTop w:val="0"/>
          <w:marBottom w:val="0"/>
          <w:divBdr>
            <w:top w:val="none" w:sz="0" w:space="0" w:color="auto"/>
            <w:left w:val="none" w:sz="0" w:space="0" w:color="auto"/>
            <w:bottom w:val="none" w:sz="0" w:space="0" w:color="auto"/>
            <w:right w:val="none" w:sz="0" w:space="0" w:color="auto"/>
          </w:divBdr>
        </w:div>
        <w:div w:id="68037232">
          <w:marLeft w:val="640"/>
          <w:marRight w:val="0"/>
          <w:marTop w:val="0"/>
          <w:marBottom w:val="0"/>
          <w:divBdr>
            <w:top w:val="none" w:sz="0" w:space="0" w:color="auto"/>
            <w:left w:val="none" w:sz="0" w:space="0" w:color="auto"/>
            <w:bottom w:val="none" w:sz="0" w:space="0" w:color="auto"/>
            <w:right w:val="none" w:sz="0" w:space="0" w:color="auto"/>
          </w:divBdr>
        </w:div>
        <w:div w:id="230972730">
          <w:marLeft w:val="640"/>
          <w:marRight w:val="0"/>
          <w:marTop w:val="0"/>
          <w:marBottom w:val="0"/>
          <w:divBdr>
            <w:top w:val="none" w:sz="0" w:space="0" w:color="auto"/>
            <w:left w:val="none" w:sz="0" w:space="0" w:color="auto"/>
            <w:bottom w:val="none" w:sz="0" w:space="0" w:color="auto"/>
            <w:right w:val="none" w:sz="0" w:space="0" w:color="auto"/>
          </w:divBdr>
        </w:div>
        <w:div w:id="2068406544">
          <w:marLeft w:val="640"/>
          <w:marRight w:val="0"/>
          <w:marTop w:val="0"/>
          <w:marBottom w:val="0"/>
          <w:divBdr>
            <w:top w:val="none" w:sz="0" w:space="0" w:color="auto"/>
            <w:left w:val="none" w:sz="0" w:space="0" w:color="auto"/>
            <w:bottom w:val="none" w:sz="0" w:space="0" w:color="auto"/>
            <w:right w:val="none" w:sz="0" w:space="0" w:color="auto"/>
          </w:divBdr>
        </w:div>
        <w:div w:id="1554777038">
          <w:marLeft w:val="640"/>
          <w:marRight w:val="0"/>
          <w:marTop w:val="0"/>
          <w:marBottom w:val="0"/>
          <w:divBdr>
            <w:top w:val="none" w:sz="0" w:space="0" w:color="auto"/>
            <w:left w:val="none" w:sz="0" w:space="0" w:color="auto"/>
            <w:bottom w:val="none" w:sz="0" w:space="0" w:color="auto"/>
            <w:right w:val="none" w:sz="0" w:space="0" w:color="auto"/>
          </w:divBdr>
        </w:div>
        <w:div w:id="2147163084">
          <w:marLeft w:val="640"/>
          <w:marRight w:val="0"/>
          <w:marTop w:val="0"/>
          <w:marBottom w:val="0"/>
          <w:divBdr>
            <w:top w:val="none" w:sz="0" w:space="0" w:color="auto"/>
            <w:left w:val="none" w:sz="0" w:space="0" w:color="auto"/>
            <w:bottom w:val="none" w:sz="0" w:space="0" w:color="auto"/>
            <w:right w:val="none" w:sz="0" w:space="0" w:color="auto"/>
          </w:divBdr>
        </w:div>
        <w:div w:id="197744502">
          <w:marLeft w:val="640"/>
          <w:marRight w:val="0"/>
          <w:marTop w:val="0"/>
          <w:marBottom w:val="0"/>
          <w:divBdr>
            <w:top w:val="none" w:sz="0" w:space="0" w:color="auto"/>
            <w:left w:val="none" w:sz="0" w:space="0" w:color="auto"/>
            <w:bottom w:val="none" w:sz="0" w:space="0" w:color="auto"/>
            <w:right w:val="none" w:sz="0" w:space="0" w:color="auto"/>
          </w:divBdr>
        </w:div>
        <w:div w:id="231162344">
          <w:marLeft w:val="640"/>
          <w:marRight w:val="0"/>
          <w:marTop w:val="0"/>
          <w:marBottom w:val="0"/>
          <w:divBdr>
            <w:top w:val="none" w:sz="0" w:space="0" w:color="auto"/>
            <w:left w:val="none" w:sz="0" w:space="0" w:color="auto"/>
            <w:bottom w:val="none" w:sz="0" w:space="0" w:color="auto"/>
            <w:right w:val="none" w:sz="0" w:space="0" w:color="auto"/>
          </w:divBdr>
        </w:div>
        <w:div w:id="895699168">
          <w:marLeft w:val="640"/>
          <w:marRight w:val="0"/>
          <w:marTop w:val="0"/>
          <w:marBottom w:val="0"/>
          <w:divBdr>
            <w:top w:val="none" w:sz="0" w:space="0" w:color="auto"/>
            <w:left w:val="none" w:sz="0" w:space="0" w:color="auto"/>
            <w:bottom w:val="none" w:sz="0" w:space="0" w:color="auto"/>
            <w:right w:val="none" w:sz="0" w:space="0" w:color="auto"/>
          </w:divBdr>
        </w:div>
        <w:div w:id="1898393425">
          <w:marLeft w:val="640"/>
          <w:marRight w:val="0"/>
          <w:marTop w:val="0"/>
          <w:marBottom w:val="0"/>
          <w:divBdr>
            <w:top w:val="none" w:sz="0" w:space="0" w:color="auto"/>
            <w:left w:val="none" w:sz="0" w:space="0" w:color="auto"/>
            <w:bottom w:val="none" w:sz="0" w:space="0" w:color="auto"/>
            <w:right w:val="none" w:sz="0" w:space="0" w:color="auto"/>
          </w:divBdr>
        </w:div>
        <w:div w:id="1180699452">
          <w:marLeft w:val="640"/>
          <w:marRight w:val="0"/>
          <w:marTop w:val="0"/>
          <w:marBottom w:val="0"/>
          <w:divBdr>
            <w:top w:val="none" w:sz="0" w:space="0" w:color="auto"/>
            <w:left w:val="none" w:sz="0" w:space="0" w:color="auto"/>
            <w:bottom w:val="none" w:sz="0" w:space="0" w:color="auto"/>
            <w:right w:val="none" w:sz="0" w:space="0" w:color="auto"/>
          </w:divBdr>
        </w:div>
        <w:div w:id="1884242856">
          <w:marLeft w:val="640"/>
          <w:marRight w:val="0"/>
          <w:marTop w:val="0"/>
          <w:marBottom w:val="0"/>
          <w:divBdr>
            <w:top w:val="none" w:sz="0" w:space="0" w:color="auto"/>
            <w:left w:val="none" w:sz="0" w:space="0" w:color="auto"/>
            <w:bottom w:val="none" w:sz="0" w:space="0" w:color="auto"/>
            <w:right w:val="none" w:sz="0" w:space="0" w:color="auto"/>
          </w:divBdr>
        </w:div>
        <w:div w:id="614796606">
          <w:marLeft w:val="640"/>
          <w:marRight w:val="0"/>
          <w:marTop w:val="0"/>
          <w:marBottom w:val="0"/>
          <w:divBdr>
            <w:top w:val="none" w:sz="0" w:space="0" w:color="auto"/>
            <w:left w:val="none" w:sz="0" w:space="0" w:color="auto"/>
            <w:bottom w:val="none" w:sz="0" w:space="0" w:color="auto"/>
            <w:right w:val="none" w:sz="0" w:space="0" w:color="auto"/>
          </w:divBdr>
        </w:div>
        <w:div w:id="1650285786">
          <w:marLeft w:val="640"/>
          <w:marRight w:val="0"/>
          <w:marTop w:val="0"/>
          <w:marBottom w:val="0"/>
          <w:divBdr>
            <w:top w:val="none" w:sz="0" w:space="0" w:color="auto"/>
            <w:left w:val="none" w:sz="0" w:space="0" w:color="auto"/>
            <w:bottom w:val="none" w:sz="0" w:space="0" w:color="auto"/>
            <w:right w:val="none" w:sz="0" w:space="0" w:color="auto"/>
          </w:divBdr>
        </w:div>
        <w:div w:id="1220899580">
          <w:marLeft w:val="640"/>
          <w:marRight w:val="0"/>
          <w:marTop w:val="0"/>
          <w:marBottom w:val="0"/>
          <w:divBdr>
            <w:top w:val="none" w:sz="0" w:space="0" w:color="auto"/>
            <w:left w:val="none" w:sz="0" w:space="0" w:color="auto"/>
            <w:bottom w:val="none" w:sz="0" w:space="0" w:color="auto"/>
            <w:right w:val="none" w:sz="0" w:space="0" w:color="auto"/>
          </w:divBdr>
        </w:div>
        <w:div w:id="1799031157">
          <w:marLeft w:val="640"/>
          <w:marRight w:val="0"/>
          <w:marTop w:val="0"/>
          <w:marBottom w:val="0"/>
          <w:divBdr>
            <w:top w:val="none" w:sz="0" w:space="0" w:color="auto"/>
            <w:left w:val="none" w:sz="0" w:space="0" w:color="auto"/>
            <w:bottom w:val="none" w:sz="0" w:space="0" w:color="auto"/>
            <w:right w:val="none" w:sz="0" w:space="0" w:color="auto"/>
          </w:divBdr>
        </w:div>
        <w:div w:id="200017571">
          <w:marLeft w:val="640"/>
          <w:marRight w:val="0"/>
          <w:marTop w:val="0"/>
          <w:marBottom w:val="0"/>
          <w:divBdr>
            <w:top w:val="none" w:sz="0" w:space="0" w:color="auto"/>
            <w:left w:val="none" w:sz="0" w:space="0" w:color="auto"/>
            <w:bottom w:val="none" w:sz="0" w:space="0" w:color="auto"/>
            <w:right w:val="none" w:sz="0" w:space="0" w:color="auto"/>
          </w:divBdr>
        </w:div>
        <w:div w:id="176114339">
          <w:marLeft w:val="640"/>
          <w:marRight w:val="0"/>
          <w:marTop w:val="0"/>
          <w:marBottom w:val="0"/>
          <w:divBdr>
            <w:top w:val="none" w:sz="0" w:space="0" w:color="auto"/>
            <w:left w:val="none" w:sz="0" w:space="0" w:color="auto"/>
            <w:bottom w:val="none" w:sz="0" w:space="0" w:color="auto"/>
            <w:right w:val="none" w:sz="0" w:space="0" w:color="auto"/>
          </w:divBdr>
        </w:div>
        <w:div w:id="2127502742">
          <w:marLeft w:val="640"/>
          <w:marRight w:val="0"/>
          <w:marTop w:val="0"/>
          <w:marBottom w:val="0"/>
          <w:divBdr>
            <w:top w:val="none" w:sz="0" w:space="0" w:color="auto"/>
            <w:left w:val="none" w:sz="0" w:space="0" w:color="auto"/>
            <w:bottom w:val="none" w:sz="0" w:space="0" w:color="auto"/>
            <w:right w:val="none" w:sz="0" w:space="0" w:color="auto"/>
          </w:divBdr>
        </w:div>
        <w:div w:id="341249559">
          <w:marLeft w:val="640"/>
          <w:marRight w:val="0"/>
          <w:marTop w:val="0"/>
          <w:marBottom w:val="0"/>
          <w:divBdr>
            <w:top w:val="none" w:sz="0" w:space="0" w:color="auto"/>
            <w:left w:val="none" w:sz="0" w:space="0" w:color="auto"/>
            <w:bottom w:val="none" w:sz="0" w:space="0" w:color="auto"/>
            <w:right w:val="none" w:sz="0" w:space="0" w:color="auto"/>
          </w:divBdr>
        </w:div>
        <w:div w:id="1253975820">
          <w:marLeft w:val="640"/>
          <w:marRight w:val="0"/>
          <w:marTop w:val="0"/>
          <w:marBottom w:val="0"/>
          <w:divBdr>
            <w:top w:val="none" w:sz="0" w:space="0" w:color="auto"/>
            <w:left w:val="none" w:sz="0" w:space="0" w:color="auto"/>
            <w:bottom w:val="none" w:sz="0" w:space="0" w:color="auto"/>
            <w:right w:val="none" w:sz="0" w:space="0" w:color="auto"/>
          </w:divBdr>
        </w:div>
        <w:div w:id="540870889">
          <w:marLeft w:val="640"/>
          <w:marRight w:val="0"/>
          <w:marTop w:val="0"/>
          <w:marBottom w:val="0"/>
          <w:divBdr>
            <w:top w:val="none" w:sz="0" w:space="0" w:color="auto"/>
            <w:left w:val="none" w:sz="0" w:space="0" w:color="auto"/>
            <w:bottom w:val="none" w:sz="0" w:space="0" w:color="auto"/>
            <w:right w:val="none" w:sz="0" w:space="0" w:color="auto"/>
          </w:divBdr>
        </w:div>
        <w:div w:id="1227498554">
          <w:marLeft w:val="640"/>
          <w:marRight w:val="0"/>
          <w:marTop w:val="0"/>
          <w:marBottom w:val="0"/>
          <w:divBdr>
            <w:top w:val="none" w:sz="0" w:space="0" w:color="auto"/>
            <w:left w:val="none" w:sz="0" w:space="0" w:color="auto"/>
            <w:bottom w:val="none" w:sz="0" w:space="0" w:color="auto"/>
            <w:right w:val="none" w:sz="0" w:space="0" w:color="auto"/>
          </w:divBdr>
        </w:div>
        <w:div w:id="1470786159">
          <w:marLeft w:val="640"/>
          <w:marRight w:val="0"/>
          <w:marTop w:val="0"/>
          <w:marBottom w:val="0"/>
          <w:divBdr>
            <w:top w:val="none" w:sz="0" w:space="0" w:color="auto"/>
            <w:left w:val="none" w:sz="0" w:space="0" w:color="auto"/>
            <w:bottom w:val="none" w:sz="0" w:space="0" w:color="auto"/>
            <w:right w:val="none" w:sz="0" w:space="0" w:color="auto"/>
          </w:divBdr>
        </w:div>
        <w:div w:id="1761489129">
          <w:marLeft w:val="640"/>
          <w:marRight w:val="0"/>
          <w:marTop w:val="0"/>
          <w:marBottom w:val="0"/>
          <w:divBdr>
            <w:top w:val="none" w:sz="0" w:space="0" w:color="auto"/>
            <w:left w:val="none" w:sz="0" w:space="0" w:color="auto"/>
            <w:bottom w:val="none" w:sz="0" w:space="0" w:color="auto"/>
            <w:right w:val="none" w:sz="0" w:space="0" w:color="auto"/>
          </w:divBdr>
        </w:div>
        <w:div w:id="1859198540">
          <w:marLeft w:val="640"/>
          <w:marRight w:val="0"/>
          <w:marTop w:val="0"/>
          <w:marBottom w:val="0"/>
          <w:divBdr>
            <w:top w:val="none" w:sz="0" w:space="0" w:color="auto"/>
            <w:left w:val="none" w:sz="0" w:space="0" w:color="auto"/>
            <w:bottom w:val="none" w:sz="0" w:space="0" w:color="auto"/>
            <w:right w:val="none" w:sz="0" w:space="0" w:color="auto"/>
          </w:divBdr>
        </w:div>
        <w:div w:id="372730733">
          <w:marLeft w:val="640"/>
          <w:marRight w:val="0"/>
          <w:marTop w:val="0"/>
          <w:marBottom w:val="0"/>
          <w:divBdr>
            <w:top w:val="none" w:sz="0" w:space="0" w:color="auto"/>
            <w:left w:val="none" w:sz="0" w:space="0" w:color="auto"/>
            <w:bottom w:val="none" w:sz="0" w:space="0" w:color="auto"/>
            <w:right w:val="none" w:sz="0" w:space="0" w:color="auto"/>
          </w:divBdr>
        </w:div>
        <w:div w:id="1391223344">
          <w:marLeft w:val="640"/>
          <w:marRight w:val="0"/>
          <w:marTop w:val="0"/>
          <w:marBottom w:val="0"/>
          <w:divBdr>
            <w:top w:val="none" w:sz="0" w:space="0" w:color="auto"/>
            <w:left w:val="none" w:sz="0" w:space="0" w:color="auto"/>
            <w:bottom w:val="none" w:sz="0" w:space="0" w:color="auto"/>
            <w:right w:val="none" w:sz="0" w:space="0" w:color="auto"/>
          </w:divBdr>
        </w:div>
        <w:div w:id="1837111881">
          <w:marLeft w:val="640"/>
          <w:marRight w:val="0"/>
          <w:marTop w:val="0"/>
          <w:marBottom w:val="0"/>
          <w:divBdr>
            <w:top w:val="none" w:sz="0" w:space="0" w:color="auto"/>
            <w:left w:val="none" w:sz="0" w:space="0" w:color="auto"/>
            <w:bottom w:val="none" w:sz="0" w:space="0" w:color="auto"/>
            <w:right w:val="none" w:sz="0" w:space="0" w:color="auto"/>
          </w:divBdr>
        </w:div>
        <w:div w:id="1910310057">
          <w:marLeft w:val="640"/>
          <w:marRight w:val="0"/>
          <w:marTop w:val="0"/>
          <w:marBottom w:val="0"/>
          <w:divBdr>
            <w:top w:val="none" w:sz="0" w:space="0" w:color="auto"/>
            <w:left w:val="none" w:sz="0" w:space="0" w:color="auto"/>
            <w:bottom w:val="none" w:sz="0" w:space="0" w:color="auto"/>
            <w:right w:val="none" w:sz="0" w:space="0" w:color="auto"/>
          </w:divBdr>
        </w:div>
        <w:div w:id="74399647">
          <w:marLeft w:val="640"/>
          <w:marRight w:val="0"/>
          <w:marTop w:val="0"/>
          <w:marBottom w:val="0"/>
          <w:divBdr>
            <w:top w:val="none" w:sz="0" w:space="0" w:color="auto"/>
            <w:left w:val="none" w:sz="0" w:space="0" w:color="auto"/>
            <w:bottom w:val="none" w:sz="0" w:space="0" w:color="auto"/>
            <w:right w:val="none" w:sz="0" w:space="0" w:color="auto"/>
          </w:divBdr>
        </w:div>
        <w:div w:id="2134445171">
          <w:marLeft w:val="640"/>
          <w:marRight w:val="0"/>
          <w:marTop w:val="0"/>
          <w:marBottom w:val="0"/>
          <w:divBdr>
            <w:top w:val="none" w:sz="0" w:space="0" w:color="auto"/>
            <w:left w:val="none" w:sz="0" w:space="0" w:color="auto"/>
            <w:bottom w:val="none" w:sz="0" w:space="0" w:color="auto"/>
            <w:right w:val="none" w:sz="0" w:space="0" w:color="auto"/>
          </w:divBdr>
        </w:div>
        <w:div w:id="837966366">
          <w:marLeft w:val="640"/>
          <w:marRight w:val="0"/>
          <w:marTop w:val="0"/>
          <w:marBottom w:val="0"/>
          <w:divBdr>
            <w:top w:val="none" w:sz="0" w:space="0" w:color="auto"/>
            <w:left w:val="none" w:sz="0" w:space="0" w:color="auto"/>
            <w:bottom w:val="none" w:sz="0" w:space="0" w:color="auto"/>
            <w:right w:val="none" w:sz="0" w:space="0" w:color="auto"/>
          </w:divBdr>
        </w:div>
        <w:div w:id="592007254">
          <w:marLeft w:val="640"/>
          <w:marRight w:val="0"/>
          <w:marTop w:val="0"/>
          <w:marBottom w:val="0"/>
          <w:divBdr>
            <w:top w:val="none" w:sz="0" w:space="0" w:color="auto"/>
            <w:left w:val="none" w:sz="0" w:space="0" w:color="auto"/>
            <w:bottom w:val="none" w:sz="0" w:space="0" w:color="auto"/>
            <w:right w:val="none" w:sz="0" w:space="0" w:color="auto"/>
          </w:divBdr>
        </w:div>
        <w:div w:id="1059939850">
          <w:marLeft w:val="640"/>
          <w:marRight w:val="0"/>
          <w:marTop w:val="0"/>
          <w:marBottom w:val="0"/>
          <w:divBdr>
            <w:top w:val="none" w:sz="0" w:space="0" w:color="auto"/>
            <w:left w:val="none" w:sz="0" w:space="0" w:color="auto"/>
            <w:bottom w:val="none" w:sz="0" w:space="0" w:color="auto"/>
            <w:right w:val="none" w:sz="0" w:space="0" w:color="auto"/>
          </w:divBdr>
        </w:div>
        <w:div w:id="1010644363">
          <w:marLeft w:val="640"/>
          <w:marRight w:val="0"/>
          <w:marTop w:val="0"/>
          <w:marBottom w:val="0"/>
          <w:divBdr>
            <w:top w:val="none" w:sz="0" w:space="0" w:color="auto"/>
            <w:left w:val="none" w:sz="0" w:space="0" w:color="auto"/>
            <w:bottom w:val="none" w:sz="0" w:space="0" w:color="auto"/>
            <w:right w:val="none" w:sz="0" w:space="0" w:color="auto"/>
          </w:divBdr>
        </w:div>
        <w:div w:id="1983533422">
          <w:marLeft w:val="640"/>
          <w:marRight w:val="0"/>
          <w:marTop w:val="0"/>
          <w:marBottom w:val="0"/>
          <w:divBdr>
            <w:top w:val="none" w:sz="0" w:space="0" w:color="auto"/>
            <w:left w:val="none" w:sz="0" w:space="0" w:color="auto"/>
            <w:bottom w:val="none" w:sz="0" w:space="0" w:color="auto"/>
            <w:right w:val="none" w:sz="0" w:space="0" w:color="auto"/>
          </w:divBdr>
        </w:div>
        <w:div w:id="591863754">
          <w:marLeft w:val="640"/>
          <w:marRight w:val="0"/>
          <w:marTop w:val="0"/>
          <w:marBottom w:val="0"/>
          <w:divBdr>
            <w:top w:val="none" w:sz="0" w:space="0" w:color="auto"/>
            <w:left w:val="none" w:sz="0" w:space="0" w:color="auto"/>
            <w:bottom w:val="none" w:sz="0" w:space="0" w:color="auto"/>
            <w:right w:val="none" w:sz="0" w:space="0" w:color="auto"/>
          </w:divBdr>
        </w:div>
        <w:div w:id="1880121133">
          <w:marLeft w:val="640"/>
          <w:marRight w:val="0"/>
          <w:marTop w:val="0"/>
          <w:marBottom w:val="0"/>
          <w:divBdr>
            <w:top w:val="none" w:sz="0" w:space="0" w:color="auto"/>
            <w:left w:val="none" w:sz="0" w:space="0" w:color="auto"/>
            <w:bottom w:val="none" w:sz="0" w:space="0" w:color="auto"/>
            <w:right w:val="none" w:sz="0" w:space="0" w:color="auto"/>
          </w:divBdr>
        </w:div>
        <w:div w:id="939292707">
          <w:marLeft w:val="640"/>
          <w:marRight w:val="0"/>
          <w:marTop w:val="0"/>
          <w:marBottom w:val="0"/>
          <w:divBdr>
            <w:top w:val="none" w:sz="0" w:space="0" w:color="auto"/>
            <w:left w:val="none" w:sz="0" w:space="0" w:color="auto"/>
            <w:bottom w:val="none" w:sz="0" w:space="0" w:color="auto"/>
            <w:right w:val="none" w:sz="0" w:space="0" w:color="auto"/>
          </w:divBdr>
        </w:div>
      </w:divsChild>
    </w:div>
    <w:div w:id="1148129597">
      <w:bodyDiv w:val="1"/>
      <w:marLeft w:val="0"/>
      <w:marRight w:val="0"/>
      <w:marTop w:val="0"/>
      <w:marBottom w:val="0"/>
      <w:divBdr>
        <w:top w:val="none" w:sz="0" w:space="0" w:color="auto"/>
        <w:left w:val="none" w:sz="0" w:space="0" w:color="auto"/>
        <w:bottom w:val="none" w:sz="0" w:space="0" w:color="auto"/>
        <w:right w:val="none" w:sz="0" w:space="0" w:color="auto"/>
      </w:divBdr>
      <w:divsChild>
        <w:div w:id="1480465344">
          <w:marLeft w:val="640"/>
          <w:marRight w:val="0"/>
          <w:marTop w:val="0"/>
          <w:marBottom w:val="0"/>
          <w:divBdr>
            <w:top w:val="none" w:sz="0" w:space="0" w:color="auto"/>
            <w:left w:val="none" w:sz="0" w:space="0" w:color="auto"/>
            <w:bottom w:val="none" w:sz="0" w:space="0" w:color="auto"/>
            <w:right w:val="none" w:sz="0" w:space="0" w:color="auto"/>
          </w:divBdr>
        </w:div>
        <w:div w:id="1466123171">
          <w:marLeft w:val="640"/>
          <w:marRight w:val="0"/>
          <w:marTop w:val="0"/>
          <w:marBottom w:val="0"/>
          <w:divBdr>
            <w:top w:val="none" w:sz="0" w:space="0" w:color="auto"/>
            <w:left w:val="none" w:sz="0" w:space="0" w:color="auto"/>
            <w:bottom w:val="none" w:sz="0" w:space="0" w:color="auto"/>
            <w:right w:val="none" w:sz="0" w:space="0" w:color="auto"/>
          </w:divBdr>
        </w:div>
        <w:div w:id="1486046452">
          <w:marLeft w:val="640"/>
          <w:marRight w:val="0"/>
          <w:marTop w:val="0"/>
          <w:marBottom w:val="0"/>
          <w:divBdr>
            <w:top w:val="none" w:sz="0" w:space="0" w:color="auto"/>
            <w:left w:val="none" w:sz="0" w:space="0" w:color="auto"/>
            <w:bottom w:val="none" w:sz="0" w:space="0" w:color="auto"/>
            <w:right w:val="none" w:sz="0" w:space="0" w:color="auto"/>
          </w:divBdr>
        </w:div>
        <w:div w:id="917831878">
          <w:marLeft w:val="640"/>
          <w:marRight w:val="0"/>
          <w:marTop w:val="0"/>
          <w:marBottom w:val="0"/>
          <w:divBdr>
            <w:top w:val="none" w:sz="0" w:space="0" w:color="auto"/>
            <w:left w:val="none" w:sz="0" w:space="0" w:color="auto"/>
            <w:bottom w:val="none" w:sz="0" w:space="0" w:color="auto"/>
            <w:right w:val="none" w:sz="0" w:space="0" w:color="auto"/>
          </w:divBdr>
        </w:div>
        <w:div w:id="313485097">
          <w:marLeft w:val="640"/>
          <w:marRight w:val="0"/>
          <w:marTop w:val="0"/>
          <w:marBottom w:val="0"/>
          <w:divBdr>
            <w:top w:val="none" w:sz="0" w:space="0" w:color="auto"/>
            <w:left w:val="none" w:sz="0" w:space="0" w:color="auto"/>
            <w:bottom w:val="none" w:sz="0" w:space="0" w:color="auto"/>
            <w:right w:val="none" w:sz="0" w:space="0" w:color="auto"/>
          </w:divBdr>
        </w:div>
        <w:div w:id="30964431">
          <w:marLeft w:val="640"/>
          <w:marRight w:val="0"/>
          <w:marTop w:val="0"/>
          <w:marBottom w:val="0"/>
          <w:divBdr>
            <w:top w:val="none" w:sz="0" w:space="0" w:color="auto"/>
            <w:left w:val="none" w:sz="0" w:space="0" w:color="auto"/>
            <w:bottom w:val="none" w:sz="0" w:space="0" w:color="auto"/>
            <w:right w:val="none" w:sz="0" w:space="0" w:color="auto"/>
          </w:divBdr>
        </w:div>
        <w:div w:id="1980912976">
          <w:marLeft w:val="640"/>
          <w:marRight w:val="0"/>
          <w:marTop w:val="0"/>
          <w:marBottom w:val="0"/>
          <w:divBdr>
            <w:top w:val="none" w:sz="0" w:space="0" w:color="auto"/>
            <w:left w:val="none" w:sz="0" w:space="0" w:color="auto"/>
            <w:bottom w:val="none" w:sz="0" w:space="0" w:color="auto"/>
            <w:right w:val="none" w:sz="0" w:space="0" w:color="auto"/>
          </w:divBdr>
        </w:div>
        <w:div w:id="614217274">
          <w:marLeft w:val="640"/>
          <w:marRight w:val="0"/>
          <w:marTop w:val="0"/>
          <w:marBottom w:val="0"/>
          <w:divBdr>
            <w:top w:val="none" w:sz="0" w:space="0" w:color="auto"/>
            <w:left w:val="none" w:sz="0" w:space="0" w:color="auto"/>
            <w:bottom w:val="none" w:sz="0" w:space="0" w:color="auto"/>
            <w:right w:val="none" w:sz="0" w:space="0" w:color="auto"/>
          </w:divBdr>
        </w:div>
        <w:div w:id="404493224">
          <w:marLeft w:val="640"/>
          <w:marRight w:val="0"/>
          <w:marTop w:val="0"/>
          <w:marBottom w:val="0"/>
          <w:divBdr>
            <w:top w:val="none" w:sz="0" w:space="0" w:color="auto"/>
            <w:left w:val="none" w:sz="0" w:space="0" w:color="auto"/>
            <w:bottom w:val="none" w:sz="0" w:space="0" w:color="auto"/>
            <w:right w:val="none" w:sz="0" w:space="0" w:color="auto"/>
          </w:divBdr>
        </w:div>
        <w:div w:id="1572230060">
          <w:marLeft w:val="640"/>
          <w:marRight w:val="0"/>
          <w:marTop w:val="0"/>
          <w:marBottom w:val="0"/>
          <w:divBdr>
            <w:top w:val="none" w:sz="0" w:space="0" w:color="auto"/>
            <w:left w:val="none" w:sz="0" w:space="0" w:color="auto"/>
            <w:bottom w:val="none" w:sz="0" w:space="0" w:color="auto"/>
            <w:right w:val="none" w:sz="0" w:space="0" w:color="auto"/>
          </w:divBdr>
        </w:div>
        <w:div w:id="1867407475">
          <w:marLeft w:val="640"/>
          <w:marRight w:val="0"/>
          <w:marTop w:val="0"/>
          <w:marBottom w:val="0"/>
          <w:divBdr>
            <w:top w:val="none" w:sz="0" w:space="0" w:color="auto"/>
            <w:left w:val="none" w:sz="0" w:space="0" w:color="auto"/>
            <w:bottom w:val="none" w:sz="0" w:space="0" w:color="auto"/>
            <w:right w:val="none" w:sz="0" w:space="0" w:color="auto"/>
          </w:divBdr>
        </w:div>
        <w:div w:id="236013103">
          <w:marLeft w:val="640"/>
          <w:marRight w:val="0"/>
          <w:marTop w:val="0"/>
          <w:marBottom w:val="0"/>
          <w:divBdr>
            <w:top w:val="none" w:sz="0" w:space="0" w:color="auto"/>
            <w:left w:val="none" w:sz="0" w:space="0" w:color="auto"/>
            <w:bottom w:val="none" w:sz="0" w:space="0" w:color="auto"/>
            <w:right w:val="none" w:sz="0" w:space="0" w:color="auto"/>
          </w:divBdr>
        </w:div>
        <w:div w:id="906109322">
          <w:marLeft w:val="640"/>
          <w:marRight w:val="0"/>
          <w:marTop w:val="0"/>
          <w:marBottom w:val="0"/>
          <w:divBdr>
            <w:top w:val="none" w:sz="0" w:space="0" w:color="auto"/>
            <w:left w:val="none" w:sz="0" w:space="0" w:color="auto"/>
            <w:bottom w:val="none" w:sz="0" w:space="0" w:color="auto"/>
            <w:right w:val="none" w:sz="0" w:space="0" w:color="auto"/>
          </w:divBdr>
        </w:div>
        <w:div w:id="1208184278">
          <w:marLeft w:val="640"/>
          <w:marRight w:val="0"/>
          <w:marTop w:val="0"/>
          <w:marBottom w:val="0"/>
          <w:divBdr>
            <w:top w:val="none" w:sz="0" w:space="0" w:color="auto"/>
            <w:left w:val="none" w:sz="0" w:space="0" w:color="auto"/>
            <w:bottom w:val="none" w:sz="0" w:space="0" w:color="auto"/>
            <w:right w:val="none" w:sz="0" w:space="0" w:color="auto"/>
          </w:divBdr>
        </w:div>
        <w:div w:id="224948864">
          <w:marLeft w:val="640"/>
          <w:marRight w:val="0"/>
          <w:marTop w:val="0"/>
          <w:marBottom w:val="0"/>
          <w:divBdr>
            <w:top w:val="none" w:sz="0" w:space="0" w:color="auto"/>
            <w:left w:val="none" w:sz="0" w:space="0" w:color="auto"/>
            <w:bottom w:val="none" w:sz="0" w:space="0" w:color="auto"/>
            <w:right w:val="none" w:sz="0" w:space="0" w:color="auto"/>
          </w:divBdr>
        </w:div>
        <w:div w:id="1690792478">
          <w:marLeft w:val="640"/>
          <w:marRight w:val="0"/>
          <w:marTop w:val="0"/>
          <w:marBottom w:val="0"/>
          <w:divBdr>
            <w:top w:val="none" w:sz="0" w:space="0" w:color="auto"/>
            <w:left w:val="none" w:sz="0" w:space="0" w:color="auto"/>
            <w:bottom w:val="none" w:sz="0" w:space="0" w:color="auto"/>
            <w:right w:val="none" w:sz="0" w:space="0" w:color="auto"/>
          </w:divBdr>
        </w:div>
        <w:div w:id="95249146">
          <w:marLeft w:val="640"/>
          <w:marRight w:val="0"/>
          <w:marTop w:val="0"/>
          <w:marBottom w:val="0"/>
          <w:divBdr>
            <w:top w:val="none" w:sz="0" w:space="0" w:color="auto"/>
            <w:left w:val="none" w:sz="0" w:space="0" w:color="auto"/>
            <w:bottom w:val="none" w:sz="0" w:space="0" w:color="auto"/>
            <w:right w:val="none" w:sz="0" w:space="0" w:color="auto"/>
          </w:divBdr>
        </w:div>
        <w:div w:id="41635840">
          <w:marLeft w:val="640"/>
          <w:marRight w:val="0"/>
          <w:marTop w:val="0"/>
          <w:marBottom w:val="0"/>
          <w:divBdr>
            <w:top w:val="none" w:sz="0" w:space="0" w:color="auto"/>
            <w:left w:val="none" w:sz="0" w:space="0" w:color="auto"/>
            <w:bottom w:val="none" w:sz="0" w:space="0" w:color="auto"/>
            <w:right w:val="none" w:sz="0" w:space="0" w:color="auto"/>
          </w:divBdr>
        </w:div>
        <w:div w:id="1602252622">
          <w:marLeft w:val="640"/>
          <w:marRight w:val="0"/>
          <w:marTop w:val="0"/>
          <w:marBottom w:val="0"/>
          <w:divBdr>
            <w:top w:val="none" w:sz="0" w:space="0" w:color="auto"/>
            <w:left w:val="none" w:sz="0" w:space="0" w:color="auto"/>
            <w:bottom w:val="none" w:sz="0" w:space="0" w:color="auto"/>
            <w:right w:val="none" w:sz="0" w:space="0" w:color="auto"/>
          </w:divBdr>
        </w:div>
        <w:div w:id="1272862753">
          <w:marLeft w:val="640"/>
          <w:marRight w:val="0"/>
          <w:marTop w:val="0"/>
          <w:marBottom w:val="0"/>
          <w:divBdr>
            <w:top w:val="none" w:sz="0" w:space="0" w:color="auto"/>
            <w:left w:val="none" w:sz="0" w:space="0" w:color="auto"/>
            <w:bottom w:val="none" w:sz="0" w:space="0" w:color="auto"/>
            <w:right w:val="none" w:sz="0" w:space="0" w:color="auto"/>
          </w:divBdr>
        </w:div>
        <w:div w:id="159739794">
          <w:marLeft w:val="640"/>
          <w:marRight w:val="0"/>
          <w:marTop w:val="0"/>
          <w:marBottom w:val="0"/>
          <w:divBdr>
            <w:top w:val="none" w:sz="0" w:space="0" w:color="auto"/>
            <w:left w:val="none" w:sz="0" w:space="0" w:color="auto"/>
            <w:bottom w:val="none" w:sz="0" w:space="0" w:color="auto"/>
            <w:right w:val="none" w:sz="0" w:space="0" w:color="auto"/>
          </w:divBdr>
        </w:div>
        <w:div w:id="1721512534">
          <w:marLeft w:val="640"/>
          <w:marRight w:val="0"/>
          <w:marTop w:val="0"/>
          <w:marBottom w:val="0"/>
          <w:divBdr>
            <w:top w:val="none" w:sz="0" w:space="0" w:color="auto"/>
            <w:left w:val="none" w:sz="0" w:space="0" w:color="auto"/>
            <w:bottom w:val="none" w:sz="0" w:space="0" w:color="auto"/>
            <w:right w:val="none" w:sz="0" w:space="0" w:color="auto"/>
          </w:divBdr>
        </w:div>
        <w:div w:id="1215854008">
          <w:marLeft w:val="640"/>
          <w:marRight w:val="0"/>
          <w:marTop w:val="0"/>
          <w:marBottom w:val="0"/>
          <w:divBdr>
            <w:top w:val="none" w:sz="0" w:space="0" w:color="auto"/>
            <w:left w:val="none" w:sz="0" w:space="0" w:color="auto"/>
            <w:bottom w:val="none" w:sz="0" w:space="0" w:color="auto"/>
            <w:right w:val="none" w:sz="0" w:space="0" w:color="auto"/>
          </w:divBdr>
        </w:div>
        <w:div w:id="1681545975">
          <w:marLeft w:val="640"/>
          <w:marRight w:val="0"/>
          <w:marTop w:val="0"/>
          <w:marBottom w:val="0"/>
          <w:divBdr>
            <w:top w:val="none" w:sz="0" w:space="0" w:color="auto"/>
            <w:left w:val="none" w:sz="0" w:space="0" w:color="auto"/>
            <w:bottom w:val="none" w:sz="0" w:space="0" w:color="auto"/>
            <w:right w:val="none" w:sz="0" w:space="0" w:color="auto"/>
          </w:divBdr>
        </w:div>
        <w:div w:id="686368623">
          <w:marLeft w:val="640"/>
          <w:marRight w:val="0"/>
          <w:marTop w:val="0"/>
          <w:marBottom w:val="0"/>
          <w:divBdr>
            <w:top w:val="none" w:sz="0" w:space="0" w:color="auto"/>
            <w:left w:val="none" w:sz="0" w:space="0" w:color="auto"/>
            <w:bottom w:val="none" w:sz="0" w:space="0" w:color="auto"/>
            <w:right w:val="none" w:sz="0" w:space="0" w:color="auto"/>
          </w:divBdr>
        </w:div>
        <w:div w:id="2102682259">
          <w:marLeft w:val="640"/>
          <w:marRight w:val="0"/>
          <w:marTop w:val="0"/>
          <w:marBottom w:val="0"/>
          <w:divBdr>
            <w:top w:val="none" w:sz="0" w:space="0" w:color="auto"/>
            <w:left w:val="none" w:sz="0" w:space="0" w:color="auto"/>
            <w:bottom w:val="none" w:sz="0" w:space="0" w:color="auto"/>
            <w:right w:val="none" w:sz="0" w:space="0" w:color="auto"/>
          </w:divBdr>
        </w:div>
        <w:div w:id="209339368">
          <w:marLeft w:val="640"/>
          <w:marRight w:val="0"/>
          <w:marTop w:val="0"/>
          <w:marBottom w:val="0"/>
          <w:divBdr>
            <w:top w:val="none" w:sz="0" w:space="0" w:color="auto"/>
            <w:left w:val="none" w:sz="0" w:space="0" w:color="auto"/>
            <w:bottom w:val="none" w:sz="0" w:space="0" w:color="auto"/>
            <w:right w:val="none" w:sz="0" w:space="0" w:color="auto"/>
          </w:divBdr>
        </w:div>
        <w:div w:id="1342121308">
          <w:marLeft w:val="640"/>
          <w:marRight w:val="0"/>
          <w:marTop w:val="0"/>
          <w:marBottom w:val="0"/>
          <w:divBdr>
            <w:top w:val="none" w:sz="0" w:space="0" w:color="auto"/>
            <w:left w:val="none" w:sz="0" w:space="0" w:color="auto"/>
            <w:bottom w:val="none" w:sz="0" w:space="0" w:color="auto"/>
            <w:right w:val="none" w:sz="0" w:space="0" w:color="auto"/>
          </w:divBdr>
        </w:div>
        <w:div w:id="1831750018">
          <w:marLeft w:val="640"/>
          <w:marRight w:val="0"/>
          <w:marTop w:val="0"/>
          <w:marBottom w:val="0"/>
          <w:divBdr>
            <w:top w:val="none" w:sz="0" w:space="0" w:color="auto"/>
            <w:left w:val="none" w:sz="0" w:space="0" w:color="auto"/>
            <w:bottom w:val="none" w:sz="0" w:space="0" w:color="auto"/>
            <w:right w:val="none" w:sz="0" w:space="0" w:color="auto"/>
          </w:divBdr>
        </w:div>
        <w:div w:id="1600406041">
          <w:marLeft w:val="640"/>
          <w:marRight w:val="0"/>
          <w:marTop w:val="0"/>
          <w:marBottom w:val="0"/>
          <w:divBdr>
            <w:top w:val="none" w:sz="0" w:space="0" w:color="auto"/>
            <w:left w:val="none" w:sz="0" w:space="0" w:color="auto"/>
            <w:bottom w:val="none" w:sz="0" w:space="0" w:color="auto"/>
            <w:right w:val="none" w:sz="0" w:space="0" w:color="auto"/>
          </w:divBdr>
        </w:div>
        <w:div w:id="629215373">
          <w:marLeft w:val="640"/>
          <w:marRight w:val="0"/>
          <w:marTop w:val="0"/>
          <w:marBottom w:val="0"/>
          <w:divBdr>
            <w:top w:val="none" w:sz="0" w:space="0" w:color="auto"/>
            <w:left w:val="none" w:sz="0" w:space="0" w:color="auto"/>
            <w:bottom w:val="none" w:sz="0" w:space="0" w:color="auto"/>
            <w:right w:val="none" w:sz="0" w:space="0" w:color="auto"/>
          </w:divBdr>
        </w:div>
        <w:div w:id="898368560">
          <w:marLeft w:val="640"/>
          <w:marRight w:val="0"/>
          <w:marTop w:val="0"/>
          <w:marBottom w:val="0"/>
          <w:divBdr>
            <w:top w:val="none" w:sz="0" w:space="0" w:color="auto"/>
            <w:left w:val="none" w:sz="0" w:space="0" w:color="auto"/>
            <w:bottom w:val="none" w:sz="0" w:space="0" w:color="auto"/>
            <w:right w:val="none" w:sz="0" w:space="0" w:color="auto"/>
          </w:divBdr>
        </w:div>
        <w:div w:id="1862009413">
          <w:marLeft w:val="640"/>
          <w:marRight w:val="0"/>
          <w:marTop w:val="0"/>
          <w:marBottom w:val="0"/>
          <w:divBdr>
            <w:top w:val="none" w:sz="0" w:space="0" w:color="auto"/>
            <w:left w:val="none" w:sz="0" w:space="0" w:color="auto"/>
            <w:bottom w:val="none" w:sz="0" w:space="0" w:color="auto"/>
            <w:right w:val="none" w:sz="0" w:space="0" w:color="auto"/>
          </w:divBdr>
        </w:div>
        <w:div w:id="1243836794">
          <w:marLeft w:val="640"/>
          <w:marRight w:val="0"/>
          <w:marTop w:val="0"/>
          <w:marBottom w:val="0"/>
          <w:divBdr>
            <w:top w:val="none" w:sz="0" w:space="0" w:color="auto"/>
            <w:left w:val="none" w:sz="0" w:space="0" w:color="auto"/>
            <w:bottom w:val="none" w:sz="0" w:space="0" w:color="auto"/>
            <w:right w:val="none" w:sz="0" w:space="0" w:color="auto"/>
          </w:divBdr>
        </w:div>
        <w:div w:id="989556201">
          <w:marLeft w:val="640"/>
          <w:marRight w:val="0"/>
          <w:marTop w:val="0"/>
          <w:marBottom w:val="0"/>
          <w:divBdr>
            <w:top w:val="none" w:sz="0" w:space="0" w:color="auto"/>
            <w:left w:val="none" w:sz="0" w:space="0" w:color="auto"/>
            <w:bottom w:val="none" w:sz="0" w:space="0" w:color="auto"/>
            <w:right w:val="none" w:sz="0" w:space="0" w:color="auto"/>
          </w:divBdr>
        </w:div>
        <w:div w:id="962005967">
          <w:marLeft w:val="640"/>
          <w:marRight w:val="0"/>
          <w:marTop w:val="0"/>
          <w:marBottom w:val="0"/>
          <w:divBdr>
            <w:top w:val="none" w:sz="0" w:space="0" w:color="auto"/>
            <w:left w:val="none" w:sz="0" w:space="0" w:color="auto"/>
            <w:bottom w:val="none" w:sz="0" w:space="0" w:color="auto"/>
            <w:right w:val="none" w:sz="0" w:space="0" w:color="auto"/>
          </w:divBdr>
        </w:div>
        <w:div w:id="1915122115">
          <w:marLeft w:val="640"/>
          <w:marRight w:val="0"/>
          <w:marTop w:val="0"/>
          <w:marBottom w:val="0"/>
          <w:divBdr>
            <w:top w:val="none" w:sz="0" w:space="0" w:color="auto"/>
            <w:left w:val="none" w:sz="0" w:space="0" w:color="auto"/>
            <w:bottom w:val="none" w:sz="0" w:space="0" w:color="auto"/>
            <w:right w:val="none" w:sz="0" w:space="0" w:color="auto"/>
          </w:divBdr>
        </w:div>
        <w:div w:id="1587567926">
          <w:marLeft w:val="640"/>
          <w:marRight w:val="0"/>
          <w:marTop w:val="0"/>
          <w:marBottom w:val="0"/>
          <w:divBdr>
            <w:top w:val="none" w:sz="0" w:space="0" w:color="auto"/>
            <w:left w:val="none" w:sz="0" w:space="0" w:color="auto"/>
            <w:bottom w:val="none" w:sz="0" w:space="0" w:color="auto"/>
            <w:right w:val="none" w:sz="0" w:space="0" w:color="auto"/>
          </w:divBdr>
        </w:div>
        <w:div w:id="2131196977">
          <w:marLeft w:val="640"/>
          <w:marRight w:val="0"/>
          <w:marTop w:val="0"/>
          <w:marBottom w:val="0"/>
          <w:divBdr>
            <w:top w:val="none" w:sz="0" w:space="0" w:color="auto"/>
            <w:left w:val="none" w:sz="0" w:space="0" w:color="auto"/>
            <w:bottom w:val="none" w:sz="0" w:space="0" w:color="auto"/>
            <w:right w:val="none" w:sz="0" w:space="0" w:color="auto"/>
          </w:divBdr>
        </w:div>
        <w:div w:id="859247761">
          <w:marLeft w:val="640"/>
          <w:marRight w:val="0"/>
          <w:marTop w:val="0"/>
          <w:marBottom w:val="0"/>
          <w:divBdr>
            <w:top w:val="none" w:sz="0" w:space="0" w:color="auto"/>
            <w:left w:val="none" w:sz="0" w:space="0" w:color="auto"/>
            <w:bottom w:val="none" w:sz="0" w:space="0" w:color="auto"/>
            <w:right w:val="none" w:sz="0" w:space="0" w:color="auto"/>
          </w:divBdr>
        </w:div>
        <w:div w:id="197012811">
          <w:marLeft w:val="640"/>
          <w:marRight w:val="0"/>
          <w:marTop w:val="0"/>
          <w:marBottom w:val="0"/>
          <w:divBdr>
            <w:top w:val="none" w:sz="0" w:space="0" w:color="auto"/>
            <w:left w:val="none" w:sz="0" w:space="0" w:color="auto"/>
            <w:bottom w:val="none" w:sz="0" w:space="0" w:color="auto"/>
            <w:right w:val="none" w:sz="0" w:space="0" w:color="auto"/>
          </w:divBdr>
        </w:div>
        <w:div w:id="500003952">
          <w:marLeft w:val="640"/>
          <w:marRight w:val="0"/>
          <w:marTop w:val="0"/>
          <w:marBottom w:val="0"/>
          <w:divBdr>
            <w:top w:val="none" w:sz="0" w:space="0" w:color="auto"/>
            <w:left w:val="none" w:sz="0" w:space="0" w:color="auto"/>
            <w:bottom w:val="none" w:sz="0" w:space="0" w:color="auto"/>
            <w:right w:val="none" w:sz="0" w:space="0" w:color="auto"/>
          </w:divBdr>
        </w:div>
        <w:div w:id="300499074">
          <w:marLeft w:val="640"/>
          <w:marRight w:val="0"/>
          <w:marTop w:val="0"/>
          <w:marBottom w:val="0"/>
          <w:divBdr>
            <w:top w:val="none" w:sz="0" w:space="0" w:color="auto"/>
            <w:left w:val="none" w:sz="0" w:space="0" w:color="auto"/>
            <w:bottom w:val="none" w:sz="0" w:space="0" w:color="auto"/>
            <w:right w:val="none" w:sz="0" w:space="0" w:color="auto"/>
          </w:divBdr>
        </w:div>
        <w:div w:id="485821400">
          <w:marLeft w:val="640"/>
          <w:marRight w:val="0"/>
          <w:marTop w:val="0"/>
          <w:marBottom w:val="0"/>
          <w:divBdr>
            <w:top w:val="none" w:sz="0" w:space="0" w:color="auto"/>
            <w:left w:val="none" w:sz="0" w:space="0" w:color="auto"/>
            <w:bottom w:val="none" w:sz="0" w:space="0" w:color="auto"/>
            <w:right w:val="none" w:sz="0" w:space="0" w:color="auto"/>
          </w:divBdr>
        </w:div>
        <w:div w:id="863053641">
          <w:marLeft w:val="640"/>
          <w:marRight w:val="0"/>
          <w:marTop w:val="0"/>
          <w:marBottom w:val="0"/>
          <w:divBdr>
            <w:top w:val="none" w:sz="0" w:space="0" w:color="auto"/>
            <w:left w:val="none" w:sz="0" w:space="0" w:color="auto"/>
            <w:bottom w:val="none" w:sz="0" w:space="0" w:color="auto"/>
            <w:right w:val="none" w:sz="0" w:space="0" w:color="auto"/>
          </w:divBdr>
        </w:div>
        <w:div w:id="1572621966">
          <w:marLeft w:val="640"/>
          <w:marRight w:val="0"/>
          <w:marTop w:val="0"/>
          <w:marBottom w:val="0"/>
          <w:divBdr>
            <w:top w:val="none" w:sz="0" w:space="0" w:color="auto"/>
            <w:left w:val="none" w:sz="0" w:space="0" w:color="auto"/>
            <w:bottom w:val="none" w:sz="0" w:space="0" w:color="auto"/>
            <w:right w:val="none" w:sz="0" w:space="0" w:color="auto"/>
          </w:divBdr>
        </w:div>
        <w:div w:id="586423160">
          <w:marLeft w:val="640"/>
          <w:marRight w:val="0"/>
          <w:marTop w:val="0"/>
          <w:marBottom w:val="0"/>
          <w:divBdr>
            <w:top w:val="none" w:sz="0" w:space="0" w:color="auto"/>
            <w:left w:val="none" w:sz="0" w:space="0" w:color="auto"/>
            <w:bottom w:val="none" w:sz="0" w:space="0" w:color="auto"/>
            <w:right w:val="none" w:sz="0" w:space="0" w:color="auto"/>
          </w:divBdr>
        </w:div>
        <w:div w:id="195429062">
          <w:marLeft w:val="640"/>
          <w:marRight w:val="0"/>
          <w:marTop w:val="0"/>
          <w:marBottom w:val="0"/>
          <w:divBdr>
            <w:top w:val="none" w:sz="0" w:space="0" w:color="auto"/>
            <w:left w:val="none" w:sz="0" w:space="0" w:color="auto"/>
            <w:bottom w:val="none" w:sz="0" w:space="0" w:color="auto"/>
            <w:right w:val="none" w:sz="0" w:space="0" w:color="auto"/>
          </w:divBdr>
        </w:div>
        <w:div w:id="2131894635">
          <w:marLeft w:val="640"/>
          <w:marRight w:val="0"/>
          <w:marTop w:val="0"/>
          <w:marBottom w:val="0"/>
          <w:divBdr>
            <w:top w:val="none" w:sz="0" w:space="0" w:color="auto"/>
            <w:left w:val="none" w:sz="0" w:space="0" w:color="auto"/>
            <w:bottom w:val="none" w:sz="0" w:space="0" w:color="auto"/>
            <w:right w:val="none" w:sz="0" w:space="0" w:color="auto"/>
          </w:divBdr>
        </w:div>
        <w:div w:id="923952962">
          <w:marLeft w:val="640"/>
          <w:marRight w:val="0"/>
          <w:marTop w:val="0"/>
          <w:marBottom w:val="0"/>
          <w:divBdr>
            <w:top w:val="none" w:sz="0" w:space="0" w:color="auto"/>
            <w:left w:val="none" w:sz="0" w:space="0" w:color="auto"/>
            <w:bottom w:val="none" w:sz="0" w:space="0" w:color="auto"/>
            <w:right w:val="none" w:sz="0" w:space="0" w:color="auto"/>
          </w:divBdr>
        </w:div>
      </w:divsChild>
    </w:div>
    <w:div w:id="1152870091">
      <w:bodyDiv w:val="1"/>
      <w:marLeft w:val="0"/>
      <w:marRight w:val="0"/>
      <w:marTop w:val="0"/>
      <w:marBottom w:val="0"/>
      <w:divBdr>
        <w:top w:val="none" w:sz="0" w:space="0" w:color="auto"/>
        <w:left w:val="none" w:sz="0" w:space="0" w:color="auto"/>
        <w:bottom w:val="none" w:sz="0" w:space="0" w:color="auto"/>
        <w:right w:val="none" w:sz="0" w:space="0" w:color="auto"/>
      </w:divBdr>
      <w:divsChild>
        <w:div w:id="8618">
          <w:marLeft w:val="640"/>
          <w:marRight w:val="0"/>
          <w:marTop w:val="0"/>
          <w:marBottom w:val="0"/>
          <w:divBdr>
            <w:top w:val="none" w:sz="0" w:space="0" w:color="auto"/>
            <w:left w:val="none" w:sz="0" w:space="0" w:color="auto"/>
            <w:bottom w:val="none" w:sz="0" w:space="0" w:color="auto"/>
            <w:right w:val="none" w:sz="0" w:space="0" w:color="auto"/>
          </w:divBdr>
        </w:div>
        <w:div w:id="65803488">
          <w:marLeft w:val="640"/>
          <w:marRight w:val="0"/>
          <w:marTop w:val="0"/>
          <w:marBottom w:val="0"/>
          <w:divBdr>
            <w:top w:val="none" w:sz="0" w:space="0" w:color="auto"/>
            <w:left w:val="none" w:sz="0" w:space="0" w:color="auto"/>
            <w:bottom w:val="none" w:sz="0" w:space="0" w:color="auto"/>
            <w:right w:val="none" w:sz="0" w:space="0" w:color="auto"/>
          </w:divBdr>
        </w:div>
        <w:div w:id="67533287">
          <w:marLeft w:val="640"/>
          <w:marRight w:val="0"/>
          <w:marTop w:val="0"/>
          <w:marBottom w:val="0"/>
          <w:divBdr>
            <w:top w:val="none" w:sz="0" w:space="0" w:color="auto"/>
            <w:left w:val="none" w:sz="0" w:space="0" w:color="auto"/>
            <w:bottom w:val="none" w:sz="0" w:space="0" w:color="auto"/>
            <w:right w:val="none" w:sz="0" w:space="0" w:color="auto"/>
          </w:divBdr>
        </w:div>
        <w:div w:id="79330158">
          <w:marLeft w:val="640"/>
          <w:marRight w:val="0"/>
          <w:marTop w:val="0"/>
          <w:marBottom w:val="0"/>
          <w:divBdr>
            <w:top w:val="none" w:sz="0" w:space="0" w:color="auto"/>
            <w:left w:val="none" w:sz="0" w:space="0" w:color="auto"/>
            <w:bottom w:val="none" w:sz="0" w:space="0" w:color="auto"/>
            <w:right w:val="none" w:sz="0" w:space="0" w:color="auto"/>
          </w:divBdr>
        </w:div>
        <w:div w:id="100608744">
          <w:marLeft w:val="640"/>
          <w:marRight w:val="0"/>
          <w:marTop w:val="0"/>
          <w:marBottom w:val="0"/>
          <w:divBdr>
            <w:top w:val="none" w:sz="0" w:space="0" w:color="auto"/>
            <w:left w:val="none" w:sz="0" w:space="0" w:color="auto"/>
            <w:bottom w:val="none" w:sz="0" w:space="0" w:color="auto"/>
            <w:right w:val="none" w:sz="0" w:space="0" w:color="auto"/>
          </w:divBdr>
        </w:div>
        <w:div w:id="215431140">
          <w:marLeft w:val="640"/>
          <w:marRight w:val="0"/>
          <w:marTop w:val="0"/>
          <w:marBottom w:val="0"/>
          <w:divBdr>
            <w:top w:val="none" w:sz="0" w:space="0" w:color="auto"/>
            <w:left w:val="none" w:sz="0" w:space="0" w:color="auto"/>
            <w:bottom w:val="none" w:sz="0" w:space="0" w:color="auto"/>
            <w:right w:val="none" w:sz="0" w:space="0" w:color="auto"/>
          </w:divBdr>
        </w:div>
        <w:div w:id="221331695">
          <w:marLeft w:val="640"/>
          <w:marRight w:val="0"/>
          <w:marTop w:val="0"/>
          <w:marBottom w:val="0"/>
          <w:divBdr>
            <w:top w:val="none" w:sz="0" w:space="0" w:color="auto"/>
            <w:left w:val="none" w:sz="0" w:space="0" w:color="auto"/>
            <w:bottom w:val="none" w:sz="0" w:space="0" w:color="auto"/>
            <w:right w:val="none" w:sz="0" w:space="0" w:color="auto"/>
          </w:divBdr>
        </w:div>
        <w:div w:id="291596695">
          <w:marLeft w:val="640"/>
          <w:marRight w:val="0"/>
          <w:marTop w:val="0"/>
          <w:marBottom w:val="0"/>
          <w:divBdr>
            <w:top w:val="none" w:sz="0" w:space="0" w:color="auto"/>
            <w:left w:val="none" w:sz="0" w:space="0" w:color="auto"/>
            <w:bottom w:val="none" w:sz="0" w:space="0" w:color="auto"/>
            <w:right w:val="none" w:sz="0" w:space="0" w:color="auto"/>
          </w:divBdr>
        </w:div>
        <w:div w:id="322709722">
          <w:marLeft w:val="640"/>
          <w:marRight w:val="0"/>
          <w:marTop w:val="0"/>
          <w:marBottom w:val="0"/>
          <w:divBdr>
            <w:top w:val="none" w:sz="0" w:space="0" w:color="auto"/>
            <w:left w:val="none" w:sz="0" w:space="0" w:color="auto"/>
            <w:bottom w:val="none" w:sz="0" w:space="0" w:color="auto"/>
            <w:right w:val="none" w:sz="0" w:space="0" w:color="auto"/>
          </w:divBdr>
        </w:div>
        <w:div w:id="327559999">
          <w:marLeft w:val="640"/>
          <w:marRight w:val="0"/>
          <w:marTop w:val="0"/>
          <w:marBottom w:val="0"/>
          <w:divBdr>
            <w:top w:val="none" w:sz="0" w:space="0" w:color="auto"/>
            <w:left w:val="none" w:sz="0" w:space="0" w:color="auto"/>
            <w:bottom w:val="none" w:sz="0" w:space="0" w:color="auto"/>
            <w:right w:val="none" w:sz="0" w:space="0" w:color="auto"/>
          </w:divBdr>
        </w:div>
        <w:div w:id="350377828">
          <w:marLeft w:val="640"/>
          <w:marRight w:val="0"/>
          <w:marTop w:val="0"/>
          <w:marBottom w:val="0"/>
          <w:divBdr>
            <w:top w:val="none" w:sz="0" w:space="0" w:color="auto"/>
            <w:left w:val="none" w:sz="0" w:space="0" w:color="auto"/>
            <w:bottom w:val="none" w:sz="0" w:space="0" w:color="auto"/>
            <w:right w:val="none" w:sz="0" w:space="0" w:color="auto"/>
          </w:divBdr>
        </w:div>
        <w:div w:id="385419960">
          <w:marLeft w:val="640"/>
          <w:marRight w:val="0"/>
          <w:marTop w:val="0"/>
          <w:marBottom w:val="0"/>
          <w:divBdr>
            <w:top w:val="none" w:sz="0" w:space="0" w:color="auto"/>
            <w:left w:val="none" w:sz="0" w:space="0" w:color="auto"/>
            <w:bottom w:val="none" w:sz="0" w:space="0" w:color="auto"/>
            <w:right w:val="none" w:sz="0" w:space="0" w:color="auto"/>
          </w:divBdr>
        </w:div>
        <w:div w:id="466361983">
          <w:marLeft w:val="640"/>
          <w:marRight w:val="0"/>
          <w:marTop w:val="0"/>
          <w:marBottom w:val="0"/>
          <w:divBdr>
            <w:top w:val="none" w:sz="0" w:space="0" w:color="auto"/>
            <w:left w:val="none" w:sz="0" w:space="0" w:color="auto"/>
            <w:bottom w:val="none" w:sz="0" w:space="0" w:color="auto"/>
            <w:right w:val="none" w:sz="0" w:space="0" w:color="auto"/>
          </w:divBdr>
        </w:div>
        <w:div w:id="478772503">
          <w:marLeft w:val="640"/>
          <w:marRight w:val="0"/>
          <w:marTop w:val="0"/>
          <w:marBottom w:val="0"/>
          <w:divBdr>
            <w:top w:val="none" w:sz="0" w:space="0" w:color="auto"/>
            <w:left w:val="none" w:sz="0" w:space="0" w:color="auto"/>
            <w:bottom w:val="none" w:sz="0" w:space="0" w:color="auto"/>
            <w:right w:val="none" w:sz="0" w:space="0" w:color="auto"/>
          </w:divBdr>
        </w:div>
        <w:div w:id="594635407">
          <w:marLeft w:val="640"/>
          <w:marRight w:val="0"/>
          <w:marTop w:val="0"/>
          <w:marBottom w:val="0"/>
          <w:divBdr>
            <w:top w:val="none" w:sz="0" w:space="0" w:color="auto"/>
            <w:left w:val="none" w:sz="0" w:space="0" w:color="auto"/>
            <w:bottom w:val="none" w:sz="0" w:space="0" w:color="auto"/>
            <w:right w:val="none" w:sz="0" w:space="0" w:color="auto"/>
          </w:divBdr>
        </w:div>
        <w:div w:id="633948710">
          <w:marLeft w:val="640"/>
          <w:marRight w:val="0"/>
          <w:marTop w:val="0"/>
          <w:marBottom w:val="0"/>
          <w:divBdr>
            <w:top w:val="none" w:sz="0" w:space="0" w:color="auto"/>
            <w:left w:val="none" w:sz="0" w:space="0" w:color="auto"/>
            <w:bottom w:val="none" w:sz="0" w:space="0" w:color="auto"/>
            <w:right w:val="none" w:sz="0" w:space="0" w:color="auto"/>
          </w:divBdr>
        </w:div>
        <w:div w:id="888541837">
          <w:marLeft w:val="640"/>
          <w:marRight w:val="0"/>
          <w:marTop w:val="0"/>
          <w:marBottom w:val="0"/>
          <w:divBdr>
            <w:top w:val="none" w:sz="0" w:space="0" w:color="auto"/>
            <w:left w:val="none" w:sz="0" w:space="0" w:color="auto"/>
            <w:bottom w:val="none" w:sz="0" w:space="0" w:color="auto"/>
            <w:right w:val="none" w:sz="0" w:space="0" w:color="auto"/>
          </w:divBdr>
        </w:div>
        <w:div w:id="891036861">
          <w:marLeft w:val="640"/>
          <w:marRight w:val="0"/>
          <w:marTop w:val="0"/>
          <w:marBottom w:val="0"/>
          <w:divBdr>
            <w:top w:val="none" w:sz="0" w:space="0" w:color="auto"/>
            <w:left w:val="none" w:sz="0" w:space="0" w:color="auto"/>
            <w:bottom w:val="none" w:sz="0" w:space="0" w:color="auto"/>
            <w:right w:val="none" w:sz="0" w:space="0" w:color="auto"/>
          </w:divBdr>
        </w:div>
        <w:div w:id="1009673579">
          <w:marLeft w:val="640"/>
          <w:marRight w:val="0"/>
          <w:marTop w:val="0"/>
          <w:marBottom w:val="0"/>
          <w:divBdr>
            <w:top w:val="none" w:sz="0" w:space="0" w:color="auto"/>
            <w:left w:val="none" w:sz="0" w:space="0" w:color="auto"/>
            <w:bottom w:val="none" w:sz="0" w:space="0" w:color="auto"/>
            <w:right w:val="none" w:sz="0" w:space="0" w:color="auto"/>
          </w:divBdr>
        </w:div>
        <w:div w:id="1014956950">
          <w:marLeft w:val="640"/>
          <w:marRight w:val="0"/>
          <w:marTop w:val="0"/>
          <w:marBottom w:val="0"/>
          <w:divBdr>
            <w:top w:val="none" w:sz="0" w:space="0" w:color="auto"/>
            <w:left w:val="none" w:sz="0" w:space="0" w:color="auto"/>
            <w:bottom w:val="none" w:sz="0" w:space="0" w:color="auto"/>
            <w:right w:val="none" w:sz="0" w:space="0" w:color="auto"/>
          </w:divBdr>
        </w:div>
        <w:div w:id="1044982169">
          <w:marLeft w:val="640"/>
          <w:marRight w:val="0"/>
          <w:marTop w:val="0"/>
          <w:marBottom w:val="0"/>
          <w:divBdr>
            <w:top w:val="none" w:sz="0" w:space="0" w:color="auto"/>
            <w:left w:val="none" w:sz="0" w:space="0" w:color="auto"/>
            <w:bottom w:val="none" w:sz="0" w:space="0" w:color="auto"/>
            <w:right w:val="none" w:sz="0" w:space="0" w:color="auto"/>
          </w:divBdr>
        </w:div>
        <w:div w:id="1051152723">
          <w:marLeft w:val="640"/>
          <w:marRight w:val="0"/>
          <w:marTop w:val="0"/>
          <w:marBottom w:val="0"/>
          <w:divBdr>
            <w:top w:val="none" w:sz="0" w:space="0" w:color="auto"/>
            <w:left w:val="none" w:sz="0" w:space="0" w:color="auto"/>
            <w:bottom w:val="none" w:sz="0" w:space="0" w:color="auto"/>
            <w:right w:val="none" w:sz="0" w:space="0" w:color="auto"/>
          </w:divBdr>
        </w:div>
        <w:div w:id="1052313505">
          <w:marLeft w:val="640"/>
          <w:marRight w:val="0"/>
          <w:marTop w:val="0"/>
          <w:marBottom w:val="0"/>
          <w:divBdr>
            <w:top w:val="none" w:sz="0" w:space="0" w:color="auto"/>
            <w:left w:val="none" w:sz="0" w:space="0" w:color="auto"/>
            <w:bottom w:val="none" w:sz="0" w:space="0" w:color="auto"/>
            <w:right w:val="none" w:sz="0" w:space="0" w:color="auto"/>
          </w:divBdr>
        </w:div>
        <w:div w:id="1064378507">
          <w:marLeft w:val="640"/>
          <w:marRight w:val="0"/>
          <w:marTop w:val="0"/>
          <w:marBottom w:val="0"/>
          <w:divBdr>
            <w:top w:val="none" w:sz="0" w:space="0" w:color="auto"/>
            <w:left w:val="none" w:sz="0" w:space="0" w:color="auto"/>
            <w:bottom w:val="none" w:sz="0" w:space="0" w:color="auto"/>
            <w:right w:val="none" w:sz="0" w:space="0" w:color="auto"/>
          </w:divBdr>
        </w:div>
        <w:div w:id="1103577593">
          <w:marLeft w:val="640"/>
          <w:marRight w:val="0"/>
          <w:marTop w:val="0"/>
          <w:marBottom w:val="0"/>
          <w:divBdr>
            <w:top w:val="none" w:sz="0" w:space="0" w:color="auto"/>
            <w:left w:val="none" w:sz="0" w:space="0" w:color="auto"/>
            <w:bottom w:val="none" w:sz="0" w:space="0" w:color="auto"/>
            <w:right w:val="none" w:sz="0" w:space="0" w:color="auto"/>
          </w:divBdr>
        </w:div>
        <w:div w:id="1110395168">
          <w:marLeft w:val="640"/>
          <w:marRight w:val="0"/>
          <w:marTop w:val="0"/>
          <w:marBottom w:val="0"/>
          <w:divBdr>
            <w:top w:val="none" w:sz="0" w:space="0" w:color="auto"/>
            <w:left w:val="none" w:sz="0" w:space="0" w:color="auto"/>
            <w:bottom w:val="none" w:sz="0" w:space="0" w:color="auto"/>
            <w:right w:val="none" w:sz="0" w:space="0" w:color="auto"/>
          </w:divBdr>
        </w:div>
        <w:div w:id="1128667454">
          <w:marLeft w:val="640"/>
          <w:marRight w:val="0"/>
          <w:marTop w:val="0"/>
          <w:marBottom w:val="0"/>
          <w:divBdr>
            <w:top w:val="none" w:sz="0" w:space="0" w:color="auto"/>
            <w:left w:val="none" w:sz="0" w:space="0" w:color="auto"/>
            <w:bottom w:val="none" w:sz="0" w:space="0" w:color="auto"/>
            <w:right w:val="none" w:sz="0" w:space="0" w:color="auto"/>
          </w:divBdr>
        </w:div>
        <w:div w:id="1157839186">
          <w:marLeft w:val="640"/>
          <w:marRight w:val="0"/>
          <w:marTop w:val="0"/>
          <w:marBottom w:val="0"/>
          <w:divBdr>
            <w:top w:val="none" w:sz="0" w:space="0" w:color="auto"/>
            <w:left w:val="none" w:sz="0" w:space="0" w:color="auto"/>
            <w:bottom w:val="none" w:sz="0" w:space="0" w:color="auto"/>
            <w:right w:val="none" w:sz="0" w:space="0" w:color="auto"/>
          </w:divBdr>
        </w:div>
        <w:div w:id="1269660036">
          <w:marLeft w:val="640"/>
          <w:marRight w:val="0"/>
          <w:marTop w:val="0"/>
          <w:marBottom w:val="0"/>
          <w:divBdr>
            <w:top w:val="none" w:sz="0" w:space="0" w:color="auto"/>
            <w:left w:val="none" w:sz="0" w:space="0" w:color="auto"/>
            <w:bottom w:val="none" w:sz="0" w:space="0" w:color="auto"/>
            <w:right w:val="none" w:sz="0" w:space="0" w:color="auto"/>
          </w:divBdr>
        </w:div>
        <w:div w:id="1299261994">
          <w:marLeft w:val="640"/>
          <w:marRight w:val="0"/>
          <w:marTop w:val="0"/>
          <w:marBottom w:val="0"/>
          <w:divBdr>
            <w:top w:val="none" w:sz="0" w:space="0" w:color="auto"/>
            <w:left w:val="none" w:sz="0" w:space="0" w:color="auto"/>
            <w:bottom w:val="none" w:sz="0" w:space="0" w:color="auto"/>
            <w:right w:val="none" w:sz="0" w:space="0" w:color="auto"/>
          </w:divBdr>
        </w:div>
        <w:div w:id="1299335127">
          <w:marLeft w:val="640"/>
          <w:marRight w:val="0"/>
          <w:marTop w:val="0"/>
          <w:marBottom w:val="0"/>
          <w:divBdr>
            <w:top w:val="none" w:sz="0" w:space="0" w:color="auto"/>
            <w:left w:val="none" w:sz="0" w:space="0" w:color="auto"/>
            <w:bottom w:val="none" w:sz="0" w:space="0" w:color="auto"/>
            <w:right w:val="none" w:sz="0" w:space="0" w:color="auto"/>
          </w:divBdr>
        </w:div>
        <w:div w:id="1314018954">
          <w:marLeft w:val="640"/>
          <w:marRight w:val="0"/>
          <w:marTop w:val="0"/>
          <w:marBottom w:val="0"/>
          <w:divBdr>
            <w:top w:val="none" w:sz="0" w:space="0" w:color="auto"/>
            <w:left w:val="none" w:sz="0" w:space="0" w:color="auto"/>
            <w:bottom w:val="none" w:sz="0" w:space="0" w:color="auto"/>
            <w:right w:val="none" w:sz="0" w:space="0" w:color="auto"/>
          </w:divBdr>
        </w:div>
        <w:div w:id="1326395300">
          <w:marLeft w:val="640"/>
          <w:marRight w:val="0"/>
          <w:marTop w:val="0"/>
          <w:marBottom w:val="0"/>
          <w:divBdr>
            <w:top w:val="none" w:sz="0" w:space="0" w:color="auto"/>
            <w:left w:val="none" w:sz="0" w:space="0" w:color="auto"/>
            <w:bottom w:val="none" w:sz="0" w:space="0" w:color="auto"/>
            <w:right w:val="none" w:sz="0" w:space="0" w:color="auto"/>
          </w:divBdr>
        </w:div>
        <w:div w:id="1351949132">
          <w:marLeft w:val="640"/>
          <w:marRight w:val="0"/>
          <w:marTop w:val="0"/>
          <w:marBottom w:val="0"/>
          <w:divBdr>
            <w:top w:val="none" w:sz="0" w:space="0" w:color="auto"/>
            <w:left w:val="none" w:sz="0" w:space="0" w:color="auto"/>
            <w:bottom w:val="none" w:sz="0" w:space="0" w:color="auto"/>
            <w:right w:val="none" w:sz="0" w:space="0" w:color="auto"/>
          </w:divBdr>
        </w:div>
        <w:div w:id="1371612125">
          <w:marLeft w:val="640"/>
          <w:marRight w:val="0"/>
          <w:marTop w:val="0"/>
          <w:marBottom w:val="0"/>
          <w:divBdr>
            <w:top w:val="none" w:sz="0" w:space="0" w:color="auto"/>
            <w:left w:val="none" w:sz="0" w:space="0" w:color="auto"/>
            <w:bottom w:val="none" w:sz="0" w:space="0" w:color="auto"/>
            <w:right w:val="none" w:sz="0" w:space="0" w:color="auto"/>
          </w:divBdr>
        </w:div>
        <w:div w:id="1490093092">
          <w:marLeft w:val="640"/>
          <w:marRight w:val="0"/>
          <w:marTop w:val="0"/>
          <w:marBottom w:val="0"/>
          <w:divBdr>
            <w:top w:val="none" w:sz="0" w:space="0" w:color="auto"/>
            <w:left w:val="none" w:sz="0" w:space="0" w:color="auto"/>
            <w:bottom w:val="none" w:sz="0" w:space="0" w:color="auto"/>
            <w:right w:val="none" w:sz="0" w:space="0" w:color="auto"/>
          </w:divBdr>
        </w:div>
        <w:div w:id="1599869065">
          <w:marLeft w:val="640"/>
          <w:marRight w:val="0"/>
          <w:marTop w:val="0"/>
          <w:marBottom w:val="0"/>
          <w:divBdr>
            <w:top w:val="none" w:sz="0" w:space="0" w:color="auto"/>
            <w:left w:val="none" w:sz="0" w:space="0" w:color="auto"/>
            <w:bottom w:val="none" w:sz="0" w:space="0" w:color="auto"/>
            <w:right w:val="none" w:sz="0" w:space="0" w:color="auto"/>
          </w:divBdr>
        </w:div>
        <w:div w:id="1599948979">
          <w:marLeft w:val="640"/>
          <w:marRight w:val="0"/>
          <w:marTop w:val="0"/>
          <w:marBottom w:val="0"/>
          <w:divBdr>
            <w:top w:val="none" w:sz="0" w:space="0" w:color="auto"/>
            <w:left w:val="none" w:sz="0" w:space="0" w:color="auto"/>
            <w:bottom w:val="none" w:sz="0" w:space="0" w:color="auto"/>
            <w:right w:val="none" w:sz="0" w:space="0" w:color="auto"/>
          </w:divBdr>
        </w:div>
        <w:div w:id="1618366176">
          <w:marLeft w:val="640"/>
          <w:marRight w:val="0"/>
          <w:marTop w:val="0"/>
          <w:marBottom w:val="0"/>
          <w:divBdr>
            <w:top w:val="none" w:sz="0" w:space="0" w:color="auto"/>
            <w:left w:val="none" w:sz="0" w:space="0" w:color="auto"/>
            <w:bottom w:val="none" w:sz="0" w:space="0" w:color="auto"/>
            <w:right w:val="none" w:sz="0" w:space="0" w:color="auto"/>
          </w:divBdr>
        </w:div>
        <w:div w:id="1645692516">
          <w:marLeft w:val="640"/>
          <w:marRight w:val="0"/>
          <w:marTop w:val="0"/>
          <w:marBottom w:val="0"/>
          <w:divBdr>
            <w:top w:val="none" w:sz="0" w:space="0" w:color="auto"/>
            <w:left w:val="none" w:sz="0" w:space="0" w:color="auto"/>
            <w:bottom w:val="none" w:sz="0" w:space="0" w:color="auto"/>
            <w:right w:val="none" w:sz="0" w:space="0" w:color="auto"/>
          </w:divBdr>
        </w:div>
        <w:div w:id="1647851689">
          <w:marLeft w:val="640"/>
          <w:marRight w:val="0"/>
          <w:marTop w:val="0"/>
          <w:marBottom w:val="0"/>
          <w:divBdr>
            <w:top w:val="none" w:sz="0" w:space="0" w:color="auto"/>
            <w:left w:val="none" w:sz="0" w:space="0" w:color="auto"/>
            <w:bottom w:val="none" w:sz="0" w:space="0" w:color="auto"/>
            <w:right w:val="none" w:sz="0" w:space="0" w:color="auto"/>
          </w:divBdr>
        </w:div>
        <w:div w:id="1721510837">
          <w:marLeft w:val="640"/>
          <w:marRight w:val="0"/>
          <w:marTop w:val="0"/>
          <w:marBottom w:val="0"/>
          <w:divBdr>
            <w:top w:val="none" w:sz="0" w:space="0" w:color="auto"/>
            <w:left w:val="none" w:sz="0" w:space="0" w:color="auto"/>
            <w:bottom w:val="none" w:sz="0" w:space="0" w:color="auto"/>
            <w:right w:val="none" w:sz="0" w:space="0" w:color="auto"/>
          </w:divBdr>
        </w:div>
        <w:div w:id="1765569852">
          <w:marLeft w:val="640"/>
          <w:marRight w:val="0"/>
          <w:marTop w:val="0"/>
          <w:marBottom w:val="0"/>
          <w:divBdr>
            <w:top w:val="none" w:sz="0" w:space="0" w:color="auto"/>
            <w:left w:val="none" w:sz="0" w:space="0" w:color="auto"/>
            <w:bottom w:val="none" w:sz="0" w:space="0" w:color="auto"/>
            <w:right w:val="none" w:sz="0" w:space="0" w:color="auto"/>
          </w:divBdr>
        </w:div>
        <w:div w:id="1906066358">
          <w:marLeft w:val="640"/>
          <w:marRight w:val="0"/>
          <w:marTop w:val="0"/>
          <w:marBottom w:val="0"/>
          <w:divBdr>
            <w:top w:val="none" w:sz="0" w:space="0" w:color="auto"/>
            <w:left w:val="none" w:sz="0" w:space="0" w:color="auto"/>
            <w:bottom w:val="none" w:sz="0" w:space="0" w:color="auto"/>
            <w:right w:val="none" w:sz="0" w:space="0" w:color="auto"/>
          </w:divBdr>
        </w:div>
        <w:div w:id="1997488070">
          <w:marLeft w:val="640"/>
          <w:marRight w:val="0"/>
          <w:marTop w:val="0"/>
          <w:marBottom w:val="0"/>
          <w:divBdr>
            <w:top w:val="none" w:sz="0" w:space="0" w:color="auto"/>
            <w:left w:val="none" w:sz="0" w:space="0" w:color="auto"/>
            <w:bottom w:val="none" w:sz="0" w:space="0" w:color="auto"/>
            <w:right w:val="none" w:sz="0" w:space="0" w:color="auto"/>
          </w:divBdr>
        </w:div>
        <w:div w:id="2036729918">
          <w:marLeft w:val="640"/>
          <w:marRight w:val="0"/>
          <w:marTop w:val="0"/>
          <w:marBottom w:val="0"/>
          <w:divBdr>
            <w:top w:val="none" w:sz="0" w:space="0" w:color="auto"/>
            <w:left w:val="none" w:sz="0" w:space="0" w:color="auto"/>
            <w:bottom w:val="none" w:sz="0" w:space="0" w:color="auto"/>
            <w:right w:val="none" w:sz="0" w:space="0" w:color="auto"/>
          </w:divBdr>
        </w:div>
        <w:div w:id="2045472784">
          <w:marLeft w:val="640"/>
          <w:marRight w:val="0"/>
          <w:marTop w:val="0"/>
          <w:marBottom w:val="0"/>
          <w:divBdr>
            <w:top w:val="none" w:sz="0" w:space="0" w:color="auto"/>
            <w:left w:val="none" w:sz="0" w:space="0" w:color="auto"/>
            <w:bottom w:val="none" w:sz="0" w:space="0" w:color="auto"/>
            <w:right w:val="none" w:sz="0" w:space="0" w:color="auto"/>
          </w:divBdr>
        </w:div>
        <w:div w:id="2051420482">
          <w:marLeft w:val="640"/>
          <w:marRight w:val="0"/>
          <w:marTop w:val="0"/>
          <w:marBottom w:val="0"/>
          <w:divBdr>
            <w:top w:val="none" w:sz="0" w:space="0" w:color="auto"/>
            <w:left w:val="none" w:sz="0" w:space="0" w:color="auto"/>
            <w:bottom w:val="none" w:sz="0" w:space="0" w:color="auto"/>
            <w:right w:val="none" w:sz="0" w:space="0" w:color="auto"/>
          </w:divBdr>
        </w:div>
        <w:div w:id="2069300904">
          <w:marLeft w:val="640"/>
          <w:marRight w:val="0"/>
          <w:marTop w:val="0"/>
          <w:marBottom w:val="0"/>
          <w:divBdr>
            <w:top w:val="none" w:sz="0" w:space="0" w:color="auto"/>
            <w:left w:val="none" w:sz="0" w:space="0" w:color="auto"/>
            <w:bottom w:val="none" w:sz="0" w:space="0" w:color="auto"/>
            <w:right w:val="none" w:sz="0" w:space="0" w:color="auto"/>
          </w:divBdr>
        </w:div>
        <w:div w:id="2070112621">
          <w:marLeft w:val="640"/>
          <w:marRight w:val="0"/>
          <w:marTop w:val="0"/>
          <w:marBottom w:val="0"/>
          <w:divBdr>
            <w:top w:val="none" w:sz="0" w:space="0" w:color="auto"/>
            <w:left w:val="none" w:sz="0" w:space="0" w:color="auto"/>
            <w:bottom w:val="none" w:sz="0" w:space="0" w:color="auto"/>
            <w:right w:val="none" w:sz="0" w:space="0" w:color="auto"/>
          </w:divBdr>
        </w:div>
      </w:divsChild>
    </w:div>
    <w:div w:id="1154446463">
      <w:marLeft w:val="0"/>
      <w:marRight w:val="0"/>
      <w:marTop w:val="0"/>
      <w:marBottom w:val="0"/>
      <w:divBdr>
        <w:top w:val="none" w:sz="0" w:space="0" w:color="auto"/>
        <w:left w:val="none" w:sz="0" w:space="0" w:color="auto"/>
        <w:bottom w:val="none" w:sz="0" w:space="0" w:color="auto"/>
        <w:right w:val="none" w:sz="0" w:space="0" w:color="auto"/>
      </w:divBdr>
    </w:div>
    <w:div w:id="1154490701">
      <w:bodyDiv w:val="1"/>
      <w:marLeft w:val="0"/>
      <w:marRight w:val="0"/>
      <w:marTop w:val="0"/>
      <w:marBottom w:val="0"/>
      <w:divBdr>
        <w:top w:val="none" w:sz="0" w:space="0" w:color="auto"/>
        <w:left w:val="none" w:sz="0" w:space="0" w:color="auto"/>
        <w:bottom w:val="none" w:sz="0" w:space="0" w:color="auto"/>
        <w:right w:val="none" w:sz="0" w:space="0" w:color="auto"/>
      </w:divBdr>
    </w:div>
    <w:div w:id="1163617599">
      <w:marLeft w:val="0"/>
      <w:marRight w:val="0"/>
      <w:marTop w:val="0"/>
      <w:marBottom w:val="0"/>
      <w:divBdr>
        <w:top w:val="none" w:sz="0" w:space="0" w:color="auto"/>
        <w:left w:val="none" w:sz="0" w:space="0" w:color="auto"/>
        <w:bottom w:val="none" w:sz="0" w:space="0" w:color="auto"/>
        <w:right w:val="none" w:sz="0" w:space="0" w:color="auto"/>
      </w:divBdr>
    </w:div>
    <w:div w:id="1166359025">
      <w:bodyDiv w:val="1"/>
      <w:marLeft w:val="0"/>
      <w:marRight w:val="0"/>
      <w:marTop w:val="0"/>
      <w:marBottom w:val="0"/>
      <w:divBdr>
        <w:top w:val="none" w:sz="0" w:space="0" w:color="auto"/>
        <w:left w:val="none" w:sz="0" w:space="0" w:color="auto"/>
        <w:bottom w:val="none" w:sz="0" w:space="0" w:color="auto"/>
        <w:right w:val="none" w:sz="0" w:space="0" w:color="auto"/>
      </w:divBdr>
      <w:divsChild>
        <w:div w:id="1590040208">
          <w:marLeft w:val="640"/>
          <w:marRight w:val="0"/>
          <w:marTop w:val="0"/>
          <w:marBottom w:val="0"/>
          <w:divBdr>
            <w:top w:val="none" w:sz="0" w:space="0" w:color="auto"/>
            <w:left w:val="none" w:sz="0" w:space="0" w:color="auto"/>
            <w:bottom w:val="none" w:sz="0" w:space="0" w:color="auto"/>
            <w:right w:val="none" w:sz="0" w:space="0" w:color="auto"/>
          </w:divBdr>
        </w:div>
        <w:div w:id="1756706091">
          <w:marLeft w:val="640"/>
          <w:marRight w:val="0"/>
          <w:marTop w:val="0"/>
          <w:marBottom w:val="0"/>
          <w:divBdr>
            <w:top w:val="none" w:sz="0" w:space="0" w:color="auto"/>
            <w:left w:val="none" w:sz="0" w:space="0" w:color="auto"/>
            <w:bottom w:val="none" w:sz="0" w:space="0" w:color="auto"/>
            <w:right w:val="none" w:sz="0" w:space="0" w:color="auto"/>
          </w:divBdr>
        </w:div>
        <w:div w:id="1313634490">
          <w:marLeft w:val="640"/>
          <w:marRight w:val="0"/>
          <w:marTop w:val="0"/>
          <w:marBottom w:val="0"/>
          <w:divBdr>
            <w:top w:val="none" w:sz="0" w:space="0" w:color="auto"/>
            <w:left w:val="none" w:sz="0" w:space="0" w:color="auto"/>
            <w:bottom w:val="none" w:sz="0" w:space="0" w:color="auto"/>
            <w:right w:val="none" w:sz="0" w:space="0" w:color="auto"/>
          </w:divBdr>
        </w:div>
        <w:div w:id="2024016923">
          <w:marLeft w:val="640"/>
          <w:marRight w:val="0"/>
          <w:marTop w:val="0"/>
          <w:marBottom w:val="0"/>
          <w:divBdr>
            <w:top w:val="none" w:sz="0" w:space="0" w:color="auto"/>
            <w:left w:val="none" w:sz="0" w:space="0" w:color="auto"/>
            <w:bottom w:val="none" w:sz="0" w:space="0" w:color="auto"/>
            <w:right w:val="none" w:sz="0" w:space="0" w:color="auto"/>
          </w:divBdr>
        </w:div>
        <w:div w:id="812331649">
          <w:marLeft w:val="640"/>
          <w:marRight w:val="0"/>
          <w:marTop w:val="0"/>
          <w:marBottom w:val="0"/>
          <w:divBdr>
            <w:top w:val="none" w:sz="0" w:space="0" w:color="auto"/>
            <w:left w:val="none" w:sz="0" w:space="0" w:color="auto"/>
            <w:bottom w:val="none" w:sz="0" w:space="0" w:color="auto"/>
            <w:right w:val="none" w:sz="0" w:space="0" w:color="auto"/>
          </w:divBdr>
        </w:div>
        <w:div w:id="696927941">
          <w:marLeft w:val="640"/>
          <w:marRight w:val="0"/>
          <w:marTop w:val="0"/>
          <w:marBottom w:val="0"/>
          <w:divBdr>
            <w:top w:val="none" w:sz="0" w:space="0" w:color="auto"/>
            <w:left w:val="none" w:sz="0" w:space="0" w:color="auto"/>
            <w:bottom w:val="none" w:sz="0" w:space="0" w:color="auto"/>
            <w:right w:val="none" w:sz="0" w:space="0" w:color="auto"/>
          </w:divBdr>
        </w:div>
        <w:div w:id="462580415">
          <w:marLeft w:val="640"/>
          <w:marRight w:val="0"/>
          <w:marTop w:val="0"/>
          <w:marBottom w:val="0"/>
          <w:divBdr>
            <w:top w:val="none" w:sz="0" w:space="0" w:color="auto"/>
            <w:left w:val="none" w:sz="0" w:space="0" w:color="auto"/>
            <w:bottom w:val="none" w:sz="0" w:space="0" w:color="auto"/>
            <w:right w:val="none" w:sz="0" w:space="0" w:color="auto"/>
          </w:divBdr>
        </w:div>
        <w:div w:id="1498686730">
          <w:marLeft w:val="640"/>
          <w:marRight w:val="0"/>
          <w:marTop w:val="0"/>
          <w:marBottom w:val="0"/>
          <w:divBdr>
            <w:top w:val="none" w:sz="0" w:space="0" w:color="auto"/>
            <w:left w:val="none" w:sz="0" w:space="0" w:color="auto"/>
            <w:bottom w:val="none" w:sz="0" w:space="0" w:color="auto"/>
            <w:right w:val="none" w:sz="0" w:space="0" w:color="auto"/>
          </w:divBdr>
        </w:div>
        <w:div w:id="1589192766">
          <w:marLeft w:val="640"/>
          <w:marRight w:val="0"/>
          <w:marTop w:val="0"/>
          <w:marBottom w:val="0"/>
          <w:divBdr>
            <w:top w:val="none" w:sz="0" w:space="0" w:color="auto"/>
            <w:left w:val="none" w:sz="0" w:space="0" w:color="auto"/>
            <w:bottom w:val="none" w:sz="0" w:space="0" w:color="auto"/>
            <w:right w:val="none" w:sz="0" w:space="0" w:color="auto"/>
          </w:divBdr>
        </w:div>
        <w:div w:id="1109395689">
          <w:marLeft w:val="640"/>
          <w:marRight w:val="0"/>
          <w:marTop w:val="0"/>
          <w:marBottom w:val="0"/>
          <w:divBdr>
            <w:top w:val="none" w:sz="0" w:space="0" w:color="auto"/>
            <w:left w:val="none" w:sz="0" w:space="0" w:color="auto"/>
            <w:bottom w:val="none" w:sz="0" w:space="0" w:color="auto"/>
            <w:right w:val="none" w:sz="0" w:space="0" w:color="auto"/>
          </w:divBdr>
        </w:div>
        <w:div w:id="731123467">
          <w:marLeft w:val="640"/>
          <w:marRight w:val="0"/>
          <w:marTop w:val="0"/>
          <w:marBottom w:val="0"/>
          <w:divBdr>
            <w:top w:val="none" w:sz="0" w:space="0" w:color="auto"/>
            <w:left w:val="none" w:sz="0" w:space="0" w:color="auto"/>
            <w:bottom w:val="none" w:sz="0" w:space="0" w:color="auto"/>
            <w:right w:val="none" w:sz="0" w:space="0" w:color="auto"/>
          </w:divBdr>
        </w:div>
        <w:div w:id="619992624">
          <w:marLeft w:val="640"/>
          <w:marRight w:val="0"/>
          <w:marTop w:val="0"/>
          <w:marBottom w:val="0"/>
          <w:divBdr>
            <w:top w:val="none" w:sz="0" w:space="0" w:color="auto"/>
            <w:left w:val="none" w:sz="0" w:space="0" w:color="auto"/>
            <w:bottom w:val="none" w:sz="0" w:space="0" w:color="auto"/>
            <w:right w:val="none" w:sz="0" w:space="0" w:color="auto"/>
          </w:divBdr>
        </w:div>
        <w:div w:id="503860755">
          <w:marLeft w:val="640"/>
          <w:marRight w:val="0"/>
          <w:marTop w:val="0"/>
          <w:marBottom w:val="0"/>
          <w:divBdr>
            <w:top w:val="none" w:sz="0" w:space="0" w:color="auto"/>
            <w:left w:val="none" w:sz="0" w:space="0" w:color="auto"/>
            <w:bottom w:val="none" w:sz="0" w:space="0" w:color="auto"/>
            <w:right w:val="none" w:sz="0" w:space="0" w:color="auto"/>
          </w:divBdr>
        </w:div>
        <w:div w:id="1849708737">
          <w:marLeft w:val="640"/>
          <w:marRight w:val="0"/>
          <w:marTop w:val="0"/>
          <w:marBottom w:val="0"/>
          <w:divBdr>
            <w:top w:val="none" w:sz="0" w:space="0" w:color="auto"/>
            <w:left w:val="none" w:sz="0" w:space="0" w:color="auto"/>
            <w:bottom w:val="none" w:sz="0" w:space="0" w:color="auto"/>
            <w:right w:val="none" w:sz="0" w:space="0" w:color="auto"/>
          </w:divBdr>
        </w:div>
        <w:div w:id="1952735377">
          <w:marLeft w:val="640"/>
          <w:marRight w:val="0"/>
          <w:marTop w:val="0"/>
          <w:marBottom w:val="0"/>
          <w:divBdr>
            <w:top w:val="none" w:sz="0" w:space="0" w:color="auto"/>
            <w:left w:val="none" w:sz="0" w:space="0" w:color="auto"/>
            <w:bottom w:val="none" w:sz="0" w:space="0" w:color="auto"/>
            <w:right w:val="none" w:sz="0" w:space="0" w:color="auto"/>
          </w:divBdr>
        </w:div>
        <w:div w:id="1109088179">
          <w:marLeft w:val="640"/>
          <w:marRight w:val="0"/>
          <w:marTop w:val="0"/>
          <w:marBottom w:val="0"/>
          <w:divBdr>
            <w:top w:val="none" w:sz="0" w:space="0" w:color="auto"/>
            <w:left w:val="none" w:sz="0" w:space="0" w:color="auto"/>
            <w:bottom w:val="none" w:sz="0" w:space="0" w:color="auto"/>
            <w:right w:val="none" w:sz="0" w:space="0" w:color="auto"/>
          </w:divBdr>
        </w:div>
        <w:div w:id="1559441035">
          <w:marLeft w:val="640"/>
          <w:marRight w:val="0"/>
          <w:marTop w:val="0"/>
          <w:marBottom w:val="0"/>
          <w:divBdr>
            <w:top w:val="none" w:sz="0" w:space="0" w:color="auto"/>
            <w:left w:val="none" w:sz="0" w:space="0" w:color="auto"/>
            <w:bottom w:val="none" w:sz="0" w:space="0" w:color="auto"/>
            <w:right w:val="none" w:sz="0" w:space="0" w:color="auto"/>
          </w:divBdr>
        </w:div>
        <w:div w:id="1939175730">
          <w:marLeft w:val="640"/>
          <w:marRight w:val="0"/>
          <w:marTop w:val="0"/>
          <w:marBottom w:val="0"/>
          <w:divBdr>
            <w:top w:val="none" w:sz="0" w:space="0" w:color="auto"/>
            <w:left w:val="none" w:sz="0" w:space="0" w:color="auto"/>
            <w:bottom w:val="none" w:sz="0" w:space="0" w:color="auto"/>
            <w:right w:val="none" w:sz="0" w:space="0" w:color="auto"/>
          </w:divBdr>
        </w:div>
        <w:div w:id="1797874002">
          <w:marLeft w:val="640"/>
          <w:marRight w:val="0"/>
          <w:marTop w:val="0"/>
          <w:marBottom w:val="0"/>
          <w:divBdr>
            <w:top w:val="none" w:sz="0" w:space="0" w:color="auto"/>
            <w:left w:val="none" w:sz="0" w:space="0" w:color="auto"/>
            <w:bottom w:val="none" w:sz="0" w:space="0" w:color="auto"/>
            <w:right w:val="none" w:sz="0" w:space="0" w:color="auto"/>
          </w:divBdr>
        </w:div>
        <w:div w:id="1504663986">
          <w:marLeft w:val="640"/>
          <w:marRight w:val="0"/>
          <w:marTop w:val="0"/>
          <w:marBottom w:val="0"/>
          <w:divBdr>
            <w:top w:val="none" w:sz="0" w:space="0" w:color="auto"/>
            <w:left w:val="none" w:sz="0" w:space="0" w:color="auto"/>
            <w:bottom w:val="none" w:sz="0" w:space="0" w:color="auto"/>
            <w:right w:val="none" w:sz="0" w:space="0" w:color="auto"/>
          </w:divBdr>
        </w:div>
        <w:div w:id="1373728716">
          <w:marLeft w:val="640"/>
          <w:marRight w:val="0"/>
          <w:marTop w:val="0"/>
          <w:marBottom w:val="0"/>
          <w:divBdr>
            <w:top w:val="none" w:sz="0" w:space="0" w:color="auto"/>
            <w:left w:val="none" w:sz="0" w:space="0" w:color="auto"/>
            <w:bottom w:val="none" w:sz="0" w:space="0" w:color="auto"/>
            <w:right w:val="none" w:sz="0" w:space="0" w:color="auto"/>
          </w:divBdr>
        </w:div>
        <w:div w:id="1998872520">
          <w:marLeft w:val="640"/>
          <w:marRight w:val="0"/>
          <w:marTop w:val="0"/>
          <w:marBottom w:val="0"/>
          <w:divBdr>
            <w:top w:val="none" w:sz="0" w:space="0" w:color="auto"/>
            <w:left w:val="none" w:sz="0" w:space="0" w:color="auto"/>
            <w:bottom w:val="none" w:sz="0" w:space="0" w:color="auto"/>
            <w:right w:val="none" w:sz="0" w:space="0" w:color="auto"/>
          </w:divBdr>
        </w:div>
        <w:div w:id="1677540632">
          <w:marLeft w:val="640"/>
          <w:marRight w:val="0"/>
          <w:marTop w:val="0"/>
          <w:marBottom w:val="0"/>
          <w:divBdr>
            <w:top w:val="none" w:sz="0" w:space="0" w:color="auto"/>
            <w:left w:val="none" w:sz="0" w:space="0" w:color="auto"/>
            <w:bottom w:val="none" w:sz="0" w:space="0" w:color="auto"/>
            <w:right w:val="none" w:sz="0" w:space="0" w:color="auto"/>
          </w:divBdr>
        </w:div>
        <w:div w:id="1936474722">
          <w:marLeft w:val="640"/>
          <w:marRight w:val="0"/>
          <w:marTop w:val="0"/>
          <w:marBottom w:val="0"/>
          <w:divBdr>
            <w:top w:val="none" w:sz="0" w:space="0" w:color="auto"/>
            <w:left w:val="none" w:sz="0" w:space="0" w:color="auto"/>
            <w:bottom w:val="none" w:sz="0" w:space="0" w:color="auto"/>
            <w:right w:val="none" w:sz="0" w:space="0" w:color="auto"/>
          </w:divBdr>
        </w:div>
        <w:div w:id="218057325">
          <w:marLeft w:val="640"/>
          <w:marRight w:val="0"/>
          <w:marTop w:val="0"/>
          <w:marBottom w:val="0"/>
          <w:divBdr>
            <w:top w:val="none" w:sz="0" w:space="0" w:color="auto"/>
            <w:left w:val="none" w:sz="0" w:space="0" w:color="auto"/>
            <w:bottom w:val="none" w:sz="0" w:space="0" w:color="auto"/>
            <w:right w:val="none" w:sz="0" w:space="0" w:color="auto"/>
          </w:divBdr>
        </w:div>
        <w:div w:id="2096435420">
          <w:marLeft w:val="640"/>
          <w:marRight w:val="0"/>
          <w:marTop w:val="0"/>
          <w:marBottom w:val="0"/>
          <w:divBdr>
            <w:top w:val="none" w:sz="0" w:space="0" w:color="auto"/>
            <w:left w:val="none" w:sz="0" w:space="0" w:color="auto"/>
            <w:bottom w:val="none" w:sz="0" w:space="0" w:color="auto"/>
            <w:right w:val="none" w:sz="0" w:space="0" w:color="auto"/>
          </w:divBdr>
        </w:div>
        <w:div w:id="700667331">
          <w:marLeft w:val="640"/>
          <w:marRight w:val="0"/>
          <w:marTop w:val="0"/>
          <w:marBottom w:val="0"/>
          <w:divBdr>
            <w:top w:val="none" w:sz="0" w:space="0" w:color="auto"/>
            <w:left w:val="none" w:sz="0" w:space="0" w:color="auto"/>
            <w:bottom w:val="none" w:sz="0" w:space="0" w:color="auto"/>
            <w:right w:val="none" w:sz="0" w:space="0" w:color="auto"/>
          </w:divBdr>
        </w:div>
        <w:div w:id="396361868">
          <w:marLeft w:val="640"/>
          <w:marRight w:val="0"/>
          <w:marTop w:val="0"/>
          <w:marBottom w:val="0"/>
          <w:divBdr>
            <w:top w:val="none" w:sz="0" w:space="0" w:color="auto"/>
            <w:left w:val="none" w:sz="0" w:space="0" w:color="auto"/>
            <w:bottom w:val="none" w:sz="0" w:space="0" w:color="auto"/>
            <w:right w:val="none" w:sz="0" w:space="0" w:color="auto"/>
          </w:divBdr>
        </w:div>
        <w:div w:id="1564179685">
          <w:marLeft w:val="640"/>
          <w:marRight w:val="0"/>
          <w:marTop w:val="0"/>
          <w:marBottom w:val="0"/>
          <w:divBdr>
            <w:top w:val="none" w:sz="0" w:space="0" w:color="auto"/>
            <w:left w:val="none" w:sz="0" w:space="0" w:color="auto"/>
            <w:bottom w:val="none" w:sz="0" w:space="0" w:color="auto"/>
            <w:right w:val="none" w:sz="0" w:space="0" w:color="auto"/>
          </w:divBdr>
        </w:div>
        <w:div w:id="142897351">
          <w:marLeft w:val="640"/>
          <w:marRight w:val="0"/>
          <w:marTop w:val="0"/>
          <w:marBottom w:val="0"/>
          <w:divBdr>
            <w:top w:val="none" w:sz="0" w:space="0" w:color="auto"/>
            <w:left w:val="none" w:sz="0" w:space="0" w:color="auto"/>
            <w:bottom w:val="none" w:sz="0" w:space="0" w:color="auto"/>
            <w:right w:val="none" w:sz="0" w:space="0" w:color="auto"/>
          </w:divBdr>
        </w:div>
        <w:div w:id="1003123263">
          <w:marLeft w:val="640"/>
          <w:marRight w:val="0"/>
          <w:marTop w:val="0"/>
          <w:marBottom w:val="0"/>
          <w:divBdr>
            <w:top w:val="none" w:sz="0" w:space="0" w:color="auto"/>
            <w:left w:val="none" w:sz="0" w:space="0" w:color="auto"/>
            <w:bottom w:val="none" w:sz="0" w:space="0" w:color="auto"/>
            <w:right w:val="none" w:sz="0" w:space="0" w:color="auto"/>
          </w:divBdr>
        </w:div>
        <w:div w:id="1621522783">
          <w:marLeft w:val="640"/>
          <w:marRight w:val="0"/>
          <w:marTop w:val="0"/>
          <w:marBottom w:val="0"/>
          <w:divBdr>
            <w:top w:val="none" w:sz="0" w:space="0" w:color="auto"/>
            <w:left w:val="none" w:sz="0" w:space="0" w:color="auto"/>
            <w:bottom w:val="none" w:sz="0" w:space="0" w:color="auto"/>
            <w:right w:val="none" w:sz="0" w:space="0" w:color="auto"/>
          </w:divBdr>
        </w:div>
        <w:div w:id="1674802135">
          <w:marLeft w:val="640"/>
          <w:marRight w:val="0"/>
          <w:marTop w:val="0"/>
          <w:marBottom w:val="0"/>
          <w:divBdr>
            <w:top w:val="none" w:sz="0" w:space="0" w:color="auto"/>
            <w:left w:val="none" w:sz="0" w:space="0" w:color="auto"/>
            <w:bottom w:val="none" w:sz="0" w:space="0" w:color="auto"/>
            <w:right w:val="none" w:sz="0" w:space="0" w:color="auto"/>
          </w:divBdr>
        </w:div>
        <w:div w:id="588537200">
          <w:marLeft w:val="640"/>
          <w:marRight w:val="0"/>
          <w:marTop w:val="0"/>
          <w:marBottom w:val="0"/>
          <w:divBdr>
            <w:top w:val="none" w:sz="0" w:space="0" w:color="auto"/>
            <w:left w:val="none" w:sz="0" w:space="0" w:color="auto"/>
            <w:bottom w:val="none" w:sz="0" w:space="0" w:color="auto"/>
            <w:right w:val="none" w:sz="0" w:space="0" w:color="auto"/>
          </w:divBdr>
        </w:div>
        <w:div w:id="11105695">
          <w:marLeft w:val="640"/>
          <w:marRight w:val="0"/>
          <w:marTop w:val="0"/>
          <w:marBottom w:val="0"/>
          <w:divBdr>
            <w:top w:val="none" w:sz="0" w:space="0" w:color="auto"/>
            <w:left w:val="none" w:sz="0" w:space="0" w:color="auto"/>
            <w:bottom w:val="none" w:sz="0" w:space="0" w:color="auto"/>
            <w:right w:val="none" w:sz="0" w:space="0" w:color="auto"/>
          </w:divBdr>
        </w:div>
        <w:div w:id="1280144797">
          <w:marLeft w:val="640"/>
          <w:marRight w:val="0"/>
          <w:marTop w:val="0"/>
          <w:marBottom w:val="0"/>
          <w:divBdr>
            <w:top w:val="none" w:sz="0" w:space="0" w:color="auto"/>
            <w:left w:val="none" w:sz="0" w:space="0" w:color="auto"/>
            <w:bottom w:val="none" w:sz="0" w:space="0" w:color="auto"/>
            <w:right w:val="none" w:sz="0" w:space="0" w:color="auto"/>
          </w:divBdr>
        </w:div>
        <w:div w:id="1414276386">
          <w:marLeft w:val="640"/>
          <w:marRight w:val="0"/>
          <w:marTop w:val="0"/>
          <w:marBottom w:val="0"/>
          <w:divBdr>
            <w:top w:val="none" w:sz="0" w:space="0" w:color="auto"/>
            <w:left w:val="none" w:sz="0" w:space="0" w:color="auto"/>
            <w:bottom w:val="none" w:sz="0" w:space="0" w:color="auto"/>
            <w:right w:val="none" w:sz="0" w:space="0" w:color="auto"/>
          </w:divBdr>
        </w:div>
        <w:div w:id="393698336">
          <w:marLeft w:val="640"/>
          <w:marRight w:val="0"/>
          <w:marTop w:val="0"/>
          <w:marBottom w:val="0"/>
          <w:divBdr>
            <w:top w:val="none" w:sz="0" w:space="0" w:color="auto"/>
            <w:left w:val="none" w:sz="0" w:space="0" w:color="auto"/>
            <w:bottom w:val="none" w:sz="0" w:space="0" w:color="auto"/>
            <w:right w:val="none" w:sz="0" w:space="0" w:color="auto"/>
          </w:divBdr>
        </w:div>
        <w:div w:id="1249802732">
          <w:marLeft w:val="640"/>
          <w:marRight w:val="0"/>
          <w:marTop w:val="0"/>
          <w:marBottom w:val="0"/>
          <w:divBdr>
            <w:top w:val="none" w:sz="0" w:space="0" w:color="auto"/>
            <w:left w:val="none" w:sz="0" w:space="0" w:color="auto"/>
            <w:bottom w:val="none" w:sz="0" w:space="0" w:color="auto"/>
            <w:right w:val="none" w:sz="0" w:space="0" w:color="auto"/>
          </w:divBdr>
        </w:div>
        <w:div w:id="776830232">
          <w:marLeft w:val="640"/>
          <w:marRight w:val="0"/>
          <w:marTop w:val="0"/>
          <w:marBottom w:val="0"/>
          <w:divBdr>
            <w:top w:val="none" w:sz="0" w:space="0" w:color="auto"/>
            <w:left w:val="none" w:sz="0" w:space="0" w:color="auto"/>
            <w:bottom w:val="none" w:sz="0" w:space="0" w:color="auto"/>
            <w:right w:val="none" w:sz="0" w:space="0" w:color="auto"/>
          </w:divBdr>
        </w:div>
        <w:div w:id="2038507739">
          <w:marLeft w:val="640"/>
          <w:marRight w:val="0"/>
          <w:marTop w:val="0"/>
          <w:marBottom w:val="0"/>
          <w:divBdr>
            <w:top w:val="none" w:sz="0" w:space="0" w:color="auto"/>
            <w:left w:val="none" w:sz="0" w:space="0" w:color="auto"/>
            <w:bottom w:val="none" w:sz="0" w:space="0" w:color="auto"/>
            <w:right w:val="none" w:sz="0" w:space="0" w:color="auto"/>
          </w:divBdr>
        </w:div>
        <w:div w:id="268044881">
          <w:marLeft w:val="640"/>
          <w:marRight w:val="0"/>
          <w:marTop w:val="0"/>
          <w:marBottom w:val="0"/>
          <w:divBdr>
            <w:top w:val="none" w:sz="0" w:space="0" w:color="auto"/>
            <w:left w:val="none" w:sz="0" w:space="0" w:color="auto"/>
            <w:bottom w:val="none" w:sz="0" w:space="0" w:color="auto"/>
            <w:right w:val="none" w:sz="0" w:space="0" w:color="auto"/>
          </w:divBdr>
        </w:div>
        <w:div w:id="468788685">
          <w:marLeft w:val="640"/>
          <w:marRight w:val="0"/>
          <w:marTop w:val="0"/>
          <w:marBottom w:val="0"/>
          <w:divBdr>
            <w:top w:val="none" w:sz="0" w:space="0" w:color="auto"/>
            <w:left w:val="none" w:sz="0" w:space="0" w:color="auto"/>
            <w:bottom w:val="none" w:sz="0" w:space="0" w:color="auto"/>
            <w:right w:val="none" w:sz="0" w:space="0" w:color="auto"/>
          </w:divBdr>
        </w:div>
        <w:div w:id="115301213">
          <w:marLeft w:val="640"/>
          <w:marRight w:val="0"/>
          <w:marTop w:val="0"/>
          <w:marBottom w:val="0"/>
          <w:divBdr>
            <w:top w:val="none" w:sz="0" w:space="0" w:color="auto"/>
            <w:left w:val="none" w:sz="0" w:space="0" w:color="auto"/>
            <w:bottom w:val="none" w:sz="0" w:space="0" w:color="auto"/>
            <w:right w:val="none" w:sz="0" w:space="0" w:color="auto"/>
          </w:divBdr>
        </w:div>
        <w:div w:id="863830170">
          <w:marLeft w:val="640"/>
          <w:marRight w:val="0"/>
          <w:marTop w:val="0"/>
          <w:marBottom w:val="0"/>
          <w:divBdr>
            <w:top w:val="none" w:sz="0" w:space="0" w:color="auto"/>
            <w:left w:val="none" w:sz="0" w:space="0" w:color="auto"/>
            <w:bottom w:val="none" w:sz="0" w:space="0" w:color="auto"/>
            <w:right w:val="none" w:sz="0" w:space="0" w:color="auto"/>
          </w:divBdr>
        </w:div>
        <w:div w:id="1239438884">
          <w:marLeft w:val="640"/>
          <w:marRight w:val="0"/>
          <w:marTop w:val="0"/>
          <w:marBottom w:val="0"/>
          <w:divBdr>
            <w:top w:val="none" w:sz="0" w:space="0" w:color="auto"/>
            <w:left w:val="none" w:sz="0" w:space="0" w:color="auto"/>
            <w:bottom w:val="none" w:sz="0" w:space="0" w:color="auto"/>
            <w:right w:val="none" w:sz="0" w:space="0" w:color="auto"/>
          </w:divBdr>
        </w:div>
        <w:div w:id="1206529436">
          <w:marLeft w:val="640"/>
          <w:marRight w:val="0"/>
          <w:marTop w:val="0"/>
          <w:marBottom w:val="0"/>
          <w:divBdr>
            <w:top w:val="none" w:sz="0" w:space="0" w:color="auto"/>
            <w:left w:val="none" w:sz="0" w:space="0" w:color="auto"/>
            <w:bottom w:val="none" w:sz="0" w:space="0" w:color="auto"/>
            <w:right w:val="none" w:sz="0" w:space="0" w:color="auto"/>
          </w:divBdr>
        </w:div>
        <w:div w:id="355040335">
          <w:marLeft w:val="640"/>
          <w:marRight w:val="0"/>
          <w:marTop w:val="0"/>
          <w:marBottom w:val="0"/>
          <w:divBdr>
            <w:top w:val="none" w:sz="0" w:space="0" w:color="auto"/>
            <w:left w:val="none" w:sz="0" w:space="0" w:color="auto"/>
            <w:bottom w:val="none" w:sz="0" w:space="0" w:color="auto"/>
            <w:right w:val="none" w:sz="0" w:space="0" w:color="auto"/>
          </w:divBdr>
        </w:div>
        <w:div w:id="1871213211">
          <w:marLeft w:val="640"/>
          <w:marRight w:val="0"/>
          <w:marTop w:val="0"/>
          <w:marBottom w:val="0"/>
          <w:divBdr>
            <w:top w:val="none" w:sz="0" w:space="0" w:color="auto"/>
            <w:left w:val="none" w:sz="0" w:space="0" w:color="auto"/>
            <w:bottom w:val="none" w:sz="0" w:space="0" w:color="auto"/>
            <w:right w:val="none" w:sz="0" w:space="0" w:color="auto"/>
          </w:divBdr>
        </w:div>
        <w:div w:id="2121601792">
          <w:marLeft w:val="640"/>
          <w:marRight w:val="0"/>
          <w:marTop w:val="0"/>
          <w:marBottom w:val="0"/>
          <w:divBdr>
            <w:top w:val="none" w:sz="0" w:space="0" w:color="auto"/>
            <w:left w:val="none" w:sz="0" w:space="0" w:color="auto"/>
            <w:bottom w:val="none" w:sz="0" w:space="0" w:color="auto"/>
            <w:right w:val="none" w:sz="0" w:space="0" w:color="auto"/>
          </w:divBdr>
        </w:div>
        <w:div w:id="428504910">
          <w:marLeft w:val="640"/>
          <w:marRight w:val="0"/>
          <w:marTop w:val="0"/>
          <w:marBottom w:val="0"/>
          <w:divBdr>
            <w:top w:val="none" w:sz="0" w:space="0" w:color="auto"/>
            <w:left w:val="none" w:sz="0" w:space="0" w:color="auto"/>
            <w:bottom w:val="none" w:sz="0" w:space="0" w:color="auto"/>
            <w:right w:val="none" w:sz="0" w:space="0" w:color="auto"/>
          </w:divBdr>
        </w:div>
      </w:divsChild>
    </w:div>
    <w:div w:id="1167986293">
      <w:marLeft w:val="0"/>
      <w:marRight w:val="0"/>
      <w:marTop w:val="0"/>
      <w:marBottom w:val="0"/>
      <w:divBdr>
        <w:top w:val="none" w:sz="0" w:space="0" w:color="auto"/>
        <w:left w:val="none" w:sz="0" w:space="0" w:color="auto"/>
        <w:bottom w:val="none" w:sz="0" w:space="0" w:color="auto"/>
        <w:right w:val="none" w:sz="0" w:space="0" w:color="auto"/>
      </w:divBdr>
    </w:div>
    <w:div w:id="1170172032">
      <w:bodyDiv w:val="1"/>
      <w:marLeft w:val="0"/>
      <w:marRight w:val="0"/>
      <w:marTop w:val="0"/>
      <w:marBottom w:val="0"/>
      <w:divBdr>
        <w:top w:val="none" w:sz="0" w:space="0" w:color="auto"/>
        <w:left w:val="none" w:sz="0" w:space="0" w:color="auto"/>
        <w:bottom w:val="none" w:sz="0" w:space="0" w:color="auto"/>
        <w:right w:val="none" w:sz="0" w:space="0" w:color="auto"/>
      </w:divBdr>
      <w:divsChild>
        <w:div w:id="1459838139">
          <w:marLeft w:val="640"/>
          <w:marRight w:val="0"/>
          <w:marTop w:val="0"/>
          <w:marBottom w:val="0"/>
          <w:divBdr>
            <w:top w:val="none" w:sz="0" w:space="0" w:color="auto"/>
            <w:left w:val="none" w:sz="0" w:space="0" w:color="auto"/>
            <w:bottom w:val="none" w:sz="0" w:space="0" w:color="auto"/>
            <w:right w:val="none" w:sz="0" w:space="0" w:color="auto"/>
          </w:divBdr>
        </w:div>
        <w:div w:id="760641047">
          <w:marLeft w:val="640"/>
          <w:marRight w:val="0"/>
          <w:marTop w:val="0"/>
          <w:marBottom w:val="0"/>
          <w:divBdr>
            <w:top w:val="none" w:sz="0" w:space="0" w:color="auto"/>
            <w:left w:val="none" w:sz="0" w:space="0" w:color="auto"/>
            <w:bottom w:val="none" w:sz="0" w:space="0" w:color="auto"/>
            <w:right w:val="none" w:sz="0" w:space="0" w:color="auto"/>
          </w:divBdr>
        </w:div>
        <w:div w:id="107503987">
          <w:marLeft w:val="640"/>
          <w:marRight w:val="0"/>
          <w:marTop w:val="0"/>
          <w:marBottom w:val="0"/>
          <w:divBdr>
            <w:top w:val="none" w:sz="0" w:space="0" w:color="auto"/>
            <w:left w:val="none" w:sz="0" w:space="0" w:color="auto"/>
            <w:bottom w:val="none" w:sz="0" w:space="0" w:color="auto"/>
            <w:right w:val="none" w:sz="0" w:space="0" w:color="auto"/>
          </w:divBdr>
        </w:div>
        <w:div w:id="762071758">
          <w:marLeft w:val="640"/>
          <w:marRight w:val="0"/>
          <w:marTop w:val="0"/>
          <w:marBottom w:val="0"/>
          <w:divBdr>
            <w:top w:val="none" w:sz="0" w:space="0" w:color="auto"/>
            <w:left w:val="none" w:sz="0" w:space="0" w:color="auto"/>
            <w:bottom w:val="none" w:sz="0" w:space="0" w:color="auto"/>
            <w:right w:val="none" w:sz="0" w:space="0" w:color="auto"/>
          </w:divBdr>
        </w:div>
        <w:div w:id="582877419">
          <w:marLeft w:val="640"/>
          <w:marRight w:val="0"/>
          <w:marTop w:val="0"/>
          <w:marBottom w:val="0"/>
          <w:divBdr>
            <w:top w:val="none" w:sz="0" w:space="0" w:color="auto"/>
            <w:left w:val="none" w:sz="0" w:space="0" w:color="auto"/>
            <w:bottom w:val="none" w:sz="0" w:space="0" w:color="auto"/>
            <w:right w:val="none" w:sz="0" w:space="0" w:color="auto"/>
          </w:divBdr>
        </w:div>
        <w:div w:id="608008399">
          <w:marLeft w:val="640"/>
          <w:marRight w:val="0"/>
          <w:marTop w:val="0"/>
          <w:marBottom w:val="0"/>
          <w:divBdr>
            <w:top w:val="none" w:sz="0" w:space="0" w:color="auto"/>
            <w:left w:val="none" w:sz="0" w:space="0" w:color="auto"/>
            <w:bottom w:val="none" w:sz="0" w:space="0" w:color="auto"/>
            <w:right w:val="none" w:sz="0" w:space="0" w:color="auto"/>
          </w:divBdr>
        </w:div>
        <w:div w:id="1126239832">
          <w:marLeft w:val="640"/>
          <w:marRight w:val="0"/>
          <w:marTop w:val="0"/>
          <w:marBottom w:val="0"/>
          <w:divBdr>
            <w:top w:val="none" w:sz="0" w:space="0" w:color="auto"/>
            <w:left w:val="none" w:sz="0" w:space="0" w:color="auto"/>
            <w:bottom w:val="none" w:sz="0" w:space="0" w:color="auto"/>
            <w:right w:val="none" w:sz="0" w:space="0" w:color="auto"/>
          </w:divBdr>
        </w:div>
        <w:div w:id="1640723691">
          <w:marLeft w:val="640"/>
          <w:marRight w:val="0"/>
          <w:marTop w:val="0"/>
          <w:marBottom w:val="0"/>
          <w:divBdr>
            <w:top w:val="none" w:sz="0" w:space="0" w:color="auto"/>
            <w:left w:val="none" w:sz="0" w:space="0" w:color="auto"/>
            <w:bottom w:val="none" w:sz="0" w:space="0" w:color="auto"/>
            <w:right w:val="none" w:sz="0" w:space="0" w:color="auto"/>
          </w:divBdr>
        </w:div>
        <w:div w:id="769349120">
          <w:marLeft w:val="640"/>
          <w:marRight w:val="0"/>
          <w:marTop w:val="0"/>
          <w:marBottom w:val="0"/>
          <w:divBdr>
            <w:top w:val="none" w:sz="0" w:space="0" w:color="auto"/>
            <w:left w:val="none" w:sz="0" w:space="0" w:color="auto"/>
            <w:bottom w:val="none" w:sz="0" w:space="0" w:color="auto"/>
            <w:right w:val="none" w:sz="0" w:space="0" w:color="auto"/>
          </w:divBdr>
        </w:div>
        <w:div w:id="735707571">
          <w:marLeft w:val="640"/>
          <w:marRight w:val="0"/>
          <w:marTop w:val="0"/>
          <w:marBottom w:val="0"/>
          <w:divBdr>
            <w:top w:val="none" w:sz="0" w:space="0" w:color="auto"/>
            <w:left w:val="none" w:sz="0" w:space="0" w:color="auto"/>
            <w:bottom w:val="none" w:sz="0" w:space="0" w:color="auto"/>
            <w:right w:val="none" w:sz="0" w:space="0" w:color="auto"/>
          </w:divBdr>
        </w:div>
        <w:div w:id="441918892">
          <w:marLeft w:val="640"/>
          <w:marRight w:val="0"/>
          <w:marTop w:val="0"/>
          <w:marBottom w:val="0"/>
          <w:divBdr>
            <w:top w:val="none" w:sz="0" w:space="0" w:color="auto"/>
            <w:left w:val="none" w:sz="0" w:space="0" w:color="auto"/>
            <w:bottom w:val="none" w:sz="0" w:space="0" w:color="auto"/>
            <w:right w:val="none" w:sz="0" w:space="0" w:color="auto"/>
          </w:divBdr>
        </w:div>
        <w:div w:id="19479693">
          <w:marLeft w:val="640"/>
          <w:marRight w:val="0"/>
          <w:marTop w:val="0"/>
          <w:marBottom w:val="0"/>
          <w:divBdr>
            <w:top w:val="none" w:sz="0" w:space="0" w:color="auto"/>
            <w:left w:val="none" w:sz="0" w:space="0" w:color="auto"/>
            <w:bottom w:val="none" w:sz="0" w:space="0" w:color="auto"/>
            <w:right w:val="none" w:sz="0" w:space="0" w:color="auto"/>
          </w:divBdr>
        </w:div>
        <w:div w:id="1903296923">
          <w:marLeft w:val="640"/>
          <w:marRight w:val="0"/>
          <w:marTop w:val="0"/>
          <w:marBottom w:val="0"/>
          <w:divBdr>
            <w:top w:val="none" w:sz="0" w:space="0" w:color="auto"/>
            <w:left w:val="none" w:sz="0" w:space="0" w:color="auto"/>
            <w:bottom w:val="none" w:sz="0" w:space="0" w:color="auto"/>
            <w:right w:val="none" w:sz="0" w:space="0" w:color="auto"/>
          </w:divBdr>
        </w:div>
        <w:div w:id="343364531">
          <w:marLeft w:val="640"/>
          <w:marRight w:val="0"/>
          <w:marTop w:val="0"/>
          <w:marBottom w:val="0"/>
          <w:divBdr>
            <w:top w:val="none" w:sz="0" w:space="0" w:color="auto"/>
            <w:left w:val="none" w:sz="0" w:space="0" w:color="auto"/>
            <w:bottom w:val="none" w:sz="0" w:space="0" w:color="auto"/>
            <w:right w:val="none" w:sz="0" w:space="0" w:color="auto"/>
          </w:divBdr>
        </w:div>
        <w:div w:id="85425740">
          <w:marLeft w:val="640"/>
          <w:marRight w:val="0"/>
          <w:marTop w:val="0"/>
          <w:marBottom w:val="0"/>
          <w:divBdr>
            <w:top w:val="none" w:sz="0" w:space="0" w:color="auto"/>
            <w:left w:val="none" w:sz="0" w:space="0" w:color="auto"/>
            <w:bottom w:val="none" w:sz="0" w:space="0" w:color="auto"/>
            <w:right w:val="none" w:sz="0" w:space="0" w:color="auto"/>
          </w:divBdr>
        </w:div>
        <w:div w:id="2133012859">
          <w:marLeft w:val="640"/>
          <w:marRight w:val="0"/>
          <w:marTop w:val="0"/>
          <w:marBottom w:val="0"/>
          <w:divBdr>
            <w:top w:val="none" w:sz="0" w:space="0" w:color="auto"/>
            <w:left w:val="none" w:sz="0" w:space="0" w:color="auto"/>
            <w:bottom w:val="none" w:sz="0" w:space="0" w:color="auto"/>
            <w:right w:val="none" w:sz="0" w:space="0" w:color="auto"/>
          </w:divBdr>
        </w:div>
        <w:div w:id="890195575">
          <w:marLeft w:val="640"/>
          <w:marRight w:val="0"/>
          <w:marTop w:val="0"/>
          <w:marBottom w:val="0"/>
          <w:divBdr>
            <w:top w:val="none" w:sz="0" w:space="0" w:color="auto"/>
            <w:left w:val="none" w:sz="0" w:space="0" w:color="auto"/>
            <w:bottom w:val="none" w:sz="0" w:space="0" w:color="auto"/>
            <w:right w:val="none" w:sz="0" w:space="0" w:color="auto"/>
          </w:divBdr>
        </w:div>
        <w:div w:id="1058363125">
          <w:marLeft w:val="640"/>
          <w:marRight w:val="0"/>
          <w:marTop w:val="0"/>
          <w:marBottom w:val="0"/>
          <w:divBdr>
            <w:top w:val="none" w:sz="0" w:space="0" w:color="auto"/>
            <w:left w:val="none" w:sz="0" w:space="0" w:color="auto"/>
            <w:bottom w:val="none" w:sz="0" w:space="0" w:color="auto"/>
            <w:right w:val="none" w:sz="0" w:space="0" w:color="auto"/>
          </w:divBdr>
        </w:div>
        <w:div w:id="1992172504">
          <w:marLeft w:val="640"/>
          <w:marRight w:val="0"/>
          <w:marTop w:val="0"/>
          <w:marBottom w:val="0"/>
          <w:divBdr>
            <w:top w:val="none" w:sz="0" w:space="0" w:color="auto"/>
            <w:left w:val="none" w:sz="0" w:space="0" w:color="auto"/>
            <w:bottom w:val="none" w:sz="0" w:space="0" w:color="auto"/>
            <w:right w:val="none" w:sz="0" w:space="0" w:color="auto"/>
          </w:divBdr>
        </w:div>
        <w:div w:id="1010184691">
          <w:marLeft w:val="640"/>
          <w:marRight w:val="0"/>
          <w:marTop w:val="0"/>
          <w:marBottom w:val="0"/>
          <w:divBdr>
            <w:top w:val="none" w:sz="0" w:space="0" w:color="auto"/>
            <w:left w:val="none" w:sz="0" w:space="0" w:color="auto"/>
            <w:bottom w:val="none" w:sz="0" w:space="0" w:color="auto"/>
            <w:right w:val="none" w:sz="0" w:space="0" w:color="auto"/>
          </w:divBdr>
        </w:div>
        <w:div w:id="869491956">
          <w:marLeft w:val="640"/>
          <w:marRight w:val="0"/>
          <w:marTop w:val="0"/>
          <w:marBottom w:val="0"/>
          <w:divBdr>
            <w:top w:val="none" w:sz="0" w:space="0" w:color="auto"/>
            <w:left w:val="none" w:sz="0" w:space="0" w:color="auto"/>
            <w:bottom w:val="none" w:sz="0" w:space="0" w:color="auto"/>
            <w:right w:val="none" w:sz="0" w:space="0" w:color="auto"/>
          </w:divBdr>
        </w:div>
        <w:div w:id="432407340">
          <w:marLeft w:val="640"/>
          <w:marRight w:val="0"/>
          <w:marTop w:val="0"/>
          <w:marBottom w:val="0"/>
          <w:divBdr>
            <w:top w:val="none" w:sz="0" w:space="0" w:color="auto"/>
            <w:left w:val="none" w:sz="0" w:space="0" w:color="auto"/>
            <w:bottom w:val="none" w:sz="0" w:space="0" w:color="auto"/>
            <w:right w:val="none" w:sz="0" w:space="0" w:color="auto"/>
          </w:divBdr>
        </w:div>
        <w:div w:id="402025554">
          <w:marLeft w:val="640"/>
          <w:marRight w:val="0"/>
          <w:marTop w:val="0"/>
          <w:marBottom w:val="0"/>
          <w:divBdr>
            <w:top w:val="none" w:sz="0" w:space="0" w:color="auto"/>
            <w:left w:val="none" w:sz="0" w:space="0" w:color="auto"/>
            <w:bottom w:val="none" w:sz="0" w:space="0" w:color="auto"/>
            <w:right w:val="none" w:sz="0" w:space="0" w:color="auto"/>
          </w:divBdr>
        </w:div>
        <w:div w:id="49884165">
          <w:marLeft w:val="640"/>
          <w:marRight w:val="0"/>
          <w:marTop w:val="0"/>
          <w:marBottom w:val="0"/>
          <w:divBdr>
            <w:top w:val="none" w:sz="0" w:space="0" w:color="auto"/>
            <w:left w:val="none" w:sz="0" w:space="0" w:color="auto"/>
            <w:bottom w:val="none" w:sz="0" w:space="0" w:color="auto"/>
            <w:right w:val="none" w:sz="0" w:space="0" w:color="auto"/>
          </w:divBdr>
        </w:div>
        <w:div w:id="1396859910">
          <w:marLeft w:val="640"/>
          <w:marRight w:val="0"/>
          <w:marTop w:val="0"/>
          <w:marBottom w:val="0"/>
          <w:divBdr>
            <w:top w:val="none" w:sz="0" w:space="0" w:color="auto"/>
            <w:left w:val="none" w:sz="0" w:space="0" w:color="auto"/>
            <w:bottom w:val="none" w:sz="0" w:space="0" w:color="auto"/>
            <w:right w:val="none" w:sz="0" w:space="0" w:color="auto"/>
          </w:divBdr>
        </w:div>
        <w:div w:id="1391882397">
          <w:marLeft w:val="640"/>
          <w:marRight w:val="0"/>
          <w:marTop w:val="0"/>
          <w:marBottom w:val="0"/>
          <w:divBdr>
            <w:top w:val="none" w:sz="0" w:space="0" w:color="auto"/>
            <w:left w:val="none" w:sz="0" w:space="0" w:color="auto"/>
            <w:bottom w:val="none" w:sz="0" w:space="0" w:color="auto"/>
            <w:right w:val="none" w:sz="0" w:space="0" w:color="auto"/>
          </w:divBdr>
        </w:div>
        <w:div w:id="114905539">
          <w:marLeft w:val="640"/>
          <w:marRight w:val="0"/>
          <w:marTop w:val="0"/>
          <w:marBottom w:val="0"/>
          <w:divBdr>
            <w:top w:val="none" w:sz="0" w:space="0" w:color="auto"/>
            <w:left w:val="none" w:sz="0" w:space="0" w:color="auto"/>
            <w:bottom w:val="none" w:sz="0" w:space="0" w:color="auto"/>
            <w:right w:val="none" w:sz="0" w:space="0" w:color="auto"/>
          </w:divBdr>
        </w:div>
        <w:div w:id="328945793">
          <w:marLeft w:val="640"/>
          <w:marRight w:val="0"/>
          <w:marTop w:val="0"/>
          <w:marBottom w:val="0"/>
          <w:divBdr>
            <w:top w:val="none" w:sz="0" w:space="0" w:color="auto"/>
            <w:left w:val="none" w:sz="0" w:space="0" w:color="auto"/>
            <w:bottom w:val="none" w:sz="0" w:space="0" w:color="auto"/>
            <w:right w:val="none" w:sz="0" w:space="0" w:color="auto"/>
          </w:divBdr>
        </w:div>
        <w:div w:id="992834325">
          <w:marLeft w:val="640"/>
          <w:marRight w:val="0"/>
          <w:marTop w:val="0"/>
          <w:marBottom w:val="0"/>
          <w:divBdr>
            <w:top w:val="none" w:sz="0" w:space="0" w:color="auto"/>
            <w:left w:val="none" w:sz="0" w:space="0" w:color="auto"/>
            <w:bottom w:val="none" w:sz="0" w:space="0" w:color="auto"/>
            <w:right w:val="none" w:sz="0" w:space="0" w:color="auto"/>
          </w:divBdr>
        </w:div>
        <w:div w:id="54201279">
          <w:marLeft w:val="640"/>
          <w:marRight w:val="0"/>
          <w:marTop w:val="0"/>
          <w:marBottom w:val="0"/>
          <w:divBdr>
            <w:top w:val="none" w:sz="0" w:space="0" w:color="auto"/>
            <w:left w:val="none" w:sz="0" w:space="0" w:color="auto"/>
            <w:bottom w:val="none" w:sz="0" w:space="0" w:color="auto"/>
            <w:right w:val="none" w:sz="0" w:space="0" w:color="auto"/>
          </w:divBdr>
        </w:div>
        <w:div w:id="977535399">
          <w:marLeft w:val="640"/>
          <w:marRight w:val="0"/>
          <w:marTop w:val="0"/>
          <w:marBottom w:val="0"/>
          <w:divBdr>
            <w:top w:val="none" w:sz="0" w:space="0" w:color="auto"/>
            <w:left w:val="none" w:sz="0" w:space="0" w:color="auto"/>
            <w:bottom w:val="none" w:sz="0" w:space="0" w:color="auto"/>
            <w:right w:val="none" w:sz="0" w:space="0" w:color="auto"/>
          </w:divBdr>
        </w:div>
        <w:div w:id="1783652067">
          <w:marLeft w:val="640"/>
          <w:marRight w:val="0"/>
          <w:marTop w:val="0"/>
          <w:marBottom w:val="0"/>
          <w:divBdr>
            <w:top w:val="none" w:sz="0" w:space="0" w:color="auto"/>
            <w:left w:val="none" w:sz="0" w:space="0" w:color="auto"/>
            <w:bottom w:val="none" w:sz="0" w:space="0" w:color="auto"/>
            <w:right w:val="none" w:sz="0" w:space="0" w:color="auto"/>
          </w:divBdr>
        </w:div>
        <w:div w:id="1483424722">
          <w:marLeft w:val="640"/>
          <w:marRight w:val="0"/>
          <w:marTop w:val="0"/>
          <w:marBottom w:val="0"/>
          <w:divBdr>
            <w:top w:val="none" w:sz="0" w:space="0" w:color="auto"/>
            <w:left w:val="none" w:sz="0" w:space="0" w:color="auto"/>
            <w:bottom w:val="none" w:sz="0" w:space="0" w:color="auto"/>
            <w:right w:val="none" w:sz="0" w:space="0" w:color="auto"/>
          </w:divBdr>
        </w:div>
        <w:div w:id="506016488">
          <w:marLeft w:val="640"/>
          <w:marRight w:val="0"/>
          <w:marTop w:val="0"/>
          <w:marBottom w:val="0"/>
          <w:divBdr>
            <w:top w:val="none" w:sz="0" w:space="0" w:color="auto"/>
            <w:left w:val="none" w:sz="0" w:space="0" w:color="auto"/>
            <w:bottom w:val="none" w:sz="0" w:space="0" w:color="auto"/>
            <w:right w:val="none" w:sz="0" w:space="0" w:color="auto"/>
          </w:divBdr>
        </w:div>
        <w:div w:id="2034069141">
          <w:marLeft w:val="640"/>
          <w:marRight w:val="0"/>
          <w:marTop w:val="0"/>
          <w:marBottom w:val="0"/>
          <w:divBdr>
            <w:top w:val="none" w:sz="0" w:space="0" w:color="auto"/>
            <w:left w:val="none" w:sz="0" w:space="0" w:color="auto"/>
            <w:bottom w:val="none" w:sz="0" w:space="0" w:color="auto"/>
            <w:right w:val="none" w:sz="0" w:space="0" w:color="auto"/>
          </w:divBdr>
        </w:div>
        <w:div w:id="1817916816">
          <w:marLeft w:val="640"/>
          <w:marRight w:val="0"/>
          <w:marTop w:val="0"/>
          <w:marBottom w:val="0"/>
          <w:divBdr>
            <w:top w:val="none" w:sz="0" w:space="0" w:color="auto"/>
            <w:left w:val="none" w:sz="0" w:space="0" w:color="auto"/>
            <w:bottom w:val="none" w:sz="0" w:space="0" w:color="auto"/>
            <w:right w:val="none" w:sz="0" w:space="0" w:color="auto"/>
          </w:divBdr>
        </w:div>
        <w:div w:id="1080634557">
          <w:marLeft w:val="640"/>
          <w:marRight w:val="0"/>
          <w:marTop w:val="0"/>
          <w:marBottom w:val="0"/>
          <w:divBdr>
            <w:top w:val="none" w:sz="0" w:space="0" w:color="auto"/>
            <w:left w:val="none" w:sz="0" w:space="0" w:color="auto"/>
            <w:bottom w:val="none" w:sz="0" w:space="0" w:color="auto"/>
            <w:right w:val="none" w:sz="0" w:space="0" w:color="auto"/>
          </w:divBdr>
        </w:div>
        <w:div w:id="616834709">
          <w:marLeft w:val="640"/>
          <w:marRight w:val="0"/>
          <w:marTop w:val="0"/>
          <w:marBottom w:val="0"/>
          <w:divBdr>
            <w:top w:val="none" w:sz="0" w:space="0" w:color="auto"/>
            <w:left w:val="none" w:sz="0" w:space="0" w:color="auto"/>
            <w:bottom w:val="none" w:sz="0" w:space="0" w:color="auto"/>
            <w:right w:val="none" w:sz="0" w:space="0" w:color="auto"/>
          </w:divBdr>
        </w:div>
        <w:div w:id="238826676">
          <w:marLeft w:val="640"/>
          <w:marRight w:val="0"/>
          <w:marTop w:val="0"/>
          <w:marBottom w:val="0"/>
          <w:divBdr>
            <w:top w:val="none" w:sz="0" w:space="0" w:color="auto"/>
            <w:left w:val="none" w:sz="0" w:space="0" w:color="auto"/>
            <w:bottom w:val="none" w:sz="0" w:space="0" w:color="auto"/>
            <w:right w:val="none" w:sz="0" w:space="0" w:color="auto"/>
          </w:divBdr>
        </w:div>
        <w:div w:id="508833800">
          <w:marLeft w:val="640"/>
          <w:marRight w:val="0"/>
          <w:marTop w:val="0"/>
          <w:marBottom w:val="0"/>
          <w:divBdr>
            <w:top w:val="none" w:sz="0" w:space="0" w:color="auto"/>
            <w:left w:val="none" w:sz="0" w:space="0" w:color="auto"/>
            <w:bottom w:val="none" w:sz="0" w:space="0" w:color="auto"/>
            <w:right w:val="none" w:sz="0" w:space="0" w:color="auto"/>
          </w:divBdr>
        </w:div>
        <w:div w:id="602761437">
          <w:marLeft w:val="640"/>
          <w:marRight w:val="0"/>
          <w:marTop w:val="0"/>
          <w:marBottom w:val="0"/>
          <w:divBdr>
            <w:top w:val="none" w:sz="0" w:space="0" w:color="auto"/>
            <w:left w:val="none" w:sz="0" w:space="0" w:color="auto"/>
            <w:bottom w:val="none" w:sz="0" w:space="0" w:color="auto"/>
            <w:right w:val="none" w:sz="0" w:space="0" w:color="auto"/>
          </w:divBdr>
        </w:div>
        <w:div w:id="364330735">
          <w:marLeft w:val="640"/>
          <w:marRight w:val="0"/>
          <w:marTop w:val="0"/>
          <w:marBottom w:val="0"/>
          <w:divBdr>
            <w:top w:val="none" w:sz="0" w:space="0" w:color="auto"/>
            <w:left w:val="none" w:sz="0" w:space="0" w:color="auto"/>
            <w:bottom w:val="none" w:sz="0" w:space="0" w:color="auto"/>
            <w:right w:val="none" w:sz="0" w:space="0" w:color="auto"/>
          </w:divBdr>
        </w:div>
        <w:div w:id="590358585">
          <w:marLeft w:val="640"/>
          <w:marRight w:val="0"/>
          <w:marTop w:val="0"/>
          <w:marBottom w:val="0"/>
          <w:divBdr>
            <w:top w:val="none" w:sz="0" w:space="0" w:color="auto"/>
            <w:left w:val="none" w:sz="0" w:space="0" w:color="auto"/>
            <w:bottom w:val="none" w:sz="0" w:space="0" w:color="auto"/>
            <w:right w:val="none" w:sz="0" w:space="0" w:color="auto"/>
          </w:divBdr>
        </w:div>
        <w:div w:id="626010703">
          <w:marLeft w:val="640"/>
          <w:marRight w:val="0"/>
          <w:marTop w:val="0"/>
          <w:marBottom w:val="0"/>
          <w:divBdr>
            <w:top w:val="none" w:sz="0" w:space="0" w:color="auto"/>
            <w:left w:val="none" w:sz="0" w:space="0" w:color="auto"/>
            <w:bottom w:val="none" w:sz="0" w:space="0" w:color="auto"/>
            <w:right w:val="none" w:sz="0" w:space="0" w:color="auto"/>
          </w:divBdr>
        </w:div>
        <w:div w:id="1702516571">
          <w:marLeft w:val="640"/>
          <w:marRight w:val="0"/>
          <w:marTop w:val="0"/>
          <w:marBottom w:val="0"/>
          <w:divBdr>
            <w:top w:val="none" w:sz="0" w:space="0" w:color="auto"/>
            <w:left w:val="none" w:sz="0" w:space="0" w:color="auto"/>
            <w:bottom w:val="none" w:sz="0" w:space="0" w:color="auto"/>
            <w:right w:val="none" w:sz="0" w:space="0" w:color="auto"/>
          </w:divBdr>
        </w:div>
        <w:div w:id="1635987433">
          <w:marLeft w:val="640"/>
          <w:marRight w:val="0"/>
          <w:marTop w:val="0"/>
          <w:marBottom w:val="0"/>
          <w:divBdr>
            <w:top w:val="none" w:sz="0" w:space="0" w:color="auto"/>
            <w:left w:val="none" w:sz="0" w:space="0" w:color="auto"/>
            <w:bottom w:val="none" w:sz="0" w:space="0" w:color="auto"/>
            <w:right w:val="none" w:sz="0" w:space="0" w:color="auto"/>
          </w:divBdr>
        </w:div>
        <w:div w:id="76022165">
          <w:marLeft w:val="640"/>
          <w:marRight w:val="0"/>
          <w:marTop w:val="0"/>
          <w:marBottom w:val="0"/>
          <w:divBdr>
            <w:top w:val="none" w:sz="0" w:space="0" w:color="auto"/>
            <w:left w:val="none" w:sz="0" w:space="0" w:color="auto"/>
            <w:bottom w:val="none" w:sz="0" w:space="0" w:color="auto"/>
            <w:right w:val="none" w:sz="0" w:space="0" w:color="auto"/>
          </w:divBdr>
        </w:div>
        <w:div w:id="2060351244">
          <w:marLeft w:val="640"/>
          <w:marRight w:val="0"/>
          <w:marTop w:val="0"/>
          <w:marBottom w:val="0"/>
          <w:divBdr>
            <w:top w:val="none" w:sz="0" w:space="0" w:color="auto"/>
            <w:left w:val="none" w:sz="0" w:space="0" w:color="auto"/>
            <w:bottom w:val="none" w:sz="0" w:space="0" w:color="auto"/>
            <w:right w:val="none" w:sz="0" w:space="0" w:color="auto"/>
          </w:divBdr>
        </w:div>
      </w:divsChild>
    </w:div>
    <w:div w:id="1171603036">
      <w:bodyDiv w:val="1"/>
      <w:marLeft w:val="0"/>
      <w:marRight w:val="0"/>
      <w:marTop w:val="0"/>
      <w:marBottom w:val="0"/>
      <w:divBdr>
        <w:top w:val="none" w:sz="0" w:space="0" w:color="auto"/>
        <w:left w:val="none" w:sz="0" w:space="0" w:color="auto"/>
        <w:bottom w:val="none" w:sz="0" w:space="0" w:color="auto"/>
        <w:right w:val="none" w:sz="0" w:space="0" w:color="auto"/>
      </w:divBdr>
      <w:divsChild>
        <w:div w:id="1554074370">
          <w:marLeft w:val="640"/>
          <w:marRight w:val="0"/>
          <w:marTop w:val="0"/>
          <w:marBottom w:val="0"/>
          <w:divBdr>
            <w:top w:val="none" w:sz="0" w:space="0" w:color="auto"/>
            <w:left w:val="none" w:sz="0" w:space="0" w:color="auto"/>
            <w:bottom w:val="none" w:sz="0" w:space="0" w:color="auto"/>
            <w:right w:val="none" w:sz="0" w:space="0" w:color="auto"/>
          </w:divBdr>
        </w:div>
        <w:div w:id="936524564">
          <w:marLeft w:val="640"/>
          <w:marRight w:val="0"/>
          <w:marTop w:val="0"/>
          <w:marBottom w:val="0"/>
          <w:divBdr>
            <w:top w:val="none" w:sz="0" w:space="0" w:color="auto"/>
            <w:left w:val="none" w:sz="0" w:space="0" w:color="auto"/>
            <w:bottom w:val="none" w:sz="0" w:space="0" w:color="auto"/>
            <w:right w:val="none" w:sz="0" w:space="0" w:color="auto"/>
          </w:divBdr>
        </w:div>
        <w:div w:id="1685478006">
          <w:marLeft w:val="640"/>
          <w:marRight w:val="0"/>
          <w:marTop w:val="0"/>
          <w:marBottom w:val="0"/>
          <w:divBdr>
            <w:top w:val="none" w:sz="0" w:space="0" w:color="auto"/>
            <w:left w:val="none" w:sz="0" w:space="0" w:color="auto"/>
            <w:bottom w:val="none" w:sz="0" w:space="0" w:color="auto"/>
            <w:right w:val="none" w:sz="0" w:space="0" w:color="auto"/>
          </w:divBdr>
        </w:div>
        <w:div w:id="405341883">
          <w:marLeft w:val="640"/>
          <w:marRight w:val="0"/>
          <w:marTop w:val="0"/>
          <w:marBottom w:val="0"/>
          <w:divBdr>
            <w:top w:val="none" w:sz="0" w:space="0" w:color="auto"/>
            <w:left w:val="none" w:sz="0" w:space="0" w:color="auto"/>
            <w:bottom w:val="none" w:sz="0" w:space="0" w:color="auto"/>
            <w:right w:val="none" w:sz="0" w:space="0" w:color="auto"/>
          </w:divBdr>
        </w:div>
        <w:div w:id="432164373">
          <w:marLeft w:val="640"/>
          <w:marRight w:val="0"/>
          <w:marTop w:val="0"/>
          <w:marBottom w:val="0"/>
          <w:divBdr>
            <w:top w:val="none" w:sz="0" w:space="0" w:color="auto"/>
            <w:left w:val="none" w:sz="0" w:space="0" w:color="auto"/>
            <w:bottom w:val="none" w:sz="0" w:space="0" w:color="auto"/>
            <w:right w:val="none" w:sz="0" w:space="0" w:color="auto"/>
          </w:divBdr>
        </w:div>
        <w:div w:id="700663770">
          <w:marLeft w:val="640"/>
          <w:marRight w:val="0"/>
          <w:marTop w:val="0"/>
          <w:marBottom w:val="0"/>
          <w:divBdr>
            <w:top w:val="none" w:sz="0" w:space="0" w:color="auto"/>
            <w:left w:val="none" w:sz="0" w:space="0" w:color="auto"/>
            <w:bottom w:val="none" w:sz="0" w:space="0" w:color="auto"/>
            <w:right w:val="none" w:sz="0" w:space="0" w:color="auto"/>
          </w:divBdr>
        </w:div>
        <w:div w:id="239415106">
          <w:marLeft w:val="640"/>
          <w:marRight w:val="0"/>
          <w:marTop w:val="0"/>
          <w:marBottom w:val="0"/>
          <w:divBdr>
            <w:top w:val="none" w:sz="0" w:space="0" w:color="auto"/>
            <w:left w:val="none" w:sz="0" w:space="0" w:color="auto"/>
            <w:bottom w:val="none" w:sz="0" w:space="0" w:color="auto"/>
            <w:right w:val="none" w:sz="0" w:space="0" w:color="auto"/>
          </w:divBdr>
        </w:div>
        <w:div w:id="819687919">
          <w:marLeft w:val="640"/>
          <w:marRight w:val="0"/>
          <w:marTop w:val="0"/>
          <w:marBottom w:val="0"/>
          <w:divBdr>
            <w:top w:val="none" w:sz="0" w:space="0" w:color="auto"/>
            <w:left w:val="none" w:sz="0" w:space="0" w:color="auto"/>
            <w:bottom w:val="none" w:sz="0" w:space="0" w:color="auto"/>
            <w:right w:val="none" w:sz="0" w:space="0" w:color="auto"/>
          </w:divBdr>
        </w:div>
        <w:div w:id="175193767">
          <w:marLeft w:val="640"/>
          <w:marRight w:val="0"/>
          <w:marTop w:val="0"/>
          <w:marBottom w:val="0"/>
          <w:divBdr>
            <w:top w:val="none" w:sz="0" w:space="0" w:color="auto"/>
            <w:left w:val="none" w:sz="0" w:space="0" w:color="auto"/>
            <w:bottom w:val="none" w:sz="0" w:space="0" w:color="auto"/>
            <w:right w:val="none" w:sz="0" w:space="0" w:color="auto"/>
          </w:divBdr>
        </w:div>
        <w:div w:id="474643096">
          <w:marLeft w:val="640"/>
          <w:marRight w:val="0"/>
          <w:marTop w:val="0"/>
          <w:marBottom w:val="0"/>
          <w:divBdr>
            <w:top w:val="none" w:sz="0" w:space="0" w:color="auto"/>
            <w:left w:val="none" w:sz="0" w:space="0" w:color="auto"/>
            <w:bottom w:val="none" w:sz="0" w:space="0" w:color="auto"/>
            <w:right w:val="none" w:sz="0" w:space="0" w:color="auto"/>
          </w:divBdr>
        </w:div>
        <w:div w:id="1865436088">
          <w:marLeft w:val="640"/>
          <w:marRight w:val="0"/>
          <w:marTop w:val="0"/>
          <w:marBottom w:val="0"/>
          <w:divBdr>
            <w:top w:val="none" w:sz="0" w:space="0" w:color="auto"/>
            <w:left w:val="none" w:sz="0" w:space="0" w:color="auto"/>
            <w:bottom w:val="none" w:sz="0" w:space="0" w:color="auto"/>
            <w:right w:val="none" w:sz="0" w:space="0" w:color="auto"/>
          </w:divBdr>
        </w:div>
        <w:div w:id="1852599913">
          <w:marLeft w:val="640"/>
          <w:marRight w:val="0"/>
          <w:marTop w:val="0"/>
          <w:marBottom w:val="0"/>
          <w:divBdr>
            <w:top w:val="none" w:sz="0" w:space="0" w:color="auto"/>
            <w:left w:val="none" w:sz="0" w:space="0" w:color="auto"/>
            <w:bottom w:val="none" w:sz="0" w:space="0" w:color="auto"/>
            <w:right w:val="none" w:sz="0" w:space="0" w:color="auto"/>
          </w:divBdr>
        </w:div>
        <w:div w:id="2038774421">
          <w:marLeft w:val="640"/>
          <w:marRight w:val="0"/>
          <w:marTop w:val="0"/>
          <w:marBottom w:val="0"/>
          <w:divBdr>
            <w:top w:val="none" w:sz="0" w:space="0" w:color="auto"/>
            <w:left w:val="none" w:sz="0" w:space="0" w:color="auto"/>
            <w:bottom w:val="none" w:sz="0" w:space="0" w:color="auto"/>
            <w:right w:val="none" w:sz="0" w:space="0" w:color="auto"/>
          </w:divBdr>
        </w:div>
        <w:div w:id="1997569584">
          <w:marLeft w:val="640"/>
          <w:marRight w:val="0"/>
          <w:marTop w:val="0"/>
          <w:marBottom w:val="0"/>
          <w:divBdr>
            <w:top w:val="none" w:sz="0" w:space="0" w:color="auto"/>
            <w:left w:val="none" w:sz="0" w:space="0" w:color="auto"/>
            <w:bottom w:val="none" w:sz="0" w:space="0" w:color="auto"/>
            <w:right w:val="none" w:sz="0" w:space="0" w:color="auto"/>
          </w:divBdr>
        </w:div>
        <w:div w:id="1943564819">
          <w:marLeft w:val="640"/>
          <w:marRight w:val="0"/>
          <w:marTop w:val="0"/>
          <w:marBottom w:val="0"/>
          <w:divBdr>
            <w:top w:val="none" w:sz="0" w:space="0" w:color="auto"/>
            <w:left w:val="none" w:sz="0" w:space="0" w:color="auto"/>
            <w:bottom w:val="none" w:sz="0" w:space="0" w:color="auto"/>
            <w:right w:val="none" w:sz="0" w:space="0" w:color="auto"/>
          </w:divBdr>
        </w:div>
        <w:div w:id="1473911541">
          <w:marLeft w:val="640"/>
          <w:marRight w:val="0"/>
          <w:marTop w:val="0"/>
          <w:marBottom w:val="0"/>
          <w:divBdr>
            <w:top w:val="none" w:sz="0" w:space="0" w:color="auto"/>
            <w:left w:val="none" w:sz="0" w:space="0" w:color="auto"/>
            <w:bottom w:val="none" w:sz="0" w:space="0" w:color="auto"/>
            <w:right w:val="none" w:sz="0" w:space="0" w:color="auto"/>
          </w:divBdr>
        </w:div>
        <w:div w:id="1839996458">
          <w:marLeft w:val="640"/>
          <w:marRight w:val="0"/>
          <w:marTop w:val="0"/>
          <w:marBottom w:val="0"/>
          <w:divBdr>
            <w:top w:val="none" w:sz="0" w:space="0" w:color="auto"/>
            <w:left w:val="none" w:sz="0" w:space="0" w:color="auto"/>
            <w:bottom w:val="none" w:sz="0" w:space="0" w:color="auto"/>
            <w:right w:val="none" w:sz="0" w:space="0" w:color="auto"/>
          </w:divBdr>
        </w:div>
        <w:div w:id="536159674">
          <w:marLeft w:val="640"/>
          <w:marRight w:val="0"/>
          <w:marTop w:val="0"/>
          <w:marBottom w:val="0"/>
          <w:divBdr>
            <w:top w:val="none" w:sz="0" w:space="0" w:color="auto"/>
            <w:left w:val="none" w:sz="0" w:space="0" w:color="auto"/>
            <w:bottom w:val="none" w:sz="0" w:space="0" w:color="auto"/>
            <w:right w:val="none" w:sz="0" w:space="0" w:color="auto"/>
          </w:divBdr>
        </w:div>
        <w:div w:id="873151481">
          <w:marLeft w:val="640"/>
          <w:marRight w:val="0"/>
          <w:marTop w:val="0"/>
          <w:marBottom w:val="0"/>
          <w:divBdr>
            <w:top w:val="none" w:sz="0" w:space="0" w:color="auto"/>
            <w:left w:val="none" w:sz="0" w:space="0" w:color="auto"/>
            <w:bottom w:val="none" w:sz="0" w:space="0" w:color="auto"/>
            <w:right w:val="none" w:sz="0" w:space="0" w:color="auto"/>
          </w:divBdr>
        </w:div>
        <w:div w:id="687222765">
          <w:marLeft w:val="640"/>
          <w:marRight w:val="0"/>
          <w:marTop w:val="0"/>
          <w:marBottom w:val="0"/>
          <w:divBdr>
            <w:top w:val="none" w:sz="0" w:space="0" w:color="auto"/>
            <w:left w:val="none" w:sz="0" w:space="0" w:color="auto"/>
            <w:bottom w:val="none" w:sz="0" w:space="0" w:color="auto"/>
            <w:right w:val="none" w:sz="0" w:space="0" w:color="auto"/>
          </w:divBdr>
        </w:div>
        <w:div w:id="2040281401">
          <w:marLeft w:val="640"/>
          <w:marRight w:val="0"/>
          <w:marTop w:val="0"/>
          <w:marBottom w:val="0"/>
          <w:divBdr>
            <w:top w:val="none" w:sz="0" w:space="0" w:color="auto"/>
            <w:left w:val="none" w:sz="0" w:space="0" w:color="auto"/>
            <w:bottom w:val="none" w:sz="0" w:space="0" w:color="auto"/>
            <w:right w:val="none" w:sz="0" w:space="0" w:color="auto"/>
          </w:divBdr>
        </w:div>
        <w:div w:id="124198765">
          <w:marLeft w:val="640"/>
          <w:marRight w:val="0"/>
          <w:marTop w:val="0"/>
          <w:marBottom w:val="0"/>
          <w:divBdr>
            <w:top w:val="none" w:sz="0" w:space="0" w:color="auto"/>
            <w:left w:val="none" w:sz="0" w:space="0" w:color="auto"/>
            <w:bottom w:val="none" w:sz="0" w:space="0" w:color="auto"/>
            <w:right w:val="none" w:sz="0" w:space="0" w:color="auto"/>
          </w:divBdr>
        </w:div>
        <w:div w:id="1175268985">
          <w:marLeft w:val="640"/>
          <w:marRight w:val="0"/>
          <w:marTop w:val="0"/>
          <w:marBottom w:val="0"/>
          <w:divBdr>
            <w:top w:val="none" w:sz="0" w:space="0" w:color="auto"/>
            <w:left w:val="none" w:sz="0" w:space="0" w:color="auto"/>
            <w:bottom w:val="none" w:sz="0" w:space="0" w:color="auto"/>
            <w:right w:val="none" w:sz="0" w:space="0" w:color="auto"/>
          </w:divBdr>
        </w:div>
        <w:div w:id="684211374">
          <w:marLeft w:val="640"/>
          <w:marRight w:val="0"/>
          <w:marTop w:val="0"/>
          <w:marBottom w:val="0"/>
          <w:divBdr>
            <w:top w:val="none" w:sz="0" w:space="0" w:color="auto"/>
            <w:left w:val="none" w:sz="0" w:space="0" w:color="auto"/>
            <w:bottom w:val="none" w:sz="0" w:space="0" w:color="auto"/>
            <w:right w:val="none" w:sz="0" w:space="0" w:color="auto"/>
          </w:divBdr>
        </w:div>
        <w:div w:id="1876237253">
          <w:marLeft w:val="640"/>
          <w:marRight w:val="0"/>
          <w:marTop w:val="0"/>
          <w:marBottom w:val="0"/>
          <w:divBdr>
            <w:top w:val="none" w:sz="0" w:space="0" w:color="auto"/>
            <w:left w:val="none" w:sz="0" w:space="0" w:color="auto"/>
            <w:bottom w:val="none" w:sz="0" w:space="0" w:color="auto"/>
            <w:right w:val="none" w:sz="0" w:space="0" w:color="auto"/>
          </w:divBdr>
        </w:div>
        <w:div w:id="1136528655">
          <w:marLeft w:val="640"/>
          <w:marRight w:val="0"/>
          <w:marTop w:val="0"/>
          <w:marBottom w:val="0"/>
          <w:divBdr>
            <w:top w:val="none" w:sz="0" w:space="0" w:color="auto"/>
            <w:left w:val="none" w:sz="0" w:space="0" w:color="auto"/>
            <w:bottom w:val="none" w:sz="0" w:space="0" w:color="auto"/>
            <w:right w:val="none" w:sz="0" w:space="0" w:color="auto"/>
          </w:divBdr>
        </w:div>
        <w:div w:id="615143133">
          <w:marLeft w:val="640"/>
          <w:marRight w:val="0"/>
          <w:marTop w:val="0"/>
          <w:marBottom w:val="0"/>
          <w:divBdr>
            <w:top w:val="none" w:sz="0" w:space="0" w:color="auto"/>
            <w:left w:val="none" w:sz="0" w:space="0" w:color="auto"/>
            <w:bottom w:val="none" w:sz="0" w:space="0" w:color="auto"/>
            <w:right w:val="none" w:sz="0" w:space="0" w:color="auto"/>
          </w:divBdr>
        </w:div>
        <w:div w:id="1100567820">
          <w:marLeft w:val="640"/>
          <w:marRight w:val="0"/>
          <w:marTop w:val="0"/>
          <w:marBottom w:val="0"/>
          <w:divBdr>
            <w:top w:val="none" w:sz="0" w:space="0" w:color="auto"/>
            <w:left w:val="none" w:sz="0" w:space="0" w:color="auto"/>
            <w:bottom w:val="none" w:sz="0" w:space="0" w:color="auto"/>
            <w:right w:val="none" w:sz="0" w:space="0" w:color="auto"/>
          </w:divBdr>
        </w:div>
        <w:div w:id="740448695">
          <w:marLeft w:val="640"/>
          <w:marRight w:val="0"/>
          <w:marTop w:val="0"/>
          <w:marBottom w:val="0"/>
          <w:divBdr>
            <w:top w:val="none" w:sz="0" w:space="0" w:color="auto"/>
            <w:left w:val="none" w:sz="0" w:space="0" w:color="auto"/>
            <w:bottom w:val="none" w:sz="0" w:space="0" w:color="auto"/>
            <w:right w:val="none" w:sz="0" w:space="0" w:color="auto"/>
          </w:divBdr>
        </w:div>
        <w:div w:id="987905639">
          <w:marLeft w:val="640"/>
          <w:marRight w:val="0"/>
          <w:marTop w:val="0"/>
          <w:marBottom w:val="0"/>
          <w:divBdr>
            <w:top w:val="none" w:sz="0" w:space="0" w:color="auto"/>
            <w:left w:val="none" w:sz="0" w:space="0" w:color="auto"/>
            <w:bottom w:val="none" w:sz="0" w:space="0" w:color="auto"/>
            <w:right w:val="none" w:sz="0" w:space="0" w:color="auto"/>
          </w:divBdr>
        </w:div>
        <w:div w:id="581335895">
          <w:marLeft w:val="640"/>
          <w:marRight w:val="0"/>
          <w:marTop w:val="0"/>
          <w:marBottom w:val="0"/>
          <w:divBdr>
            <w:top w:val="none" w:sz="0" w:space="0" w:color="auto"/>
            <w:left w:val="none" w:sz="0" w:space="0" w:color="auto"/>
            <w:bottom w:val="none" w:sz="0" w:space="0" w:color="auto"/>
            <w:right w:val="none" w:sz="0" w:space="0" w:color="auto"/>
          </w:divBdr>
        </w:div>
        <w:div w:id="694229662">
          <w:marLeft w:val="640"/>
          <w:marRight w:val="0"/>
          <w:marTop w:val="0"/>
          <w:marBottom w:val="0"/>
          <w:divBdr>
            <w:top w:val="none" w:sz="0" w:space="0" w:color="auto"/>
            <w:left w:val="none" w:sz="0" w:space="0" w:color="auto"/>
            <w:bottom w:val="none" w:sz="0" w:space="0" w:color="auto"/>
            <w:right w:val="none" w:sz="0" w:space="0" w:color="auto"/>
          </w:divBdr>
        </w:div>
        <w:div w:id="108201775">
          <w:marLeft w:val="640"/>
          <w:marRight w:val="0"/>
          <w:marTop w:val="0"/>
          <w:marBottom w:val="0"/>
          <w:divBdr>
            <w:top w:val="none" w:sz="0" w:space="0" w:color="auto"/>
            <w:left w:val="none" w:sz="0" w:space="0" w:color="auto"/>
            <w:bottom w:val="none" w:sz="0" w:space="0" w:color="auto"/>
            <w:right w:val="none" w:sz="0" w:space="0" w:color="auto"/>
          </w:divBdr>
        </w:div>
        <w:div w:id="1281492473">
          <w:marLeft w:val="640"/>
          <w:marRight w:val="0"/>
          <w:marTop w:val="0"/>
          <w:marBottom w:val="0"/>
          <w:divBdr>
            <w:top w:val="none" w:sz="0" w:space="0" w:color="auto"/>
            <w:left w:val="none" w:sz="0" w:space="0" w:color="auto"/>
            <w:bottom w:val="none" w:sz="0" w:space="0" w:color="auto"/>
            <w:right w:val="none" w:sz="0" w:space="0" w:color="auto"/>
          </w:divBdr>
        </w:div>
        <w:div w:id="1743140273">
          <w:marLeft w:val="640"/>
          <w:marRight w:val="0"/>
          <w:marTop w:val="0"/>
          <w:marBottom w:val="0"/>
          <w:divBdr>
            <w:top w:val="none" w:sz="0" w:space="0" w:color="auto"/>
            <w:left w:val="none" w:sz="0" w:space="0" w:color="auto"/>
            <w:bottom w:val="none" w:sz="0" w:space="0" w:color="auto"/>
            <w:right w:val="none" w:sz="0" w:space="0" w:color="auto"/>
          </w:divBdr>
        </w:div>
        <w:div w:id="1543323426">
          <w:marLeft w:val="640"/>
          <w:marRight w:val="0"/>
          <w:marTop w:val="0"/>
          <w:marBottom w:val="0"/>
          <w:divBdr>
            <w:top w:val="none" w:sz="0" w:space="0" w:color="auto"/>
            <w:left w:val="none" w:sz="0" w:space="0" w:color="auto"/>
            <w:bottom w:val="none" w:sz="0" w:space="0" w:color="auto"/>
            <w:right w:val="none" w:sz="0" w:space="0" w:color="auto"/>
          </w:divBdr>
        </w:div>
        <w:div w:id="1867865594">
          <w:marLeft w:val="640"/>
          <w:marRight w:val="0"/>
          <w:marTop w:val="0"/>
          <w:marBottom w:val="0"/>
          <w:divBdr>
            <w:top w:val="none" w:sz="0" w:space="0" w:color="auto"/>
            <w:left w:val="none" w:sz="0" w:space="0" w:color="auto"/>
            <w:bottom w:val="none" w:sz="0" w:space="0" w:color="auto"/>
            <w:right w:val="none" w:sz="0" w:space="0" w:color="auto"/>
          </w:divBdr>
        </w:div>
        <w:div w:id="1391615825">
          <w:marLeft w:val="640"/>
          <w:marRight w:val="0"/>
          <w:marTop w:val="0"/>
          <w:marBottom w:val="0"/>
          <w:divBdr>
            <w:top w:val="none" w:sz="0" w:space="0" w:color="auto"/>
            <w:left w:val="none" w:sz="0" w:space="0" w:color="auto"/>
            <w:bottom w:val="none" w:sz="0" w:space="0" w:color="auto"/>
            <w:right w:val="none" w:sz="0" w:space="0" w:color="auto"/>
          </w:divBdr>
        </w:div>
        <w:div w:id="1681006059">
          <w:marLeft w:val="640"/>
          <w:marRight w:val="0"/>
          <w:marTop w:val="0"/>
          <w:marBottom w:val="0"/>
          <w:divBdr>
            <w:top w:val="none" w:sz="0" w:space="0" w:color="auto"/>
            <w:left w:val="none" w:sz="0" w:space="0" w:color="auto"/>
            <w:bottom w:val="none" w:sz="0" w:space="0" w:color="auto"/>
            <w:right w:val="none" w:sz="0" w:space="0" w:color="auto"/>
          </w:divBdr>
        </w:div>
        <w:div w:id="613054767">
          <w:marLeft w:val="640"/>
          <w:marRight w:val="0"/>
          <w:marTop w:val="0"/>
          <w:marBottom w:val="0"/>
          <w:divBdr>
            <w:top w:val="none" w:sz="0" w:space="0" w:color="auto"/>
            <w:left w:val="none" w:sz="0" w:space="0" w:color="auto"/>
            <w:bottom w:val="none" w:sz="0" w:space="0" w:color="auto"/>
            <w:right w:val="none" w:sz="0" w:space="0" w:color="auto"/>
          </w:divBdr>
        </w:div>
        <w:div w:id="1638948552">
          <w:marLeft w:val="640"/>
          <w:marRight w:val="0"/>
          <w:marTop w:val="0"/>
          <w:marBottom w:val="0"/>
          <w:divBdr>
            <w:top w:val="none" w:sz="0" w:space="0" w:color="auto"/>
            <w:left w:val="none" w:sz="0" w:space="0" w:color="auto"/>
            <w:bottom w:val="none" w:sz="0" w:space="0" w:color="auto"/>
            <w:right w:val="none" w:sz="0" w:space="0" w:color="auto"/>
          </w:divBdr>
        </w:div>
        <w:div w:id="132412592">
          <w:marLeft w:val="640"/>
          <w:marRight w:val="0"/>
          <w:marTop w:val="0"/>
          <w:marBottom w:val="0"/>
          <w:divBdr>
            <w:top w:val="none" w:sz="0" w:space="0" w:color="auto"/>
            <w:left w:val="none" w:sz="0" w:space="0" w:color="auto"/>
            <w:bottom w:val="none" w:sz="0" w:space="0" w:color="auto"/>
            <w:right w:val="none" w:sz="0" w:space="0" w:color="auto"/>
          </w:divBdr>
        </w:div>
        <w:div w:id="781455503">
          <w:marLeft w:val="640"/>
          <w:marRight w:val="0"/>
          <w:marTop w:val="0"/>
          <w:marBottom w:val="0"/>
          <w:divBdr>
            <w:top w:val="none" w:sz="0" w:space="0" w:color="auto"/>
            <w:left w:val="none" w:sz="0" w:space="0" w:color="auto"/>
            <w:bottom w:val="none" w:sz="0" w:space="0" w:color="auto"/>
            <w:right w:val="none" w:sz="0" w:space="0" w:color="auto"/>
          </w:divBdr>
        </w:div>
        <w:div w:id="944384649">
          <w:marLeft w:val="640"/>
          <w:marRight w:val="0"/>
          <w:marTop w:val="0"/>
          <w:marBottom w:val="0"/>
          <w:divBdr>
            <w:top w:val="none" w:sz="0" w:space="0" w:color="auto"/>
            <w:left w:val="none" w:sz="0" w:space="0" w:color="auto"/>
            <w:bottom w:val="none" w:sz="0" w:space="0" w:color="auto"/>
            <w:right w:val="none" w:sz="0" w:space="0" w:color="auto"/>
          </w:divBdr>
        </w:div>
        <w:div w:id="1891722802">
          <w:marLeft w:val="640"/>
          <w:marRight w:val="0"/>
          <w:marTop w:val="0"/>
          <w:marBottom w:val="0"/>
          <w:divBdr>
            <w:top w:val="none" w:sz="0" w:space="0" w:color="auto"/>
            <w:left w:val="none" w:sz="0" w:space="0" w:color="auto"/>
            <w:bottom w:val="none" w:sz="0" w:space="0" w:color="auto"/>
            <w:right w:val="none" w:sz="0" w:space="0" w:color="auto"/>
          </w:divBdr>
        </w:div>
        <w:div w:id="801120363">
          <w:marLeft w:val="640"/>
          <w:marRight w:val="0"/>
          <w:marTop w:val="0"/>
          <w:marBottom w:val="0"/>
          <w:divBdr>
            <w:top w:val="none" w:sz="0" w:space="0" w:color="auto"/>
            <w:left w:val="none" w:sz="0" w:space="0" w:color="auto"/>
            <w:bottom w:val="none" w:sz="0" w:space="0" w:color="auto"/>
            <w:right w:val="none" w:sz="0" w:space="0" w:color="auto"/>
          </w:divBdr>
        </w:div>
        <w:div w:id="750352703">
          <w:marLeft w:val="640"/>
          <w:marRight w:val="0"/>
          <w:marTop w:val="0"/>
          <w:marBottom w:val="0"/>
          <w:divBdr>
            <w:top w:val="none" w:sz="0" w:space="0" w:color="auto"/>
            <w:left w:val="none" w:sz="0" w:space="0" w:color="auto"/>
            <w:bottom w:val="none" w:sz="0" w:space="0" w:color="auto"/>
            <w:right w:val="none" w:sz="0" w:space="0" w:color="auto"/>
          </w:divBdr>
        </w:div>
        <w:div w:id="840043325">
          <w:marLeft w:val="640"/>
          <w:marRight w:val="0"/>
          <w:marTop w:val="0"/>
          <w:marBottom w:val="0"/>
          <w:divBdr>
            <w:top w:val="none" w:sz="0" w:space="0" w:color="auto"/>
            <w:left w:val="none" w:sz="0" w:space="0" w:color="auto"/>
            <w:bottom w:val="none" w:sz="0" w:space="0" w:color="auto"/>
            <w:right w:val="none" w:sz="0" w:space="0" w:color="auto"/>
          </w:divBdr>
        </w:div>
        <w:div w:id="875192183">
          <w:marLeft w:val="640"/>
          <w:marRight w:val="0"/>
          <w:marTop w:val="0"/>
          <w:marBottom w:val="0"/>
          <w:divBdr>
            <w:top w:val="none" w:sz="0" w:space="0" w:color="auto"/>
            <w:left w:val="none" w:sz="0" w:space="0" w:color="auto"/>
            <w:bottom w:val="none" w:sz="0" w:space="0" w:color="auto"/>
            <w:right w:val="none" w:sz="0" w:space="0" w:color="auto"/>
          </w:divBdr>
        </w:div>
        <w:div w:id="117309865">
          <w:marLeft w:val="640"/>
          <w:marRight w:val="0"/>
          <w:marTop w:val="0"/>
          <w:marBottom w:val="0"/>
          <w:divBdr>
            <w:top w:val="none" w:sz="0" w:space="0" w:color="auto"/>
            <w:left w:val="none" w:sz="0" w:space="0" w:color="auto"/>
            <w:bottom w:val="none" w:sz="0" w:space="0" w:color="auto"/>
            <w:right w:val="none" w:sz="0" w:space="0" w:color="auto"/>
          </w:divBdr>
        </w:div>
        <w:div w:id="723068306">
          <w:marLeft w:val="640"/>
          <w:marRight w:val="0"/>
          <w:marTop w:val="0"/>
          <w:marBottom w:val="0"/>
          <w:divBdr>
            <w:top w:val="none" w:sz="0" w:space="0" w:color="auto"/>
            <w:left w:val="none" w:sz="0" w:space="0" w:color="auto"/>
            <w:bottom w:val="none" w:sz="0" w:space="0" w:color="auto"/>
            <w:right w:val="none" w:sz="0" w:space="0" w:color="auto"/>
          </w:divBdr>
        </w:div>
      </w:divsChild>
    </w:div>
    <w:div w:id="1176189313">
      <w:marLeft w:val="0"/>
      <w:marRight w:val="0"/>
      <w:marTop w:val="0"/>
      <w:marBottom w:val="0"/>
      <w:divBdr>
        <w:top w:val="none" w:sz="0" w:space="0" w:color="auto"/>
        <w:left w:val="none" w:sz="0" w:space="0" w:color="auto"/>
        <w:bottom w:val="none" w:sz="0" w:space="0" w:color="auto"/>
        <w:right w:val="none" w:sz="0" w:space="0" w:color="auto"/>
      </w:divBdr>
    </w:div>
    <w:div w:id="1180200176">
      <w:bodyDiv w:val="1"/>
      <w:marLeft w:val="0"/>
      <w:marRight w:val="0"/>
      <w:marTop w:val="0"/>
      <w:marBottom w:val="0"/>
      <w:divBdr>
        <w:top w:val="none" w:sz="0" w:space="0" w:color="auto"/>
        <w:left w:val="none" w:sz="0" w:space="0" w:color="auto"/>
        <w:bottom w:val="none" w:sz="0" w:space="0" w:color="auto"/>
        <w:right w:val="none" w:sz="0" w:space="0" w:color="auto"/>
      </w:divBdr>
      <w:divsChild>
        <w:div w:id="28915295">
          <w:marLeft w:val="640"/>
          <w:marRight w:val="0"/>
          <w:marTop w:val="0"/>
          <w:marBottom w:val="0"/>
          <w:divBdr>
            <w:top w:val="none" w:sz="0" w:space="0" w:color="auto"/>
            <w:left w:val="none" w:sz="0" w:space="0" w:color="auto"/>
            <w:bottom w:val="none" w:sz="0" w:space="0" w:color="auto"/>
            <w:right w:val="none" w:sz="0" w:space="0" w:color="auto"/>
          </w:divBdr>
        </w:div>
        <w:div w:id="147331787">
          <w:marLeft w:val="640"/>
          <w:marRight w:val="0"/>
          <w:marTop w:val="0"/>
          <w:marBottom w:val="0"/>
          <w:divBdr>
            <w:top w:val="none" w:sz="0" w:space="0" w:color="auto"/>
            <w:left w:val="none" w:sz="0" w:space="0" w:color="auto"/>
            <w:bottom w:val="none" w:sz="0" w:space="0" w:color="auto"/>
            <w:right w:val="none" w:sz="0" w:space="0" w:color="auto"/>
          </w:divBdr>
        </w:div>
        <w:div w:id="317541912">
          <w:marLeft w:val="640"/>
          <w:marRight w:val="0"/>
          <w:marTop w:val="0"/>
          <w:marBottom w:val="0"/>
          <w:divBdr>
            <w:top w:val="none" w:sz="0" w:space="0" w:color="auto"/>
            <w:left w:val="none" w:sz="0" w:space="0" w:color="auto"/>
            <w:bottom w:val="none" w:sz="0" w:space="0" w:color="auto"/>
            <w:right w:val="none" w:sz="0" w:space="0" w:color="auto"/>
          </w:divBdr>
        </w:div>
        <w:div w:id="406000176">
          <w:marLeft w:val="640"/>
          <w:marRight w:val="0"/>
          <w:marTop w:val="0"/>
          <w:marBottom w:val="0"/>
          <w:divBdr>
            <w:top w:val="none" w:sz="0" w:space="0" w:color="auto"/>
            <w:left w:val="none" w:sz="0" w:space="0" w:color="auto"/>
            <w:bottom w:val="none" w:sz="0" w:space="0" w:color="auto"/>
            <w:right w:val="none" w:sz="0" w:space="0" w:color="auto"/>
          </w:divBdr>
        </w:div>
        <w:div w:id="576551977">
          <w:marLeft w:val="640"/>
          <w:marRight w:val="0"/>
          <w:marTop w:val="0"/>
          <w:marBottom w:val="0"/>
          <w:divBdr>
            <w:top w:val="none" w:sz="0" w:space="0" w:color="auto"/>
            <w:left w:val="none" w:sz="0" w:space="0" w:color="auto"/>
            <w:bottom w:val="none" w:sz="0" w:space="0" w:color="auto"/>
            <w:right w:val="none" w:sz="0" w:space="0" w:color="auto"/>
          </w:divBdr>
        </w:div>
        <w:div w:id="593513378">
          <w:marLeft w:val="640"/>
          <w:marRight w:val="0"/>
          <w:marTop w:val="0"/>
          <w:marBottom w:val="0"/>
          <w:divBdr>
            <w:top w:val="none" w:sz="0" w:space="0" w:color="auto"/>
            <w:left w:val="none" w:sz="0" w:space="0" w:color="auto"/>
            <w:bottom w:val="none" w:sz="0" w:space="0" w:color="auto"/>
            <w:right w:val="none" w:sz="0" w:space="0" w:color="auto"/>
          </w:divBdr>
        </w:div>
        <w:div w:id="646712259">
          <w:marLeft w:val="640"/>
          <w:marRight w:val="0"/>
          <w:marTop w:val="0"/>
          <w:marBottom w:val="0"/>
          <w:divBdr>
            <w:top w:val="none" w:sz="0" w:space="0" w:color="auto"/>
            <w:left w:val="none" w:sz="0" w:space="0" w:color="auto"/>
            <w:bottom w:val="none" w:sz="0" w:space="0" w:color="auto"/>
            <w:right w:val="none" w:sz="0" w:space="0" w:color="auto"/>
          </w:divBdr>
        </w:div>
        <w:div w:id="668677714">
          <w:marLeft w:val="640"/>
          <w:marRight w:val="0"/>
          <w:marTop w:val="0"/>
          <w:marBottom w:val="0"/>
          <w:divBdr>
            <w:top w:val="none" w:sz="0" w:space="0" w:color="auto"/>
            <w:left w:val="none" w:sz="0" w:space="0" w:color="auto"/>
            <w:bottom w:val="none" w:sz="0" w:space="0" w:color="auto"/>
            <w:right w:val="none" w:sz="0" w:space="0" w:color="auto"/>
          </w:divBdr>
        </w:div>
        <w:div w:id="674113628">
          <w:marLeft w:val="640"/>
          <w:marRight w:val="0"/>
          <w:marTop w:val="0"/>
          <w:marBottom w:val="0"/>
          <w:divBdr>
            <w:top w:val="none" w:sz="0" w:space="0" w:color="auto"/>
            <w:left w:val="none" w:sz="0" w:space="0" w:color="auto"/>
            <w:bottom w:val="none" w:sz="0" w:space="0" w:color="auto"/>
            <w:right w:val="none" w:sz="0" w:space="0" w:color="auto"/>
          </w:divBdr>
        </w:div>
        <w:div w:id="676344156">
          <w:marLeft w:val="640"/>
          <w:marRight w:val="0"/>
          <w:marTop w:val="0"/>
          <w:marBottom w:val="0"/>
          <w:divBdr>
            <w:top w:val="none" w:sz="0" w:space="0" w:color="auto"/>
            <w:left w:val="none" w:sz="0" w:space="0" w:color="auto"/>
            <w:bottom w:val="none" w:sz="0" w:space="0" w:color="auto"/>
            <w:right w:val="none" w:sz="0" w:space="0" w:color="auto"/>
          </w:divBdr>
        </w:div>
        <w:div w:id="697512878">
          <w:marLeft w:val="640"/>
          <w:marRight w:val="0"/>
          <w:marTop w:val="0"/>
          <w:marBottom w:val="0"/>
          <w:divBdr>
            <w:top w:val="none" w:sz="0" w:space="0" w:color="auto"/>
            <w:left w:val="none" w:sz="0" w:space="0" w:color="auto"/>
            <w:bottom w:val="none" w:sz="0" w:space="0" w:color="auto"/>
            <w:right w:val="none" w:sz="0" w:space="0" w:color="auto"/>
          </w:divBdr>
        </w:div>
        <w:div w:id="728849213">
          <w:marLeft w:val="640"/>
          <w:marRight w:val="0"/>
          <w:marTop w:val="0"/>
          <w:marBottom w:val="0"/>
          <w:divBdr>
            <w:top w:val="none" w:sz="0" w:space="0" w:color="auto"/>
            <w:left w:val="none" w:sz="0" w:space="0" w:color="auto"/>
            <w:bottom w:val="none" w:sz="0" w:space="0" w:color="auto"/>
            <w:right w:val="none" w:sz="0" w:space="0" w:color="auto"/>
          </w:divBdr>
        </w:div>
        <w:div w:id="741372193">
          <w:marLeft w:val="640"/>
          <w:marRight w:val="0"/>
          <w:marTop w:val="0"/>
          <w:marBottom w:val="0"/>
          <w:divBdr>
            <w:top w:val="none" w:sz="0" w:space="0" w:color="auto"/>
            <w:left w:val="none" w:sz="0" w:space="0" w:color="auto"/>
            <w:bottom w:val="none" w:sz="0" w:space="0" w:color="auto"/>
            <w:right w:val="none" w:sz="0" w:space="0" w:color="auto"/>
          </w:divBdr>
        </w:div>
        <w:div w:id="749691324">
          <w:marLeft w:val="640"/>
          <w:marRight w:val="0"/>
          <w:marTop w:val="0"/>
          <w:marBottom w:val="0"/>
          <w:divBdr>
            <w:top w:val="none" w:sz="0" w:space="0" w:color="auto"/>
            <w:left w:val="none" w:sz="0" w:space="0" w:color="auto"/>
            <w:bottom w:val="none" w:sz="0" w:space="0" w:color="auto"/>
            <w:right w:val="none" w:sz="0" w:space="0" w:color="auto"/>
          </w:divBdr>
        </w:div>
        <w:div w:id="824081337">
          <w:marLeft w:val="640"/>
          <w:marRight w:val="0"/>
          <w:marTop w:val="0"/>
          <w:marBottom w:val="0"/>
          <w:divBdr>
            <w:top w:val="none" w:sz="0" w:space="0" w:color="auto"/>
            <w:left w:val="none" w:sz="0" w:space="0" w:color="auto"/>
            <w:bottom w:val="none" w:sz="0" w:space="0" w:color="auto"/>
            <w:right w:val="none" w:sz="0" w:space="0" w:color="auto"/>
          </w:divBdr>
        </w:div>
        <w:div w:id="843477884">
          <w:marLeft w:val="640"/>
          <w:marRight w:val="0"/>
          <w:marTop w:val="0"/>
          <w:marBottom w:val="0"/>
          <w:divBdr>
            <w:top w:val="none" w:sz="0" w:space="0" w:color="auto"/>
            <w:left w:val="none" w:sz="0" w:space="0" w:color="auto"/>
            <w:bottom w:val="none" w:sz="0" w:space="0" w:color="auto"/>
            <w:right w:val="none" w:sz="0" w:space="0" w:color="auto"/>
          </w:divBdr>
        </w:div>
        <w:div w:id="908997577">
          <w:marLeft w:val="640"/>
          <w:marRight w:val="0"/>
          <w:marTop w:val="0"/>
          <w:marBottom w:val="0"/>
          <w:divBdr>
            <w:top w:val="none" w:sz="0" w:space="0" w:color="auto"/>
            <w:left w:val="none" w:sz="0" w:space="0" w:color="auto"/>
            <w:bottom w:val="none" w:sz="0" w:space="0" w:color="auto"/>
            <w:right w:val="none" w:sz="0" w:space="0" w:color="auto"/>
          </w:divBdr>
        </w:div>
        <w:div w:id="1098868317">
          <w:marLeft w:val="640"/>
          <w:marRight w:val="0"/>
          <w:marTop w:val="0"/>
          <w:marBottom w:val="0"/>
          <w:divBdr>
            <w:top w:val="none" w:sz="0" w:space="0" w:color="auto"/>
            <w:left w:val="none" w:sz="0" w:space="0" w:color="auto"/>
            <w:bottom w:val="none" w:sz="0" w:space="0" w:color="auto"/>
            <w:right w:val="none" w:sz="0" w:space="0" w:color="auto"/>
          </w:divBdr>
        </w:div>
        <w:div w:id="1104762354">
          <w:marLeft w:val="640"/>
          <w:marRight w:val="0"/>
          <w:marTop w:val="0"/>
          <w:marBottom w:val="0"/>
          <w:divBdr>
            <w:top w:val="none" w:sz="0" w:space="0" w:color="auto"/>
            <w:left w:val="none" w:sz="0" w:space="0" w:color="auto"/>
            <w:bottom w:val="none" w:sz="0" w:space="0" w:color="auto"/>
            <w:right w:val="none" w:sz="0" w:space="0" w:color="auto"/>
          </w:divBdr>
        </w:div>
        <w:div w:id="1145468326">
          <w:marLeft w:val="640"/>
          <w:marRight w:val="0"/>
          <w:marTop w:val="0"/>
          <w:marBottom w:val="0"/>
          <w:divBdr>
            <w:top w:val="none" w:sz="0" w:space="0" w:color="auto"/>
            <w:left w:val="none" w:sz="0" w:space="0" w:color="auto"/>
            <w:bottom w:val="none" w:sz="0" w:space="0" w:color="auto"/>
            <w:right w:val="none" w:sz="0" w:space="0" w:color="auto"/>
          </w:divBdr>
        </w:div>
        <w:div w:id="1205797141">
          <w:marLeft w:val="640"/>
          <w:marRight w:val="0"/>
          <w:marTop w:val="0"/>
          <w:marBottom w:val="0"/>
          <w:divBdr>
            <w:top w:val="none" w:sz="0" w:space="0" w:color="auto"/>
            <w:left w:val="none" w:sz="0" w:space="0" w:color="auto"/>
            <w:bottom w:val="none" w:sz="0" w:space="0" w:color="auto"/>
            <w:right w:val="none" w:sz="0" w:space="0" w:color="auto"/>
          </w:divBdr>
        </w:div>
        <w:div w:id="1225023426">
          <w:marLeft w:val="640"/>
          <w:marRight w:val="0"/>
          <w:marTop w:val="0"/>
          <w:marBottom w:val="0"/>
          <w:divBdr>
            <w:top w:val="none" w:sz="0" w:space="0" w:color="auto"/>
            <w:left w:val="none" w:sz="0" w:space="0" w:color="auto"/>
            <w:bottom w:val="none" w:sz="0" w:space="0" w:color="auto"/>
            <w:right w:val="none" w:sz="0" w:space="0" w:color="auto"/>
          </w:divBdr>
        </w:div>
        <w:div w:id="1232354796">
          <w:marLeft w:val="640"/>
          <w:marRight w:val="0"/>
          <w:marTop w:val="0"/>
          <w:marBottom w:val="0"/>
          <w:divBdr>
            <w:top w:val="none" w:sz="0" w:space="0" w:color="auto"/>
            <w:left w:val="none" w:sz="0" w:space="0" w:color="auto"/>
            <w:bottom w:val="none" w:sz="0" w:space="0" w:color="auto"/>
            <w:right w:val="none" w:sz="0" w:space="0" w:color="auto"/>
          </w:divBdr>
        </w:div>
        <w:div w:id="1295520939">
          <w:marLeft w:val="640"/>
          <w:marRight w:val="0"/>
          <w:marTop w:val="0"/>
          <w:marBottom w:val="0"/>
          <w:divBdr>
            <w:top w:val="none" w:sz="0" w:space="0" w:color="auto"/>
            <w:left w:val="none" w:sz="0" w:space="0" w:color="auto"/>
            <w:bottom w:val="none" w:sz="0" w:space="0" w:color="auto"/>
            <w:right w:val="none" w:sz="0" w:space="0" w:color="auto"/>
          </w:divBdr>
        </w:div>
        <w:div w:id="1321350292">
          <w:marLeft w:val="640"/>
          <w:marRight w:val="0"/>
          <w:marTop w:val="0"/>
          <w:marBottom w:val="0"/>
          <w:divBdr>
            <w:top w:val="none" w:sz="0" w:space="0" w:color="auto"/>
            <w:left w:val="none" w:sz="0" w:space="0" w:color="auto"/>
            <w:bottom w:val="none" w:sz="0" w:space="0" w:color="auto"/>
            <w:right w:val="none" w:sz="0" w:space="0" w:color="auto"/>
          </w:divBdr>
        </w:div>
        <w:div w:id="1331256487">
          <w:marLeft w:val="640"/>
          <w:marRight w:val="0"/>
          <w:marTop w:val="0"/>
          <w:marBottom w:val="0"/>
          <w:divBdr>
            <w:top w:val="none" w:sz="0" w:space="0" w:color="auto"/>
            <w:left w:val="none" w:sz="0" w:space="0" w:color="auto"/>
            <w:bottom w:val="none" w:sz="0" w:space="0" w:color="auto"/>
            <w:right w:val="none" w:sz="0" w:space="0" w:color="auto"/>
          </w:divBdr>
        </w:div>
        <w:div w:id="1332830269">
          <w:marLeft w:val="640"/>
          <w:marRight w:val="0"/>
          <w:marTop w:val="0"/>
          <w:marBottom w:val="0"/>
          <w:divBdr>
            <w:top w:val="none" w:sz="0" w:space="0" w:color="auto"/>
            <w:left w:val="none" w:sz="0" w:space="0" w:color="auto"/>
            <w:bottom w:val="none" w:sz="0" w:space="0" w:color="auto"/>
            <w:right w:val="none" w:sz="0" w:space="0" w:color="auto"/>
          </w:divBdr>
        </w:div>
        <w:div w:id="1397699972">
          <w:marLeft w:val="640"/>
          <w:marRight w:val="0"/>
          <w:marTop w:val="0"/>
          <w:marBottom w:val="0"/>
          <w:divBdr>
            <w:top w:val="none" w:sz="0" w:space="0" w:color="auto"/>
            <w:left w:val="none" w:sz="0" w:space="0" w:color="auto"/>
            <w:bottom w:val="none" w:sz="0" w:space="0" w:color="auto"/>
            <w:right w:val="none" w:sz="0" w:space="0" w:color="auto"/>
          </w:divBdr>
        </w:div>
        <w:div w:id="1557202964">
          <w:marLeft w:val="640"/>
          <w:marRight w:val="0"/>
          <w:marTop w:val="0"/>
          <w:marBottom w:val="0"/>
          <w:divBdr>
            <w:top w:val="none" w:sz="0" w:space="0" w:color="auto"/>
            <w:left w:val="none" w:sz="0" w:space="0" w:color="auto"/>
            <w:bottom w:val="none" w:sz="0" w:space="0" w:color="auto"/>
            <w:right w:val="none" w:sz="0" w:space="0" w:color="auto"/>
          </w:divBdr>
        </w:div>
        <w:div w:id="1621523563">
          <w:marLeft w:val="640"/>
          <w:marRight w:val="0"/>
          <w:marTop w:val="0"/>
          <w:marBottom w:val="0"/>
          <w:divBdr>
            <w:top w:val="none" w:sz="0" w:space="0" w:color="auto"/>
            <w:left w:val="none" w:sz="0" w:space="0" w:color="auto"/>
            <w:bottom w:val="none" w:sz="0" w:space="0" w:color="auto"/>
            <w:right w:val="none" w:sz="0" w:space="0" w:color="auto"/>
          </w:divBdr>
        </w:div>
        <w:div w:id="1662923523">
          <w:marLeft w:val="640"/>
          <w:marRight w:val="0"/>
          <w:marTop w:val="0"/>
          <w:marBottom w:val="0"/>
          <w:divBdr>
            <w:top w:val="none" w:sz="0" w:space="0" w:color="auto"/>
            <w:left w:val="none" w:sz="0" w:space="0" w:color="auto"/>
            <w:bottom w:val="none" w:sz="0" w:space="0" w:color="auto"/>
            <w:right w:val="none" w:sz="0" w:space="0" w:color="auto"/>
          </w:divBdr>
        </w:div>
        <w:div w:id="1767965709">
          <w:marLeft w:val="640"/>
          <w:marRight w:val="0"/>
          <w:marTop w:val="0"/>
          <w:marBottom w:val="0"/>
          <w:divBdr>
            <w:top w:val="none" w:sz="0" w:space="0" w:color="auto"/>
            <w:left w:val="none" w:sz="0" w:space="0" w:color="auto"/>
            <w:bottom w:val="none" w:sz="0" w:space="0" w:color="auto"/>
            <w:right w:val="none" w:sz="0" w:space="0" w:color="auto"/>
          </w:divBdr>
        </w:div>
        <w:div w:id="1852984178">
          <w:marLeft w:val="640"/>
          <w:marRight w:val="0"/>
          <w:marTop w:val="0"/>
          <w:marBottom w:val="0"/>
          <w:divBdr>
            <w:top w:val="none" w:sz="0" w:space="0" w:color="auto"/>
            <w:left w:val="none" w:sz="0" w:space="0" w:color="auto"/>
            <w:bottom w:val="none" w:sz="0" w:space="0" w:color="auto"/>
            <w:right w:val="none" w:sz="0" w:space="0" w:color="auto"/>
          </w:divBdr>
        </w:div>
        <w:div w:id="1899582819">
          <w:marLeft w:val="640"/>
          <w:marRight w:val="0"/>
          <w:marTop w:val="0"/>
          <w:marBottom w:val="0"/>
          <w:divBdr>
            <w:top w:val="none" w:sz="0" w:space="0" w:color="auto"/>
            <w:left w:val="none" w:sz="0" w:space="0" w:color="auto"/>
            <w:bottom w:val="none" w:sz="0" w:space="0" w:color="auto"/>
            <w:right w:val="none" w:sz="0" w:space="0" w:color="auto"/>
          </w:divBdr>
        </w:div>
        <w:div w:id="1906337045">
          <w:marLeft w:val="640"/>
          <w:marRight w:val="0"/>
          <w:marTop w:val="0"/>
          <w:marBottom w:val="0"/>
          <w:divBdr>
            <w:top w:val="none" w:sz="0" w:space="0" w:color="auto"/>
            <w:left w:val="none" w:sz="0" w:space="0" w:color="auto"/>
            <w:bottom w:val="none" w:sz="0" w:space="0" w:color="auto"/>
            <w:right w:val="none" w:sz="0" w:space="0" w:color="auto"/>
          </w:divBdr>
        </w:div>
        <w:div w:id="1986158023">
          <w:marLeft w:val="640"/>
          <w:marRight w:val="0"/>
          <w:marTop w:val="0"/>
          <w:marBottom w:val="0"/>
          <w:divBdr>
            <w:top w:val="none" w:sz="0" w:space="0" w:color="auto"/>
            <w:left w:val="none" w:sz="0" w:space="0" w:color="auto"/>
            <w:bottom w:val="none" w:sz="0" w:space="0" w:color="auto"/>
            <w:right w:val="none" w:sz="0" w:space="0" w:color="auto"/>
          </w:divBdr>
        </w:div>
        <w:div w:id="2007896573">
          <w:marLeft w:val="640"/>
          <w:marRight w:val="0"/>
          <w:marTop w:val="0"/>
          <w:marBottom w:val="0"/>
          <w:divBdr>
            <w:top w:val="none" w:sz="0" w:space="0" w:color="auto"/>
            <w:left w:val="none" w:sz="0" w:space="0" w:color="auto"/>
            <w:bottom w:val="none" w:sz="0" w:space="0" w:color="auto"/>
            <w:right w:val="none" w:sz="0" w:space="0" w:color="auto"/>
          </w:divBdr>
        </w:div>
        <w:div w:id="2008484341">
          <w:marLeft w:val="640"/>
          <w:marRight w:val="0"/>
          <w:marTop w:val="0"/>
          <w:marBottom w:val="0"/>
          <w:divBdr>
            <w:top w:val="none" w:sz="0" w:space="0" w:color="auto"/>
            <w:left w:val="none" w:sz="0" w:space="0" w:color="auto"/>
            <w:bottom w:val="none" w:sz="0" w:space="0" w:color="auto"/>
            <w:right w:val="none" w:sz="0" w:space="0" w:color="auto"/>
          </w:divBdr>
        </w:div>
        <w:div w:id="2020615796">
          <w:marLeft w:val="640"/>
          <w:marRight w:val="0"/>
          <w:marTop w:val="0"/>
          <w:marBottom w:val="0"/>
          <w:divBdr>
            <w:top w:val="none" w:sz="0" w:space="0" w:color="auto"/>
            <w:left w:val="none" w:sz="0" w:space="0" w:color="auto"/>
            <w:bottom w:val="none" w:sz="0" w:space="0" w:color="auto"/>
            <w:right w:val="none" w:sz="0" w:space="0" w:color="auto"/>
          </w:divBdr>
        </w:div>
        <w:div w:id="2041928554">
          <w:marLeft w:val="640"/>
          <w:marRight w:val="0"/>
          <w:marTop w:val="0"/>
          <w:marBottom w:val="0"/>
          <w:divBdr>
            <w:top w:val="none" w:sz="0" w:space="0" w:color="auto"/>
            <w:left w:val="none" w:sz="0" w:space="0" w:color="auto"/>
            <w:bottom w:val="none" w:sz="0" w:space="0" w:color="auto"/>
            <w:right w:val="none" w:sz="0" w:space="0" w:color="auto"/>
          </w:divBdr>
        </w:div>
        <w:div w:id="2054424709">
          <w:marLeft w:val="640"/>
          <w:marRight w:val="0"/>
          <w:marTop w:val="0"/>
          <w:marBottom w:val="0"/>
          <w:divBdr>
            <w:top w:val="none" w:sz="0" w:space="0" w:color="auto"/>
            <w:left w:val="none" w:sz="0" w:space="0" w:color="auto"/>
            <w:bottom w:val="none" w:sz="0" w:space="0" w:color="auto"/>
            <w:right w:val="none" w:sz="0" w:space="0" w:color="auto"/>
          </w:divBdr>
        </w:div>
        <w:div w:id="2054688103">
          <w:marLeft w:val="640"/>
          <w:marRight w:val="0"/>
          <w:marTop w:val="0"/>
          <w:marBottom w:val="0"/>
          <w:divBdr>
            <w:top w:val="none" w:sz="0" w:space="0" w:color="auto"/>
            <w:left w:val="none" w:sz="0" w:space="0" w:color="auto"/>
            <w:bottom w:val="none" w:sz="0" w:space="0" w:color="auto"/>
            <w:right w:val="none" w:sz="0" w:space="0" w:color="auto"/>
          </w:divBdr>
        </w:div>
        <w:div w:id="2106223635">
          <w:marLeft w:val="640"/>
          <w:marRight w:val="0"/>
          <w:marTop w:val="0"/>
          <w:marBottom w:val="0"/>
          <w:divBdr>
            <w:top w:val="none" w:sz="0" w:space="0" w:color="auto"/>
            <w:left w:val="none" w:sz="0" w:space="0" w:color="auto"/>
            <w:bottom w:val="none" w:sz="0" w:space="0" w:color="auto"/>
            <w:right w:val="none" w:sz="0" w:space="0" w:color="auto"/>
          </w:divBdr>
        </w:div>
      </w:divsChild>
    </w:div>
    <w:div w:id="1202207602">
      <w:marLeft w:val="0"/>
      <w:marRight w:val="0"/>
      <w:marTop w:val="0"/>
      <w:marBottom w:val="0"/>
      <w:divBdr>
        <w:top w:val="none" w:sz="0" w:space="0" w:color="auto"/>
        <w:left w:val="none" w:sz="0" w:space="0" w:color="auto"/>
        <w:bottom w:val="none" w:sz="0" w:space="0" w:color="auto"/>
        <w:right w:val="none" w:sz="0" w:space="0" w:color="auto"/>
      </w:divBdr>
    </w:div>
    <w:div w:id="1204564242">
      <w:bodyDiv w:val="1"/>
      <w:marLeft w:val="0"/>
      <w:marRight w:val="0"/>
      <w:marTop w:val="0"/>
      <w:marBottom w:val="0"/>
      <w:divBdr>
        <w:top w:val="none" w:sz="0" w:space="0" w:color="auto"/>
        <w:left w:val="none" w:sz="0" w:space="0" w:color="auto"/>
        <w:bottom w:val="none" w:sz="0" w:space="0" w:color="auto"/>
        <w:right w:val="none" w:sz="0" w:space="0" w:color="auto"/>
      </w:divBdr>
      <w:divsChild>
        <w:div w:id="56124916">
          <w:marLeft w:val="640"/>
          <w:marRight w:val="0"/>
          <w:marTop w:val="0"/>
          <w:marBottom w:val="0"/>
          <w:divBdr>
            <w:top w:val="none" w:sz="0" w:space="0" w:color="auto"/>
            <w:left w:val="none" w:sz="0" w:space="0" w:color="auto"/>
            <w:bottom w:val="none" w:sz="0" w:space="0" w:color="auto"/>
            <w:right w:val="none" w:sz="0" w:space="0" w:color="auto"/>
          </w:divBdr>
        </w:div>
        <w:div w:id="75055317">
          <w:marLeft w:val="640"/>
          <w:marRight w:val="0"/>
          <w:marTop w:val="0"/>
          <w:marBottom w:val="0"/>
          <w:divBdr>
            <w:top w:val="none" w:sz="0" w:space="0" w:color="auto"/>
            <w:left w:val="none" w:sz="0" w:space="0" w:color="auto"/>
            <w:bottom w:val="none" w:sz="0" w:space="0" w:color="auto"/>
            <w:right w:val="none" w:sz="0" w:space="0" w:color="auto"/>
          </w:divBdr>
        </w:div>
        <w:div w:id="93091152">
          <w:marLeft w:val="640"/>
          <w:marRight w:val="0"/>
          <w:marTop w:val="0"/>
          <w:marBottom w:val="0"/>
          <w:divBdr>
            <w:top w:val="none" w:sz="0" w:space="0" w:color="auto"/>
            <w:left w:val="none" w:sz="0" w:space="0" w:color="auto"/>
            <w:bottom w:val="none" w:sz="0" w:space="0" w:color="auto"/>
            <w:right w:val="none" w:sz="0" w:space="0" w:color="auto"/>
          </w:divBdr>
        </w:div>
        <w:div w:id="95830829">
          <w:marLeft w:val="640"/>
          <w:marRight w:val="0"/>
          <w:marTop w:val="0"/>
          <w:marBottom w:val="0"/>
          <w:divBdr>
            <w:top w:val="none" w:sz="0" w:space="0" w:color="auto"/>
            <w:left w:val="none" w:sz="0" w:space="0" w:color="auto"/>
            <w:bottom w:val="none" w:sz="0" w:space="0" w:color="auto"/>
            <w:right w:val="none" w:sz="0" w:space="0" w:color="auto"/>
          </w:divBdr>
        </w:div>
        <w:div w:id="184448539">
          <w:marLeft w:val="640"/>
          <w:marRight w:val="0"/>
          <w:marTop w:val="0"/>
          <w:marBottom w:val="0"/>
          <w:divBdr>
            <w:top w:val="none" w:sz="0" w:space="0" w:color="auto"/>
            <w:left w:val="none" w:sz="0" w:space="0" w:color="auto"/>
            <w:bottom w:val="none" w:sz="0" w:space="0" w:color="auto"/>
            <w:right w:val="none" w:sz="0" w:space="0" w:color="auto"/>
          </w:divBdr>
        </w:div>
        <w:div w:id="232200588">
          <w:marLeft w:val="640"/>
          <w:marRight w:val="0"/>
          <w:marTop w:val="0"/>
          <w:marBottom w:val="0"/>
          <w:divBdr>
            <w:top w:val="none" w:sz="0" w:space="0" w:color="auto"/>
            <w:left w:val="none" w:sz="0" w:space="0" w:color="auto"/>
            <w:bottom w:val="none" w:sz="0" w:space="0" w:color="auto"/>
            <w:right w:val="none" w:sz="0" w:space="0" w:color="auto"/>
          </w:divBdr>
        </w:div>
        <w:div w:id="392587705">
          <w:marLeft w:val="640"/>
          <w:marRight w:val="0"/>
          <w:marTop w:val="0"/>
          <w:marBottom w:val="0"/>
          <w:divBdr>
            <w:top w:val="none" w:sz="0" w:space="0" w:color="auto"/>
            <w:left w:val="none" w:sz="0" w:space="0" w:color="auto"/>
            <w:bottom w:val="none" w:sz="0" w:space="0" w:color="auto"/>
            <w:right w:val="none" w:sz="0" w:space="0" w:color="auto"/>
          </w:divBdr>
        </w:div>
        <w:div w:id="397673746">
          <w:marLeft w:val="640"/>
          <w:marRight w:val="0"/>
          <w:marTop w:val="0"/>
          <w:marBottom w:val="0"/>
          <w:divBdr>
            <w:top w:val="none" w:sz="0" w:space="0" w:color="auto"/>
            <w:left w:val="none" w:sz="0" w:space="0" w:color="auto"/>
            <w:bottom w:val="none" w:sz="0" w:space="0" w:color="auto"/>
            <w:right w:val="none" w:sz="0" w:space="0" w:color="auto"/>
          </w:divBdr>
        </w:div>
        <w:div w:id="431517329">
          <w:marLeft w:val="640"/>
          <w:marRight w:val="0"/>
          <w:marTop w:val="0"/>
          <w:marBottom w:val="0"/>
          <w:divBdr>
            <w:top w:val="none" w:sz="0" w:space="0" w:color="auto"/>
            <w:left w:val="none" w:sz="0" w:space="0" w:color="auto"/>
            <w:bottom w:val="none" w:sz="0" w:space="0" w:color="auto"/>
            <w:right w:val="none" w:sz="0" w:space="0" w:color="auto"/>
          </w:divBdr>
        </w:div>
        <w:div w:id="484859764">
          <w:marLeft w:val="640"/>
          <w:marRight w:val="0"/>
          <w:marTop w:val="0"/>
          <w:marBottom w:val="0"/>
          <w:divBdr>
            <w:top w:val="none" w:sz="0" w:space="0" w:color="auto"/>
            <w:left w:val="none" w:sz="0" w:space="0" w:color="auto"/>
            <w:bottom w:val="none" w:sz="0" w:space="0" w:color="auto"/>
            <w:right w:val="none" w:sz="0" w:space="0" w:color="auto"/>
          </w:divBdr>
        </w:div>
        <w:div w:id="527110810">
          <w:marLeft w:val="640"/>
          <w:marRight w:val="0"/>
          <w:marTop w:val="0"/>
          <w:marBottom w:val="0"/>
          <w:divBdr>
            <w:top w:val="none" w:sz="0" w:space="0" w:color="auto"/>
            <w:left w:val="none" w:sz="0" w:space="0" w:color="auto"/>
            <w:bottom w:val="none" w:sz="0" w:space="0" w:color="auto"/>
            <w:right w:val="none" w:sz="0" w:space="0" w:color="auto"/>
          </w:divBdr>
        </w:div>
        <w:div w:id="542446404">
          <w:marLeft w:val="640"/>
          <w:marRight w:val="0"/>
          <w:marTop w:val="0"/>
          <w:marBottom w:val="0"/>
          <w:divBdr>
            <w:top w:val="none" w:sz="0" w:space="0" w:color="auto"/>
            <w:left w:val="none" w:sz="0" w:space="0" w:color="auto"/>
            <w:bottom w:val="none" w:sz="0" w:space="0" w:color="auto"/>
            <w:right w:val="none" w:sz="0" w:space="0" w:color="auto"/>
          </w:divBdr>
        </w:div>
        <w:div w:id="602301859">
          <w:marLeft w:val="640"/>
          <w:marRight w:val="0"/>
          <w:marTop w:val="0"/>
          <w:marBottom w:val="0"/>
          <w:divBdr>
            <w:top w:val="none" w:sz="0" w:space="0" w:color="auto"/>
            <w:left w:val="none" w:sz="0" w:space="0" w:color="auto"/>
            <w:bottom w:val="none" w:sz="0" w:space="0" w:color="auto"/>
            <w:right w:val="none" w:sz="0" w:space="0" w:color="auto"/>
          </w:divBdr>
        </w:div>
        <w:div w:id="682435738">
          <w:marLeft w:val="640"/>
          <w:marRight w:val="0"/>
          <w:marTop w:val="0"/>
          <w:marBottom w:val="0"/>
          <w:divBdr>
            <w:top w:val="none" w:sz="0" w:space="0" w:color="auto"/>
            <w:left w:val="none" w:sz="0" w:space="0" w:color="auto"/>
            <w:bottom w:val="none" w:sz="0" w:space="0" w:color="auto"/>
            <w:right w:val="none" w:sz="0" w:space="0" w:color="auto"/>
          </w:divBdr>
        </w:div>
        <w:div w:id="739059849">
          <w:marLeft w:val="640"/>
          <w:marRight w:val="0"/>
          <w:marTop w:val="0"/>
          <w:marBottom w:val="0"/>
          <w:divBdr>
            <w:top w:val="none" w:sz="0" w:space="0" w:color="auto"/>
            <w:left w:val="none" w:sz="0" w:space="0" w:color="auto"/>
            <w:bottom w:val="none" w:sz="0" w:space="0" w:color="auto"/>
            <w:right w:val="none" w:sz="0" w:space="0" w:color="auto"/>
          </w:divBdr>
        </w:div>
        <w:div w:id="746850737">
          <w:marLeft w:val="640"/>
          <w:marRight w:val="0"/>
          <w:marTop w:val="0"/>
          <w:marBottom w:val="0"/>
          <w:divBdr>
            <w:top w:val="none" w:sz="0" w:space="0" w:color="auto"/>
            <w:left w:val="none" w:sz="0" w:space="0" w:color="auto"/>
            <w:bottom w:val="none" w:sz="0" w:space="0" w:color="auto"/>
            <w:right w:val="none" w:sz="0" w:space="0" w:color="auto"/>
          </w:divBdr>
        </w:div>
        <w:div w:id="788358282">
          <w:marLeft w:val="640"/>
          <w:marRight w:val="0"/>
          <w:marTop w:val="0"/>
          <w:marBottom w:val="0"/>
          <w:divBdr>
            <w:top w:val="none" w:sz="0" w:space="0" w:color="auto"/>
            <w:left w:val="none" w:sz="0" w:space="0" w:color="auto"/>
            <w:bottom w:val="none" w:sz="0" w:space="0" w:color="auto"/>
            <w:right w:val="none" w:sz="0" w:space="0" w:color="auto"/>
          </w:divBdr>
        </w:div>
        <w:div w:id="798300418">
          <w:marLeft w:val="640"/>
          <w:marRight w:val="0"/>
          <w:marTop w:val="0"/>
          <w:marBottom w:val="0"/>
          <w:divBdr>
            <w:top w:val="none" w:sz="0" w:space="0" w:color="auto"/>
            <w:left w:val="none" w:sz="0" w:space="0" w:color="auto"/>
            <w:bottom w:val="none" w:sz="0" w:space="0" w:color="auto"/>
            <w:right w:val="none" w:sz="0" w:space="0" w:color="auto"/>
          </w:divBdr>
        </w:div>
        <w:div w:id="841815106">
          <w:marLeft w:val="640"/>
          <w:marRight w:val="0"/>
          <w:marTop w:val="0"/>
          <w:marBottom w:val="0"/>
          <w:divBdr>
            <w:top w:val="none" w:sz="0" w:space="0" w:color="auto"/>
            <w:left w:val="none" w:sz="0" w:space="0" w:color="auto"/>
            <w:bottom w:val="none" w:sz="0" w:space="0" w:color="auto"/>
            <w:right w:val="none" w:sz="0" w:space="0" w:color="auto"/>
          </w:divBdr>
        </w:div>
        <w:div w:id="873688723">
          <w:marLeft w:val="640"/>
          <w:marRight w:val="0"/>
          <w:marTop w:val="0"/>
          <w:marBottom w:val="0"/>
          <w:divBdr>
            <w:top w:val="none" w:sz="0" w:space="0" w:color="auto"/>
            <w:left w:val="none" w:sz="0" w:space="0" w:color="auto"/>
            <w:bottom w:val="none" w:sz="0" w:space="0" w:color="auto"/>
            <w:right w:val="none" w:sz="0" w:space="0" w:color="auto"/>
          </w:divBdr>
        </w:div>
        <w:div w:id="879129904">
          <w:marLeft w:val="640"/>
          <w:marRight w:val="0"/>
          <w:marTop w:val="0"/>
          <w:marBottom w:val="0"/>
          <w:divBdr>
            <w:top w:val="none" w:sz="0" w:space="0" w:color="auto"/>
            <w:left w:val="none" w:sz="0" w:space="0" w:color="auto"/>
            <w:bottom w:val="none" w:sz="0" w:space="0" w:color="auto"/>
            <w:right w:val="none" w:sz="0" w:space="0" w:color="auto"/>
          </w:divBdr>
        </w:div>
        <w:div w:id="929580660">
          <w:marLeft w:val="640"/>
          <w:marRight w:val="0"/>
          <w:marTop w:val="0"/>
          <w:marBottom w:val="0"/>
          <w:divBdr>
            <w:top w:val="none" w:sz="0" w:space="0" w:color="auto"/>
            <w:left w:val="none" w:sz="0" w:space="0" w:color="auto"/>
            <w:bottom w:val="none" w:sz="0" w:space="0" w:color="auto"/>
            <w:right w:val="none" w:sz="0" w:space="0" w:color="auto"/>
          </w:divBdr>
        </w:div>
        <w:div w:id="1078022194">
          <w:marLeft w:val="640"/>
          <w:marRight w:val="0"/>
          <w:marTop w:val="0"/>
          <w:marBottom w:val="0"/>
          <w:divBdr>
            <w:top w:val="none" w:sz="0" w:space="0" w:color="auto"/>
            <w:left w:val="none" w:sz="0" w:space="0" w:color="auto"/>
            <w:bottom w:val="none" w:sz="0" w:space="0" w:color="auto"/>
            <w:right w:val="none" w:sz="0" w:space="0" w:color="auto"/>
          </w:divBdr>
        </w:div>
        <w:div w:id="1079867841">
          <w:marLeft w:val="640"/>
          <w:marRight w:val="0"/>
          <w:marTop w:val="0"/>
          <w:marBottom w:val="0"/>
          <w:divBdr>
            <w:top w:val="none" w:sz="0" w:space="0" w:color="auto"/>
            <w:left w:val="none" w:sz="0" w:space="0" w:color="auto"/>
            <w:bottom w:val="none" w:sz="0" w:space="0" w:color="auto"/>
            <w:right w:val="none" w:sz="0" w:space="0" w:color="auto"/>
          </w:divBdr>
        </w:div>
        <w:div w:id="1093434521">
          <w:marLeft w:val="640"/>
          <w:marRight w:val="0"/>
          <w:marTop w:val="0"/>
          <w:marBottom w:val="0"/>
          <w:divBdr>
            <w:top w:val="none" w:sz="0" w:space="0" w:color="auto"/>
            <w:left w:val="none" w:sz="0" w:space="0" w:color="auto"/>
            <w:bottom w:val="none" w:sz="0" w:space="0" w:color="auto"/>
            <w:right w:val="none" w:sz="0" w:space="0" w:color="auto"/>
          </w:divBdr>
        </w:div>
        <w:div w:id="1135373028">
          <w:marLeft w:val="640"/>
          <w:marRight w:val="0"/>
          <w:marTop w:val="0"/>
          <w:marBottom w:val="0"/>
          <w:divBdr>
            <w:top w:val="none" w:sz="0" w:space="0" w:color="auto"/>
            <w:left w:val="none" w:sz="0" w:space="0" w:color="auto"/>
            <w:bottom w:val="none" w:sz="0" w:space="0" w:color="auto"/>
            <w:right w:val="none" w:sz="0" w:space="0" w:color="auto"/>
          </w:divBdr>
        </w:div>
        <w:div w:id="1147550591">
          <w:marLeft w:val="640"/>
          <w:marRight w:val="0"/>
          <w:marTop w:val="0"/>
          <w:marBottom w:val="0"/>
          <w:divBdr>
            <w:top w:val="none" w:sz="0" w:space="0" w:color="auto"/>
            <w:left w:val="none" w:sz="0" w:space="0" w:color="auto"/>
            <w:bottom w:val="none" w:sz="0" w:space="0" w:color="auto"/>
            <w:right w:val="none" w:sz="0" w:space="0" w:color="auto"/>
          </w:divBdr>
        </w:div>
        <w:div w:id="1151212898">
          <w:marLeft w:val="640"/>
          <w:marRight w:val="0"/>
          <w:marTop w:val="0"/>
          <w:marBottom w:val="0"/>
          <w:divBdr>
            <w:top w:val="none" w:sz="0" w:space="0" w:color="auto"/>
            <w:left w:val="none" w:sz="0" w:space="0" w:color="auto"/>
            <w:bottom w:val="none" w:sz="0" w:space="0" w:color="auto"/>
            <w:right w:val="none" w:sz="0" w:space="0" w:color="auto"/>
          </w:divBdr>
        </w:div>
        <w:div w:id="1245651075">
          <w:marLeft w:val="640"/>
          <w:marRight w:val="0"/>
          <w:marTop w:val="0"/>
          <w:marBottom w:val="0"/>
          <w:divBdr>
            <w:top w:val="none" w:sz="0" w:space="0" w:color="auto"/>
            <w:left w:val="none" w:sz="0" w:space="0" w:color="auto"/>
            <w:bottom w:val="none" w:sz="0" w:space="0" w:color="auto"/>
            <w:right w:val="none" w:sz="0" w:space="0" w:color="auto"/>
          </w:divBdr>
        </w:div>
        <w:div w:id="1279491211">
          <w:marLeft w:val="640"/>
          <w:marRight w:val="0"/>
          <w:marTop w:val="0"/>
          <w:marBottom w:val="0"/>
          <w:divBdr>
            <w:top w:val="none" w:sz="0" w:space="0" w:color="auto"/>
            <w:left w:val="none" w:sz="0" w:space="0" w:color="auto"/>
            <w:bottom w:val="none" w:sz="0" w:space="0" w:color="auto"/>
            <w:right w:val="none" w:sz="0" w:space="0" w:color="auto"/>
          </w:divBdr>
        </w:div>
        <w:div w:id="1287079281">
          <w:marLeft w:val="640"/>
          <w:marRight w:val="0"/>
          <w:marTop w:val="0"/>
          <w:marBottom w:val="0"/>
          <w:divBdr>
            <w:top w:val="none" w:sz="0" w:space="0" w:color="auto"/>
            <w:left w:val="none" w:sz="0" w:space="0" w:color="auto"/>
            <w:bottom w:val="none" w:sz="0" w:space="0" w:color="auto"/>
            <w:right w:val="none" w:sz="0" w:space="0" w:color="auto"/>
          </w:divBdr>
        </w:div>
        <w:div w:id="1305936716">
          <w:marLeft w:val="640"/>
          <w:marRight w:val="0"/>
          <w:marTop w:val="0"/>
          <w:marBottom w:val="0"/>
          <w:divBdr>
            <w:top w:val="none" w:sz="0" w:space="0" w:color="auto"/>
            <w:left w:val="none" w:sz="0" w:space="0" w:color="auto"/>
            <w:bottom w:val="none" w:sz="0" w:space="0" w:color="auto"/>
            <w:right w:val="none" w:sz="0" w:space="0" w:color="auto"/>
          </w:divBdr>
        </w:div>
        <w:div w:id="1345284410">
          <w:marLeft w:val="640"/>
          <w:marRight w:val="0"/>
          <w:marTop w:val="0"/>
          <w:marBottom w:val="0"/>
          <w:divBdr>
            <w:top w:val="none" w:sz="0" w:space="0" w:color="auto"/>
            <w:left w:val="none" w:sz="0" w:space="0" w:color="auto"/>
            <w:bottom w:val="none" w:sz="0" w:space="0" w:color="auto"/>
            <w:right w:val="none" w:sz="0" w:space="0" w:color="auto"/>
          </w:divBdr>
        </w:div>
        <w:div w:id="1389260190">
          <w:marLeft w:val="640"/>
          <w:marRight w:val="0"/>
          <w:marTop w:val="0"/>
          <w:marBottom w:val="0"/>
          <w:divBdr>
            <w:top w:val="none" w:sz="0" w:space="0" w:color="auto"/>
            <w:left w:val="none" w:sz="0" w:space="0" w:color="auto"/>
            <w:bottom w:val="none" w:sz="0" w:space="0" w:color="auto"/>
            <w:right w:val="none" w:sz="0" w:space="0" w:color="auto"/>
          </w:divBdr>
        </w:div>
        <w:div w:id="1391877345">
          <w:marLeft w:val="640"/>
          <w:marRight w:val="0"/>
          <w:marTop w:val="0"/>
          <w:marBottom w:val="0"/>
          <w:divBdr>
            <w:top w:val="none" w:sz="0" w:space="0" w:color="auto"/>
            <w:left w:val="none" w:sz="0" w:space="0" w:color="auto"/>
            <w:bottom w:val="none" w:sz="0" w:space="0" w:color="auto"/>
            <w:right w:val="none" w:sz="0" w:space="0" w:color="auto"/>
          </w:divBdr>
        </w:div>
        <w:div w:id="1658456121">
          <w:marLeft w:val="640"/>
          <w:marRight w:val="0"/>
          <w:marTop w:val="0"/>
          <w:marBottom w:val="0"/>
          <w:divBdr>
            <w:top w:val="none" w:sz="0" w:space="0" w:color="auto"/>
            <w:left w:val="none" w:sz="0" w:space="0" w:color="auto"/>
            <w:bottom w:val="none" w:sz="0" w:space="0" w:color="auto"/>
            <w:right w:val="none" w:sz="0" w:space="0" w:color="auto"/>
          </w:divBdr>
        </w:div>
        <w:div w:id="1677074245">
          <w:marLeft w:val="640"/>
          <w:marRight w:val="0"/>
          <w:marTop w:val="0"/>
          <w:marBottom w:val="0"/>
          <w:divBdr>
            <w:top w:val="none" w:sz="0" w:space="0" w:color="auto"/>
            <w:left w:val="none" w:sz="0" w:space="0" w:color="auto"/>
            <w:bottom w:val="none" w:sz="0" w:space="0" w:color="auto"/>
            <w:right w:val="none" w:sz="0" w:space="0" w:color="auto"/>
          </w:divBdr>
        </w:div>
        <w:div w:id="1677077483">
          <w:marLeft w:val="640"/>
          <w:marRight w:val="0"/>
          <w:marTop w:val="0"/>
          <w:marBottom w:val="0"/>
          <w:divBdr>
            <w:top w:val="none" w:sz="0" w:space="0" w:color="auto"/>
            <w:left w:val="none" w:sz="0" w:space="0" w:color="auto"/>
            <w:bottom w:val="none" w:sz="0" w:space="0" w:color="auto"/>
            <w:right w:val="none" w:sz="0" w:space="0" w:color="auto"/>
          </w:divBdr>
        </w:div>
        <w:div w:id="1829594534">
          <w:marLeft w:val="640"/>
          <w:marRight w:val="0"/>
          <w:marTop w:val="0"/>
          <w:marBottom w:val="0"/>
          <w:divBdr>
            <w:top w:val="none" w:sz="0" w:space="0" w:color="auto"/>
            <w:left w:val="none" w:sz="0" w:space="0" w:color="auto"/>
            <w:bottom w:val="none" w:sz="0" w:space="0" w:color="auto"/>
            <w:right w:val="none" w:sz="0" w:space="0" w:color="auto"/>
          </w:divBdr>
        </w:div>
        <w:div w:id="1843154862">
          <w:marLeft w:val="640"/>
          <w:marRight w:val="0"/>
          <w:marTop w:val="0"/>
          <w:marBottom w:val="0"/>
          <w:divBdr>
            <w:top w:val="none" w:sz="0" w:space="0" w:color="auto"/>
            <w:left w:val="none" w:sz="0" w:space="0" w:color="auto"/>
            <w:bottom w:val="none" w:sz="0" w:space="0" w:color="auto"/>
            <w:right w:val="none" w:sz="0" w:space="0" w:color="auto"/>
          </w:divBdr>
        </w:div>
        <w:div w:id="1921061794">
          <w:marLeft w:val="640"/>
          <w:marRight w:val="0"/>
          <w:marTop w:val="0"/>
          <w:marBottom w:val="0"/>
          <w:divBdr>
            <w:top w:val="none" w:sz="0" w:space="0" w:color="auto"/>
            <w:left w:val="none" w:sz="0" w:space="0" w:color="auto"/>
            <w:bottom w:val="none" w:sz="0" w:space="0" w:color="auto"/>
            <w:right w:val="none" w:sz="0" w:space="0" w:color="auto"/>
          </w:divBdr>
        </w:div>
        <w:div w:id="1927419821">
          <w:marLeft w:val="640"/>
          <w:marRight w:val="0"/>
          <w:marTop w:val="0"/>
          <w:marBottom w:val="0"/>
          <w:divBdr>
            <w:top w:val="none" w:sz="0" w:space="0" w:color="auto"/>
            <w:left w:val="none" w:sz="0" w:space="0" w:color="auto"/>
            <w:bottom w:val="none" w:sz="0" w:space="0" w:color="auto"/>
            <w:right w:val="none" w:sz="0" w:space="0" w:color="auto"/>
          </w:divBdr>
        </w:div>
        <w:div w:id="1934166061">
          <w:marLeft w:val="640"/>
          <w:marRight w:val="0"/>
          <w:marTop w:val="0"/>
          <w:marBottom w:val="0"/>
          <w:divBdr>
            <w:top w:val="none" w:sz="0" w:space="0" w:color="auto"/>
            <w:left w:val="none" w:sz="0" w:space="0" w:color="auto"/>
            <w:bottom w:val="none" w:sz="0" w:space="0" w:color="auto"/>
            <w:right w:val="none" w:sz="0" w:space="0" w:color="auto"/>
          </w:divBdr>
        </w:div>
        <w:div w:id="1968509243">
          <w:marLeft w:val="640"/>
          <w:marRight w:val="0"/>
          <w:marTop w:val="0"/>
          <w:marBottom w:val="0"/>
          <w:divBdr>
            <w:top w:val="none" w:sz="0" w:space="0" w:color="auto"/>
            <w:left w:val="none" w:sz="0" w:space="0" w:color="auto"/>
            <w:bottom w:val="none" w:sz="0" w:space="0" w:color="auto"/>
            <w:right w:val="none" w:sz="0" w:space="0" w:color="auto"/>
          </w:divBdr>
        </w:div>
        <w:div w:id="1972906987">
          <w:marLeft w:val="640"/>
          <w:marRight w:val="0"/>
          <w:marTop w:val="0"/>
          <w:marBottom w:val="0"/>
          <w:divBdr>
            <w:top w:val="none" w:sz="0" w:space="0" w:color="auto"/>
            <w:left w:val="none" w:sz="0" w:space="0" w:color="auto"/>
            <w:bottom w:val="none" w:sz="0" w:space="0" w:color="auto"/>
            <w:right w:val="none" w:sz="0" w:space="0" w:color="auto"/>
          </w:divBdr>
        </w:div>
        <w:div w:id="2011790542">
          <w:marLeft w:val="640"/>
          <w:marRight w:val="0"/>
          <w:marTop w:val="0"/>
          <w:marBottom w:val="0"/>
          <w:divBdr>
            <w:top w:val="none" w:sz="0" w:space="0" w:color="auto"/>
            <w:left w:val="none" w:sz="0" w:space="0" w:color="auto"/>
            <w:bottom w:val="none" w:sz="0" w:space="0" w:color="auto"/>
            <w:right w:val="none" w:sz="0" w:space="0" w:color="auto"/>
          </w:divBdr>
        </w:div>
        <w:div w:id="2026787476">
          <w:marLeft w:val="640"/>
          <w:marRight w:val="0"/>
          <w:marTop w:val="0"/>
          <w:marBottom w:val="0"/>
          <w:divBdr>
            <w:top w:val="none" w:sz="0" w:space="0" w:color="auto"/>
            <w:left w:val="none" w:sz="0" w:space="0" w:color="auto"/>
            <w:bottom w:val="none" w:sz="0" w:space="0" w:color="auto"/>
            <w:right w:val="none" w:sz="0" w:space="0" w:color="auto"/>
          </w:divBdr>
        </w:div>
        <w:div w:id="2064677647">
          <w:marLeft w:val="640"/>
          <w:marRight w:val="0"/>
          <w:marTop w:val="0"/>
          <w:marBottom w:val="0"/>
          <w:divBdr>
            <w:top w:val="none" w:sz="0" w:space="0" w:color="auto"/>
            <w:left w:val="none" w:sz="0" w:space="0" w:color="auto"/>
            <w:bottom w:val="none" w:sz="0" w:space="0" w:color="auto"/>
            <w:right w:val="none" w:sz="0" w:space="0" w:color="auto"/>
          </w:divBdr>
        </w:div>
        <w:div w:id="2088501427">
          <w:marLeft w:val="640"/>
          <w:marRight w:val="0"/>
          <w:marTop w:val="0"/>
          <w:marBottom w:val="0"/>
          <w:divBdr>
            <w:top w:val="none" w:sz="0" w:space="0" w:color="auto"/>
            <w:left w:val="none" w:sz="0" w:space="0" w:color="auto"/>
            <w:bottom w:val="none" w:sz="0" w:space="0" w:color="auto"/>
            <w:right w:val="none" w:sz="0" w:space="0" w:color="auto"/>
          </w:divBdr>
        </w:div>
        <w:div w:id="2092000814">
          <w:marLeft w:val="640"/>
          <w:marRight w:val="0"/>
          <w:marTop w:val="0"/>
          <w:marBottom w:val="0"/>
          <w:divBdr>
            <w:top w:val="none" w:sz="0" w:space="0" w:color="auto"/>
            <w:left w:val="none" w:sz="0" w:space="0" w:color="auto"/>
            <w:bottom w:val="none" w:sz="0" w:space="0" w:color="auto"/>
            <w:right w:val="none" w:sz="0" w:space="0" w:color="auto"/>
          </w:divBdr>
        </w:div>
      </w:divsChild>
    </w:div>
    <w:div w:id="1205219373">
      <w:bodyDiv w:val="1"/>
      <w:marLeft w:val="0"/>
      <w:marRight w:val="0"/>
      <w:marTop w:val="0"/>
      <w:marBottom w:val="0"/>
      <w:divBdr>
        <w:top w:val="none" w:sz="0" w:space="0" w:color="auto"/>
        <w:left w:val="none" w:sz="0" w:space="0" w:color="auto"/>
        <w:bottom w:val="none" w:sz="0" w:space="0" w:color="auto"/>
        <w:right w:val="none" w:sz="0" w:space="0" w:color="auto"/>
      </w:divBdr>
      <w:divsChild>
        <w:div w:id="103352733">
          <w:marLeft w:val="640"/>
          <w:marRight w:val="0"/>
          <w:marTop w:val="0"/>
          <w:marBottom w:val="0"/>
          <w:divBdr>
            <w:top w:val="none" w:sz="0" w:space="0" w:color="auto"/>
            <w:left w:val="none" w:sz="0" w:space="0" w:color="auto"/>
            <w:bottom w:val="none" w:sz="0" w:space="0" w:color="auto"/>
            <w:right w:val="none" w:sz="0" w:space="0" w:color="auto"/>
          </w:divBdr>
        </w:div>
        <w:div w:id="207302100">
          <w:marLeft w:val="640"/>
          <w:marRight w:val="0"/>
          <w:marTop w:val="0"/>
          <w:marBottom w:val="0"/>
          <w:divBdr>
            <w:top w:val="none" w:sz="0" w:space="0" w:color="auto"/>
            <w:left w:val="none" w:sz="0" w:space="0" w:color="auto"/>
            <w:bottom w:val="none" w:sz="0" w:space="0" w:color="auto"/>
            <w:right w:val="none" w:sz="0" w:space="0" w:color="auto"/>
          </w:divBdr>
        </w:div>
        <w:div w:id="258300571">
          <w:marLeft w:val="640"/>
          <w:marRight w:val="0"/>
          <w:marTop w:val="0"/>
          <w:marBottom w:val="0"/>
          <w:divBdr>
            <w:top w:val="none" w:sz="0" w:space="0" w:color="auto"/>
            <w:left w:val="none" w:sz="0" w:space="0" w:color="auto"/>
            <w:bottom w:val="none" w:sz="0" w:space="0" w:color="auto"/>
            <w:right w:val="none" w:sz="0" w:space="0" w:color="auto"/>
          </w:divBdr>
        </w:div>
        <w:div w:id="346059496">
          <w:marLeft w:val="640"/>
          <w:marRight w:val="0"/>
          <w:marTop w:val="0"/>
          <w:marBottom w:val="0"/>
          <w:divBdr>
            <w:top w:val="none" w:sz="0" w:space="0" w:color="auto"/>
            <w:left w:val="none" w:sz="0" w:space="0" w:color="auto"/>
            <w:bottom w:val="none" w:sz="0" w:space="0" w:color="auto"/>
            <w:right w:val="none" w:sz="0" w:space="0" w:color="auto"/>
          </w:divBdr>
        </w:div>
        <w:div w:id="388463370">
          <w:marLeft w:val="640"/>
          <w:marRight w:val="0"/>
          <w:marTop w:val="0"/>
          <w:marBottom w:val="0"/>
          <w:divBdr>
            <w:top w:val="none" w:sz="0" w:space="0" w:color="auto"/>
            <w:left w:val="none" w:sz="0" w:space="0" w:color="auto"/>
            <w:bottom w:val="none" w:sz="0" w:space="0" w:color="auto"/>
            <w:right w:val="none" w:sz="0" w:space="0" w:color="auto"/>
          </w:divBdr>
        </w:div>
        <w:div w:id="451942210">
          <w:marLeft w:val="640"/>
          <w:marRight w:val="0"/>
          <w:marTop w:val="0"/>
          <w:marBottom w:val="0"/>
          <w:divBdr>
            <w:top w:val="none" w:sz="0" w:space="0" w:color="auto"/>
            <w:left w:val="none" w:sz="0" w:space="0" w:color="auto"/>
            <w:bottom w:val="none" w:sz="0" w:space="0" w:color="auto"/>
            <w:right w:val="none" w:sz="0" w:space="0" w:color="auto"/>
          </w:divBdr>
        </w:div>
        <w:div w:id="663706923">
          <w:marLeft w:val="640"/>
          <w:marRight w:val="0"/>
          <w:marTop w:val="0"/>
          <w:marBottom w:val="0"/>
          <w:divBdr>
            <w:top w:val="none" w:sz="0" w:space="0" w:color="auto"/>
            <w:left w:val="none" w:sz="0" w:space="0" w:color="auto"/>
            <w:bottom w:val="none" w:sz="0" w:space="0" w:color="auto"/>
            <w:right w:val="none" w:sz="0" w:space="0" w:color="auto"/>
          </w:divBdr>
        </w:div>
        <w:div w:id="668868950">
          <w:marLeft w:val="640"/>
          <w:marRight w:val="0"/>
          <w:marTop w:val="0"/>
          <w:marBottom w:val="0"/>
          <w:divBdr>
            <w:top w:val="none" w:sz="0" w:space="0" w:color="auto"/>
            <w:left w:val="none" w:sz="0" w:space="0" w:color="auto"/>
            <w:bottom w:val="none" w:sz="0" w:space="0" w:color="auto"/>
            <w:right w:val="none" w:sz="0" w:space="0" w:color="auto"/>
          </w:divBdr>
        </w:div>
        <w:div w:id="750348074">
          <w:marLeft w:val="640"/>
          <w:marRight w:val="0"/>
          <w:marTop w:val="0"/>
          <w:marBottom w:val="0"/>
          <w:divBdr>
            <w:top w:val="none" w:sz="0" w:space="0" w:color="auto"/>
            <w:left w:val="none" w:sz="0" w:space="0" w:color="auto"/>
            <w:bottom w:val="none" w:sz="0" w:space="0" w:color="auto"/>
            <w:right w:val="none" w:sz="0" w:space="0" w:color="auto"/>
          </w:divBdr>
        </w:div>
        <w:div w:id="757795151">
          <w:marLeft w:val="640"/>
          <w:marRight w:val="0"/>
          <w:marTop w:val="0"/>
          <w:marBottom w:val="0"/>
          <w:divBdr>
            <w:top w:val="none" w:sz="0" w:space="0" w:color="auto"/>
            <w:left w:val="none" w:sz="0" w:space="0" w:color="auto"/>
            <w:bottom w:val="none" w:sz="0" w:space="0" w:color="auto"/>
            <w:right w:val="none" w:sz="0" w:space="0" w:color="auto"/>
          </w:divBdr>
        </w:div>
        <w:div w:id="823930280">
          <w:marLeft w:val="640"/>
          <w:marRight w:val="0"/>
          <w:marTop w:val="0"/>
          <w:marBottom w:val="0"/>
          <w:divBdr>
            <w:top w:val="none" w:sz="0" w:space="0" w:color="auto"/>
            <w:left w:val="none" w:sz="0" w:space="0" w:color="auto"/>
            <w:bottom w:val="none" w:sz="0" w:space="0" w:color="auto"/>
            <w:right w:val="none" w:sz="0" w:space="0" w:color="auto"/>
          </w:divBdr>
        </w:div>
        <w:div w:id="883711860">
          <w:marLeft w:val="640"/>
          <w:marRight w:val="0"/>
          <w:marTop w:val="0"/>
          <w:marBottom w:val="0"/>
          <w:divBdr>
            <w:top w:val="none" w:sz="0" w:space="0" w:color="auto"/>
            <w:left w:val="none" w:sz="0" w:space="0" w:color="auto"/>
            <w:bottom w:val="none" w:sz="0" w:space="0" w:color="auto"/>
            <w:right w:val="none" w:sz="0" w:space="0" w:color="auto"/>
          </w:divBdr>
        </w:div>
        <w:div w:id="888998382">
          <w:marLeft w:val="640"/>
          <w:marRight w:val="0"/>
          <w:marTop w:val="0"/>
          <w:marBottom w:val="0"/>
          <w:divBdr>
            <w:top w:val="none" w:sz="0" w:space="0" w:color="auto"/>
            <w:left w:val="none" w:sz="0" w:space="0" w:color="auto"/>
            <w:bottom w:val="none" w:sz="0" w:space="0" w:color="auto"/>
            <w:right w:val="none" w:sz="0" w:space="0" w:color="auto"/>
          </w:divBdr>
        </w:div>
        <w:div w:id="1453286669">
          <w:marLeft w:val="640"/>
          <w:marRight w:val="0"/>
          <w:marTop w:val="0"/>
          <w:marBottom w:val="0"/>
          <w:divBdr>
            <w:top w:val="none" w:sz="0" w:space="0" w:color="auto"/>
            <w:left w:val="none" w:sz="0" w:space="0" w:color="auto"/>
            <w:bottom w:val="none" w:sz="0" w:space="0" w:color="auto"/>
            <w:right w:val="none" w:sz="0" w:space="0" w:color="auto"/>
          </w:divBdr>
        </w:div>
        <w:div w:id="1455245375">
          <w:marLeft w:val="640"/>
          <w:marRight w:val="0"/>
          <w:marTop w:val="0"/>
          <w:marBottom w:val="0"/>
          <w:divBdr>
            <w:top w:val="none" w:sz="0" w:space="0" w:color="auto"/>
            <w:left w:val="none" w:sz="0" w:space="0" w:color="auto"/>
            <w:bottom w:val="none" w:sz="0" w:space="0" w:color="auto"/>
            <w:right w:val="none" w:sz="0" w:space="0" w:color="auto"/>
          </w:divBdr>
        </w:div>
        <w:div w:id="1501038254">
          <w:marLeft w:val="640"/>
          <w:marRight w:val="0"/>
          <w:marTop w:val="0"/>
          <w:marBottom w:val="0"/>
          <w:divBdr>
            <w:top w:val="none" w:sz="0" w:space="0" w:color="auto"/>
            <w:left w:val="none" w:sz="0" w:space="0" w:color="auto"/>
            <w:bottom w:val="none" w:sz="0" w:space="0" w:color="auto"/>
            <w:right w:val="none" w:sz="0" w:space="0" w:color="auto"/>
          </w:divBdr>
        </w:div>
        <w:div w:id="1636569774">
          <w:marLeft w:val="640"/>
          <w:marRight w:val="0"/>
          <w:marTop w:val="0"/>
          <w:marBottom w:val="0"/>
          <w:divBdr>
            <w:top w:val="none" w:sz="0" w:space="0" w:color="auto"/>
            <w:left w:val="none" w:sz="0" w:space="0" w:color="auto"/>
            <w:bottom w:val="none" w:sz="0" w:space="0" w:color="auto"/>
            <w:right w:val="none" w:sz="0" w:space="0" w:color="auto"/>
          </w:divBdr>
        </w:div>
        <w:div w:id="1694185934">
          <w:marLeft w:val="640"/>
          <w:marRight w:val="0"/>
          <w:marTop w:val="0"/>
          <w:marBottom w:val="0"/>
          <w:divBdr>
            <w:top w:val="none" w:sz="0" w:space="0" w:color="auto"/>
            <w:left w:val="none" w:sz="0" w:space="0" w:color="auto"/>
            <w:bottom w:val="none" w:sz="0" w:space="0" w:color="auto"/>
            <w:right w:val="none" w:sz="0" w:space="0" w:color="auto"/>
          </w:divBdr>
        </w:div>
        <w:div w:id="1715688141">
          <w:marLeft w:val="640"/>
          <w:marRight w:val="0"/>
          <w:marTop w:val="0"/>
          <w:marBottom w:val="0"/>
          <w:divBdr>
            <w:top w:val="none" w:sz="0" w:space="0" w:color="auto"/>
            <w:left w:val="none" w:sz="0" w:space="0" w:color="auto"/>
            <w:bottom w:val="none" w:sz="0" w:space="0" w:color="auto"/>
            <w:right w:val="none" w:sz="0" w:space="0" w:color="auto"/>
          </w:divBdr>
        </w:div>
        <w:div w:id="1798521681">
          <w:marLeft w:val="640"/>
          <w:marRight w:val="0"/>
          <w:marTop w:val="0"/>
          <w:marBottom w:val="0"/>
          <w:divBdr>
            <w:top w:val="none" w:sz="0" w:space="0" w:color="auto"/>
            <w:left w:val="none" w:sz="0" w:space="0" w:color="auto"/>
            <w:bottom w:val="none" w:sz="0" w:space="0" w:color="auto"/>
            <w:right w:val="none" w:sz="0" w:space="0" w:color="auto"/>
          </w:divBdr>
        </w:div>
        <w:div w:id="1836846637">
          <w:marLeft w:val="640"/>
          <w:marRight w:val="0"/>
          <w:marTop w:val="0"/>
          <w:marBottom w:val="0"/>
          <w:divBdr>
            <w:top w:val="none" w:sz="0" w:space="0" w:color="auto"/>
            <w:left w:val="none" w:sz="0" w:space="0" w:color="auto"/>
            <w:bottom w:val="none" w:sz="0" w:space="0" w:color="auto"/>
            <w:right w:val="none" w:sz="0" w:space="0" w:color="auto"/>
          </w:divBdr>
        </w:div>
        <w:div w:id="1843273717">
          <w:marLeft w:val="640"/>
          <w:marRight w:val="0"/>
          <w:marTop w:val="0"/>
          <w:marBottom w:val="0"/>
          <w:divBdr>
            <w:top w:val="none" w:sz="0" w:space="0" w:color="auto"/>
            <w:left w:val="none" w:sz="0" w:space="0" w:color="auto"/>
            <w:bottom w:val="none" w:sz="0" w:space="0" w:color="auto"/>
            <w:right w:val="none" w:sz="0" w:space="0" w:color="auto"/>
          </w:divBdr>
        </w:div>
        <w:div w:id="1853907806">
          <w:marLeft w:val="640"/>
          <w:marRight w:val="0"/>
          <w:marTop w:val="0"/>
          <w:marBottom w:val="0"/>
          <w:divBdr>
            <w:top w:val="none" w:sz="0" w:space="0" w:color="auto"/>
            <w:left w:val="none" w:sz="0" w:space="0" w:color="auto"/>
            <w:bottom w:val="none" w:sz="0" w:space="0" w:color="auto"/>
            <w:right w:val="none" w:sz="0" w:space="0" w:color="auto"/>
          </w:divBdr>
        </w:div>
        <w:div w:id="1878737186">
          <w:marLeft w:val="640"/>
          <w:marRight w:val="0"/>
          <w:marTop w:val="0"/>
          <w:marBottom w:val="0"/>
          <w:divBdr>
            <w:top w:val="none" w:sz="0" w:space="0" w:color="auto"/>
            <w:left w:val="none" w:sz="0" w:space="0" w:color="auto"/>
            <w:bottom w:val="none" w:sz="0" w:space="0" w:color="auto"/>
            <w:right w:val="none" w:sz="0" w:space="0" w:color="auto"/>
          </w:divBdr>
        </w:div>
        <w:div w:id="1919635733">
          <w:marLeft w:val="640"/>
          <w:marRight w:val="0"/>
          <w:marTop w:val="0"/>
          <w:marBottom w:val="0"/>
          <w:divBdr>
            <w:top w:val="none" w:sz="0" w:space="0" w:color="auto"/>
            <w:left w:val="none" w:sz="0" w:space="0" w:color="auto"/>
            <w:bottom w:val="none" w:sz="0" w:space="0" w:color="auto"/>
            <w:right w:val="none" w:sz="0" w:space="0" w:color="auto"/>
          </w:divBdr>
        </w:div>
        <w:div w:id="2050563922">
          <w:marLeft w:val="640"/>
          <w:marRight w:val="0"/>
          <w:marTop w:val="0"/>
          <w:marBottom w:val="0"/>
          <w:divBdr>
            <w:top w:val="none" w:sz="0" w:space="0" w:color="auto"/>
            <w:left w:val="none" w:sz="0" w:space="0" w:color="auto"/>
            <w:bottom w:val="none" w:sz="0" w:space="0" w:color="auto"/>
            <w:right w:val="none" w:sz="0" w:space="0" w:color="auto"/>
          </w:divBdr>
        </w:div>
        <w:div w:id="2119908034">
          <w:marLeft w:val="640"/>
          <w:marRight w:val="0"/>
          <w:marTop w:val="0"/>
          <w:marBottom w:val="0"/>
          <w:divBdr>
            <w:top w:val="none" w:sz="0" w:space="0" w:color="auto"/>
            <w:left w:val="none" w:sz="0" w:space="0" w:color="auto"/>
            <w:bottom w:val="none" w:sz="0" w:space="0" w:color="auto"/>
            <w:right w:val="none" w:sz="0" w:space="0" w:color="auto"/>
          </w:divBdr>
        </w:div>
      </w:divsChild>
    </w:div>
    <w:div w:id="1209414550">
      <w:marLeft w:val="0"/>
      <w:marRight w:val="0"/>
      <w:marTop w:val="0"/>
      <w:marBottom w:val="0"/>
      <w:divBdr>
        <w:top w:val="none" w:sz="0" w:space="0" w:color="auto"/>
        <w:left w:val="none" w:sz="0" w:space="0" w:color="auto"/>
        <w:bottom w:val="none" w:sz="0" w:space="0" w:color="auto"/>
        <w:right w:val="none" w:sz="0" w:space="0" w:color="auto"/>
      </w:divBdr>
    </w:div>
    <w:div w:id="1210219431">
      <w:marLeft w:val="0"/>
      <w:marRight w:val="0"/>
      <w:marTop w:val="0"/>
      <w:marBottom w:val="0"/>
      <w:divBdr>
        <w:top w:val="none" w:sz="0" w:space="0" w:color="auto"/>
        <w:left w:val="none" w:sz="0" w:space="0" w:color="auto"/>
        <w:bottom w:val="none" w:sz="0" w:space="0" w:color="auto"/>
        <w:right w:val="none" w:sz="0" w:space="0" w:color="auto"/>
      </w:divBdr>
    </w:div>
    <w:div w:id="1210654365">
      <w:bodyDiv w:val="1"/>
      <w:marLeft w:val="0"/>
      <w:marRight w:val="0"/>
      <w:marTop w:val="0"/>
      <w:marBottom w:val="0"/>
      <w:divBdr>
        <w:top w:val="none" w:sz="0" w:space="0" w:color="auto"/>
        <w:left w:val="none" w:sz="0" w:space="0" w:color="auto"/>
        <w:bottom w:val="none" w:sz="0" w:space="0" w:color="auto"/>
        <w:right w:val="none" w:sz="0" w:space="0" w:color="auto"/>
      </w:divBdr>
      <w:divsChild>
        <w:div w:id="30963843">
          <w:marLeft w:val="640"/>
          <w:marRight w:val="0"/>
          <w:marTop w:val="0"/>
          <w:marBottom w:val="0"/>
          <w:divBdr>
            <w:top w:val="none" w:sz="0" w:space="0" w:color="auto"/>
            <w:left w:val="none" w:sz="0" w:space="0" w:color="auto"/>
            <w:bottom w:val="none" w:sz="0" w:space="0" w:color="auto"/>
            <w:right w:val="none" w:sz="0" w:space="0" w:color="auto"/>
          </w:divBdr>
        </w:div>
        <w:div w:id="93521011">
          <w:marLeft w:val="640"/>
          <w:marRight w:val="0"/>
          <w:marTop w:val="0"/>
          <w:marBottom w:val="0"/>
          <w:divBdr>
            <w:top w:val="none" w:sz="0" w:space="0" w:color="auto"/>
            <w:left w:val="none" w:sz="0" w:space="0" w:color="auto"/>
            <w:bottom w:val="none" w:sz="0" w:space="0" w:color="auto"/>
            <w:right w:val="none" w:sz="0" w:space="0" w:color="auto"/>
          </w:divBdr>
        </w:div>
        <w:div w:id="122693817">
          <w:marLeft w:val="640"/>
          <w:marRight w:val="0"/>
          <w:marTop w:val="0"/>
          <w:marBottom w:val="0"/>
          <w:divBdr>
            <w:top w:val="none" w:sz="0" w:space="0" w:color="auto"/>
            <w:left w:val="none" w:sz="0" w:space="0" w:color="auto"/>
            <w:bottom w:val="none" w:sz="0" w:space="0" w:color="auto"/>
            <w:right w:val="none" w:sz="0" w:space="0" w:color="auto"/>
          </w:divBdr>
        </w:div>
        <w:div w:id="149372099">
          <w:marLeft w:val="640"/>
          <w:marRight w:val="0"/>
          <w:marTop w:val="0"/>
          <w:marBottom w:val="0"/>
          <w:divBdr>
            <w:top w:val="none" w:sz="0" w:space="0" w:color="auto"/>
            <w:left w:val="none" w:sz="0" w:space="0" w:color="auto"/>
            <w:bottom w:val="none" w:sz="0" w:space="0" w:color="auto"/>
            <w:right w:val="none" w:sz="0" w:space="0" w:color="auto"/>
          </w:divBdr>
        </w:div>
        <w:div w:id="163590364">
          <w:marLeft w:val="640"/>
          <w:marRight w:val="0"/>
          <w:marTop w:val="0"/>
          <w:marBottom w:val="0"/>
          <w:divBdr>
            <w:top w:val="none" w:sz="0" w:space="0" w:color="auto"/>
            <w:left w:val="none" w:sz="0" w:space="0" w:color="auto"/>
            <w:bottom w:val="none" w:sz="0" w:space="0" w:color="auto"/>
            <w:right w:val="none" w:sz="0" w:space="0" w:color="auto"/>
          </w:divBdr>
        </w:div>
        <w:div w:id="180047206">
          <w:marLeft w:val="640"/>
          <w:marRight w:val="0"/>
          <w:marTop w:val="0"/>
          <w:marBottom w:val="0"/>
          <w:divBdr>
            <w:top w:val="none" w:sz="0" w:space="0" w:color="auto"/>
            <w:left w:val="none" w:sz="0" w:space="0" w:color="auto"/>
            <w:bottom w:val="none" w:sz="0" w:space="0" w:color="auto"/>
            <w:right w:val="none" w:sz="0" w:space="0" w:color="auto"/>
          </w:divBdr>
        </w:div>
        <w:div w:id="222105972">
          <w:marLeft w:val="640"/>
          <w:marRight w:val="0"/>
          <w:marTop w:val="0"/>
          <w:marBottom w:val="0"/>
          <w:divBdr>
            <w:top w:val="none" w:sz="0" w:space="0" w:color="auto"/>
            <w:left w:val="none" w:sz="0" w:space="0" w:color="auto"/>
            <w:bottom w:val="none" w:sz="0" w:space="0" w:color="auto"/>
            <w:right w:val="none" w:sz="0" w:space="0" w:color="auto"/>
          </w:divBdr>
        </w:div>
        <w:div w:id="285280974">
          <w:marLeft w:val="640"/>
          <w:marRight w:val="0"/>
          <w:marTop w:val="0"/>
          <w:marBottom w:val="0"/>
          <w:divBdr>
            <w:top w:val="none" w:sz="0" w:space="0" w:color="auto"/>
            <w:left w:val="none" w:sz="0" w:space="0" w:color="auto"/>
            <w:bottom w:val="none" w:sz="0" w:space="0" w:color="auto"/>
            <w:right w:val="none" w:sz="0" w:space="0" w:color="auto"/>
          </w:divBdr>
        </w:div>
        <w:div w:id="358774289">
          <w:marLeft w:val="640"/>
          <w:marRight w:val="0"/>
          <w:marTop w:val="0"/>
          <w:marBottom w:val="0"/>
          <w:divBdr>
            <w:top w:val="none" w:sz="0" w:space="0" w:color="auto"/>
            <w:left w:val="none" w:sz="0" w:space="0" w:color="auto"/>
            <w:bottom w:val="none" w:sz="0" w:space="0" w:color="auto"/>
            <w:right w:val="none" w:sz="0" w:space="0" w:color="auto"/>
          </w:divBdr>
        </w:div>
        <w:div w:id="389816548">
          <w:marLeft w:val="640"/>
          <w:marRight w:val="0"/>
          <w:marTop w:val="0"/>
          <w:marBottom w:val="0"/>
          <w:divBdr>
            <w:top w:val="none" w:sz="0" w:space="0" w:color="auto"/>
            <w:left w:val="none" w:sz="0" w:space="0" w:color="auto"/>
            <w:bottom w:val="none" w:sz="0" w:space="0" w:color="auto"/>
            <w:right w:val="none" w:sz="0" w:space="0" w:color="auto"/>
          </w:divBdr>
        </w:div>
        <w:div w:id="437332286">
          <w:marLeft w:val="640"/>
          <w:marRight w:val="0"/>
          <w:marTop w:val="0"/>
          <w:marBottom w:val="0"/>
          <w:divBdr>
            <w:top w:val="none" w:sz="0" w:space="0" w:color="auto"/>
            <w:left w:val="none" w:sz="0" w:space="0" w:color="auto"/>
            <w:bottom w:val="none" w:sz="0" w:space="0" w:color="auto"/>
            <w:right w:val="none" w:sz="0" w:space="0" w:color="auto"/>
          </w:divBdr>
        </w:div>
        <w:div w:id="509835051">
          <w:marLeft w:val="640"/>
          <w:marRight w:val="0"/>
          <w:marTop w:val="0"/>
          <w:marBottom w:val="0"/>
          <w:divBdr>
            <w:top w:val="none" w:sz="0" w:space="0" w:color="auto"/>
            <w:left w:val="none" w:sz="0" w:space="0" w:color="auto"/>
            <w:bottom w:val="none" w:sz="0" w:space="0" w:color="auto"/>
            <w:right w:val="none" w:sz="0" w:space="0" w:color="auto"/>
          </w:divBdr>
        </w:div>
        <w:div w:id="598870691">
          <w:marLeft w:val="640"/>
          <w:marRight w:val="0"/>
          <w:marTop w:val="0"/>
          <w:marBottom w:val="0"/>
          <w:divBdr>
            <w:top w:val="none" w:sz="0" w:space="0" w:color="auto"/>
            <w:left w:val="none" w:sz="0" w:space="0" w:color="auto"/>
            <w:bottom w:val="none" w:sz="0" w:space="0" w:color="auto"/>
            <w:right w:val="none" w:sz="0" w:space="0" w:color="auto"/>
          </w:divBdr>
        </w:div>
        <w:div w:id="614752121">
          <w:marLeft w:val="640"/>
          <w:marRight w:val="0"/>
          <w:marTop w:val="0"/>
          <w:marBottom w:val="0"/>
          <w:divBdr>
            <w:top w:val="none" w:sz="0" w:space="0" w:color="auto"/>
            <w:left w:val="none" w:sz="0" w:space="0" w:color="auto"/>
            <w:bottom w:val="none" w:sz="0" w:space="0" w:color="auto"/>
            <w:right w:val="none" w:sz="0" w:space="0" w:color="auto"/>
          </w:divBdr>
        </w:div>
        <w:div w:id="650404646">
          <w:marLeft w:val="640"/>
          <w:marRight w:val="0"/>
          <w:marTop w:val="0"/>
          <w:marBottom w:val="0"/>
          <w:divBdr>
            <w:top w:val="none" w:sz="0" w:space="0" w:color="auto"/>
            <w:left w:val="none" w:sz="0" w:space="0" w:color="auto"/>
            <w:bottom w:val="none" w:sz="0" w:space="0" w:color="auto"/>
            <w:right w:val="none" w:sz="0" w:space="0" w:color="auto"/>
          </w:divBdr>
        </w:div>
        <w:div w:id="686752949">
          <w:marLeft w:val="640"/>
          <w:marRight w:val="0"/>
          <w:marTop w:val="0"/>
          <w:marBottom w:val="0"/>
          <w:divBdr>
            <w:top w:val="none" w:sz="0" w:space="0" w:color="auto"/>
            <w:left w:val="none" w:sz="0" w:space="0" w:color="auto"/>
            <w:bottom w:val="none" w:sz="0" w:space="0" w:color="auto"/>
            <w:right w:val="none" w:sz="0" w:space="0" w:color="auto"/>
          </w:divBdr>
        </w:div>
        <w:div w:id="761603679">
          <w:marLeft w:val="640"/>
          <w:marRight w:val="0"/>
          <w:marTop w:val="0"/>
          <w:marBottom w:val="0"/>
          <w:divBdr>
            <w:top w:val="none" w:sz="0" w:space="0" w:color="auto"/>
            <w:left w:val="none" w:sz="0" w:space="0" w:color="auto"/>
            <w:bottom w:val="none" w:sz="0" w:space="0" w:color="auto"/>
            <w:right w:val="none" w:sz="0" w:space="0" w:color="auto"/>
          </w:divBdr>
        </w:div>
        <w:div w:id="780608357">
          <w:marLeft w:val="640"/>
          <w:marRight w:val="0"/>
          <w:marTop w:val="0"/>
          <w:marBottom w:val="0"/>
          <w:divBdr>
            <w:top w:val="none" w:sz="0" w:space="0" w:color="auto"/>
            <w:left w:val="none" w:sz="0" w:space="0" w:color="auto"/>
            <w:bottom w:val="none" w:sz="0" w:space="0" w:color="auto"/>
            <w:right w:val="none" w:sz="0" w:space="0" w:color="auto"/>
          </w:divBdr>
        </w:div>
        <w:div w:id="784420099">
          <w:marLeft w:val="640"/>
          <w:marRight w:val="0"/>
          <w:marTop w:val="0"/>
          <w:marBottom w:val="0"/>
          <w:divBdr>
            <w:top w:val="none" w:sz="0" w:space="0" w:color="auto"/>
            <w:left w:val="none" w:sz="0" w:space="0" w:color="auto"/>
            <w:bottom w:val="none" w:sz="0" w:space="0" w:color="auto"/>
            <w:right w:val="none" w:sz="0" w:space="0" w:color="auto"/>
          </w:divBdr>
        </w:div>
        <w:div w:id="816533149">
          <w:marLeft w:val="640"/>
          <w:marRight w:val="0"/>
          <w:marTop w:val="0"/>
          <w:marBottom w:val="0"/>
          <w:divBdr>
            <w:top w:val="none" w:sz="0" w:space="0" w:color="auto"/>
            <w:left w:val="none" w:sz="0" w:space="0" w:color="auto"/>
            <w:bottom w:val="none" w:sz="0" w:space="0" w:color="auto"/>
            <w:right w:val="none" w:sz="0" w:space="0" w:color="auto"/>
          </w:divBdr>
        </w:div>
        <w:div w:id="853885359">
          <w:marLeft w:val="640"/>
          <w:marRight w:val="0"/>
          <w:marTop w:val="0"/>
          <w:marBottom w:val="0"/>
          <w:divBdr>
            <w:top w:val="none" w:sz="0" w:space="0" w:color="auto"/>
            <w:left w:val="none" w:sz="0" w:space="0" w:color="auto"/>
            <w:bottom w:val="none" w:sz="0" w:space="0" w:color="auto"/>
            <w:right w:val="none" w:sz="0" w:space="0" w:color="auto"/>
          </w:divBdr>
        </w:div>
        <w:div w:id="937441683">
          <w:marLeft w:val="640"/>
          <w:marRight w:val="0"/>
          <w:marTop w:val="0"/>
          <w:marBottom w:val="0"/>
          <w:divBdr>
            <w:top w:val="none" w:sz="0" w:space="0" w:color="auto"/>
            <w:left w:val="none" w:sz="0" w:space="0" w:color="auto"/>
            <w:bottom w:val="none" w:sz="0" w:space="0" w:color="auto"/>
            <w:right w:val="none" w:sz="0" w:space="0" w:color="auto"/>
          </w:divBdr>
        </w:div>
        <w:div w:id="948009102">
          <w:marLeft w:val="640"/>
          <w:marRight w:val="0"/>
          <w:marTop w:val="0"/>
          <w:marBottom w:val="0"/>
          <w:divBdr>
            <w:top w:val="none" w:sz="0" w:space="0" w:color="auto"/>
            <w:left w:val="none" w:sz="0" w:space="0" w:color="auto"/>
            <w:bottom w:val="none" w:sz="0" w:space="0" w:color="auto"/>
            <w:right w:val="none" w:sz="0" w:space="0" w:color="auto"/>
          </w:divBdr>
        </w:div>
        <w:div w:id="966860000">
          <w:marLeft w:val="640"/>
          <w:marRight w:val="0"/>
          <w:marTop w:val="0"/>
          <w:marBottom w:val="0"/>
          <w:divBdr>
            <w:top w:val="none" w:sz="0" w:space="0" w:color="auto"/>
            <w:left w:val="none" w:sz="0" w:space="0" w:color="auto"/>
            <w:bottom w:val="none" w:sz="0" w:space="0" w:color="auto"/>
            <w:right w:val="none" w:sz="0" w:space="0" w:color="auto"/>
          </w:divBdr>
        </w:div>
        <w:div w:id="967471058">
          <w:marLeft w:val="640"/>
          <w:marRight w:val="0"/>
          <w:marTop w:val="0"/>
          <w:marBottom w:val="0"/>
          <w:divBdr>
            <w:top w:val="none" w:sz="0" w:space="0" w:color="auto"/>
            <w:left w:val="none" w:sz="0" w:space="0" w:color="auto"/>
            <w:bottom w:val="none" w:sz="0" w:space="0" w:color="auto"/>
            <w:right w:val="none" w:sz="0" w:space="0" w:color="auto"/>
          </w:divBdr>
        </w:div>
        <w:div w:id="1109622776">
          <w:marLeft w:val="640"/>
          <w:marRight w:val="0"/>
          <w:marTop w:val="0"/>
          <w:marBottom w:val="0"/>
          <w:divBdr>
            <w:top w:val="none" w:sz="0" w:space="0" w:color="auto"/>
            <w:left w:val="none" w:sz="0" w:space="0" w:color="auto"/>
            <w:bottom w:val="none" w:sz="0" w:space="0" w:color="auto"/>
            <w:right w:val="none" w:sz="0" w:space="0" w:color="auto"/>
          </w:divBdr>
        </w:div>
        <w:div w:id="1129472795">
          <w:marLeft w:val="640"/>
          <w:marRight w:val="0"/>
          <w:marTop w:val="0"/>
          <w:marBottom w:val="0"/>
          <w:divBdr>
            <w:top w:val="none" w:sz="0" w:space="0" w:color="auto"/>
            <w:left w:val="none" w:sz="0" w:space="0" w:color="auto"/>
            <w:bottom w:val="none" w:sz="0" w:space="0" w:color="auto"/>
            <w:right w:val="none" w:sz="0" w:space="0" w:color="auto"/>
          </w:divBdr>
        </w:div>
        <w:div w:id="1137449336">
          <w:marLeft w:val="640"/>
          <w:marRight w:val="0"/>
          <w:marTop w:val="0"/>
          <w:marBottom w:val="0"/>
          <w:divBdr>
            <w:top w:val="none" w:sz="0" w:space="0" w:color="auto"/>
            <w:left w:val="none" w:sz="0" w:space="0" w:color="auto"/>
            <w:bottom w:val="none" w:sz="0" w:space="0" w:color="auto"/>
            <w:right w:val="none" w:sz="0" w:space="0" w:color="auto"/>
          </w:divBdr>
        </w:div>
        <w:div w:id="1268586617">
          <w:marLeft w:val="640"/>
          <w:marRight w:val="0"/>
          <w:marTop w:val="0"/>
          <w:marBottom w:val="0"/>
          <w:divBdr>
            <w:top w:val="none" w:sz="0" w:space="0" w:color="auto"/>
            <w:left w:val="none" w:sz="0" w:space="0" w:color="auto"/>
            <w:bottom w:val="none" w:sz="0" w:space="0" w:color="auto"/>
            <w:right w:val="none" w:sz="0" w:space="0" w:color="auto"/>
          </w:divBdr>
        </w:div>
        <w:div w:id="1284465106">
          <w:marLeft w:val="640"/>
          <w:marRight w:val="0"/>
          <w:marTop w:val="0"/>
          <w:marBottom w:val="0"/>
          <w:divBdr>
            <w:top w:val="none" w:sz="0" w:space="0" w:color="auto"/>
            <w:left w:val="none" w:sz="0" w:space="0" w:color="auto"/>
            <w:bottom w:val="none" w:sz="0" w:space="0" w:color="auto"/>
            <w:right w:val="none" w:sz="0" w:space="0" w:color="auto"/>
          </w:divBdr>
        </w:div>
        <w:div w:id="1293099428">
          <w:marLeft w:val="640"/>
          <w:marRight w:val="0"/>
          <w:marTop w:val="0"/>
          <w:marBottom w:val="0"/>
          <w:divBdr>
            <w:top w:val="none" w:sz="0" w:space="0" w:color="auto"/>
            <w:left w:val="none" w:sz="0" w:space="0" w:color="auto"/>
            <w:bottom w:val="none" w:sz="0" w:space="0" w:color="auto"/>
            <w:right w:val="none" w:sz="0" w:space="0" w:color="auto"/>
          </w:divBdr>
        </w:div>
        <w:div w:id="1318463266">
          <w:marLeft w:val="640"/>
          <w:marRight w:val="0"/>
          <w:marTop w:val="0"/>
          <w:marBottom w:val="0"/>
          <w:divBdr>
            <w:top w:val="none" w:sz="0" w:space="0" w:color="auto"/>
            <w:left w:val="none" w:sz="0" w:space="0" w:color="auto"/>
            <w:bottom w:val="none" w:sz="0" w:space="0" w:color="auto"/>
            <w:right w:val="none" w:sz="0" w:space="0" w:color="auto"/>
          </w:divBdr>
        </w:div>
        <w:div w:id="1329214032">
          <w:marLeft w:val="640"/>
          <w:marRight w:val="0"/>
          <w:marTop w:val="0"/>
          <w:marBottom w:val="0"/>
          <w:divBdr>
            <w:top w:val="none" w:sz="0" w:space="0" w:color="auto"/>
            <w:left w:val="none" w:sz="0" w:space="0" w:color="auto"/>
            <w:bottom w:val="none" w:sz="0" w:space="0" w:color="auto"/>
            <w:right w:val="none" w:sz="0" w:space="0" w:color="auto"/>
          </w:divBdr>
        </w:div>
        <w:div w:id="1369840620">
          <w:marLeft w:val="640"/>
          <w:marRight w:val="0"/>
          <w:marTop w:val="0"/>
          <w:marBottom w:val="0"/>
          <w:divBdr>
            <w:top w:val="none" w:sz="0" w:space="0" w:color="auto"/>
            <w:left w:val="none" w:sz="0" w:space="0" w:color="auto"/>
            <w:bottom w:val="none" w:sz="0" w:space="0" w:color="auto"/>
            <w:right w:val="none" w:sz="0" w:space="0" w:color="auto"/>
          </w:divBdr>
        </w:div>
        <w:div w:id="1405569640">
          <w:marLeft w:val="640"/>
          <w:marRight w:val="0"/>
          <w:marTop w:val="0"/>
          <w:marBottom w:val="0"/>
          <w:divBdr>
            <w:top w:val="none" w:sz="0" w:space="0" w:color="auto"/>
            <w:left w:val="none" w:sz="0" w:space="0" w:color="auto"/>
            <w:bottom w:val="none" w:sz="0" w:space="0" w:color="auto"/>
            <w:right w:val="none" w:sz="0" w:space="0" w:color="auto"/>
          </w:divBdr>
        </w:div>
        <w:div w:id="1468620445">
          <w:marLeft w:val="640"/>
          <w:marRight w:val="0"/>
          <w:marTop w:val="0"/>
          <w:marBottom w:val="0"/>
          <w:divBdr>
            <w:top w:val="none" w:sz="0" w:space="0" w:color="auto"/>
            <w:left w:val="none" w:sz="0" w:space="0" w:color="auto"/>
            <w:bottom w:val="none" w:sz="0" w:space="0" w:color="auto"/>
            <w:right w:val="none" w:sz="0" w:space="0" w:color="auto"/>
          </w:divBdr>
        </w:div>
        <w:div w:id="1478378368">
          <w:marLeft w:val="640"/>
          <w:marRight w:val="0"/>
          <w:marTop w:val="0"/>
          <w:marBottom w:val="0"/>
          <w:divBdr>
            <w:top w:val="none" w:sz="0" w:space="0" w:color="auto"/>
            <w:left w:val="none" w:sz="0" w:space="0" w:color="auto"/>
            <w:bottom w:val="none" w:sz="0" w:space="0" w:color="auto"/>
            <w:right w:val="none" w:sz="0" w:space="0" w:color="auto"/>
          </w:divBdr>
        </w:div>
        <w:div w:id="1640914241">
          <w:marLeft w:val="640"/>
          <w:marRight w:val="0"/>
          <w:marTop w:val="0"/>
          <w:marBottom w:val="0"/>
          <w:divBdr>
            <w:top w:val="none" w:sz="0" w:space="0" w:color="auto"/>
            <w:left w:val="none" w:sz="0" w:space="0" w:color="auto"/>
            <w:bottom w:val="none" w:sz="0" w:space="0" w:color="auto"/>
            <w:right w:val="none" w:sz="0" w:space="0" w:color="auto"/>
          </w:divBdr>
        </w:div>
        <w:div w:id="1641619319">
          <w:marLeft w:val="640"/>
          <w:marRight w:val="0"/>
          <w:marTop w:val="0"/>
          <w:marBottom w:val="0"/>
          <w:divBdr>
            <w:top w:val="none" w:sz="0" w:space="0" w:color="auto"/>
            <w:left w:val="none" w:sz="0" w:space="0" w:color="auto"/>
            <w:bottom w:val="none" w:sz="0" w:space="0" w:color="auto"/>
            <w:right w:val="none" w:sz="0" w:space="0" w:color="auto"/>
          </w:divBdr>
        </w:div>
        <w:div w:id="1739742628">
          <w:marLeft w:val="640"/>
          <w:marRight w:val="0"/>
          <w:marTop w:val="0"/>
          <w:marBottom w:val="0"/>
          <w:divBdr>
            <w:top w:val="none" w:sz="0" w:space="0" w:color="auto"/>
            <w:left w:val="none" w:sz="0" w:space="0" w:color="auto"/>
            <w:bottom w:val="none" w:sz="0" w:space="0" w:color="auto"/>
            <w:right w:val="none" w:sz="0" w:space="0" w:color="auto"/>
          </w:divBdr>
        </w:div>
        <w:div w:id="1785731836">
          <w:marLeft w:val="640"/>
          <w:marRight w:val="0"/>
          <w:marTop w:val="0"/>
          <w:marBottom w:val="0"/>
          <w:divBdr>
            <w:top w:val="none" w:sz="0" w:space="0" w:color="auto"/>
            <w:left w:val="none" w:sz="0" w:space="0" w:color="auto"/>
            <w:bottom w:val="none" w:sz="0" w:space="0" w:color="auto"/>
            <w:right w:val="none" w:sz="0" w:space="0" w:color="auto"/>
          </w:divBdr>
        </w:div>
        <w:div w:id="1813331841">
          <w:marLeft w:val="640"/>
          <w:marRight w:val="0"/>
          <w:marTop w:val="0"/>
          <w:marBottom w:val="0"/>
          <w:divBdr>
            <w:top w:val="none" w:sz="0" w:space="0" w:color="auto"/>
            <w:left w:val="none" w:sz="0" w:space="0" w:color="auto"/>
            <w:bottom w:val="none" w:sz="0" w:space="0" w:color="auto"/>
            <w:right w:val="none" w:sz="0" w:space="0" w:color="auto"/>
          </w:divBdr>
        </w:div>
        <w:div w:id="1854605357">
          <w:marLeft w:val="640"/>
          <w:marRight w:val="0"/>
          <w:marTop w:val="0"/>
          <w:marBottom w:val="0"/>
          <w:divBdr>
            <w:top w:val="none" w:sz="0" w:space="0" w:color="auto"/>
            <w:left w:val="none" w:sz="0" w:space="0" w:color="auto"/>
            <w:bottom w:val="none" w:sz="0" w:space="0" w:color="auto"/>
            <w:right w:val="none" w:sz="0" w:space="0" w:color="auto"/>
          </w:divBdr>
        </w:div>
        <w:div w:id="1928271080">
          <w:marLeft w:val="640"/>
          <w:marRight w:val="0"/>
          <w:marTop w:val="0"/>
          <w:marBottom w:val="0"/>
          <w:divBdr>
            <w:top w:val="none" w:sz="0" w:space="0" w:color="auto"/>
            <w:left w:val="none" w:sz="0" w:space="0" w:color="auto"/>
            <w:bottom w:val="none" w:sz="0" w:space="0" w:color="auto"/>
            <w:right w:val="none" w:sz="0" w:space="0" w:color="auto"/>
          </w:divBdr>
        </w:div>
      </w:divsChild>
    </w:div>
    <w:div w:id="1220945027">
      <w:marLeft w:val="0"/>
      <w:marRight w:val="0"/>
      <w:marTop w:val="0"/>
      <w:marBottom w:val="0"/>
      <w:divBdr>
        <w:top w:val="none" w:sz="0" w:space="0" w:color="auto"/>
        <w:left w:val="none" w:sz="0" w:space="0" w:color="auto"/>
        <w:bottom w:val="none" w:sz="0" w:space="0" w:color="auto"/>
        <w:right w:val="none" w:sz="0" w:space="0" w:color="auto"/>
      </w:divBdr>
    </w:div>
    <w:div w:id="1222210549">
      <w:bodyDiv w:val="1"/>
      <w:marLeft w:val="0"/>
      <w:marRight w:val="0"/>
      <w:marTop w:val="0"/>
      <w:marBottom w:val="0"/>
      <w:divBdr>
        <w:top w:val="none" w:sz="0" w:space="0" w:color="auto"/>
        <w:left w:val="none" w:sz="0" w:space="0" w:color="auto"/>
        <w:bottom w:val="none" w:sz="0" w:space="0" w:color="auto"/>
        <w:right w:val="none" w:sz="0" w:space="0" w:color="auto"/>
      </w:divBdr>
    </w:div>
    <w:div w:id="1233811673">
      <w:marLeft w:val="0"/>
      <w:marRight w:val="0"/>
      <w:marTop w:val="0"/>
      <w:marBottom w:val="0"/>
      <w:divBdr>
        <w:top w:val="none" w:sz="0" w:space="0" w:color="auto"/>
        <w:left w:val="none" w:sz="0" w:space="0" w:color="auto"/>
        <w:bottom w:val="none" w:sz="0" w:space="0" w:color="auto"/>
        <w:right w:val="none" w:sz="0" w:space="0" w:color="auto"/>
      </w:divBdr>
    </w:div>
    <w:div w:id="1241523301">
      <w:bodyDiv w:val="1"/>
      <w:marLeft w:val="0"/>
      <w:marRight w:val="0"/>
      <w:marTop w:val="0"/>
      <w:marBottom w:val="0"/>
      <w:divBdr>
        <w:top w:val="none" w:sz="0" w:space="0" w:color="auto"/>
        <w:left w:val="none" w:sz="0" w:space="0" w:color="auto"/>
        <w:bottom w:val="none" w:sz="0" w:space="0" w:color="auto"/>
        <w:right w:val="none" w:sz="0" w:space="0" w:color="auto"/>
      </w:divBdr>
      <w:divsChild>
        <w:div w:id="1583754386">
          <w:marLeft w:val="640"/>
          <w:marRight w:val="0"/>
          <w:marTop w:val="0"/>
          <w:marBottom w:val="0"/>
          <w:divBdr>
            <w:top w:val="none" w:sz="0" w:space="0" w:color="auto"/>
            <w:left w:val="none" w:sz="0" w:space="0" w:color="auto"/>
            <w:bottom w:val="none" w:sz="0" w:space="0" w:color="auto"/>
            <w:right w:val="none" w:sz="0" w:space="0" w:color="auto"/>
          </w:divBdr>
        </w:div>
        <w:div w:id="632638316">
          <w:marLeft w:val="640"/>
          <w:marRight w:val="0"/>
          <w:marTop w:val="0"/>
          <w:marBottom w:val="0"/>
          <w:divBdr>
            <w:top w:val="none" w:sz="0" w:space="0" w:color="auto"/>
            <w:left w:val="none" w:sz="0" w:space="0" w:color="auto"/>
            <w:bottom w:val="none" w:sz="0" w:space="0" w:color="auto"/>
            <w:right w:val="none" w:sz="0" w:space="0" w:color="auto"/>
          </w:divBdr>
        </w:div>
        <w:div w:id="259681537">
          <w:marLeft w:val="640"/>
          <w:marRight w:val="0"/>
          <w:marTop w:val="0"/>
          <w:marBottom w:val="0"/>
          <w:divBdr>
            <w:top w:val="none" w:sz="0" w:space="0" w:color="auto"/>
            <w:left w:val="none" w:sz="0" w:space="0" w:color="auto"/>
            <w:bottom w:val="none" w:sz="0" w:space="0" w:color="auto"/>
            <w:right w:val="none" w:sz="0" w:space="0" w:color="auto"/>
          </w:divBdr>
        </w:div>
        <w:div w:id="275136022">
          <w:marLeft w:val="640"/>
          <w:marRight w:val="0"/>
          <w:marTop w:val="0"/>
          <w:marBottom w:val="0"/>
          <w:divBdr>
            <w:top w:val="none" w:sz="0" w:space="0" w:color="auto"/>
            <w:left w:val="none" w:sz="0" w:space="0" w:color="auto"/>
            <w:bottom w:val="none" w:sz="0" w:space="0" w:color="auto"/>
            <w:right w:val="none" w:sz="0" w:space="0" w:color="auto"/>
          </w:divBdr>
        </w:div>
        <w:div w:id="80180723">
          <w:marLeft w:val="640"/>
          <w:marRight w:val="0"/>
          <w:marTop w:val="0"/>
          <w:marBottom w:val="0"/>
          <w:divBdr>
            <w:top w:val="none" w:sz="0" w:space="0" w:color="auto"/>
            <w:left w:val="none" w:sz="0" w:space="0" w:color="auto"/>
            <w:bottom w:val="none" w:sz="0" w:space="0" w:color="auto"/>
            <w:right w:val="none" w:sz="0" w:space="0" w:color="auto"/>
          </w:divBdr>
        </w:div>
        <w:div w:id="1584802020">
          <w:marLeft w:val="640"/>
          <w:marRight w:val="0"/>
          <w:marTop w:val="0"/>
          <w:marBottom w:val="0"/>
          <w:divBdr>
            <w:top w:val="none" w:sz="0" w:space="0" w:color="auto"/>
            <w:left w:val="none" w:sz="0" w:space="0" w:color="auto"/>
            <w:bottom w:val="none" w:sz="0" w:space="0" w:color="auto"/>
            <w:right w:val="none" w:sz="0" w:space="0" w:color="auto"/>
          </w:divBdr>
        </w:div>
        <w:div w:id="1324241773">
          <w:marLeft w:val="640"/>
          <w:marRight w:val="0"/>
          <w:marTop w:val="0"/>
          <w:marBottom w:val="0"/>
          <w:divBdr>
            <w:top w:val="none" w:sz="0" w:space="0" w:color="auto"/>
            <w:left w:val="none" w:sz="0" w:space="0" w:color="auto"/>
            <w:bottom w:val="none" w:sz="0" w:space="0" w:color="auto"/>
            <w:right w:val="none" w:sz="0" w:space="0" w:color="auto"/>
          </w:divBdr>
        </w:div>
        <w:div w:id="286275617">
          <w:marLeft w:val="640"/>
          <w:marRight w:val="0"/>
          <w:marTop w:val="0"/>
          <w:marBottom w:val="0"/>
          <w:divBdr>
            <w:top w:val="none" w:sz="0" w:space="0" w:color="auto"/>
            <w:left w:val="none" w:sz="0" w:space="0" w:color="auto"/>
            <w:bottom w:val="none" w:sz="0" w:space="0" w:color="auto"/>
            <w:right w:val="none" w:sz="0" w:space="0" w:color="auto"/>
          </w:divBdr>
        </w:div>
        <w:div w:id="1302151640">
          <w:marLeft w:val="640"/>
          <w:marRight w:val="0"/>
          <w:marTop w:val="0"/>
          <w:marBottom w:val="0"/>
          <w:divBdr>
            <w:top w:val="none" w:sz="0" w:space="0" w:color="auto"/>
            <w:left w:val="none" w:sz="0" w:space="0" w:color="auto"/>
            <w:bottom w:val="none" w:sz="0" w:space="0" w:color="auto"/>
            <w:right w:val="none" w:sz="0" w:space="0" w:color="auto"/>
          </w:divBdr>
        </w:div>
        <w:div w:id="1877960686">
          <w:marLeft w:val="640"/>
          <w:marRight w:val="0"/>
          <w:marTop w:val="0"/>
          <w:marBottom w:val="0"/>
          <w:divBdr>
            <w:top w:val="none" w:sz="0" w:space="0" w:color="auto"/>
            <w:left w:val="none" w:sz="0" w:space="0" w:color="auto"/>
            <w:bottom w:val="none" w:sz="0" w:space="0" w:color="auto"/>
            <w:right w:val="none" w:sz="0" w:space="0" w:color="auto"/>
          </w:divBdr>
        </w:div>
        <w:div w:id="1987467865">
          <w:marLeft w:val="640"/>
          <w:marRight w:val="0"/>
          <w:marTop w:val="0"/>
          <w:marBottom w:val="0"/>
          <w:divBdr>
            <w:top w:val="none" w:sz="0" w:space="0" w:color="auto"/>
            <w:left w:val="none" w:sz="0" w:space="0" w:color="auto"/>
            <w:bottom w:val="none" w:sz="0" w:space="0" w:color="auto"/>
            <w:right w:val="none" w:sz="0" w:space="0" w:color="auto"/>
          </w:divBdr>
        </w:div>
        <w:div w:id="742794811">
          <w:marLeft w:val="640"/>
          <w:marRight w:val="0"/>
          <w:marTop w:val="0"/>
          <w:marBottom w:val="0"/>
          <w:divBdr>
            <w:top w:val="none" w:sz="0" w:space="0" w:color="auto"/>
            <w:left w:val="none" w:sz="0" w:space="0" w:color="auto"/>
            <w:bottom w:val="none" w:sz="0" w:space="0" w:color="auto"/>
            <w:right w:val="none" w:sz="0" w:space="0" w:color="auto"/>
          </w:divBdr>
        </w:div>
        <w:div w:id="898126178">
          <w:marLeft w:val="640"/>
          <w:marRight w:val="0"/>
          <w:marTop w:val="0"/>
          <w:marBottom w:val="0"/>
          <w:divBdr>
            <w:top w:val="none" w:sz="0" w:space="0" w:color="auto"/>
            <w:left w:val="none" w:sz="0" w:space="0" w:color="auto"/>
            <w:bottom w:val="none" w:sz="0" w:space="0" w:color="auto"/>
            <w:right w:val="none" w:sz="0" w:space="0" w:color="auto"/>
          </w:divBdr>
        </w:div>
        <w:div w:id="1613243700">
          <w:marLeft w:val="640"/>
          <w:marRight w:val="0"/>
          <w:marTop w:val="0"/>
          <w:marBottom w:val="0"/>
          <w:divBdr>
            <w:top w:val="none" w:sz="0" w:space="0" w:color="auto"/>
            <w:left w:val="none" w:sz="0" w:space="0" w:color="auto"/>
            <w:bottom w:val="none" w:sz="0" w:space="0" w:color="auto"/>
            <w:right w:val="none" w:sz="0" w:space="0" w:color="auto"/>
          </w:divBdr>
        </w:div>
        <w:div w:id="452870038">
          <w:marLeft w:val="640"/>
          <w:marRight w:val="0"/>
          <w:marTop w:val="0"/>
          <w:marBottom w:val="0"/>
          <w:divBdr>
            <w:top w:val="none" w:sz="0" w:space="0" w:color="auto"/>
            <w:left w:val="none" w:sz="0" w:space="0" w:color="auto"/>
            <w:bottom w:val="none" w:sz="0" w:space="0" w:color="auto"/>
            <w:right w:val="none" w:sz="0" w:space="0" w:color="auto"/>
          </w:divBdr>
        </w:div>
        <w:div w:id="666591327">
          <w:marLeft w:val="640"/>
          <w:marRight w:val="0"/>
          <w:marTop w:val="0"/>
          <w:marBottom w:val="0"/>
          <w:divBdr>
            <w:top w:val="none" w:sz="0" w:space="0" w:color="auto"/>
            <w:left w:val="none" w:sz="0" w:space="0" w:color="auto"/>
            <w:bottom w:val="none" w:sz="0" w:space="0" w:color="auto"/>
            <w:right w:val="none" w:sz="0" w:space="0" w:color="auto"/>
          </w:divBdr>
        </w:div>
        <w:div w:id="859439461">
          <w:marLeft w:val="640"/>
          <w:marRight w:val="0"/>
          <w:marTop w:val="0"/>
          <w:marBottom w:val="0"/>
          <w:divBdr>
            <w:top w:val="none" w:sz="0" w:space="0" w:color="auto"/>
            <w:left w:val="none" w:sz="0" w:space="0" w:color="auto"/>
            <w:bottom w:val="none" w:sz="0" w:space="0" w:color="auto"/>
            <w:right w:val="none" w:sz="0" w:space="0" w:color="auto"/>
          </w:divBdr>
        </w:div>
        <w:div w:id="928125470">
          <w:marLeft w:val="640"/>
          <w:marRight w:val="0"/>
          <w:marTop w:val="0"/>
          <w:marBottom w:val="0"/>
          <w:divBdr>
            <w:top w:val="none" w:sz="0" w:space="0" w:color="auto"/>
            <w:left w:val="none" w:sz="0" w:space="0" w:color="auto"/>
            <w:bottom w:val="none" w:sz="0" w:space="0" w:color="auto"/>
            <w:right w:val="none" w:sz="0" w:space="0" w:color="auto"/>
          </w:divBdr>
        </w:div>
        <w:div w:id="66466637">
          <w:marLeft w:val="640"/>
          <w:marRight w:val="0"/>
          <w:marTop w:val="0"/>
          <w:marBottom w:val="0"/>
          <w:divBdr>
            <w:top w:val="none" w:sz="0" w:space="0" w:color="auto"/>
            <w:left w:val="none" w:sz="0" w:space="0" w:color="auto"/>
            <w:bottom w:val="none" w:sz="0" w:space="0" w:color="auto"/>
            <w:right w:val="none" w:sz="0" w:space="0" w:color="auto"/>
          </w:divBdr>
        </w:div>
        <w:div w:id="1638606811">
          <w:marLeft w:val="640"/>
          <w:marRight w:val="0"/>
          <w:marTop w:val="0"/>
          <w:marBottom w:val="0"/>
          <w:divBdr>
            <w:top w:val="none" w:sz="0" w:space="0" w:color="auto"/>
            <w:left w:val="none" w:sz="0" w:space="0" w:color="auto"/>
            <w:bottom w:val="none" w:sz="0" w:space="0" w:color="auto"/>
            <w:right w:val="none" w:sz="0" w:space="0" w:color="auto"/>
          </w:divBdr>
        </w:div>
        <w:div w:id="637340150">
          <w:marLeft w:val="640"/>
          <w:marRight w:val="0"/>
          <w:marTop w:val="0"/>
          <w:marBottom w:val="0"/>
          <w:divBdr>
            <w:top w:val="none" w:sz="0" w:space="0" w:color="auto"/>
            <w:left w:val="none" w:sz="0" w:space="0" w:color="auto"/>
            <w:bottom w:val="none" w:sz="0" w:space="0" w:color="auto"/>
            <w:right w:val="none" w:sz="0" w:space="0" w:color="auto"/>
          </w:divBdr>
        </w:div>
        <w:div w:id="685058620">
          <w:marLeft w:val="640"/>
          <w:marRight w:val="0"/>
          <w:marTop w:val="0"/>
          <w:marBottom w:val="0"/>
          <w:divBdr>
            <w:top w:val="none" w:sz="0" w:space="0" w:color="auto"/>
            <w:left w:val="none" w:sz="0" w:space="0" w:color="auto"/>
            <w:bottom w:val="none" w:sz="0" w:space="0" w:color="auto"/>
            <w:right w:val="none" w:sz="0" w:space="0" w:color="auto"/>
          </w:divBdr>
        </w:div>
        <w:div w:id="1170176752">
          <w:marLeft w:val="640"/>
          <w:marRight w:val="0"/>
          <w:marTop w:val="0"/>
          <w:marBottom w:val="0"/>
          <w:divBdr>
            <w:top w:val="none" w:sz="0" w:space="0" w:color="auto"/>
            <w:left w:val="none" w:sz="0" w:space="0" w:color="auto"/>
            <w:bottom w:val="none" w:sz="0" w:space="0" w:color="auto"/>
            <w:right w:val="none" w:sz="0" w:space="0" w:color="auto"/>
          </w:divBdr>
        </w:div>
        <w:div w:id="432017472">
          <w:marLeft w:val="640"/>
          <w:marRight w:val="0"/>
          <w:marTop w:val="0"/>
          <w:marBottom w:val="0"/>
          <w:divBdr>
            <w:top w:val="none" w:sz="0" w:space="0" w:color="auto"/>
            <w:left w:val="none" w:sz="0" w:space="0" w:color="auto"/>
            <w:bottom w:val="none" w:sz="0" w:space="0" w:color="auto"/>
            <w:right w:val="none" w:sz="0" w:space="0" w:color="auto"/>
          </w:divBdr>
        </w:div>
        <w:div w:id="1202329764">
          <w:marLeft w:val="640"/>
          <w:marRight w:val="0"/>
          <w:marTop w:val="0"/>
          <w:marBottom w:val="0"/>
          <w:divBdr>
            <w:top w:val="none" w:sz="0" w:space="0" w:color="auto"/>
            <w:left w:val="none" w:sz="0" w:space="0" w:color="auto"/>
            <w:bottom w:val="none" w:sz="0" w:space="0" w:color="auto"/>
            <w:right w:val="none" w:sz="0" w:space="0" w:color="auto"/>
          </w:divBdr>
        </w:div>
        <w:div w:id="1386486594">
          <w:marLeft w:val="640"/>
          <w:marRight w:val="0"/>
          <w:marTop w:val="0"/>
          <w:marBottom w:val="0"/>
          <w:divBdr>
            <w:top w:val="none" w:sz="0" w:space="0" w:color="auto"/>
            <w:left w:val="none" w:sz="0" w:space="0" w:color="auto"/>
            <w:bottom w:val="none" w:sz="0" w:space="0" w:color="auto"/>
            <w:right w:val="none" w:sz="0" w:space="0" w:color="auto"/>
          </w:divBdr>
        </w:div>
        <w:div w:id="331682599">
          <w:marLeft w:val="640"/>
          <w:marRight w:val="0"/>
          <w:marTop w:val="0"/>
          <w:marBottom w:val="0"/>
          <w:divBdr>
            <w:top w:val="none" w:sz="0" w:space="0" w:color="auto"/>
            <w:left w:val="none" w:sz="0" w:space="0" w:color="auto"/>
            <w:bottom w:val="none" w:sz="0" w:space="0" w:color="auto"/>
            <w:right w:val="none" w:sz="0" w:space="0" w:color="auto"/>
          </w:divBdr>
        </w:div>
        <w:div w:id="1182284518">
          <w:marLeft w:val="640"/>
          <w:marRight w:val="0"/>
          <w:marTop w:val="0"/>
          <w:marBottom w:val="0"/>
          <w:divBdr>
            <w:top w:val="none" w:sz="0" w:space="0" w:color="auto"/>
            <w:left w:val="none" w:sz="0" w:space="0" w:color="auto"/>
            <w:bottom w:val="none" w:sz="0" w:space="0" w:color="auto"/>
            <w:right w:val="none" w:sz="0" w:space="0" w:color="auto"/>
          </w:divBdr>
        </w:div>
        <w:div w:id="83192991">
          <w:marLeft w:val="640"/>
          <w:marRight w:val="0"/>
          <w:marTop w:val="0"/>
          <w:marBottom w:val="0"/>
          <w:divBdr>
            <w:top w:val="none" w:sz="0" w:space="0" w:color="auto"/>
            <w:left w:val="none" w:sz="0" w:space="0" w:color="auto"/>
            <w:bottom w:val="none" w:sz="0" w:space="0" w:color="auto"/>
            <w:right w:val="none" w:sz="0" w:space="0" w:color="auto"/>
          </w:divBdr>
        </w:div>
        <w:div w:id="709915060">
          <w:marLeft w:val="640"/>
          <w:marRight w:val="0"/>
          <w:marTop w:val="0"/>
          <w:marBottom w:val="0"/>
          <w:divBdr>
            <w:top w:val="none" w:sz="0" w:space="0" w:color="auto"/>
            <w:left w:val="none" w:sz="0" w:space="0" w:color="auto"/>
            <w:bottom w:val="none" w:sz="0" w:space="0" w:color="auto"/>
            <w:right w:val="none" w:sz="0" w:space="0" w:color="auto"/>
          </w:divBdr>
        </w:div>
        <w:div w:id="1643340974">
          <w:marLeft w:val="640"/>
          <w:marRight w:val="0"/>
          <w:marTop w:val="0"/>
          <w:marBottom w:val="0"/>
          <w:divBdr>
            <w:top w:val="none" w:sz="0" w:space="0" w:color="auto"/>
            <w:left w:val="none" w:sz="0" w:space="0" w:color="auto"/>
            <w:bottom w:val="none" w:sz="0" w:space="0" w:color="auto"/>
            <w:right w:val="none" w:sz="0" w:space="0" w:color="auto"/>
          </w:divBdr>
        </w:div>
        <w:div w:id="892079538">
          <w:marLeft w:val="640"/>
          <w:marRight w:val="0"/>
          <w:marTop w:val="0"/>
          <w:marBottom w:val="0"/>
          <w:divBdr>
            <w:top w:val="none" w:sz="0" w:space="0" w:color="auto"/>
            <w:left w:val="none" w:sz="0" w:space="0" w:color="auto"/>
            <w:bottom w:val="none" w:sz="0" w:space="0" w:color="auto"/>
            <w:right w:val="none" w:sz="0" w:space="0" w:color="auto"/>
          </w:divBdr>
        </w:div>
        <w:div w:id="502673060">
          <w:marLeft w:val="640"/>
          <w:marRight w:val="0"/>
          <w:marTop w:val="0"/>
          <w:marBottom w:val="0"/>
          <w:divBdr>
            <w:top w:val="none" w:sz="0" w:space="0" w:color="auto"/>
            <w:left w:val="none" w:sz="0" w:space="0" w:color="auto"/>
            <w:bottom w:val="none" w:sz="0" w:space="0" w:color="auto"/>
            <w:right w:val="none" w:sz="0" w:space="0" w:color="auto"/>
          </w:divBdr>
        </w:div>
        <w:div w:id="1379889624">
          <w:marLeft w:val="640"/>
          <w:marRight w:val="0"/>
          <w:marTop w:val="0"/>
          <w:marBottom w:val="0"/>
          <w:divBdr>
            <w:top w:val="none" w:sz="0" w:space="0" w:color="auto"/>
            <w:left w:val="none" w:sz="0" w:space="0" w:color="auto"/>
            <w:bottom w:val="none" w:sz="0" w:space="0" w:color="auto"/>
            <w:right w:val="none" w:sz="0" w:space="0" w:color="auto"/>
          </w:divBdr>
        </w:div>
        <w:div w:id="1482381265">
          <w:marLeft w:val="640"/>
          <w:marRight w:val="0"/>
          <w:marTop w:val="0"/>
          <w:marBottom w:val="0"/>
          <w:divBdr>
            <w:top w:val="none" w:sz="0" w:space="0" w:color="auto"/>
            <w:left w:val="none" w:sz="0" w:space="0" w:color="auto"/>
            <w:bottom w:val="none" w:sz="0" w:space="0" w:color="auto"/>
            <w:right w:val="none" w:sz="0" w:space="0" w:color="auto"/>
          </w:divBdr>
        </w:div>
        <w:div w:id="274680485">
          <w:marLeft w:val="640"/>
          <w:marRight w:val="0"/>
          <w:marTop w:val="0"/>
          <w:marBottom w:val="0"/>
          <w:divBdr>
            <w:top w:val="none" w:sz="0" w:space="0" w:color="auto"/>
            <w:left w:val="none" w:sz="0" w:space="0" w:color="auto"/>
            <w:bottom w:val="none" w:sz="0" w:space="0" w:color="auto"/>
            <w:right w:val="none" w:sz="0" w:space="0" w:color="auto"/>
          </w:divBdr>
        </w:div>
        <w:div w:id="792215277">
          <w:marLeft w:val="640"/>
          <w:marRight w:val="0"/>
          <w:marTop w:val="0"/>
          <w:marBottom w:val="0"/>
          <w:divBdr>
            <w:top w:val="none" w:sz="0" w:space="0" w:color="auto"/>
            <w:left w:val="none" w:sz="0" w:space="0" w:color="auto"/>
            <w:bottom w:val="none" w:sz="0" w:space="0" w:color="auto"/>
            <w:right w:val="none" w:sz="0" w:space="0" w:color="auto"/>
          </w:divBdr>
        </w:div>
        <w:div w:id="151026244">
          <w:marLeft w:val="640"/>
          <w:marRight w:val="0"/>
          <w:marTop w:val="0"/>
          <w:marBottom w:val="0"/>
          <w:divBdr>
            <w:top w:val="none" w:sz="0" w:space="0" w:color="auto"/>
            <w:left w:val="none" w:sz="0" w:space="0" w:color="auto"/>
            <w:bottom w:val="none" w:sz="0" w:space="0" w:color="auto"/>
            <w:right w:val="none" w:sz="0" w:space="0" w:color="auto"/>
          </w:divBdr>
        </w:div>
        <w:div w:id="365519754">
          <w:marLeft w:val="640"/>
          <w:marRight w:val="0"/>
          <w:marTop w:val="0"/>
          <w:marBottom w:val="0"/>
          <w:divBdr>
            <w:top w:val="none" w:sz="0" w:space="0" w:color="auto"/>
            <w:left w:val="none" w:sz="0" w:space="0" w:color="auto"/>
            <w:bottom w:val="none" w:sz="0" w:space="0" w:color="auto"/>
            <w:right w:val="none" w:sz="0" w:space="0" w:color="auto"/>
          </w:divBdr>
        </w:div>
        <w:div w:id="456797758">
          <w:marLeft w:val="640"/>
          <w:marRight w:val="0"/>
          <w:marTop w:val="0"/>
          <w:marBottom w:val="0"/>
          <w:divBdr>
            <w:top w:val="none" w:sz="0" w:space="0" w:color="auto"/>
            <w:left w:val="none" w:sz="0" w:space="0" w:color="auto"/>
            <w:bottom w:val="none" w:sz="0" w:space="0" w:color="auto"/>
            <w:right w:val="none" w:sz="0" w:space="0" w:color="auto"/>
          </w:divBdr>
        </w:div>
        <w:div w:id="944775683">
          <w:marLeft w:val="640"/>
          <w:marRight w:val="0"/>
          <w:marTop w:val="0"/>
          <w:marBottom w:val="0"/>
          <w:divBdr>
            <w:top w:val="none" w:sz="0" w:space="0" w:color="auto"/>
            <w:left w:val="none" w:sz="0" w:space="0" w:color="auto"/>
            <w:bottom w:val="none" w:sz="0" w:space="0" w:color="auto"/>
            <w:right w:val="none" w:sz="0" w:space="0" w:color="auto"/>
          </w:divBdr>
        </w:div>
        <w:div w:id="816461093">
          <w:marLeft w:val="640"/>
          <w:marRight w:val="0"/>
          <w:marTop w:val="0"/>
          <w:marBottom w:val="0"/>
          <w:divBdr>
            <w:top w:val="none" w:sz="0" w:space="0" w:color="auto"/>
            <w:left w:val="none" w:sz="0" w:space="0" w:color="auto"/>
            <w:bottom w:val="none" w:sz="0" w:space="0" w:color="auto"/>
            <w:right w:val="none" w:sz="0" w:space="0" w:color="auto"/>
          </w:divBdr>
        </w:div>
        <w:div w:id="1779056425">
          <w:marLeft w:val="640"/>
          <w:marRight w:val="0"/>
          <w:marTop w:val="0"/>
          <w:marBottom w:val="0"/>
          <w:divBdr>
            <w:top w:val="none" w:sz="0" w:space="0" w:color="auto"/>
            <w:left w:val="none" w:sz="0" w:space="0" w:color="auto"/>
            <w:bottom w:val="none" w:sz="0" w:space="0" w:color="auto"/>
            <w:right w:val="none" w:sz="0" w:space="0" w:color="auto"/>
          </w:divBdr>
        </w:div>
        <w:div w:id="1172381314">
          <w:marLeft w:val="640"/>
          <w:marRight w:val="0"/>
          <w:marTop w:val="0"/>
          <w:marBottom w:val="0"/>
          <w:divBdr>
            <w:top w:val="none" w:sz="0" w:space="0" w:color="auto"/>
            <w:left w:val="none" w:sz="0" w:space="0" w:color="auto"/>
            <w:bottom w:val="none" w:sz="0" w:space="0" w:color="auto"/>
            <w:right w:val="none" w:sz="0" w:space="0" w:color="auto"/>
          </w:divBdr>
        </w:div>
        <w:div w:id="924610693">
          <w:marLeft w:val="640"/>
          <w:marRight w:val="0"/>
          <w:marTop w:val="0"/>
          <w:marBottom w:val="0"/>
          <w:divBdr>
            <w:top w:val="none" w:sz="0" w:space="0" w:color="auto"/>
            <w:left w:val="none" w:sz="0" w:space="0" w:color="auto"/>
            <w:bottom w:val="none" w:sz="0" w:space="0" w:color="auto"/>
            <w:right w:val="none" w:sz="0" w:space="0" w:color="auto"/>
          </w:divBdr>
        </w:div>
        <w:div w:id="375281871">
          <w:marLeft w:val="640"/>
          <w:marRight w:val="0"/>
          <w:marTop w:val="0"/>
          <w:marBottom w:val="0"/>
          <w:divBdr>
            <w:top w:val="none" w:sz="0" w:space="0" w:color="auto"/>
            <w:left w:val="none" w:sz="0" w:space="0" w:color="auto"/>
            <w:bottom w:val="none" w:sz="0" w:space="0" w:color="auto"/>
            <w:right w:val="none" w:sz="0" w:space="0" w:color="auto"/>
          </w:divBdr>
        </w:div>
      </w:divsChild>
    </w:div>
    <w:div w:id="1249654974">
      <w:bodyDiv w:val="1"/>
      <w:marLeft w:val="0"/>
      <w:marRight w:val="0"/>
      <w:marTop w:val="0"/>
      <w:marBottom w:val="0"/>
      <w:divBdr>
        <w:top w:val="none" w:sz="0" w:space="0" w:color="auto"/>
        <w:left w:val="none" w:sz="0" w:space="0" w:color="auto"/>
        <w:bottom w:val="none" w:sz="0" w:space="0" w:color="auto"/>
        <w:right w:val="none" w:sz="0" w:space="0" w:color="auto"/>
      </w:divBdr>
      <w:divsChild>
        <w:div w:id="38551364">
          <w:marLeft w:val="640"/>
          <w:marRight w:val="0"/>
          <w:marTop w:val="0"/>
          <w:marBottom w:val="0"/>
          <w:divBdr>
            <w:top w:val="none" w:sz="0" w:space="0" w:color="auto"/>
            <w:left w:val="none" w:sz="0" w:space="0" w:color="auto"/>
            <w:bottom w:val="none" w:sz="0" w:space="0" w:color="auto"/>
            <w:right w:val="none" w:sz="0" w:space="0" w:color="auto"/>
          </w:divBdr>
        </w:div>
        <w:div w:id="42674821">
          <w:marLeft w:val="640"/>
          <w:marRight w:val="0"/>
          <w:marTop w:val="0"/>
          <w:marBottom w:val="0"/>
          <w:divBdr>
            <w:top w:val="none" w:sz="0" w:space="0" w:color="auto"/>
            <w:left w:val="none" w:sz="0" w:space="0" w:color="auto"/>
            <w:bottom w:val="none" w:sz="0" w:space="0" w:color="auto"/>
            <w:right w:val="none" w:sz="0" w:space="0" w:color="auto"/>
          </w:divBdr>
        </w:div>
        <w:div w:id="126238122">
          <w:marLeft w:val="640"/>
          <w:marRight w:val="0"/>
          <w:marTop w:val="0"/>
          <w:marBottom w:val="0"/>
          <w:divBdr>
            <w:top w:val="none" w:sz="0" w:space="0" w:color="auto"/>
            <w:left w:val="none" w:sz="0" w:space="0" w:color="auto"/>
            <w:bottom w:val="none" w:sz="0" w:space="0" w:color="auto"/>
            <w:right w:val="none" w:sz="0" w:space="0" w:color="auto"/>
          </w:divBdr>
        </w:div>
        <w:div w:id="166403750">
          <w:marLeft w:val="640"/>
          <w:marRight w:val="0"/>
          <w:marTop w:val="0"/>
          <w:marBottom w:val="0"/>
          <w:divBdr>
            <w:top w:val="none" w:sz="0" w:space="0" w:color="auto"/>
            <w:left w:val="none" w:sz="0" w:space="0" w:color="auto"/>
            <w:bottom w:val="none" w:sz="0" w:space="0" w:color="auto"/>
            <w:right w:val="none" w:sz="0" w:space="0" w:color="auto"/>
          </w:divBdr>
        </w:div>
        <w:div w:id="196355639">
          <w:marLeft w:val="640"/>
          <w:marRight w:val="0"/>
          <w:marTop w:val="0"/>
          <w:marBottom w:val="0"/>
          <w:divBdr>
            <w:top w:val="none" w:sz="0" w:space="0" w:color="auto"/>
            <w:left w:val="none" w:sz="0" w:space="0" w:color="auto"/>
            <w:bottom w:val="none" w:sz="0" w:space="0" w:color="auto"/>
            <w:right w:val="none" w:sz="0" w:space="0" w:color="auto"/>
          </w:divBdr>
        </w:div>
        <w:div w:id="237249566">
          <w:marLeft w:val="640"/>
          <w:marRight w:val="0"/>
          <w:marTop w:val="0"/>
          <w:marBottom w:val="0"/>
          <w:divBdr>
            <w:top w:val="none" w:sz="0" w:space="0" w:color="auto"/>
            <w:left w:val="none" w:sz="0" w:space="0" w:color="auto"/>
            <w:bottom w:val="none" w:sz="0" w:space="0" w:color="auto"/>
            <w:right w:val="none" w:sz="0" w:space="0" w:color="auto"/>
          </w:divBdr>
        </w:div>
        <w:div w:id="241571349">
          <w:marLeft w:val="640"/>
          <w:marRight w:val="0"/>
          <w:marTop w:val="0"/>
          <w:marBottom w:val="0"/>
          <w:divBdr>
            <w:top w:val="none" w:sz="0" w:space="0" w:color="auto"/>
            <w:left w:val="none" w:sz="0" w:space="0" w:color="auto"/>
            <w:bottom w:val="none" w:sz="0" w:space="0" w:color="auto"/>
            <w:right w:val="none" w:sz="0" w:space="0" w:color="auto"/>
          </w:divBdr>
        </w:div>
        <w:div w:id="335226426">
          <w:marLeft w:val="640"/>
          <w:marRight w:val="0"/>
          <w:marTop w:val="0"/>
          <w:marBottom w:val="0"/>
          <w:divBdr>
            <w:top w:val="none" w:sz="0" w:space="0" w:color="auto"/>
            <w:left w:val="none" w:sz="0" w:space="0" w:color="auto"/>
            <w:bottom w:val="none" w:sz="0" w:space="0" w:color="auto"/>
            <w:right w:val="none" w:sz="0" w:space="0" w:color="auto"/>
          </w:divBdr>
        </w:div>
        <w:div w:id="343869707">
          <w:marLeft w:val="640"/>
          <w:marRight w:val="0"/>
          <w:marTop w:val="0"/>
          <w:marBottom w:val="0"/>
          <w:divBdr>
            <w:top w:val="none" w:sz="0" w:space="0" w:color="auto"/>
            <w:left w:val="none" w:sz="0" w:space="0" w:color="auto"/>
            <w:bottom w:val="none" w:sz="0" w:space="0" w:color="auto"/>
            <w:right w:val="none" w:sz="0" w:space="0" w:color="auto"/>
          </w:divBdr>
        </w:div>
        <w:div w:id="487866274">
          <w:marLeft w:val="640"/>
          <w:marRight w:val="0"/>
          <w:marTop w:val="0"/>
          <w:marBottom w:val="0"/>
          <w:divBdr>
            <w:top w:val="none" w:sz="0" w:space="0" w:color="auto"/>
            <w:left w:val="none" w:sz="0" w:space="0" w:color="auto"/>
            <w:bottom w:val="none" w:sz="0" w:space="0" w:color="auto"/>
            <w:right w:val="none" w:sz="0" w:space="0" w:color="auto"/>
          </w:divBdr>
        </w:div>
        <w:div w:id="538707794">
          <w:marLeft w:val="640"/>
          <w:marRight w:val="0"/>
          <w:marTop w:val="0"/>
          <w:marBottom w:val="0"/>
          <w:divBdr>
            <w:top w:val="none" w:sz="0" w:space="0" w:color="auto"/>
            <w:left w:val="none" w:sz="0" w:space="0" w:color="auto"/>
            <w:bottom w:val="none" w:sz="0" w:space="0" w:color="auto"/>
            <w:right w:val="none" w:sz="0" w:space="0" w:color="auto"/>
          </w:divBdr>
        </w:div>
        <w:div w:id="607392832">
          <w:marLeft w:val="640"/>
          <w:marRight w:val="0"/>
          <w:marTop w:val="0"/>
          <w:marBottom w:val="0"/>
          <w:divBdr>
            <w:top w:val="none" w:sz="0" w:space="0" w:color="auto"/>
            <w:left w:val="none" w:sz="0" w:space="0" w:color="auto"/>
            <w:bottom w:val="none" w:sz="0" w:space="0" w:color="auto"/>
            <w:right w:val="none" w:sz="0" w:space="0" w:color="auto"/>
          </w:divBdr>
        </w:div>
        <w:div w:id="658577426">
          <w:marLeft w:val="640"/>
          <w:marRight w:val="0"/>
          <w:marTop w:val="0"/>
          <w:marBottom w:val="0"/>
          <w:divBdr>
            <w:top w:val="none" w:sz="0" w:space="0" w:color="auto"/>
            <w:left w:val="none" w:sz="0" w:space="0" w:color="auto"/>
            <w:bottom w:val="none" w:sz="0" w:space="0" w:color="auto"/>
            <w:right w:val="none" w:sz="0" w:space="0" w:color="auto"/>
          </w:divBdr>
        </w:div>
        <w:div w:id="687098872">
          <w:marLeft w:val="640"/>
          <w:marRight w:val="0"/>
          <w:marTop w:val="0"/>
          <w:marBottom w:val="0"/>
          <w:divBdr>
            <w:top w:val="none" w:sz="0" w:space="0" w:color="auto"/>
            <w:left w:val="none" w:sz="0" w:space="0" w:color="auto"/>
            <w:bottom w:val="none" w:sz="0" w:space="0" w:color="auto"/>
            <w:right w:val="none" w:sz="0" w:space="0" w:color="auto"/>
          </w:divBdr>
        </w:div>
        <w:div w:id="744226871">
          <w:marLeft w:val="640"/>
          <w:marRight w:val="0"/>
          <w:marTop w:val="0"/>
          <w:marBottom w:val="0"/>
          <w:divBdr>
            <w:top w:val="none" w:sz="0" w:space="0" w:color="auto"/>
            <w:left w:val="none" w:sz="0" w:space="0" w:color="auto"/>
            <w:bottom w:val="none" w:sz="0" w:space="0" w:color="auto"/>
            <w:right w:val="none" w:sz="0" w:space="0" w:color="auto"/>
          </w:divBdr>
        </w:div>
        <w:div w:id="774398484">
          <w:marLeft w:val="640"/>
          <w:marRight w:val="0"/>
          <w:marTop w:val="0"/>
          <w:marBottom w:val="0"/>
          <w:divBdr>
            <w:top w:val="none" w:sz="0" w:space="0" w:color="auto"/>
            <w:left w:val="none" w:sz="0" w:space="0" w:color="auto"/>
            <w:bottom w:val="none" w:sz="0" w:space="0" w:color="auto"/>
            <w:right w:val="none" w:sz="0" w:space="0" w:color="auto"/>
          </w:divBdr>
        </w:div>
        <w:div w:id="911964249">
          <w:marLeft w:val="640"/>
          <w:marRight w:val="0"/>
          <w:marTop w:val="0"/>
          <w:marBottom w:val="0"/>
          <w:divBdr>
            <w:top w:val="none" w:sz="0" w:space="0" w:color="auto"/>
            <w:left w:val="none" w:sz="0" w:space="0" w:color="auto"/>
            <w:bottom w:val="none" w:sz="0" w:space="0" w:color="auto"/>
            <w:right w:val="none" w:sz="0" w:space="0" w:color="auto"/>
          </w:divBdr>
        </w:div>
        <w:div w:id="976883013">
          <w:marLeft w:val="640"/>
          <w:marRight w:val="0"/>
          <w:marTop w:val="0"/>
          <w:marBottom w:val="0"/>
          <w:divBdr>
            <w:top w:val="none" w:sz="0" w:space="0" w:color="auto"/>
            <w:left w:val="none" w:sz="0" w:space="0" w:color="auto"/>
            <w:bottom w:val="none" w:sz="0" w:space="0" w:color="auto"/>
            <w:right w:val="none" w:sz="0" w:space="0" w:color="auto"/>
          </w:divBdr>
        </w:div>
        <w:div w:id="1013148649">
          <w:marLeft w:val="640"/>
          <w:marRight w:val="0"/>
          <w:marTop w:val="0"/>
          <w:marBottom w:val="0"/>
          <w:divBdr>
            <w:top w:val="none" w:sz="0" w:space="0" w:color="auto"/>
            <w:left w:val="none" w:sz="0" w:space="0" w:color="auto"/>
            <w:bottom w:val="none" w:sz="0" w:space="0" w:color="auto"/>
            <w:right w:val="none" w:sz="0" w:space="0" w:color="auto"/>
          </w:divBdr>
        </w:div>
        <w:div w:id="1069884406">
          <w:marLeft w:val="640"/>
          <w:marRight w:val="0"/>
          <w:marTop w:val="0"/>
          <w:marBottom w:val="0"/>
          <w:divBdr>
            <w:top w:val="none" w:sz="0" w:space="0" w:color="auto"/>
            <w:left w:val="none" w:sz="0" w:space="0" w:color="auto"/>
            <w:bottom w:val="none" w:sz="0" w:space="0" w:color="auto"/>
            <w:right w:val="none" w:sz="0" w:space="0" w:color="auto"/>
          </w:divBdr>
        </w:div>
        <w:div w:id="1088112090">
          <w:marLeft w:val="640"/>
          <w:marRight w:val="0"/>
          <w:marTop w:val="0"/>
          <w:marBottom w:val="0"/>
          <w:divBdr>
            <w:top w:val="none" w:sz="0" w:space="0" w:color="auto"/>
            <w:left w:val="none" w:sz="0" w:space="0" w:color="auto"/>
            <w:bottom w:val="none" w:sz="0" w:space="0" w:color="auto"/>
            <w:right w:val="none" w:sz="0" w:space="0" w:color="auto"/>
          </w:divBdr>
        </w:div>
        <w:div w:id="1175657250">
          <w:marLeft w:val="640"/>
          <w:marRight w:val="0"/>
          <w:marTop w:val="0"/>
          <w:marBottom w:val="0"/>
          <w:divBdr>
            <w:top w:val="none" w:sz="0" w:space="0" w:color="auto"/>
            <w:left w:val="none" w:sz="0" w:space="0" w:color="auto"/>
            <w:bottom w:val="none" w:sz="0" w:space="0" w:color="auto"/>
            <w:right w:val="none" w:sz="0" w:space="0" w:color="auto"/>
          </w:divBdr>
        </w:div>
        <w:div w:id="1253123636">
          <w:marLeft w:val="640"/>
          <w:marRight w:val="0"/>
          <w:marTop w:val="0"/>
          <w:marBottom w:val="0"/>
          <w:divBdr>
            <w:top w:val="none" w:sz="0" w:space="0" w:color="auto"/>
            <w:left w:val="none" w:sz="0" w:space="0" w:color="auto"/>
            <w:bottom w:val="none" w:sz="0" w:space="0" w:color="auto"/>
            <w:right w:val="none" w:sz="0" w:space="0" w:color="auto"/>
          </w:divBdr>
        </w:div>
        <w:div w:id="1266694602">
          <w:marLeft w:val="640"/>
          <w:marRight w:val="0"/>
          <w:marTop w:val="0"/>
          <w:marBottom w:val="0"/>
          <w:divBdr>
            <w:top w:val="none" w:sz="0" w:space="0" w:color="auto"/>
            <w:left w:val="none" w:sz="0" w:space="0" w:color="auto"/>
            <w:bottom w:val="none" w:sz="0" w:space="0" w:color="auto"/>
            <w:right w:val="none" w:sz="0" w:space="0" w:color="auto"/>
          </w:divBdr>
        </w:div>
        <w:div w:id="1299530882">
          <w:marLeft w:val="640"/>
          <w:marRight w:val="0"/>
          <w:marTop w:val="0"/>
          <w:marBottom w:val="0"/>
          <w:divBdr>
            <w:top w:val="none" w:sz="0" w:space="0" w:color="auto"/>
            <w:left w:val="none" w:sz="0" w:space="0" w:color="auto"/>
            <w:bottom w:val="none" w:sz="0" w:space="0" w:color="auto"/>
            <w:right w:val="none" w:sz="0" w:space="0" w:color="auto"/>
          </w:divBdr>
        </w:div>
        <w:div w:id="1306934228">
          <w:marLeft w:val="640"/>
          <w:marRight w:val="0"/>
          <w:marTop w:val="0"/>
          <w:marBottom w:val="0"/>
          <w:divBdr>
            <w:top w:val="none" w:sz="0" w:space="0" w:color="auto"/>
            <w:left w:val="none" w:sz="0" w:space="0" w:color="auto"/>
            <w:bottom w:val="none" w:sz="0" w:space="0" w:color="auto"/>
            <w:right w:val="none" w:sz="0" w:space="0" w:color="auto"/>
          </w:divBdr>
        </w:div>
        <w:div w:id="1352299936">
          <w:marLeft w:val="640"/>
          <w:marRight w:val="0"/>
          <w:marTop w:val="0"/>
          <w:marBottom w:val="0"/>
          <w:divBdr>
            <w:top w:val="none" w:sz="0" w:space="0" w:color="auto"/>
            <w:left w:val="none" w:sz="0" w:space="0" w:color="auto"/>
            <w:bottom w:val="none" w:sz="0" w:space="0" w:color="auto"/>
            <w:right w:val="none" w:sz="0" w:space="0" w:color="auto"/>
          </w:divBdr>
        </w:div>
        <w:div w:id="1414274621">
          <w:marLeft w:val="640"/>
          <w:marRight w:val="0"/>
          <w:marTop w:val="0"/>
          <w:marBottom w:val="0"/>
          <w:divBdr>
            <w:top w:val="none" w:sz="0" w:space="0" w:color="auto"/>
            <w:left w:val="none" w:sz="0" w:space="0" w:color="auto"/>
            <w:bottom w:val="none" w:sz="0" w:space="0" w:color="auto"/>
            <w:right w:val="none" w:sz="0" w:space="0" w:color="auto"/>
          </w:divBdr>
        </w:div>
        <w:div w:id="1443646265">
          <w:marLeft w:val="640"/>
          <w:marRight w:val="0"/>
          <w:marTop w:val="0"/>
          <w:marBottom w:val="0"/>
          <w:divBdr>
            <w:top w:val="none" w:sz="0" w:space="0" w:color="auto"/>
            <w:left w:val="none" w:sz="0" w:space="0" w:color="auto"/>
            <w:bottom w:val="none" w:sz="0" w:space="0" w:color="auto"/>
            <w:right w:val="none" w:sz="0" w:space="0" w:color="auto"/>
          </w:divBdr>
        </w:div>
        <w:div w:id="1454592241">
          <w:marLeft w:val="640"/>
          <w:marRight w:val="0"/>
          <w:marTop w:val="0"/>
          <w:marBottom w:val="0"/>
          <w:divBdr>
            <w:top w:val="none" w:sz="0" w:space="0" w:color="auto"/>
            <w:left w:val="none" w:sz="0" w:space="0" w:color="auto"/>
            <w:bottom w:val="none" w:sz="0" w:space="0" w:color="auto"/>
            <w:right w:val="none" w:sz="0" w:space="0" w:color="auto"/>
          </w:divBdr>
        </w:div>
        <w:div w:id="1491167136">
          <w:marLeft w:val="640"/>
          <w:marRight w:val="0"/>
          <w:marTop w:val="0"/>
          <w:marBottom w:val="0"/>
          <w:divBdr>
            <w:top w:val="none" w:sz="0" w:space="0" w:color="auto"/>
            <w:left w:val="none" w:sz="0" w:space="0" w:color="auto"/>
            <w:bottom w:val="none" w:sz="0" w:space="0" w:color="auto"/>
            <w:right w:val="none" w:sz="0" w:space="0" w:color="auto"/>
          </w:divBdr>
        </w:div>
        <w:div w:id="1587300079">
          <w:marLeft w:val="640"/>
          <w:marRight w:val="0"/>
          <w:marTop w:val="0"/>
          <w:marBottom w:val="0"/>
          <w:divBdr>
            <w:top w:val="none" w:sz="0" w:space="0" w:color="auto"/>
            <w:left w:val="none" w:sz="0" w:space="0" w:color="auto"/>
            <w:bottom w:val="none" w:sz="0" w:space="0" w:color="auto"/>
            <w:right w:val="none" w:sz="0" w:space="0" w:color="auto"/>
          </w:divBdr>
        </w:div>
        <w:div w:id="1649046230">
          <w:marLeft w:val="640"/>
          <w:marRight w:val="0"/>
          <w:marTop w:val="0"/>
          <w:marBottom w:val="0"/>
          <w:divBdr>
            <w:top w:val="none" w:sz="0" w:space="0" w:color="auto"/>
            <w:left w:val="none" w:sz="0" w:space="0" w:color="auto"/>
            <w:bottom w:val="none" w:sz="0" w:space="0" w:color="auto"/>
            <w:right w:val="none" w:sz="0" w:space="0" w:color="auto"/>
          </w:divBdr>
        </w:div>
        <w:div w:id="1663041632">
          <w:marLeft w:val="640"/>
          <w:marRight w:val="0"/>
          <w:marTop w:val="0"/>
          <w:marBottom w:val="0"/>
          <w:divBdr>
            <w:top w:val="none" w:sz="0" w:space="0" w:color="auto"/>
            <w:left w:val="none" w:sz="0" w:space="0" w:color="auto"/>
            <w:bottom w:val="none" w:sz="0" w:space="0" w:color="auto"/>
            <w:right w:val="none" w:sz="0" w:space="0" w:color="auto"/>
          </w:divBdr>
        </w:div>
        <w:div w:id="1670212271">
          <w:marLeft w:val="640"/>
          <w:marRight w:val="0"/>
          <w:marTop w:val="0"/>
          <w:marBottom w:val="0"/>
          <w:divBdr>
            <w:top w:val="none" w:sz="0" w:space="0" w:color="auto"/>
            <w:left w:val="none" w:sz="0" w:space="0" w:color="auto"/>
            <w:bottom w:val="none" w:sz="0" w:space="0" w:color="auto"/>
            <w:right w:val="none" w:sz="0" w:space="0" w:color="auto"/>
          </w:divBdr>
        </w:div>
        <w:div w:id="1733650780">
          <w:marLeft w:val="640"/>
          <w:marRight w:val="0"/>
          <w:marTop w:val="0"/>
          <w:marBottom w:val="0"/>
          <w:divBdr>
            <w:top w:val="none" w:sz="0" w:space="0" w:color="auto"/>
            <w:left w:val="none" w:sz="0" w:space="0" w:color="auto"/>
            <w:bottom w:val="none" w:sz="0" w:space="0" w:color="auto"/>
            <w:right w:val="none" w:sz="0" w:space="0" w:color="auto"/>
          </w:divBdr>
        </w:div>
        <w:div w:id="1810511839">
          <w:marLeft w:val="640"/>
          <w:marRight w:val="0"/>
          <w:marTop w:val="0"/>
          <w:marBottom w:val="0"/>
          <w:divBdr>
            <w:top w:val="none" w:sz="0" w:space="0" w:color="auto"/>
            <w:left w:val="none" w:sz="0" w:space="0" w:color="auto"/>
            <w:bottom w:val="none" w:sz="0" w:space="0" w:color="auto"/>
            <w:right w:val="none" w:sz="0" w:space="0" w:color="auto"/>
          </w:divBdr>
        </w:div>
        <w:div w:id="1819608774">
          <w:marLeft w:val="640"/>
          <w:marRight w:val="0"/>
          <w:marTop w:val="0"/>
          <w:marBottom w:val="0"/>
          <w:divBdr>
            <w:top w:val="none" w:sz="0" w:space="0" w:color="auto"/>
            <w:left w:val="none" w:sz="0" w:space="0" w:color="auto"/>
            <w:bottom w:val="none" w:sz="0" w:space="0" w:color="auto"/>
            <w:right w:val="none" w:sz="0" w:space="0" w:color="auto"/>
          </w:divBdr>
        </w:div>
        <w:div w:id="1832596818">
          <w:marLeft w:val="640"/>
          <w:marRight w:val="0"/>
          <w:marTop w:val="0"/>
          <w:marBottom w:val="0"/>
          <w:divBdr>
            <w:top w:val="none" w:sz="0" w:space="0" w:color="auto"/>
            <w:left w:val="none" w:sz="0" w:space="0" w:color="auto"/>
            <w:bottom w:val="none" w:sz="0" w:space="0" w:color="auto"/>
            <w:right w:val="none" w:sz="0" w:space="0" w:color="auto"/>
          </w:divBdr>
        </w:div>
        <w:div w:id="1943881333">
          <w:marLeft w:val="640"/>
          <w:marRight w:val="0"/>
          <w:marTop w:val="0"/>
          <w:marBottom w:val="0"/>
          <w:divBdr>
            <w:top w:val="none" w:sz="0" w:space="0" w:color="auto"/>
            <w:left w:val="none" w:sz="0" w:space="0" w:color="auto"/>
            <w:bottom w:val="none" w:sz="0" w:space="0" w:color="auto"/>
            <w:right w:val="none" w:sz="0" w:space="0" w:color="auto"/>
          </w:divBdr>
        </w:div>
        <w:div w:id="1988048672">
          <w:marLeft w:val="640"/>
          <w:marRight w:val="0"/>
          <w:marTop w:val="0"/>
          <w:marBottom w:val="0"/>
          <w:divBdr>
            <w:top w:val="none" w:sz="0" w:space="0" w:color="auto"/>
            <w:left w:val="none" w:sz="0" w:space="0" w:color="auto"/>
            <w:bottom w:val="none" w:sz="0" w:space="0" w:color="auto"/>
            <w:right w:val="none" w:sz="0" w:space="0" w:color="auto"/>
          </w:divBdr>
        </w:div>
        <w:div w:id="2122870345">
          <w:marLeft w:val="640"/>
          <w:marRight w:val="0"/>
          <w:marTop w:val="0"/>
          <w:marBottom w:val="0"/>
          <w:divBdr>
            <w:top w:val="none" w:sz="0" w:space="0" w:color="auto"/>
            <w:left w:val="none" w:sz="0" w:space="0" w:color="auto"/>
            <w:bottom w:val="none" w:sz="0" w:space="0" w:color="auto"/>
            <w:right w:val="none" w:sz="0" w:space="0" w:color="auto"/>
          </w:divBdr>
        </w:div>
        <w:div w:id="2140417042">
          <w:marLeft w:val="640"/>
          <w:marRight w:val="0"/>
          <w:marTop w:val="0"/>
          <w:marBottom w:val="0"/>
          <w:divBdr>
            <w:top w:val="none" w:sz="0" w:space="0" w:color="auto"/>
            <w:left w:val="none" w:sz="0" w:space="0" w:color="auto"/>
            <w:bottom w:val="none" w:sz="0" w:space="0" w:color="auto"/>
            <w:right w:val="none" w:sz="0" w:space="0" w:color="auto"/>
          </w:divBdr>
        </w:div>
      </w:divsChild>
    </w:div>
    <w:div w:id="1256284210">
      <w:bodyDiv w:val="1"/>
      <w:marLeft w:val="0"/>
      <w:marRight w:val="0"/>
      <w:marTop w:val="0"/>
      <w:marBottom w:val="0"/>
      <w:divBdr>
        <w:top w:val="none" w:sz="0" w:space="0" w:color="auto"/>
        <w:left w:val="none" w:sz="0" w:space="0" w:color="auto"/>
        <w:bottom w:val="none" w:sz="0" w:space="0" w:color="auto"/>
        <w:right w:val="none" w:sz="0" w:space="0" w:color="auto"/>
      </w:divBdr>
      <w:divsChild>
        <w:div w:id="2029674842">
          <w:marLeft w:val="640"/>
          <w:marRight w:val="0"/>
          <w:marTop w:val="0"/>
          <w:marBottom w:val="0"/>
          <w:divBdr>
            <w:top w:val="none" w:sz="0" w:space="0" w:color="auto"/>
            <w:left w:val="none" w:sz="0" w:space="0" w:color="auto"/>
            <w:bottom w:val="none" w:sz="0" w:space="0" w:color="auto"/>
            <w:right w:val="none" w:sz="0" w:space="0" w:color="auto"/>
          </w:divBdr>
        </w:div>
        <w:div w:id="1296369560">
          <w:marLeft w:val="640"/>
          <w:marRight w:val="0"/>
          <w:marTop w:val="0"/>
          <w:marBottom w:val="0"/>
          <w:divBdr>
            <w:top w:val="none" w:sz="0" w:space="0" w:color="auto"/>
            <w:left w:val="none" w:sz="0" w:space="0" w:color="auto"/>
            <w:bottom w:val="none" w:sz="0" w:space="0" w:color="auto"/>
            <w:right w:val="none" w:sz="0" w:space="0" w:color="auto"/>
          </w:divBdr>
        </w:div>
        <w:div w:id="949237312">
          <w:marLeft w:val="640"/>
          <w:marRight w:val="0"/>
          <w:marTop w:val="0"/>
          <w:marBottom w:val="0"/>
          <w:divBdr>
            <w:top w:val="none" w:sz="0" w:space="0" w:color="auto"/>
            <w:left w:val="none" w:sz="0" w:space="0" w:color="auto"/>
            <w:bottom w:val="none" w:sz="0" w:space="0" w:color="auto"/>
            <w:right w:val="none" w:sz="0" w:space="0" w:color="auto"/>
          </w:divBdr>
        </w:div>
        <w:div w:id="1044020661">
          <w:marLeft w:val="640"/>
          <w:marRight w:val="0"/>
          <w:marTop w:val="0"/>
          <w:marBottom w:val="0"/>
          <w:divBdr>
            <w:top w:val="none" w:sz="0" w:space="0" w:color="auto"/>
            <w:left w:val="none" w:sz="0" w:space="0" w:color="auto"/>
            <w:bottom w:val="none" w:sz="0" w:space="0" w:color="auto"/>
            <w:right w:val="none" w:sz="0" w:space="0" w:color="auto"/>
          </w:divBdr>
        </w:div>
        <w:div w:id="1355695339">
          <w:marLeft w:val="640"/>
          <w:marRight w:val="0"/>
          <w:marTop w:val="0"/>
          <w:marBottom w:val="0"/>
          <w:divBdr>
            <w:top w:val="none" w:sz="0" w:space="0" w:color="auto"/>
            <w:left w:val="none" w:sz="0" w:space="0" w:color="auto"/>
            <w:bottom w:val="none" w:sz="0" w:space="0" w:color="auto"/>
            <w:right w:val="none" w:sz="0" w:space="0" w:color="auto"/>
          </w:divBdr>
        </w:div>
        <w:div w:id="1326669274">
          <w:marLeft w:val="640"/>
          <w:marRight w:val="0"/>
          <w:marTop w:val="0"/>
          <w:marBottom w:val="0"/>
          <w:divBdr>
            <w:top w:val="none" w:sz="0" w:space="0" w:color="auto"/>
            <w:left w:val="none" w:sz="0" w:space="0" w:color="auto"/>
            <w:bottom w:val="none" w:sz="0" w:space="0" w:color="auto"/>
            <w:right w:val="none" w:sz="0" w:space="0" w:color="auto"/>
          </w:divBdr>
        </w:div>
        <w:div w:id="1720324617">
          <w:marLeft w:val="640"/>
          <w:marRight w:val="0"/>
          <w:marTop w:val="0"/>
          <w:marBottom w:val="0"/>
          <w:divBdr>
            <w:top w:val="none" w:sz="0" w:space="0" w:color="auto"/>
            <w:left w:val="none" w:sz="0" w:space="0" w:color="auto"/>
            <w:bottom w:val="none" w:sz="0" w:space="0" w:color="auto"/>
            <w:right w:val="none" w:sz="0" w:space="0" w:color="auto"/>
          </w:divBdr>
        </w:div>
        <w:div w:id="249044279">
          <w:marLeft w:val="640"/>
          <w:marRight w:val="0"/>
          <w:marTop w:val="0"/>
          <w:marBottom w:val="0"/>
          <w:divBdr>
            <w:top w:val="none" w:sz="0" w:space="0" w:color="auto"/>
            <w:left w:val="none" w:sz="0" w:space="0" w:color="auto"/>
            <w:bottom w:val="none" w:sz="0" w:space="0" w:color="auto"/>
            <w:right w:val="none" w:sz="0" w:space="0" w:color="auto"/>
          </w:divBdr>
        </w:div>
        <w:div w:id="642007348">
          <w:marLeft w:val="640"/>
          <w:marRight w:val="0"/>
          <w:marTop w:val="0"/>
          <w:marBottom w:val="0"/>
          <w:divBdr>
            <w:top w:val="none" w:sz="0" w:space="0" w:color="auto"/>
            <w:left w:val="none" w:sz="0" w:space="0" w:color="auto"/>
            <w:bottom w:val="none" w:sz="0" w:space="0" w:color="auto"/>
            <w:right w:val="none" w:sz="0" w:space="0" w:color="auto"/>
          </w:divBdr>
        </w:div>
        <w:div w:id="1801847095">
          <w:marLeft w:val="640"/>
          <w:marRight w:val="0"/>
          <w:marTop w:val="0"/>
          <w:marBottom w:val="0"/>
          <w:divBdr>
            <w:top w:val="none" w:sz="0" w:space="0" w:color="auto"/>
            <w:left w:val="none" w:sz="0" w:space="0" w:color="auto"/>
            <w:bottom w:val="none" w:sz="0" w:space="0" w:color="auto"/>
            <w:right w:val="none" w:sz="0" w:space="0" w:color="auto"/>
          </w:divBdr>
        </w:div>
        <w:div w:id="1013992474">
          <w:marLeft w:val="640"/>
          <w:marRight w:val="0"/>
          <w:marTop w:val="0"/>
          <w:marBottom w:val="0"/>
          <w:divBdr>
            <w:top w:val="none" w:sz="0" w:space="0" w:color="auto"/>
            <w:left w:val="none" w:sz="0" w:space="0" w:color="auto"/>
            <w:bottom w:val="none" w:sz="0" w:space="0" w:color="auto"/>
            <w:right w:val="none" w:sz="0" w:space="0" w:color="auto"/>
          </w:divBdr>
        </w:div>
        <w:div w:id="1093434676">
          <w:marLeft w:val="640"/>
          <w:marRight w:val="0"/>
          <w:marTop w:val="0"/>
          <w:marBottom w:val="0"/>
          <w:divBdr>
            <w:top w:val="none" w:sz="0" w:space="0" w:color="auto"/>
            <w:left w:val="none" w:sz="0" w:space="0" w:color="auto"/>
            <w:bottom w:val="none" w:sz="0" w:space="0" w:color="auto"/>
            <w:right w:val="none" w:sz="0" w:space="0" w:color="auto"/>
          </w:divBdr>
        </w:div>
        <w:div w:id="503058417">
          <w:marLeft w:val="640"/>
          <w:marRight w:val="0"/>
          <w:marTop w:val="0"/>
          <w:marBottom w:val="0"/>
          <w:divBdr>
            <w:top w:val="none" w:sz="0" w:space="0" w:color="auto"/>
            <w:left w:val="none" w:sz="0" w:space="0" w:color="auto"/>
            <w:bottom w:val="none" w:sz="0" w:space="0" w:color="auto"/>
            <w:right w:val="none" w:sz="0" w:space="0" w:color="auto"/>
          </w:divBdr>
        </w:div>
        <w:div w:id="1723753299">
          <w:marLeft w:val="640"/>
          <w:marRight w:val="0"/>
          <w:marTop w:val="0"/>
          <w:marBottom w:val="0"/>
          <w:divBdr>
            <w:top w:val="none" w:sz="0" w:space="0" w:color="auto"/>
            <w:left w:val="none" w:sz="0" w:space="0" w:color="auto"/>
            <w:bottom w:val="none" w:sz="0" w:space="0" w:color="auto"/>
            <w:right w:val="none" w:sz="0" w:space="0" w:color="auto"/>
          </w:divBdr>
        </w:div>
        <w:div w:id="198706899">
          <w:marLeft w:val="640"/>
          <w:marRight w:val="0"/>
          <w:marTop w:val="0"/>
          <w:marBottom w:val="0"/>
          <w:divBdr>
            <w:top w:val="none" w:sz="0" w:space="0" w:color="auto"/>
            <w:left w:val="none" w:sz="0" w:space="0" w:color="auto"/>
            <w:bottom w:val="none" w:sz="0" w:space="0" w:color="auto"/>
            <w:right w:val="none" w:sz="0" w:space="0" w:color="auto"/>
          </w:divBdr>
        </w:div>
        <w:div w:id="1866209398">
          <w:marLeft w:val="640"/>
          <w:marRight w:val="0"/>
          <w:marTop w:val="0"/>
          <w:marBottom w:val="0"/>
          <w:divBdr>
            <w:top w:val="none" w:sz="0" w:space="0" w:color="auto"/>
            <w:left w:val="none" w:sz="0" w:space="0" w:color="auto"/>
            <w:bottom w:val="none" w:sz="0" w:space="0" w:color="auto"/>
            <w:right w:val="none" w:sz="0" w:space="0" w:color="auto"/>
          </w:divBdr>
        </w:div>
        <w:div w:id="246571816">
          <w:marLeft w:val="640"/>
          <w:marRight w:val="0"/>
          <w:marTop w:val="0"/>
          <w:marBottom w:val="0"/>
          <w:divBdr>
            <w:top w:val="none" w:sz="0" w:space="0" w:color="auto"/>
            <w:left w:val="none" w:sz="0" w:space="0" w:color="auto"/>
            <w:bottom w:val="none" w:sz="0" w:space="0" w:color="auto"/>
            <w:right w:val="none" w:sz="0" w:space="0" w:color="auto"/>
          </w:divBdr>
        </w:div>
        <w:div w:id="1736274171">
          <w:marLeft w:val="640"/>
          <w:marRight w:val="0"/>
          <w:marTop w:val="0"/>
          <w:marBottom w:val="0"/>
          <w:divBdr>
            <w:top w:val="none" w:sz="0" w:space="0" w:color="auto"/>
            <w:left w:val="none" w:sz="0" w:space="0" w:color="auto"/>
            <w:bottom w:val="none" w:sz="0" w:space="0" w:color="auto"/>
            <w:right w:val="none" w:sz="0" w:space="0" w:color="auto"/>
          </w:divBdr>
        </w:div>
        <w:div w:id="489058588">
          <w:marLeft w:val="640"/>
          <w:marRight w:val="0"/>
          <w:marTop w:val="0"/>
          <w:marBottom w:val="0"/>
          <w:divBdr>
            <w:top w:val="none" w:sz="0" w:space="0" w:color="auto"/>
            <w:left w:val="none" w:sz="0" w:space="0" w:color="auto"/>
            <w:bottom w:val="none" w:sz="0" w:space="0" w:color="auto"/>
            <w:right w:val="none" w:sz="0" w:space="0" w:color="auto"/>
          </w:divBdr>
        </w:div>
        <w:div w:id="1291745609">
          <w:marLeft w:val="640"/>
          <w:marRight w:val="0"/>
          <w:marTop w:val="0"/>
          <w:marBottom w:val="0"/>
          <w:divBdr>
            <w:top w:val="none" w:sz="0" w:space="0" w:color="auto"/>
            <w:left w:val="none" w:sz="0" w:space="0" w:color="auto"/>
            <w:bottom w:val="none" w:sz="0" w:space="0" w:color="auto"/>
            <w:right w:val="none" w:sz="0" w:space="0" w:color="auto"/>
          </w:divBdr>
        </w:div>
        <w:div w:id="1906530985">
          <w:marLeft w:val="640"/>
          <w:marRight w:val="0"/>
          <w:marTop w:val="0"/>
          <w:marBottom w:val="0"/>
          <w:divBdr>
            <w:top w:val="none" w:sz="0" w:space="0" w:color="auto"/>
            <w:left w:val="none" w:sz="0" w:space="0" w:color="auto"/>
            <w:bottom w:val="none" w:sz="0" w:space="0" w:color="auto"/>
            <w:right w:val="none" w:sz="0" w:space="0" w:color="auto"/>
          </w:divBdr>
        </w:div>
        <w:div w:id="2130470047">
          <w:marLeft w:val="640"/>
          <w:marRight w:val="0"/>
          <w:marTop w:val="0"/>
          <w:marBottom w:val="0"/>
          <w:divBdr>
            <w:top w:val="none" w:sz="0" w:space="0" w:color="auto"/>
            <w:left w:val="none" w:sz="0" w:space="0" w:color="auto"/>
            <w:bottom w:val="none" w:sz="0" w:space="0" w:color="auto"/>
            <w:right w:val="none" w:sz="0" w:space="0" w:color="auto"/>
          </w:divBdr>
        </w:div>
        <w:div w:id="1702634810">
          <w:marLeft w:val="640"/>
          <w:marRight w:val="0"/>
          <w:marTop w:val="0"/>
          <w:marBottom w:val="0"/>
          <w:divBdr>
            <w:top w:val="none" w:sz="0" w:space="0" w:color="auto"/>
            <w:left w:val="none" w:sz="0" w:space="0" w:color="auto"/>
            <w:bottom w:val="none" w:sz="0" w:space="0" w:color="auto"/>
            <w:right w:val="none" w:sz="0" w:space="0" w:color="auto"/>
          </w:divBdr>
        </w:div>
        <w:div w:id="1645233672">
          <w:marLeft w:val="640"/>
          <w:marRight w:val="0"/>
          <w:marTop w:val="0"/>
          <w:marBottom w:val="0"/>
          <w:divBdr>
            <w:top w:val="none" w:sz="0" w:space="0" w:color="auto"/>
            <w:left w:val="none" w:sz="0" w:space="0" w:color="auto"/>
            <w:bottom w:val="none" w:sz="0" w:space="0" w:color="auto"/>
            <w:right w:val="none" w:sz="0" w:space="0" w:color="auto"/>
          </w:divBdr>
        </w:div>
        <w:div w:id="1657340505">
          <w:marLeft w:val="640"/>
          <w:marRight w:val="0"/>
          <w:marTop w:val="0"/>
          <w:marBottom w:val="0"/>
          <w:divBdr>
            <w:top w:val="none" w:sz="0" w:space="0" w:color="auto"/>
            <w:left w:val="none" w:sz="0" w:space="0" w:color="auto"/>
            <w:bottom w:val="none" w:sz="0" w:space="0" w:color="auto"/>
            <w:right w:val="none" w:sz="0" w:space="0" w:color="auto"/>
          </w:divBdr>
        </w:div>
        <w:div w:id="526867378">
          <w:marLeft w:val="640"/>
          <w:marRight w:val="0"/>
          <w:marTop w:val="0"/>
          <w:marBottom w:val="0"/>
          <w:divBdr>
            <w:top w:val="none" w:sz="0" w:space="0" w:color="auto"/>
            <w:left w:val="none" w:sz="0" w:space="0" w:color="auto"/>
            <w:bottom w:val="none" w:sz="0" w:space="0" w:color="auto"/>
            <w:right w:val="none" w:sz="0" w:space="0" w:color="auto"/>
          </w:divBdr>
        </w:div>
        <w:div w:id="102724906">
          <w:marLeft w:val="640"/>
          <w:marRight w:val="0"/>
          <w:marTop w:val="0"/>
          <w:marBottom w:val="0"/>
          <w:divBdr>
            <w:top w:val="none" w:sz="0" w:space="0" w:color="auto"/>
            <w:left w:val="none" w:sz="0" w:space="0" w:color="auto"/>
            <w:bottom w:val="none" w:sz="0" w:space="0" w:color="auto"/>
            <w:right w:val="none" w:sz="0" w:space="0" w:color="auto"/>
          </w:divBdr>
        </w:div>
        <w:div w:id="732462174">
          <w:marLeft w:val="640"/>
          <w:marRight w:val="0"/>
          <w:marTop w:val="0"/>
          <w:marBottom w:val="0"/>
          <w:divBdr>
            <w:top w:val="none" w:sz="0" w:space="0" w:color="auto"/>
            <w:left w:val="none" w:sz="0" w:space="0" w:color="auto"/>
            <w:bottom w:val="none" w:sz="0" w:space="0" w:color="auto"/>
            <w:right w:val="none" w:sz="0" w:space="0" w:color="auto"/>
          </w:divBdr>
        </w:div>
        <w:div w:id="511142785">
          <w:marLeft w:val="640"/>
          <w:marRight w:val="0"/>
          <w:marTop w:val="0"/>
          <w:marBottom w:val="0"/>
          <w:divBdr>
            <w:top w:val="none" w:sz="0" w:space="0" w:color="auto"/>
            <w:left w:val="none" w:sz="0" w:space="0" w:color="auto"/>
            <w:bottom w:val="none" w:sz="0" w:space="0" w:color="auto"/>
            <w:right w:val="none" w:sz="0" w:space="0" w:color="auto"/>
          </w:divBdr>
        </w:div>
        <w:div w:id="196819080">
          <w:marLeft w:val="640"/>
          <w:marRight w:val="0"/>
          <w:marTop w:val="0"/>
          <w:marBottom w:val="0"/>
          <w:divBdr>
            <w:top w:val="none" w:sz="0" w:space="0" w:color="auto"/>
            <w:left w:val="none" w:sz="0" w:space="0" w:color="auto"/>
            <w:bottom w:val="none" w:sz="0" w:space="0" w:color="auto"/>
            <w:right w:val="none" w:sz="0" w:space="0" w:color="auto"/>
          </w:divBdr>
        </w:div>
        <w:div w:id="307784885">
          <w:marLeft w:val="640"/>
          <w:marRight w:val="0"/>
          <w:marTop w:val="0"/>
          <w:marBottom w:val="0"/>
          <w:divBdr>
            <w:top w:val="none" w:sz="0" w:space="0" w:color="auto"/>
            <w:left w:val="none" w:sz="0" w:space="0" w:color="auto"/>
            <w:bottom w:val="none" w:sz="0" w:space="0" w:color="auto"/>
            <w:right w:val="none" w:sz="0" w:space="0" w:color="auto"/>
          </w:divBdr>
        </w:div>
        <w:div w:id="835917320">
          <w:marLeft w:val="640"/>
          <w:marRight w:val="0"/>
          <w:marTop w:val="0"/>
          <w:marBottom w:val="0"/>
          <w:divBdr>
            <w:top w:val="none" w:sz="0" w:space="0" w:color="auto"/>
            <w:left w:val="none" w:sz="0" w:space="0" w:color="auto"/>
            <w:bottom w:val="none" w:sz="0" w:space="0" w:color="auto"/>
            <w:right w:val="none" w:sz="0" w:space="0" w:color="auto"/>
          </w:divBdr>
        </w:div>
        <w:div w:id="630793228">
          <w:marLeft w:val="640"/>
          <w:marRight w:val="0"/>
          <w:marTop w:val="0"/>
          <w:marBottom w:val="0"/>
          <w:divBdr>
            <w:top w:val="none" w:sz="0" w:space="0" w:color="auto"/>
            <w:left w:val="none" w:sz="0" w:space="0" w:color="auto"/>
            <w:bottom w:val="none" w:sz="0" w:space="0" w:color="auto"/>
            <w:right w:val="none" w:sz="0" w:space="0" w:color="auto"/>
          </w:divBdr>
        </w:div>
        <w:div w:id="1088506603">
          <w:marLeft w:val="640"/>
          <w:marRight w:val="0"/>
          <w:marTop w:val="0"/>
          <w:marBottom w:val="0"/>
          <w:divBdr>
            <w:top w:val="none" w:sz="0" w:space="0" w:color="auto"/>
            <w:left w:val="none" w:sz="0" w:space="0" w:color="auto"/>
            <w:bottom w:val="none" w:sz="0" w:space="0" w:color="auto"/>
            <w:right w:val="none" w:sz="0" w:space="0" w:color="auto"/>
          </w:divBdr>
        </w:div>
        <w:div w:id="1446542739">
          <w:marLeft w:val="640"/>
          <w:marRight w:val="0"/>
          <w:marTop w:val="0"/>
          <w:marBottom w:val="0"/>
          <w:divBdr>
            <w:top w:val="none" w:sz="0" w:space="0" w:color="auto"/>
            <w:left w:val="none" w:sz="0" w:space="0" w:color="auto"/>
            <w:bottom w:val="none" w:sz="0" w:space="0" w:color="auto"/>
            <w:right w:val="none" w:sz="0" w:space="0" w:color="auto"/>
          </w:divBdr>
        </w:div>
        <w:div w:id="493449709">
          <w:marLeft w:val="640"/>
          <w:marRight w:val="0"/>
          <w:marTop w:val="0"/>
          <w:marBottom w:val="0"/>
          <w:divBdr>
            <w:top w:val="none" w:sz="0" w:space="0" w:color="auto"/>
            <w:left w:val="none" w:sz="0" w:space="0" w:color="auto"/>
            <w:bottom w:val="none" w:sz="0" w:space="0" w:color="auto"/>
            <w:right w:val="none" w:sz="0" w:space="0" w:color="auto"/>
          </w:divBdr>
        </w:div>
        <w:div w:id="1580870627">
          <w:marLeft w:val="640"/>
          <w:marRight w:val="0"/>
          <w:marTop w:val="0"/>
          <w:marBottom w:val="0"/>
          <w:divBdr>
            <w:top w:val="none" w:sz="0" w:space="0" w:color="auto"/>
            <w:left w:val="none" w:sz="0" w:space="0" w:color="auto"/>
            <w:bottom w:val="none" w:sz="0" w:space="0" w:color="auto"/>
            <w:right w:val="none" w:sz="0" w:space="0" w:color="auto"/>
          </w:divBdr>
        </w:div>
        <w:div w:id="1011180715">
          <w:marLeft w:val="640"/>
          <w:marRight w:val="0"/>
          <w:marTop w:val="0"/>
          <w:marBottom w:val="0"/>
          <w:divBdr>
            <w:top w:val="none" w:sz="0" w:space="0" w:color="auto"/>
            <w:left w:val="none" w:sz="0" w:space="0" w:color="auto"/>
            <w:bottom w:val="none" w:sz="0" w:space="0" w:color="auto"/>
            <w:right w:val="none" w:sz="0" w:space="0" w:color="auto"/>
          </w:divBdr>
        </w:div>
        <w:div w:id="446631084">
          <w:marLeft w:val="640"/>
          <w:marRight w:val="0"/>
          <w:marTop w:val="0"/>
          <w:marBottom w:val="0"/>
          <w:divBdr>
            <w:top w:val="none" w:sz="0" w:space="0" w:color="auto"/>
            <w:left w:val="none" w:sz="0" w:space="0" w:color="auto"/>
            <w:bottom w:val="none" w:sz="0" w:space="0" w:color="auto"/>
            <w:right w:val="none" w:sz="0" w:space="0" w:color="auto"/>
          </w:divBdr>
        </w:div>
        <w:div w:id="503319961">
          <w:marLeft w:val="640"/>
          <w:marRight w:val="0"/>
          <w:marTop w:val="0"/>
          <w:marBottom w:val="0"/>
          <w:divBdr>
            <w:top w:val="none" w:sz="0" w:space="0" w:color="auto"/>
            <w:left w:val="none" w:sz="0" w:space="0" w:color="auto"/>
            <w:bottom w:val="none" w:sz="0" w:space="0" w:color="auto"/>
            <w:right w:val="none" w:sz="0" w:space="0" w:color="auto"/>
          </w:divBdr>
        </w:div>
        <w:div w:id="705450167">
          <w:marLeft w:val="640"/>
          <w:marRight w:val="0"/>
          <w:marTop w:val="0"/>
          <w:marBottom w:val="0"/>
          <w:divBdr>
            <w:top w:val="none" w:sz="0" w:space="0" w:color="auto"/>
            <w:left w:val="none" w:sz="0" w:space="0" w:color="auto"/>
            <w:bottom w:val="none" w:sz="0" w:space="0" w:color="auto"/>
            <w:right w:val="none" w:sz="0" w:space="0" w:color="auto"/>
          </w:divBdr>
        </w:div>
        <w:div w:id="772015255">
          <w:marLeft w:val="640"/>
          <w:marRight w:val="0"/>
          <w:marTop w:val="0"/>
          <w:marBottom w:val="0"/>
          <w:divBdr>
            <w:top w:val="none" w:sz="0" w:space="0" w:color="auto"/>
            <w:left w:val="none" w:sz="0" w:space="0" w:color="auto"/>
            <w:bottom w:val="none" w:sz="0" w:space="0" w:color="auto"/>
            <w:right w:val="none" w:sz="0" w:space="0" w:color="auto"/>
          </w:divBdr>
        </w:div>
        <w:div w:id="194001167">
          <w:marLeft w:val="640"/>
          <w:marRight w:val="0"/>
          <w:marTop w:val="0"/>
          <w:marBottom w:val="0"/>
          <w:divBdr>
            <w:top w:val="none" w:sz="0" w:space="0" w:color="auto"/>
            <w:left w:val="none" w:sz="0" w:space="0" w:color="auto"/>
            <w:bottom w:val="none" w:sz="0" w:space="0" w:color="auto"/>
            <w:right w:val="none" w:sz="0" w:space="0" w:color="auto"/>
          </w:divBdr>
        </w:div>
        <w:div w:id="511994266">
          <w:marLeft w:val="640"/>
          <w:marRight w:val="0"/>
          <w:marTop w:val="0"/>
          <w:marBottom w:val="0"/>
          <w:divBdr>
            <w:top w:val="none" w:sz="0" w:space="0" w:color="auto"/>
            <w:left w:val="none" w:sz="0" w:space="0" w:color="auto"/>
            <w:bottom w:val="none" w:sz="0" w:space="0" w:color="auto"/>
            <w:right w:val="none" w:sz="0" w:space="0" w:color="auto"/>
          </w:divBdr>
        </w:div>
        <w:div w:id="607275782">
          <w:marLeft w:val="640"/>
          <w:marRight w:val="0"/>
          <w:marTop w:val="0"/>
          <w:marBottom w:val="0"/>
          <w:divBdr>
            <w:top w:val="none" w:sz="0" w:space="0" w:color="auto"/>
            <w:left w:val="none" w:sz="0" w:space="0" w:color="auto"/>
            <w:bottom w:val="none" w:sz="0" w:space="0" w:color="auto"/>
            <w:right w:val="none" w:sz="0" w:space="0" w:color="auto"/>
          </w:divBdr>
        </w:div>
        <w:div w:id="1102649515">
          <w:marLeft w:val="640"/>
          <w:marRight w:val="0"/>
          <w:marTop w:val="0"/>
          <w:marBottom w:val="0"/>
          <w:divBdr>
            <w:top w:val="none" w:sz="0" w:space="0" w:color="auto"/>
            <w:left w:val="none" w:sz="0" w:space="0" w:color="auto"/>
            <w:bottom w:val="none" w:sz="0" w:space="0" w:color="auto"/>
            <w:right w:val="none" w:sz="0" w:space="0" w:color="auto"/>
          </w:divBdr>
        </w:div>
        <w:div w:id="1818494164">
          <w:marLeft w:val="640"/>
          <w:marRight w:val="0"/>
          <w:marTop w:val="0"/>
          <w:marBottom w:val="0"/>
          <w:divBdr>
            <w:top w:val="none" w:sz="0" w:space="0" w:color="auto"/>
            <w:left w:val="none" w:sz="0" w:space="0" w:color="auto"/>
            <w:bottom w:val="none" w:sz="0" w:space="0" w:color="auto"/>
            <w:right w:val="none" w:sz="0" w:space="0" w:color="auto"/>
          </w:divBdr>
        </w:div>
        <w:div w:id="2054959010">
          <w:marLeft w:val="640"/>
          <w:marRight w:val="0"/>
          <w:marTop w:val="0"/>
          <w:marBottom w:val="0"/>
          <w:divBdr>
            <w:top w:val="none" w:sz="0" w:space="0" w:color="auto"/>
            <w:left w:val="none" w:sz="0" w:space="0" w:color="auto"/>
            <w:bottom w:val="none" w:sz="0" w:space="0" w:color="auto"/>
            <w:right w:val="none" w:sz="0" w:space="0" w:color="auto"/>
          </w:divBdr>
        </w:div>
        <w:div w:id="1164468972">
          <w:marLeft w:val="640"/>
          <w:marRight w:val="0"/>
          <w:marTop w:val="0"/>
          <w:marBottom w:val="0"/>
          <w:divBdr>
            <w:top w:val="none" w:sz="0" w:space="0" w:color="auto"/>
            <w:left w:val="none" w:sz="0" w:space="0" w:color="auto"/>
            <w:bottom w:val="none" w:sz="0" w:space="0" w:color="auto"/>
            <w:right w:val="none" w:sz="0" w:space="0" w:color="auto"/>
          </w:divBdr>
        </w:div>
        <w:div w:id="1519613368">
          <w:marLeft w:val="640"/>
          <w:marRight w:val="0"/>
          <w:marTop w:val="0"/>
          <w:marBottom w:val="0"/>
          <w:divBdr>
            <w:top w:val="none" w:sz="0" w:space="0" w:color="auto"/>
            <w:left w:val="none" w:sz="0" w:space="0" w:color="auto"/>
            <w:bottom w:val="none" w:sz="0" w:space="0" w:color="auto"/>
            <w:right w:val="none" w:sz="0" w:space="0" w:color="auto"/>
          </w:divBdr>
        </w:div>
      </w:divsChild>
    </w:div>
    <w:div w:id="1256793068">
      <w:marLeft w:val="0"/>
      <w:marRight w:val="0"/>
      <w:marTop w:val="0"/>
      <w:marBottom w:val="0"/>
      <w:divBdr>
        <w:top w:val="none" w:sz="0" w:space="0" w:color="auto"/>
        <w:left w:val="none" w:sz="0" w:space="0" w:color="auto"/>
        <w:bottom w:val="none" w:sz="0" w:space="0" w:color="auto"/>
        <w:right w:val="none" w:sz="0" w:space="0" w:color="auto"/>
      </w:divBdr>
    </w:div>
    <w:div w:id="1259369366">
      <w:bodyDiv w:val="1"/>
      <w:marLeft w:val="0"/>
      <w:marRight w:val="0"/>
      <w:marTop w:val="0"/>
      <w:marBottom w:val="0"/>
      <w:divBdr>
        <w:top w:val="none" w:sz="0" w:space="0" w:color="auto"/>
        <w:left w:val="none" w:sz="0" w:space="0" w:color="auto"/>
        <w:bottom w:val="none" w:sz="0" w:space="0" w:color="auto"/>
        <w:right w:val="none" w:sz="0" w:space="0" w:color="auto"/>
      </w:divBdr>
      <w:divsChild>
        <w:div w:id="14187989">
          <w:marLeft w:val="640"/>
          <w:marRight w:val="0"/>
          <w:marTop w:val="0"/>
          <w:marBottom w:val="0"/>
          <w:divBdr>
            <w:top w:val="none" w:sz="0" w:space="0" w:color="auto"/>
            <w:left w:val="none" w:sz="0" w:space="0" w:color="auto"/>
            <w:bottom w:val="none" w:sz="0" w:space="0" w:color="auto"/>
            <w:right w:val="none" w:sz="0" w:space="0" w:color="auto"/>
          </w:divBdr>
        </w:div>
        <w:div w:id="82190088">
          <w:marLeft w:val="640"/>
          <w:marRight w:val="0"/>
          <w:marTop w:val="0"/>
          <w:marBottom w:val="0"/>
          <w:divBdr>
            <w:top w:val="none" w:sz="0" w:space="0" w:color="auto"/>
            <w:left w:val="none" w:sz="0" w:space="0" w:color="auto"/>
            <w:bottom w:val="none" w:sz="0" w:space="0" w:color="auto"/>
            <w:right w:val="none" w:sz="0" w:space="0" w:color="auto"/>
          </w:divBdr>
        </w:div>
        <w:div w:id="82729256">
          <w:marLeft w:val="640"/>
          <w:marRight w:val="0"/>
          <w:marTop w:val="0"/>
          <w:marBottom w:val="0"/>
          <w:divBdr>
            <w:top w:val="none" w:sz="0" w:space="0" w:color="auto"/>
            <w:left w:val="none" w:sz="0" w:space="0" w:color="auto"/>
            <w:bottom w:val="none" w:sz="0" w:space="0" w:color="auto"/>
            <w:right w:val="none" w:sz="0" w:space="0" w:color="auto"/>
          </w:divBdr>
        </w:div>
        <w:div w:id="100227805">
          <w:marLeft w:val="640"/>
          <w:marRight w:val="0"/>
          <w:marTop w:val="0"/>
          <w:marBottom w:val="0"/>
          <w:divBdr>
            <w:top w:val="none" w:sz="0" w:space="0" w:color="auto"/>
            <w:left w:val="none" w:sz="0" w:space="0" w:color="auto"/>
            <w:bottom w:val="none" w:sz="0" w:space="0" w:color="auto"/>
            <w:right w:val="none" w:sz="0" w:space="0" w:color="auto"/>
          </w:divBdr>
        </w:div>
        <w:div w:id="192888257">
          <w:marLeft w:val="640"/>
          <w:marRight w:val="0"/>
          <w:marTop w:val="0"/>
          <w:marBottom w:val="0"/>
          <w:divBdr>
            <w:top w:val="none" w:sz="0" w:space="0" w:color="auto"/>
            <w:left w:val="none" w:sz="0" w:space="0" w:color="auto"/>
            <w:bottom w:val="none" w:sz="0" w:space="0" w:color="auto"/>
            <w:right w:val="none" w:sz="0" w:space="0" w:color="auto"/>
          </w:divBdr>
        </w:div>
        <w:div w:id="254174436">
          <w:marLeft w:val="640"/>
          <w:marRight w:val="0"/>
          <w:marTop w:val="0"/>
          <w:marBottom w:val="0"/>
          <w:divBdr>
            <w:top w:val="none" w:sz="0" w:space="0" w:color="auto"/>
            <w:left w:val="none" w:sz="0" w:space="0" w:color="auto"/>
            <w:bottom w:val="none" w:sz="0" w:space="0" w:color="auto"/>
            <w:right w:val="none" w:sz="0" w:space="0" w:color="auto"/>
          </w:divBdr>
        </w:div>
        <w:div w:id="258754670">
          <w:marLeft w:val="640"/>
          <w:marRight w:val="0"/>
          <w:marTop w:val="0"/>
          <w:marBottom w:val="0"/>
          <w:divBdr>
            <w:top w:val="none" w:sz="0" w:space="0" w:color="auto"/>
            <w:left w:val="none" w:sz="0" w:space="0" w:color="auto"/>
            <w:bottom w:val="none" w:sz="0" w:space="0" w:color="auto"/>
            <w:right w:val="none" w:sz="0" w:space="0" w:color="auto"/>
          </w:divBdr>
        </w:div>
        <w:div w:id="321086899">
          <w:marLeft w:val="640"/>
          <w:marRight w:val="0"/>
          <w:marTop w:val="0"/>
          <w:marBottom w:val="0"/>
          <w:divBdr>
            <w:top w:val="none" w:sz="0" w:space="0" w:color="auto"/>
            <w:left w:val="none" w:sz="0" w:space="0" w:color="auto"/>
            <w:bottom w:val="none" w:sz="0" w:space="0" w:color="auto"/>
            <w:right w:val="none" w:sz="0" w:space="0" w:color="auto"/>
          </w:divBdr>
        </w:div>
        <w:div w:id="342973769">
          <w:marLeft w:val="640"/>
          <w:marRight w:val="0"/>
          <w:marTop w:val="0"/>
          <w:marBottom w:val="0"/>
          <w:divBdr>
            <w:top w:val="none" w:sz="0" w:space="0" w:color="auto"/>
            <w:left w:val="none" w:sz="0" w:space="0" w:color="auto"/>
            <w:bottom w:val="none" w:sz="0" w:space="0" w:color="auto"/>
            <w:right w:val="none" w:sz="0" w:space="0" w:color="auto"/>
          </w:divBdr>
        </w:div>
        <w:div w:id="356347808">
          <w:marLeft w:val="640"/>
          <w:marRight w:val="0"/>
          <w:marTop w:val="0"/>
          <w:marBottom w:val="0"/>
          <w:divBdr>
            <w:top w:val="none" w:sz="0" w:space="0" w:color="auto"/>
            <w:left w:val="none" w:sz="0" w:space="0" w:color="auto"/>
            <w:bottom w:val="none" w:sz="0" w:space="0" w:color="auto"/>
            <w:right w:val="none" w:sz="0" w:space="0" w:color="auto"/>
          </w:divBdr>
        </w:div>
        <w:div w:id="358242293">
          <w:marLeft w:val="640"/>
          <w:marRight w:val="0"/>
          <w:marTop w:val="0"/>
          <w:marBottom w:val="0"/>
          <w:divBdr>
            <w:top w:val="none" w:sz="0" w:space="0" w:color="auto"/>
            <w:left w:val="none" w:sz="0" w:space="0" w:color="auto"/>
            <w:bottom w:val="none" w:sz="0" w:space="0" w:color="auto"/>
            <w:right w:val="none" w:sz="0" w:space="0" w:color="auto"/>
          </w:divBdr>
        </w:div>
        <w:div w:id="411509472">
          <w:marLeft w:val="640"/>
          <w:marRight w:val="0"/>
          <w:marTop w:val="0"/>
          <w:marBottom w:val="0"/>
          <w:divBdr>
            <w:top w:val="none" w:sz="0" w:space="0" w:color="auto"/>
            <w:left w:val="none" w:sz="0" w:space="0" w:color="auto"/>
            <w:bottom w:val="none" w:sz="0" w:space="0" w:color="auto"/>
            <w:right w:val="none" w:sz="0" w:space="0" w:color="auto"/>
          </w:divBdr>
        </w:div>
        <w:div w:id="432171864">
          <w:marLeft w:val="640"/>
          <w:marRight w:val="0"/>
          <w:marTop w:val="0"/>
          <w:marBottom w:val="0"/>
          <w:divBdr>
            <w:top w:val="none" w:sz="0" w:space="0" w:color="auto"/>
            <w:left w:val="none" w:sz="0" w:space="0" w:color="auto"/>
            <w:bottom w:val="none" w:sz="0" w:space="0" w:color="auto"/>
            <w:right w:val="none" w:sz="0" w:space="0" w:color="auto"/>
          </w:divBdr>
        </w:div>
        <w:div w:id="529607278">
          <w:marLeft w:val="640"/>
          <w:marRight w:val="0"/>
          <w:marTop w:val="0"/>
          <w:marBottom w:val="0"/>
          <w:divBdr>
            <w:top w:val="none" w:sz="0" w:space="0" w:color="auto"/>
            <w:left w:val="none" w:sz="0" w:space="0" w:color="auto"/>
            <w:bottom w:val="none" w:sz="0" w:space="0" w:color="auto"/>
            <w:right w:val="none" w:sz="0" w:space="0" w:color="auto"/>
          </w:divBdr>
        </w:div>
        <w:div w:id="554437988">
          <w:marLeft w:val="640"/>
          <w:marRight w:val="0"/>
          <w:marTop w:val="0"/>
          <w:marBottom w:val="0"/>
          <w:divBdr>
            <w:top w:val="none" w:sz="0" w:space="0" w:color="auto"/>
            <w:left w:val="none" w:sz="0" w:space="0" w:color="auto"/>
            <w:bottom w:val="none" w:sz="0" w:space="0" w:color="auto"/>
            <w:right w:val="none" w:sz="0" w:space="0" w:color="auto"/>
          </w:divBdr>
        </w:div>
        <w:div w:id="572129353">
          <w:marLeft w:val="640"/>
          <w:marRight w:val="0"/>
          <w:marTop w:val="0"/>
          <w:marBottom w:val="0"/>
          <w:divBdr>
            <w:top w:val="none" w:sz="0" w:space="0" w:color="auto"/>
            <w:left w:val="none" w:sz="0" w:space="0" w:color="auto"/>
            <w:bottom w:val="none" w:sz="0" w:space="0" w:color="auto"/>
            <w:right w:val="none" w:sz="0" w:space="0" w:color="auto"/>
          </w:divBdr>
        </w:div>
        <w:div w:id="614286381">
          <w:marLeft w:val="640"/>
          <w:marRight w:val="0"/>
          <w:marTop w:val="0"/>
          <w:marBottom w:val="0"/>
          <w:divBdr>
            <w:top w:val="none" w:sz="0" w:space="0" w:color="auto"/>
            <w:left w:val="none" w:sz="0" w:space="0" w:color="auto"/>
            <w:bottom w:val="none" w:sz="0" w:space="0" w:color="auto"/>
            <w:right w:val="none" w:sz="0" w:space="0" w:color="auto"/>
          </w:divBdr>
        </w:div>
        <w:div w:id="712576415">
          <w:marLeft w:val="640"/>
          <w:marRight w:val="0"/>
          <w:marTop w:val="0"/>
          <w:marBottom w:val="0"/>
          <w:divBdr>
            <w:top w:val="none" w:sz="0" w:space="0" w:color="auto"/>
            <w:left w:val="none" w:sz="0" w:space="0" w:color="auto"/>
            <w:bottom w:val="none" w:sz="0" w:space="0" w:color="auto"/>
            <w:right w:val="none" w:sz="0" w:space="0" w:color="auto"/>
          </w:divBdr>
        </w:div>
        <w:div w:id="790827650">
          <w:marLeft w:val="640"/>
          <w:marRight w:val="0"/>
          <w:marTop w:val="0"/>
          <w:marBottom w:val="0"/>
          <w:divBdr>
            <w:top w:val="none" w:sz="0" w:space="0" w:color="auto"/>
            <w:left w:val="none" w:sz="0" w:space="0" w:color="auto"/>
            <w:bottom w:val="none" w:sz="0" w:space="0" w:color="auto"/>
            <w:right w:val="none" w:sz="0" w:space="0" w:color="auto"/>
          </w:divBdr>
        </w:div>
        <w:div w:id="807666370">
          <w:marLeft w:val="640"/>
          <w:marRight w:val="0"/>
          <w:marTop w:val="0"/>
          <w:marBottom w:val="0"/>
          <w:divBdr>
            <w:top w:val="none" w:sz="0" w:space="0" w:color="auto"/>
            <w:left w:val="none" w:sz="0" w:space="0" w:color="auto"/>
            <w:bottom w:val="none" w:sz="0" w:space="0" w:color="auto"/>
            <w:right w:val="none" w:sz="0" w:space="0" w:color="auto"/>
          </w:divBdr>
        </w:div>
        <w:div w:id="875779795">
          <w:marLeft w:val="640"/>
          <w:marRight w:val="0"/>
          <w:marTop w:val="0"/>
          <w:marBottom w:val="0"/>
          <w:divBdr>
            <w:top w:val="none" w:sz="0" w:space="0" w:color="auto"/>
            <w:left w:val="none" w:sz="0" w:space="0" w:color="auto"/>
            <w:bottom w:val="none" w:sz="0" w:space="0" w:color="auto"/>
            <w:right w:val="none" w:sz="0" w:space="0" w:color="auto"/>
          </w:divBdr>
        </w:div>
        <w:div w:id="895358738">
          <w:marLeft w:val="640"/>
          <w:marRight w:val="0"/>
          <w:marTop w:val="0"/>
          <w:marBottom w:val="0"/>
          <w:divBdr>
            <w:top w:val="none" w:sz="0" w:space="0" w:color="auto"/>
            <w:left w:val="none" w:sz="0" w:space="0" w:color="auto"/>
            <w:bottom w:val="none" w:sz="0" w:space="0" w:color="auto"/>
            <w:right w:val="none" w:sz="0" w:space="0" w:color="auto"/>
          </w:divBdr>
        </w:div>
        <w:div w:id="905147089">
          <w:marLeft w:val="640"/>
          <w:marRight w:val="0"/>
          <w:marTop w:val="0"/>
          <w:marBottom w:val="0"/>
          <w:divBdr>
            <w:top w:val="none" w:sz="0" w:space="0" w:color="auto"/>
            <w:left w:val="none" w:sz="0" w:space="0" w:color="auto"/>
            <w:bottom w:val="none" w:sz="0" w:space="0" w:color="auto"/>
            <w:right w:val="none" w:sz="0" w:space="0" w:color="auto"/>
          </w:divBdr>
        </w:div>
        <w:div w:id="964313097">
          <w:marLeft w:val="640"/>
          <w:marRight w:val="0"/>
          <w:marTop w:val="0"/>
          <w:marBottom w:val="0"/>
          <w:divBdr>
            <w:top w:val="none" w:sz="0" w:space="0" w:color="auto"/>
            <w:left w:val="none" w:sz="0" w:space="0" w:color="auto"/>
            <w:bottom w:val="none" w:sz="0" w:space="0" w:color="auto"/>
            <w:right w:val="none" w:sz="0" w:space="0" w:color="auto"/>
          </w:divBdr>
        </w:div>
        <w:div w:id="989165686">
          <w:marLeft w:val="640"/>
          <w:marRight w:val="0"/>
          <w:marTop w:val="0"/>
          <w:marBottom w:val="0"/>
          <w:divBdr>
            <w:top w:val="none" w:sz="0" w:space="0" w:color="auto"/>
            <w:left w:val="none" w:sz="0" w:space="0" w:color="auto"/>
            <w:bottom w:val="none" w:sz="0" w:space="0" w:color="auto"/>
            <w:right w:val="none" w:sz="0" w:space="0" w:color="auto"/>
          </w:divBdr>
        </w:div>
        <w:div w:id="1042245524">
          <w:marLeft w:val="640"/>
          <w:marRight w:val="0"/>
          <w:marTop w:val="0"/>
          <w:marBottom w:val="0"/>
          <w:divBdr>
            <w:top w:val="none" w:sz="0" w:space="0" w:color="auto"/>
            <w:left w:val="none" w:sz="0" w:space="0" w:color="auto"/>
            <w:bottom w:val="none" w:sz="0" w:space="0" w:color="auto"/>
            <w:right w:val="none" w:sz="0" w:space="0" w:color="auto"/>
          </w:divBdr>
        </w:div>
        <w:div w:id="1092507641">
          <w:marLeft w:val="640"/>
          <w:marRight w:val="0"/>
          <w:marTop w:val="0"/>
          <w:marBottom w:val="0"/>
          <w:divBdr>
            <w:top w:val="none" w:sz="0" w:space="0" w:color="auto"/>
            <w:left w:val="none" w:sz="0" w:space="0" w:color="auto"/>
            <w:bottom w:val="none" w:sz="0" w:space="0" w:color="auto"/>
            <w:right w:val="none" w:sz="0" w:space="0" w:color="auto"/>
          </w:divBdr>
        </w:div>
        <w:div w:id="1111784574">
          <w:marLeft w:val="640"/>
          <w:marRight w:val="0"/>
          <w:marTop w:val="0"/>
          <w:marBottom w:val="0"/>
          <w:divBdr>
            <w:top w:val="none" w:sz="0" w:space="0" w:color="auto"/>
            <w:left w:val="none" w:sz="0" w:space="0" w:color="auto"/>
            <w:bottom w:val="none" w:sz="0" w:space="0" w:color="auto"/>
            <w:right w:val="none" w:sz="0" w:space="0" w:color="auto"/>
          </w:divBdr>
        </w:div>
        <w:div w:id="1137600401">
          <w:marLeft w:val="640"/>
          <w:marRight w:val="0"/>
          <w:marTop w:val="0"/>
          <w:marBottom w:val="0"/>
          <w:divBdr>
            <w:top w:val="none" w:sz="0" w:space="0" w:color="auto"/>
            <w:left w:val="none" w:sz="0" w:space="0" w:color="auto"/>
            <w:bottom w:val="none" w:sz="0" w:space="0" w:color="auto"/>
            <w:right w:val="none" w:sz="0" w:space="0" w:color="auto"/>
          </w:divBdr>
        </w:div>
        <w:div w:id="1184974104">
          <w:marLeft w:val="640"/>
          <w:marRight w:val="0"/>
          <w:marTop w:val="0"/>
          <w:marBottom w:val="0"/>
          <w:divBdr>
            <w:top w:val="none" w:sz="0" w:space="0" w:color="auto"/>
            <w:left w:val="none" w:sz="0" w:space="0" w:color="auto"/>
            <w:bottom w:val="none" w:sz="0" w:space="0" w:color="auto"/>
            <w:right w:val="none" w:sz="0" w:space="0" w:color="auto"/>
          </w:divBdr>
        </w:div>
        <w:div w:id="1239511749">
          <w:marLeft w:val="640"/>
          <w:marRight w:val="0"/>
          <w:marTop w:val="0"/>
          <w:marBottom w:val="0"/>
          <w:divBdr>
            <w:top w:val="none" w:sz="0" w:space="0" w:color="auto"/>
            <w:left w:val="none" w:sz="0" w:space="0" w:color="auto"/>
            <w:bottom w:val="none" w:sz="0" w:space="0" w:color="auto"/>
            <w:right w:val="none" w:sz="0" w:space="0" w:color="auto"/>
          </w:divBdr>
        </w:div>
        <w:div w:id="1243682407">
          <w:marLeft w:val="640"/>
          <w:marRight w:val="0"/>
          <w:marTop w:val="0"/>
          <w:marBottom w:val="0"/>
          <w:divBdr>
            <w:top w:val="none" w:sz="0" w:space="0" w:color="auto"/>
            <w:left w:val="none" w:sz="0" w:space="0" w:color="auto"/>
            <w:bottom w:val="none" w:sz="0" w:space="0" w:color="auto"/>
            <w:right w:val="none" w:sz="0" w:space="0" w:color="auto"/>
          </w:divBdr>
        </w:div>
        <w:div w:id="1300115340">
          <w:marLeft w:val="640"/>
          <w:marRight w:val="0"/>
          <w:marTop w:val="0"/>
          <w:marBottom w:val="0"/>
          <w:divBdr>
            <w:top w:val="none" w:sz="0" w:space="0" w:color="auto"/>
            <w:left w:val="none" w:sz="0" w:space="0" w:color="auto"/>
            <w:bottom w:val="none" w:sz="0" w:space="0" w:color="auto"/>
            <w:right w:val="none" w:sz="0" w:space="0" w:color="auto"/>
          </w:divBdr>
        </w:div>
        <w:div w:id="1315139575">
          <w:marLeft w:val="640"/>
          <w:marRight w:val="0"/>
          <w:marTop w:val="0"/>
          <w:marBottom w:val="0"/>
          <w:divBdr>
            <w:top w:val="none" w:sz="0" w:space="0" w:color="auto"/>
            <w:left w:val="none" w:sz="0" w:space="0" w:color="auto"/>
            <w:bottom w:val="none" w:sz="0" w:space="0" w:color="auto"/>
            <w:right w:val="none" w:sz="0" w:space="0" w:color="auto"/>
          </w:divBdr>
        </w:div>
        <w:div w:id="1415860724">
          <w:marLeft w:val="640"/>
          <w:marRight w:val="0"/>
          <w:marTop w:val="0"/>
          <w:marBottom w:val="0"/>
          <w:divBdr>
            <w:top w:val="none" w:sz="0" w:space="0" w:color="auto"/>
            <w:left w:val="none" w:sz="0" w:space="0" w:color="auto"/>
            <w:bottom w:val="none" w:sz="0" w:space="0" w:color="auto"/>
            <w:right w:val="none" w:sz="0" w:space="0" w:color="auto"/>
          </w:divBdr>
        </w:div>
        <w:div w:id="1434670190">
          <w:marLeft w:val="640"/>
          <w:marRight w:val="0"/>
          <w:marTop w:val="0"/>
          <w:marBottom w:val="0"/>
          <w:divBdr>
            <w:top w:val="none" w:sz="0" w:space="0" w:color="auto"/>
            <w:left w:val="none" w:sz="0" w:space="0" w:color="auto"/>
            <w:bottom w:val="none" w:sz="0" w:space="0" w:color="auto"/>
            <w:right w:val="none" w:sz="0" w:space="0" w:color="auto"/>
          </w:divBdr>
        </w:div>
        <w:div w:id="1553618289">
          <w:marLeft w:val="640"/>
          <w:marRight w:val="0"/>
          <w:marTop w:val="0"/>
          <w:marBottom w:val="0"/>
          <w:divBdr>
            <w:top w:val="none" w:sz="0" w:space="0" w:color="auto"/>
            <w:left w:val="none" w:sz="0" w:space="0" w:color="auto"/>
            <w:bottom w:val="none" w:sz="0" w:space="0" w:color="auto"/>
            <w:right w:val="none" w:sz="0" w:space="0" w:color="auto"/>
          </w:divBdr>
        </w:div>
        <w:div w:id="1671641126">
          <w:marLeft w:val="640"/>
          <w:marRight w:val="0"/>
          <w:marTop w:val="0"/>
          <w:marBottom w:val="0"/>
          <w:divBdr>
            <w:top w:val="none" w:sz="0" w:space="0" w:color="auto"/>
            <w:left w:val="none" w:sz="0" w:space="0" w:color="auto"/>
            <w:bottom w:val="none" w:sz="0" w:space="0" w:color="auto"/>
            <w:right w:val="none" w:sz="0" w:space="0" w:color="auto"/>
          </w:divBdr>
        </w:div>
        <w:div w:id="1772116961">
          <w:marLeft w:val="640"/>
          <w:marRight w:val="0"/>
          <w:marTop w:val="0"/>
          <w:marBottom w:val="0"/>
          <w:divBdr>
            <w:top w:val="none" w:sz="0" w:space="0" w:color="auto"/>
            <w:left w:val="none" w:sz="0" w:space="0" w:color="auto"/>
            <w:bottom w:val="none" w:sz="0" w:space="0" w:color="auto"/>
            <w:right w:val="none" w:sz="0" w:space="0" w:color="auto"/>
          </w:divBdr>
        </w:div>
        <w:div w:id="1803158219">
          <w:marLeft w:val="640"/>
          <w:marRight w:val="0"/>
          <w:marTop w:val="0"/>
          <w:marBottom w:val="0"/>
          <w:divBdr>
            <w:top w:val="none" w:sz="0" w:space="0" w:color="auto"/>
            <w:left w:val="none" w:sz="0" w:space="0" w:color="auto"/>
            <w:bottom w:val="none" w:sz="0" w:space="0" w:color="auto"/>
            <w:right w:val="none" w:sz="0" w:space="0" w:color="auto"/>
          </w:divBdr>
        </w:div>
        <w:div w:id="1882403398">
          <w:marLeft w:val="640"/>
          <w:marRight w:val="0"/>
          <w:marTop w:val="0"/>
          <w:marBottom w:val="0"/>
          <w:divBdr>
            <w:top w:val="none" w:sz="0" w:space="0" w:color="auto"/>
            <w:left w:val="none" w:sz="0" w:space="0" w:color="auto"/>
            <w:bottom w:val="none" w:sz="0" w:space="0" w:color="auto"/>
            <w:right w:val="none" w:sz="0" w:space="0" w:color="auto"/>
          </w:divBdr>
        </w:div>
        <w:div w:id="1893346524">
          <w:marLeft w:val="640"/>
          <w:marRight w:val="0"/>
          <w:marTop w:val="0"/>
          <w:marBottom w:val="0"/>
          <w:divBdr>
            <w:top w:val="none" w:sz="0" w:space="0" w:color="auto"/>
            <w:left w:val="none" w:sz="0" w:space="0" w:color="auto"/>
            <w:bottom w:val="none" w:sz="0" w:space="0" w:color="auto"/>
            <w:right w:val="none" w:sz="0" w:space="0" w:color="auto"/>
          </w:divBdr>
        </w:div>
        <w:div w:id="1959290327">
          <w:marLeft w:val="640"/>
          <w:marRight w:val="0"/>
          <w:marTop w:val="0"/>
          <w:marBottom w:val="0"/>
          <w:divBdr>
            <w:top w:val="none" w:sz="0" w:space="0" w:color="auto"/>
            <w:left w:val="none" w:sz="0" w:space="0" w:color="auto"/>
            <w:bottom w:val="none" w:sz="0" w:space="0" w:color="auto"/>
            <w:right w:val="none" w:sz="0" w:space="0" w:color="auto"/>
          </w:divBdr>
        </w:div>
        <w:div w:id="2058621189">
          <w:marLeft w:val="640"/>
          <w:marRight w:val="0"/>
          <w:marTop w:val="0"/>
          <w:marBottom w:val="0"/>
          <w:divBdr>
            <w:top w:val="none" w:sz="0" w:space="0" w:color="auto"/>
            <w:left w:val="none" w:sz="0" w:space="0" w:color="auto"/>
            <w:bottom w:val="none" w:sz="0" w:space="0" w:color="auto"/>
            <w:right w:val="none" w:sz="0" w:space="0" w:color="auto"/>
          </w:divBdr>
        </w:div>
      </w:divsChild>
    </w:div>
    <w:div w:id="1264847224">
      <w:marLeft w:val="0"/>
      <w:marRight w:val="0"/>
      <w:marTop w:val="0"/>
      <w:marBottom w:val="0"/>
      <w:divBdr>
        <w:top w:val="none" w:sz="0" w:space="0" w:color="auto"/>
        <w:left w:val="none" w:sz="0" w:space="0" w:color="auto"/>
        <w:bottom w:val="none" w:sz="0" w:space="0" w:color="auto"/>
        <w:right w:val="none" w:sz="0" w:space="0" w:color="auto"/>
      </w:divBdr>
    </w:div>
    <w:div w:id="1265961708">
      <w:bodyDiv w:val="1"/>
      <w:marLeft w:val="0"/>
      <w:marRight w:val="0"/>
      <w:marTop w:val="0"/>
      <w:marBottom w:val="0"/>
      <w:divBdr>
        <w:top w:val="none" w:sz="0" w:space="0" w:color="auto"/>
        <w:left w:val="none" w:sz="0" w:space="0" w:color="auto"/>
        <w:bottom w:val="none" w:sz="0" w:space="0" w:color="auto"/>
        <w:right w:val="none" w:sz="0" w:space="0" w:color="auto"/>
      </w:divBdr>
      <w:divsChild>
        <w:div w:id="95099554">
          <w:marLeft w:val="640"/>
          <w:marRight w:val="0"/>
          <w:marTop w:val="0"/>
          <w:marBottom w:val="0"/>
          <w:divBdr>
            <w:top w:val="none" w:sz="0" w:space="0" w:color="auto"/>
            <w:left w:val="none" w:sz="0" w:space="0" w:color="auto"/>
            <w:bottom w:val="none" w:sz="0" w:space="0" w:color="auto"/>
            <w:right w:val="none" w:sz="0" w:space="0" w:color="auto"/>
          </w:divBdr>
        </w:div>
        <w:div w:id="169294107">
          <w:marLeft w:val="640"/>
          <w:marRight w:val="0"/>
          <w:marTop w:val="0"/>
          <w:marBottom w:val="0"/>
          <w:divBdr>
            <w:top w:val="none" w:sz="0" w:space="0" w:color="auto"/>
            <w:left w:val="none" w:sz="0" w:space="0" w:color="auto"/>
            <w:bottom w:val="none" w:sz="0" w:space="0" w:color="auto"/>
            <w:right w:val="none" w:sz="0" w:space="0" w:color="auto"/>
          </w:divBdr>
        </w:div>
        <w:div w:id="180583958">
          <w:marLeft w:val="640"/>
          <w:marRight w:val="0"/>
          <w:marTop w:val="0"/>
          <w:marBottom w:val="0"/>
          <w:divBdr>
            <w:top w:val="none" w:sz="0" w:space="0" w:color="auto"/>
            <w:left w:val="none" w:sz="0" w:space="0" w:color="auto"/>
            <w:bottom w:val="none" w:sz="0" w:space="0" w:color="auto"/>
            <w:right w:val="none" w:sz="0" w:space="0" w:color="auto"/>
          </w:divBdr>
        </w:div>
        <w:div w:id="275453760">
          <w:marLeft w:val="640"/>
          <w:marRight w:val="0"/>
          <w:marTop w:val="0"/>
          <w:marBottom w:val="0"/>
          <w:divBdr>
            <w:top w:val="none" w:sz="0" w:space="0" w:color="auto"/>
            <w:left w:val="none" w:sz="0" w:space="0" w:color="auto"/>
            <w:bottom w:val="none" w:sz="0" w:space="0" w:color="auto"/>
            <w:right w:val="none" w:sz="0" w:space="0" w:color="auto"/>
          </w:divBdr>
        </w:div>
        <w:div w:id="291205568">
          <w:marLeft w:val="640"/>
          <w:marRight w:val="0"/>
          <w:marTop w:val="0"/>
          <w:marBottom w:val="0"/>
          <w:divBdr>
            <w:top w:val="none" w:sz="0" w:space="0" w:color="auto"/>
            <w:left w:val="none" w:sz="0" w:space="0" w:color="auto"/>
            <w:bottom w:val="none" w:sz="0" w:space="0" w:color="auto"/>
            <w:right w:val="none" w:sz="0" w:space="0" w:color="auto"/>
          </w:divBdr>
        </w:div>
        <w:div w:id="316501099">
          <w:marLeft w:val="640"/>
          <w:marRight w:val="0"/>
          <w:marTop w:val="0"/>
          <w:marBottom w:val="0"/>
          <w:divBdr>
            <w:top w:val="none" w:sz="0" w:space="0" w:color="auto"/>
            <w:left w:val="none" w:sz="0" w:space="0" w:color="auto"/>
            <w:bottom w:val="none" w:sz="0" w:space="0" w:color="auto"/>
            <w:right w:val="none" w:sz="0" w:space="0" w:color="auto"/>
          </w:divBdr>
        </w:div>
        <w:div w:id="353730512">
          <w:marLeft w:val="640"/>
          <w:marRight w:val="0"/>
          <w:marTop w:val="0"/>
          <w:marBottom w:val="0"/>
          <w:divBdr>
            <w:top w:val="none" w:sz="0" w:space="0" w:color="auto"/>
            <w:left w:val="none" w:sz="0" w:space="0" w:color="auto"/>
            <w:bottom w:val="none" w:sz="0" w:space="0" w:color="auto"/>
            <w:right w:val="none" w:sz="0" w:space="0" w:color="auto"/>
          </w:divBdr>
        </w:div>
        <w:div w:id="373820579">
          <w:marLeft w:val="640"/>
          <w:marRight w:val="0"/>
          <w:marTop w:val="0"/>
          <w:marBottom w:val="0"/>
          <w:divBdr>
            <w:top w:val="none" w:sz="0" w:space="0" w:color="auto"/>
            <w:left w:val="none" w:sz="0" w:space="0" w:color="auto"/>
            <w:bottom w:val="none" w:sz="0" w:space="0" w:color="auto"/>
            <w:right w:val="none" w:sz="0" w:space="0" w:color="auto"/>
          </w:divBdr>
        </w:div>
        <w:div w:id="437215280">
          <w:marLeft w:val="640"/>
          <w:marRight w:val="0"/>
          <w:marTop w:val="0"/>
          <w:marBottom w:val="0"/>
          <w:divBdr>
            <w:top w:val="none" w:sz="0" w:space="0" w:color="auto"/>
            <w:left w:val="none" w:sz="0" w:space="0" w:color="auto"/>
            <w:bottom w:val="none" w:sz="0" w:space="0" w:color="auto"/>
            <w:right w:val="none" w:sz="0" w:space="0" w:color="auto"/>
          </w:divBdr>
        </w:div>
        <w:div w:id="452943187">
          <w:marLeft w:val="640"/>
          <w:marRight w:val="0"/>
          <w:marTop w:val="0"/>
          <w:marBottom w:val="0"/>
          <w:divBdr>
            <w:top w:val="none" w:sz="0" w:space="0" w:color="auto"/>
            <w:left w:val="none" w:sz="0" w:space="0" w:color="auto"/>
            <w:bottom w:val="none" w:sz="0" w:space="0" w:color="auto"/>
            <w:right w:val="none" w:sz="0" w:space="0" w:color="auto"/>
          </w:divBdr>
        </w:div>
        <w:div w:id="512695574">
          <w:marLeft w:val="640"/>
          <w:marRight w:val="0"/>
          <w:marTop w:val="0"/>
          <w:marBottom w:val="0"/>
          <w:divBdr>
            <w:top w:val="none" w:sz="0" w:space="0" w:color="auto"/>
            <w:left w:val="none" w:sz="0" w:space="0" w:color="auto"/>
            <w:bottom w:val="none" w:sz="0" w:space="0" w:color="auto"/>
            <w:right w:val="none" w:sz="0" w:space="0" w:color="auto"/>
          </w:divBdr>
        </w:div>
        <w:div w:id="533884051">
          <w:marLeft w:val="640"/>
          <w:marRight w:val="0"/>
          <w:marTop w:val="0"/>
          <w:marBottom w:val="0"/>
          <w:divBdr>
            <w:top w:val="none" w:sz="0" w:space="0" w:color="auto"/>
            <w:left w:val="none" w:sz="0" w:space="0" w:color="auto"/>
            <w:bottom w:val="none" w:sz="0" w:space="0" w:color="auto"/>
            <w:right w:val="none" w:sz="0" w:space="0" w:color="auto"/>
          </w:divBdr>
        </w:div>
        <w:div w:id="537089088">
          <w:marLeft w:val="640"/>
          <w:marRight w:val="0"/>
          <w:marTop w:val="0"/>
          <w:marBottom w:val="0"/>
          <w:divBdr>
            <w:top w:val="none" w:sz="0" w:space="0" w:color="auto"/>
            <w:left w:val="none" w:sz="0" w:space="0" w:color="auto"/>
            <w:bottom w:val="none" w:sz="0" w:space="0" w:color="auto"/>
            <w:right w:val="none" w:sz="0" w:space="0" w:color="auto"/>
          </w:divBdr>
        </w:div>
        <w:div w:id="610742838">
          <w:marLeft w:val="640"/>
          <w:marRight w:val="0"/>
          <w:marTop w:val="0"/>
          <w:marBottom w:val="0"/>
          <w:divBdr>
            <w:top w:val="none" w:sz="0" w:space="0" w:color="auto"/>
            <w:left w:val="none" w:sz="0" w:space="0" w:color="auto"/>
            <w:bottom w:val="none" w:sz="0" w:space="0" w:color="auto"/>
            <w:right w:val="none" w:sz="0" w:space="0" w:color="auto"/>
          </w:divBdr>
        </w:div>
        <w:div w:id="641276538">
          <w:marLeft w:val="640"/>
          <w:marRight w:val="0"/>
          <w:marTop w:val="0"/>
          <w:marBottom w:val="0"/>
          <w:divBdr>
            <w:top w:val="none" w:sz="0" w:space="0" w:color="auto"/>
            <w:left w:val="none" w:sz="0" w:space="0" w:color="auto"/>
            <w:bottom w:val="none" w:sz="0" w:space="0" w:color="auto"/>
            <w:right w:val="none" w:sz="0" w:space="0" w:color="auto"/>
          </w:divBdr>
        </w:div>
        <w:div w:id="664822627">
          <w:marLeft w:val="640"/>
          <w:marRight w:val="0"/>
          <w:marTop w:val="0"/>
          <w:marBottom w:val="0"/>
          <w:divBdr>
            <w:top w:val="none" w:sz="0" w:space="0" w:color="auto"/>
            <w:left w:val="none" w:sz="0" w:space="0" w:color="auto"/>
            <w:bottom w:val="none" w:sz="0" w:space="0" w:color="auto"/>
            <w:right w:val="none" w:sz="0" w:space="0" w:color="auto"/>
          </w:divBdr>
        </w:div>
        <w:div w:id="762647569">
          <w:marLeft w:val="640"/>
          <w:marRight w:val="0"/>
          <w:marTop w:val="0"/>
          <w:marBottom w:val="0"/>
          <w:divBdr>
            <w:top w:val="none" w:sz="0" w:space="0" w:color="auto"/>
            <w:left w:val="none" w:sz="0" w:space="0" w:color="auto"/>
            <w:bottom w:val="none" w:sz="0" w:space="0" w:color="auto"/>
            <w:right w:val="none" w:sz="0" w:space="0" w:color="auto"/>
          </w:divBdr>
        </w:div>
        <w:div w:id="768426088">
          <w:marLeft w:val="640"/>
          <w:marRight w:val="0"/>
          <w:marTop w:val="0"/>
          <w:marBottom w:val="0"/>
          <w:divBdr>
            <w:top w:val="none" w:sz="0" w:space="0" w:color="auto"/>
            <w:left w:val="none" w:sz="0" w:space="0" w:color="auto"/>
            <w:bottom w:val="none" w:sz="0" w:space="0" w:color="auto"/>
            <w:right w:val="none" w:sz="0" w:space="0" w:color="auto"/>
          </w:divBdr>
        </w:div>
        <w:div w:id="850488848">
          <w:marLeft w:val="640"/>
          <w:marRight w:val="0"/>
          <w:marTop w:val="0"/>
          <w:marBottom w:val="0"/>
          <w:divBdr>
            <w:top w:val="none" w:sz="0" w:space="0" w:color="auto"/>
            <w:left w:val="none" w:sz="0" w:space="0" w:color="auto"/>
            <w:bottom w:val="none" w:sz="0" w:space="0" w:color="auto"/>
            <w:right w:val="none" w:sz="0" w:space="0" w:color="auto"/>
          </w:divBdr>
        </w:div>
        <w:div w:id="859928152">
          <w:marLeft w:val="640"/>
          <w:marRight w:val="0"/>
          <w:marTop w:val="0"/>
          <w:marBottom w:val="0"/>
          <w:divBdr>
            <w:top w:val="none" w:sz="0" w:space="0" w:color="auto"/>
            <w:left w:val="none" w:sz="0" w:space="0" w:color="auto"/>
            <w:bottom w:val="none" w:sz="0" w:space="0" w:color="auto"/>
            <w:right w:val="none" w:sz="0" w:space="0" w:color="auto"/>
          </w:divBdr>
        </w:div>
        <w:div w:id="889070477">
          <w:marLeft w:val="640"/>
          <w:marRight w:val="0"/>
          <w:marTop w:val="0"/>
          <w:marBottom w:val="0"/>
          <w:divBdr>
            <w:top w:val="none" w:sz="0" w:space="0" w:color="auto"/>
            <w:left w:val="none" w:sz="0" w:space="0" w:color="auto"/>
            <w:bottom w:val="none" w:sz="0" w:space="0" w:color="auto"/>
            <w:right w:val="none" w:sz="0" w:space="0" w:color="auto"/>
          </w:divBdr>
        </w:div>
        <w:div w:id="889657492">
          <w:marLeft w:val="640"/>
          <w:marRight w:val="0"/>
          <w:marTop w:val="0"/>
          <w:marBottom w:val="0"/>
          <w:divBdr>
            <w:top w:val="none" w:sz="0" w:space="0" w:color="auto"/>
            <w:left w:val="none" w:sz="0" w:space="0" w:color="auto"/>
            <w:bottom w:val="none" w:sz="0" w:space="0" w:color="auto"/>
            <w:right w:val="none" w:sz="0" w:space="0" w:color="auto"/>
          </w:divBdr>
        </w:div>
        <w:div w:id="909314580">
          <w:marLeft w:val="640"/>
          <w:marRight w:val="0"/>
          <w:marTop w:val="0"/>
          <w:marBottom w:val="0"/>
          <w:divBdr>
            <w:top w:val="none" w:sz="0" w:space="0" w:color="auto"/>
            <w:left w:val="none" w:sz="0" w:space="0" w:color="auto"/>
            <w:bottom w:val="none" w:sz="0" w:space="0" w:color="auto"/>
            <w:right w:val="none" w:sz="0" w:space="0" w:color="auto"/>
          </w:divBdr>
        </w:div>
        <w:div w:id="944381810">
          <w:marLeft w:val="640"/>
          <w:marRight w:val="0"/>
          <w:marTop w:val="0"/>
          <w:marBottom w:val="0"/>
          <w:divBdr>
            <w:top w:val="none" w:sz="0" w:space="0" w:color="auto"/>
            <w:left w:val="none" w:sz="0" w:space="0" w:color="auto"/>
            <w:bottom w:val="none" w:sz="0" w:space="0" w:color="auto"/>
            <w:right w:val="none" w:sz="0" w:space="0" w:color="auto"/>
          </w:divBdr>
        </w:div>
        <w:div w:id="975137191">
          <w:marLeft w:val="640"/>
          <w:marRight w:val="0"/>
          <w:marTop w:val="0"/>
          <w:marBottom w:val="0"/>
          <w:divBdr>
            <w:top w:val="none" w:sz="0" w:space="0" w:color="auto"/>
            <w:left w:val="none" w:sz="0" w:space="0" w:color="auto"/>
            <w:bottom w:val="none" w:sz="0" w:space="0" w:color="auto"/>
            <w:right w:val="none" w:sz="0" w:space="0" w:color="auto"/>
          </w:divBdr>
        </w:div>
        <w:div w:id="1041369459">
          <w:marLeft w:val="640"/>
          <w:marRight w:val="0"/>
          <w:marTop w:val="0"/>
          <w:marBottom w:val="0"/>
          <w:divBdr>
            <w:top w:val="none" w:sz="0" w:space="0" w:color="auto"/>
            <w:left w:val="none" w:sz="0" w:space="0" w:color="auto"/>
            <w:bottom w:val="none" w:sz="0" w:space="0" w:color="auto"/>
            <w:right w:val="none" w:sz="0" w:space="0" w:color="auto"/>
          </w:divBdr>
        </w:div>
        <w:div w:id="1132670149">
          <w:marLeft w:val="640"/>
          <w:marRight w:val="0"/>
          <w:marTop w:val="0"/>
          <w:marBottom w:val="0"/>
          <w:divBdr>
            <w:top w:val="none" w:sz="0" w:space="0" w:color="auto"/>
            <w:left w:val="none" w:sz="0" w:space="0" w:color="auto"/>
            <w:bottom w:val="none" w:sz="0" w:space="0" w:color="auto"/>
            <w:right w:val="none" w:sz="0" w:space="0" w:color="auto"/>
          </w:divBdr>
        </w:div>
        <w:div w:id="1153058062">
          <w:marLeft w:val="640"/>
          <w:marRight w:val="0"/>
          <w:marTop w:val="0"/>
          <w:marBottom w:val="0"/>
          <w:divBdr>
            <w:top w:val="none" w:sz="0" w:space="0" w:color="auto"/>
            <w:left w:val="none" w:sz="0" w:space="0" w:color="auto"/>
            <w:bottom w:val="none" w:sz="0" w:space="0" w:color="auto"/>
            <w:right w:val="none" w:sz="0" w:space="0" w:color="auto"/>
          </w:divBdr>
        </w:div>
        <w:div w:id="1154417875">
          <w:marLeft w:val="640"/>
          <w:marRight w:val="0"/>
          <w:marTop w:val="0"/>
          <w:marBottom w:val="0"/>
          <w:divBdr>
            <w:top w:val="none" w:sz="0" w:space="0" w:color="auto"/>
            <w:left w:val="none" w:sz="0" w:space="0" w:color="auto"/>
            <w:bottom w:val="none" w:sz="0" w:space="0" w:color="auto"/>
            <w:right w:val="none" w:sz="0" w:space="0" w:color="auto"/>
          </w:divBdr>
        </w:div>
        <w:div w:id="1303577609">
          <w:marLeft w:val="640"/>
          <w:marRight w:val="0"/>
          <w:marTop w:val="0"/>
          <w:marBottom w:val="0"/>
          <w:divBdr>
            <w:top w:val="none" w:sz="0" w:space="0" w:color="auto"/>
            <w:left w:val="none" w:sz="0" w:space="0" w:color="auto"/>
            <w:bottom w:val="none" w:sz="0" w:space="0" w:color="auto"/>
            <w:right w:val="none" w:sz="0" w:space="0" w:color="auto"/>
          </w:divBdr>
        </w:div>
        <w:div w:id="1325204504">
          <w:marLeft w:val="640"/>
          <w:marRight w:val="0"/>
          <w:marTop w:val="0"/>
          <w:marBottom w:val="0"/>
          <w:divBdr>
            <w:top w:val="none" w:sz="0" w:space="0" w:color="auto"/>
            <w:left w:val="none" w:sz="0" w:space="0" w:color="auto"/>
            <w:bottom w:val="none" w:sz="0" w:space="0" w:color="auto"/>
            <w:right w:val="none" w:sz="0" w:space="0" w:color="auto"/>
          </w:divBdr>
        </w:div>
        <w:div w:id="1414164732">
          <w:marLeft w:val="640"/>
          <w:marRight w:val="0"/>
          <w:marTop w:val="0"/>
          <w:marBottom w:val="0"/>
          <w:divBdr>
            <w:top w:val="none" w:sz="0" w:space="0" w:color="auto"/>
            <w:left w:val="none" w:sz="0" w:space="0" w:color="auto"/>
            <w:bottom w:val="none" w:sz="0" w:space="0" w:color="auto"/>
            <w:right w:val="none" w:sz="0" w:space="0" w:color="auto"/>
          </w:divBdr>
        </w:div>
        <w:div w:id="1446388620">
          <w:marLeft w:val="640"/>
          <w:marRight w:val="0"/>
          <w:marTop w:val="0"/>
          <w:marBottom w:val="0"/>
          <w:divBdr>
            <w:top w:val="none" w:sz="0" w:space="0" w:color="auto"/>
            <w:left w:val="none" w:sz="0" w:space="0" w:color="auto"/>
            <w:bottom w:val="none" w:sz="0" w:space="0" w:color="auto"/>
            <w:right w:val="none" w:sz="0" w:space="0" w:color="auto"/>
          </w:divBdr>
        </w:div>
        <w:div w:id="1508711388">
          <w:marLeft w:val="640"/>
          <w:marRight w:val="0"/>
          <w:marTop w:val="0"/>
          <w:marBottom w:val="0"/>
          <w:divBdr>
            <w:top w:val="none" w:sz="0" w:space="0" w:color="auto"/>
            <w:left w:val="none" w:sz="0" w:space="0" w:color="auto"/>
            <w:bottom w:val="none" w:sz="0" w:space="0" w:color="auto"/>
            <w:right w:val="none" w:sz="0" w:space="0" w:color="auto"/>
          </w:divBdr>
        </w:div>
        <w:div w:id="1658463057">
          <w:marLeft w:val="640"/>
          <w:marRight w:val="0"/>
          <w:marTop w:val="0"/>
          <w:marBottom w:val="0"/>
          <w:divBdr>
            <w:top w:val="none" w:sz="0" w:space="0" w:color="auto"/>
            <w:left w:val="none" w:sz="0" w:space="0" w:color="auto"/>
            <w:bottom w:val="none" w:sz="0" w:space="0" w:color="auto"/>
            <w:right w:val="none" w:sz="0" w:space="0" w:color="auto"/>
          </w:divBdr>
        </w:div>
        <w:div w:id="1717467785">
          <w:marLeft w:val="640"/>
          <w:marRight w:val="0"/>
          <w:marTop w:val="0"/>
          <w:marBottom w:val="0"/>
          <w:divBdr>
            <w:top w:val="none" w:sz="0" w:space="0" w:color="auto"/>
            <w:left w:val="none" w:sz="0" w:space="0" w:color="auto"/>
            <w:bottom w:val="none" w:sz="0" w:space="0" w:color="auto"/>
            <w:right w:val="none" w:sz="0" w:space="0" w:color="auto"/>
          </w:divBdr>
        </w:div>
        <w:div w:id="1727333350">
          <w:marLeft w:val="640"/>
          <w:marRight w:val="0"/>
          <w:marTop w:val="0"/>
          <w:marBottom w:val="0"/>
          <w:divBdr>
            <w:top w:val="none" w:sz="0" w:space="0" w:color="auto"/>
            <w:left w:val="none" w:sz="0" w:space="0" w:color="auto"/>
            <w:bottom w:val="none" w:sz="0" w:space="0" w:color="auto"/>
            <w:right w:val="none" w:sz="0" w:space="0" w:color="auto"/>
          </w:divBdr>
        </w:div>
        <w:div w:id="1739596159">
          <w:marLeft w:val="640"/>
          <w:marRight w:val="0"/>
          <w:marTop w:val="0"/>
          <w:marBottom w:val="0"/>
          <w:divBdr>
            <w:top w:val="none" w:sz="0" w:space="0" w:color="auto"/>
            <w:left w:val="none" w:sz="0" w:space="0" w:color="auto"/>
            <w:bottom w:val="none" w:sz="0" w:space="0" w:color="auto"/>
            <w:right w:val="none" w:sz="0" w:space="0" w:color="auto"/>
          </w:divBdr>
        </w:div>
        <w:div w:id="1836988813">
          <w:marLeft w:val="640"/>
          <w:marRight w:val="0"/>
          <w:marTop w:val="0"/>
          <w:marBottom w:val="0"/>
          <w:divBdr>
            <w:top w:val="none" w:sz="0" w:space="0" w:color="auto"/>
            <w:left w:val="none" w:sz="0" w:space="0" w:color="auto"/>
            <w:bottom w:val="none" w:sz="0" w:space="0" w:color="auto"/>
            <w:right w:val="none" w:sz="0" w:space="0" w:color="auto"/>
          </w:divBdr>
        </w:div>
        <w:div w:id="1867600345">
          <w:marLeft w:val="640"/>
          <w:marRight w:val="0"/>
          <w:marTop w:val="0"/>
          <w:marBottom w:val="0"/>
          <w:divBdr>
            <w:top w:val="none" w:sz="0" w:space="0" w:color="auto"/>
            <w:left w:val="none" w:sz="0" w:space="0" w:color="auto"/>
            <w:bottom w:val="none" w:sz="0" w:space="0" w:color="auto"/>
            <w:right w:val="none" w:sz="0" w:space="0" w:color="auto"/>
          </w:divBdr>
        </w:div>
        <w:div w:id="1978147567">
          <w:marLeft w:val="640"/>
          <w:marRight w:val="0"/>
          <w:marTop w:val="0"/>
          <w:marBottom w:val="0"/>
          <w:divBdr>
            <w:top w:val="none" w:sz="0" w:space="0" w:color="auto"/>
            <w:left w:val="none" w:sz="0" w:space="0" w:color="auto"/>
            <w:bottom w:val="none" w:sz="0" w:space="0" w:color="auto"/>
            <w:right w:val="none" w:sz="0" w:space="0" w:color="auto"/>
          </w:divBdr>
        </w:div>
        <w:div w:id="2032295677">
          <w:marLeft w:val="640"/>
          <w:marRight w:val="0"/>
          <w:marTop w:val="0"/>
          <w:marBottom w:val="0"/>
          <w:divBdr>
            <w:top w:val="none" w:sz="0" w:space="0" w:color="auto"/>
            <w:left w:val="none" w:sz="0" w:space="0" w:color="auto"/>
            <w:bottom w:val="none" w:sz="0" w:space="0" w:color="auto"/>
            <w:right w:val="none" w:sz="0" w:space="0" w:color="auto"/>
          </w:divBdr>
        </w:div>
        <w:div w:id="2032412335">
          <w:marLeft w:val="640"/>
          <w:marRight w:val="0"/>
          <w:marTop w:val="0"/>
          <w:marBottom w:val="0"/>
          <w:divBdr>
            <w:top w:val="none" w:sz="0" w:space="0" w:color="auto"/>
            <w:left w:val="none" w:sz="0" w:space="0" w:color="auto"/>
            <w:bottom w:val="none" w:sz="0" w:space="0" w:color="auto"/>
            <w:right w:val="none" w:sz="0" w:space="0" w:color="auto"/>
          </w:divBdr>
        </w:div>
        <w:div w:id="2049723042">
          <w:marLeft w:val="640"/>
          <w:marRight w:val="0"/>
          <w:marTop w:val="0"/>
          <w:marBottom w:val="0"/>
          <w:divBdr>
            <w:top w:val="none" w:sz="0" w:space="0" w:color="auto"/>
            <w:left w:val="none" w:sz="0" w:space="0" w:color="auto"/>
            <w:bottom w:val="none" w:sz="0" w:space="0" w:color="auto"/>
            <w:right w:val="none" w:sz="0" w:space="0" w:color="auto"/>
          </w:divBdr>
        </w:div>
      </w:divsChild>
    </w:div>
    <w:div w:id="1266689739">
      <w:bodyDiv w:val="1"/>
      <w:marLeft w:val="0"/>
      <w:marRight w:val="0"/>
      <w:marTop w:val="0"/>
      <w:marBottom w:val="0"/>
      <w:divBdr>
        <w:top w:val="none" w:sz="0" w:space="0" w:color="auto"/>
        <w:left w:val="none" w:sz="0" w:space="0" w:color="auto"/>
        <w:bottom w:val="none" w:sz="0" w:space="0" w:color="auto"/>
        <w:right w:val="none" w:sz="0" w:space="0" w:color="auto"/>
      </w:divBdr>
      <w:divsChild>
        <w:div w:id="40908020">
          <w:marLeft w:val="640"/>
          <w:marRight w:val="0"/>
          <w:marTop w:val="0"/>
          <w:marBottom w:val="0"/>
          <w:divBdr>
            <w:top w:val="none" w:sz="0" w:space="0" w:color="auto"/>
            <w:left w:val="none" w:sz="0" w:space="0" w:color="auto"/>
            <w:bottom w:val="none" w:sz="0" w:space="0" w:color="auto"/>
            <w:right w:val="none" w:sz="0" w:space="0" w:color="auto"/>
          </w:divBdr>
        </w:div>
        <w:div w:id="44839028">
          <w:marLeft w:val="640"/>
          <w:marRight w:val="0"/>
          <w:marTop w:val="0"/>
          <w:marBottom w:val="0"/>
          <w:divBdr>
            <w:top w:val="none" w:sz="0" w:space="0" w:color="auto"/>
            <w:left w:val="none" w:sz="0" w:space="0" w:color="auto"/>
            <w:bottom w:val="none" w:sz="0" w:space="0" w:color="auto"/>
            <w:right w:val="none" w:sz="0" w:space="0" w:color="auto"/>
          </w:divBdr>
        </w:div>
        <w:div w:id="75715671">
          <w:marLeft w:val="640"/>
          <w:marRight w:val="0"/>
          <w:marTop w:val="0"/>
          <w:marBottom w:val="0"/>
          <w:divBdr>
            <w:top w:val="none" w:sz="0" w:space="0" w:color="auto"/>
            <w:left w:val="none" w:sz="0" w:space="0" w:color="auto"/>
            <w:bottom w:val="none" w:sz="0" w:space="0" w:color="auto"/>
            <w:right w:val="none" w:sz="0" w:space="0" w:color="auto"/>
          </w:divBdr>
        </w:div>
        <w:div w:id="376392025">
          <w:marLeft w:val="640"/>
          <w:marRight w:val="0"/>
          <w:marTop w:val="0"/>
          <w:marBottom w:val="0"/>
          <w:divBdr>
            <w:top w:val="none" w:sz="0" w:space="0" w:color="auto"/>
            <w:left w:val="none" w:sz="0" w:space="0" w:color="auto"/>
            <w:bottom w:val="none" w:sz="0" w:space="0" w:color="auto"/>
            <w:right w:val="none" w:sz="0" w:space="0" w:color="auto"/>
          </w:divBdr>
        </w:div>
        <w:div w:id="470754229">
          <w:marLeft w:val="640"/>
          <w:marRight w:val="0"/>
          <w:marTop w:val="0"/>
          <w:marBottom w:val="0"/>
          <w:divBdr>
            <w:top w:val="none" w:sz="0" w:space="0" w:color="auto"/>
            <w:left w:val="none" w:sz="0" w:space="0" w:color="auto"/>
            <w:bottom w:val="none" w:sz="0" w:space="0" w:color="auto"/>
            <w:right w:val="none" w:sz="0" w:space="0" w:color="auto"/>
          </w:divBdr>
        </w:div>
        <w:div w:id="488130623">
          <w:marLeft w:val="640"/>
          <w:marRight w:val="0"/>
          <w:marTop w:val="0"/>
          <w:marBottom w:val="0"/>
          <w:divBdr>
            <w:top w:val="none" w:sz="0" w:space="0" w:color="auto"/>
            <w:left w:val="none" w:sz="0" w:space="0" w:color="auto"/>
            <w:bottom w:val="none" w:sz="0" w:space="0" w:color="auto"/>
            <w:right w:val="none" w:sz="0" w:space="0" w:color="auto"/>
          </w:divBdr>
        </w:div>
        <w:div w:id="499347694">
          <w:marLeft w:val="640"/>
          <w:marRight w:val="0"/>
          <w:marTop w:val="0"/>
          <w:marBottom w:val="0"/>
          <w:divBdr>
            <w:top w:val="none" w:sz="0" w:space="0" w:color="auto"/>
            <w:left w:val="none" w:sz="0" w:space="0" w:color="auto"/>
            <w:bottom w:val="none" w:sz="0" w:space="0" w:color="auto"/>
            <w:right w:val="none" w:sz="0" w:space="0" w:color="auto"/>
          </w:divBdr>
        </w:div>
        <w:div w:id="665550184">
          <w:marLeft w:val="640"/>
          <w:marRight w:val="0"/>
          <w:marTop w:val="0"/>
          <w:marBottom w:val="0"/>
          <w:divBdr>
            <w:top w:val="none" w:sz="0" w:space="0" w:color="auto"/>
            <w:left w:val="none" w:sz="0" w:space="0" w:color="auto"/>
            <w:bottom w:val="none" w:sz="0" w:space="0" w:color="auto"/>
            <w:right w:val="none" w:sz="0" w:space="0" w:color="auto"/>
          </w:divBdr>
        </w:div>
        <w:div w:id="824518158">
          <w:marLeft w:val="640"/>
          <w:marRight w:val="0"/>
          <w:marTop w:val="0"/>
          <w:marBottom w:val="0"/>
          <w:divBdr>
            <w:top w:val="none" w:sz="0" w:space="0" w:color="auto"/>
            <w:left w:val="none" w:sz="0" w:space="0" w:color="auto"/>
            <w:bottom w:val="none" w:sz="0" w:space="0" w:color="auto"/>
            <w:right w:val="none" w:sz="0" w:space="0" w:color="auto"/>
          </w:divBdr>
        </w:div>
        <w:div w:id="992871428">
          <w:marLeft w:val="640"/>
          <w:marRight w:val="0"/>
          <w:marTop w:val="0"/>
          <w:marBottom w:val="0"/>
          <w:divBdr>
            <w:top w:val="none" w:sz="0" w:space="0" w:color="auto"/>
            <w:left w:val="none" w:sz="0" w:space="0" w:color="auto"/>
            <w:bottom w:val="none" w:sz="0" w:space="0" w:color="auto"/>
            <w:right w:val="none" w:sz="0" w:space="0" w:color="auto"/>
          </w:divBdr>
        </w:div>
        <w:div w:id="1168598069">
          <w:marLeft w:val="640"/>
          <w:marRight w:val="0"/>
          <w:marTop w:val="0"/>
          <w:marBottom w:val="0"/>
          <w:divBdr>
            <w:top w:val="none" w:sz="0" w:space="0" w:color="auto"/>
            <w:left w:val="none" w:sz="0" w:space="0" w:color="auto"/>
            <w:bottom w:val="none" w:sz="0" w:space="0" w:color="auto"/>
            <w:right w:val="none" w:sz="0" w:space="0" w:color="auto"/>
          </w:divBdr>
        </w:div>
        <w:div w:id="1183204859">
          <w:marLeft w:val="640"/>
          <w:marRight w:val="0"/>
          <w:marTop w:val="0"/>
          <w:marBottom w:val="0"/>
          <w:divBdr>
            <w:top w:val="none" w:sz="0" w:space="0" w:color="auto"/>
            <w:left w:val="none" w:sz="0" w:space="0" w:color="auto"/>
            <w:bottom w:val="none" w:sz="0" w:space="0" w:color="auto"/>
            <w:right w:val="none" w:sz="0" w:space="0" w:color="auto"/>
          </w:divBdr>
        </w:div>
        <w:div w:id="1256209462">
          <w:marLeft w:val="640"/>
          <w:marRight w:val="0"/>
          <w:marTop w:val="0"/>
          <w:marBottom w:val="0"/>
          <w:divBdr>
            <w:top w:val="none" w:sz="0" w:space="0" w:color="auto"/>
            <w:left w:val="none" w:sz="0" w:space="0" w:color="auto"/>
            <w:bottom w:val="none" w:sz="0" w:space="0" w:color="auto"/>
            <w:right w:val="none" w:sz="0" w:space="0" w:color="auto"/>
          </w:divBdr>
        </w:div>
        <w:div w:id="1314212394">
          <w:marLeft w:val="640"/>
          <w:marRight w:val="0"/>
          <w:marTop w:val="0"/>
          <w:marBottom w:val="0"/>
          <w:divBdr>
            <w:top w:val="none" w:sz="0" w:space="0" w:color="auto"/>
            <w:left w:val="none" w:sz="0" w:space="0" w:color="auto"/>
            <w:bottom w:val="none" w:sz="0" w:space="0" w:color="auto"/>
            <w:right w:val="none" w:sz="0" w:space="0" w:color="auto"/>
          </w:divBdr>
        </w:div>
        <w:div w:id="1351907147">
          <w:marLeft w:val="640"/>
          <w:marRight w:val="0"/>
          <w:marTop w:val="0"/>
          <w:marBottom w:val="0"/>
          <w:divBdr>
            <w:top w:val="none" w:sz="0" w:space="0" w:color="auto"/>
            <w:left w:val="none" w:sz="0" w:space="0" w:color="auto"/>
            <w:bottom w:val="none" w:sz="0" w:space="0" w:color="auto"/>
            <w:right w:val="none" w:sz="0" w:space="0" w:color="auto"/>
          </w:divBdr>
        </w:div>
        <w:div w:id="1447234851">
          <w:marLeft w:val="640"/>
          <w:marRight w:val="0"/>
          <w:marTop w:val="0"/>
          <w:marBottom w:val="0"/>
          <w:divBdr>
            <w:top w:val="none" w:sz="0" w:space="0" w:color="auto"/>
            <w:left w:val="none" w:sz="0" w:space="0" w:color="auto"/>
            <w:bottom w:val="none" w:sz="0" w:space="0" w:color="auto"/>
            <w:right w:val="none" w:sz="0" w:space="0" w:color="auto"/>
          </w:divBdr>
        </w:div>
        <w:div w:id="1641156435">
          <w:marLeft w:val="640"/>
          <w:marRight w:val="0"/>
          <w:marTop w:val="0"/>
          <w:marBottom w:val="0"/>
          <w:divBdr>
            <w:top w:val="none" w:sz="0" w:space="0" w:color="auto"/>
            <w:left w:val="none" w:sz="0" w:space="0" w:color="auto"/>
            <w:bottom w:val="none" w:sz="0" w:space="0" w:color="auto"/>
            <w:right w:val="none" w:sz="0" w:space="0" w:color="auto"/>
          </w:divBdr>
        </w:div>
        <w:div w:id="1756390402">
          <w:marLeft w:val="640"/>
          <w:marRight w:val="0"/>
          <w:marTop w:val="0"/>
          <w:marBottom w:val="0"/>
          <w:divBdr>
            <w:top w:val="none" w:sz="0" w:space="0" w:color="auto"/>
            <w:left w:val="none" w:sz="0" w:space="0" w:color="auto"/>
            <w:bottom w:val="none" w:sz="0" w:space="0" w:color="auto"/>
            <w:right w:val="none" w:sz="0" w:space="0" w:color="auto"/>
          </w:divBdr>
        </w:div>
        <w:div w:id="1860311754">
          <w:marLeft w:val="640"/>
          <w:marRight w:val="0"/>
          <w:marTop w:val="0"/>
          <w:marBottom w:val="0"/>
          <w:divBdr>
            <w:top w:val="none" w:sz="0" w:space="0" w:color="auto"/>
            <w:left w:val="none" w:sz="0" w:space="0" w:color="auto"/>
            <w:bottom w:val="none" w:sz="0" w:space="0" w:color="auto"/>
            <w:right w:val="none" w:sz="0" w:space="0" w:color="auto"/>
          </w:divBdr>
        </w:div>
        <w:div w:id="1871065208">
          <w:marLeft w:val="640"/>
          <w:marRight w:val="0"/>
          <w:marTop w:val="0"/>
          <w:marBottom w:val="0"/>
          <w:divBdr>
            <w:top w:val="none" w:sz="0" w:space="0" w:color="auto"/>
            <w:left w:val="none" w:sz="0" w:space="0" w:color="auto"/>
            <w:bottom w:val="none" w:sz="0" w:space="0" w:color="auto"/>
            <w:right w:val="none" w:sz="0" w:space="0" w:color="auto"/>
          </w:divBdr>
        </w:div>
        <w:div w:id="1970092293">
          <w:marLeft w:val="640"/>
          <w:marRight w:val="0"/>
          <w:marTop w:val="0"/>
          <w:marBottom w:val="0"/>
          <w:divBdr>
            <w:top w:val="none" w:sz="0" w:space="0" w:color="auto"/>
            <w:left w:val="none" w:sz="0" w:space="0" w:color="auto"/>
            <w:bottom w:val="none" w:sz="0" w:space="0" w:color="auto"/>
            <w:right w:val="none" w:sz="0" w:space="0" w:color="auto"/>
          </w:divBdr>
        </w:div>
        <w:div w:id="1993287632">
          <w:marLeft w:val="640"/>
          <w:marRight w:val="0"/>
          <w:marTop w:val="0"/>
          <w:marBottom w:val="0"/>
          <w:divBdr>
            <w:top w:val="none" w:sz="0" w:space="0" w:color="auto"/>
            <w:left w:val="none" w:sz="0" w:space="0" w:color="auto"/>
            <w:bottom w:val="none" w:sz="0" w:space="0" w:color="auto"/>
            <w:right w:val="none" w:sz="0" w:space="0" w:color="auto"/>
          </w:divBdr>
        </w:div>
        <w:div w:id="2060661919">
          <w:marLeft w:val="640"/>
          <w:marRight w:val="0"/>
          <w:marTop w:val="0"/>
          <w:marBottom w:val="0"/>
          <w:divBdr>
            <w:top w:val="none" w:sz="0" w:space="0" w:color="auto"/>
            <w:left w:val="none" w:sz="0" w:space="0" w:color="auto"/>
            <w:bottom w:val="none" w:sz="0" w:space="0" w:color="auto"/>
            <w:right w:val="none" w:sz="0" w:space="0" w:color="auto"/>
          </w:divBdr>
        </w:div>
        <w:div w:id="2112817738">
          <w:marLeft w:val="640"/>
          <w:marRight w:val="0"/>
          <w:marTop w:val="0"/>
          <w:marBottom w:val="0"/>
          <w:divBdr>
            <w:top w:val="none" w:sz="0" w:space="0" w:color="auto"/>
            <w:left w:val="none" w:sz="0" w:space="0" w:color="auto"/>
            <w:bottom w:val="none" w:sz="0" w:space="0" w:color="auto"/>
            <w:right w:val="none" w:sz="0" w:space="0" w:color="auto"/>
          </w:divBdr>
        </w:div>
        <w:div w:id="2126196566">
          <w:marLeft w:val="640"/>
          <w:marRight w:val="0"/>
          <w:marTop w:val="0"/>
          <w:marBottom w:val="0"/>
          <w:divBdr>
            <w:top w:val="none" w:sz="0" w:space="0" w:color="auto"/>
            <w:left w:val="none" w:sz="0" w:space="0" w:color="auto"/>
            <w:bottom w:val="none" w:sz="0" w:space="0" w:color="auto"/>
            <w:right w:val="none" w:sz="0" w:space="0" w:color="auto"/>
          </w:divBdr>
        </w:div>
      </w:divsChild>
    </w:div>
    <w:div w:id="1266965323">
      <w:bodyDiv w:val="1"/>
      <w:marLeft w:val="0"/>
      <w:marRight w:val="0"/>
      <w:marTop w:val="0"/>
      <w:marBottom w:val="0"/>
      <w:divBdr>
        <w:top w:val="none" w:sz="0" w:space="0" w:color="auto"/>
        <w:left w:val="none" w:sz="0" w:space="0" w:color="auto"/>
        <w:bottom w:val="none" w:sz="0" w:space="0" w:color="auto"/>
        <w:right w:val="none" w:sz="0" w:space="0" w:color="auto"/>
      </w:divBdr>
      <w:divsChild>
        <w:div w:id="15155609">
          <w:marLeft w:val="640"/>
          <w:marRight w:val="0"/>
          <w:marTop w:val="0"/>
          <w:marBottom w:val="0"/>
          <w:divBdr>
            <w:top w:val="none" w:sz="0" w:space="0" w:color="auto"/>
            <w:left w:val="none" w:sz="0" w:space="0" w:color="auto"/>
            <w:bottom w:val="none" w:sz="0" w:space="0" w:color="auto"/>
            <w:right w:val="none" w:sz="0" w:space="0" w:color="auto"/>
          </w:divBdr>
        </w:div>
        <w:div w:id="99421488">
          <w:marLeft w:val="640"/>
          <w:marRight w:val="0"/>
          <w:marTop w:val="0"/>
          <w:marBottom w:val="0"/>
          <w:divBdr>
            <w:top w:val="none" w:sz="0" w:space="0" w:color="auto"/>
            <w:left w:val="none" w:sz="0" w:space="0" w:color="auto"/>
            <w:bottom w:val="none" w:sz="0" w:space="0" w:color="auto"/>
            <w:right w:val="none" w:sz="0" w:space="0" w:color="auto"/>
          </w:divBdr>
        </w:div>
        <w:div w:id="114905310">
          <w:marLeft w:val="640"/>
          <w:marRight w:val="0"/>
          <w:marTop w:val="0"/>
          <w:marBottom w:val="0"/>
          <w:divBdr>
            <w:top w:val="none" w:sz="0" w:space="0" w:color="auto"/>
            <w:left w:val="none" w:sz="0" w:space="0" w:color="auto"/>
            <w:bottom w:val="none" w:sz="0" w:space="0" w:color="auto"/>
            <w:right w:val="none" w:sz="0" w:space="0" w:color="auto"/>
          </w:divBdr>
        </w:div>
        <w:div w:id="150830211">
          <w:marLeft w:val="640"/>
          <w:marRight w:val="0"/>
          <w:marTop w:val="0"/>
          <w:marBottom w:val="0"/>
          <w:divBdr>
            <w:top w:val="none" w:sz="0" w:space="0" w:color="auto"/>
            <w:left w:val="none" w:sz="0" w:space="0" w:color="auto"/>
            <w:bottom w:val="none" w:sz="0" w:space="0" w:color="auto"/>
            <w:right w:val="none" w:sz="0" w:space="0" w:color="auto"/>
          </w:divBdr>
        </w:div>
        <w:div w:id="490025505">
          <w:marLeft w:val="640"/>
          <w:marRight w:val="0"/>
          <w:marTop w:val="0"/>
          <w:marBottom w:val="0"/>
          <w:divBdr>
            <w:top w:val="none" w:sz="0" w:space="0" w:color="auto"/>
            <w:left w:val="none" w:sz="0" w:space="0" w:color="auto"/>
            <w:bottom w:val="none" w:sz="0" w:space="0" w:color="auto"/>
            <w:right w:val="none" w:sz="0" w:space="0" w:color="auto"/>
          </w:divBdr>
        </w:div>
        <w:div w:id="586620301">
          <w:marLeft w:val="640"/>
          <w:marRight w:val="0"/>
          <w:marTop w:val="0"/>
          <w:marBottom w:val="0"/>
          <w:divBdr>
            <w:top w:val="none" w:sz="0" w:space="0" w:color="auto"/>
            <w:left w:val="none" w:sz="0" w:space="0" w:color="auto"/>
            <w:bottom w:val="none" w:sz="0" w:space="0" w:color="auto"/>
            <w:right w:val="none" w:sz="0" w:space="0" w:color="auto"/>
          </w:divBdr>
        </w:div>
        <w:div w:id="643775089">
          <w:marLeft w:val="640"/>
          <w:marRight w:val="0"/>
          <w:marTop w:val="0"/>
          <w:marBottom w:val="0"/>
          <w:divBdr>
            <w:top w:val="none" w:sz="0" w:space="0" w:color="auto"/>
            <w:left w:val="none" w:sz="0" w:space="0" w:color="auto"/>
            <w:bottom w:val="none" w:sz="0" w:space="0" w:color="auto"/>
            <w:right w:val="none" w:sz="0" w:space="0" w:color="auto"/>
          </w:divBdr>
        </w:div>
        <w:div w:id="691416790">
          <w:marLeft w:val="640"/>
          <w:marRight w:val="0"/>
          <w:marTop w:val="0"/>
          <w:marBottom w:val="0"/>
          <w:divBdr>
            <w:top w:val="none" w:sz="0" w:space="0" w:color="auto"/>
            <w:left w:val="none" w:sz="0" w:space="0" w:color="auto"/>
            <w:bottom w:val="none" w:sz="0" w:space="0" w:color="auto"/>
            <w:right w:val="none" w:sz="0" w:space="0" w:color="auto"/>
          </w:divBdr>
        </w:div>
        <w:div w:id="738138828">
          <w:marLeft w:val="640"/>
          <w:marRight w:val="0"/>
          <w:marTop w:val="0"/>
          <w:marBottom w:val="0"/>
          <w:divBdr>
            <w:top w:val="none" w:sz="0" w:space="0" w:color="auto"/>
            <w:left w:val="none" w:sz="0" w:space="0" w:color="auto"/>
            <w:bottom w:val="none" w:sz="0" w:space="0" w:color="auto"/>
            <w:right w:val="none" w:sz="0" w:space="0" w:color="auto"/>
          </w:divBdr>
        </w:div>
        <w:div w:id="772211341">
          <w:marLeft w:val="640"/>
          <w:marRight w:val="0"/>
          <w:marTop w:val="0"/>
          <w:marBottom w:val="0"/>
          <w:divBdr>
            <w:top w:val="none" w:sz="0" w:space="0" w:color="auto"/>
            <w:left w:val="none" w:sz="0" w:space="0" w:color="auto"/>
            <w:bottom w:val="none" w:sz="0" w:space="0" w:color="auto"/>
            <w:right w:val="none" w:sz="0" w:space="0" w:color="auto"/>
          </w:divBdr>
        </w:div>
        <w:div w:id="818888767">
          <w:marLeft w:val="640"/>
          <w:marRight w:val="0"/>
          <w:marTop w:val="0"/>
          <w:marBottom w:val="0"/>
          <w:divBdr>
            <w:top w:val="none" w:sz="0" w:space="0" w:color="auto"/>
            <w:left w:val="none" w:sz="0" w:space="0" w:color="auto"/>
            <w:bottom w:val="none" w:sz="0" w:space="0" w:color="auto"/>
            <w:right w:val="none" w:sz="0" w:space="0" w:color="auto"/>
          </w:divBdr>
        </w:div>
        <w:div w:id="937060551">
          <w:marLeft w:val="640"/>
          <w:marRight w:val="0"/>
          <w:marTop w:val="0"/>
          <w:marBottom w:val="0"/>
          <w:divBdr>
            <w:top w:val="none" w:sz="0" w:space="0" w:color="auto"/>
            <w:left w:val="none" w:sz="0" w:space="0" w:color="auto"/>
            <w:bottom w:val="none" w:sz="0" w:space="0" w:color="auto"/>
            <w:right w:val="none" w:sz="0" w:space="0" w:color="auto"/>
          </w:divBdr>
        </w:div>
        <w:div w:id="1027753320">
          <w:marLeft w:val="640"/>
          <w:marRight w:val="0"/>
          <w:marTop w:val="0"/>
          <w:marBottom w:val="0"/>
          <w:divBdr>
            <w:top w:val="none" w:sz="0" w:space="0" w:color="auto"/>
            <w:left w:val="none" w:sz="0" w:space="0" w:color="auto"/>
            <w:bottom w:val="none" w:sz="0" w:space="0" w:color="auto"/>
            <w:right w:val="none" w:sz="0" w:space="0" w:color="auto"/>
          </w:divBdr>
        </w:div>
        <w:div w:id="1041057445">
          <w:marLeft w:val="640"/>
          <w:marRight w:val="0"/>
          <w:marTop w:val="0"/>
          <w:marBottom w:val="0"/>
          <w:divBdr>
            <w:top w:val="none" w:sz="0" w:space="0" w:color="auto"/>
            <w:left w:val="none" w:sz="0" w:space="0" w:color="auto"/>
            <w:bottom w:val="none" w:sz="0" w:space="0" w:color="auto"/>
            <w:right w:val="none" w:sz="0" w:space="0" w:color="auto"/>
          </w:divBdr>
        </w:div>
        <w:div w:id="1048997449">
          <w:marLeft w:val="640"/>
          <w:marRight w:val="0"/>
          <w:marTop w:val="0"/>
          <w:marBottom w:val="0"/>
          <w:divBdr>
            <w:top w:val="none" w:sz="0" w:space="0" w:color="auto"/>
            <w:left w:val="none" w:sz="0" w:space="0" w:color="auto"/>
            <w:bottom w:val="none" w:sz="0" w:space="0" w:color="auto"/>
            <w:right w:val="none" w:sz="0" w:space="0" w:color="auto"/>
          </w:divBdr>
        </w:div>
        <w:div w:id="1172336456">
          <w:marLeft w:val="640"/>
          <w:marRight w:val="0"/>
          <w:marTop w:val="0"/>
          <w:marBottom w:val="0"/>
          <w:divBdr>
            <w:top w:val="none" w:sz="0" w:space="0" w:color="auto"/>
            <w:left w:val="none" w:sz="0" w:space="0" w:color="auto"/>
            <w:bottom w:val="none" w:sz="0" w:space="0" w:color="auto"/>
            <w:right w:val="none" w:sz="0" w:space="0" w:color="auto"/>
          </w:divBdr>
        </w:div>
        <w:div w:id="1192457201">
          <w:marLeft w:val="640"/>
          <w:marRight w:val="0"/>
          <w:marTop w:val="0"/>
          <w:marBottom w:val="0"/>
          <w:divBdr>
            <w:top w:val="none" w:sz="0" w:space="0" w:color="auto"/>
            <w:left w:val="none" w:sz="0" w:space="0" w:color="auto"/>
            <w:bottom w:val="none" w:sz="0" w:space="0" w:color="auto"/>
            <w:right w:val="none" w:sz="0" w:space="0" w:color="auto"/>
          </w:divBdr>
        </w:div>
        <w:div w:id="1259605921">
          <w:marLeft w:val="640"/>
          <w:marRight w:val="0"/>
          <w:marTop w:val="0"/>
          <w:marBottom w:val="0"/>
          <w:divBdr>
            <w:top w:val="none" w:sz="0" w:space="0" w:color="auto"/>
            <w:left w:val="none" w:sz="0" w:space="0" w:color="auto"/>
            <w:bottom w:val="none" w:sz="0" w:space="0" w:color="auto"/>
            <w:right w:val="none" w:sz="0" w:space="0" w:color="auto"/>
          </w:divBdr>
        </w:div>
        <w:div w:id="1265920961">
          <w:marLeft w:val="640"/>
          <w:marRight w:val="0"/>
          <w:marTop w:val="0"/>
          <w:marBottom w:val="0"/>
          <w:divBdr>
            <w:top w:val="none" w:sz="0" w:space="0" w:color="auto"/>
            <w:left w:val="none" w:sz="0" w:space="0" w:color="auto"/>
            <w:bottom w:val="none" w:sz="0" w:space="0" w:color="auto"/>
            <w:right w:val="none" w:sz="0" w:space="0" w:color="auto"/>
          </w:divBdr>
        </w:div>
        <w:div w:id="1269005515">
          <w:marLeft w:val="640"/>
          <w:marRight w:val="0"/>
          <w:marTop w:val="0"/>
          <w:marBottom w:val="0"/>
          <w:divBdr>
            <w:top w:val="none" w:sz="0" w:space="0" w:color="auto"/>
            <w:left w:val="none" w:sz="0" w:space="0" w:color="auto"/>
            <w:bottom w:val="none" w:sz="0" w:space="0" w:color="auto"/>
            <w:right w:val="none" w:sz="0" w:space="0" w:color="auto"/>
          </w:divBdr>
        </w:div>
        <w:div w:id="1272083859">
          <w:marLeft w:val="640"/>
          <w:marRight w:val="0"/>
          <w:marTop w:val="0"/>
          <w:marBottom w:val="0"/>
          <w:divBdr>
            <w:top w:val="none" w:sz="0" w:space="0" w:color="auto"/>
            <w:left w:val="none" w:sz="0" w:space="0" w:color="auto"/>
            <w:bottom w:val="none" w:sz="0" w:space="0" w:color="auto"/>
            <w:right w:val="none" w:sz="0" w:space="0" w:color="auto"/>
          </w:divBdr>
        </w:div>
        <w:div w:id="1275938554">
          <w:marLeft w:val="640"/>
          <w:marRight w:val="0"/>
          <w:marTop w:val="0"/>
          <w:marBottom w:val="0"/>
          <w:divBdr>
            <w:top w:val="none" w:sz="0" w:space="0" w:color="auto"/>
            <w:left w:val="none" w:sz="0" w:space="0" w:color="auto"/>
            <w:bottom w:val="none" w:sz="0" w:space="0" w:color="auto"/>
            <w:right w:val="none" w:sz="0" w:space="0" w:color="auto"/>
          </w:divBdr>
        </w:div>
        <w:div w:id="1304240597">
          <w:marLeft w:val="640"/>
          <w:marRight w:val="0"/>
          <w:marTop w:val="0"/>
          <w:marBottom w:val="0"/>
          <w:divBdr>
            <w:top w:val="none" w:sz="0" w:space="0" w:color="auto"/>
            <w:left w:val="none" w:sz="0" w:space="0" w:color="auto"/>
            <w:bottom w:val="none" w:sz="0" w:space="0" w:color="auto"/>
            <w:right w:val="none" w:sz="0" w:space="0" w:color="auto"/>
          </w:divBdr>
        </w:div>
        <w:div w:id="1314405577">
          <w:marLeft w:val="640"/>
          <w:marRight w:val="0"/>
          <w:marTop w:val="0"/>
          <w:marBottom w:val="0"/>
          <w:divBdr>
            <w:top w:val="none" w:sz="0" w:space="0" w:color="auto"/>
            <w:left w:val="none" w:sz="0" w:space="0" w:color="auto"/>
            <w:bottom w:val="none" w:sz="0" w:space="0" w:color="auto"/>
            <w:right w:val="none" w:sz="0" w:space="0" w:color="auto"/>
          </w:divBdr>
        </w:div>
        <w:div w:id="1342315194">
          <w:marLeft w:val="640"/>
          <w:marRight w:val="0"/>
          <w:marTop w:val="0"/>
          <w:marBottom w:val="0"/>
          <w:divBdr>
            <w:top w:val="none" w:sz="0" w:space="0" w:color="auto"/>
            <w:left w:val="none" w:sz="0" w:space="0" w:color="auto"/>
            <w:bottom w:val="none" w:sz="0" w:space="0" w:color="auto"/>
            <w:right w:val="none" w:sz="0" w:space="0" w:color="auto"/>
          </w:divBdr>
        </w:div>
        <w:div w:id="1425300081">
          <w:marLeft w:val="640"/>
          <w:marRight w:val="0"/>
          <w:marTop w:val="0"/>
          <w:marBottom w:val="0"/>
          <w:divBdr>
            <w:top w:val="none" w:sz="0" w:space="0" w:color="auto"/>
            <w:left w:val="none" w:sz="0" w:space="0" w:color="auto"/>
            <w:bottom w:val="none" w:sz="0" w:space="0" w:color="auto"/>
            <w:right w:val="none" w:sz="0" w:space="0" w:color="auto"/>
          </w:divBdr>
        </w:div>
        <w:div w:id="1468934540">
          <w:marLeft w:val="640"/>
          <w:marRight w:val="0"/>
          <w:marTop w:val="0"/>
          <w:marBottom w:val="0"/>
          <w:divBdr>
            <w:top w:val="none" w:sz="0" w:space="0" w:color="auto"/>
            <w:left w:val="none" w:sz="0" w:space="0" w:color="auto"/>
            <w:bottom w:val="none" w:sz="0" w:space="0" w:color="auto"/>
            <w:right w:val="none" w:sz="0" w:space="0" w:color="auto"/>
          </w:divBdr>
        </w:div>
        <w:div w:id="1568227166">
          <w:marLeft w:val="640"/>
          <w:marRight w:val="0"/>
          <w:marTop w:val="0"/>
          <w:marBottom w:val="0"/>
          <w:divBdr>
            <w:top w:val="none" w:sz="0" w:space="0" w:color="auto"/>
            <w:left w:val="none" w:sz="0" w:space="0" w:color="auto"/>
            <w:bottom w:val="none" w:sz="0" w:space="0" w:color="auto"/>
            <w:right w:val="none" w:sz="0" w:space="0" w:color="auto"/>
          </w:divBdr>
        </w:div>
        <w:div w:id="1652517543">
          <w:marLeft w:val="640"/>
          <w:marRight w:val="0"/>
          <w:marTop w:val="0"/>
          <w:marBottom w:val="0"/>
          <w:divBdr>
            <w:top w:val="none" w:sz="0" w:space="0" w:color="auto"/>
            <w:left w:val="none" w:sz="0" w:space="0" w:color="auto"/>
            <w:bottom w:val="none" w:sz="0" w:space="0" w:color="auto"/>
            <w:right w:val="none" w:sz="0" w:space="0" w:color="auto"/>
          </w:divBdr>
        </w:div>
        <w:div w:id="1771587139">
          <w:marLeft w:val="640"/>
          <w:marRight w:val="0"/>
          <w:marTop w:val="0"/>
          <w:marBottom w:val="0"/>
          <w:divBdr>
            <w:top w:val="none" w:sz="0" w:space="0" w:color="auto"/>
            <w:left w:val="none" w:sz="0" w:space="0" w:color="auto"/>
            <w:bottom w:val="none" w:sz="0" w:space="0" w:color="auto"/>
            <w:right w:val="none" w:sz="0" w:space="0" w:color="auto"/>
          </w:divBdr>
        </w:div>
        <w:div w:id="1786146890">
          <w:marLeft w:val="640"/>
          <w:marRight w:val="0"/>
          <w:marTop w:val="0"/>
          <w:marBottom w:val="0"/>
          <w:divBdr>
            <w:top w:val="none" w:sz="0" w:space="0" w:color="auto"/>
            <w:left w:val="none" w:sz="0" w:space="0" w:color="auto"/>
            <w:bottom w:val="none" w:sz="0" w:space="0" w:color="auto"/>
            <w:right w:val="none" w:sz="0" w:space="0" w:color="auto"/>
          </w:divBdr>
        </w:div>
        <w:div w:id="1793556039">
          <w:marLeft w:val="640"/>
          <w:marRight w:val="0"/>
          <w:marTop w:val="0"/>
          <w:marBottom w:val="0"/>
          <w:divBdr>
            <w:top w:val="none" w:sz="0" w:space="0" w:color="auto"/>
            <w:left w:val="none" w:sz="0" w:space="0" w:color="auto"/>
            <w:bottom w:val="none" w:sz="0" w:space="0" w:color="auto"/>
            <w:right w:val="none" w:sz="0" w:space="0" w:color="auto"/>
          </w:divBdr>
        </w:div>
        <w:div w:id="1794977831">
          <w:marLeft w:val="640"/>
          <w:marRight w:val="0"/>
          <w:marTop w:val="0"/>
          <w:marBottom w:val="0"/>
          <w:divBdr>
            <w:top w:val="none" w:sz="0" w:space="0" w:color="auto"/>
            <w:left w:val="none" w:sz="0" w:space="0" w:color="auto"/>
            <w:bottom w:val="none" w:sz="0" w:space="0" w:color="auto"/>
            <w:right w:val="none" w:sz="0" w:space="0" w:color="auto"/>
          </w:divBdr>
        </w:div>
        <w:div w:id="1805194090">
          <w:marLeft w:val="640"/>
          <w:marRight w:val="0"/>
          <w:marTop w:val="0"/>
          <w:marBottom w:val="0"/>
          <w:divBdr>
            <w:top w:val="none" w:sz="0" w:space="0" w:color="auto"/>
            <w:left w:val="none" w:sz="0" w:space="0" w:color="auto"/>
            <w:bottom w:val="none" w:sz="0" w:space="0" w:color="auto"/>
            <w:right w:val="none" w:sz="0" w:space="0" w:color="auto"/>
          </w:divBdr>
        </w:div>
        <w:div w:id="1859544114">
          <w:marLeft w:val="640"/>
          <w:marRight w:val="0"/>
          <w:marTop w:val="0"/>
          <w:marBottom w:val="0"/>
          <w:divBdr>
            <w:top w:val="none" w:sz="0" w:space="0" w:color="auto"/>
            <w:left w:val="none" w:sz="0" w:space="0" w:color="auto"/>
            <w:bottom w:val="none" w:sz="0" w:space="0" w:color="auto"/>
            <w:right w:val="none" w:sz="0" w:space="0" w:color="auto"/>
          </w:divBdr>
        </w:div>
        <w:div w:id="1912957916">
          <w:marLeft w:val="640"/>
          <w:marRight w:val="0"/>
          <w:marTop w:val="0"/>
          <w:marBottom w:val="0"/>
          <w:divBdr>
            <w:top w:val="none" w:sz="0" w:space="0" w:color="auto"/>
            <w:left w:val="none" w:sz="0" w:space="0" w:color="auto"/>
            <w:bottom w:val="none" w:sz="0" w:space="0" w:color="auto"/>
            <w:right w:val="none" w:sz="0" w:space="0" w:color="auto"/>
          </w:divBdr>
        </w:div>
        <w:div w:id="1914008139">
          <w:marLeft w:val="640"/>
          <w:marRight w:val="0"/>
          <w:marTop w:val="0"/>
          <w:marBottom w:val="0"/>
          <w:divBdr>
            <w:top w:val="none" w:sz="0" w:space="0" w:color="auto"/>
            <w:left w:val="none" w:sz="0" w:space="0" w:color="auto"/>
            <w:bottom w:val="none" w:sz="0" w:space="0" w:color="auto"/>
            <w:right w:val="none" w:sz="0" w:space="0" w:color="auto"/>
          </w:divBdr>
        </w:div>
        <w:div w:id="1949048083">
          <w:marLeft w:val="640"/>
          <w:marRight w:val="0"/>
          <w:marTop w:val="0"/>
          <w:marBottom w:val="0"/>
          <w:divBdr>
            <w:top w:val="none" w:sz="0" w:space="0" w:color="auto"/>
            <w:left w:val="none" w:sz="0" w:space="0" w:color="auto"/>
            <w:bottom w:val="none" w:sz="0" w:space="0" w:color="auto"/>
            <w:right w:val="none" w:sz="0" w:space="0" w:color="auto"/>
          </w:divBdr>
        </w:div>
        <w:div w:id="1989893308">
          <w:marLeft w:val="640"/>
          <w:marRight w:val="0"/>
          <w:marTop w:val="0"/>
          <w:marBottom w:val="0"/>
          <w:divBdr>
            <w:top w:val="none" w:sz="0" w:space="0" w:color="auto"/>
            <w:left w:val="none" w:sz="0" w:space="0" w:color="auto"/>
            <w:bottom w:val="none" w:sz="0" w:space="0" w:color="auto"/>
            <w:right w:val="none" w:sz="0" w:space="0" w:color="auto"/>
          </w:divBdr>
        </w:div>
        <w:div w:id="2038240341">
          <w:marLeft w:val="640"/>
          <w:marRight w:val="0"/>
          <w:marTop w:val="0"/>
          <w:marBottom w:val="0"/>
          <w:divBdr>
            <w:top w:val="none" w:sz="0" w:space="0" w:color="auto"/>
            <w:left w:val="none" w:sz="0" w:space="0" w:color="auto"/>
            <w:bottom w:val="none" w:sz="0" w:space="0" w:color="auto"/>
            <w:right w:val="none" w:sz="0" w:space="0" w:color="auto"/>
          </w:divBdr>
        </w:div>
      </w:divsChild>
    </w:div>
    <w:div w:id="1269196729">
      <w:bodyDiv w:val="1"/>
      <w:marLeft w:val="0"/>
      <w:marRight w:val="0"/>
      <w:marTop w:val="0"/>
      <w:marBottom w:val="0"/>
      <w:divBdr>
        <w:top w:val="none" w:sz="0" w:space="0" w:color="auto"/>
        <w:left w:val="none" w:sz="0" w:space="0" w:color="auto"/>
        <w:bottom w:val="none" w:sz="0" w:space="0" w:color="auto"/>
        <w:right w:val="none" w:sz="0" w:space="0" w:color="auto"/>
      </w:divBdr>
      <w:divsChild>
        <w:div w:id="1549759447">
          <w:marLeft w:val="640"/>
          <w:marRight w:val="0"/>
          <w:marTop w:val="0"/>
          <w:marBottom w:val="0"/>
          <w:divBdr>
            <w:top w:val="none" w:sz="0" w:space="0" w:color="auto"/>
            <w:left w:val="none" w:sz="0" w:space="0" w:color="auto"/>
            <w:bottom w:val="none" w:sz="0" w:space="0" w:color="auto"/>
            <w:right w:val="none" w:sz="0" w:space="0" w:color="auto"/>
          </w:divBdr>
        </w:div>
        <w:div w:id="1338383364">
          <w:marLeft w:val="640"/>
          <w:marRight w:val="0"/>
          <w:marTop w:val="0"/>
          <w:marBottom w:val="0"/>
          <w:divBdr>
            <w:top w:val="none" w:sz="0" w:space="0" w:color="auto"/>
            <w:left w:val="none" w:sz="0" w:space="0" w:color="auto"/>
            <w:bottom w:val="none" w:sz="0" w:space="0" w:color="auto"/>
            <w:right w:val="none" w:sz="0" w:space="0" w:color="auto"/>
          </w:divBdr>
        </w:div>
        <w:div w:id="2108847682">
          <w:marLeft w:val="640"/>
          <w:marRight w:val="0"/>
          <w:marTop w:val="0"/>
          <w:marBottom w:val="0"/>
          <w:divBdr>
            <w:top w:val="none" w:sz="0" w:space="0" w:color="auto"/>
            <w:left w:val="none" w:sz="0" w:space="0" w:color="auto"/>
            <w:bottom w:val="none" w:sz="0" w:space="0" w:color="auto"/>
            <w:right w:val="none" w:sz="0" w:space="0" w:color="auto"/>
          </w:divBdr>
        </w:div>
        <w:div w:id="1336691537">
          <w:marLeft w:val="640"/>
          <w:marRight w:val="0"/>
          <w:marTop w:val="0"/>
          <w:marBottom w:val="0"/>
          <w:divBdr>
            <w:top w:val="none" w:sz="0" w:space="0" w:color="auto"/>
            <w:left w:val="none" w:sz="0" w:space="0" w:color="auto"/>
            <w:bottom w:val="none" w:sz="0" w:space="0" w:color="auto"/>
            <w:right w:val="none" w:sz="0" w:space="0" w:color="auto"/>
          </w:divBdr>
        </w:div>
        <w:div w:id="1068071179">
          <w:marLeft w:val="640"/>
          <w:marRight w:val="0"/>
          <w:marTop w:val="0"/>
          <w:marBottom w:val="0"/>
          <w:divBdr>
            <w:top w:val="none" w:sz="0" w:space="0" w:color="auto"/>
            <w:left w:val="none" w:sz="0" w:space="0" w:color="auto"/>
            <w:bottom w:val="none" w:sz="0" w:space="0" w:color="auto"/>
            <w:right w:val="none" w:sz="0" w:space="0" w:color="auto"/>
          </w:divBdr>
        </w:div>
        <w:div w:id="1954969831">
          <w:marLeft w:val="640"/>
          <w:marRight w:val="0"/>
          <w:marTop w:val="0"/>
          <w:marBottom w:val="0"/>
          <w:divBdr>
            <w:top w:val="none" w:sz="0" w:space="0" w:color="auto"/>
            <w:left w:val="none" w:sz="0" w:space="0" w:color="auto"/>
            <w:bottom w:val="none" w:sz="0" w:space="0" w:color="auto"/>
            <w:right w:val="none" w:sz="0" w:space="0" w:color="auto"/>
          </w:divBdr>
        </w:div>
        <w:div w:id="330647957">
          <w:marLeft w:val="640"/>
          <w:marRight w:val="0"/>
          <w:marTop w:val="0"/>
          <w:marBottom w:val="0"/>
          <w:divBdr>
            <w:top w:val="none" w:sz="0" w:space="0" w:color="auto"/>
            <w:left w:val="none" w:sz="0" w:space="0" w:color="auto"/>
            <w:bottom w:val="none" w:sz="0" w:space="0" w:color="auto"/>
            <w:right w:val="none" w:sz="0" w:space="0" w:color="auto"/>
          </w:divBdr>
        </w:div>
        <w:div w:id="1263419152">
          <w:marLeft w:val="640"/>
          <w:marRight w:val="0"/>
          <w:marTop w:val="0"/>
          <w:marBottom w:val="0"/>
          <w:divBdr>
            <w:top w:val="none" w:sz="0" w:space="0" w:color="auto"/>
            <w:left w:val="none" w:sz="0" w:space="0" w:color="auto"/>
            <w:bottom w:val="none" w:sz="0" w:space="0" w:color="auto"/>
            <w:right w:val="none" w:sz="0" w:space="0" w:color="auto"/>
          </w:divBdr>
        </w:div>
        <w:div w:id="1650790399">
          <w:marLeft w:val="640"/>
          <w:marRight w:val="0"/>
          <w:marTop w:val="0"/>
          <w:marBottom w:val="0"/>
          <w:divBdr>
            <w:top w:val="none" w:sz="0" w:space="0" w:color="auto"/>
            <w:left w:val="none" w:sz="0" w:space="0" w:color="auto"/>
            <w:bottom w:val="none" w:sz="0" w:space="0" w:color="auto"/>
            <w:right w:val="none" w:sz="0" w:space="0" w:color="auto"/>
          </w:divBdr>
        </w:div>
        <w:div w:id="419105758">
          <w:marLeft w:val="640"/>
          <w:marRight w:val="0"/>
          <w:marTop w:val="0"/>
          <w:marBottom w:val="0"/>
          <w:divBdr>
            <w:top w:val="none" w:sz="0" w:space="0" w:color="auto"/>
            <w:left w:val="none" w:sz="0" w:space="0" w:color="auto"/>
            <w:bottom w:val="none" w:sz="0" w:space="0" w:color="auto"/>
            <w:right w:val="none" w:sz="0" w:space="0" w:color="auto"/>
          </w:divBdr>
        </w:div>
        <w:div w:id="1778211109">
          <w:marLeft w:val="640"/>
          <w:marRight w:val="0"/>
          <w:marTop w:val="0"/>
          <w:marBottom w:val="0"/>
          <w:divBdr>
            <w:top w:val="none" w:sz="0" w:space="0" w:color="auto"/>
            <w:left w:val="none" w:sz="0" w:space="0" w:color="auto"/>
            <w:bottom w:val="none" w:sz="0" w:space="0" w:color="auto"/>
            <w:right w:val="none" w:sz="0" w:space="0" w:color="auto"/>
          </w:divBdr>
        </w:div>
        <w:div w:id="876353829">
          <w:marLeft w:val="640"/>
          <w:marRight w:val="0"/>
          <w:marTop w:val="0"/>
          <w:marBottom w:val="0"/>
          <w:divBdr>
            <w:top w:val="none" w:sz="0" w:space="0" w:color="auto"/>
            <w:left w:val="none" w:sz="0" w:space="0" w:color="auto"/>
            <w:bottom w:val="none" w:sz="0" w:space="0" w:color="auto"/>
            <w:right w:val="none" w:sz="0" w:space="0" w:color="auto"/>
          </w:divBdr>
        </w:div>
        <w:div w:id="740754276">
          <w:marLeft w:val="640"/>
          <w:marRight w:val="0"/>
          <w:marTop w:val="0"/>
          <w:marBottom w:val="0"/>
          <w:divBdr>
            <w:top w:val="none" w:sz="0" w:space="0" w:color="auto"/>
            <w:left w:val="none" w:sz="0" w:space="0" w:color="auto"/>
            <w:bottom w:val="none" w:sz="0" w:space="0" w:color="auto"/>
            <w:right w:val="none" w:sz="0" w:space="0" w:color="auto"/>
          </w:divBdr>
        </w:div>
        <w:div w:id="964236210">
          <w:marLeft w:val="640"/>
          <w:marRight w:val="0"/>
          <w:marTop w:val="0"/>
          <w:marBottom w:val="0"/>
          <w:divBdr>
            <w:top w:val="none" w:sz="0" w:space="0" w:color="auto"/>
            <w:left w:val="none" w:sz="0" w:space="0" w:color="auto"/>
            <w:bottom w:val="none" w:sz="0" w:space="0" w:color="auto"/>
            <w:right w:val="none" w:sz="0" w:space="0" w:color="auto"/>
          </w:divBdr>
        </w:div>
        <w:div w:id="1364742736">
          <w:marLeft w:val="640"/>
          <w:marRight w:val="0"/>
          <w:marTop w:val="0"/>
          <w:marBottom w:val="0"/>
          <w:divBdr>
            <w:top w:val="none" w:sz="0" w:space="0" w:color="auto"/>
            <w:left w:val="none" w:sz="0" w:space="0" w:color="auto"/>
            <w:bottom w:val="none" w:sz="0" w:space="0" w:color="auto"/>
            <w:right w:val="none" w:sz="0" w:space="0" w:color="auto"/>
          </w:divBdr>
        </w:div>
        <w:div w:id="2007784154">
          <w:marLeft w:val="640"/>
          <w:marRight w:val="0"/>
          <w:marTop w:val="0"/>
          <w:marBottom w:val="0"/>
          <w:divBdr>
            <w:top w:val="none" w:sz="0" w:space="0" w:color="auto"/>
            <w:left w:val="none" w:sz="0" w:space="0" w:color="auto"/>
            <w:bottom w:val="none" w:sz="0" w:space="0" w:color="auto"/>
            <w:right w:val="none" w:sz="0" w:space="0" w:color="auto"/>
          </w:divBdr>
        </w:div>
        <w:div w:id="450588341">
          <w:marLeft w:val="640"/>
          <w:marRight w:val="0"/>
          <w:marTop w:val="0"/>
          <w:marBottom w:val="0"/>
          <w:divBdr>
            <w:top w:val="none" w:sz="0" w:space="0" w:color="auto"/>
            <w:left w:val="none" w:sz="0" w:space="0" w:color="auto"/>
            <w:bottom w:val="none" w:sz="0" w:space="0" w:color="auto"/>
            <w:right w:val="none" w:sz="0" w:space="0" w:color="auto"/>
          </w:divBdr>
        </w:div>
        <w:div w:id="172115361">
          <w:marLeft w:val="640"/>
          <w:marRight w:val="0"/>
          <w:marTop w:val="0"/>
          <w:marBottom w:val="0"/>
          <w:divBdr>
            <w:top w:val="none" w:sz="0" w:space="0" w:color="auto"/>
            <w:left w:val="none" w:sz="0" w:space="0" w:color="auto"/>
            <w:bottom w:val="none" w:sz="0" w:space="0" w:color="auto"/>
            <w:right w:val="none" w:sz="0" w:space="0" w:color="auto"/>
          </w:divBdr>
        </w:div>
        <w:div w:id="1209999205">
          <w:marLeft w:val="640"/>
          <w:marRight w:val="0"/>
          <w:marTop w:val="0"/>
          <w:marBottom w:val="0"/>
          <w:divBdr>
            <w:top w:val="none" w:sz="0" w:space="0" w:color="auto"/>
            <w:left w:val="none" w:sz="0" w:space="0" w:color="auto"/>
            <w:bottom w:val="none" w:sz="0" w:space="0" w:color="auto"/>
            <w:right w:val="none" w:sz="0" w:space="0" w:color="auto"/>
          </w:divBdr>
        </w:div>
        <w:div w:id="1010643672">
          <w:marLeft w:val="640"/>
          <w:marRight w:val="0"/>
          <w:marTop w:val="0"/>
          <w:marBottom w:val="0"/>
          <w:divBdr>
            <w:top w:val="none" w:sz="0" w:space="0" w:color="auto"/>
            <w:left w:val="none" w:sz="0" w:space="0" w:color="auto"/>
            <w:bottom w:val="none" w:sz="0" w:space="0" w:color="auto"/>
            <w:right w:val="none" w:sz="0" w:space="0" w:color="auto"/>
          </w:divBdr>
        </w:div>
        <w:div w:id="1837529926">
          <w:marLeft w:val="640"/>
          <w:marRight w:val="0"/>
          <w:marTop w:val="0"/>
          <w:marBottom w:val="0"/>
          <w:divBdr>
            <w:top w:val="none" w:sz="0" w:space="0" w:color="auto"/>
            <w:left w:val="none" w:sz="0" w:space="0" w:color="auto"/>
            <w:bottom w:val="none" w:sz="0" w:space="0" w:color="auto"/>
            <w:right w:val="none" w:sz="0" w:space="0" w:color="auto"/>
          </w:divBdr>
        </w:div>
        <w:div w:id="2011181258">
          <w:marLeft w:val="640"/>
          <w:marRight w:val="0"/>
          <w:marTop w:val="0"/>
          <w:marBottom w:val="0"/>
          <w:divBdr>
            <w:top w:val="none" w:sz="0" w:space="0" w:color="auto"/>
            <w:left w:val="none" w:sz="0" w:space="0" w:color="auto"/>
            <w:bottom w:val="none" w:sz="0" w:space="0" w:color="auto"/>
            <w:right w:val="none" w:sz="0" w:space="0" w:color="auto"/>
          </w:divBdr>
        </w:div>
        <w:div w:id="1117875787">
          <w:marLeft w:val="640"/>
          <w:marRight w:val="0"/>
          <w:marTop w:val="0"/>
          <w:marBottom w:val="0"/>
          <w:divBdr>
            <w:top w:val="none" w:sz="0" w:space="0" w:color="auto"/>
            <w:left w:val="none" w:sz="0" w:space="0" w:color="auto"/>
            <w:bottom w:val="none" w:sz="0" w:space="0" w:color="auto"/>
            <w:right w:val="none" w:sz="0" w:space="0" w:color="auto"/>
          </w:divBdr>
        </w:div>
        <w:div w:id="537933776">
          <w:marLeft w:val="640"/>
          <w:marRight w:val="0"/>
          <w:marTop w:val="0"/>
          <w:marBottom w:val="0"/>
          <w:divBdr>
            <w:top w:val="none" w:sz="0" w:space="0" w:color="auto"/>
            <w:left w:val="none" w:sz="0" w:space="0" w:color="auto"/>
            <w:bottom w:val="none" w:sz="0" w:space="0" w:color="auto"/>
            <w:right w:val="none" w:sz="0" w:space="0" w:color="auto"/>
          </w:divBdr>
        </w:div>
        <w:div w:id="1262183869">
          <w:marLeft w:val="640"/>
          <w:marRight w:val="0"/>
          <w:marTop w:val="0"/>
          <w:marBottom w:val="0"/>
          <w:divBdr>
            <w:top w:val="none" w:sz="0" w:space="0" w:color="auto"/>
            <w:left w:val="none" w:sz="0" w:space="0" w:color="auto"/>
            <w:bottom w:val="none" w:sz="0" w:space="0" w:color="auto"/>
            <w:right w:val="none" w:sz="0" w:space="0" w:color="auto"/>
          </w:divBdr>
        </w:div>
        <w:div w:id="16928941">
          <w:marLeft w:val="640"/>
          <w:marRight w:val="0"/>
          <w:marTop w:val="0"/>
          <w:marBottom w:val="0"/>
          <w:divBdr>
            <w:top w:val="none" w:sz="0" w:space="0" w:color="auto"/>
            <w:left w:val="none" w:sz="0" w:space="0" w:color="auto"/>
            <w:bottom w:val="none" w:sz="0" w:space="0" w:color="auto"/>
            <w:right w:val="none" w:sz="0" w:space="0" w:color="auto"/>
          </w:divBdr>
        </w:div>
        <w:div w:id="135951508">
          <w:marLeft w:val="640"/>
          <w:marRight w:val="0"/>
          <w:marTop w:val="0"/>
          <w:marBottom w:val="0"/>
          <w:divBdr>
            <w:top w:val="none" w:sz="0" w:space="0" w:color="auto"/>
            <w:left w:val="none" w:sz="0" w:space="0" w:color="auto"/>
            <w:bottom w:val="none" w:sz="0" w:space="0" w:color="auto"/>
            <w:right w:val="none" w:sz="0" w:space="0" w:color="auto"/>
          </w:divBdr>
        </w:div>
        <w:div w:id="1805271044">
          <w:marLeft w:val="640"/>
          <w:marRight w:val="0"/>
          <w:marTop w:val="0"/>
          <w:marBottom w:val="0"/>
          <w:divBdr>
            <w:top w:val="none" w:sz="0" w:space="0" w:color="auto"/>
            <w:left w:val="none" w:sz="0" w:space="0" w:color="auto"/>
            <w:bottom w:val="none" w:sz="0" w:space="0" w:color="auto"/>
            <w:right w:val="none" w:sz="0" w:space="0" w:color="auto"/>
          </w:divBdr>
        </w:div>
        <w:div w:id="1609046991">
          <w:marLeft w:val="640"/>
          <w:marRight w:val="0"/>
          <w:marTop w:val="0"/>
          <w:marBottom w:val="0"/>
          <w:divBdr>
            <w:top w:val="none" w:sz="0" w:space="0" w:color="auto"/>
            <w:left w:val="none" w:sz="0" w:space="0" w:color="auto"/>
            <w:bottom w:val="none" w:sz="0" w:space="0" w:color="auto"/>
            <w:right w:val="none" w:sz="0" w:space="0" w:color="auto"/>
          </w:divBdr>
        </w:div>
        <w:div w:id="541287286">
          <w:marLeft w:val="640"/>
          <w:marRight w:val="0"/>
          <w:marTop w:val="0"/>
          <w:marBottom w:val="0"/>
          <w:divBdr>
            <w:top w:val="none" w:sz="0" w:space="0" w:color="auto"/>
            <w:left w:val="none" w:sz="0" w:space="0" w:color="auto"/>
            <w:bottom w:val="none" w:sz="0" w:space="0" w:color="auto"/>
            <w:right w:val="none" w:sz="0" w:space="0" w:color="auto"/>
          </w:divBdr>
        </w:div>
        <w:div w:id="270357318">
          <w:marLeft w:val="640"/>
          <w:marRight w:val="0"/>
          <w:marTop w:val="0"/>
          <w:marBottom w:val="0"/>
          <w:divBdr>
            <w:top w:val="none" w:sz="0" w:space="0" w:color="auto"/>
            <w:left w:val="none" w:sz="0" w:space="0" w:color="auto"/>
            <w:bottom w:val="none" w:sz="0" w:space="0" w:color="auto"/>
            <w:right w:val="none" w:sz="0" w:space="0" w:color="auto"/>
          </w:divBdr>
        </w:div>
        <w:div w:id="810051518">
          <w:marLeft w:val="640"/>
          <w:marRight w:val="0"/>
          <w:marTop w:val="0"/>
          <w:marBottom w:val="0"/>
          <w:divBdr>
            <w:top w:val="none" w:sz="0" w:space="0" w:color="auto"/>
            <w:left w:val="none" w:sz="0" w:space="0" w:color="auto"/>
            <w:bottom w:val="none" w:sz="0" w:space="0" w:color="auto"/>
            <w:right w:val="none" w:sz="0" w:space="0" w:color="auto"/>
          </w:divBdr>
        </w:div>
        <w:div w:id="635380378">
          <w:marLeft w:val="640"/>
          <w:marRight w:val="0"/>
          <w:marTop w:val="0"/>
          <w:marBottom w:val="0"/>
          <w:divBdr>
            <w:top w:val="none" w:sz="0" w:space="0" w:color="auto"/>
            <w:left w:val="none" w:sz="0" w:space="0" w:color="auto"/>
            <w:bottom w:val="none" w:sz="0" w:space="0" w:color="auto"/>
            <w:right w:val="none" w:sz="0" w:space="0" w:color="auto"/>
          </w:divBdr>
        </w:div>
        <w:div w:id="364603792">
          <w:marLeft w:val="640"/>
          <w:marRight w:val="0"/>
          <w:marTop w:val="0"/>
          <w:marBottom w:val="0"/>
          <w:divBdr>
            <w:top w:val="none" w:sz="0" w:space="0" w:color="auto"/>
            <w:left w:val="none" w:sz="0" w:space="0" w:color="auto"/>
            <w:bottom w:val="none" w:sz="0" w:space="0" w:color="auto"/>
            <w:right w:val="none" w:sz="0" w:space="0" w:color="auto"/>
          </w:divBdr>
        </w:div>
        <w:div w:id="1969044596">
          <w:marLeft w:val="640"/>
          <w:marRight w:val="0"/>
          <w:marTop w:val="0"/>
          <w:marBottom w:val="0"/>
          <w:divBdr>
            <w:top w:val="none" w:sz="0" w:space="0" w:color="auto"/>
            <w:left w:val="none" w:sz="0" w:space="0" w:color="auto"/>
            <w:bottom w:val="none" w:sz="0" w:space="0" w:color="auto"/>
            <w:right w:val="none" w:sz="0" w:space="0" w:color="auto"/>
          </w:divBdr>
        </w:div>
        <w:div w:id="1507330058">
          <w:marLeft w:val="640"/>
          <w:marRight w:val="0"/>
          <w:marTop w:val="0"/>
          <w:marBottom w:val="0"/>
          <w:divBdr>
            <w:top w:val="none" w:sz="0" w:space="0" w:color="auto"/>
            <w:left w:val="none" w:sz="0" w:space="0" w:color="auto"/>
            <w:bottom w:val="none" w:sz="0" w:space="0" w:color="auto"/>
            <w:right w:val="none" w:sz="0" w:space="0" w:color="auto"/>
          </w:divBdr>
        </w:div>
        <w:div w:id="483938967">
          <w:marLeft w:val="640"/>
          <w:marRight w:val="0"/>
          <w:marTop w:val="0"/>
          <w:marBottom w:val="0"/>
          <w:divBdr>
            <w:top w:val="none" w:sz="0" w:space="0" w:color="auto"/>
            <w:left w:val="none" w:sz="0" w:space="0" w:color="auto"/>
            <w:bottom w:val="none" w:sz="0" w:space="0" w:color="auto"/>
            <w:right w:val="none" w:sz="0" w:space="0" w:color="auto"/>
          </w:divBdr>
        </w:div>
        <w:div w:id="1160074398">
          <w:marLeft w:val="640"/>
          <w:marRight w:val="0"/>
          <w:marTop w:val="0"/>
          <w:marBottom w:val="0"/>
          <w:divBdr>
            <w:top w:val="none" w:sz="0" w:space="0" w:color="auto"/>
            <w:left w:val="none" w:sz="0" w:space="0" w:color="auto"/>
            <w:bottom w:val="none" w:sz="0" w:space="0" w:color="auto"/>
            <w:right w:val="none" w:sz="0" w:space="0" w:color="auto"/>
          </w:divBdr>
        </w:div>
        <w:div w:id="2031687781">
          <w:marLeft w:val="640"/>
          <w:marRight w:val="0"/>
          <w:marTop w:val="0"/>
          <w:marBottom w:val="0"/>
          <w:divBdr>
            <w:top w:val="none" w:sz="0" w:space="0" w:color="auto"/>
            <w:left w:val="none" w:sz="0" w:space="0" w:color="auto"/>
            <w:bottom w:val="none" w:sz="0" w:space="0" w:color="auto"/>
            <w:right w:val="none" w:sz="0" w:space="0" w:color="auto"/>
          </w:divBdr>
        </w:div>
        <w:div w:id="1151025328">
          <w:marLeft w:val="640"/>
          <w:marRight w:val="0"/>
          <w:marTop w:val="0"/>
          <w:marBottom w:val="0"/>
          <w:divBdr>
            <w:top w:val="none" w:sz="0" w:space="0" w:color="auto"/>
            <w:left w:val="none" w:sz="0" w:space="0" w:color="auto"/>
            <w:bottom w:val="none" w:sz="0" w:space="0" w:color="auto"/>
            <w:right w:val="none" w:sz="0" w:space="0" w:color="auto"/>
          </w:divBdr>
        </w:div>
        <w:div w:id="648941264">
          <w:marLeft w:val="640"/>
          <w:marRight w:val="0"/>
          <w:marTop w:val="0"/>
          <w:marBottom w:val="0"/>
          <w:divBdr>
            <w:top w:val="none" w:sz="0" w:space="0" w:color="auto"/>
            <w:left w:val="none" w:sz="0" w:space="0" w:color="auto"/>
            <w:bottom w:val="none" w:sz="0" w:space="0" w:color="auto"/>
            <w:right w:val="none" w:sz="0" w:space="0" w:color="auto"/>
          </w:divBdr>
        </w:div>
        <w:div w:id="1828551347">
          <w:marLeft w:val="640"/>
          <w:marRight w:val="0"/>
          <w:marTop w:val="0"/>
          <w:marBottom w:val="0"/>
          <w:divBdr>
            <w:top w:val="none" w:sz="0" w:space="0" w:color="auto"/>
            <w:left w:val="none" w:sz="0" w:space="0" w:color="auto"/>
            <w:bottom w:val="none" w:sz="0" w:space="0" w:color="auto"/>
            <w:right w:val="none" w:sz="0" w:space="0" w:color="auto"/>
          </w:divBdr>
        </w:div>
        <w:div w:id="1829399183">
          <w:marLeft w:val="640"/>
          <w:marRight w:val="0"/>
          <w:marTop w:val="0"/>
          <w:marBottom w:val="0"/>
          <w:divBdr>
            <w:top w:val="none" w:sz="0" w:space="0" w:color="auto"/>
            <w:left w:val="none" w:sz="0" w:space="0" w:color="auto"/>
            <w:bottom w:val="none" w:sz="0" w:space="0" w:color="auto"/>
            <w:right w:val="none" w:sz="0" w:space="0" w:color="auto"/>
          </w:divBdr>
        </w:div>
        <w:div w:id="1092823027">
          <w:marLeft w:val="640"/>
          <w:marRight w:val="0"/>
          <w:marTop w:val="0"/>
          <w:marBottom w:val="0"/>
          <w:divBdr>
            <w:top w:val="none" w:sz="0" w:space="0" w:color="auto"/>
            <w:left w:val="none" w:sz="0" w:space="0" w:color="auto"/>
            <w:bottom w:val="none" w:sz="0" w:space="0" w:color="auto"/>
            <w:right w:val="none" w:sz="0" w:space="0" w:color="auto"/>
          </w:divBdr>
        </w:div>
        <w:div w:id="827213021">
          <w:marLeft w:val="640"/>
          <w:marRight w:val="0"/>
          <w:marTop w:val="0"/>
          <w:marBottom w:val="0"/>
          <w:divBdr>
            <w:top w:val="none" w:sz="0" w:space="0" w:color="auto"/>
            <w:left w:val="none" w:sz="0" w:space="0" w:color="auto"/>
            <w:bottom w:val="none" w:sz="0" w:space="0" w:color="auto"/>
            <w:right w:val="none" w:sz="0" w:space="0" w:color="auto"/>
          </w:divBdr>
        </w:div>
        <w:div w:id="1735733754">
          <w:marLeft w:val="640"/>
          <w:marRight w:val="0"/>
          <w:marTop w:val="0"/>
          <w:marBottom w:val="0"/>
          <w:divBdr>
            <w:top w:val="none" w:sz="0" w:space="0" w:color="auto"/>
            <w:left w:val="none" w:sz="0" w:space="0" w:color="auto"/>
            <w:bottom w:val="none" w:sz="0" w:space="0" w:color="auto"/>
            <w:right w:val="none" w:sz="0" w:space="0" w:color="auto"/>
          </w:divBdr>
        </w:div>
        <w:div w:id="479347084">
          <w:marLeft w:val="640"/>
          <w:marRight w:val="0"/>
          <w:marTop w:val="0"/>
          <w:marBottom w:val="0"/>
          <w:divBdr>
            <w:top w:val="none" w:sz="0" w:space="0" w:color="auto"/>
            <w:left w:val="none" w:sz="0" w:space="0" w:color="auto"/>
            <w:bottom w:val="none" w:sz="0" w:space="0" w:color="auto"/>
            <w:right w:val="none" w:sz="0" w:space="0" w:color="auto"/>
          </w:divBdr>
        </w:div>
        <w:div w:id="1598442017">
          <w:marLeft w:val="640"/>
          <w:marRight w:val="0"/>
          <w:marTop w:val="0"/>
          <w:marBottom w:val="0"/>
          <w:divBdr>
            <w:top w:val="none" w:sz="0" w:space="0" w:color="auto"/>
            <w:left w:val="none" w:sz="0" w:space="0" w:color="auto"/>
            <w:bottom w:val="none" w:sz="0" w:space="0" w:color="auto"/>
            <w:right w:val="none" w:sz="0" w:space="0" w:color="auto"/>
          </w:divBdr>
        </w:div>
      </w:divsChild>
    </w:div>
    <w:div w:id="1280454049">
      <w:marLeft w:val="0"/>
      <w:marRight w:val="0"/>
      <w:marTop w:val="0"/>
      <w:marBottom w:val="0"/>
      <w:divBdr>
        <w:top w:val="none" w:sz="0" w:space="0" w:color="auto"/>
        <w:left w:val="none" w:sz="0" w:space="0" w:color="auto"/>
        <w:bottom w:val="none" w:sz="0" w:space="0" w:color="auto"/>
        <w:right w:val="none" w:sz="0" w:space="0" w:color="auto"/>
      </w:divBdr>
    </w:div>
    <w:div w:id="1282566886">
      <w:marLeft w:val="0"/>
      <w:marRight w:val="0"/>
      <w:marTop w:val="0"/>
      <w:marBottom w:val="0"/>
      <w:divBdr>
        <w:top w:val="none" w:sz="0" w:space="0" w:color="auto"/>
        <w:left w:val="none" w:sz="0" w:space="0" w:color="auto"/>
        <w:bottom w:val="none" w:sz="0" w:space="0" w:color="auto"/>
        <w:right w:val="none" w:sz="0" w:space="0" w:color="auto"/>
      </w:divBdr>
    </w:div>
    <w:div w:id="1286960755">
      <w:bodyDiv w:val="1"/>
      <w:marLeft w:val="0"/>
      <w:marRight w:val="0"/>
      <w:marTop w:val="0"/>
      <w:marBottom w:val="0"/>
      <w:divBdr>
        <w:top w:val="none" w:sz="0" w:space="0" w:color="auto"/>
        <w:left w:val="none" w:sz="0" w:space="0" w:color="auto"/>
        <w:bottom w:val="none" w:sz="0" w:space="0" w:color="auto"/>
        <w:right w:val="none" w:sz="0" w:space="0" w:color="auto"/>
      </w:divBdr>
      <w:divsChild>
        <w:div w:id="32536255">
          <w:marLeft w:val="640"/>
          <w:marRight w:val="0"/>
          <w:marTop w:val="0"/>
          <w:marBottom w:val="0"/>
          <w:divBdr>
            <w:top w:val="none" w:sz="0" w:space="0" w:color="auto"/>
            <w:left w:val="none" w:sz="0" w:space="0" w:color="auto"/>
            <w:bottom w:val="none" w:sz="0" w:space="0" w:color="auto"/>
            <w:right w:val="none" w:sz="0" w:space="0" w:color="auto"/>
          </w:divBdr>
        </w:div>
        <w:div w:id="50691475">
          <w:marLeft w:val="640"/>
          <w:marRight w:val="0"/>
          <w:marTop w:val="0"/>
          <w:marBottom w:val="0"/>
          <w:divBdr>
            <w:top w:val="none" w:sz="0" w:space="0" w:color="auto"/>
            <w:left w:val="none" w:sz="0" w:space="0" w:color="auto"/>
            <w:bottom w:val="none" w:sz="0" w:space="0" w:color="auto"/>
            <w:right w:val="none" w:sz="0" w:space="0" w:color="auto"/>
          </w:divBdr>
        </w:div>
        <w:div w:id="66458406">
          <w:marLeft w:val="640"/>
          <w:marRight w:val="0"/>
          <w:marTop w:val="0"/>
          <w:marBottom w:val="0"/>
          <w:divBdr>
            <w:top w:val="none" w:sz="0" w:space="0" w:color="auto"/>
            <w:left w:val="none" w:sz="0" w:space="0" w:color="auto"/>
            <w:bottom w:val="none" w:sz="0" w:space="0" w:color="auto"/>
            <w:right w:val="none" w:sz="0" w:space="0" w:color="auto"/>
          </w:divBdr>
        </w:div>
        <w:div w:id="73861250">
          <w:marLeft w:val="640"/>
          <w:marRight w:val="0"/>
          <w:marTop w:val="0"/>
          <w:marBottom w:val="0"/>
          <w:divBdr>
            <w:top w:val="none" w:sz="0" w:space="0" w:color="auto"/>
            <w:left w:val="none" w:sz="0" w:space="0" w:color="auto"/>
            <w:bottom w:val="none" w:sz="0" w:space="0" w:color="auto"/>
            <w:right w:val="none" w:sz="0" w:space="0" w:color="auto"/>
          </w:divBdr>
        </w:div>
        <w:div w:id="122509288">
          <w:marLeft w:val="640"/>
          <w:marRight w:val="0"/>
          <w:marTop w:val="0"/>
          <w:marBottom w:val="0"/>
          <w:divBdr>
            <w:top w:val="none" w:sz="0" w:space="0" w:color="auto"/>
            <w:left w:val="none" w:sz="0" w:space="0" w:color="auto"/>
            <w:bottom w:val="none" w:sz="0" w:space="0" w:color="auto"/>
            <w:right w:val="none" w:sz="0" w:space="0" w:color="auto"/>
          </w:divBdr>
        </w:div>
        <w:div w:id="141890236">
          <w:marLeft w:val="640"/>
          <w:marRight w:val="0"/>
          <w:marTop w:val="0"/>
          <w:marBottom w:val="0"/>
          <w:divBdr>
            <w:top w:val="none" w:sz="0" w:space="0" w:color="auto"/>
            <w:left w:val="none" w:sz="0" w:space="0" w:color="auto"/>
            <w:bottom w:val="none" w:sz="0" w:space="0" w:color="auto"/>
            <w:right w:val="none" w:sz="0" w:space="0" w:color="auto"/>
          </w:divBdr>
        </w:div>
        <w:div w:id="155919416">
          <w:marLeft w:val="640"/>
          <w:marRight w:val="0"/>
          <w:marTop w:val="0"/>
          <w:marBottom w:val="0"/>
          <w:divBdr>
            <w:top w:val="none" w:sz="0" w:space="0" w:color="auto"/>
            <w:left w:val="none" w:sz="0" w:space="0" w:color="auto"/>
            <w:bottom w:val="none" w:sz="0" w:space="0" w:color="auto"/>
            <w:right w:val="none" w:sz="0" w:space="0" w:color="auto"/>
          </w:divBdr>
        </w:div>
        <w:div w:id="266618835">
          <w:marLeft w:val="640"/>
          <w:marRight w:val="0"/>
          <w:marTop w:val="0"/>
          <w:marBottom w:val="0"/>
          <w:divBdr>
            <w:top w:val="none" w:sz="0" w:space="0" w:color="auto"/>
            <w:left w:val="none" w:sz="0" w:space="0" w:color="auto"/>
            <w:bottom w:val="none" w:sz="0" w:space="0" w:color="auto"/>
            <w:right w:val="none" w:sz="0" w:space="0" w:color="auto"/>
          </w:divBdr>
        </w:div>
        <w:div w:id="277033713">
          <w:marLeft w:val="640"/>
          <w:marRight w:val="0"/>
          <w:marTop w:val="0"/>
          <w:marBottom w:val="0"/>
          <w:divBdr>
            <w:top w:val="none" w:sz="0" w:space="0" w:color="auto"/>
            <w:left w:val="none" w:sz="0" w:space="0" w:color="auto"/>
            <w:bottom w:val="none" w:sz="0" w:space="0" w:color="auto"/>
            <w:right w:val="none" w:sz="0" w:space="0" w:color="auto"/>
          </w:divBdr>
        </w:div>
        <w:div w:id="298346421">
          <w:marLeft w:val="640"/>
          <w:marRight w:val="0"/>
          <w:marTop w:val="0"/>
          <w:marBottom w:val="0"/>
          <w:divBdr>
            <w:top w:val="none" w:sz="0" w:space="0" w:color="auto"/>
            <w:left w:val="none" w:sz="0" w:space="0" w:color="auto"/>
            <w:bottom w:val="none" w:sz="0" w:space="0" w:color="auto"/>
            <w:right w:val="none" w:sz="0" w:space="0" w:color="auto"/>
          </w:divBdr>
        </w:div>
        <w:div w:id="446200093">
          <w:marLeft w:val="640"/>
          <w:marRight w:val="0"/>
          <w:marTop w:val="0"/>
          <w:marBottom w:val="0"/>
          <w:divBdr>
            <w:top w:val="none" w:sz="0" w:space="0" w:color="auto"/>
            <w:left w:val="none" w:sz="0" w:space="0" w:color="auto"/>
            <w:bottom w:val="none" w:sz="0" w:space="0" w:color="auto"/>
            <w:right w:val="none" w:sz="0" w:space="0" w:color="auto"/>
          </w:divBdr>
        </w:div>
        <w:div w:id="452286663">
          <w:marLeft w:val="640"/>
          <w:marRight w:val="0"/>
          <w:marTop w:val="0"/>
          <w:marBottom w:val="0"/>
          <w:divBdr>
            <w:top w:val="none" w:sz="0" w:space="0" w:color="auto"/>
            <w:left w:val="none" w:sz="0" w:space="0" w:color="auto"/>
            <w:bottom w:val="none" w:sz="0" w:space="0" w:color="auto"/>
            <w:right w:val="none" w:sz="0" w:space="0" w:color="auto"/>
          </w:divBdr>
        </w:div>
        <w:div w:id="523716990">
          <w:marLeft w:val="640"/>
          <w:marRight w:val="0"/>
          <w:marTop w:val="0"/>
          <w:marBottom w:val="0"/>
          <w:divBdr>
            <w:top w:val="none" w:sz="0" w:space="0" w:color="auto"/>
            <w:left w:val="none" w:sz="0" w:space="0" w:color="auto"/>
            <w:bottom w:val="none" w:sz="0" w:space="0" w:color="auto"/>
            <w:right w:val="none" w:sz="0" w:space="0" w:color="auto"/>
          </w:divBdr>
        </w:div>
        <w:div w:id="540703741">
          <w:marLeft w:val="640"/>
          <w:marRight w:val="0"/>
          <w:marTop w:val="0"/>
          <w:marBottom w:val="0"/>
          <w:divBdr>
            <w:top w:val="none" w:sz="0" w:space="0" w:color="auto"/>
            <w:left w:val="none" w:sz="0" w:space="0" w:color="auto"/>
            <w:bottom w:val="none" w:sz="0" w:space="0" w:color="auto"/>
            <w:right w:val="none" w:sz="0" w:space="0" w:color="auto"/>
          </w:divBdr>
        </w:div>
        <w:div w:id="687407243">
          <w:marLeft w:val="640"/>
          <w:marRight w:val="0"/>
          <w:marTop w:val="0"/>
          <w:marBottom w:val="0"/>
          <w:divBdr>
            <w:top w:val="none" w:sz="0" w:space="0" w:color="auto"/>
            <w:left w:val="none" w:sz="0" w:space="0" w:color="auto"/>
            <w:bottom w:val="none" w:sz="0" w:space="0" w:color="auto"/>
            <w:right w:val="none" w:sz="0" w:space="0" w:color="auto"/>
          </w:divBdr>
        </w:div>
        <w:div w:id="696274582">
          <w:marLeft w:val="640"/>
          <w:marRight w:val="0"/>
          <w:marTop w:val="0"/>
          <w:marBottom w:val="0"/>
          <w:divBdr>
            <w:top w:val="none" w:sz="0" w:space="0" w:color="auto"/>
            <w:left w:val="none" w:sz="0" w:space="0" w:color="auto"/>
            <w:bottom w:val="none" w:sz="0" w:space="0" w:color="auto"/>
            <w:right w:val="none" w:sz="0" w:space="0" w:color="auto"/>
          </w:divBdr>
        </w:div>
        <w:div w:id="717313838">
          <w:marLeft w:val="640"/>
          <w:marRight w:val="0"/>
          <w:marTop w:val="0"/>
          <w:marBottom w:val="0"/>
          <w:divBdr>
            <w:top w:val="none" w:sz="0" w:space="0" w:color="auto"/>
            <w:left w:val="none" w:sz="0" w:space="0" w:color="auto"/>
            <w:bottom w:val="none" w:sz="0" w:space="0" w:color="auto"/>
            <w:right w:val="none" w:sz="0" w:space="0" w:color="auto"/>
          </w:divBdr>
        </w:div>
        <w:div w:id="727220038">
          <w:marLeft w:val="640"/>
          <w:marRight w:val="0"/>
          <w:marTop w:val="0"/>
          <w:marBottom w:val="0"/>
          <w:divBdr>
            <w:top w:val="none" w:sz="0" w:space="0" w:color="auto"/>
            <w:left w:val="none" w:sz="0" w:space="0" w:color="auto"/>
            <w:bottom w:val="none" w:sz="0" w:space="0" w:color="auto"/>
            <w:right w:val="none" w:sz="0" w:space="0" w:color="auto"/>
          </w:divBdr>
        </w:div>
        <w:div w:id="749892755">
          <w:marLeft w:val="640"/>
          <w:marRight w:val="0"/>
          <w:marTop w:val="0"/>
          <w:marBottom w:val="0"/>
          <w:divBdr>
            <w:top w:val="none" w:sz="0" w:space="0" w:color="auto"/>
            <w:left w:val="none" w:sz="0" w:space="0" w:color="auto"/>
            <w:bottom w:val="none" w:sz="0" w:space="0" w:color="auto"/>
            <w:right w:val="none" w:sz="0" w:space="0" w:color="auto"/>
          </w:divBdr>
        </w:div>
        <w:div w:id="757406616">
          <w:marLeft w:val="640"/>
          <w:marRight w:val="0"/>
          <w:marTop w:val="0"/>
          <w:marBottom w:val="0"/>
          <w:divBdr>
            <w:top w:val="none" w:sz="0" w:space="0" w:color="auto"/>
            <w:left w:val="none" w:sz="0" w:space="0" w:color="auto"/>
            <w:bottom w:val="none" w:sz="0" w:space="0" w:color="auto"/>
            <w:right w:val="none" w:sz="0" w:space="0" w:color="auto"/>
          </w:divBdr>
        </w:div>
        <w:div w:id="829563285">
          <w:marLeft w:val="640"/>
          <w:marRight w:val="0"/>
          <w:marTop w:val="0"/>
          <w:marBottom w:val="0"/>
          <w:divBdr>
            <w:top w:val="none" w:sz="0" w:space="0" w:color="auto"/>
            <w:left w:val="none" w:sz="0" w:space="0" w:color="auto"/>
            <w:bottom w:val="none" w:sz="0" w:space="0" w:color="auto"/>
            <w:right w:val="none" w:sz="0" w:space="0" w:color="auto"/>
          </w:divBdr>
        </w:div>
        <w:div w:id="850686173">
          <w:marLeft w:val="640"/>
          <w:marRight w:val="0"/>
          <w:marTop w:val="0"/>
          <w:marBottom w:val="0"/>
          <w:divBdr>
            <w:top w:val="none" w:sz="0" w:space="0" w:color="auto"/>
            <w:left w:val="none" w:sz="0" w:space="0" w:color="auto"/>
            <w:bottom w:val="none" w:sz="0" w:space="0" w:color="auto"/>
            <w:right w:val="none" w:sz="0" w:space="0" w:color="auto"/>
          </w:divBdr>
        </w:div>
        <w:div w:id="852718899">
          <w:marLeft w:val="640"/>
          <w:marRight w:val="0"/>
          <w:marTop w:val="0"/>
          <w:marBottom w:val="0"/>
          <w:divBdr>
            <w:top w:val="none" w:sz="0" w:space="0" w:color="auto"/>
            <w:left w:val="none" w:sz="0" w:space="0" w:color="auto"/>
            <w:bottom w:val="none" w:sz="0" w:space="0" w:color="auto"/>
            <w:right w:val="none" w:sz="0" w:space="0" w:color="auto"/>
          </w:divBdr>
        </w:div>
        <w:div w:id="923999586">
          <w:marLeft w:val="640"/>
          <w:marRight w:val="0"/>
          <w:marTop w:val="0"/>
          <w:marBottom w:val="0"/>
          <w:divBdr>
            <w:top w:val="none" w:sz="0" w:space="0" w:color="auto"/>
            <w:left w:val="none" w:sz="0" w:space="0" w:color="auto"/>
            <w:bottom w:val="none" w:sz="0" w:space="0" w:color="auto"/>
            <w:right w:val="none" w:sz="0" w:space="0" w:color="auto"/>
          </w:divBdr>
        </w:div>
        <w:div w:id="1103960990">
          <w:marLeft w:val="640"/>
          <w:marRight w:val="0"/>
          <w:marTop w:val="0"/>
          <w:marBottom w:val="0"/>
          <w:divBdr>
            <w:top w:val="none" w:sz="0" w:space="0" w:color="auto"/>
            <w:left w:val="none" w:sz="0" w:space="0" w:color="auto"/>
            <w:bottom w:val="none" w:sz="0" w:space="0" w:color="auto"/>
            <w:right w:val="none" w:sz="0" w:space="0" w:color="auto"/>
          </w:divBdr>
        </w:div>
        <w:div w:id="1139421621">
          <w:marLeft w:val="640"/>
          <w:marRight w:val="0"/>
          <w:marTop w:val="0"/>
          <w:marBottom w:val="0"/>
          <w:divBdr>
            <w:top w:val="none" w:sz="0" w:space="0" w:color="auto"/>
            <w:left w:val="none" w:sz="0" w:space="0" w:color="auto"/>
            <w:bottom w:val="none" w:sz="0" w:space="0" w:color="auto"/>
            <w:right w:val="none" w:sz="0" w:space="0" w:color="auto"/>
          </w:divBdr>
        </w:div>
        <w:div w:id="1171142794">
          <w:marLeft w:val="640"/>
          <w:marRight w:val="0"/>
          <w:marTop w:val="0"/>
          <w:marBottom w:val="0"/>
          <w:divBdr>
            <w:top w:val="none" w:sz="0" w:space="0" w:color="auto"/>
            <w:left w:val="none" w:sz="0" w:space="0" w:color="auto"/>
            <w:bottom w:val="none" w:sz="0" w:space="0" w:color="auto"/>
            <w:right w:val="none" w:sz="0" w:space="0" w:color="auto"/>
          </w:divBdr>
        </w:div>
        <w:div w:id="1210410093">
          <w:marLeft w:val="640"/>
          <w:marRight w:val="0"/>
          <w:marTop w:val="0"/>
          <w:marBottom w:val="0"/>
          <w:divBdr>
            <w:top w:val="none" w:sz="0" w:space="0" w:color="auto"/>
            <w:left w:val="none" w:sz="0" w:space="0" w:color="auto"/>
            <w:bottom w:val="none" w:sz="0" w:space="0" w:color="auto"/>
            <w:right w:val="none" w:sz="0" w:space="0" w:color="auto"/>
          </w:divBdr>
        </w:div>
        <w:div w:id="1219246318">
          <w:marLeft w:val="640"/>
          <w:marRight w:val="0"/>
          <w:marTop w:val="0"/>
          <w:marBottom w:val="0"/>
          <w:divBdr>
            <w:top w:val="none" w:sz="0" w:space="0" w:color="auto"/>
            <w:left w:val="none" w:sz="0" w:space="0" w:color="auto"/>
            <w:bottom w:val="none" w:sz="0" w:space="0" w:color="auto"/>
            <w:right w:val="none" w:sz="0" w:space="0" w:color="auto"/>
          </w:divBdr>
        </w:div>
        <w:div w:id="1248228372">
          <w:marLeft w:val="640"/>
          <w:marRight w:val="0"/>
          <w:marTop w:val="0"/>
          <w:marBottom w:val="0"/>
          <w:divBdr>
            <w:top w:val="none" w:sz="0" w:space="0" w:color="auto"/>
            <w:left w:val="none" w:sz="0" w:space="0" w:color="auto"/>
            <w:bottom w:val="none" w:sz="0" w:space="0" w:color="auto"/>
            <w:right w:val="none" w:sz="0" w:space="0" w:color="auto"/>
          </w:divBdr>
        </w:div>
        <w:div w:id="1260603734">
          <w:marLeft w:val="640"/>
          <w:marRight w:val="0"/>
          <w:marTop w:val="0"/>
          <w:marBottom w:val="0"/>
          <w:divBdr>
            <w:top w:val="none" w:sz="0" w:space="0" w:color="auto"/>
            <w:left w:val="none" w:sz="0" w:space="0" w:color="auto"/>
            <w:bottom w:val="none" w:sz="0" w:space="0" w:color="auto"/>
            <w:right w:val="none" w:sz="0" w:space="0" w:color="auto"/>
          </w:divBdr>
        </w:div>
        <w:div w:id="1289386387">
          <w:marLeft w:val="640"/>
          <w:marRight w:val="0"/>
          <w:marTop w:val="0"/>
          <w:marBottom w:val="0"/>
          <w:divBdr>
            <w:top w:val="none" w:sz="0" w:space="0" w:color="auto"/>
            <w:left w:val="none" w:sz="0" w:space="0" w:color="auto"/>
            <w:bottom w:val="none" w:sz="0" w:space="0" w:color="auto"/>
            <w:right w:val="none" w:sz="0" w:space="0" w:color="auto"/>
          </w:divBdr>
        </w:div>
        <w:div w:id="1509174913">
          <w:marLeft w:val="640"/>
          <w:marRight w:val="0"/>
          <w:marTop w:val="0"/>
          <w:marBottom w:val="0"/>
          <w:divBdr>
            <w:top w:val="none" w:sz="0" w:space="0" w:color="auto"/>
            <w:left w:val="none" w:sz="0" w:space="0" w:color="auto"/>
            <w:bottom w:val="none" w:sz="0" w:space="0" w:color="auto"/>
            <w:right w:val="none" w:sz="0" w:space="0" w:color="auto"/>
          </w:divBdr>
        </w:div>
        <w:div w:id="1523938718">
          <w:marLeft w:val="640"/>
          <w:marRight w:val="0"/>
          <w:marTop w:val="0"/>
          <w:marBottom w:val="0"/>
          <w:divBdr>
            <w:top w:val="none" w:sz="0" w:space="0" w:color="auto"/>
            <w:left w:val="none" w:sz="0" w:space="0" w:color="auto"/>
            <w:bottom w:val="none" w:sz="0" w:space="0" w:color="auto"/>
            <w:right w:val="none" w:sz="0" w:space="0" w:color="auto"/>
          </w:divBdr>
        </w:div>
        <w:div w:id="1563246900">
          <w:marLeft w:val="640"/>
          <w:marRight w:val="0"/>
          <w:marTop w:val="0"/>
          <w:marBottom w:val="0"/>
          <w:divBdr>
            <w:top w:val="none" w:sz="0" w:space="0" w:color="auto"/>
            <w:left w:val="none" w:sz="0" w:space="0" w:color="auto"/>
            <w:bottom w:val="none" w:sz="0" w:space="0" w:color="auto"/>
            <w:right w:val="none" w:sz="0" w:space="0" w:color="auto"/>
          </w:divBdr>
        </w:div>
        <w:div w:id="1624843110">
          <w:marLeft w:val="640"/>
          <w:marRight w:val="0"/>
          <w:marTop w:val="0"/>
          <w:marBottom w:val="0"/>
          <w:divBdr>
            <w:top w:val="none" w:sz="0" w:space="0" w:color="auto"/>
            <w:left w:val="none" w:sz="0" w:space="0" w:color="auto"/>
            <w:bottom w:val="none" w:sz="0" w:space="0" w:color="auto"/>
            <w:right w:val="none" w:sz="0" w:space="0" w:color="auto"/>
          </w:divBdr>
        </w:div>
        <w:div w:id="1644627218">
          <w:marLeft w:val="640"/>
          <w:marRight w:val="0"/>
          <w:marTop w:val="0"/>
          <w:marBottom w:val="0"/>
          <w:divBdr>
            <w:top w:val="none" w:sz="0" w:space="0" w:color="auto"/>
            <w:left w:val="none" w:sz="0" w:space="0" w:color="auto"/>
            <w:bottom w:val="none" w:sz="0" w:space="0" w:color="auto"/>
            <w:right w:val="none" w:sz="0" w:space="0" w:color="auto"/>
          </w:divBdr>
        </w:div>
        <w:div w:id="1666781278">
          <w:marLeft w:val="640"/>
          <w:marRight w:val="0"/>
          <w:marTop w:val="0"/>
          <w:marBottom w:val="0"/>
          <w:divBdr>
            <w:top w:val="none" w:sz="0" w:space="0" w:color="auto"/>
            <w:left w:val="none" w:sz="0" w:space="0" w:color="auto"/>
            <w:bottom w:val="none" w:sz="0" w:space="0" w:color="auto"/>
            <w:right w:val="none" w:sz="0" w:space="0" w:color="auto"/>
          </w:divBdr>
        </w:div>
        <w:div w:id="1726639270">
          <w:marLeft w:val="640"/>
          <w:marRight w:val="0"/>
          <w:marTop w:val="0"/>
          <w:marBottom w:val="0"/>
          <w:divBdr>
            <w:top w:val="none" w:sz="0" w:space="0" w:color="auto"/>
            <w:left w:val="none" w:sz="0" w:space="0" w:color="auto"/>
            <w:bottom w:val="none" w:sz="0" w:space="0" w:color="auto"/>
            <w:right w:val="none" w:sz="0" w:space="0" w:color="auto"/>
          </w:divBdr>
        </w:div>
        <w:div w:id="1753500995">
          <w:marLeft w:val="640"/>
          <w:marRight w:val="0"/>
          <w:marTop w:val="0"/>
          <w:marBottom w:val="0"/>
          <w:divBdr>
            <w:top w:val="none" w:sz="0" w:space="0" w:color="auto"/>
            <w:left w:val="none" w:sz="0" w:space="0" w:color="auto"/>
            <w:bottom w:val="none" w:sz="0" w:space="0" w:color="auto"/>
            <w:right w:val="none" w:sz="0" w:space="0" w:color="auto"/>
          </w:divBdr>
        </w:div>
        <w:div w:id="1835678672">
          <w:marLeft w:val="640"/>
          <w:marRight w:val="0"/>
          <w:marTop w:val="0"/>
          <w:marBottom w:val="0"/>
          <w:divBdr>
            <w:top w:val="none" w:sz="0" w:space="0" w:color="auto"/>
            <w:left w:val="none" w:sz="0" w:space="0" w:color="auto"/>
            <w:bottom w:val="none" w:sz="0" w:space="0" w:color="auto"/>
            <w:right w:val="none" w:sz="0" w:space="0" w:color="auto"/>
          </w:divBdr>
        </w:div>
        <w:div w:id="1876385314">
          <w:marLeft w:val="640"/>
          <w:marRight w:val="0"/>
          <w:marTop w:val="0"/>
          <w:marBottom w:val="0"/>
          <w:divBdr>
            <w:top w:val="none" w:sz="0" w:space="0" w:color="auto"/>
            <w:left w:val="none" w:sz="0" w:space="0" w:color="auto"/>
            <w:bottom w:val="none" w:sz="0" w:space="0" w:color="auto"/>
            <w:right w:val="none" w:sz="0" w:space="0" w:color="auto"/>
          </w:divBdr>
        </w:div>
        <w:div w:id="1921480183">
          <w:marLeft w:val="640"/>
          <w:marRight w:val="0"/>
          <w:marTop w:val="0"/>
          <w:marBottom w:val="0"/>
          <w:divBdr>
            <w:top w:val="none" w:sz="0" w:space="0" w:color="auto"/>
            <w:left w:val="none" w:sz="0" w:space="0" w:color="auto"/>
            <w:bottom w:val="none" w:sz="0" w:space="0" w:color="auto"/>
            <w:right w:val="none" w:sz="0" w:space="0" w:color="auto"/>
          </w:divBdr>
        </w:div>
        <w:div w:id="1948273831">
          <w:marLeft w:val="640"/>
          <w:marRight w:val="0"/>
          <w:marTop w:val="0"/>
          <w:marBottom w:val="0"/>
          <w:divBdr>
            <w:top w:val="none" w:sz="0" w:space="0" w:color="auto"/>
            <w:left w:val="none" w:sz="0" w:space="0" w:color="auto"/>
            <w:bottom w:val="none" w:sz="0" w:space="0" w:color="auto"/>
            <w:right w:val="none" w:sz="0" w:space="0" w:color="auto"/>
          </w:divBdr>
        </w:div>
        <w:div w:id="1949971225">
          <w:marLeft w:val="640"/>
          <w:marRight w:val="0"/>
          <w:marTop w:val="0"/>
          <w:marBottom w:val="0"/>
          <w:divBdr>
            <w:top w:val="none" w:sz="0" w:space="0" w:color="auto"/>
            <w:left w:val="none" w:sz="0" w:space="0" w:color="auto"/>
            <w:bottom w:val="none" w:sz="0" w:space="0" w:color="auto"/>
            <w:right w:val="none" w:sz="0" w:space="0" w:color="auto"/>
          </w:divBdr>
        </w:div>
        <w:div w:id="1955363006">
          <w:marLeft w:val="640"/>
          <w:marRight w:val="0"/>
          <w:marTop w:val="0"/>
          <w:marBottom w:val="0"/>
          <w:divBdr>
            <w:top w:val="none" w:sz="0" w:space="0" w:color="auto"/>
            <w:left w:val="none" w:sz="0" w:space="0" w:color="auto"/>
            <w:bottom w:val="none" w:sz="0" w:space="0" w:color="auto"/>
            <w:right w:val="none" w:sz="0" w:space="0" w:color="auto"/>
          </w:divBdr>
        </w:div>
        <w:div w:id="1964343193">
          <w:marLeft w:val="640"/>
          <w:marRight w:val="0"/>
          <w:marTop w:val="0"/>
          <w:marBottom w:val="0"/>
          <w:divBdr>
            <w:top w:val="none" w:sz="0" w:space="0" w:color="auto"/>
            <w:left w:val="none" w:sz="0" w:space="0" w:color="auto"/>
            <w:bottom w:val="none" w:sz="0" w:space="0" w:color="auto"/>
            <w:right w:val="none" w:sz="0" w:space="0" w:color="auto"/>
          </w:divBdr>
        </w:div>
        <w:div w:id="2027516621">
          <w:marLeft w:val="640"/>
          <w:marRight w:val="0"/>
          <w:marTop w:val="0"/>
          <w:marBottom w:val="0"/>
          <w:divBdr>
            <w:top w:val="none" w:sz="0" w:space="0" w:color="auto"/>
            <w:left w:val="none" w:sz="0" w:space="0" w:color="auto"/>
            <w:bottom w:val="none" w:sz="0" w:space="0" w:color="auto"/>
            <w:right w:val="none" w:sz="0" w:space="0" w:color="auto"/>
          </w:divBdr>
        </w:div>
        <w:div w:id="2037464624">
          <w:marLeft w:val="640"/>
          <w:marRight w:val="0"/>
          <w:marTop w:val="0"/>
          <w:marBottom w:val="0"/>
          <w:divBdr>
            <w:top w:val="none" w:sz="0" w:space="0" w:color="auto"/>
            <w:left w:val="none" w:sz="0" w:space="0" w:color="auto"/>
            <w:bottom w:val="none" w:sz="0" w:space="0" w:color="auto"/>
            <w:right w:val="none" w:sz="0" w:space="0" w:color="auto"/>
          </w:divBdr>
        </w:div>
        <w:div w:id="2116828276">
          <w:marLeft w:val="640"/>
          <w:marRight w:val="0"/>
          <w:marTop w:val="0"/>
          <w:marBottom w:val="0"/>
          <w:divBdr>
            <w:top w:val="none" w:sz="0" w:space="0" w:color="auto"/>
            <w:left w:val="none" w:sz="0" w:space="0" w:color="auto"/>
            <w:bottom w:val="none" w:sz="0" w:space="0" w:color="auto"/>
            <w:right w:val="none" w:sz="0" w:space="0" w:color="auto"/>
          </w:divBdr>
        </w:div>
        <w:div w:id="2131512885">
          <w:marLeft w:val="640"/>
          <w:marRight w:val="0"/>
          <w:marTop w:val="0"/>
          <w:marBottom w:val="0"/>
          <w:divBdr>
            <w:top w:val="none" w:sz="0" w:space="0" w:color="auto"/>
            <w:left w:val="none" w:sz="0" w:space="0" w:color="auto"/>
            <w:bottom w:val="none" w:sz="0" w:space="0" w:color="auto"/>
            <w:right w:val="none" w:sz="0" w:space="0" w:color="auto"/>
          </w:divBdr>
        </w:div>
      </w:divsChild>
    </w:div>
    <w:div w:id="1290673756">
      <w:marLeft w:val="0"/>
      <w:marRight w:val="0"/>
      <w:marTop w:val="0"/>
      <w:marBottom w:val="0"/>
      <w:divBdr>
        <w:top w:val="none" w:sz="0" w:space="0" w:color="auto"/>
        <w:left w:val="none" w:sz="0" w:space="0" w:color="auto"/>
        <w:bottom w:val="none" w:sz="0" w:space="0" w:color="auto"/>
        <w:right w:val="none" w:sz="0" w:space="0" w:color="auto"/>
      </w:divBdr>
    </w:div>
    <w:div w:id="1298415026">
      <w:marLeft w:val="0"/>
      <w:marRight w:val="0"/>
      <w:marTop w:val="0"/>
      <w:marBottom w:val="0"/>
      <w:divBdr>
        <w:top w:val="none" w:sz="0" w:space="0" w:color="auto"/>
        <w:left w:val="none" w:sz="0" w:space="0" w:color="auto"/>
        <w:bottom w:val="none" w:sz="0" w:space="0" w:color="auto"/>
        <w:right w:val="none" w:sz="0" w:space="0" w:color="auto"/>
      </w:divBdr>
    </w:div>
    <w:div w:id="1298606187">
      <w:marLeft w:val="0"/>
      <w:marRight w:val="0"/>
      <w:marTop w:val="0"/>
      <w:marBottom w:val="0"/>
      <w:divBdr>
        <w:top w:val="none" w:sz="0" w:space="0" w:color="auto"/>
        <w:left w:val="none" w:sz="0" w:space="0" w:color="auto"/>
        <w:bottom w:val="none" w:sz="0" w:space="0" w:color="auto"/>
        <w:right w:val="none" w:sz="0" w:space="0" w:color="auto"/>
      </w:divBdr>
    </w:div>
    <w:div w:id="1302275227">
      <w:bodyDiv w:val="1"/>
      <w:marLeft w:val="0"/>
      <w:marRight w:val="0"/>
      <w:marTop w:val="0"/>
      <w:marBottom w:val="0"/>
      <w:divBdr>
        <w:top w:val="none" w:sz="0" w:space="0" w:color="auto"/>
        <w:left w:val="none" w:sz="0" w:space="0" w:color="auto"/>
        <w:bottom w:val="none" w:sz="0" w:space="0" w:color="auto"/>
        <w:right w:val="none" w:sz="0" w:space="0" w:color="auto"/>
      </w:divBdr>
      <w:divsChild>
        <w:div w:id="900141094">
          <w:marLeft w:val="640"/>
          <w:marRight w:val="0"/>
          <w:marTop w:val="0"/>
          <w:marBottom w:val="0"/>
          <w:divBdr>
            <w:top w:val="none" w:sz="0" w:space="0" w:color="auto"/>
            <w:left w:val="none" w:sz="0" w:space="0" w:color="auto"/>
            <w:bottom w:val="none" w:sz="0" w:space="0" w:color="auto"/>
            <w:right w:val="none" w:sz="0" w:space="0" w:color="auto"/>
          </w:divBdr>
        </w:div>
        <w:div w:id="1082524938">
          <w:marLeft w:val="640"/>
          <w:marRight w:val="0"/>
          <w:marTop w:val="0"/>
          <w:marBottom w:val="0"/>
          <w:divBdr>
            <w:top w:val="none" w:sz="0" w:space="0" w:color="auto"/>
            <w:left w:val="none" w:sz="0" w:space="0" w:color="auto"/>
            <w:bottom w:val="none" w:sz="0" w:space="0" w:color="auto"/>
            <w:right w:val="none" w:sz="0" w:space="0" w:color="auto"/>
          </w:divBdr>
        </w:div>
        <w:div w:id="401484889">
          <w:marLeft w:val="640"/>
          <w:marRight w:val="0"/>
          <w:marTop w:val="0"/>
          <w:marBottom w:val="0"/>
          <w:divBdr>
            <w:top w:val="none" w:sz="0" w:space="0" w:color="auto"/>
            <w:left w:val="none" w:sz="0" w:space="0" w:color="auto"/>
            <w:bottom w:val="none" w:sz="0" w:space="0" w:color="auto"/>
            <w:right w:val="none" w:sz="0" w:space="0" w:color="auto"/>
          </w:divBdr>
        </w:div>
        <w:div w:id="1460798279">
          <w:marLeft w:val="640"/>
          <w:marRight w:val="0"/>
          <w:marTop w:val="0"/>
          <w:marBottom w:val="0"/>
          <w:divBdr>
            <w:top w:val="none" w:sz="0" w:space="0" w:color="auto"/>
            <w:left w:val="none" w:sz="0" w:space="0" w:color="auto"/>
            <w:bottom w:val="none" w:sz="0" w:space="0" w:color="auto"/>
            <w:right w:val="none" w:sz="0" w:space="0" w:color="auto"/>
          </w:divBdr>
        </w:div>
        <w:div w:id="37164959">
          <w:marLeft w:val="640"/>
          <w:marRight w:val="0"/>
          <w:marTop w:val="0"/>
          <w:marBottom w:val="0"/>
          <w:divBdr>
            <w:top w:val="none" w:sz="0" w:space="0" w:color="auto"/>
            <w:left w:val="none" w:sz="0" w:space="0" w:color="auto"/>
            <w:bottom w:val="none" w:sz="0" w:space="0" w:color="auto"/>
            <w:right w:val="none" w:sz="0" w:space="0" w:color="auto"/>
          </w:divBdr>
        </w:div>
        <w:div w:id="1546680948">
          <w:marLeft w:val="640"/>
          <w:marRight w:val="0"/>
          <w:marTop w:val="0"/>
          <w:marBottom w:val="0"/>
          <w:divBdr>
            <w:top w:val="none" w:sz="0" w:space="0" w:color="auto"/>
            <w:left w:val="none" w:sz="0" w:space="0" w:color="auto"/>
            <w:bottom w:val="none" w:sz="0" w:space="0" w:color="auto"/>
            <w:right w:val="none" w:sz="0" w:space="0" w:color="auto"/>
          </w:divBdr>
        </w:div>
        <w:div w:id="201670820">
          <w:marLeft w:val="640"/>
          <w:marRight w:val="0"/>
          <w:marTop w:val="0"/>
          <w:marBottom w:val="0"/>
          <w:divBdr>
            <w:top w:val="none" w:sz="0" w:space="0" w:color="auto"/>
            <w:left w:val="none" w:sz="0" w:space="0" w:color="auto"/>
            <w:bottom w:val="none" w:sz="0" w:space="0" w:color="auto"/>
            <w:right w:val="none" w:sz="0" w:space="0" w:color="auto"/>
          </w:divBdr>
        </w:div>
        <w:div w:id="1678072718">
          <w:marLeft w:val="640"/>
          <w:marRight w:val="0"/>
          <w:marTop w:val="0"/>
          <w:marBottom w:val="0"/>
          <w:divBdr>
            <w:top w:val="none" w:sz="0" w:space="0" w:color="auto"/>
            <w:left w:val="none" w:sz="0" w:space="0" w:color="auto"/>
            <w:bottom w:val="none" w:sz="0" w:space="0" w:color="auto"/>
            <w:right w:val="none" w:sz="0" w:space="0" w:color="auto"/>
          </w:divBdr>
        </w:div>
        <w:div w:id="450171863">
          <w:marLeft w:val="640"/>
          <w:marRight w:val="0"/>
          <w:marTop w:val="0"/>
          <w:marBottom w:val="0"/>
          <w:divBdr>
            <w:top w:val="none" w:sz="0" w:space="0" w:color="auto"/>
            <w:left w:val="none" w:sz="0" w:space="0" w:color="auto"/>
            <w:bottom w:val="none" w:sz="0" w:space="0" w:color="auto"/>
            <w:right w:val="none" w:sz="0" w:space="0" w:color="auto"/>
          </w:divBdr>
        </w:div>
        <w:div w:id="1875650008">
          <w:marLeft w:val="640"/>
          <w:marRight w:val="0"/>
          <w:marTop w:val="0"/>
          <w:marBottom w:val="0"/>
          <w:divBdr>
            <w:top w:val="none" w:sz="0" w:space="0" w:color="auto"/>
            <w:left w:val="none" w:sz="0" w:space="0" w:color="auto"/>
            <w:bottom w:val="none" w:sz="0" w:space="0" w:color="auto"/>
            <w:right w:val="none" w:sz="0" w:space="0" w:color="auto"/>
          </w:divBdr>
        </w:div>
        <w:div w:id="351417677">
          <w:marLeft w:val="640"/>
          <w:marRight w:val="0"/>
          <w:marTop w:val="0"/>
          <w:marBottom w:val="0"/>
          <w:divBdr>
            <w:top w:val="none" w:sz="0" w:space="0" w:color="auto"/>
            <w:left w:val="none" w:sz="0" w:space="0" w:color="auto"/>
            <w:bottom w:val="none" w:sz="0" w:space="0" w:color="auto"/>
            <w:right w:val="none" w:sz="0" w:space="0" w:color="auto"/>
          </w:divBdr>
        </w:div>
        <w:div w:id="624774233">
          <w:marLeft w:val="640"/>
          <w:marRight w:val="0"/>
          <w:marTop w:val="0"/>
          <w:marBottom w:val="0"/>
          <w:divBdr>
            <w:top w:val="none" w:sz="0" w:space="0" w:color="auto"/>
            <w:left w:val="none" w:sz="0" w:space="0" w:color="auto"/>
            <w:bottom w:val="none" w:sz="0" w:space="0" w:color="auto"/>
            <w:right w:val="none" w:sz="0" w:space="0" w:color="auto"/>
          </w:divBdr>
        </w:div>
        <w:div w:id="114175564">
          <w:marLeft w:val="640"/>
          <w:marRight w:val="0"/>
          <w:marTop w:val="0"/>
          <w:marBottom w:val="0"/>
          <w:divBdr>
            <w:top w:val="none" w:sz="0" w:space="0" w:color="auto"/>
            <w:left w:val="none" w:sz="0" w:space="0" w:color="auto"/>
            <w:bottom w:val="none" w:sz="0" w:space="0" w:color="auto"/>
            <w:right w:val="none" w:sz="0" w:space="0" w:color="auto"/>
          </w:divBdr>
        </w:div>
        <w:div w:id="385107902">
          <w:marLeft w:val="640"/>
          <w:marRight w:val="0"/>
          <w:marTop w:val="0"/>
          <w:marBottom w:val="0"/>
          <w:divBdr>
            <w:top w:val="none" w:sz="0" w:space="0" w:color="auto"/>
            <w:left w:val="none" w:sz="0" w:space="0" w:color="auto"/>
            <w:bottom w:val="none" w:sz="0" w:space="0" w:color="auto"/>
            <w:right w:val="none" w:sz="0" w:space="0" w:color="auto"/>
          </w:divBdr>
        </w:div>
        <w:div w:id="987369236">
          <w:marLeft w:val="640"/>
          <w:marRight w:val="0"/>
          <w:marTop w:val="0"/>
          <w:marBottom w:val="0"/>
          <w:divBdr>
            <w:top w:val="none" w:sz="0" w:space="0" w:color="auto"/>
            <w:left w:val="none" w:sz="0" w:space="0" w:color="auto"/>
            <w:bottom w:val="none" w:sz="0" w:space="0" w:color="auto"/>
            <w:right w:val="none" w:sz="0" w:space="0" w:color="auto"/>
          </w:divBdr>
        </w:div>
        <w:div w:id="1702045284">
          <w:marLeft w:val="640"/>
          <w:marRight w:val="0"/>
          <w:marTop w:val="0"/>
          <w:marBottom w:val="0"/>
          <w:divBdr>
            <w:top w:val="none" w:sz="0" w:space="0" w:color="auto"/>
            <w:left w:val="none" w:sz="0" w:space="0" w:color="auto"/>
            <w:bottom w:val="none" w:sz="0" w:space="0" w:color="auto"/>
            <w:right w:val="none" w:sz="0" w:space="0" w:color="auto"/>
          </w:divBdr>
        </w:div>
        <w:div w:id="238298710">
          <w:marLeft w:val="640"/>
          <w:marRight w:val="0"/>
          <w:marTop w:val="0"/>
          <w:marBottom w:val="0"/>
          <w:divBdr>
            <w:top w:val="none" w:sz="0" w:space="0" w:color="auto"/>
            <w:left w:val="none" w:sz="0" w:space="0" w:color="auto"/>
            <w:bottom w:val="none" w:sz="0" w:space="0" w:color="auto"/>
            <w:right w:val="none" w:sz="0" w:space="0" w:color="auto"/>
          </w:divBdr>
        </w:div>
        <w:div w:id="1997688739">
          <w:marLeft w:val="640"/>
          <w:marRight w:val="0"/>
          <w:marTop w:val="0"/>
          <w:marBottom w:val="0"/>
          <w:divBdr>
            <w:top w:val="none" w:sz="0" w:space="0" w:color="auto"/>
            <w:left w:val="none" w:sz="0" w:space="0" w:color="auto"/>
            <w:bottom w:val="none" w:sz="0" w:space="0" w:color="auto"/>
            <w:right w:val="none" w:sz="0" w:space="0" w:color="auto"/>
          </w:divBdr>
        </w:div>
        <w:div w:id="737629969">
          <w:marLeft w:val="640"/>
          <w:marRight w:val="0"/>
          <w:marTop w:val="0"/>
          <w:marBottom w:val="0"/>
          <w:divBdr>
            <w:top w:val="none" w:sz="0" w:space="0" w:color="auto"/>
            <w:left w:val="none" w:sz="0" w:space="0" w:color="auto"/>
            <w:bottom w:val="none" w:sz="0" w:space="0" w:color="auto"/>
            <w:right w:val="none" w:sz="0" w:space="0" w:color="auto"/>
          </w:divBdr>
        </w:div>
        <w:div w:id="738282656">
          <w:marLeft w:val="640"/>
          <w:marRight w:val="0"/>
          <w:marTop w:val="0"/>
          <w:marBottom w:val="0"/>
          <w:divBdr>
            <w:top w:val="none" w:sz="0" w:space="0" w:color="auto"/>
            <w:left w:val="none" w:sz="0" w:space="0" w:color="auto"/>
            <w:bottom w:val="none" w:sz="0" w:space="0" w:color="auto"/>
            <w:right w:val="none" w:sz="0" w:space="0" w:color="auto"/>
          </w:divBdr>
        </w:div>
        <w:div w:id="1235551658">
          <w:marLeft w:val="640"/>
          <w:marRight w:val="0"/>
          <w:marTop w:val="0"/>
          <w:marBottom w:val="0"/>
          <w:divBdr>
            <w:top w:val="none" w:sz="0" w:space="0" w:color="auto"/>
            <w:left w:val="none" w:sz="0" w:space="0" w:color="auto"/>
            <w:bottom w:val="none" w:sz="0" w:space="0" w:color="auto"/>
            <w:right w:val="none" w:sz="0" w:space="0" w:color="auto"/>
          </w:divBdr>
        </w:div>
        <w:div w:id="29771692">
          <w:marLeft w:val="640"/>
          <w:marRight w:val="0"/>
          <w:marTop w:val="0"/>
          <w:marBottom w:val="0"/>
          <w:divBdr>
            <w:top w:val="none" w:sz="0" w:space="0" w:color="auto"/>
            <w:left w:val="none" w:sz="0" w:space="0" w:color="auto"/>
            <w:bottom w:val="none" w:sz="0" w:space="0" w:color="auto"/>
            <w:right w:val="none" w:sz="0" w:space="0" w:color="auto"/>
          </w:divBdr>
        </w:div>
        <w:div w:id="1413770410">
          <w:marLeft w:val="640"/>
          <w:marRight w:val="0"/>
          <w:marTop w:val="0"/>
          <w:marBottom w:val="0"/>
          <w:divBdr>
            <w:top w:val="none" w:sz="0" w:space="0" w:color="auto"/>
            <w:left w:val="none" w:sz="0" w:space="0" w:color="auto"/>
            <w:bottom w:val="none" w:sz="0" w:space="0" w:color="auto"/>
            <w:right w:val="none" w:sz="0" w:space="0" w:color="auto"/>
          </w:divBdr>
        </w:div>
        <w:div w:id="1911116339">
          <w:marLeft w:val="640"/>
          <w:marRight w:val="0"/>
          <w:marTop w:val="0"/>
          <w:marBottom w:val="0"/>
          <w:divBdr>
            <w:top w:val="none" w:sz="0" w:space="0" w:color="auto"/>
            <w:left w:val="none" w:sz="0" w:space="0" w:color="auto"/>
            <w:bottom w:val="none" w:sz="0" w:space="0" w:color="auto"/>
            <w:right w:val="none" w:sz="0" w:space="0" w:color="auto"/>
          </w:divBdr>
        </w:div>
        <w:div w:id="235361861">
          <w:marLeft w:val="640"/>
          <w:marRight w:val="0"/>
          <w:marTop w:val="0"/>
          <w:marBottom w:val="0"/>
          <w:divBdr>
            <w:top w:val="none" w:sz="0" w:space="0" w:color="auto"/>
            <w:left w:val="none" w:sz="0" w:space="0" w:color="auto"/>
            <w:bottom w:val="none" w:sz="0" w:space="0" w:color="auto"/>
            <w:right w:val="none" w:sz="0" w:space="0" w:color="auto"/>
          </w:divBdr>
        </w:div>
        <w:div w:id="794055924">
          <w:marLeft w:val="640"/>
          <w:marRight w:val="0"/>
          <w:marTop w:val="0"/>
          <w:marBottom w:val="0"/>
          <w:divBdr>
            <w:top w:val="none" w:sz="0" w:space="0" w:color="auto"/>
            <w:left w:val="none" w:sz="0" w:space="0" w:color="auto"/>
            <w:bottom w:val="none" w:sz="0" w:space="0" w:color="auto"/>
            <w:right w:val="none" w:sz="0" w:space="0" w:color="auto"/>
          </w:divBdr>
        </w:div>
        <w:div w:id="1111317874">
          <w:marLeft w:val="640"/>
          <w:marRight w:val="0"/>
          <w:marTop w:val="0"/>
          <w:marBottom w:val="0"/>
          <w:divBdr>
            <w:top w:val="none" w:sz="0" w:space="0" w:color="auto"/>
            <w:left w:val="none" w:sz="0" w:space="0" w:color="auto"/>
            <w:bottom w:val="none" w:sz="0" w:space="0" w:color="auto"/>
            <w:right w:val="none" w:sz="0" w:space="0" w:color="auto"/>
          </w:divBdr>
        </w:div>
        <w:div w:id="1463959245">
          <w:marLeft w:val="640"/>
          <w:marRight w:val="0"/>
          <w:marTop w:val="0"/>
          <w:marBottom w:val="0"/>
          <w:divBdr>
            <w:top w:val="none" w:sz="0" w:space="0" w:color="auto"/>
            <w:left w:val="none" w:sz="0" w:space="0" w:color="auto"/>
            <w:bottom w:val="none" w:sz="0" w:space="0" w:color="auto"/>
            <w:right w:val="none" w:sz="0" w:space="0" w:color="auto"/>
          </w:divBdr>
        </w:div>
        <w:div w:id="516504385">
          <w:marLeft w:val="640"/>
          <w:marRight w:val="0"/>
          <w:marTop w:val="0"/>
          <w:marBottom w:val="0"/>
          <w:divBdr>
            <w:top w:val="none" w:sz="0" w:space="0" w:color="auto"/>
            <w:left w:val="none" w:sz="0" w:space="0" w:color="auto"/>
            <w:bottom w:val="none" w:sz="0" w:space="0" w:color="auto"/>
            <w:right w:val="none" w:sz="0" w:space="0" w:color="auto"/>
          </w:divBdr>
        </w:div>
        <w:div w:id="1902326529">
          <w:marLeft w:val="640"/>
          <w:marRight w:val="0"/>
          <w:marTop w:val="0"/>
          <w:marBottom w:val="0"/>
          <w:divBdr>
            <w:top w:val="none" w:sz="0" w:space="0" w:color="auto"/>
            <w:left w:val="none" w:sz="0" w:space="0" w:color="auto"/>
            <w:bottom w:val="none" w:sz="0" w:space="0" w:color="auto"/>
            <w:right w:val="none" w:sz="0" w:space="0" w:color="auto"/>
          </w:divBdr>
        </w:div>
        <w:div w:id="744962590">
          <w:marLeft w:val="640"/>
          <w:marRight w:val="0"/>
          <w:marTop w:val="0"/>
          <w:marBottom w:val="0"/>
          <w:divBdr>
            <w:top w:val="none" w:sz="0" w:space="0" w:color="auto"/>
            <w:left w:val="none" w:sz="0" w:space="0" w:color="auto"/>
            <w:bottom w:val="none" w:sz="0" w:space="0" w:color="auto"/>
            <w:right w:val="none" w:sz="0" w:space="0" w:color="auto"/>
          </w:divBdr>
        </w:div>
        <w:div w:id="127748531">
          <w:marLeft w:val="640"/>
          <w:marRight w:val="0"/>
          <w:marTop w:val="0"/>
          <w:marBottom w:val="0"/>
          <w:divBdr>
            <w:top w:val="none" w:sz="0" w:space="0" w:color="auto"/>
            <w:left w:val="none" w:sz="0" w:space="0" w:color="auto"/>
            <w:bottom w:val="none" w:sz="0" w:space="0" w:color="auto"/>
            <w:right w:val="none" w:sz="0" w:space="0" w:color="auto"/>
          </w:divBdr>
        </w:div>
        <w:div w:id="728112945">
          <w:marLeft w:val="640"/>
          <w:marRight w:val="0"/>
          <w:marTop w:val="0"/>
          <w:marBottom w:val="0"/>
          <w:divBdr>
            <w:top w:val="none" w:sz="0" w:space="0" w:color="auto"/>
            <w:left w:val="none" w:sz="0" w:space="0" w:color="auto"/>
            <w:bottom w:val="none" w:sz="0" w:space="0" w:color="auto"/>
            <w:right w:val="none" w:sz="0" w:space="0" w:color="auto"/>
          </w:divBdr>
        </w:div>
        <w:div w:id="364064705">
          <w:marLeft w:val="640"/>
          <w:marRight w:val="0"/>
          <w:marTop w:val="0"/>
          <w:marBottom w:val="0"/>
          <w:divBdr>
            <w:top w:val="none" w:sz="0" w:space="0" w:color="auto"/>
            <w:left w:val="none" w:sz="0" w:space="0" w:color="auto"/>
            <w:bottom w:val="none" w:sz="0" w:space="0" w:color="auto"/>
            <w:right w:val="none" w:sz="0" w:space="0" w:color="auto"/>
          </w:divBdr>
        </w:div>
        <w:div w:id="1896890056">
          <w:marLeft w:val="640"/>
          <w:marRight w:val="0"/>
          <w:marTop w:val="0"/>
          <w:marBottom w:val="0"/>
          <w:divBdr>
            <w:top w:val="none" w:sz="0" w:space="0" w:color="auto"/>
            <w:left w:val="none" w:sz="0" w:space="0" w:color="auto"/>
            <w:bottom w:val="none" w:sz="0" w:space="0" w:color="auto"/>
            <w:right w:val="none" w:sz="0" w:space="0" w:color="auto"/>
          </w:divBdr>
        </w:div>
        <w:div w:id="1098135923">
          <w:marLeft w:val="640"/>
          <w:marRight w:val="0"/>
          <w:marTop w:val="0"/>
          <w:marBottom w:val="0"/>
          <w:divBdr>
            <w:top w:val="none" w:sz="0" w:space="0" w:color="auto"/>
            <w:left w:val="none" w:sz="0" w:space="0" w:color="auto"/>
            <w:bottom w:val="none" w:sz="0" w:space="0" w:color="auto"/>
            <w:right w:val="none" w:sz="0" w:space="0" w:color="auto"/>
          </w:divBdr>
        </w:div>
        <w:div w:id="241716932">
          <w:marLeft w:val="640"/>
          <w:marRight w:val="0"/>
          <w:marTop w:val="0"/>
          <w:marBottom w:val="0"/>
          <w:divBdr>
            <w:top w:val="none" w:sz="0" w:space="0" w:color="auto"/>
            <w:left w:val="none" w:sz="0" w:space="0" w:color="auto"/>
            <w:bottom w:val="none" w:sz="0" w:space="0" w:color="auto"/>
            <w:right w:val="none" w:sz="0" w:space="0" w:color="auto"/>
          </w:divBdr>
        </w:div>
        <w:div w:id="1516575131">
          <w:marLeft w:val="640"/>
          <w:marRight w:val="0"/>
          <w:marTop w:val="0"/>
          <w:marBottom w:val="0"/>
          <w:divBdr>
            <w:top w:val="none" w:sz="0" w:space="0" w:color="auto"/>
            <w:left w:val="none" w:sz="0" w:space="0" w:color="auto"/>
            <w:bottom w:val="none" w:sz="0" w:space="0" w:color="auto"/>
            <w:right w:val="none" w:sz="0" w:space="0" w:color="auto"/>
          </w:divBdr>
        </w:div>
        <w:div w:id="253586551">
          <w:marLeft w:val="640"/>
          <w:marRight w:val="0"/>
          <w:marTop w:val="0"/>
          <w:marBottom w:val="0"/>
          <w:divBdr>
            <w:top w:val="none" w:sz="0" w:space="0" w:color="auto"/>
            <w:left w:val="none" w:sz="0" w:space="0" w:color="auto"/>
            <w:bottom w:val="none" w:sz="0" w:space="0" w:color="auto"/>
            <w:right w:val="none" w:sz="0" w:space="0" w:color="auto"/>
          </w:divBdr>
        </w:div>
        <w:div w:id="74977089">
          <w:marLeft w:val="640"/>
          <w:marRight w:val="0"/>
          <w:marTop w:val="0"/>
          <w:marBottom w:val="0"/>
          <w:divBdr>
            <w:top w:val="none" w:sz="0" w:space="0" w:color="auto"/>
            <w:left w:val="none" w:sz="0" w:space="0" w:color="auto"/>
            <w:bottom w:val="none" w:sz="0" w:space="0" w:color="auto"/>
            <w:right w:val="none" w:sz="0" w:space="0" w:color="auto"/>
          </w:divBdr>
        </w:div>
        <w:div w:id="857348840">
          <w:marLeft w:val="640"/>
          <w:marRight w:val="0"/>
          <w:marTop w:val="0"/>
          <w:marBottom w:val="0"/>
          <w:divBdr>
            <w:top w:val="none" w:sz="0" w:space="0" w:color="auto"/>
            <w:left w:val="none" w:sz="0" w:space="0" w:color="auto"/>
            <w:bottom w:val="none" w:sz="0" w:space="0" w:color="auto"/>
            <w:right w:val="none" w:sz="0" w:space="0" w:color="auto"/>
          </w:divBdr>
        </w:div>
        <w:div w:id="615871672">
          <w:marLeft w:val="640"/>
          <w:marRight w:val="0"/>
          <w:marTop w:val="0"/>
          <w:marBottom w:val="0"/>
          <w:divBdr>
            <w:top w:val="none" w:sz="0" w:space="0" w:color="auto"/>
            <w:left w:val="none" w:sz="0" w:space="0" w:color="auto"/>
            <w:bottom w:val="none" w:sz="0" w:space="0" w:color="auto"/>
            <w:right w:val="none" w:sz="0" w:space="0" w:color="auto"/>
          </w:divBdr>
        </w:div>
        <w:div w:id="268003332">
          <w:marLeft w:val="640"/>
          <w:marRight w:val="0"/>
          <w:marTop w:val="0"/>
          <w:marBottom w:val="0"/>
          <w:divBdr>
            <w:top w:val="none" w:sz="0" w:space="0" w:color="auto"/>
            <w:left w:val="none" w:sz="0" w:space="0" w:color="auto"/>
            <w:bottom w:val="none" w:sz="0" w:space="0" w:color="auto"/>
            <w:right w:val="none" w:sz="0" w:space="0" w:color="auto"/>
          </w:divBdr>
        </w:div>
        <w:div w:id="785539865">
          <w:marLeft w:val="640"/>
          <w:marRight w:val="0"/>
          <w:marTop w:val="0"/>
          <w:marBottom w:val="0"/>
          <w:divBdr>
            <w:top w:val="none" w:sz="0" w:space="0" w:color="auto"/>
            <w:left w:val="none" w:sz="0" w:space="0" w:color="auto"/>
            <w:bottom w:val="none" w:sz="0" w:space="0" w:color="auto"/>
            <w:right w:val="none" w:sz="0" w:space="0" w:color="auto"/>
          </w:divBdr>
        </w:div>
        <w:div w:id="113793297">
          <w:marLeft w:val="640"/>
          <w:marRight w:val="0"/>
          <w:marTop w:val="0"/>
          <w:marBottom w:val="0"/>
          <w:divBdr>
            <w:top w:val="none" w:sz="0" w:space="0" w:color="auto"/>
            <w:left w:val="none" w:sz="0" w:space="0" w:color="auto"/>
            <w:bottom w:val="none" w:sz="0" w:space="0" w:color="auto"/>
            <w:right w:val="none" w:sz="0" w:space="0" w:color="auto"/>
          </w:divBdr>
        </w:div>
        <w:div w:id="1801797933">
          <w:marLeft w:val="640"/>
          <w:marRight w:val="0"/>
          <w:marTop w:val="0"/>
          <w:marBottom w:val="0"/>
          <w:divBdr>
            <w:top w:val="none" w:sz="0" w:space="0" w:color="auto"/>
            <w:left w:val="none" w:sz="0" w:space="0" w:color="auto"/>
            <w:bottom w:val="none" w:sz="0" w:space="0" w:color="auto"/>
            <w:right w:val="none" w:sz="0" w:space="0" w:color="auto"/>
          </w:divBdr>
        </w:div>
        <w:div w:id="93745188">
          <w:marLeft w:val="640"/>
          <w:marRight w:val="0"/>
          <w:marTop w:val="0"/>
          <w:marBottom w:val="0"/>
          <w:divBdr>
            <w:top w:val="none" w:sz="0" w:space="0" w:color="auto"/>
            <w:left w:val="none" w:sz="0" w:space="0" w:color="auto"/>
            <w:bottom w:val="none" w:sz="0" w:space="0" w:color="auto"/>
            <w:right w:val="none" w:sz="0" w:space="0" w:color="auto"/>
          </w:divBdr>
        </w:div>
        <w:div w:id="1875263678">
          <w:marLeft w:val="640"/>
          <w:marRight w:val="0"/>
          <w:marTop w:val="0"/>
          <w:marBottom w:val="0"/>
          <w:divBdr>
            <w:top w:val="none" w:sz="0" w:space="0" w:color="auto"/>
            <w:left w:val="none" w:sz="0" w:space="0" w:color="auto"/>
            <w:bottom w:val="none" w:sz="0" w:space="0" w:color="auto"/>
            <w:right w:val="none" w:sz="0" w:space="0" w:color="auto"/>
          </w:divBdr>
        </w:div>
        <w:div w:id="1565287811">
          <w:marLeft w:val="640"/>
          <w:marRight w:val="0"/>
          <w:marTop w:val="0"/>
          <w:marBottom w:val="0"/>
          <w:divBdr>
            <w:top w:val="none" w:sz="0" w:space="0" w:color="auto"/>
            <w:left w:val="none" w:sz="0" w:space="0" w:color="auto"/>
            <w:bottom w:val="none" w:sz="0" w:space="0" w:color="auto"/>
            <w:right w:val="none" w:sz="0" w:space="0" w:color="auto"/>
          </w:divBdr>
        </w:div>
        <w:div w:id="1991402897">
          <w:marLeft w:val="640"/>
          <w:marRight w:val="0"/>
          <w:marTop w:val="0"/>
          <w:marBottom w:val="0"/>
          <w:divBdr>
            <w:top w:val="none" w:sz="0" w:space="0" w:color="auto"/>
            <w:left w:val="none" w:sz="0" w:space="0" w:color="auto"/>
            <w:bottom w:val="none" w:sz="0" w:space="0" w:color="auto"/>
            <w:right w:val="none" w:sz="0" w:space="0" w:color="auto"/>
          </w:divBdr>
        </w:div>
        <w:div w:id="340664184">
          <w:marLeft w:val="640"/>
          <w:marRight w:val="0"/>
          <w:marTop w:val="0"/>
          <w:marBottom w:val="0"/>
          <w:divBdr>
            <w:top w:val="none" w:sz="0" w:space="0" w:color="auto"/>
            <w:left w:val="none" w:sz="0" w:space="0" w:color="auto"/>
            <w:bottom w:val="none" w:sz="0" w:space="0" w:color="auto"/>
            <w:right w:val="none" w:sz="0" w:space="0" w:color="auto"/>
          </w:divBdr>
        </w:div>
      </w:divsChild>
    </w:div>
    <w:div w:id="1303580706">
      <w:bodyDiv w:val="1"/>
      <w:marLeft w:val="0"/>
      <w:marRight w:val="0"/>
      <w:marTop w:val="0"/>
      <w:marBottom w:val="0"/>
      <w:divBdr>
        <w:top w:val="none" w:sz="0" w:space="0" w:color="auto"/>
        <w:left w:val="none" w:sz="0" w:space="0" w:color="auto"/>
        <w:bottom w:val="none" w:sz="0" w:space="0" w:color="auto"/>
        <w:right w:val="none" w:sz="0" w:space="0" w:color="auto"/>
      </w:divBdr>
      <w:divsChild>
        <w:div w:id="377322299">
          <w:marLeft w:val="640"/>
          <w:marRight w:val="0"/>
          <w:marTop w:val="0"/>
          <w:marBottom w:val="0"/>
          <w:divBdr>
            <w:top w:val="none" w:sz="0" w:space="0" w:color="auto"/>
            <w:left w:val="none" w:sz="0" w:space="0" w:color="auto"/>
            <w:bottom w:val="none" w:sz="0" w:space="0" w:color="auto"/>
            <w:right w:val="none" w:sz="0" w:space="0" w:color="auto"/>
          </w:divBdr>
        </w:div>
        <w:div w:id="1583643126">
          <w:marLeft w:val="640"/>
          <w:marRight w:val="0"/>
          <w:marTop w:val="0"/>
          <w:marBottom w:val="0"/>
          <w:divBdr>
            <w:top w:val="none" w:sz="0" w:space="0" w:color="auto"/>
            <w:left w:val="none" w:sz="0" w:space="0" w:color="auto"/>
            <w:bottom w:val="none" w:sz="0" w:space="0" w:color="auto"/>
            <w:right w:val="none" w:sz="0" w:space="0" w:color="auto"/>
          </w:divBdr>
        </w:div>
        <w:div w:id="949582831">
          <w:marLeft w:val="640"/>
          <w:marRight w:val="0"/>
          <w:marTop w:val="0"/>
          <w:marBottom w:val="0"/>
          <w:divBdr>
            <w:top w:val="none" w:sz="0" w:space="0" w:color="auto"/>
            <w:left w:val="none" w:sz="0" w:space="0" w:color="auto"/>
            <w:bottom w:val="none" w:sz="0" w:space="0" w:color="auto"/>
            <w:right w:val="none" w:sz="0" w:space="0" w:color="auto"/>
          </w:divBdr>
        </w:div>
        <w:div w:id="324283542">
          <w:marLeft w:val="640"/>
          <w:marRight w:val="0"/>
          <w:marTop w:val="0"/>
          <w:marBottom w:val="0"/>
          <w:divBdr>
            <w:top w:val="none" w:sz="0" w:space="0" w:color="auto"/>
            <w:left w:val="none" w:sz="0" w:space="0" w:color="auto"/>
            <w:bottom w:val="none" w:sz="0" w:space="0" w:color="auto"/>
            <w:right w:val="none" w:sz="0" w:space="0" w:color="auto"/>
          </w:divBdr>
        </w:div>
        <w:div w:id="359399553">
          <w:marLeft w:val="640"/>
          <w:marRight w:val="0"/>
          <w:marTop w:val="0"/>
          <w:marBottom w:val="0"/>
          <w:divBdr>
            <w:top w:val="none" w:sz="0" w:space="0" w:color="auto"/>
            <w:left w:val="none" w:sz="0" w:space="0" w:color="auto"/>
            <w:bottom w:val="none" w:sz="0" w:space="0" w:color="auto"/>
            <w:right w:val="none" w:sz="0" w:space="0" w:color="auto"/>
          </w:divBdr>
        </w:div>
        <w:div w:id="1744912362">
          <w:marLeft w:val="640"/>
          <w:marRight w:val="0"/>
          <w:marTop w:val="0"/>
          <w:marBottom w:val="0"/>
          <w:divBdr>
            <w:top w:val="none" w:sz="0" w:space="0" w:color="auto"/>
            <w:left w:val="none" w:sz="0" w:space="0" w:color="auto"/>
            <w:bottom w:val="none" w:sz="0" w:space="0" w:color="auto"/>
            <w:right w:val="none" w:sz="0" w:space="0" w:color="auto"/>
          </w:divBdr>
        </w:div>
        <w:div w:id="568418854">
          <w:marLeft w:val="640"/>
          <w:marRight w:val="0"/>
          <w:marTop w:val="0"/>
          <w:marBottom w:val="0"/>
          <w:divBdr>
            <w:top w:val="none" w:sz="0" w:space="0" w:color="auto"/>
            <w:left w:val="none" w:sz="0" w:space="0" w:color="auto"/>
            <w:bottom w:val="none" w:sz="0" w:space="0" w:color="auto"/>
            <w:right w:val="none" w:sz="0" w:space="0" w:color="auto"/>
          </w:divBdr>
        </w:div>
        <w:div w:id="869532596">
          <w:marLeft w:val="640"/>
          <w:marRight w:val="0"/>
          <w:marTop w:val="0"/>
          <w:marBottom w:val="0"/>
          <w:divBdr>
            <w:top w:val="none" w:sz="0" w:space="0" w:color="auto"/>
            <w:left w:val="none" w:sz="0" w:space="0" w:color="auto"/>
            <w:bottom w:val="none" w:sz="0" w:space="0" w:color="auto"/>
            <w:right w:val="none" w:sz="0" w:space="0" w:color="auto"/>
          </w:divBdr>
        </w:div>
        <w:div w:id="368409586">
          <w:marLeft w:val="640"/>
          <w:marRight w:val="0"/>
          <w:marTop w:val="0"/>
          <w:marBottom w:val="0"/>
          <w:divBdr>
            <w:top w:val="none" w:sz="0" w:space="0" w:color="auto"/>
            <w:left w:val="none" w:sz="0" w:space="0" w:color="auto"/>
            <w:bottom w:val="none" w:sz="0" w:space="0" w:color="auto"/>
            <w:right w:val="none" w:sz="0" w:space="0" w:color="auto"/>
          </w:divBdr>
        </w:div>
        <w:div w:id="631208035">
          <w:marLeft w:val="640"/>
          <w:marRight w:val="0"/>
          <w:marTop w:val="0"/>
          <w:marBottom w:val="0"/>
          <w:divBdr>
            <w:top w:val="none" w:sz="0" w:space="0" w:color="auto"/>
            <w:left w:val="none" w:sz="0" w:space="0" w:color="auto"/>
            <w:bottom w:val="none" w:sz="0" w:space="0" w:color="auto"/>
            <w:right w:val="none" w:sz="0" w:space="0" w:color="auto"/>
          </w:divBdr>
        </w:div>
        <w:div w:id="859704177">
          <w:marLeft w:val="640"/>
          <w:marRight w:val="0"/>
          <w:marTop w:val="0"/>
          <w:marBottom w:val="0"/>
          <w:divBdr>
            <w:top w:val="none" w:sz="0" w:space="0" w:color="auto"/>
            <w:left w:val="none" w:sz="0" w:space="0" w:color="auto"/>
            <w:bottom w:val="none" w:sz="0" w:space="0" w:color="auto"/>
            <w:right w:val="none" w:sz="0" w:space="0" w:color="auto"/>
          </w:divBdr>
        </w:div>
        <w:div w:id="1712998861">
          <w:marLeft w:val="640"/>
          <w:marRight w:val="0"/>
          <w:marTop w:val="0"/>
          <w:marBottom w:val="0"/>
          <w:divBdr>
            <w:top w:val="none" w:sz="0" w:space="0" w:color="auto"/>
            <w:left w:val="none" w:sz="0" w:space="0" w:color="auto"/>
            <w:bottom w:val="none" w:sz="0" w:space="0" w:color="auto"/>
            <w:right w:val="none" w:sz="0" w:space="0" w:color="auto"/>
          </w:divBdr>
        </w:div>
        <w:div w:id="856191666">
          <w:marLeft w:val="640"/>
          <w:marRight w:val="0"/>
          <w:marTop w:val="0"/>
          <w:marBottom w:val="0"/>
          <w:divBdr>
            <w:top w:val="none" w:sz="0" w:space="0" w:color="auto"/>
            <w:left w:val="none" w:sz="0" w:space="0" w:color="auto"/>
            <w:bottom w:val="none" w:sz="0" w:space="0" w:color="auto"/>
            <w:right w:val="none" w:sz="0" w:space="0" w:color="auto"/>
          </w:divBdr>
        </w:div>
        <w:div w:id="1717196555">
          <w:marLeft w:val="640"/>
          <w:marRight w:val="0"/>
          <w:marTop w:val="0"/>
          <w:marBottom w:val="0"/>
          <w:divBdr>
            <w:top w:val="none" w:sz="0" w:space="0" w:color="auto"/>
            <w:left w:val="none" w:sz="0" w:space="0" w:color="auto"/>
            <w:bottom w:val="none" w:sz="0" w:space="0" w:color="auto"/>
            <w:right w:val="none" w:sz="0" w:space="0" w:color="auto"/>
          </w:divBdr>
        </w:div>
        <w:div w:id="735399837">
          <w:marLeft w:val="640"/>
          <w:marRight w:val="0"/>
          <w:marTop w:val="0"/>
          <w:marBottom w:val="0"/>
          <w:divBdr>
            <w:top w:val="none" w:sz="0" w:space="0" w:color="auto"/>
            <w:left w:val="none" w:sz="0" w:space="0" w:color="auto"/>
            <w:bottom w:val="none" w:sz="0" w:space="0" w:color="auto"/>
            <w:right w:val="none" w:sz="0" w:space="0" w:color="auto"/>
          </w:divBdr>
        </w:div>
        <w:div w:id="1458837127">
          <w:marLeft w:val="640"/>
          <w:marRight w:val="0"/>
          <w:marTop w:val="0"/>
          <w:marBottom w:val="0"/>
          <w:divBdr>
            <w:top w:val="none" w:sz="0" w:space="0" w:color="auto"/>
            <w:left w:val="none" w:sz="0" w:space="0" w:color="auto"/>
            <w:bottom w:val="none" w:sz="0" w:space="0" w:color="auto"/>
            <w:right w:val="none" w:sz="0" w:space="0" w:color="auto"/>
          </w:divBdr>
        </w:div>
        <w:div w:id="988440658">
          <w:marLeft w:val="640"/>
          <w:marRight w:val="0"/>
          <w:marTop w:val="0"/>
          <w:marBottom w:val="0"/>
          <w:divBdr>
            <w:top w:val="none" w:sz="0" w:space="0" w:color="auto"/>
            <w:left w:val="none" w:sz="0" w:space="0" w:color="auto"/>
            <w:bottom w:val="none" w:sz="0" w:space="0" w:color="auto"/>
            <w:right w:val="none" w:sz="0" w:space="0" w:color="auto"/>
          </w:divBdr>
        </w:div>
        <w:div w:id="212809406">
          <w:marLeft w:val="640"/>
          <w:marRight w:val="0"/>
          <w:marTop w:val="0"/>
          <w:marBottom w:val="0"/>
          <w:divBdr>
            <w:top w:val="none" w:sz="0" w:space="0" w:color="auto"/>
            <w:left w:val="none" w:sz="0" w:space="0" w:color="auto"/>
            <w:bottom w:val="none" w:sz="0" w:space="0" w:color="auto"/>
            <w:right w:val="none" w:sz="0" w:space="0" w:color="auto"/>
          </w:divBdr>
        </w:div>
        <w:div w:id="1154252703">
          <w:marLeft w:val="640"/>
          <w:marRight w:val="0"/>
          <w:marTop w:val="0"/>
          <w:marBottom w:val="0"/>
          <w:divBdr>
            <w:top w:val="none" w:sz="0" w:space="0" w:color="auto"/>
            <w:left w:val="none" w:sz="0" w:space="0" w:color="auto"/>
            <w:bottom w:val="none" w:sz="0" w:space="0" w:color="auto"/>
            <w:right w:val="none" w:sz="0" w:space="0" w:color="auto"/>
          </w:divBdr>
        </w:div>
        <w:div w:id="542911853">
          <w:marLeft w:val="640"/>
          <w:marRight w:val="0"/>
          <w:marTop w:val="0"/>
          <w:marBottom w:val="0"/>
          <w:divBdr>
            <w:top w:val="none" w:sz="0" w:space="0" w:color="auto"/>
            <w:left w:val="none" w:sz="0" w:space="0" w:color="auto"/>
            <w:bottom w:val="none" w:sz="0" w:space="0" w:color="auto"/>
            <w:right w:val="none" w:sz="0" w:space="0" w:color="auto"/>
          </w:divBdr>
        </w:div>
        <w:div w:id="1884713421">
          <w:marLeft w:val="640"/>
          <w:marRight w:val="0"/>
          <w:marTop w:val="0"/>
          <w:marBottom w:val="0"/>
          <w:divBdr>
            <w:top w:val="none" w:sz="0" w:space="0" w:color="auto"/>
            <w:left w:val="none" w:sz="0" w:space="0" w:color="auto"/>
            <w:bottom w:val="none" w:sz="0" w:space="0" w:color="auto"/>
            <w:right w:val="none" w:sz="0" w:space="0" w:color="auto"/>
          </w:divBdr>
        </w:div>
        <w:div w:id="61299046">
          <w:marLeft w:val="640"/>
          <w:marRight w:val="0"/>
          <w:marTop w:val="0"/>
          <w:marBottom w:val="0"/>
          <w:divBdr>
            <w:top w:val="none" w:sz="0" w:space="0" w:color="auto"/>
            <w:left w:val="none" w:sz="0" w:space="0" w:color="auto"/>
            <w:bottom w:val="none" w:sz="0" w:space="0" w:color="auto"/>
            <w:right w:val="none" w:sz="0" w:space="0" w:color="auto"/>
          </w:divBdr>
        </w:div>
        <w:div w:id="1007173901">
          <w:marLeft w:val="640"/>
          <w:marRight w:val="0"/>
          <w:marTop w:val="0"/>
          <w:marBottom w:val="0"/>
          <w:divBdr>
            <w:top w:val="none" w:sz="0" w:space="0" w:color="auto"/>
            <w:left w:val="none" w:sz="0" w:space="0" w:color="auto"/>
            <w:bottom w:val="none" w:sz="0" w:space="0" w:color="auto"/>
            <w:right w:val="none" w:sz="0" w:space="0" w:color="auto"/>
          </w:divBdr>
        </w:div>
        <w:div w:id="1964000422">
          <w:marLeft w:val="640"/>
          <w:marRight w:val="0"/>
          <w:marTop w:val="0"/>
          <w:marBottom w:val="0"/>
          <w:divBdr>
            <w:top w:val="none" w:sz="0" w:space="0" w:color="auto"/>
            <w:left w:val="none" w:sz="0" w:space="0" w:color="auto"/>
            <w:bottom w:val="none" w:sz="0" w:space="0" w:color="auto"/>
            <w:right w:val="none" w:sz="0" w:space="0" w:color="auto"/>
          </w:divBdr>
        </w:div>
        <w:div w:id="2091542949">
          <w:marLeft w:val="640"/>
          <w:marRight w:val="0"/>
          <w:marTop w:val="0"/>
          <w:marBottom w:val="0"/>
          <w:divBdr>
            <w:top w:val="none" w:sz="0" w:space="0" w:color="auto"/>
            <w:left w:val="none" w:sz="0" w:space="0" w:color="auto"/>
            <w:bottom w:val="none" w:sz="0" w:space="0" w:color="auto"/>
            <w:right w:val="none" w:sz="0" w:space="0" w:color="auto"/>
          </w:divBdr>
        </w:div>
        <w:div w:id="1826386016">
          <w:marLeft w:val="640"/>
          <w:marRight w:val="0"/>
          <w:marTop w:val="0"/>
          <w:marBottom w:val="0"/>
          <w:divBdr>
            <w:top w:val="none" w:sz="0" w:space="0" w:color="auto"/>
            <w:left w:val="none" w:sz="0" w:space="0" w:color="auto"/>
            <w:bottom w:val="none" w:sz="0" w:space="0" w:color="auto"/>
            <w:right w:val="none" w:sz="0" w:space="0" w:color="auto"/>
          </w:divBdr>
        </w:div>
        <w:div w:id="1676415387">
          <w:marLeft w:val="640"/>
          <w:marRight w:val="0"/>
          <w:marTop w:val="0"/>
          <w:marBottom w:val="0"/>
          <w:divBdr>
            <w:top w:val="none" w:sz="0" w:space="0" w:color="auto"/>
            <w:left w:val="none" w:sz="0" w:space="0" w:color="auto"/>
            <w:bottom w:val="none" w:sz="0" w:space="0" w:color="auto"/>
            <w:right w:val="none" w:sz="0" w:space="0" w:color="auto"/>
          </w:divBdr>
        </w:div>
        <w:div w:id="1015889828">
          <w:marLeft w:val="640"/>
          <w:marRight w:val="0"/>
          <w:marTop w:val="0"/>
          <w:marBottom w:val="0"/>
          <w:divBdr>
            <w:top w:val="none" w:sz="0" w:space="0" w:color="auto"/>
            <w:left w:val="none" w:sz="0" w:space="0" w:color="auto"/>
            <w:bottom w:val="none" w:sz="0" w:space="0" w:color="auto"/>
            <w:right w:val="none" w:sz="0" w:space="0" w:color="auto"/>
          </w:divBdr>
        </w:div>
        <w:div w:id="790981413">
          <w:marLeft w:val="640"/>
          <w:marRight w:val="0"/>
          <w:marTop w:val="0"/>
          <w:marBottom w:val="0"/>
          <w:divBdr>
            <w:top w:val="none" w:sz="0" w:space="0" w:color="auto"/>
            <w:left w:val="none" w:sz="0" w:space="0" w:color="auto"/>
            <w:bottom w:val="none" w:sz="0" w:space="0" w:color="auto"/>
            <w:right w:val="none" w:sz="0" w:space="0" w:color="auto"/>
          </w:divBdr>
        </w:div>
        <w:div w:id="148601918">
          <w:marLeft w:val="640"/>
          <w:marRight w:val="0"/>
          <w:marTop w:val="0"/>
          <w:marBottom w:val="0"/>
          <w:divBdr>
            <w:top w:val="none" w:sz="0" w:space="0" w:color="auto"/>
            <w:left w:val="none" w:sz="0" w:space="0" w:color="auto"/>
            <w:bottom w:val="none" w:sz="0" w:space="0" w:color="auto"/>
            <w:right w:val="none" w:sz="0" w:space="0" w:color="auto"/>
          </w:divBdr>
        </w:div>
        <w:div w:id="1274823844">
          <w:marLeft w:val="640"/>
          <w:marRight w:val="0"/>
          <w:marTop w:val="0"/>
          <w:marBottom w:val="0"/>
          <w:divBdr>
            <w:top w:val="none" w:sz="0" w:space="0" w:color="auto"/>
            <w:left w:val="none" w:sz="0" w:space="0" w:color="auto"/>
            <w:bottom w:val="none" w:sz="0" w:space="0" w:color="auto"/>
            <w:right w:val="none" w:sz="0" w:space="0" w:color="auto"/>
          </w:divBdr>
        </w:div>
        <w:div w:id="108815038">
          <w:marLeft w:val="640"/>
          <w:marRight w:val="0"/>
          <w:marTop w:val="0"/>
          <w:marBottom w:val="0"/>
          <w:divBdr>
            <w:top w:val="none" w:sz="0" w:space="0" w:color="auto"/>
            <w:left w:val="none" w:sz="0" w:space="0" w:color="auto"/>
            <w:bottom w:val="none" w:sz="0" w:space="0" w:color="auto"/>
            <w:right w:val="none" w:sz="0" w:space="0" w:color="auto"/>
          </w:divBdr>
        </w:div>
        <w:div w:id="1422800071">
          <w:marLeft w:val="640"/>
          <w:marRight w:val="0"/>
          <w:marTop w:val="0"/>
          <w:marBottom w:val="0"/>
          <w:divBdr>
            <w:top w:val="none" w:sz="0" w:space="0" w:color="auto"/>
            <w:left w:val="none" w:sz="0" w:space="0" w:color="auto"/>
            <w:bottom w:val="none" w:sz="0" w:space="0" w:color="auto"/>
            <w:right w:val="none" w:sz="0" w:space="0" w:color="auto"/>
          </w:divBdr>
        </w:div>
        <w:div w:id="912157689">
          <w:marLeft w:val="640"/>
          <w:marRight w:val="0"/>
          <w:marTop w:val="0"/>
          <w:marBottom w:val="0"/>
          <w:divBdr>
            <w:top w:val="none" w:sz="0" w:space="0" w:color="auto"/>
            <w:left w:val="none" w:sz="0" w:space="0" w:color="auto"/>
            <w:bottom w:val="none" w:sz="0" w:space="0" w:color="auto"/>
            <w:right w:val="none" w:sz="0" w:space="0" w:color="auto"/>
          </w:divBdr>
        </w:div>
        <w:div w:id="381440159">
          <w:marLeft w:val="640"/>
          <w:marRight w:val="0"/>
          <w:marTop w:val="0"/>
          <w:marBottom w:val="0"/>
          <w:divBdr>
            <w:top w:val="none" w:sz="0" w:space="0" w:color="auto"/>
            <w:left w:val="none" w:sz="0" w:space="0" w:color="auto"/>
            <w:bottom w:val="none" w:sz="0" w:space="0" w:color="auto"/>
            <w:right w:val="none" w:sz="0" w:space="0" w:color="auto"/>
          </w:divBdr>
        </w:div>
        <w:div w:id="1747219741">
          <w:marLeft w:val="640"/>
          <w:marRight w:val="0"/>
          <w:marTop w:val="0"/>
          <w:marBottom w:val="0"/>
          <w:divBdr>
            <w:top w:val="none" w:sz="0" w:space="0" w:color="auto"/>
            <w:left w:val="none" w:sz="0" w:space="0" w:color="auto"/>
            <w:bottom w:val="none" w:sz="0" w:space="0" w:color="auto"/>
            <w:right w:val="none" w:sz="0" w:space="0" w:color="auto"/>
          </w:divBdr>
        </w:div>
        <w:div w:id="635448220">
          <w:marLeft w:val="640"/>
          <w:marRight w:val="0"/>
          <w:marTop w:val="0"/>
          <w:marBottom w:val="0"/>
          <w:divBdr>
            <w:top w:val="none" w:sz="0" w:space="0" w:color="auto"/>
            <w:left w:val="none" w:sz="0" w:space="0" w:color="auto"/>
            <w:bottom w:val="none" w:sz="0" w:space="0" w:color="auto"/>
            <w:right w:val="none" w:sz="0" w:space="0" w:color="auto"/>
          </w:divBdr>
        </w:div>
        <w:div w:id="25370183">
          <w:marLeft w:val="640"/>
          <w:marRight w:val="0"/>
          <w:marTop w:val="0"/>
          <w:marBottom w:val="0"/>
          <w:divBdr>
            <w:top w:val="none" w:sz="0" w:space="0" w:color="auto"/>
            <w:left w:val="none" w:sz="0" w:space="0" w:color="auto"/>
            <w:bottom w:val="none" w:sz="0" w:space="0" w:color="auto"/>
            <w:right w:val="none" w:sz="0" w:space="0" w:color="auto"/>
          </w:divBdr>
        </w:div>
        <w:div w:id="1850870983">
          <w:marLeft w:val="640"/>
          <w:marRight w:val="0"/>
          <w:marTop w:val="0"/>
          <w:marBottom w:val="0"/>
          <w:divBdr>
            <w:top w:val="none" w:sz="0" w:space="0" w:color="auto"/>
            <w:left w:val="none" w:sz="0" w:space="0" w:color="auto"/>
            <w:bottom w:val="none" w:sz="0" w:space="0" w:color="auto"/>
            <w:right w:val="none" w:sz="0" w:space="0" w:color="auto"/>
          </w:divBdr>
        </w:div>
        <w:div w:id="318504984">
          <w:marLeft w:val="640"/>
          <w:marRight w:val="0"/>
          <w:marTop w:val="0"/>
          <w:marBottom w:val="0"/>
          <w:divBdr>
            <w:top w:val="none" w:sz="0" w:space="0" w:color="auto"/>
            <w:left w:val="none" w:sz="0" w:space="0" w:color="auto"/>
            <w:bottom w:val="none" w:sz="0" w:space="0" w:color="auto"/>
            <w:right w:val="none" w:sz="0" w:space="0" w:color="auto"/>
          </w:divBdr>
        </w:div>
        <w:div w:id="1681006485">
          <w:marLeft w:val="640"/>
          <w:marRight w:val="0"/>
          <w:marTop w:val="0"/>
          <w:marBottom w:val="0"/>
          <w:divBdr>
            <w:top w:val="none" w:sz="0" w:space="0" w:color="auto"/>
            <w:left w:val="none" w:sz="0" w:space="0" w:color="auto"/>
            <w:bottom w:val="none" w:sz="0" w:space="0" w:color="auto"/>
            <w:right w:val="none" w:sz="0" w:space="0" w:color="auto"/>
          </w:divBdr>
        </w:div>
        <w:div w:id="1926453602">
          <w:marLeft w:val="640"/>
          <w:marRight w:val="0"/>
          <w:marTop w:val="0"/>
          <w:marBottom w:val="0"/>
          <w:divBdr>
            <w:top w:val="none" w:sz="0" w:space="0" w:color="auto"/>
            <w:left w:val="none" w:sz="0" w:space="0" w:color="auto"/>
            <w:bottom w:val="none" w:sz="0" w:space="0" w:color="auto"/>
            <w:right w:val="none" w:sz="0" w:space="0" w:color="auto"/>
          </w:divBdr>
        </w:div>
        <w:div w:id="1006711577">
          <w:marLeft w:val="640"/>
          <w:marRight w:val="0"/>
          <w:marTop w:val="0"/>
          <w:marBottom w:val="0"/>
          <w:divBdr>
            <w:top w:val="none" w:sz="0" w:space="0" w:color="auto"/>
            <w:left w:val="none" w:sz="0" w:space="0" w:color="auto"/>
            <w:bottom w:val="none" w:sz="0" w:space="0" w:color="auto"/>
            <w:right w:val="none" w:sz="0" w:space="0" w:color="auto"/>
          </w:divBdr>
        </w:div>
        <w:div w:id="2013290480">
          <w:marLeft w:val="640"/>
          <w:marRight w:val="0"/>
          <w:marTop w:val="0"/>
          <w:marBottom w:val="0"/>
          <w:divBdr>
            <w:top w:val="none" w:sz="0" w:space="0" w:color="auto"/>
            <w:left w:val="none" w:sz="0" w:space="0" w:color="auto"/>
            <w:bottom w:val="none" w:sz="0" w:space="0" w:color="auto"/>
            <w:right w:val="none" w:sz="0" w:space="0" w:color="auto"/>
          </w:divBdr>
        </w:div>
        <w:div w:id="2069260110">
          <w:marLeft w:val="640"/>
          <w:marRight w:val="0"/>
          <w:marTop w:val="0"/>
          <w:marBottom w:val="0"/>
          <w:divBdr>
            <w:top w:val="none" w:sz="0" w:space="0" w:color="auto"/>
            <w:left w:val="none" w:sz="0" w:space="0" w:color="auto"/>
            <w:bottom w:val="none" w:sz="0" w:space="0" w:color="auto"/>
            <w:right w:val="none" w:sz="0" w:space="0" w:color="auto"/>
          </w:divBdr>
        </w:div>
        <w:div w:id="797799719">
          <w:marLeft w:val="640"/>
          <w:marRight w:val="0"/>
          <w:marTop w:val="0"/>
          <w:marBottom w:val="0"/>
          <w:divBdr>
            <w:top w:val="none" w:sz="0" w:space="0" w:color="auto"/>
            <w:left w:val="none" w:sz="0" w:space="0" w:color="auto"/>
            <w:bottom w:val="none" w:sz="0" w:space="0" w:color="auto"/>
            <w:right w:val="none" w:sz="0" w:space="0" w:color="auto"/>
          </w:divBdr>
        </w:div>
        <w:div w:id="1146967227">
          <w:marLeft w:val="640"/>
          <w:marRight w:val="0"/>
          <w:marTop w:val="0"/>
          <w:marBottom w:val="0"/>
          <w:divBdr>
            <w:top w:val="none" w:sz="0" w:space="0" w:color="auto"/>
            <w:left w:val="none" w:sz="0" w:space="0" w:color="auto"/>
            <w:bottom w:val="none" w:sz="0" w:space="0" w:color="auto"/>
            <w:right w:val="none" w:sz="0" w:space="0" w:color="auto"/>
          </w:divBdr>
        </w:div>
        <w:div w:id="927881390">
          <w:marLeft w:val="640"/>
          <w:marRight w:val="0"/>
          <w:marTop w:val="0"/>
          <w:marBottom w:val="0"/>
          <w:divBdr>
            <w:top w:val="none" w:sz="0" w:space="0" w:color="auto"/>
            <w:left w:val="none" w:sz="0" w:space="0" w:color="auto"/>
            <w:bottom w:val="none" w:sz="0" w:space="0" w:color="auto"/>
            <w:right w:val="none" w:sz="0" w:space="0" w:color="auto"/>
          </w:divBdr>
        </w:div>
        <w:div w:id="1388215576">
          <w:marLeft w:val="640"/>
          <w:marRight w:val="0"/>
          <w:marTop w:val="0"/>
          <w:marBottom w:val="0"/>
          <w:divBdr>
            <w:top w:val="none" w:sz="0" w:space="0" w:color="auto"/>
            <w:left w:val="none" w:sz="0" w:space="0" w:color="auto"/>
            <w:bottom w:val="none" w:sz="0" w:space="0" w:color="auto"/>
            <w:right w:val="none" w:sz="0" w:space="0" w:color="auto"/>
          </w:divBdr>
        </w:div>
        <w:div w:id="1996686677">
          <w:marLeft w:val="640"/>
          <w:marRight w:val="0"/>
          <w:marTop w:val="0"/>
          <w:marBottom w:val="0"/>
          <w:divBdr>
            <w:top w:val="none" w:sz="0" w:space="0" w:color="auto"/>
            <w:left w:val="none" w:sz="0" w:space="0" w:color="auto"/>
            <w:bottom w:val="none" w:sz="0" w:space="0" w:color="auto"/>
            <w:right w:val="none" w:sz="0" w:space="0" w:color="auto"/>
          </w:divBdr>
        </w:div>
        <w:div w:id="408386377">
          <w:marLeft w:val="640"/>
          <w:marRight w:val="0"/>
          <w:marTop w:val="0"/>
          <w:marBottom w:val="0"/>
          <w:divBdr>
            <w:top w:val="none" w:sz="0" w:space="0" w:color="auto"/>
            <w:left w:val="none" w:sz="0" w:space="0" w:color="auto"/>
            <w:bottom w:val="none" w:sz="0" w:space="0" w:color="auto"/>
            <w:right w:val="none" w:sz="0" w:space="0" w:color="auto"/>
          </w:divBdr>
        </w:div>
      </w:divsChild>
    </w:div>
    <w:div w:id="1305156133">
      <w:marLeft w:val="0"/>
      <w:marRight w:val="0"/>
      <w:marTop w:val="0"/>
      <w:marBottom w:val="0"/>
      <w:divBdr>
        <w:top w:val="none" w:sz="0" w:space="0" w:color="auto"/>
        <w:left w:val="none" w:sz="0" w:space="0" w:color="auto"/>
        <w:bottom w:val="none" w:sz="0" w:space="0" w:color="auto"/>
        <w:right w:val="none" w:sz="0" w:space="0" w:color="auto"/>
      </w:divBdr>
    </w:div>
    <w:div w:id="1311179545">
      <w:marLeft w:val="0"/>
      <w:marRight w:val="0"/>
      <w:marTop w:val="0"/>
      <w:marBottom w:val="0"/>
      <w:divBdr>
        <w:top w:val="none" w:sz="0" w:space="0" w:color="auto"/>
        <w:left w:val="none" w:sz="0" w:space="0" w:color="auto"/>
        <w:bottom w:val="none" w:sz="0" w:space="0" w:color="auto"/>
        <w:right w:val="none" w:sz="0" w:space="0" w:color="auto"/>
      </w:divBdr>
    </w:div>
    <w:div w:id="1312977316">
      <w:bodyDiv w:val="1"/>
      <w:marLeft w:val="0"/>
      <w:marRight w:val="0"/>
      <w:marTop w:val="0"/>
      <w:marBottom w:val="0"/>
      <w:divBdr>
        <w:top w:val="none" w:sz="0" w:space="0" w:color="auto"/>
        <w:left w:val="none" w:sz="0" w:space="0" w:color="auto"/>
        <w:bottom w:val="none" w:sz="0" w:space="0" w:color="auto"/>
        <w:right w:val="none" w:sz="0" w:space="0" w:color="auto"/>
      </w:divBdr>
      <w:divsChild>
        <w:div w:id="515460547">
          <w:marLeft w:val="640"/>
          <w:marRight w:val="0"/>
          <w:marTop w:val="0"/>
          <w:marBottom w:val="0"/>
          <w:divBdr>
            <w:top w:val="none" w:sz="0" w:space="0" w:color="auto"/>
            <w:left w:val="none" w:sz="0" w:space="0" w:color="auto"/>
            <w:bottom w:val="none" w:sz="0" w:space="0" w:color="auto"/>
            <w:right w:val="none" w:sz="0" w:space="0" w:color="auto"/>
          </w:divBdr>
        </w:div>
        <w:div w:id="1174765408">
          <w:marLeft w:val="640"/>
          <w:marRight w:val="0"/>
          <w:marTop w:val="0"/>
          <w:marBottom w:val="0"/>
          <w:divBdr>
            <w:top w:val="none" w:sz="0" w:space="0" w:color="auto"/>
            <w:left w:val="none" w:sz="0" w:space="0" w:color="auto"/>
            <w:bottom w:val="none" w:sz="0" w:space="0" w:color="auto"/>
            <w:right w:val="none" w:sz="0" w:space="0" w:color="auto"/>
          </w:divBdr>
        </w:div>
        <w:div w:id="2021006434">
          <w:marLeft w:val="640"/>
          <w:marRight w:val="0"/>
          <w:marTop w:val="0"/>
          <w:marBottom w:val="0"/>
          <w:divBdr>
            <w:top w:val="none" w:sz="0" w:space="0" w:color="auto"/>
            <w:left w:val="none" w:sz="0" w:space="0" w:color="auto"/>
            <w:bottom w:val="none" w:sz="0" w:space="0" w:color="auto"/>
            <w:right w:val="none" w:sz="0" w:space="0" w:color="auto"/>
          </w:divBdr>
        </w:div>
        <w:div w:id="1972008404">
          <w:marLeft w:val="640"/>
          <w:marRight w:val="0"/>
          <w:marTop w:val="0"/>
          <w:marBottom w:val="0"/>
          <w:divBdr>
            <w:top w:val="none" w:sz="0" w:space="0" w:color="auto"/>
            <w:left w:val="none" w:sz="0" w:space="0" w:color="auto"/>
            <w:bottom w:val="none" w:sz="0" w:space="0" w:color="auto"/>
            <w:right w:val="none" w:sz="0" w:space="0" w:color="auto"/>
          </w:divBdr>
        </w:div>
        <w:div w:id="849608742">
          <w:marLeft w:val="640"/>
          <w:marRight w:val="0"/>
          <w:marTop w:val="0"/>
          <w:marBottom w:val="0"/>
          <w:divBdr>
            <w:top w:val="none" w:sz="0" w:space="0" w:color="auto"/>
            <w:left w:val="none" w:sz="0" w:space="0" w:color="auto"/>
            <w:bottom w:val="none" w:sz="0" w:space="0" w:color="auto"/>
            <w:right w:val="none" w:sz="0" w:space="0" w:color="auto"/>
          </w:divBdr>
        </w:div>
        <w:div w:id="373237580">
          <w:marLeft w:val="640"/>
          <w:marRight w:val="0"/>
          <w:marTop w:val="0"/>
          <w:marBottom w:val="0"/>
          <w:divBdr>
            <w:top w:val="none" w:sz="0" w:space="0" w:color="auto"/>
            <w:left w:val="none" w:sz="0" w:space="0" w:color="auto"/>
            <w:bottom w:val="none" w:sz="0" w:space="0" w:color="auto"/>
            <w:right w:val="none" w:sz="0" w:space="0" w:color="auto"/>
          </w:divBdr>
        </w:div>
        <w:div w:id="611398334">
          <w:marLeft w:val="640"/>
          <w:marRight w:val="0"/>
          <w:marTop w:val="0"/>
          <w:marBottom w:val="0"/>
          <w:divBdr>
            <w:top w:val="none" w:sz="0" w:space="0" w:color="auto"/>
            <w:left w:val="none" w:sz="0" w:space="0" w:color="auto"/>
            <w:bottom w:val="none" w:sz="0" w:space="0" w:color="auto"/>
            <w:right w:val="none" w:sz="0" w:space="0" w:color="auto"/>
          </w:divBdr>
        </w:div>
        <w:div w:id="125125108">
          <w:marLeft w:val="640"/>
          <w:marRight w:val="0"/>
          <w:marTop w:val="0"/>
          <w:marBottom w:val="0"/>
          <w:divBdr>
            <w:top w:val="none" w:sz="0" w:space="0" w:color="auto"/>
            <w:left w:val="none" w:sz="0" w:space="0" w:color="auto"/>
            <w:bottom w:val="none" w:sz="0" w:space="0" w:color="auto"/>
            <w:right w:val="none" w:sz="0" w:space="0" w:color="auto"/>
          </w:divBdr>
        </w:div>
        <w:div w:id="1087768268">
          <w:marLeft w:val="640"/>
          <w:marRight w:val="0"/>
          <w:marTop w:val="0"/>
          <w:marBottom w:val="0"/>
          <w:divBdr>
            <w:top w:val="none" w:sz="0" w:space="0" w:color="auto"/>
            <w:left w:val="none" w:sz="0" w:space="0" w:color="auto"/>
            <w:bottom w:val="none" w:sz="0" w:space="0" w:color="auto"/>
            <w:right w:val="none" w:sz="0" w:space="0" w:color="auto"/>
          </w:divBdr>
        </w:div>
        <w:div w:id="2090346722">
          <w:marLeft w:val="640"/>
          <w:marRight w:val="0"/>
          <w:marTop w:val="0"/>
          <w:marBottom w:val="0"/>
          <w:divBdr>
            <w:top w:val="none" w:sz="0" w:space="0" w:color="auto"/>
            <w:left w:val="none" w:sz="0" w:space="0" w:color="auto"/>
            <w:bottom w:val="none" w:sz="0" w:space="0" w:color="auto"/>
            <w:right w:val="none" w:sz="0" w:space="0" w:color="auto"/>
          </w:divBdr>
        </w:div>
        <w:div w:id="859316228">
          <w:marLeft w:val="640"/>
          <w:marRight w:val="0"/>
          <w:marTop w:val="0"/>
          <w:marBottom w:val="0"/>
          <w:divBdr>
            <w:top w:val="none" w:sz="0" w:space="0" w:color="auto"/>
            <w:left w:val="none" w:sz="0" w:space="0" w:color="auto"/>
            <w:bottom w:val="none" w:sz="0" w:space="0" w:color="auto"/>
            <w:right w:val="none" w:sz="0" w:space="0" w:color="auto"/>
          </w:divBdr>
        </w:div>
        <w:div w:id="1570309720">
          <w:marLeft w:val="640"/>
          <w:marRight w:val="0"/>
          <w:marTop w:val="0"/>
          <w:marBottom w:val="0"/>
          <w:divBdr>
            <w:top w:val="none" w:sz="0" w:space="0" w:color="auto"/>
            <w:left w:val="none" w:sz="0" w:space="0" w:color="auto"/>
            <w:bottom w:val="none" w:sz="0" w:space="0" w:color="auto"/>
            <w:right w:val="none" w:sz="0" w:space="0" w:color="auto"/>
          </w:divBdr>
        </w:div>
        <w:div w:id="1047418376">
          <w:marLeft w:val="640"/>
          <w:marRight w:val="0"/>
          <w:marTop w:val="0"/>
          <w:marBottom w:val="0"/>
          <w:divBdr>
            <w:top w:val="none" w:sz="0" w:space="0" w:color="auto"/>
            <w:left w:val="none" w:sz="0" w:space="0" w:color="auto"/>
            <w:bottom w:val="none" w:sz="0" w:space="0" w:color="auto"/>
            <w:right w:val="none" w:sz="0" w:space="0" w:color="auto"/>
          </w:divBdr>
        </w:div>
        <w:div w:id="484932238">
          <w:marLeft w:val="640"/>
          <w:marRight w:val="0"/>
          <w:marTop w:val="0"/>
          <w:marBottom w:val="0"/>
          <w:divBdr>
            <w:top w:val="none" w:sz="0" w:space="0" w:color="auto"/>
            <w:left w:val="none" w:sz="0" w:space="0" w:color="auto"/>
            <w:bottom w:val="none" w:sz="0" w:space="0" w:color="auto"/>
            <w:right w:val="none" w:sz="0" w:space="0" w:color="auto"/>
          </w:divBdr>
        </w:div>
        <w:div w:id="694237925">
          <w:marLeft w:val="640"/>
          <w:marRight w:val="0"/>
          <w:marTop w:val="0"/>
          <w:marBottom w:val="0"/>
          <w:divBdr>
            <w:top w:val="none" w:sz="0" w:space="0" w:color="auto"/>
            <w:left w:val="none" w:sz="0" w:space="0" w:color="auto"/>
            <w:bottom w:val="none" w:sz="0" w:space="0" w:color="auto"/>
            <w:right w:val="none" w:sz="0" w:space="0" w:color="auto"/>
          </w:divBdr>
        </w:div>
        <w:div w:id="943533289">
          <w:marLeft w:val="640"/>
          <w:marRight w:val="0"/>
          <w:marTop w:val="0"/>
          <w:marBottom w:val="0"/>
          <w:divBdr>
            <w:top w:val="none" w:sz="0" w:space="0" w:color="auto"/>
            <w:left w:val="none" w:sz="0" w:space="0" w:color="auto"/>
            <w:bottom w:val="none" w:sz="0" w:space="0" w:color="auto"/>
            <w:right w:val="none" w:sz="0" w:space="0" w:color="auto"/>
          </w:divBdr>
        </w:div>
        <w:div w:id="1746878631">
          <w:marLeft w:val="640"/>
          <w:marRight w:val="0"/>
          <w:marTop w:val="0"/>
          <w:marBottom w:val="0"/>
          <w:divBdr>
            <w:top w:val="none" w:sz="0" w:space="0" w:color="auto"/>
            <w:left w:val="none" w:sz="0" w:space="0" w:color="auto"/>
            <w:bottom w:val="none" w:sz="0" w:space="0" w:color="auto"/>
            <w:right w:val="none" w:sz="0" w:space="0" w:color="auto"/>
          </w:divBdr>
        </w:div>
        <w:div w:id="1044251330">
          <w:marLeft w:val="640"/>
          <w:marRight w:val="0"/>
          <w:marTop w:val="0"/>
          <w:marBottom w:val="0"/>
          <w:divBdr>
            <w:top w:val="none" w:sz="0" w:space="0" w:color="auto"/>
            <w:left w:val="none" w:sz="0" w:space="0" w:color="auto"/>
            <w:bottom w:val="none" w:sz="0" w:space="0" w:color="auto"/>
            <w:right w:val="none" w:sz="0" w:space="0" w:color="auto"/>
          </w:divBdr>
        </w:div>
        <w:div w:id="727799754">
          <w:marLeft w:val="640"/>
          <w:marRight w:val="0"/>
          <w:marTop w:val="0"/>
          <w:marBottom w:val="0"/>
          <w:divBdr>
            <w:top w:val="none" w:sz="0" w:space="0" w:color="auto"/>
            <w:left w:val="none" w:sz="0" w:space="0" w:color="auto"/>
            <w:bottom w:val="none" w:sz="0" w:space="0" w:color="auto"/>
            <w:right w:val="none" w:sz="0" w:space="0" w:color="auto"/>
          </w:divBdr>
        </w:div>
        <w:div w:id="1088578251">
          <w:marLeft w:val="640"/>
          <w:marRight w:val="0"/>
          <w:marTop w:val="0"/>
          <w:marBottom w:val="0"/>
          <w:divBdr>
            <w:top w:val="none" w:sz="0" w:space="0" w:color="auto"/>
            <w:left w:val="none" w:sz="0" w:space="0" w:color="auto"/>
            <w:bottom w:val="none" w:sz="0" w:space="0" w:color="auto"/>
            <w:right w:val="none" w:sz="0" w:space="0" w:color="auto"/>
          </w:divBdr>
        </w:div>
        <w:div w:id="1257979647">
          <w:marLeft w:val="640"/>
          <w:marRight w:val="0"/>
          <w:marTop w:val="0"/>
          <w:marBottom w:val="0"/>
          <w:divBdr>
            <w:top w:val="none" w:sz="0" w:space="0" w:color="auto"/>
            <w:left w:val="none" w:sz="0" w:space="0" w:color="auto"/>
            <w:bottom w:val="none" w:sz="0" w:space="0" w:color="auto"/>
            <w:right w:val="none" w:sz="0" w:space="0" w:color="auto"/>
          </w:divBdr>
        </w:div>
        <w:div w:id="2124421112">
          <w:marLeft w:val="640"/>
          <w:marRight w:val="0"/>
          <w:marTop w:val="0"/>
          <w:marBottom w:val="0"/>
          <w:divBdr>
            <w:top w:val="none" w:sz="0" w:space="0" w:color="auto"/>
            <w:left w:val="none" w:sz="0" w:space="0" w:color="auto"/>
            <w:bottom w:val="none" w:sz="0" w:space="0" w:color="auto"/>
            <w:right w:val="none" w:sz="0" w:space="0" w:color="auto"/>
          </w:divBdr>
        </w:div>
        <w:div w:id="1017584167">
          <w:marLeft w:val="640"/>
          <w:marRight w:val="0"/>
          <w:marTop w:val="0"/>
          <w:marBottom w:val="0"/>
          <w:divBdr>
            <w:top w:val="none" w:sz="0" w:space="0" w:color="auto"/>
            <w:left w:val="none" w:sz="0" w:space="0" w:color="auto"/>
            <w:bottom w:val="none" w:sz="0" w:space="0" w:color="auto"/>
            <w:right w:val="none" w:sz="0" w:space="0" w:color="auto"/>
          </w:divBdr>
        </w:div>
        <w:div w:id="496269166">
          <w:marLeft w:val="640"/>
          <w:marRight w:val="0"/>
          <w:marTop w:val="0"/>
          <w:marBottom w:val="0"/>
          <w:divBdr>
            <w:top w:val="none" w:sz="0" w:space="0" w:color="auto"/>
            <w:left w:val="none" w:sz="0" w:space="0" w:color="auto"/>
            <w:bottom w:val="none" w:sz="0" w:space="0" w:color="auto"/>
            <w:right w:val="none" w:sz="0" w:space="0" w:color="auto"/>
          </w:divBdr>
        </w:div>
        <w:div w:id="2080401012">
          <w:marLeft w:val="640"/>
          <w:marRight w:val="0"/>
          <w:marTop w:val="0"/>
          <w:marBottom w:val="0"/>
          <w:divBdr>
            <w:top w:val="none" w:sz="0" w:space="0" w:color="auto"/>
            <w:left w:val="none" w:sz="0" w:space="0" w:color="auto"/>
            <w:bottom w:val="none" w:sz="0" w:space="0" w:color="auto"/>
            <w:right w:val="none" w:sz="0" w:space="0" w:color="auto"/>
          </w:divBdr>
        </w:div>
        <w:div w:id="1731155529">
          <w:marLeft w:val="640"/>
          <w:marRight w:val="0"/>
          <w:marTop w:val="0"/>
          <w:marBottom w:val="0"/>
          <w:divBdr>
            <w:top w:val="none" w:sz="0" w:space="0" w:color="auto"/>
            <w:left w:val="none" w:sz="0" w:space="0" w:color="auto"/>
            <w:bottom w:val="none" w:sz="0" w:space="0" w:color="auto"/>
            <w:right w:val="none" w:sz="0" w:space="0" w:color="auto"/>
          </w:divBdr>
        </w:div>
        <w:div w:id="1095831439">
          <w:marLeft w:val="640"/>
          <w:marRight w:val="0"/>
          <w:marTop w:val="0"/>
          <w:marBottom w:val="0"/>
          <w:divBdr>
            <w:top w:val="none" w:sz="0" w:space="0" w:color="auto"/>
            <w:left w:val="none" w:sz="0" w:space="0" w:color="auto"/>
            <w:bottom w:val="none" w:sz="0" w:space="0" w:color="auto"/>
            <w:right w:val="none" w:sz="0" w:space="0" w:color="auto"/>
          </w:divBdr>
        </w:div>
        <w:div w:id="2078280108">
          <w:marLeft w:val="640"/>
          <w:marRight w:val="0"/>
          <w:marTop w:val="0"/>
          <w:marBottom w:val="0"/>
          <w:divBdr>
            <w:top w:val="none" w:sz="0" w:space="0" w:color="auto"/>
            <w:left w:val="none" w:sz="0" w:space="0" w:color="auto"/>
            <w:bottom w:val="none" w:sz="0" w:space="0" w:color="auto"/>
            <w:right w:val="none" w:sz="0" w:space="0" w:color="auto"/>
          </w:divBdr>
        </w:div>
        <w:div w:id="837767172">
          <w:marLeft w:val="640"/>
          <w:marRight w:val="0"/>
          <w:marTop w:val="0"/>
          <w:marBottom w:val="0"/>
          <w:divBdr>
            <w:top w:val="none" w:sz="0" w:space="0" w:color="auto"/>
            <w:left w:val="none" w:sz="0" w:space="0" w:color="auto"/>
            <w:bottom w:val="none" w:sz="0" w:space="0" w:color="auto"/>
            <w:right w:val="none" w:sz="0" w:space="0" w:color="auto"/>
          </w:divBdr>
        </w:div>
        <w:div w:id="1594626519">
          <w:marLeft w:val="640"/>
          <w:marRight w:val="0"/>
          <w:marTop w:val="0"/>
          <w:marBottom w:val="0"/>
          <w:divBdr>
            <w:top w:val="none" w:sz="0" w:space="0" w:color="auto"/>
            <w:left w:val="none" w:sz="0" w:space="0" w:color="auto"/>
            <w:bottom w:val="none" w:sz="0" w:space="0" w:color="auto"/>
            <w:right w:val="none" w:sz="0" w:space="0" w:color="auto"/>
          </w:divBdr>
        </w:div>
        <w:div w:id="1332483634">
          <w:marLeft w:val="640"/>
          <w:marRight w:val="0"/>
          <w:marTop w:val="0"/>
          <w:marBottom w:val="0"/>
          <w:divBdr>
            <w:top w:val="none" w:sz="0" w:space="0" w:color="auto"/>
            <w:left w:val="none" w:sz="0" w:space="0" w:color="auto"/>
            <w:bottom w:val="none" w:sz="0" w:space="0" w:color="auto"/>
            <w:right w:val="none" w:sz="0" w:space="0" w:color="auto"/>
          </w:divBdr>
        </w:div>
        <w:div w:id="636641636">
          <w:marLeft w:val="640"/>
          <w:marRight w:val="0"/>
          <w:marTop w:val="0"/>
          <w:marBottom w:val="0"/>
          <w:divBdr>
            <w:top w:val="none" w:sz="0" w:space="0" w:color="auto"/>
            <w:left w:val="none" w:sz="0" w:space="0" w:color="auto"/>
            <w:bottom w:val="none" w:sz="0" w:space="0" w:color="auto"/>
            <w:right w:val="none" w:sz="0" w:space="0" w:color="auto"/>
          </w:divBdr>
        </w:div>
        <w:div w:id="230584882">
          <w:marLeft w:val="640"/>
          <w:marRight w:val="0"/>
          <w:marTop w:val="0"/>
          <w:marBottom w:val="0"/>
          <w:divBdr>
            <w:top w:val="none" w:sz="0" w:space="0" w:color="auto"/>
            <w:left w:val="none" w:sz="0" w:space="0" w:color="auto"/>
            <w:bottom w:val="none" w:sz="0" w:space="0" w:color="auto"/>
            <w:right w:val="none" w:sz="0" w:space="0" w:color="auto"/>
          </w:divBdr>
        </w:div>
        <w:div w:id="1777016476">
          <w:marLeft w:val="640"/>
          <w:marRight w:val="0"/>
          <w:marTop w:val="0"/>
          <w:marBottom w:val="0"/>
          <w:divBdr>
            <w:top w:val="none" w:sz="0" w:space="0" w:color="auto"/>
            <w:left w:val="none" w:sz="0" w:space="0" w:color="auto"/>
            <w:bottom w:val="none" w:sz="0" w:space="0" w:color="auto"/>
            <w:right w:val="none" w:sz="0" w:space="0" w:color="auto"/>
          </w:divBdr>
        </w:div>
        <w:div w:id="1982415595">
          <w:marLeft w:val="640"/>
          <w:marRight w:val="0"/>
          <w:marTop w:val="0"/>
          <w:marBottom w:val="0"/>
          <w:divBdr>
            <w:top w:val="none" w:sz="0" w:space="0" w:color="auto"/>
            <w:left w:val="none" w:sz="0" w:space="0" w:color="auto"/>
            <w:bottom w:val="none" w:sz="0" w:space="0" w:color="auto"/>
            <w:right w:val="none" w:sz="0" w:space="0" w:color="auto"/>
          </w:divBdr>
        </w:div>
        <w:div w:id="1539122448">
          <w:marLeft w:val="640"/>
          <w:marRight w:val="0"/>
          <w:marTop w:val="0"/>
          <w:marBottom w:val="0"/>
          <w:divBdr>
            <w:top w:val="none" w:sz="0" w:space="0" w:color="auto"/>
            <w:left w:val="none" w:sz="0" w:space="0" w:color="auto"/>
            <w:bottom w:val="none" w:sz="0" w:space="0" w:color="auto"/>
            <w:right w:val="none" w:sz="0" w:space="0" w:color="auto"/>
          </w:divBdr>
        </w:div>
        <w:div w:id="1503546274">
          <w:marLeft w:val="640"/>
          <w:marRight w:val="0"/>
          <w:marTop w:val="0"/>
          <w:marBottom w:val="0"/>
          <w:divBdr>
            <w:top w:val="none" w:sz="0" w:space="0" w:color="auto"/>
            <w:left w:val="none" w:sz="0" w:space="0" w:color="auto"/>
            <w:bottom w:val="none" w:sz="0" w:space="0" w:color="auto"/>
            <w:right w:val="none" w:sz="0" w:space="0" w:color="auto"/>
          </w:divBdr>
        </w:div>
        <w:div w:id="1970012548">
          <w:marLeft w:val="640"/>
          <w:marRight w:val="0"/>
          <w:marTop w:val="0"/>
          <w:marBottom w:val="0"/>
          <w:divBdr>
            <w:top w:val="none" w:sz="0" w:space="0" w:color="auto"/>
            <w:left w:val="none" w:sz="0" w:space="0" w:color="auto"/>
            <w:bottom w:val="none" w:sz="0" w:space="0" w:color="auto"/>
            <w:right w:val="none" w:sz="0" w:space="0" w:color="auto"/>
          </w:divBdr>
        </w:div>
        <w:div w:id="1468014227">
          <w:marLeft w:val="640"/>
          <w:marRight w:val="0"/>
          <w:marTop w:val="0"/>
          <w:marBottom w:val="0"/>
          <w:divBdr>
            <w:top w:val="none" w:sz="0" w:space="0" w:color="auto"/>
            <w:left w:val="none" w:sz="0" w:space="0" w:color="auto"/>
            <w:bottom w:val="none" w:sz="0" w:space="0" w:color="auto"/>
            <w:right w:val="none" w:sz="0" w:space="0" w:color="auto"/>
          </w:divBdr>
        </w:div>
        <w:div w:id="1335452618">
          <w:marLeft w:val="640"/>
          <w:marRight w:val="0"/>
          <w:marTop w:val="0"/>
          <w:marBottom w:val="0"/>
          <w:divBdr>
            <w:top w:val="none" w:sz="0" w:space="0" w:color="auto"/>
            <w:left w:val="none" w:sz="0" w:space="0" w:color="auto"/>
            <w:bottom w:val="none" w:sz="0" w:space="0" w:color="auto"/>
            <w:right w:val="none" w:sz="0" w:space="0" w:color="auto"/>
          </w:divBdr>
        </w:div>
        <w:div w:id="1513111473">
          <w:marLeft w:val="640"/>
          <w:marRight w:val="0"/>
          <w:marTop w:val="0"/>
          <w:marBottom w:val="0"/>
          <w:divBdr>
            <w:top w:val="none" w:sz="0" w:space="0" w:color="auto"/>
            <w:left w:val="none" w:sz="0" w:space="0" w:color="auto"/>
            <w:bottom w:val="none" w:sz="0" w:space="0" w:color="auto"/>
            <w:right w:val="none" w:sz="0" w:space="0" w:color="auto"/>
          </w:divBdr>
        </w:div>
        <w:div w:id="2050492849">
          <w:marLeft w:val="640"/>
          <w:marRight w:val="0"/>
          <w:marTop w:val="0"/>
          <w:marBottom w:val="0"/>
          <w:divBdr>
            <w:top w:val="none" w:sz="0" w:space="0" w:color="auto"/>
            <w:left w:val="none" w:sz="0" w:space="0" w:color="auto"/>
            <w:bottom w:val="none" w:sz="0" w:space="0" w:color="auto"/>
            <w:right w:val="none" w:sz="0" w:space="0" w:color="auto"/>
          </w:divBdr>
        </w:div>
        <w:div w:id="1681077376">
          <w:marLeft w:val="640"/>
          <w:marRight w:val="0"/>
          <w:marTop w:val="0"/>
          <w:marBottom w:val="0"/>
          <w:divBdr>
            <w:top w:val="none" w:sz="0" w:space="0" w:color="auto"/>
            <w:left w:val="none" w:sz="0" w:space="0" w:color="auto"/>
            <w:bottom w:val="none" w:sz="0" w:space="0" w:color="auto"/>
            <w:right w:val="none" w:sz="0" w:space="0" w:color="auto"/>
          </w:divBdr>
        </w:div>
        <w:div w:id="602343543">
          <w:marLeft w:val="640"/>
          <w:marRight w:val="0"/>
          <w:marTop w:val="0"/>
          <w:marBottom w:val="0"/>
          <w:divBdr>
            <w:top w:val="none" w:sz="0" w:space="0" w:color="auto"/>
            <w:left w:val="none" w:sz="0" w:space="0" w:color="auto"/>
            <w:bottom w:val="none" w:sz="0" w:space="0" w:color="auto"/>
            <w:right w:val="none" w:sz="0" w:space="0" w:color="auto"/>
          </w:divBdr>
        </w:div>
        <w:div w:id="271593118">
          <w:marLeft w:val="640"/>
          <w:marRight w:val="0"/>
          <w:marTop w:val="0"/>
          <w:marBottom w:val="0"/>
          <w:divBdr>
            <w:top w:val="none" w:sz="0" w:space="0" w:color="auto"/>
            <w:left w:val="none" w:sz="0" w:space="0" w:color="auto"/>
            <w:bottom w:val="none" w:sz="0" w:space="0" w:color="auto"/>
            <w:right w:val="none" w:sz="0" w:space="0" w:color="auto"/>
          </w:divBdr>
        </w:div>
        <w:div w:id="1612782798">
          <w:marLeft w:val="640"/>
          <w:marRight w:val="0"/>
          <w:marTop w:val="0"/>
          <w:marBottom w:val="0"/>
          <w:divBdr>
            <w:top w:val="none" w:sz="0" w:space="0" w:color="auto"/>
            <w:left w:val="none" w:sz="0" w:space="0" w:color="auto"/>
            <w:bottom w:val="none" w:sz="0" w:space="0" w:color="auto"/>
            <w:right w:val="none" w:sz="0" w:space="0" w:color="auto"/>
          </w:divBdr>
        </w:div>
        <w:div w:id="182937749">
          <w:marLeft w:val="640"/>
          <w:marRight w:val="0"/>
          <w:marTop w:val="0"/>
          <w:marBottom w:val="0"/>
          <w:divBdr>
            <w:top w:val="none" w:sz="0" w:space="0" w:color="auto"/>
            <w:left w:val="none" w:sz="0" w:space="0" w:color="auto"/>
            <w:bottom w:val="none" w:sz="0" w:space="0" w:color="auto"/>
            <w:right w:val="none" w:sz="0" w:space="0" w:color="auto"/>
          </w:divBdr>
        </w:div>
        <w:div w:id="539630099">
          <w:marLeft w:val="640"/>
          <w:marRight w:val="0"/>
          <w:marTop w:val="0"/>
          <w:marBottom w:val="0"/>
          <w:divBdr>
            <w:top w:val="none" w:sz="0" w:space="0" w:color="auto"/>
            <w:left w:val="none" w:sz="0" w:space="0" w:color="auto"/>
            <w:bottom w:val="none" w:sz="0" w:space="0" w:color="auto"/>
            <w:right w:val="none" w:sz="0" w:space="0" w:color="auto"/>
          </w:divBdr>
        </w:div>
        <w:div w:id="464856909">
          <w:marLeft w:val="640"/>
          <w:marRight w:val="0"/>
          <w:marTop w:val="0"/>
          <w:marBottom w:val="0"/>
          <w:divBdr>
            <w:top w:val="none" w:sz="0" w:space="0" w:color="auto"/>
            <w:left w:val="none" w:sz="0" w:space="0" w:color="auto"/>
            <w:bottom w:val="none" w:sz="0" w:space="0" w:color="auto"/>
            <w:right w:val="none" w:sz="0" w:space="0" w:color="auto"/>
          </w:divBdr>
        </w:div>
        <w:div w:id="1962107093">
          <w:marLeft w:val="640"/>
          <w:marRight w:val="0"/>
          <w:marTop w:val="0"/>
          <w:marBottom w:val="0"/>
          <w:divBdr>
            <w:top w:val="none" w:sz="0" w:space="0" w:color="auto"/>
            <w:left w:val="none" w:sz="0" w:space="0" w:color="auto"/>
            <w:bottom w:val="none" w:sz="0" w:space="0" w:color="auto"/>
            <w:right w:val="none" w:sz="0" w:space="0" w:color="auto"/>
          </w:divBdr>
        </w:div>
        <w:div w:id="100296831">
          <w:marLeft w:val="640"/>
          <w:marRight w:val="0"/>
          <w:marTop w:val="0"/>
          <w:marBottom w:val="0"/>
          <w:divBdr>
            <w:top w:val="none" w:sz="0" w:space="0" w:color="auto"/>
            <w:left w:val="none" w:sz="0" w:space="0" w:color="auto"/>
            <w:bottom w:val="none" w:sz="0" w:space="0" w:color="auto"/>
            <w:right w:val="none" w:sz="0" w:space="0" w:color="auto"/>
          </w:divBdr>
        </w:div>
      </w:divsChild>
    </w:div>
    <w:div w:id="1316490361">
      <w:marLeft w:val="0"/>
      <w:marRight w:val="0"/>
      <w:marTop w:val="0"/>
      <w:marBottom w:val="0"/>
      <w:divBdr>
        <w:top w:val="none" w:sz="0" w:space="0" w:color="auto"/>
        <w:left w:val="none" w:sz="0" w:space="0" w:color="auto"/>
        <w:bottom w:val="none" w:sz="0" w:space="0" w:color="auto"/>
        <w:right w:val="none" w:sz="0" w:space="0" w:color="auto"/>
      </w:divBdr>
    </w:div>
    <w:div w:id="1321737126">
      <w:bodyDiv w:val="1"/>
      <w:marLeft w:val="0"/>
      <w:marRight w:val="0"/>
      <w:marTop w:val="0"/>
      <w:marBottom w:val="0"/>
      <w:divBdr>
        <w:top w:val="none" w:sz="0" w:space="0" w:color="auto"/>
        <w:left w:val="none" w:sz="0" w:space="0" w:color="auto"/>
        <w:bottom w:val="none" w:sz="0" w:space="0" w:color="auto"/>
        <w:right w:val="none" w:sz="0" w:space="0" w:color="auto"/>
      </w:divBdr>
      <w:divsChild>
        <w:div w:id="51395783">
          <w:marLeft w:val="640"/>
          <w:marRight w:val="0"/>
          <w:marTop w:val="0"/>
          <w:marBottom w:val="0"/>
          <w:divBdr>
            <w:top w:val="none" w:sz="0" w:space="0" w:color="auto"/>
            <w:left w:val="none" w:sz="0" w:space="0" w:color="auto"/>
            <w:bottom w:val="none" w:sz="0" w:space="0" w:color="auto"/>
            <w:right w:val="none" w:sz="0" w:space="0" w:color="auto"/>
          </w:divBdr>
        </w:div>
        <w:div w:id="56361895">
          <w:marLeft w:val="640"/>
          <w:marRight w:val="0"/>
          <w:marTop w:val="0"/>
          <w:marBottom w:val="0"/>
          <w:divBdr>
            <w:top w:val="none" w:sz="0" w:space="0" w:color="auto"/>
            <w:left w:val="none" w:sz="0" w:space="0" w:color="auto"/>
            <w:bottom w:val="none" w:sz="0" w:space="0" w:color="auto"/>
            <w:right w:val="none" w:sz="0" w:space="0" w:color="auto"/>
          </w:divBdr>
        </w:div>
        <w:div w:id="77022840">
          <w:marLeft w:val="640"/>
          <w:marRight w:val="0"/>
          <w:marTop w:val="0"/>
          <w:marBottom w:val="0"/>
          <w:divBdr>
            <w:top w:val="none" w:sz="0" w:space="0" w:color="auto"/>
            <w:left w:val="none" w:sz="0" w:space="0" w:color="auto"/>
            <w:bottom w:val="none" w:sz="0" w:space="0" w:color="auto"/>
            <w:right w:val="none" w:sz="0" w:space="0" w:color="auto"/>
          </w:divBdr>
        </w:div>
        <w:div w:id="153765691">
          <w:marLeft w:val="640"/>
          <w:marRight w:val="0"/>
          <w:marTop w:val="0"/>
          <w:marBottom w:val="0"/>
          <w:divBdr>
            <w:top w:val="none" w:sz="0" w:space="0" w:color="auto"/>
            <w:left w:val="none" w:sz="0" w:space="0" w:color="auto"/>
            <w:bottom w:val="none" w:sz="0" w:space="0" w:color="auto"/>
            <w:right w:val="none" w:sz="0" w:space="0" w:color="auto"/>
          </w:divBdr>
        </w:div>
        <w:div w:id="202786559">
          <w:marLeft w:val="640"/>
          <w:marRight w:val="0"/>
          <w:marTop w:val="0"/>
          <w:marBottom w:val="0"/>
          <w:divBdr>
            <w:top w:val="none" w:sz="0" w:space="0" w:color="auto"/>
            <w:left w:val="none" w:sz="0" w:space="0" w:color="auto"/>
            <w:bottom w:val="none" w:sz="0" w:space="0" w:color="auto"/>
            <w:right w:val="none" w:sz="0" w:space="0" w:color="auto"/>
          </w:divBdr>
        </w:div>
        <w:div w:id="306210139">
          <w:marLeft w:val="640"/>
          <w:marRight w:val="0"/>
          <w:marTop w:val="0"/>
          <w:marBottom w:val="0"/>
          <w:divBdr>
            <w:top w:val="none" w:sz="0" w:space="0" w:color="auto"/>
            <w:left w:val="none" w:sz="0" w:space="0" w:color="auto"/>
            <w:bottom w:val="none" w:sz="0" w:space="0" w:color="auto"/>
            <w:right w:val="none" w:sz="0" w:space="0" w:color="auto"/>
          </w:divBdr>
        </w:div>
        <w:div w:id="440494085">
          <w:marLeft w:val="640"/>
          <w:marRight w:val="0"/>
          <w:marTop w:val="0"/>
          <w:marBottom w:val="0"/>
          <w:divBdr>
            <w:top w:val="none" w:sz="0" w:space="0" w:color="auto"/>
            <w:left w:val="none" w:sz="0" w:space="0" w:color="auto"/>
            <w:bottom w:val="none" w:sz="0" w:space="0" w:color="auto"/>
            <w:right w:val="none" w:sz="0" w:space="0" w:color="auto"/>
          </w:divBdr>
        </w:div>
        <w:div w:id="477039584">
          <w:marLeft w:val="640"/>
          <w:marRight w:val="0"/>
          <w:marTop w:val="0"/>
          <w:marBottom w:val="0"/>
          <w:divBdr>
            <w:top w:val="none" w:sz="0" w:space="0" w:color="auto"/>
            <w:left w:val="none" w:sz="0" w:space="0" w:color="auto"/>
            <w:bottom w:val="none" w:sz="0" w:space="0" w:color="auto"/>
            <w:right w:val="none" w:sz="0" w:space="0" w:color="auto"/>
          </w:divBdr>
        </w:div>
        <w:div w:id="577128672">
          <w:marLeft w:val="640"/>
          <w:marRight w:val="0"/>
          <w:marTop w:val="0"/>
          <w:marBottom w:val="0"/>
          <w:divBdr>
            <w:top w:val="none" w:sz="0" w:space="0" w:color="auto"/>
            <w:left w:val="none" w:sz="0" w:space="0" w:color="auto"/>
            <w:bottom w:val="none" w:sz="0" w:space="0" w:color="auto"/>
            <w:right w:val="none" w:sz="0" w:space="0" w:color="auto"/>
          </w:divBdr>
        </w:div>
        <w:div w:id="638270933">
          <w:marLeft w:val="640"/>
          <w:marRight w:val="0"/>
          <w:marTop w:val="0"/>
          <w:marBottom w:val="0"/>
          <w:divBdr>
            <w:top w:val="none" w:sz="0" w:space="0" w:color="auto"/>
            <w:left w:val="none" w:sz="0" w:space="0" w:color="auto"/>
            <w:bottom w:val="none" w:sz="0" w:space="0" w:color="auto"/>
            <w:right w:val="none" w:sz="0" w:space="0" w:color="auto"/>
          </w:divBdr>
        </w:div>
        <w:div w:id="690381379">
          <w:marLeft w:val="640"/>
          <w:marRight w:val="0"/>
          <w:marTop w:val="0"/>
          <w:marBottom w:val="0"/>
          <w:divBdr>
            <w:top w:val="none" w:sz="0" w:space="0" w:color="auto"/>
            <w:left w:val="none" w:sz="0" w:space="0" w:color="auto"/>
            <w:bottom w:val="none" w:sz="0" w:space="0" w:color="auto"/>
            <w:right w:val="none" w:sz="0" w:space="0" w:color="auto"/>
          </w:divBdr>
        </w:div>
        <w:div w:id="691342433">
          <w:marLeft w:val="640"/>
          <w:marRight w:val="0"/>
          <w:marTop w:val="0"/>
          <w:marBottom w:val="0"/>
          <w:divBdr>
            <w:top w:val="none" w:sz="0" w:space="0" w:color="auto"/>
            <w:left w:val="none" w:sz="0" w:space="0" w:color="auto"/>
            <w:bottom w:val="none" w:sz="0" w:space="0" w:color="auto"/>
            <w:right w:val="none" w:sz="0" w:space="0" w:color="auto"/>
          </w:divBdr>
        </w:div>
        <w:div w:id="692799979">
          <w:marLeft w:val="640"/>
          <w:marRight w:val="0"/>
          <w:marTop w:val="0"/>
          <w:marBottom w:val="0"/>
          <w:divBdr>
            <w:top w:val="none" w:sz="0" w:space="0" w:color="auto"/>
            <w:left w:val="none" w:sz="0" w:space="0" w:color="auto"/>
            <w:bottom w:val="none" w:sz="0" w:space="0" w:color="auto"/>
            <w:right w:val="none" w:sz="0" w:space="0" w:color="auto"/>
          </w:divBdr>
        </w:div>
        <w:div w:id="745538114">
          <w:marLeft w:val="640"/>
          <w:marRight w:val="0"/>
          <w:marTop w:val="0"/>
          <w:marBottom w:val="0"/>
          <w:divBdr>
            <w:top w:val="none" w:sz="0" w:space="0" w:color="auto"/>
            <w:left w:val="none" w:sz="0" w:space="0" w:color="auto"/>
            <w:bottom w:val="none" w:sz="0" w:space="0" w:color="auto"/>
            <w:right w:val="none" w:sz="0" w:space="0" w:color="auto"/>
          </w:divBdr>
        </w:div>
        <w:div w:id="757409825">
          <w:marLeft w:val="640"/>
          <w:marRight w:val="0"/>
          <w:marTop w:val="0"/>
          <w:marBottom w:val="0"/>
          <w:divBdr>
            <w:top w:val="none" w:sz="0" w:space="0" w:color="auto"/>
            <w:left w:val="none" w:sz="0" w:space="0" w:color="auto"/>
            <w:bottom w:val="none" w:sz="0" w:space="0" w:color="auto"/>
            <w:right w:val="none" w:sz="0" w:space="0" w:color="auto"/>
          </w:divBdr>
        </w:div>
        <w:div w:id="774786475">
          <w:marLeft w:val="640"/>
          <w:marRight w:val="0"/>
          <w:marTop w:val="0"/>
          <w:marBottom w:val="0"/>
          <w:divBdr>
            <w:top w:val="none" w:sz="0" w:space="0" w:color="auto"/>
            <w:left w:val="none" w:sz="0" w:space="0" w:color="auto"/>
            <w:bottom w:val="none" w:sz="0" w:space="0" w:color="auto"/>
            <w:right w:val="none" w:sz="0" w:space="0" w:color="auto"/>
          </w:divBdr>
        </w:div>
        <w:div w:id="819342403">
          <w:marLeft w:val="640"/>
          <w:marRight w:val="0"/>
          <w:marTop w:val="0"/>
          <w:marBottom w:val="0"/>
          <w:divBdr>
            <w:top w:val="none" w:sz="0" w:space="0" w:color="auto"/>
            <w:left w:val="none" w:sz="0" w:space="0" w:color="auto"/>
            <w:bottom w:val="none" w:sz="0" w:space="0" w:color="auto"/>
            <w:right w:val="none" w:sz="0" w:space="0" w:color="auto"/>
          </w:divBdr>
        </w:div>
        <w:div w:id="915558525">
          <w:marLeft w:val="640"/>
          <w:marRight w:val="0"/>
          <w:marTop w:val="0"/>
          <w:marBottom w:val="0"/>
          <w:divBdr>
            <w:top w:val="none" w:sz="0" w:space="0" w:color="auto"/>
            <w:left w:val="none" w:sz="0" w:space="0" w:color="auto"/>
            <w:bottom w:val="none" w:sz="0" w:space="0" w:color="auto"/>
            <w:right w:val="none" w:sz="0" w:space="0" w:color="auto"/>
          </w:divBdr>
        </w:div>
        <w:div w:id="917711695">
          <w:marLeft w:val="640"/>
          <w:marRight w:val="0"/>
          <w:marTop w:val="0"/>
          <w:marBottom w:val="0"/>
          <w:divBdr>
            <w:top w:val="none" w:sz="0" w:space="0" w:color="auto"/>
            <w:left w:val="none" w:sz="0" w:space="0" w:color="auto"/>
            <w:bottom w:val="none" w:sz="0" w:space="0" w:color="auto"/>
            <w:right w:val="none" w:sz="0" w:space="0" w:color="auto"/>
          </w:divBdr>
        </w:div>
        <w:div w:id="935940747">
          <w:marLeft w:val="640"/>
          <w:marRight w:val="0"/>
          <w:marTop w:val="0"/>
          <w:marBottom w:val="0"/>
          <w:divBdr>
            <w:top w:val="none" w:sz="0" w:space="0" w:color="auto"/>
            <w:left w:val="none" w:sz="0" w:space="0" w:color="auto"/>
            <w:bottom w:val="none" w:sz="0" w:space="0" w:color="auto"/>
            <w:right w:val="none" w:sz="0" w:space="0" w:color="auto"/>
          </w:divBdr>
        </w:div>
        <w:div w:id="976911961">
          <w:marLeft w:val="640"/>
          <w:marRight w:val="0"/>
          <w:marTop w:val="0"/>
          <w:marBottom w:val="0"/>
          <w:divBdr>
            <w:top w:val="none" w:sz="0" w:space="0" w:color="auto"/>
            <w:left w:val="none" w:sz="0" w:space="0" w:color="auto"/>
            <w:bottom w:val="none" w:sz="0" w:space="0" w:color="auto"/>
            <w:right w:val="none" w:sz="0" w:space="0" w:color="auto"/>
          </w:divBdr>
        </w:div>
        <w:div w:id="992682059">
          <w:marLeft w:val="640"/>
          <w:marRight w:val="0"/>
          <w:marTop w:val="0"/>
          <w:marBottom w:val="0"/>
          <w:divBdr>
            <w:top w:val="none" w:sz="0" w:space="0" w:color="auto"/>
            <w:left w:val="none" w:sz="0" w:space="0" w:color="auto"/>
            <w:bottom w:val="none" w:sz="0" w:space="0" w:color="auto"/>
            <w:right w:val="none" w:sz="0" w:space="0" w:color="auto"/>
          </w:divBdr>
        </w:div>
        <w:div w:id="1161700993">
          <w:marLeft w:val="640"/>
          <w:marRight w:val="0"/>
          <w:marTop w:val="0"/>
          <w:marBottom w:val="0"/>
          <w:divBdr>
            <w:top w:val="none" w:sz="0" w:space="0" w:color="auto"/>
            <w:left w:val="none" w:sz="0" w:space="0" w:color="auto"/>
            <w:bottom w:val="none" w:sz="0" w:space="0" w:color="auto"/>
            <w:right w:val="none" w:sz="0" w:space="0" w:color="auto"/>
          </w:divBdr>
        </w:div>
        <w:div w:id="1175222000">
          <w:marLeft w:val="640"/>
          <w:marRight w:val="0"/>
          <w:marTop w:val="0"/>
          <w:marBottom w:val="0"/>
          <w:divBdr>
            <w:top w:val="none" w:sz="0" w:space="0" w:color="auto"/>
            <w:left w:val="none" w:sz="0" w:space="0" w:color="auto"/>
            <w:bottom w:val="none" w:sz="0" w:space="0" w:color="auto"/>
            <w:right w:val="none" w:sz="0" w:space="0" w:color="auto"/>
          </w:divBdr>
        </w:div>
        <w:div w:id="1188981491">
          <w:marLeft w:val="640"/>
          <w:marRight w:val="0"/>
          <w:marTop w:val="0"/>
          <w:marBottom w:val="0"/>
          <w:divBdr>
            <w:top w:val="none" w:sz="0" w:space="0" w:color="auto"/>
            <w:left w:val="none" w:sz="0" w:space="0" w:color="auto"/>
            <w:bottom w:val="none" w:sz="0" w:space="0" w:color="auto"/>
            <w:right w:val="none" w:sz="0" w:space="0" w:color="auto"/>
          </w:divBdr>
        </w:div>
        <w:div w:id="1201822731">
          <w:marLeft w:val="640"/>
          <w:marRight w:val="0"/>
          <w:marTop w:val="0"/>
          <w:marBottom w:val="0"/>
          <w:divBdr>
            <w:top w:val="none" w:sz="0" w:space="0" w:color="auto"/>
            <w:left w:val="none" w:sz="0" w:space="0" w:color="auto"/>
            <w:bottom w:val="none" w:sz="0" w:space="0" w:color="auto"/>
            <w:right w:val="none" w:sz="0" w:space="0" w:color="auto"/>
          </w:divBdr>
        </w:div>
        <w:div w:id="1216115669">
          <w:marLeft w:val="640"/>
          <w:marRight w:val="0"/>
          <w:marTop w:val="0"/>
          <w:marBottom w:val="0"/>
          <w:divBdr>
            <w:top w:val="none" w:sz="0" w:space="0" w:color="auto"/>
            <w:left w:val="none" w:sz="0" w:space="0" w:color="auto"/>
            <w:bottom w:val="none" w:sz="0" w:space="0" w:color="auto"/>
            <w:right w:val="none" w:sz="0" w:space="0" w:color="auto"/>
          </w:divBdr>
        </w:div>
        <w:div w:id="1263880380">
          <w:marLeft w:val="640"/>
          <w:marRight w:val="0"/>
          <w:marTop w:val="0"/>
          <w:marBottom w:val="0"/>
          <w:divBdr>
            <w:top w:val="none" w:sz="0" w:space="0" w:color="auto"/>
            <w:left w:val="none" w:sz="0" w:space="0" w:color="auto"/>
            <w:bottom w:val="none" w:sz="0" w:space="0" w:color="auto"/>
            <w:right w:val="none" w:sz="0" w:space="0" w:color="auto"/>
          </w:divBdr>
        </w:div>
        <w:div w:id="1301809868">
          <w:marLeft w:val="640"/>
          <w:marRight w:val="0"/>
          <w:marTop w:val="0"/>
          <w:marBottom w:val="0"/>
          <w:divBdr>
            <w:top w:val="none" w:sz="0" w:space="0" w:color="auto"/>
            <w:left w:val="none" w:sz="0" w:space="0" w:color="auto"/>
            <w:bottom w:val="none" w:sz="0" w:space="0" w:color="auto"/>
            <w:right w:val="none" w:sz="0" w:space="0" w:color="auto"/>
          </w:divBdr>
        </w:div>
        <w:div w:id="1304963989">
          <w:marLeft w:val="640"/>
          <w:marRight w:val="0"/>
          <w:marTop w:val="0"/>
          <w:marBottom w:val="0"/>
          <w:divBdr>
            <w:top w:val="none" w:sz="0" w:space="0" w:color="auto"/>
            <w:left w:val="none" w:sz="0" w:space="0" w:color="auto"/>
            <w:bottom w:val="none" w:sz="0" w:space="0" w:color="auto"/>
            <w:right w:val="none" w:sz="0" w:space="0" w:color="auto"/>
          </w:divBdr>
        </w:div>
        <w:div w:id="1313099058">
          <w:marLeft w:val="640"/>
          <w:marRight w:val="0"/>
          <w:marTop w:val="0"/>
          <w:marBottom w:val="0"/>
          <w:divBdr>
            <w:top w:val="none" w:sz="0" w:space="0" w:color="auto"/>
            <w:left w:val="none" w:sz="0" w:space="0" w:color="auto"/>
            <w:bottom w:val="none" w:sz="0" w:space="0" w:color="auto"/>
            <w:right w:val="none" w:sz="0" w:space="0" w:color="auto"/>
          </w:divBdr>
        </w:div>
        <w:div w:id="1344939149">
          <w:marLeft w:val="640"/>
          <w:marRight w:val="0"/>
          <w:marTop w:val="0"/>
          <w:marBottom w:val="0"/>
          <w:divBdr>
            <w:top w:val="none" w:sz="0" w:space="0" w:color="auto"/>
            <w:left w:val="none" w:sz="0" w:space="0" w:color="auto"/>
            <w:bottom w:val="none" w:sz="0" w:space="0" w:color="auto"/>
            <w:right w:val="none" w:sz="0" w:space="0" w:color="auto"/>
          </w:divBdr>
        </w:div>
        <w:div w:id="1346514545">
          <w:marLeft w:val="640"/>
          <w:marRight w:val="0"/>
          <w:marTop w:val="0"/>
          <w:marBottom w:val="0"/>
          <w:divBdr>
            <w:top w:val="none" w:sz="0" w:space="0" w:color="auto"/>
            <w:left w:val="none" w:sz="0" w:space="0" w:color="auto"/>
            <w:bottom w:val="none" w:sz="0" w:space="0" w:color="auto"/>
            <w:right w:val="none" w:sz="0" w:space="0" w:color="auto"/>
          </w:divBdr>
        </w:div>
        <w:div w:id="1521122688">
          <w:marLeft w:val="640"/>
          <w:marRight w:val="0"/>
          <w:marTop w:val="0"/>
          <w:marBottom w:val="0"/>
          <w:divBdr>
            <w:top w:val="none" w:sz="0" w:space="0" w:color="auto"/>
            <w:left w:val="none" w:sz="0" w:space="0" w:color="auto"/>
            <w:bottom w:val="none" w:sz="0" w:space="0" w:color="auto"/>
            <w:right w:val="none" w:sz="0" w:space="0" w:color="auto"/>
          </w:divBdr>
        </w:div>
        <w:div w:id="1527135323">
          <w:marLeft w:val="640"/>
          <w:marRight w:val="0"/>
          <w:marTop w:val="0"/>
          <w:marBottom w:val="0"/>
          <w:divBdr>
            <w:top w:val="none" w:sz="0" w:space="0" w:color="auto"/>
            <w:left w:val="none" w:sz="0" w:space="0" w:color="auto"/>
            <w:bottom w:val="none" w:sz="0" w:space="0" w:color="auto"/>
            <w:right w:val="none" w:sz="0" w:space="0" w:color="auto"/>
          </w:divBdr>
        </w:div>
        <w:div w:id="1814250898">
          <w:marLeft w:val="640"/>
          <w:marRight w:val="0"/>
          <w:marTop w:val="0"/>
          <w:marBottom w:val="0"/>
          <w:divBdr>
            <w:top w:val="none" w:sz="0" w:space="0" w:color="auto"/>
            <w:left w:val="none" w:sz="0" w:space="0" w:color="auto"/>
            <w:bottom w:val="none" w:sz="0" w:space="0" w:color="auto"/>
            <w:right w:val="none" w:sz="0" w:space="0" w:color="auto"/>
          </w:divBdr>
        </w:div>
        <w:div w:id="1933276915">
          <w:marLeft w:val="640"/>
          <w:marRight w:val="0"/>
          <w:marTop w:val="0"/>
          <w:marBottom w:val="0"/>
          <w:divBdr>
            <w:top w:val="none" w:sz="0" w:space="0" w:color="auto"/>
            <w:left w:val="none" w:sz="0" w:space="0" w:color="auto"/>
            <w:bottom w:val="none" w:sz="0" w:space="0" w:color="auto"/>
            <w:right w:val="none" w:sz="0" w:space="0" w:color="auto"/>
          </w:divBdr>
        </w:div>
        <w:div w:id="1938445221">
          <w:marLeft w:val="640"/>
          <w:marRight w:val="0"/>
          <w:marTop w:val="0"/>
          <w:marBottom w:val="0"/>
          <w:divBdr>
            <w:top w:val="none" w:sz="0" w:space="0" w:color="auto"/>
            <w:left w:val="none" w:sz="0" w:space="0" w:color="auto"/>
            <w:bottom w:val="none" w:sz="0" w:space="0" w:color="auto"/>
            <w:right w:val="none" w:sz="0" w:space="0" w:color="auto"/>
          </w:divBdr>
        </w:div>
        <w:div w:id="2027101234">
          <w:marLeft w:val="640"/>
          <w:marRight w:val="0"/>
          <w:marTop w:val="0"/>
          <w:marBottom w:val="0"/>
          <w:divBdr>
            <w:top w:val="none" w:sz="0" w:space="0" w:color="auto"/>
            <w:left w:val="none" w:sz="0" w:space="0" w:color="auto"/>
            <w:bottom w:val="none" w:sz="0" w:space="0" w:color="auto"/>
            <w:right w:val="none" w:sz="0" w:space="0" w:color="auto"/>
          </w:divBdr>
        </w:div>
        <w:div w:id="2037466450">
          <w:marLeft w:val="640"/>
          <w:marRight w:val="0"/>
          <w:marTop w:val="0"/>
          <w:marBottom w:val="0"/>
          <w:divBdr>
            <w:top w:val="none" w:sz="0" w:space="0" w:color="auto"/>
            <w:left w:val="none" w:sz="0" w:space="0" w:color="auto"/>
            <w:bottom w:val="none" w:sz="0" w:space="0" w:color="auto"/>
            <w:right w:val="none" w:sz="0" w:space="0" w:color="auto"/>
          </w:divBdr>
        </w:div>
        <w:div w:id="2048290782">
          <w:marLeft w:val="640"/>
          <w:marRight w:val="0"/>
          <w:marTop w:val="0"/>
          <w:marBottom w:val="0"/>
          <w:divBdr>
            <w:top w:val="none" w:sz="0" w:space="0" w:color="auto"/>
            <w:left w:val="none" w:sz="0" w:space="0" w:color="auto"/>
            <w:bottom w:val="none" w:sz="0" w:space="0" w:color="auto"/>
            <w:right w:val="none" w:sz="0" w:space="0" w:color="auto"/>
          </w:divBdr>
        </w:div>
        <w:div w:id="2053142962">
          <w:marLeft w:val="640"/>
          <w:marRight w:val="0"/>
          <w:marTop w:val="0"/>
          <w:marBottom w:val="0"/>
          <w:divBdr>
            <w:top w:val="none" w:sz="0" w:space="0" w:color="auto"/>
            <w:left w:val="none" w:sz="0" w:space="0" w:color="auto"/>
            <w:bottom w:val="none" w:sz="0" w:space="0" w:color="auto"/>
            <w:right w:val="none" w:sz="0" w:space="0" w:color="auto"/>
          </w:divBdr>
        </w:div>
        <w:div w:id="2127653998">
          <w:marLeft w:val="640"/>
          <w:marRight w:val="0"/>
          <w:marTop w:val="0"/>
          <w:marBottom w:val="0"/>
          <w:divBdr>
            <w:top w:val="none" w:sz="0" w:space="0" w:color="auto"/>
            <w:left w:val="none" w:sz="0" w:space="0" w:color="auto"/>
            <w:bottom w:val="none" w:sz="0" w:space="0" w:color="auto"/>
            <w:right w:val="none" w:sz="0" w:space="0" w:color="auto"/>
          </w:divBdr>
        </w:div>
      </w:divsChild>
    </w:div>
    <w:div w:id="1323268165">
      <w:bodyDiv w:val="1"/>
      <w:marLeft w:val="0"/>
      <w:marRight w:val="0"/>
      <w:marTop w:val="0"/>
      <w:marBottom w:val="0"/>
      <w:divBdr>
        <w:top w:val="none" w:sz="0" w:space="0" w:color="auto"/>
        <w:left w:val="none" w:sz="0" w:space="0" w:color="auto"/>
        <w:bottom w:val="none" w:sz="0" w:space="0" w:color="auto"/>
        <w:right w:val="none" w:sz="0" w:space="0" w:color="auto"/>
      </w:divBdr>
      <w:divsChild>
        <w:div w:id="1624575091">
          <w:marLeft w:val="640"/>
          <w:marRight w:val="0"/>
          <w:marTop w:val="0"/>
          <w:marBottom w:val="0"/>
          <w:divBdr>
            <w:top w:val="none" w:sz="0" w:space="0" w:color="auto"/>
            <w:left w:val="none" w:sz="0" w:space="0" w:color="auto"/>
            <w:bottom w:val="none" w:sz="0" w:space="0" w:color="auto"/>
            <w:right w:val="none" w:sz="0" w:space="0" w:color="auto"/>
          </w:divBdr>
        </w:div>
        <w:div w:id="511997897">
          <w:marLeft w:val="640"/>
          <w:marRight w:val="0"/>
          <w:marTop w:val="0"/>
          <w:marBottom w:val="0"/>
          <w:divBdr>
            <w:top w:val="none" w:sz="0" w:space="0" w:color="auto"/>
            <w:left w:val="none" w:sz="0" w:space="0" w:color="auto"/>
            <w:bottom w:val="none" w:sz="0" w:space="0" w:color="auto"/>
            <w:right w:val="none" w:sz="0" w:space="0" w:color="auto"/>
          </w:divBdr>
        </w:div>
        <w:div w:id="247006157">
          <w:marLeft w:val="640"/>
          <w:marRight w:val="0"/>
          <w:marTop w:val="0"/>
          <w:marBottom w:val="0"/>
          <w:divBdr>
            <w:top w:val="none" w:sz="0" w:space="0" w:color="auto"/>
            <w:left w:val="none" w:sz="0" w:space="0" w:color="auto"/>
            <w:bottom w:val="none" w:sz="0" w:space="0" w:color="auto"/>
            <w:right w:val="none" w:sz="0" w:space="0" w:color="auto"/>
          </w:divBdr>
        </w:div>
        <w:div w:id="946546713">
          <w:marLeft w:val="640"/>
          <w:marRight w:val="0"/>
          <w:marTop w:val="0"/>
          <w:marBottom w:val="0"/>
          <w:divBdr>
            <w:top w:val="none" w:sz="0" w:space="0" w:color="auto"/>
            <w:left w:val="none" w:sz="0" w:space="0" w:color="auto"/>
            <w:bottom w:val="none" w:sz="0" w:space="0" w:color="auto"/>
            <w:right w:val="none" w:sz="0" w:space="0" w:color="auto"/>
          </w:divBdr>
        </w:div>
        <w:div w:id="197477965">
          <w:marLeft w:val="640"/>
          <w:marRight w:val="0"/>
          <w:marTop w:val="0"/>
          <w:marBottom w:val="0"/>
          <w:divBdr>
            <w:top w:val="none" w:sz="0" w:space="0" w:color="auto"/>
            <w:left w:val="none" w:sz="0" w:space="0" w:color="auto"/>
            <w:bottom w:val="none" w:sz="0" w:space="0" w:color="auto"/>
            <w:right w:val="none" w:sz="0" w:space="0" w:color="auto"/>
          </w:divBdr>
        </w:div>
        <w:div w:id="823661879">
          <w:marLeft w:val="640"/>
          <w:marRight w:val="0"/>
          <w:marTop w:val="0"/>
          <w:marBottom w:val="0"/>
          <w:divBdr>
            <w:top w:val="none" w:sz="0" w:space="0" w:color="auto"/>
            <w:left w:val="none" w:sz="0" w:space="0" w:color="auto"/>
            <w:bottom w:val="none" w:sz="0" w:space="0" w:color="auto"/>
            <w:right w:val="none" w:sz="0" w:space="0" w:color="auto"/>
          </w:divBdr>
        </w:div>
        <w:div w:id="1713576852">
          <w:marLeft w:val="640"/>
          <w:marRight w:val="0"/>
          <w:marTop w:val="0"/>
          <w:marBottom w:val="0"/>
          <w:divBdr>
            <w:top w:val="none" w:sz="0" w:space="0" w:color="auto"/>
            <w:left w:val="none" w:sz="0" w:space="0" w:color="auto"/>
            <w:bottom w:val="none" w:sz="0" w:space="0" w:color="auto"/>
            <w:right w:val="none" w:sz="0" w:space="0" w:color="auto"/>
          </w:divBdr>
        </w:div>
        <w:div w:id="33316398">
          <w:marLeft w:val="640"/>
          <w:marRight w:val="0"/>
          <w:marTop w:val="0"/>
          <w:marBottom w:val="0"/>
          <w:divBdr>
            <w:top w:val="none" w:sz="0" w:space="0" w:color="auto"/>
            <w:left w:val="none" w:sz="0" w:space="0" w:color="auto"/>
            <w:bottom w:val="none" w:sz="0" w:space="0" w:color="auto"/>
            <w:right w:val="none" w:sz="0" w:space="0" w:color="auto"/>
          </w:divBdr>
        </w:div>
        <w:div w:id="342246801">
          <w:marLeft w:val="640"/>
          <w:marRight w:val="0"/>
          <w:marTop w:val="0"/>
          <w:marBottom w:val="0"/>
          <w:divBdr>
            <w:top w:val="none" w:sz="0" w:space="0" w:color="auto"/>
            <w:left w:val="none" w:sz="0" w:space="0" w:color="auto"/>
            <w:bottom w:val="none" w:sz="0" w:space="0" w:color="auto"/>
            <w:right w:val="none" w:sz="0" w:space="0" w:color="auto"/>
          </w:divBdr>
        </w:div>
        <w:div w:id="1568998777">
          <w:marLeft w:val="640"/>
          <w:marRight w:val="0"/>
          <w:marTop w:val="0"/>
          <w:marBottom w:val="0"/>
          <w:divBdr>
            <w:top w:val="none" w:sz="0" w:space="0" w:color="auto"/>
            <w:left w:val="none" w:sz="0" w:space="0" w:color="auto"/>
            <w:bottom w:val="none" w:sz="0" w:space="0" w:color="auto"/>
            <w:right w:val="none" w:sz="0" w:space="0" w:color="auto"/>
          </w:divBdr>
        </w:div>
        <w:div w:id="382287827">
          <w:marLeft w:val="640"/>
          <w:marRight w:val="0"/>
          <w:marTop w:val="0"/>
          <w:marBottom w:val="0"/>
          <w:divBdr>
            <w:top w:val="none" w:sz="0" w:space="0" w:color="auto"/>
            <w:left w:val="none" w:sz="0" w:space="0" w:color="auto"/>
            <w:bottom w:val="none" w:sz="0" w:space="0" w:color="auto"/>
            <w:right w:val="none" w:sz="0" w:space="0" w:color="auto"/>
          </w:divBdr>
        </w:div>
        <w:div w:id="1848787206">
          <w:marLeft w:val="640"/>
          <w:marRight w:val="0"/>
          <w:marTop w:val="0"/>
          <w:marBottom w:val="0"/>
          <w:divBdr>
            <w:top w:val="none" w:sz="0" w:space="0" w:color="auto"/>
            <w:left w:val="none" w:sz="0" w:space="0" w:color="auto"/>
            <w:bottom w:val="none" w:sz="0" w:space="0" w:color="auto"/>
            <w:right w:val="none" w:sz="0" w:space="0" w:color="auto"/>
          </w:divBdr>
        </w:div>
        <w:div w:id="546574156">
          <w:marLeft w:val="640"/>
          <w:marRight w:val="0"/>
          <w:marTop w:val="0"/>
          <w:marBottom w:val="0"/>
          <w:divBdr>
            <w:top w:val="none" w:sz="0" w:space="0" w:color="auto"/>
            <w:left w:val="none" w:sz="0" w:space="0" w:color="auto"/>
            <w:bottom w:val="none" w:sz="0" w:space="0" w:color="auto"/>
            <w:right w:val="none" w:sz="0" w:space="0" w:color="auto"/>
          </w:divBdr>
        </w:div>
        <w:div w:id="963387700">
          <w:marLeft w:val="640"/>
          <w:marRight w:val="0"/>
          <w:marTop w:val="0"/>
          <w:marBottom w:val="0"/>
          <w:divBdr>
            <w:top w:val="none" w:sz="0" w:space="0" w:color="auto"/>
            <w:left w:val="none" w:sz="0" w:space="0" w:color="auto"/>
            <w:bottom w:val="none" w:sz="0" w:space="0" w:color="auto"/>
            <w:right w:val="none" w:sz="0" w:space="0" w:color="auto"/>
          </w:divBdr>
        </w:div>
        <w:div w:id="542329169">
          <w:marLeft w:val="640"/>
          <w:marRight w:val="0"/>
          <w:marTop w:val="0"/>
          <w:marBottom w:val="0"/>
          <w:divBdr>
            <w:top w:val="none" w:sz="0" w:space="0" w:color="auto"/>
            <w:left w:val="none" w:sz="0" w:space="0" w:color="auto"/>
            <w:bottom w:val="none" w:sz="0" w:space="0" w:color="auto"/>
            <w:right w:val="none" w:sz="0" w:space="0" w:color="auto"/>
          </w:divBdr>
        </w:div>
        <w:div w:id="1813860634">
          <w:marLeft w:val="640"/>
          <w:marRight w:val="0"/>
          <w:marTop w:val="0"/>
          <w:marBottom w:val="0"/>
          <w:divBdr>
            <w:top w:val="none" w:sz="0" w:space="0" w:color="auto"/>
            <w:left w:val="none" w:sz="0" w:space="0" w:color="auto"/>
            <w:bottom w:val="none" w:sz="0" w:space="0" w:color="auto"/>
            <w:right w:val="none" w:sz="0" w:space="0" w:color="auto"/>
          </w:divBdr>
        </w:div>
        <w:div w:id="674697453">
          <w:marLeft w:val="640"/>
          <w:marRight w:val="0"/>
          <w:marTop w:val="0"/>
          <w:marBottom w:val="0"/>
          <w:divBdr>
            <w:top w:val="none" w:sz="0" w:space="0" w:color="auto"/>
            <w:left w:val="none" w:sz="0" w:space="0" w:color="auto"/>
            <w:bottom w:val="none" w:sz="0" w:space="0" w:color="auto"/>
            <w:right w:val="none" w:sz="0" w:space="0" w:color="auto"/>
          </w:divBdr>
        </w:div>
        <w:div w:id="1720976440">
          <w:marLeft w:val="640"/>
          <w:marRight w:val="0"/>
          <w:marTop w:val="0"/>
          <w:marBottom w:val="0"/>
          <w:divBdr>
            <w:top w:val="none" w:sz="0" w:space="0" w:color="auto"/>
            <w:left w:val="none" w:sz="0" w:space="0" w:color="auto"/>
            <w:bottom w:val="none" w:sz="0" w:space="0" w:color="auto"/>
            <w:right w:val="none" w:sz="0" w:space="0" w:color="auto"/>
          </w:divBdr>
        </w:div>
        <w:div w:id="1864511790">
          <w:marLeft w:val="640"/>
          <w:marRight w:val="0"/>
          <w:marTop w:val="0"/>
          <w:marBottom w:val="0"/>
          <w:divBdr>
            <w:top w:val="none" w:sz="0" w:space="0" w:color="auto"/>
            <w:left w:val="none" w:sz="0" w:space="0" w:color="auto"/>
            <w:bottom w:val="none" w:sz="0" w:space="0" w:color="auto"/>
            <w:right w:val="none" w:sz="0" w:space="0" w:color="auto"/>
          </w:divBdr>
        </w:div>
        <w:div w:id="2010866167">
          <w:marLeft w:val="640"/>
          <w:marRight w:val="0"/>
          <w:marTop w:val="0"/>
          <w:marBottom w:val="0"/>
          <w:divBdr>
            <w:top w:val="none" w:sz="0" w:space="0" w:color="auto"/>
            <w:left w:val="none" w:sz="0" w:space="0" w:color="auto"/>
            <w:bottom w:val="none" w:sz="0" w:space="0" w:color="auto"/>
            <w:right w:val="none" w:sz="0" w:space="0" w:color="auto"/>
          </w:divBdr>
        </w:div>
        <w:div w:id="945775661">
          <w:marLeft w:val="640"/>
          <w:marRight w:val="0"/>
          <w:marTop w:val="0"/>
          <w:marBottom w:val="0"/>
          <w:divBdr>
            <w:top w:val="none" w:sz="0" w:space="0" w:color="auto"/>
            <w:left w:val="none" w:sz="0" w:space="0" w:color="auto"/>
            <w:bottom w:val="none" w:sz="0" w:space="0" w:color="auto"/>
            <w:right w:val="none" w:sz="0" w:space="0" w:color="auto"/>
          </w:divBdr>
        </w:div>
        <w:div w:id="2015453104">
          <w:marLeft w:val="640"/>
          <w:marRight w:val="0"/>
          <w:marTop w:val="0"/>
          <w:marBottom w:val="0"/>
          <w:divBdr>
            <w:top w:val="none" w:sz="0" w:space="0" w:color="auto"/>
            <w:left w:val="none" w:sz="0" w:space="0" w:color="auto"/>
            <w:bottom w:val="none" w:sz="0" w:space="0" w:color="auto"/>
            <w:right w:val="none" w:sz="0" w:space="0" w:color="auto"/>
          </w:divBdr>
        </w:div>
        <w:div w:id="1425804100">
          <w:marLeft w:val="640"/>
          <w:marRight w:val="0"/>
          <w:marTop w:val="0"/>
          <w:marBottom w:val="0"/>
          <w:divBdr>
            <w:top w:val="none" w:sz="0" w:space="0" w:color="auto"/>
            <w:left w:val="none" w:sz="0" w:space="0" w:color="auto"/>
            <w:bottom w:val="none" w:sz="0" w:space="0" w:color="auto"/>
            <w:right w:val="none" w:sz="0" w:space="0" w:color="auto"/>
          </w:divBdr>
        </w:div>
        <w:div w:id="595133961">
          <w:marLeft w:val="640"/>
          <w:marRight w:val="0"/>
          <w:marTop w:val="0"/>
          <w:marBottom w:val="0"/>
          <w:divBdr>
            <w:top w:val="none" w:sz="0" w:space="0" w:color="auto"/>
            <w:left w:val="none" w:sz="0" w:space="0" w:color="auto"/>
            <w:bottom w:val="none" w:sz="0" w:space="0" w:color="auto"/>
            <w:right w:val="none" w:sz="0" w:space="0" w:color="auto"/>
          </w:divBdr>
        </w:div>
        <w:div w:id="29765791">
          <w:marLeft w:val="640"/>
          <w:marRight w:val="0"/>
          <w:marTop w:val="0"/>
          <w:marBottom w:val="0"/>
          <w:divBdr>
            <w:top w:val="none" w:sz="0" w:space="0" w:color="auto"/>
            <w:left w:val="none" w:sz="0" w:space="0" w:color="auto"/>
            <w:bottom w:val="none" w:sz="0" w:space="0" w:color="auto"/>
            <w:right w:val="none" w:sz="0" w:space="0" w:color="auto"/>
          </w:divBdr>
        </w:div>
        <w:div w:id="1092555485">
          <w:marLeft w:val="640"/>
          <w:marRight w:val="0"/>
          <w:marTop w:val="0"/>
          <w:marBottom w:val="0"/>
          <w:divBdr>
            <w:top w:val="none" w:sz="0" w:space="0" w:color="auto"/>
            <w:left w:val="none" w:sz="0" w:space="0" w:color="auto"/>
            <w:bottom w:val="none" w:sz="0" w:space="0" w:color="auto"/>
            <w:right w:val="none" w:sz="0" w:space="0" w:color="auto"/>
          </w:divBdr>
        </w:div>
        <w:div w:id="589122968">
          <w:marLeft w:val="640"/>
          <w:marRight w:val="0"/>
          <w:marTop w:val="0"/>
          <w:marBottom w:val="0"/>
          <w:divBdr>
            <w:top w:val="none" w:sz="0" w:space="0" w:color="auto"/>
            <w:left w:val="none" w:sz="0" w:space="0" w:color="auto"/>
            <w:bottom w:val="none" w:sz="0" w:space="0" w:color="auto"/>
            <w:right w:val="none" w:sz="0" w:space="0" w:color="auto"/>
          </w:divBdr>
        </w:div>
        <w:div w:id="1927836370">
          <w:marLeft w:val="640"/>
          <w:marRight w:val="0"/>
          <w:marTop w:val="0"/>
          <w:marBottom w:val="0"/>
          <w:divBdr>
            <w:top w:val="none" w:sz="0" w:space="0" w:color="auto"/>
            <w:left w:val="none" w:sz="0" w:space="0" w:color="auto"/>
            <w:bottom w:val="none" w:sz="0" w:space="0" w:color="auto"/>
            <w:right w:val="none" w:sz="0" w:space="0" w:color="auto"/>
          </w:divBdr>
        </w:div>
        <w:div w:id="1567912864">
          <w:marLeft w:val="640"/>
          <w:marRight w:val="0"/>
          <w:marTop w:val="0"/>
          <w:marBottom w:val="0"/>
          <w:divBdr>
            <w:top w:val="none" w:sz="0" w:space="0" w:color="auto"/>
            <w:left w:val="none" w:sz="0" w:space="0" w:color="auto"/>
            <w:bottom w:val="none" w:sz="0" w:space="0" w:color="auto"/>
            <w:right w:val="none" w:sz="0" w:space="0" w:color="auto"/>
          </w:divBdr>
        </w:div>
        <w:div w:id="479810446">
          <w:marLeft w:val="640"/>
          <w:marRight w:val="0"/>
          <w:marTop w:val="0"/>
          <w:marBottom w:val="0"/>
          <w:divBdr>
            <w:top w:val="none" w:sz="0" w:space="0" w:color="auto"/>
            <w:left w:val="none" w:sz="0" w:space="0" w:color="auto"/>
            <w:bottom w:val="none" w:sz="0" w:space="0" w:color="auto"/>
            <w:right w:val="none" w:sz="0" w:space="0" w:color="auto"/>
          </w:divBdr>
        </w:div>
        <w:div w:id="243075683">
          <w:marLeft w:val="640"/>
          <w:marRight w:val="0"/>
          <w:marTop w:val="0"/>
          <w:marBottom w:val="0"/>
          <w:divBdr>
            <w:top w:val="none" w:sz="0" w:space="0" w:color="auto"/>
            <w:left w:val="none" w:sz="0" w:space="0" w:color="auto"/>
            <w:bottom w:val="none" w:sz="0" w:space="0" w:color="auto"/>
            <w:right w:val="none" w:sz="0" w:space="0" w:color="auto"/>
          </w:divBdr>
        </w:div>
        <w:div w:id="300430560">
          <w:marLeft w:val="640"/>
          <w:marRight w:val="0"/>
          <w:marTop w:val="0"/>
          <w:marBottom w:val="0"/>
          <w:divBdr>
            <w:top w:val="none" w:sz="0" w:space="0" w:color="auto"/>
            <w:left w:val="none" w:sz="0" w:space="0" w:color="auto"/>
            <w:bottom w:val="none" w:sz="0" w:space="0" w:color="auto"/>
            <w:right w:val="none" w:sz="0" w:space="0" w:color="auto"/>
          </w:divBdr>
        </w:div>
        <w:div w:id="1677608970">
          <w:marLeft w:val="640"/>
          <w:marRight w:val="0"/>
          <w:marTop w:val="0"/>
          <w:marBottom w:val="0"/>
          <w:divBdr>
            <w:top w:val="none" w:sz="0" w:space="0" w:color="auto"/>
            <w:left w:val="none" w:sz="0" w:space="0" w:color="auto"/>
            <w:bottom w:val="none" w:sz="0" w:space="0" w:color="auto"/>
            <w:right w:val="none" w:sz="0" w:space="0" w:color="auto"/>
          </w:divBdr>
        </w:div>
        <w:div w:id="242691634">
          <w:marLeft w:val="640"/>
          <w:marRight w:val="0"/>
          <w:marTop w:val="0"/>
          <w:marBottom w:val="0"/>
          <w:divBdr>
            <w:top w:val="none" w:sz="0" w:space="0" w:color="auto"/>
            <w:left w:val="none" w:sz="0" w:space="0" w:color="auto"/>
            <w:bottom w:val="none" w:sz="0" w:space="0" w:color="auto"/>
            <w:right w:val="none" w:sz="0" w:space="0" w:color="auto"/>
          </w:divBdr>
        </w:div>
        <w:div w:id="1200435105">
          <w:marLeft w:val="640"/>
          <w:marRight w:val="0"/>
          <w:marTop w:val="0"/>
          <w:marBottom w:val="0"/>
          <w:divBdr>
            <w:top w:val="none" w:sz="0" w:space="0" w:color="auto"/>
            <w:left w:val="none" w:sz="0" w:space="0" w:color="auto"/>
            <w:bottom w:val="none" w:sz="0" w:space="0" w:color="auto"/>
            <w:right w:val="none" w:sz="0" w:space="0" w:color="auto"/>
          </w:divBdr>
        </w:div>
        <w:div w:id="1543129312">
          <w:marLeft w:val="640"/>
          <w:marRight w:val="0"/>
          <w:marTop w:val="0"/>
          <w:marBottom w:val="0"/>
          <w:divBdr>
            <w:top w:val="none" w:sz="0" w:space="0" w:color="auto"/>
            <w:left w:val="none" w:sz="0" w:space="0" w:color="auto"/>
            <w:bottom w:val="none" w:sz="0" w:space="0" w:color="auto"/>
            <w:right w:val="none" w:sz="0" w:space="0" w:color="auto"/>
          </w:divBdr>
        </w:div>
        <w:div w:id="1445077763">
          <w:marLeft w:val="640"/>
          <w:marRight w:val="0"/>
          <w:marTop w:val="0"/>
          <w:marBottom w:val="0"/>
          <w:divBdr>
            <w:top w:val="none" w:sz="0" w:space="0" w:color="auto"/>
            <w:left w:val="none" w:sz="0" w:space="0" w:color="auto"/>
            <w:bottom w:val="none" w:sz="0" w:space="0" w:color="auto"/>
            <w:right w:val="none" w:sz="0" w:space="0" w:color="auto"/>
          </w:divBdr>
        </w:div>
        <w:div w:id="65495524">
          <w:marLeft w:val="640"/>
          <w:marRight w:val="0"/>
          <w:marTop w:val="0"/>
          <w:marBottom w:val="0"/>
          <w:divBdr>
            <w:top w:val="none" w:sz="0" w:space="0" w:color="auto"/>
            <w:left w:val="none" w:sz="0" w:space="0" w:color="auto"/>
            <w:bottom w:val="none" w:sz="0" w:space="0" w:color="auto"/>
            <w:right w:val="none" w:sz="0" w:space="0" w:color="auto"/>
          </w:divBdr>
        </w:div>
        <w:div w:id="2044668618">
          <w:marLeft w:val="640"/>
          <w:marRight w:val="0"/>
          <w:marTop w:val="0"/>
          <w:marBottom w:val="0"/>
          <w:divBdr>
            <w:top w:val="none" w:sz="0" w:space="0" w:color="auto"/>
            <w:left w:val="none" w:sz="0" w:space="0" w:color="auto"/>
            <w:bottom w:val="none" w:sz="0" w:space="0" w:color="auto"/>
            <w:right w:val="none" w:sz="0" w:space="0" w:color="auto"/>
          </w:divBdr>
        </w:div>
        <w:div w:id="380642655">
          <w:marLeft w:val="640"/>
          <w:marRight w:val="0"/>
          <w:marTop w:val="0"/>
          <w:marBottom w:val="0"/>
          <w:divBdr>
            <w:top w:val="none" w:sz="0" w:space="0" w:color="auto"/>
            <w:left w:val="none" w:sz="0" w:space="0" w:color="auto"/>
            <w:bottom w:val="none" w:sz="0" w:space="0" w:color="auto"/>
            <w:right w:val="none" w:sz="0" w:space="0" w:color="auto"/>
          </w:divBdr>
        </w:div>
        <w:div w:id="1642612765">
          <w:marLeft w:val="640"/>
          <w:marRight w:val="0"/>
          <w:marTop w:val="0"/>
          <w:marBottom w:val="0"/>
          <w:divBdr>
            <w:top w:val="none" w:sz="0" w:space="0" w:color="auto"/>
            <w:left w:val="none" w:sz="0" w:space="0" w:color="auto"/>
            <w:bottom w:val="none" w:sz="0" w:space="0" w:color="auto"/>
            <w:right w:val="none" w:sz="0" w:space="0" w:color="auto"/>
          </w:divBdr>
        </w:div>
        <w:div w:id="1023243543">
          <w:marLeft w:val="640"/>
          <w:marRight w:val="0"/>
          <w:marTop w:val="0"/>
          <w:marBottom w:val="0"/>
          <w:divBdr>
            <w:top w:val="none" w:sz="0" w:space="0" w:color="auto"/>
            <w:left w:val="none" w:sz="0" w:space="0" w:color="auto"/>
            <w:bottom w:val="none" w:sz="0" w:space="0" w:color="auto"/>
            <w:right w:val="none" w:sz="0" w:space="0" w:color="auto"/>
          </w:divBdr>
        </w:div>
        <w:div w:id="909076483">
          <w:marLeft w:val="640"/>
          <w:marRight w:val="0"/>
          <w:marTop w:val="0"/>
          <w:marBottom w:val="0"/>
          <w:divBdr>
            <w:top w:val="none" w:sz="0" w:space="0" w:color="auto"/>
            <w:left w:val="none" w:sz="0" w:space="0" w:color="auto"/>
            <w:bottom w:val="none" w:sz="0" w:space="0" w:color="auto"/>
            <w:right w:val="none" w:sz="0" w:space="0" w:color="auto"/>
          </w:divBdr>
        </w:div>
        <w:div w:id="254364997">
          <w:marLeft w:val="640"/>
          <w:marRight w:val="0"/>
          <w:marTop w:val="0"/>
          <w:marBottom w:val="0"/>
          <w:divBdr>
            <w:top w:val="none" w:sz="0" w:space="0" w:color="auto"/>
            <w:left w:val="none" w:sz="0" w:space="0" w:color="auto"/>
            <w:bottom w:val="none" w:sz="0" w:space="0" w:color="auto"/>
            <w:right w:val="none" w:sz="0" w:space="0" w:color="auto"/>
          </w:divBdr>
        </w:div>
        <w:div w:id="2084525339">
          <w:marLeft w:val="640"/>
          <w:marRight w:val="0"/>
          <w:marTop w:val="0"/>
          <w:marBottom w:val="0"/>
          <w:divBdr>
            <w:top w:val="none" w:sz="0" w:space="0" w:color="auto"/>
            <w:left w:val="none" w:sz="0" w:space="0" w:color="auto"/>
            <w:bottom w:val="none" w:sz="0" w:space="0" w:color="auto"/>
            <w:right w:val="none" w:sz="0" w:space="0" w:color="auto"/>
          </w:divBdr>
        </w:div>
        <w:div w:id="984704503">
          <w:marLeft w:val="640"/>
          <w:marRight w:val="0"/>
          <w:marTop w:val="0"/>
          <w:marBottom w:val="0"/>
          <w:divBdr>
            <w:top w:val="none" w:sz="0" w:space="0" w:color="auto"/>
            <w:left w:val="none" w:sz="0" w:space="0" w:color="auto"/>
            <w:bottom w:val="none" w:sz="0" w:space="0" w:color="auto"/>
            <w:right w:val="none" w:sz="0" w:space="0" w:color="auto"/>
          </w:divBdr>
        </w:div>
        <w:div w:id="681207049">
          <w:marLeft w:val="640"/>
          <w:marRight w:val="0"/>
          <w:marTop w:val="0"/>
          <w:marBottom w:val="0"/>
          <w:divBdr>
            <w:top w:val="none" w:sz="0" w:space="0" w:color="auto"/>
            <w:left w:val="none" w:sz="0" w:space="0" w:color="auto"/>
            <w:bottom w:val="none" w:sz="0" w:space="0" w:color="auto"/>
            <w:right w:val="none" w:sz="0" w:space="0" w:color="auto"/>
          </w:divBdr>
        </w:div>
        <w:div w:id="288098805">
          <w:marLeft w:val="640"/>
          <w:marRight w:val="0"/>
          <w:marTop w:val="0"/>
          <w:marBottom w:val="0"/>
          <w:divBdr>
            <w:top w:val="none" w:sz="0" w:space="0" w:color="auto"/>
            <w:left w:val="none" w:sz="0" w:space="0" w:color="auto"/>
            <w:bottom w:val="none" w:sz="0" w:space="0" w:color="auto"/>
            <w:right w:val="none" w:sz="0" w:space="0" w:color="auto"/>
          </w:divBdr>
        </w:div>
        <w:div w:id="2118870488">
          <w:marLeft w:val="640"/>
          <w:marRight w:val="0"/>
          <w:marTop w:val="0"/>
          <w:marBottom w:val="0"/>
          <w:divBdr>
            <w:top w:val="none" w:sz="0" w:space="0" w:color="auto"/>
            <w:left w:val="none" w:sz="0" w:space="0" w:color="auto"/>
            <w:bottom w:val="none" w:sz="0" w:space="0" w:color="auto"/>
            <w:right w:val="none" w:sz="0" w:space="0" w:color="auto"/>
          </w:divBdr>
        </w:div>
        <w:div w:id="1206022931">
          <w:marLeft w:val="640"/>
          <w:marRight w:val="0"/>
          <w:marTop w:val="0"/>
          <w:marBottom w:val="0"/>
          <w:divBdr>
            <w:top w:val="none" w:sz="0" w:space="0" w:color="auto"/>
            <w:left w:val="none" w:sz="0" w:space="0" w:color="auto"/>
            <w:bottom w:val="none" w:sz="0" w:space="0" w:color="auto"/>
            <w:right w:val="none" w:sz="0" w:space="0" w:color="auto"/>
          </w:divBdr>
        </w:div>
        <w:div w:id="977345527">
          <w:marLeft w:val="640"/>
          <w:marRight w:val="0"/>
          <w:marTop w:val="0"/>
          <w:marBottom w:val="0"/>
          <w:divBdr>
            <w:top w:val="none" w:sz="0" w:space="0" w:color="auto"/>
            <w:left w:val="none" w:sz="0" w:space="0" w:color="auto"/>
            <w:bottom w:val="none" w:sz="0" w:space="0" w:color="auto"/>
            <w:right w:val="none" w:sz="0" w:space="0" w:color="auto"/>
          </w:divBdr>
        </w:div>
      </w:divsChild>
    </w:div>
    <w:div w:id="1327703783">
      <w:bodyDiv w:val="1"/>
      <w:marLeft w:val="0"/>
      <w:marRight w:val="0"/>
      <w:marTop w:val="0"/>
      <w:marBottom w:val="0"/>
      <w:divBdr>
        <w:top w:val="none" w:sz="0" w:space="0" w:color="auto"/>
        <w:left w:val="none" w:sz="0" w:space="0" w:color="auto"/>
        <w:bottom w:val="none" w:sz="0" w:space="0" w:color="auto"/>
        <w:right w:val="none" w:sz="0" w:space="0" w:color="auto"/>
      </w:divBdr>
      <w:divsChild>
        <w:div w:id="49883313">
          <w:marLeft w:val="640"/>
          <w:marRight w:val="0"/>
          <w:marTop w:val="0"/>
          <w:marBottom w:val="0"/>
          <w:divBdr>
            <w:top w:val="none" w:sz="0" w:space="0" w:color="auto"/>
            <w:left w:val="none" w:sz="0" w:space="0" w:color="auto"/>
            <w:bottom w:val="none" w:sz="0" w:space="0" w:color="auto"/>
            <w:right w:val="none" w:sz="0" w:space="0" w:color="auto"/>
          </w:divBdr>
        </w:div>
        <w:div w:id="104468127">
          <w:marLeft w:val="640"/>
          <w:marRight w:val="0"/>
          <w:marTop w:val="0"/>
          <w:marBottom w:val="0"/>
          <w:divBdr>
            <w:top w:val="none" w:sz="0" w:space="0" w:color="auto"/>
            <w:left w:val="none" w:sz="0" w:space="0" w:color="auto"/>
            <w:bottom w:val="none" w:sz="0" w:space="0" w:color="auto"/>
            <w:right w:val="none" w:sz="0" w:space="0" w:color="auto"/>
          </w:divBdr>
        </w:div>
        <w:div w:id="107506401">
          <w:marLeft w:val="640"/>
          <w:marRight w:val="0"/>
          <w:marTop w:val="0"/>
          <w:marBottom w:val="0"/>
          <w:divBdr>
            <w:top w:val="none" w:sz="0" w:space="0" w:color="auto"/>
            <w:left w:val="none" w:sz="0" w:space="0" w:color="auto"/>
            <w:bottom w:val="none" w:sz="0" w:space="0" w:color="auto"/>
            <w:right w:val="none" w:sz="0" w:space="0" w:color="auto"/>
          </w:divBdr>
        </w:div>
        <w:div w:id="116292182">
          <w:marLeft w:val="640"/>
          <w:marRight w:val="0"/>
          <w:marTop w:val="0"/>
          <w:marBottom w:val="0"/>
          <w:divBdr>
            <w:top w:val="none" w:sz="0" w:space="0" w:color="auto"/>
            <w:left w:val="none" w:sz="0" w:space="0" w:color="auto"/>
            <w:bottom w:val="none" w:sz="0" w:space="0" w:color="auto"/>
            <w:right w:val="none" w:sz="0" w:space="0" w:color="auto"/>
          </w:divBdr>
        </w:div>
        <w:div w:id="186527563">
          <w:marLeft w:val="640"/>
          <w:marRight w:val="0"/>
          <w:marTop w:val="0"/>
          <w:marBottom w:val="0"/>
          <w:divBdr>
            <w:top w:val="none" w:sz="0" w:space="0" w:color="auto"/>
            <w:left w:val="none" w:sz="0" w:space="0" w:color="auto"/>
            <w:bottom w:val="none" w:sz="0" w:space="0" w:color="auto"/>
            <w:right w:val="none" w:sz="0" w:space="0" w:color="auto"/>
          </w:divBdr>
        </w:div>
        <w:div w:id="299506465">
          <w:marLeft w:val="640"/>
          <w:marRight w:val="0"/>
          <w:marTop w:val="0"/>
          <w:marBottom w:val="0"/>
          <w:divBdr>
            <w:top w:val="none" w:sz="0" w:space="0" w:color="auto"/>
            <w:left w:val="none" w:sz="0" w:space="0" w:color="auto"/>
            <w:bottom w:val="none" w:sz="0" w:space="0" w:color="auto"/>
            <w:right w:val="none" w:sz="0" w:space="0" w:color="auto"/>
          </w:divBdr>
        </w:div>
        <w:div w:id="342125509">
          <w:marLeft w:val="640"/>
          <w:marRight w:val="0"/>
          <w:marTop w:val="0"/>
          <w:marBottom w:val="0"/>
          <w:divBdr>
            <w:top w:val="none" w:sz="0" w:space="0" w:color="auto"/>
            <w:left w:val="none" w:sz="0" w:space="0" w:color="auto"/>
            <w:bottom w:val="none" w:sz="0" w:space="0" w:color="auto"/>
            <w:right w:val="none" w:sz="0" w:space="0" w:color="auto"/>
          </w:divBdr>
        </w:div>
        <w:div w:id="383414162">
          <w:marLeft w:val="640"/>
          <w:marRight w:val="0"/>
          <w:marTop w:val="0"/>
          <w:marBottom w:val="0"/>
          <w:divBdr>
            <w:top w:val="none" w:sz="0" w:space="0" w:color="auto"/>
            <w:left w:val="none" w:sz="0" w:space="0" w:color="auto"/>
            <w:bottom w:val="none" w:sz="0" w:space="0" w:color="auto"/>
            <w:right w:val="none" w:sz="0" w:space="0" w:color="auto"/>
          </w:divBdr>
        </w:div>
        <w:div w:id="447939179">
          <w:marLeft w:val="640"/>
          <w:marRight w:val="0"/>
          <w:marTop w:val="0"/>
          <w:marBottom w:val="0"/>
          <w:divBdr>
            <w:top w:val="none" w:sz="0" w:space="0" w:color="auto"/>
            <w:left w:val="none" w:sz="0" w:space="0" w:color="auto"/>
            <w:bottom w:val="none" w:sz="0" w:space="0" w:color="auto"/>
            <w:right w:val="none" w:sz="0" w:space="0" w:color="auto"/>
          </w:divBdr>
        </w:div>
        <w:div w:id="535505257">
          <w:marLeft w:val="640"/>
          <w:marRight w:val="0"/>
          <w:marTop w:val="0"/>
          <w:marBottom w:val="0"/>
          <w:divBdr>
            <w:top w:val="none" w:sz="0" w:space="0" w:color="auto"/>
            <w:left w:val="none" w:sz="0" w:space="0" w:color="auto"/>
            <w:bottom w:val="none" w:sz="0" w:space="0" w:color="auto"/>
            <w:right w:val="none" w:sz="0" w:space="0" w:color="auto"/>
          </w:divBdr>
        </w:div>
        <w:div w:id="580605842">
          <w:marLeft w:val="640"/>
          <w:marRight w:val="0"/>
          <w:marTop w:val="0"/>
          <w:marBottom w:val="0"/>
          <w:divBdr>
            <w:top w:val="none" w:sz="0" w:space="0" w:color="auto"/>
            <w:left w:val="none" w:sz="0" w:space="0" w:color="auto"/>
            <w:bottom w:val="none" w:sz="0" w:space="0" w:color="auto"/>
            <w:right w:val="none" w:sz="0" w:space="0" w:color="auto"/>
          </w:divBdr>
        </w:div>
        <w:div w:id="596209668">
          <w:marLeft w:val="640"/>
          <w:marRight w:val="0"/>
          <w:marTop w:val="0"/>
          <w:marBottom w:val="0"/>
          <w:divBdr>
            <w:top w:val="none" w:sz="0" w:space="0" w:color="auto"/>
            <w:left w:val="none" w:sz="0" w:space="0" w:color="auto"/>
            <w:bottom w:val="none" w:sz="0" w:space="0" w:color="auto"/>
            <w:right w:val="none" w:sz="0" w:space="0" w:color="auto"/>
          </w:divBdr>
        </w:div>
        <w:div w:id="907152245">
          <w:marLeft w:val="640"/>
          <w:marRight w:val="0"/>
          <w:marTop w:val="0"/>
          <w:marBottom w:val="0"/>
          <w:divBdr>
            <w:top w:val="none" w:sz="0" w:space="0" w:color="auto"/>
            <w:left w:val="none" w:sz="0" w:space="0" w:color="auto"/>
            <w:bottom w:val="none" w:sz="0" w:space="0" w:color="auto"/>
            <w:right w:val="none" w:sz="0" w:space="0" w:color="auto"/>
          </w:divBdr>
        </w:div>
        <w:div w:id="933317906">
          <w:marLeft w:val="640"/>
          <w:marRight w:val="0"/>
          <w:marTop w:val="0"/>
          <w:marBottom w:val="0"/>
          <w:divBdr>
            <w:top w:val="none" w:sz="0" w:space="0" w:color="auto"/>
            <w:left w:val="none" w:sz="0" w:space="0" w:color="auto"/>
            <w:bottom w:val="none" w:sz="0" w:space="0" w:color="auto"/>
            <w:right w:val="none" w:sz="0" w:space="0" w:color="auto"/>
          </w:divBdr>
        </w:div>
        <w:div w:id="935792130">
          <w:marLeft w:val="640"/>
          <w:marRight w:val="0"/>
          <w:marTop w:val="0"/>
          <w:marBottom w:val="0"/>
          <w:divBdr>
            <w:top w:val="none" w:sz="0" w:space="0" w:color="auto"/>
            <w:left w:val="none" w:sz="0" w:space="0" w:color="auto"/>
            <w:bottom w:val="none" w:sz="0" w:space="0" w:color="auto"/>
            <w:right w:val="none" w:sz="0" w:space="0" w:color="auto"/>
          </w:divBdr>
        </w:div>
        <w:div w:id="977222716">
          <w:marLeft w:val="640"/>
          <w:marRight w:val="0"/>
          <w:marTop w:val="0"/>
          <w:marBottom w:val="0"/>
          <w:divBdr>
            <w:top w:val="none" w:sz="0" w:space="0" w:color="auto"/>
            <w:left w:val="none" w:sz="0" w:space="0" w:color="auto"/>
            <w:bottom w:val="none" w:sz="0" w:space="0" w:color="auto"/>
            <w:right w:val="none" w:sz="0" w:space="0" w:color="auto"/>
          </w:divBdr>
        </w:div>
        <w:div w:id="1043216201">
          <w:marLeft w:val="640"/>
          <w:marRight w:val="0"/>
          <w:marTop w:val="0"/>
          <w:marBottom w:val="0"/>
          <w:divBdr>
            <w:top w:val="none" w:sz="0" w:space="0" w:color="auto"/>
            <w:left w:val="none" w:sz="0" w:space="0" w:color="auto"/>
            <w:bottom w:val="none" w:sz="0" w:space="0" w:color="auto"/>
            <w:right w:val="none" w:sz="0" w:space="0" w:color="auto"/>
          </w:divBdr>
        </w:div>
        <w:div w:id="1043409453">
          <w:marLeft w:val="640"/>
          <w:marRight w:val="0"/>
          <w:marTop w:val="0"/>
          <w:marBottom w:val="0"/>
          <w:divBdr>
            <w:top w:val="none" w:sz="0" w:space="0" w:color="auto"/>
            <w:left w:val="none" w:sz="0" w:space="0" w:color="auto"/>
            <w:bottom w:val="none" w:sz="0" w:space="0" w:color="auto"/>
            <w:right w:val="none" w:sz="0" w:space="0" w:color="auto"/>
          </w:divBdr>
        </w:div>
        <w:div w:id="1055547032">
          <w:marLeft w:val="640"/>
          <w:marRight w:val="0"/>
          <w:marTop w:val="0"/>
          <w:marBottom w:val="0"/>
          <w:divBdr>
            <w:top w:val="none" w:sz="0" w:space="0" w:color="auto"/>
            <w:left w:val="none" w:sz="0" w:space="0" w:color="auto"/>
            <w:bottom w:val="none" w:sz="0" w:space="0" w:color="auto"/>
            <w:right w:val="none" w:sz="0" w:space="0" w:color="auto"/>
          </w:divBdr>
        </w:div>
        <w:div w:id="1142424568">
          <w:marLeft w:val="640"/>
          <w:marRight w:val="0"/>
          <w:marTop w:val="0"/>
          <w:marBottom w:val="0"/>
          <w:divBdr>
            <w:top w:val="none" w:sz="0" w:space="0" w:color="auto"/>
            <w:left w:val="none" w:sz="0" w:space="0" w:color="auto"/>
            <w:bottom w:val="none" w:sz="0" w:space="0" w:color="auto"/>
            <w:right w:val="none" w:sz="0" w:space="0" w:color="auto"/>
          </w:divBdr>
        </w:div>
        <w:div w:id="1150561613">
          <w:marLeft w:val="640"/>
          <w:marRight w:val="0"/>
          <w:marTop w:val="0"/>
          <w:marBottom w:val="0"/>
          <w:divBdr>
            <w:top w:val="none" w:sz="0" w:space="0" w:color="auto"/>
            <w:left w:val="none" w:sz="0" w:space="0" w:color="auto"/>
            <w:bottom w:val="none" w:sz="0" w:space="0" w:color="auto"/>
            <w:right w:val="none" w:sz="0" w:space="0" w:color="auto"/>
          </w:divBdr>
        </w:div>
        <w:div w:id="1282346875">
          <w:marLeft w:val="640"/>
          <w:marRight w:val="0"/>
          <w:marTop w:val="0"/>
          <w:marBottom w:val="0"/>
          <w:divBdr>
            <w:top w:val="none" w:sz="0" w:space="0" w:color="auto"/>
            <w:left w:val="none" w:sz="0" w:space="0" w:color="auto"/>
            <w:bottom w:val="none" w:sz="0" w:space="0" w:color="auto"/>
            <w:right w:val="none" w:sz="0" w:space="0" w:color="auto"/>
          </w:divBdr>
        </w:div>
        <w:div w:id="1286079794">
          <w:marLeft w:val="640"/>
          <w:marRight w:val="0"/>
          <w:marTop w:val="0"/>
          <w:marBottom w:val="0"/>
          <w:divBdr>
            <w:top w:val="none" w:sz="0" w:space="0" w:color="auto"/>
            <w:left w:val="none" w:sz="0" w:space="0" w:color="auto"/>
            <w:bottom w:val="none" w:sz="0" w:space="0" w:color="auto"/>
            <w:right w:val="none" w:sz="0" w:space="0" w:color="auto"/>
          </w:divBdr>
        </w:div>
        <w:div w:id="1304241127">
          <w:marLeft w:val="640"/>
          <w:marRight w:val="0"/>
          <w:marTop w:val="0"/>
          <w:marBottom w:val="0"/>
          <w:divBdr>
            <w:top w:val="none" w:sz="0" w:space="0" w:color="auto"/>
            <w:left w:val="none" w:sz="0" w:space="0" w:color="auto"/>
            <w:bottom w:val="none" w:sz="0" w:space="0" w:color="auto"/>
            <w:right w:val="none" w:sz="0" w:space="0" w:color="auto"/>
          </w:divBdr>
        </w:div>
        <w:div w:id="1388381661">
          <w:marLeft w:val="640"/>
          <w:marRight w:val="0"/>
          <w:marTop w:val="0"/>
          <w:marBottom w:val="0"/>
          <w:divBdr>
            <w:top w:val="none" w:sz="0" w:space="0" w:color="auto"/>
            <w:left w:val="none" w:sz="0" w:space="0" w:color="auto"/>
            <w:bottom w:val="none" w:sz="0" w:space="0" w:color="auto"/>
            <w:right w:val="none" w:sz="0" w:space="0" w:color="auto"/>
          </w:divBdr>
        </w:div>
        <w:div w:id="1437753490">
          <w:marLeft w:val="640"/>
          <w:marRight w:val="0"/>
          <w:marTop w:val="0"/>
          <w:marBottom w:val="0"/>
          <w:divBdr>
            <w:top w:val="none" w:sz="0" w:space="0" w:color="auto"/>
            <w:left w:val="none" w:sz="0" w:space="0" w:color="auto"/>
            <w:bottom w:val="none" w:sz="0" w:space="0" w:color="auto"/>
            <w:right w:val="none" w:sz="0" w:space="0" w:color="auto"/>
          </w:divBdr>
        </w:div>
        <w:div w:id="1527252539">
          <w:marLeft w:val="640"/>
          <w:marRight w:val="0"/>
          <w:marTop w:val="0"/>
          <w:marBottom w:val="0"/>
          <w:divBdr>
            <w:top w:val="none" w:sz="0" w:space="0" w:color="auto"/>
            <w:left w:val="none" w:sz="0" w:space="0" w:color="auto"/>
            <w:bottom w:val="none" w:sz="0" w:space="0" w:color="auto"/>
            <w:right w:val="none" w:sz="0" w:space="0" w:color="auto"/>
          </w:divBdr>
        </w:div>
        <w:div w:id="1541743944">
          <w:marLeft w:val="640"/>
          <w:marRight w:val="0"/>
          <w:marTop w:val="0"/>
          <w:marBottom w:val="0"/>
          <w:divBdr>
            <w:top w:val="none" w:sz="0" w:space="0" w:color="auto"/>
            <w:left w:val="none" w:sz="0" w:space="0" w:color="auto"/>
            <w:bottom w:val="none" w:sz="0" w:space="0" w:color="auto"/>
            <w:right w:val="none" w:sz="0" w:space="0" w:color="auto"/>
          </w:divBdr>
        </w:div>
        <w:div w:id="1556357485">
          <w:marLeft w:val="640"/>
          <w:marRight w:val="0"/>
          <w:marTop w:val="0"/>
          <w:marBottom w:val="0"/>
          <w:divBdr>
            <w:top w:val="none" w:sz="0" w:space="0" w:color="auto"/>
            <w:left w:val="none" w:sz="0" w:space="0" w:color="auto"/>
            <w:bottom w:val="none" w:sz="0" w:space="0" w:color="auto"/>
            <w:right w:val="none" w:sz="0" w:space="0" w:color="auto"/>
          </w:divBdr>
        </w:div>
        <w:div w:id="1572034705">
          <w:marLeft w:val="640"/>
          <w:marRight w:val="0"/>
          <w:marTop w:val="0"/>
          <w:marBottom w:val="0"/>
          <w:divBdr>
            <w:top w:val="none" w:sz="0" w:space="0" w:color="auto"/>
            <w:left w:val="none" w:sz="0" w:space="0" w:color="auto"/>
            <w:bottom w:val="none" w:sz="0" w:space="0" w:color="auto"/>
            <w:right w:val="none" w:sz="0" w:space="0" w:color="auto"/>
          </w:divBdr>
        </w:div>
        <w:div w:id="1653944429">
          <w:marLeft w:val="640"/>
          <w:marRight w:val="0"/>
          <w:marTop w:val="0"/>
          <w:marBottom w:val="0"/>
          <w:divBdr>
            <w:top w:val="none" w:sz="0" w:space="0" w:color="auto"/>
            <w:left w:val="none" w:sz="0" w:space="0" w:color="auto"/>
            <w:bottom w:val="none" w:sz="0" w:space="0" w:color="auto"/>
            <w:right w:val="none" w:sz="0" w:space="0" w:color="auto"/>
          </w:divBdr>
        </w:div>
        <w:div w:id="1696156144">
          <w:marLeft w:val="640"/>
          <w:marRight w:val="0"/>
          <w:marTop w:val="0"/>
          <w:marBottom w:val="0"/>
          <w:divBdr>
            <w:top w:val="none" w:sz="0" w:space="0" w:color="auto"/>
            <w:left w:val="none" w:sz="0" w:space="0" w:color="auto"/>
            <w:bottom w:val="none" w:sz="0" w:space="0" w:color="auto"/>
            <w:right w:val="none" w:sz="0" w:space="0" w:color="auto"/>
          </w:divBdr>
        </w:div>
        <w:div w:id="1724525696">
          <w:marLeft w:val="640"/>
          <w:marRight w:val="0"/>
          <w:marTop w:val="0"/>
          <w:marBottom w:val="0"/>
          <w:divBdr>
            <w:top w:val="none" w:sz="0" w:space="0" w:color="auto"/>
            <w:left w:val="none" w:sz="0" w:space="0" w:color="auto"/>
            <w:bottom w:val="none" w:sz="0" w:space="0" w:color="auto"/>
            <w:right w:val="none" w:sz="0" w:space="0" w:color="auto"/>
          </w:divBdr>
        </w:div>
        <w:div w:id="1849828392">
          <w:marLeft w:val="640"/>
          <w:marRight w:val="0"/>
          <w:marTop w:val="0"/>
          <w:marBottom w:val="0"/>
          <w:divBdr>
            <w:top w:val="none" w:sz="0" w:space="0" w:color="auto"/>
            <w:left w:val="none" w:sz="0" w:space="0" w:color="auto"/>
            <w:bottom w:val="none" w:sz="0" w:space="0" w:color="auto"/>
            <w:right w:val="none" w:sz="0" w:space="0" w:color="auto"/>
          </w:divBdr>
        </w:div>
        <w:div w:id="1880775747">
          <w:marLeft w:val="640"/>
          <w:marRight w:val="0"/>
          <w:marTop w:val="0"/>
          <w:marBottom w:val="0"/>
          <w:divBdr>
            <w:top w:val="none" w:sz="0" w:space="0" w:color="auto"/>
            <w:left w:val="none" w:sz="0" w:space="0" w:color="auto"/>
            <w:bottom w:val="none" w:sz="0" w:space="0" w:color="auto"/>
            <w:right w:val="none" w:sz="0" w:space="0" w:color="auto"/>
          </w:divBdr>
        </w:div>
        <w:div w:id="1882353008">
          <w:marLeft w:val="640"/>
          <w:marRight w:val="0"/>
          <w:marTop w:val="0"/>
          <w:marBottom w:val="0"/>
          <w:divBdr>
            <w:top w:val="none" w:sz="0" w:space="0" w:color="auto"/>
            <w:left w:val="none" w:sz="0" w:space="0" w:color="auto"/>
            <w:bottom w:val="none" w:sz="0" w:space="0" w:color="auto"/>
            <w:right w:val="none" w:sz="0" w:space="0" w:color="auto"/>
          </w:divBdr>
        </w:div>
        <w:div w:id="1911697234">
          <w:marLeft w:val="640"/>
          <w:marRight w:val="0"/>
          <w:marTop w:val="0"/>
          <w:marBottom w:val="0"/>
          <w:divBdr>
            <w:top w:val="none" w:sz="0" w:space="0" w:color="auto"/>
            <w:left w:val="none" w:sz="0" w:space="0" w:color="auto"/>
            <w:bottom w:val="none" w:sz="0" w:space="0" w:color="auto"/>
            <w:right w:val="none" w:sz="0" w:space="0" w:color="auto"/>
          </w:divBdr>
        </w:div>
        <w:div w:id="1951232021">
          <w:marLeft w:val="640"/>
          <w:marRight w:val="0"/>
          <w:marTop w:val="0"/>
          <w:marBottom w:val="0"/>
          <w:divBdr>
            <w:top w:val="none" w:sz="0" w:space="0" w:color="auto"/>
            <w:left w:val="none" w:sz="0" w:space="0" w:color="auto"/>
            <w:bottom w:val="none" w:sz="0" w:space="0" w:color="auto"/>
            <w:right w:val="none" w:sz="0" w:space="0" w:color="auto"/>
          </w:divBdr>
        </w:div>
        <w:div w:id="1952663068">
          <w:marLeft w:val="640"/>
          <w:marRight w:val="0"/>
          <w:marTop w:val="0"/>
          <w:marBottom w:val="0"/>
          <w:divBdr>
            <w:top w:val="none" w:sz="0" w:space="0" w:color="auto"/>
            <w:left w:val="none" w:sz="0" w:space="0" w:color="auto"/>
            <w:bottom w:val="none" w:sz="0" w:space="0" w:color="auto"/>
            <w:right w:val="none" w:sz="0" w:space="0" w:color="auto"/>
          </w:divBdr>
        </w:div>
        <w:div w:id="1986160088">
          <w:marLeft w:val="640"/>
          <w:marRight w:val="0"/>
          <w:marTop w:val="0"/>
          <w:marBottom w:val="0"/>
          <w:divBdr>
            <w:top w:val="none" w:sz="0" w:space="0" w:color="auto"/>
            <w:left w:val="none" w:sz="0" w:space="0" w:color="auto"/>
            <w:bottom w:val="none" w:sz="0" w:space="0" w:color="auto"/>
            <w:right w:val="none" w:sz="0" w:space="0" w:color="auto"/>
          </w:divBdr>
        </w:div>
        <w:div w:id="2080246459">
          <w:marLeft w:val="640"/>
          <w:marRight w:val="0"/>
          <w:marTop w:val="0"/>
          <w:marBottom w:val="0"/>
          <w:divBdr>
            <w:top w:val="none" w:sz="0" w:space="0" w:color="auto"/>
            <w:left w:val="none" w:sz="0" w:space="0" w:color="auto"/>
            <w:bottom w:val="none" w:sz="0" w:space="0" w:color="auto"/>
            <w:right w:val="none" w:sz="0" w:space="0" w:color="auto"/>
          </w:divBdr>
        </w:div>
        <w:div w:id="2121950093">
          <w:marLeft w:val="640"/>
          <w:marRight w:val="0"/>
          <w:marTop w:val="0"/>
          <w:marBottom w:val="0"/>
          <w:divBdr>
            <w:top w:val="none" w:sz="0" w:space="0" w:color="auto"/>
            <w:left w:val="none" w:sz="0" w:space="0" w:color="auto"/>
            <w:bottom w:val="none" w:sz="0" w:space="0" w:color="auto"/>
            <w:right w:val="none" w:sz="0" w:space="0" w:color="auto"/>
          </w:divBdr>
        </w:div>
        <w:div w:id="2131778104">
          <w:marLeft w:val="640"/>
          <w:marRight w:val="0"/>
          <w:marTop w:val="0"/>
          <w:marBottom w:val="0"/>
          <w:divBdr>
            <w:top w:val="none" w:sz="0" w:space="0" w:color="auto"/>
            <w:left w:val="none" w:sz="0" w:space="0" w:color="auto"/>
            <w:bottom w:val="none" w:sz="0" w:space="0" w:color="auto"/>
            <w:right w:val="none" w:sz="0" w:space="0" w:color="auto"/>
          </w:divBdr>
        </w:div>
      </w:divsChild>
    </w:div>
    <w:div w:id="1330601094">
      <w:bodyDiv w:val="1"/>
      <w:marLeft w:val="0"/>
      <w:marRight w:val="0"/>
      <w:marTop w:val="0"/>
      <w:marBottom w:val="0"/>
      <w:divBdr>
        <w:top w:val="none" w:sz="0" w:space="0" w:color="auto"/>
        <w:left w:val="none" w:sz="0" w:space="0" w:color="auto"/>
        <w:bottom w:val="none" w:sz="0" w:space="0" w:color="auto"/>
        <w:right w:val="none" w:sz="0" w:space="0" w:color="auto"/>
      </w:divBdr>
      <w:divsChild>
        <w:div w:id="121265976">
          <w:marLeft w:val="640"/>
          <w:marRight w:val="0"/>
          <w:marTop w:val="0"/>
          <w:marBottom w:val="0"/>
          <w:divBdr>
            <w:top w:val="none" w:sz="0" w:space="0" w:color="auto"/>
            <w:left w:val="none" w:sz="0" w:space="0" w:color="auto"/>
            <w:bottom w:val="none" w:sz="0" w:space="0" w:color="auto"/>
            <w:right w:val="none" w:sz="0" w:space="0" w:color="auto"/>
          </w:divBdr>
        </w:div>
        <w:div w:id="1009481819">
          <w:marLeft w:val="640"/>
          <w:marRight w:val="0"/>
          <w:marTop w:val="0"/>
          <w:marBottom w:val="0"/>
          <w:divBdr>
            <w:top w:val="none" w:sz="0" w:space="0" w:color="auto"/>
            <w:left w:val="none" w:sz="0" w:space="0" w:color="auto"/>
            <w:bottom w:val="none" w:sz="0" w:space="0" w:color="auto"/>
            <w:right w:val="none" w:sz="0" w:space="0" w:color="auto"/>
          </w:divBdr>
        </w:div>
        <w:div w:id="844369002">
          <w:marLeft w:val="640"/>
          <w:marRight w:val="0"/>
          <w:marTop w:val="0"/>
          <w:marBottom w:val="0"/>
          <w:divBdr>
            <w:top w:val="none" w:sz="0" w:space="0" w:color="auto"/>
            <w:left w:val="none" w:sz="0" w:space="0" w:color="auto"/>
            <w:bottom w:val="none" w:sz="0" w:space="0" w:color="auto"/>
            <w:right w:val="none" w:sz="0" w:space="0" w:color="auto"/>
          </w:divBdr>
        </w:div>
        <w:div w:id="735131010">
          <w:marLeft w:val="640"/>
          <w:marRight w:val="0"/>
          <w:marTop w:val="0"/>
          <w:marBottom w:val="0"/>
          <w:divBdr>
            <w:top w:val="none" w:sz="0" w:space="0" w:color="auto"/>
            <w:left w:val="none" w:sz="0" w:space="0" w:color="auto"/>
            <w:bottom w:val="none" w:sz="0" w:space="0" w:color="auto"/>
            <w:right w:val="none" w:sz="0" w:space="0" w:color="auto"/>
          </w:divBdr>
        </w:div>
        <w:div w:id="640960058">
          <w:marLeft w:val="640"/>
          <w:marRight w:val="0"/>
          <w:marTop w:val="0"/>
          <w:marBottom w:val="0"/>
          <w:divBdr>
            <w:top w:val="none" w:sz="0" w:space="0" w:color="auto"/>
            <w:left w:val="none" w:sz="0" w:space="0" w:color="auto"/>
            <w:bottom w:val="none" w:sz="0" w:space="0" w:color="auto"/>
            <w:right w:val="none" w:sz="0" w:space="0" w:color="auto"/>
          </w:divBdr>
        </w:div>
        <w:div w:id="966011187">
          <w:marLeft w:val="640"/>
          <w:marRight w:val="0"/>
          <w:marTop w:val="0"/>
          <w:marBottom w:val="0"/>
          <w:divBdr>
            <w:top w:val="none" w:sz="0" w:space="0" w:color="auto"/>
            <w:left w:val="none" w:sz="0" w:space="0" w:color="auto"/>
            <w:bottom w:val="none" w:sz="0" w:space="0" w:color="auto"/>
            <w:right w:val="none" w:sz="0" w:space="0" w:color="auto"/>
          </w:divBdr>
        </w:div>
        <w:div w:id="697896939">
          <w:marLeft w:val="640"/>
          <w:marRight w:val="0"/>
          <w:marTop w:val="0"/>
          <w:marBottom w:val="0"/>
          <w:divBdr>
            <w:top w:val="none" w:sz="0" w:space="0" w:color="auto"/>
            <w:left w:val="none" w:sz="0" w:space="0" w:color="auto"/>
            <w:bottom w:val="none" w:sz="0" w:space="0" w:color="auto"/>
            <w:right w:val="none" w:sz="0" w:space="0" w:color="auto"/>
          </w:divBdr>
        </w:div>
        <w:div w:id="2094936851">
          <w:marLeft w:val="640"/>
          <w:marRight w:val="0"/>
          <w:marTop w:val="0"/>
          <w:marBottom w:val="0"/>
          <w:divBdr>
            <w:top w:val="none" w:sz="0" w:space="0" w:color="auto"/>
            <w:left w:val="none" w:sz="0" w:space="0" w:color="auto"/>
            <w:bottom w:val="none" w:sz="0" w:space="0" w:color="auto"/>
            <w:right w:val="none" w:sz="0" w:space="0" w:color="auto"/>
          </w:divBdr>
        </w:div>
        <w:div w:id="717316051">
          <w:marLeft w:val="640"/>
          <w:marRight w:val="0"/>
          <w:marTop w:val="0"/>
          <w:marBottom w:val="0"/>
          <w:divBdr>
            <w:top w:val="none" w:sz="0" w:space="0" w:color="auto"/>
            <w:left w:val="none" w:sz="0" w:space="0" w:color="auto"/>
            <w:bottom w:val="none" w:sz="0" w:space="0" w:color="auto"/>
            <w:right w:val="none" w:sz="0" w:space="0" w:color="auto"/>
          </w:divBdr>
        </w:div>
        <w:div w:id="55785646">
          <w:marLeft w:val="640"/>
          <w:marRight w:val="0"/>
          <w:marTop w:val="0"/>
          <w:marBottom w:val="0"/>
          <w:divBdr>
            <w:top w:val="none" w:sz="0" w:space="0" w:color="auto"/>
            <w:left w:val="none" w:sz="0" w:space="0" w:color="auto"/>
            <w:bottom w:val="none" w:sz="0" w:space="0" w:color="auto"/>
            <w:right w:val="none" w:sz="0" w:space="0" w:color="auto"/>
          </w:divBdr>
        </w:div>
        <w:div w:id="470245203">
          <w:marLeft w:val="640"/>
          <w:marRight w:val="0"/>
          <w:marTop w:val="0"/>
          <w:marBottom w:val="0"/>
          <w:divBdr>
            <w:top w:val="none" w:sz="0" w:space="0" w:color="auto"/>
            <w:left w:val="none" w:sz="0" w:space="0" w:color="auto"/>
            <w:bottom w:val="none" w:sz="0" w:space="0" w:color="auto"/>
            <w:right w:val="none" w:sz="0" w:space="0" w:color="auto"/>
          </w:divBdr>
        </w:div>
        <w:div w:id="2113817124">
          <w:marLeft w:val="640"/>
          <w:marRight w:val="0"/>
          <w:marTop w:val="0"/>
          <w:marBottom w:val="0"/>
          <w:divBdr>
            <w:top w:val="none" w:sz="0" w:space="0" w:color="auto"/>
            <w:left w:val="none" w:sz="0" w:space="0" w:color="auto"/>
            <w:bottom w:val="none" w:sz="0" w:space="0" w:color="auto"/>
            <w:right w:val="none" w:sz="0" w:space="0" w:color="auto"/>
          </w:divBdr>
        </w:div>
        <w:div w:id="1304047137">
          <w:marLeft w:val="640"/>
          <w:marRight w:val="0"/>
          <w:marTop w:val="0"/>
          <w:marBottom w:val="0"/>
          <w:divBdr>
            <w:top w:val="none" w:sz="0" w:space="0" w:color="auto"/>
            <w:left w:val="none" w:sz="0" w:space="0" w:color="auto"/>
            <w:bottom w:val="none" w:sz="0" w:space="0" w:color="auto"/>
            <w:right w:val="none" w:sz="0" w:space="0" w:color="auto"/>
          </w:divBdr>
        </w:div>
        <w:div w:id="1279220809">
          <w:marLeft w:val="640"/>
          <w:marRight w:val="0"/>
          <w:marTop w:val="0"/>
          <w:marBottom w:val="0"/>
          <w:divBdr>
            <w:top w:val="none" w:sz="0" w:space="0" w:color="auto"/>
            <w:left w:val="none" w:sz="0" w:space="0" w:color="auto"/>
            <w:bottom w:val="none" w:sz="0" w:space="0" w:color="auto"/>
            <w:right w:val="none" w:sz="0" w:space="0" w:color="auto"/>
          </w:divBdr>
        </w:div>
        <w:div w:id="1874347276">
          <w:marLeft w:val="640"/>
          <w:marRight w:val="0"/>
          <w:marTop w:val="0"/>
          <w:marBottom w:val="0"/>
          <w:divBdr>
            <w:top w:val="none" w:sz="0" w:space="0" w:color="auto"/>
            <w:left w:val="none" w:sz="0" w:space="0" w:color="auto"/>
            <w:bottom w:val="none" w:sz="0" w:space="0" w:color="auto"/>
            <w:right w:val="none" w:sz="0" w:space="0" w:color="auto"/>
          </w:divBdr>
        </w:div>
        <w:div w:id="1532569638">
          <w:marLeft w:val="640"/>
          <w:marRight w:val="0"/>
          <w:marTop w:val="0"/>
          <w:marBottom w:val="0"/>
          <w:divBdr>
            <w:top w:val="none" w:sz="0" w:space="0" w:color="auto"/>
            <w:left w:val="none" w:sz="0" w:space="0" w:color="auto"/>
            <w:bottom w:val="none" w:sz="0" w:space="0" w:color="auto"/>
            <w:right w:val="none" w:sz="0" w:space="0" w:color="auto"/>
          </w:divBdr>
        </w:div>
        <w:div w:id="2050302940">
          <w:marLeft w:val="640"/>
          <w:marRight w:val="0"/>
          <w:marTop w:val="0"/>
          <w:marBottom w:val="0"/>
          <w:divBdr>
            <w:top w:val="none" w:sz="0" w:space="0" w:color="auto"/>
            <w:left w:val="none" w:sz="0" w:space="0" w:color="auto"/>
            <w:bottom w:val="none" w:sz="0" w:space="0" w:color="auto"/>
            <w:right w:val="none" w:sz="0" w:space="0" w:color="auto"/>
          </w:divBdr>
        </w:div>
        <w:div w:id="1213542546">
          <w:marLeft w:val="640"/>
          <w:marRight w:val="0"/>
          <w:marTop w:val="0"/>
          <w:marBottom w:val="0"/>
          <w:divBdr>
            <w:top w:val="none" w:sz="0" w:space="0" w:color="auto"/>
            <w:left w:val="none" w:sz="0" w:space="0" w:color="auto"/>
            <w:bottom w:val="none" w:sz="0" w:space="0" w:color="auto"/>
            <w:right w:val="none" w:sz="0" w:space="0" w:color="auto"/>
          </w:divBdr>
        </w:div>
        <w:div w:id="492643940">
          <w:marLeft w:val="640"/>
          <w:marRight w:val="0"/>
          <w:marTop w:val="0"/>
          <w:marBottom w:val="0"/>
          <w:divBdr>
            <w:top w:val="none" w:sz="0" w:space="0" w:color="auto"/>
            <w:left w:val="none" w:sz="0" w:space="0" w:color="auto"/>
            <w:bottom w:val="none" w:sz="0" w:space="0" w:color="auto"/>
            <w:right w:val="none" w:sz="0" w:space="0" w:color="auto"/>
          </w:divBdr>
        </w:div>
        <w:div w:id="1564219338">
          <w:marLeft w:val="640"/>
          <w:marRight w:val="0"/>
          <w:marTop w:val="0"/>
          <w:marBottom w:val="0"/>
          <w:divBdr>
            <w:top w:val="none" w:sz="0" w:space="0" w:color="auto"/>
            <w:left w:val="none" w:sz="0" w:space="0" w:color="auto"/>
            <w:bottom w:val="none" w:sz="0" w:space="0" w:color="auto"/>
            <w:right w:val="none" w:sz="0" w:space="0" w:color="auto"/>
          </w:divBdr>
        </w:div>
        <w:div w:id="617949544">
          <w:marLeft w:val="640"/>
          <w:marRight w:val="0"/>
          <w:marTop w:val="0"/>
          <w:marBottom w:val="0"/>
          <w:divBdr>
            <w:top w:val="none" w:sz="0" w:space="0" w:color="auto"/>
            <w:left w:val="none" w:sz="0" w:space="0" w:color="auto"/>
            <w:bottom w:val="none" w:sz="0" w:space="0" w:color="auto"/>
            <w:right w:val="none" w:sz="0" w:space="0" w:color="auto"/>
          </w:divBdr>
        </w:div>
        <w:div w:id="642927091">
          <w:marLeft w:val="640"/>
          <w:marRight w:val="0"/>
          <w:marTop w:val="0"/>
          <w:marBottom w:val="0"/>
          <w:divBdr>
            <w:top w:val="none" w:sz="0" w:space="0" w:color="auto"/>
            <w:left w:val="none" w:sz="0" w:space="0" w:color="auto"/>
            <w:bottom w:val="none" w:sz="0" w:space="0" w:color="auto"/>
            <w:right w:val="none" w:sz="0" w:space="0" w:color="auto"/>
          </w:divBdr>
        </w:div>
        <w:div w:id="1786390337">
          <w:marLeft w:val="640"/>
          <w:marRight w:val="0"/>
          <w:marTop w:val="0"/>
          <w:marBottom w:val="0"/>
          <w:divBdr>
            <w:top w:val="none" w:sz="0" w:space="0" w:color="auto"/>
            <w:left w:val="none" w:sz="0" w:space="0" w:color="auto"/>
            <w:bottom w:val="none" w:sz="0" w:space="0" w:color="auto"/>
            <w:right w:val="none" w:sz="0" w:space="0" w:color="auto"/>
          </w:divBdr>
        </w:div>
        <w:div w:id="2044862771">
          <w:marLeft w:val="640"/>
          <w:marRight w:val="0"/>
          <w:marTop w:val="0"/>
          <w:marBottom w:val="0"/>
          <w:divBdr>
            <w:top w:val="none" w:sz="0" w:space="0" w:color="auto"/>
            <w:left w:val="none" w:sz="0" w:space="0" w:color="auto"/>
            <w:bottom w:val="none" w:sz="0" w:space="0" w:color="auto"/>
            <w:right w:val="none" w:sz="0" w:space="0" w:color="auto"/>
          </w:divBdr>
        </w:div>
        <w:div w:id="1712728872">
          <w:marLeft w:val="640"/>
          <w:marRight w:val="0"/>
          <w:marTop w:val="0"/>
          <w:marBottom w:val="0"/>
          <w:divBdr>
            <w:top w:val="none" w:sz="0" w:space="0" w:color="auto"/>
            <w:left w:val="none" w:sz="0" w:space="0" w:color="auto"/>
            <w:bottom w:val="none" w:sz="0" w:space="0" w:color="auto"/>
            <w:right w:val="none" w:sz="0" w:space="0" w:color="auto"/>
          </w:divBdr>
        </w:div>
        <w:div w:id="1515149829">
          <w:marLeft w:val="640"/>
          <w:marRight w:val="0"/>
          <w:marTop w:val="0"/>
          <w:marBottom w:val="0"/>
          <w:divBdr>
            <w:top w:val="none" w:sz="0" w:space="0" w:color="auto"/>
            <w:left w:val="none" w:sz="0" w:space="0" w:color="auto"/>
            <w:bottom w:val="none" w:sz="0" w:space="0" w:color="auto"/>
            <w:right w:val="none" w:sz="0" w:space="0" w:color="auto"/>
          </w:divBdr>
        </w:div>
        <w:div w:id="601037229">
          <w:marLeft w:val="640"/>
          <w:marRight w:val="0"/>
          <w:marTop w:val="0"/>
          <w:marBottom w:val="0"/>
          <w:divBdr>
            <w:top w:val="none" w:sz="0" w:space="0" w:color="auto"/>
            <w:left w:val="none" w:sz="0" w:space="0" w:color="auto"/>
            <w:bottom w:val="none" w:sz="0" w:space="0" w:color="auto"/>
            <w:right w:val="none" w:sz="0" w:space="0" w:color="auto"/>
          </w:divBdr>
        </w:div>
        <w:div w:id="1032800520">
          <w:marLeft w:val="640"/>
          <w:marRight w:val="0"/>
          <w:marTop w:val="0"/>
          <w:marBottom w:val="0"/>
          <w:divBdr>
            <w:top w:val="none" w:sz="0" w:space="0" w:color="auto"/>
            <w:left w:val="none" w:sz="0" w:space="0" w:color="auto"/>
            <w:bottom w:val="none" w:sz="0" w:space="0" w:color="auto"/>
            <w:right w:val="none" w:sz="0" w:space="0" w:color="auto"/>
          </w:divBdr>
        </w:div>
        <w:div w:id="2058433081">
          <w:marLeft w:val="640"/>
          <w:marRight w:val="0"/>
          <w:marTop w:val="0"/>
          <w:marBottom w:val="0"/>
          <w:divBdr>
            <w:top w:val="none" w:sz="0" w:space="0" w:color="auto"/>
            <w:left w:val="none" w:sz="0" w:space="0" w:color="auto"/>
            <w:bottom w:val="none" w:sz="0" w:space="0" w:color="auto"/>
            <w:right w:val="none" w:sz="0" w:space="0" w:color="auto"/>
          </w:divBdr>
        </w:div>
        <w:div w:id="1805539409">
          <w:marLeft w:val="640"/>
          <w:marRight w:val="0"/>
          <w:marTop w:val="0"/>
          <w:marBottom w:val="0"/>
          <w:divBdr>
            <w:top w:val="none" w:sz="0" w:space="0" w:color="auto"/>
            <w:left w:val="none" w:sz="0" w:space="0" w:color="auto"/>
            <w:bottom w:val="none" w:sz="0" w:space="0" w:color="auto"/>
            <w:right w:val="none" w:sz="0" w:space="0" w:color="auto"/>
          </w:divBdr>
        </w:div>
        <w:div w:id="239027074">
          <w:marLeft w:val="640"/>
          <w:marRight w:val="0"/>
          <w:marTop w:val="0"/>
          <w:marBottom w:val="0"/>
          <w:divBdr>
            <w:top w:val="none" w:sz="0" w:space="0" w:color="auto"/>
            <w:left w:val="none" w:sz="0" w:space="0" w:color="auto"/>
            <w:bottom w:val="none" w:sz="0" w:space="0" w:color="auto"/>
            <w:right w:val="none" w:sz="0" w:space="0" w:color="auto"/>
          </w:divBdr>
        </w:div>
        <w:div w:id="2139762724">
          <w:marLeft w:val="640"/>
          <w:marRight w:val="0"/>
          <w:marTop w:val="0"/>
          <w:marBottom w:val="0"/>
          <w:divBdr>
            <w:top w:val="none" w:sz="0" w:space="0" w:color="auto"/>
            <w:left w:val="none" w:sz="0" w:space="0" w:color="auto"/>
            <w:bottom w:val="none" w:sz="0" w:space="0" w:color="auto"/>
            <w:right w:val="none" w:sz="0" w:space="0" w:color="auto"/>
          </w:divBdr>
        </w:div>
        <w:div w:id="1627128032">
          <w:marLeft w:val="640"/>
          <w:marRight w:val="0"/>
          <w:marTop w:val="0"/>
          <w:marBottom w:val="0"/>
          <w:divBdr>
            <w:top w:val="none" w:sz="0" w:space="0" w:color="auto"/>
            <w:left w:val="none" w:sz="0" w:space="0" w:color="auto"/>
            <w:bottom w:val="none" w:sz="0" w:space="0" w:color="auto"/>
            <w:right w:val="none" w:sz="0" w:space="0" w:color="auto"/>
          </w:divBdr>
        </w:div>
        <w:div w:id="1698385332">
          <w:marLeft w:val="640"/>
          <w:marRight w:val="0"/>
          <w:marTop w:val="0"/>
          <w:marBottom w:val="0"/>
          <w:divBdr>
            <w:top w:val="none" w:sz="0" w:space="0" w:color="auto"/>
            <w:left w:val="none" w:sz="0" w:space="0" w:color="auto"/>
            <w:bottom w:val="none" w:sz="0" w:space="0" w:color="auto"/>
            <w:right w:val="none" w:sz="0" w:space="0" w:color="auto"/>
          </w:divBdr>
        </w:div>
        <w:div w:id="797456642">
          <w:marLeft w:val="640"/>
          <w:marRight w:val="0"/>
          <w:marTop w:val="0"/>
          <w:marBottom w:val="0"/>
          <w:divBdr>
            <w:top w:val="none" w:sz="0" w:space="0" w:color="auto"/>
            <w:left w:val="none" w:sz="0" w:space="0" w:color="auto"/>
            <w:bottom w:val="none" w:sz="0" w:space="0" w:color="auto"/>
            <w:right w:val="none" w:sz="0" w:space="0" w:color="auto"/>
          </w:divBdr>
        </w:div>
        <w:div w:id="1305046264">
          <w:marLeft w:val="640"/>
          <w:marRight w:val="0"/>
          <w:marTop w:val="0"/>
          <w:marBottom w:val="0"/>
          <w:divBdr>
            <w:top w:val="none" w:sz="0" w:space="0" w:color="auto"/>
            <w:left w:val="none" w:sz="0" w:space="0" w:color="auto"/>
            <w:bottom w:val="none" w:sz="0" w:space="0" w:color="auto"/>
            <w:right w:val="none" w:sz="0" w:space="0" w:color="auto"/>
          </w:divBdr>
        </w:div>
        <w:div w:id="1028027343">
          <w:marLeft w:val="640"/>
          <w:marRight w:val="0"/>
          <w:marTop w:val="0"/>
          <w:marBottom w:val="0"/>
          <w:divBdr>
            <w:top w:val="none" w:sz="0" w:space="0" w:color="auto"/>
            <w:left w:val="none" w:sz="0" w:space="0" w:color="auto"/>
            <w:bottom w:val="none" w:sz="0" w:space="0" w:color="auto"/>
            <w:right w:val="none" w:sz="0" w:space="0" w:color="auto"/>
          </w:divBdr>
        </w:div>
        <w:div w:id="1961061510">
          <w:marLeft w:val="640"/>
          <w:marRight w:val="0"/>
          <w:marTop w:val="0"/>
          <w:marBottom w:val="0"/>
          <w:divBdr>
            <w:top w:val="none" w:sz="0" w:space="0" w:color="auto"/>
            <w:left w:val="none" w:sz="0" w:space="0" w:color="auto"/>
            <w:bottom w:val="none" w:sz="0" w:space="0" w:color="auto"/>
            <w:right w:val="none" w:sz="0" w:space="0" w:color="auto"/>
          </w:divBdr>
        </w:div>
        <w:div w:id="1595698397">
          <w:marLeft w:val="640"/>
          <w:marRight w:val="0"/>
          <w:marTop w:val="0"/>
          <w:marBottom w:val="0"/>
          <w:divBdr>
            <w:top w:val="none" w:sz="0" w:space="0" w:color="auto"/>
            <w:left w:val="none" w:sz="0" w:space="0" w:color="auto"/>
            <w:bottom w:val="none" w:sz="0" w:space="0" w:color="auto"/>
            <w:right w:val="none" w:sz="0" w:space="0" w:color="auto"/>
          </w:divBdr>
        </w:div>
        <w:div w:id="969437732">
          <w:marLeft w:val="640"/>
          <w:marRight w:val="0"/>
          <w:marTop w:val="0"/>
          <w:marBottom w:val="0"/>
          <w:divBdr>
            <w:top w:val="none" w:sz="0" w:space="0" w:color="auto"/>
            <w:left w:val="none" w:sz="0" w:space="0" w:color="auto"/>
            <w:bottom w:val="none" w:sz="0" w:space="0" w:color="auto"/>
            <w:right w:val="none" w:sz="0" w:space="0" w:color="auto"/>
          </w:divBdr>
        </w:div>
        <w:div w:id="2137020693">
          <w:marLeft w:val="640"/>
          <w:marRight w:val="0"/>
          <w:marTop w:val="0"/>
          <w:marBottom w:val="0"/>
          <w:divBdr>
            <w:top w:val="none" w:sz="0" w:space="0" w:color="auto"/>
            <w:left w:val="none" w:sz="0" w:space="0" w:color="auto"/>
            <w:bottom w:val="none" w:sz="0" w:space="0" w:color="auto"/>
            <w:right w:val="none" w:sz="0" w:space="0" w:color="auto"/>
          </w:divBdr>
        </w:div>
        <w:div w:id="917709985">
          <w:marLeft w:val="640"/>
          <w:marRight w:val="0"/>
          <w:marTop w:val="0"/>
          <w:marBottom w:val="0"/>
          <w:divBdr>
            <w:top w:val="none" w:sz="0" w:space="0" w:color="auto"/>
            <w:left w:val="none" w:sz="0" w:space="0" w:color="auto"/>
            <w:bottom w:val="none" w:sz="0" w:space="0" w:color="auto"/>
            <w:right w:val="none" w:sz="0" w:space="0" w:color="auto"/>
          </w:divBdr>
        </w:div>
        <w:div w:id="860973211">
          <w:marLeft w:val="640"/>
          <w:marRight w:val="0"/>
          <w:marTop w:val="0"/>
          <w:marBottom w:val="0"/>
          <w:divBdr>
            <w:top w:val="none" w:sz="0" w:space="0" w:color="auto"/>
            <w:left w:val="none" w:sz="0" w:space="0" w:color="auto"/>
            <w:bottom w:val="none" w:sz="0" w:space="0" w:color="auto"/>
            <w:right w:val="none" w:sz="0" w:space="0" w:color="auto"/>
          </w:divBdr>
        </w:div>
        <w:div w:id="155346761">
          <w:marLeft w:val="640"/>
          <w:marRight w:val="0"/>
          <w:marTop w:val="0"/>
          <w:marBottom w:val="0"/>
          <w:divBdr>
            <w:top w:val="none" w:sz="0" w:space="0" w:color="auto"/>
            <w:left w:val="none" w:sz="0" w:space="0" w:color="auto"/>
            <w:bottom w:val="none" w:sz="0" w:space="0" w:color="auto"/>
            <w:right w:val="none" w:sz="0" w:space="0" w:color="auto"/>
          </w:divBdr>
        </w:div>
        <w:div w:id="1549147255">
          <w:marLeft w:val="640"/>
          <w:marRight w:val="0"/>
          <w:marTop w:val="0"/>
          <w:marBottom w:val="0"/>
          <w:divBdr>
            <w:top w:val="none" w:sz="0" w:space="0" w:color="auto"/>
            <w:left w:val="none" w:sz="0" w:space="0" w:color="auto"/>
            <w:bottom w:val="none" w:sz="0" w:space="0" w:color="auto"/>
            <w:right w:val="none" w:sz="0" w:space="0" w:color="auto"/>
          </w:divBdr>
        </w:div>
        <w:div w:id="1823352357">
          <w:marLeft w:val="640"/>
          <w:marRight w:val="0"/>
          <w:marTop w:val="0"/>
          <w:marBottom w:val="0"/>
          <w:divBdr>
            <w:top w:val="none" w:sz="0" w:space="0" w:color="auto"/>
            <w:left w:val="none" w:sz="0" w:space="0" w:color="auto"/>
            <w:bottom w:val="none" w:sz="0" w:space="0" w:color="auto"/>
            <w:right w:val="none" w:sz="0" w:space="0" w:color="auto"/>
          </w:divBdr>
        </w:div>
        <w:div w:id="18703394">
          <w:marLeft w:val="640"/>
          <w:marRight w:val="0"/>
          <w:marTop w:val="0"/>
          <w:marBottom w:val="0"/>
          <w:divBdr>
            <w:top w:val="none" w:sz="0" w:space="0" w:color="auto"/>
            <w:left w:val="none" w:sz="0" w:space="0" w:color="auto"/>
            <w:bottom w:val="none" w:sz="0" w:space="0" w:color="auto"/>
            <w:right w:val="none" w:sz="0" w:space="0" w:color="auto"/>
          </w:divBdr>
        </w:div>
        <w:div w:id="310864955">
          <w:marLeft w:val="640"/>
          <w:marRight w:val="0"/>
          <w:marTop w:val="0"/>
          <w:marBottom w:val="0"/>
          <w:divBdr>
            <w:top w:val="none" w:sz="0" w:space="0" w:color="auto"/>
            <w:left w:val="none" w:sz="0" w:space="0" w:color="auto"/>
            <w:bottom w:val="none" w:sz="0" w:space="0" w:color="auto"/>
            <w:right w:val="none" w:sz="0" w:space="0" w:color="auto"/>
          </w:divBdr>
        </w:div>
        <w:div w:id="417748704">
          <w:marLeft w:val="640"/>
          <w:marRight w:val="0"/>
          <w:marTop w:val="0"/>
          <w:marBottom w:val="0"/>
          <w:divBdr>
            <w:top w:val="none" w:sz="0" w:space="0" w:color="auto"/>
            <w:left w:val="none" w:sz="0" w:space="0" w:color="auto"/>
            <w:bottom w:val="none" w:sz="0" w:space="0" w:color="auto"/>
            <w:right w:val="none" w:sz="0" w:space="0" w:color="auto"/>
          </w:divBdr>
        </w:div>
        <w:div w:id="989212452">
          <w:marLeft w:val="640"/>
          <w:marRight w:val="0"/>
          <w:marTop w:val="0"/>
          <w:marBottom w:val="0"/>
          <w:divBdr>
            <w:top w:val="none" w:sz="0" w:space="0" w:color="auto"/>
            <w:left w:val="none" w:sz="0" w:space="0" w:color="auto"/>
            <w:bottom w:val="none" w:sz="0" w:space="0" w:color="auto"/>
            <w:right w:val="none" w:sz="0" w:space="0" w:color="auto"/>
          </w:divBdr>
        </w:div>
      </w:divsChild>
    </w:div>
    <w:div w:id="1332562456">
      <w:marLeft w:val="0"/>
      <w:marRight w:val="0"/>
      <w:marTop w:val="0"/>
      <w:marBottom w:val="0"/>
      <w:divBdr>
        <w:top w:val="none" w:sz="0" w:space="0" w:color="auto"/>
        <w:left w:val="none" w:sz="0" w:space="0" w:color="auto"/>
        <w:bottom w:val="none" w:sz="0" w:space="0" w:color="auto"/>
        <w:right w:val="none" w:sz="0" w:space="0" w:color="auto"/>
      </w:divBdr>
    </w:div>
    <w:div w:id="1334064081">
      <w:bodyDiv w:val="1"/>
      <w:marLeft w:val="0"/>
      <w:marRight w:val="0"/>
      <w:marTop w:val="0"/>
      <w:marBottom w:val="0"/>
      <w:divBdr>
        <w:top w:val="none" w:sz="0" w:space="0" w:color="auto"/>
        <w:left w:val="none" w:sz="0" w:space="0" w:color="auto"/>
        <w:bottom w:val="none" w:sz="0" w:space="0" w:color="auto"/>
        <w:right w:val="none" w:sz="0" w:space="0" w:color="auto"/>
      </w:divBdr>
      <w:divsChild>
        <w:div w:id="36588611">
          <w:marLeft w:val="640"/>
          <w:marRight w:val="0"/>
          <w:marTop w:val="0"/>
          <w:marBottom w:val="0"/>
          <w:divBdr>
            <w:top w:val="none" w:sz="0" w:space="0" w:color="auto"/>
            <w:left w:val="none" w:sz="0" w:space="0" w:color="auto"/>
            <w:bottom w:val="none" w:sz="0" w:space="0" w:color="auto"/>
            <w:right w:val="none" w:sz="0" w:space="0" w:color="auto"/>
          </w:divBdr>
        </w:div>
        <w:div w:id="50930331">
          <w:marLeft w:val="640"/>
          <w:marRight w:val="0"/>
          <w:marTop w:val="0"/>
          <w:marBottom w:val="0"/>
          <w:divBdr>
            <w:top w:val="none" w:sz="0" w:space="0" w:color="auto"/>
            <w:left w:val="none" w:sz="0" w:space="0" w:color="auto"/>
            <w:bottom w:val="none" w:sz="0" w:space="0" w:color="auto"/>
            <w:right w:val="none" w:sz="0" w:space="0" w:color="auto"/>
          </w:divBdr>
        </w:div>
        <w:div w:id="173616759">
          <w:marLeft w:val="640"/>
          <w:marRight w:val="0"/>
          <w:marTop w:val="0"/>
          <w:marBottom w:val="0"/>
          <w:divBdr>
            <w:top w:val="none" w:sz="0" w:space="0" w:color="auto"/>
            <w:left w:val="none" w:sz="0" w:space="0" w:color="auto"/>
            <w:bottom w:val="none" w:sz="0" w:space="0" w:color="auto"/>
            <w:right w:val="none" w:sz="0" w:space="0" w:color="auto"/>
          </w:divBdr>
        </w:div>
        <w:div w:id="218904758">
          <w:marLeft w:val="640"/>
          <w:marRight w:val="0"/>
          <w:marTop w:val="0"/>
          <w:marBottom w:val="0"/>
          <w:divBdr>
            <w:top w:val="none" w:sz="0" w:space="0" w:color="auto"/>
            <w:left w:val="none" w:sz="0" w:space="0" w:color="auto"/>
            <w:bottom w:val="none" w:sz="0" w:space="0" w:color="auto"/>
            <w:right w:val="none" w:sz="0" w:space="0" w:color="auto"/>
          </w:divBdr>
        </w:div>
        <w:div w:id="229578192">
          <w:marLeft w:val="640"/>
          <w:marRight w:val="0"/>
          <w:marTop w:val="0"/>
          <w:marBottom w:val="0"/>
          <w:divBdr>
            <w:top w:val="none" w:sz="0" w:space="0" w:color="auto"/>
            <w:left w:val="none" w:sz="0" w:space="0" w:color="auto"/>
            <w:bottom w:val="none" w:sz="0" w:space="0" w:color="auto"/>
            <w:right w:val="none" w:sz="0" w:space="0" w:color="auto"/>
          </w:divBdr>
        </w:div>
        <w:div w:id="284892437">
          <w:marLeft w:val="640"/>
          <w:marRight w:val="0"/>
          <w:marTop w:val="0"/>
          <w:marBottom w:val="0"/>
          <w:divBdr>
            <w:top w:val="none" w:sz="0" w:space="0" w:color="auto"/>
            <w:left w:val="none" w:sz="0" w:space="0" w:color="auto"/>
            <w:bottom w:val="none" w:sz="0" w:space="0" w:color="auto"/>
            <w:right w:val="none" w:sz="0" w:space="0" w:color="auto"/>
          </w:divBdr>
        </w:div>
        <w:div w:id="287394711">
          <w:marLeft w:val="640"/>
          <w:marRight w:val="0"/>
          <w:marTop w:val="0"/>
          <w:marBottom w:val="0"/>
          <w:divBdr>
            <w:top w:val="none" w:sz="0" w:space="0" w:color="auto"/>
            <w:left w:val="none" w:sz="0" w:space="0" w:color="auto"/>
            <w:bottom w:val="none" w:sz="0" w:space="0" w:color="auto"/>
            <w:right w:val="none" w:sz="0" w:space="0" w:color="auto"/>
          </w:divBdr>
        </w:div>
        <w:div w:id="315382619">
          <w:marLeft w:val="640"/>
          <w:marRight w:val="0"/>
          <w:marTop w:val="0"/>
          <w:marBottom w:val="0"/>
          <w:divBdr>
            <w:top w:val="none" w:sz="0" w:space="0" w:color="auto"/>
            <w:left w:val="none" w:sz="0" w:space="0" w:color="auto"/>
            <w:bottom w:val="none" w:sz="0" w:space="0" w:color="auto"/>
            <w:right w:val="none" w:sz="0" w:space="0" w:color="auto"/>
          </w:divBdr>
        </w:div>
        <w:div w:id="356657808">
          <w:marLeft w:val="640"/>
          <w:marRight w:val="0"/>
          <w:marTop w:val="0"/>
          <w:marBottom w:val="0"/>
          <w:divBdr>
            <w:top w:val="none" w:sz="0" w:space="0" w:color="auto"/>
            <w:left w:val="none" w:sz="0" w:space="0" w:color="auto"/>
            <w:bottom w:val="none" w:sz="0" w:space="0" w:color="auto"/>
            <w:right w:val="none" w:sz="0" w:space="0" w:color="auto"/>
          </w:divBdr>
        </w:div>
        <w:div w:id="405810985">
          <w:marLeft w:val="640"/>
          <w:marRight w:val="0"/>
          <w:marTop w:val="0"/>
          <w:marBottom w:val="0"/>
          <w:divBdr>
            <w:top w:val="none" w:sz="0" w:space="0" w:color="auto"/>
            <w:left w:val="none" w:sz="0" w:space="0" w:color="auto"/>
            <w:bottom w:val="none" w:sz="0" w:space="0" w:color="auto"/>
            <w:right w:val="none" w:sz="0" w:space="0" w:color="auto"/>
          </w:divBdr>
        </w:div>
        <w:div w:id="411776753">
          <w:marLeft w:val="640"/>
          <w:marRight w:val="0"/>
          <w:marTop w:val="0"/>
          <w:marBottom w:val="0"/>
          <w:divBdr>
            <w:top w:val="none" w:sz="0" w:space="0" w:color="auto"/>
            <w:left w:val="none" w:sz="0" w:space="0" w:color="auto"/>
            <w:bottom w:val="none" w:sz="0" w:space="0" w:color="auto"/>
            <w:right w:val="none" w:sz="0" w:space="0" w:color="auto"/>
          </w:divBdr>
        </w:div>
        <w:div w:id="437061996">
          <w:marLeft w:val="640"/>
          <w:marRight w:val="0"/>
          <w:marTop w:val="0"/>
          <w:marBottom w:val="0"/>
          <w:divBdr>
            <w:top w:val="none" w:sz="0" w:space="0" w:color="auto"/>
            <w:left w:val="none" w:sz="0" w:space="0" w:color="auto"/>
            <w:bottom w:val="none" w:sz="0" w:space="0" w:color="auto"/>
            <w:right w:val="none" w:sz="0" w:space="0" w:color="auto"/>
          </w:divBdr>
        </w:div>
        <w:div w:id="440420441">
          <w:marLeft w:val="640"/>
          <w:marRight w:val="0"/>
          <w:marTop w:val="0"/>
          <w:marBottom w:val="0"/>
          <w:divBdr>
            <w:top w:val="none" w:sz="0" w:space="0" w:color="auto"/>
            <w:left w:val="none" w:sz="0" w:space="0" w:color="auto"/>
            <w:bottom w:val="none" w:sz="0" w:space="0" w:color="auto"/>
            <w:right w:val="none" w:sz="0" w:space="0" w:color="auto"/>
          </w:divBdr>
        </w:div>
        <w:div w:id="471143446">
          <w:marLeft w:val="640"/>
          <w:marRight w:val="0"/>
          <w:marTop w:val="0"/>
          <w:marBottom w:val="0"/>
          <w:divBdr>
            <w:top w:val="none" w:sz="0" w:space="0" w:color="auto"/>
            <w:left w:val="none" w:sz="0" w:space="0" w:color="auto"/>
            <w:bottom w:val="none" w:sz="0" w:space="0" w:color="auto"/>
            <w:right w:val="none" w:sz="0" w:space="0" w:color="auto"/>
          </w:divBdr>
        </w:div>
        <w:div w:id="471404220">
          <w:marLeft w:val="640"/>
          <w:marRight w:val="0"/>
          <w:marTop w:val="0"/>
          <w:marBottom w:val="0"/>
          <w:divBdr>
            <w:top w:val="none" w:sz="0" w:space="0" w:color="auto"/>
            <w:left w:val="none" w:sz="0" w:space="0" w:color="auto"/>
            <w:bottom w:val="none" w:sz="0" w:space="0" w:color="auto"/>
            <w:right w:val="none" w:sz="0" w:space="0" w:color="auto"/>
          </w:divBdr>
        </w:div>
        <w:div w:id="475607686">
          <w:marLeft w:val="640"/>
          <w:marRight w:val="0"/>
          <w:marTop w:val="0"/>
          <w:marBottom w:val="0"/>
          <w:divBdr>
            <w:top w:val="none" w:sz="0" w:space="0" w:color="auto"/>
            <w:left w:val="none" w:sz="0" w:space="0" w:color="auto"/>
            <w:bottom w:val="none" w:sz="0" w:space="0" w:color="auto"/>
            <w:right w:val="none" w:sz="0" w:space="0" w:color="auto"/>
          </w:divBdr>
        </w:div>
        <w:div w:id="524949890">
          <w:marLeft w:val="640"/>
          <w:marRight w:val="0"/>
          <w:marTop w:val="0"/>
          <w:marBottom w:val="0"/>
          <w:divBdr>
            <w:top w:val="none" w:sz="0" w:space="0" w:color="auto"/>
            <w:left w:val="none" w:sz="0" w:space="0" w:color="auto"/>
            <w:bottom w:val="none" w:sz="0" w:space="0" w:color="auto"/>
            <w:right w:val="none" w:sz="0" w:space="0" w:color="auto"/>
          </w:divBdr>
        </w:div>
        <w:div w:id="529026781">
          <w:marLeft w:val="640"/>
          <w:marRight w:val="0"/>
          <w:marTop w:val="0"/>
          <w:marBottom w:val="0"/>
          <w:divBdr>
            <w:top w:val="none" w:sz="0" w:space="0" w:color="auto"/>
            <w:left w:val="none" w:sz="0" w:space="0" w:color="auto"/>
            <w:bottom w:val="none" w:sz="0" w:space="0" w:color="auto"/>
            <w:right w:val="none" w:sz="0" w:space="0" w:color="auto"/>
          </w:divBdr>
        </w:div>
        <w:div w:id="685132847">
          <w:marLeft w:val="640"/>
          <w:marRight w:val="0"/>
          <w:marTop w:val="0"/>
          <w:marBottom w:val="0"/>
          <w:divBdr>
            <w:top w:val="none" w:sz="0" w:space="0" w:color="auto"/>
            <w:left w:val="none" w:sz="0" w:space="0" w:color="auto"/>
            <w:bottom w:val="none" w:sz="0" w:space="0" w:color="auto"/>
            <w:right w:val="none" w:sz="0" w:space="0" w:color="auto"/>
          </w:divBdr>
        </w:div>
        <w:div w:id="702749398">
          <w:marLeft w:val="640"/>
          <w:marRight w:val="0"/>
          <w:marTop w:val="0"/>
          <w:marBottom w:val="0"/>
          <w:divBdr>
            <w:top w:val="none" w:sz="0" w:space="0" w:color="auto"/>
            <w:left w:val="none" w:sz="0" w:space="0" w:color="auto"/>
            <w:bottom w:val="none" w:sz="0" w:space="0" w:color="auto"/>
            <w:right w:val="none" w:sz="0" w:space="0" w:color="auto"/>
          </w:divBdr>
        </w:div>
        <w:div w:id="703554280">
          <w:marLeft w:val="640"/>
          <w:marRight w:val="0"/>
          <w:marTop w:val="0"/>
          <w:marBottom w:val="0"/>
          <w:divBdr>
            <w:top w:val="none" w:sz="0" w:space="0" w:color="auto"/>
            <w:left w:val="none" w:sz="0" w:space="0" w:color="auto"/>
            <w:bottom w:val="none" w:sz="0" w:space="0" w:color="auto"/>
            <w:right w:val="none" w:sz="0" w:space="0" w:color="auto"/>
          </w:divBdr>
        </w:div>
        <w:div w:id="829445618">
          <w:marLeft w:val="640"/>
          <w:marRight w:val="0"/>
          <w:marTop w:val="0"/>
          <w:marBottom w:val="0"/>
          <w:divBdr>
            <w:top w:val="none" w:sz="0" w:space="0" w:color="auto"/>
            <w:left w:val="none" w:sz="0" w:space="0" w:color="auto"/>
            <w:bottom w:val="none" w:sz="0" w:space="0" w:color="auto"/>
            <w:right w:val="none" w:sz="0" w:space="0" w:color="auto"/>
          </w:divBdr>
        </w:div>
        <w:div w:id="869144207">
          <w:marLeft w:val="640"/>
          <w:marRight w:val="0"/>
          <w:marTop w:val="0"/>
          <w:marBottom w:val="0"/>
          <w:divBdr>
            <w:top w:val="none" w:sz="0" w:space="0" w:color="auto"/>
            <w:left w:val="none" w:sz="0" w:space="0" w:color="auto"/>
            <w:bottom w:val="none" w:sz="0" w:space="0" w:color="auto"/>
            <w:right w:val="none" w:sz="0" w:space="0" w:color="auto"/>
          </w:divBdr>
        </w:div>
        <w:div w:id="869414761">
          <w:marLeft w:val="640"/>
          <w:marRight w:val="0"/>
          <w:marTop w:val="0"/>
          <w:marBottom w:val="0"/>
          <w:divBdr>
            <w:top w:val="none" w:sz="0" w:space="0" w:color="auto"/>
            <w:left w:val="none" w:sz="0" w:space="0" w:color="auto"/>
            <w:bottom w:val="none" w:sz="0" w:space="0" w:color="auto"/>
            <w:right w:val="none" w:sz="0" w:space="0" w:color="auto"/>
          </w:divBdr>
        </w:div>
        <w:div w:id="916668054">
          <w:marLeft w:val="640"/>
          <w:marRight w:val="0"/>
          <w:marTop w:val="0"/>
          <w:marBottom w:val="0"/>
          <w:divBdr>
            <w:top w:val="none" w:sz="0" w:space="0" w:color="auto"/>
            <w:left w:val="none" w:sz="0" w:space="0" w:color="auto"/>
            <w:bottom w:val="none" w:sz="0" w:space="0" w:color="auto"/>
            <w:right w:val="none" w:sz="0" w:space="0" w:color="auto"/>
          </w:divBdr>
        </w:div>
        <w:div w:id="951325335">
          <w:marLeft w:val="640"/>
          <w:marRight w:val="0"/>
          <w:marTop w:val="0"/>
          <w:marBottom w:val="0"/>
          <w:divBdr>
            <w:top w:val="none" w:sz="0" w:space="0" w:color="auto"/>
            <w:left w:val="none" w:sz="0" w:space="0" w:color="auto"/>
            <w:bottom w:val="none" w:sz="0" w:space="0" w:color="auto"/>
            <w:right w:val="none" w:sz="0" w:space="0" w:color="auto"/>
          </w:divBdr>
        </w:div>
        <w:div w:id="959455578">
          <w:marLeft w:val="640"/>
          <w:marRight w:val="0"/>
          <w:marTop w:val="0"/>
          <w:marBottom w:val="0"/>
          <w:divBdr>
            <w:top w:val="none" w:sz="0" w:space="0" w:color="auto"/>
            <w:left w:val="none" w:sz="0" w:space="0" w:color="auto"/>
            <w:bottom w:val="none" w:sz="0" w:space="0" w:color="auto"/>
            <w:right w:val="none" w:sz="0" w:space="0" w:color="auto"/>
          </w:divBdr>
        </w:div>
        <w:div w:id="1006786307">
          <w:marLeft w:val="640"/>
          <w:marRight w:val="0"/>
          <w:marTop w:val="0"/>
          <w:marBottom w:val="0"/>
          <w:divBdr>
            <w:top w:val="none" w:sz="0" w:space="0" w:color="auto"/>
            <w:left w:val="none" w:sz="0" w:space="0" w:color="auto"/>
            <w:bottom w:val="none" w:sz="0" w:space="0" w:color="auto"/>
            <w:right w:val="none" w:sz="0" w:space="0" w:color="auto"/>
          </w:divBdr>
        </w:div>
        <w:div w:id="1121269858">
          <w:marLeft w:val="640"/>
          <w:marRight w:val="0"/>
          <w:marTop w:val="0"/>
          <w:marBottom w:val="0"/>
          <w:divBdr>
            <w:top w:val="none" w:sz="0" w:space="0" w:color="auto"/>
            <w:left w:val="none" w:sz="0" w:space="0" w:color="auto"/>
            <w:bottom w:val="none" w:sz="0" w:space="0" w:color="auto"/>
            <w:right w:val="none" w:sz="0" w:space="0" w:color="auto"/>
          </w:divBdr>
        </w:div>
        <w:div w:id="1366443063">
          <w:marLeft w:val="640"/>
          <w:marRight w:val="0"/>
          <w:marTop w:val="0"/>
          <w:marBottom w:val="0"/>
          <w:divBdr>
            <w:top w:val="none" w:sz="0" w:space="0" w:color="auto"/>
            <w:left w:val="none" w:sz="0" w:space="0" w:color="auto"/>
            <w:bottom w:val="none" w:sz="0" w:space="0" w:color="auto"/>
            <w:right w:val="none" w:sz="0" w:space="0" w:color="auto"/>
          </w:divBdr>
        </w:div>
        <w:div w:id="1465463968">
          <w:marLeft w:val="640"/>
          <w:marRight w:val="0"/>
          <w:marTop w:val="0"/>
          <w:marBottom w:val="0"/>
          <w:divBdr>
            <w:top w:val="none" w:sz="0" w:space="0" w:color="auto"/>
            <w:left w:val="none" w:sz="0" w:space="0" w:color="auto"/>
            <w:bottom w:val="none" w:sz="0" w:space="0" w:color="auto"/>
            <w:right w:val="none" w:sz="0" w:space="0" w:color="auto"/>
          </w:divBdr>
        </w:div>
        <w:div w:id="1471247678">
          <w:marLeft w:val="640"/>
          <w:marRight w:val="0"/>
          <w:marTop w:val="0"/>
          <w:marBottom w:val="0"/>
          <w:divBdr>
            <w:top w:val="none" w:sz="0" w:space="0" w:color="auto"/>
            <w:left w:val="none" w:sz="0" w:space="0" w:color="auto"/>
            <w:bottom w:val="none" w:sz="0" w:space="0" w:color="auto"/>
            <w:right w:val="none" w:sz="0" w:space="0" w:color="auto"/>
          </w:divBdr>
        </w:div>
        <w:div w:id="1514493506">
          <w:marLeft w:val="640"/>
          <w:marRight w:val="0"/>
          <w:marTop w:val="0"/>
          <w:marBottom w:val="0"/>
          <w:divBdr>
            <w:top w:val="none" w:sz="0" w:space="0" w:color="auto"/>
            <w:left w:val="none" w:sz="0" w:space="0" w:color="auto"/>
            <w:bottom w:val="none" w:sz="0" w:space="0" w:color="auto"/>
            <w:right w:val="none" w:sz="0" w:space="0" w:color="auto"/>
          </w:divBdr>
        </w:div>
        <w:div w:id="1517305593">
          <w:marLeft w:val="640"/>
          <w:marRight w:val="0"/>
          <w:marTop w:val="0"/>
          <w:marBottom w:val="0"/>
          <w:divBdr>
            <w:top w:val="none" w:sz="0" w:space="0" w:color="auto"/>
            <w:left w:val="none" w:sz="0" w:space="0" w:color="auto"/>
            <w:bottom w:val="none" w:sz="0" w:space="0" w:color="auto"/>
            <w:right w:val="none" w:sz="0" w:space="0" w:color="auto"/>
          </w:divBdr>
        </w:div>
        <w:div w:id="1557742556">
          <w:marLeft w:val="640"/>
          <w:marRight w:val="0"/>
          <w:marTop w:val="0"/>
          <w:marBottom w:val="0"/>
          <w:divBdr>
            <w:top w:val="none" w:sz="0" w:space="0" w:color="auto"/>
            <w:left w:val="none" w:sz="0" w:space="0" w:color="auto"/>
            <w:bottom w:val="none" w:sz="0" w:space="0" w:color="auto"/>
            <w:right w:val="none" w:sz="0" w:space="0" w:color="auto"/>
          </w:divBdr>
        </w:div>
        <w:div w:id="1617328806">
          <w:marLeft w:val="640"/>
          <w:marRight w:val="0"/>
          <w:marTop w:val="0"/>
          <w:marBottom w:val="0"/>
          <w:divBdr>
            <w:top w:val="none" w:sz="0" w:space="0" w:color="auto"/>
            <w:left w:val="none" w:sz="0" w:space="0" w:color="auto"/>
            <w:bottom w:val="none" w:sz="0" w:space="0" w:color="auto"/>
            <w:right w:val="none" w:sz="0" w:space="0" w:color="auto"/>
          </w:divBdr>
        </w:div>
        <w:div w:id="1795170557">
          <w:marLeft w:val="640"/>
          <w:marRight w:val="0"/>
          <w:marTop w:val="0"/>
          <w:marBottom w:val="0"/>
          <w:divBdr>
            <w:top w:val="none" w:sz="0" w:space="0" w:color="auto"/>
            <w:left w:val="none" w:sz="0" w:space="0" w:color="auto"/>
            <w:bottom w:val="none" w:sz="0" w:space="0" w:color="auto"/>
            <w:right w:val="none" w:sz="0" w:space="0" w:color="auto"/>
          </w:divBdr>
        </w:div>
        <w:div w:id="1800145288">
          <w:marLeft w:val="640"/>
          <w:marRight w:val="0"/>
          <w:marTop w:val="0"/>
          <w:marBottom w:val="0"/>
          <w:divBdr>
            <w:top w:val="none" w:sz="0" w:space="0" w:color="auto"/>
            <w:left w:val="none" w:sz="0" w:space="0" w:color="auto"/>
            <w:bottom w:val="none" w:sz="0" w:space="0" w:color="auto"/>
            <w:right w:val="none" w:sz="0" w:space="0" w:color="auto"/>
          </w:divBdr>
        </w:div>
        <w:div w:id="1802452525">
          <w:marLeft w:val="640"/>
          <w:marRight w:val="0"/>
          <w:marTop w:val="0"/>
          <w:marBottom w:val="0"/>
          <w:divBdr>
            <w:top w:val="none" w:sz="0" w:space="0" w:color="auto"/>
            <w:left w:val="none" w:sz="0" w:space="0" w:color="auto"/>
            <w:bottom w:val="none" w:sz="0" w:space="0" w:color="auto"/>
            <w:right w:val="none" w:sz="0" w:space="0" w:color="auto"/>
          </w:divBdr>
        </w:div>
        <w:div w:id="1818640830">
          <w:marLeft w:val="640"/>
          <w:marRight w:val="0"/>
          <w:marTop w:val="0"/>
          <w:marBottom w:val="0"/>
          <w:divBdr>
            <w:top w:val="none" w:sz="0" w:space="0" w:color="auto"/>
            <w:left w:val="none" w:sz="0" w:space="0" w:color="auto"/>
            <w:bottom w:val="none" w:sz="0" w:space="0" w:color="auto"/>
            <w:right w:val="none" w:sz="0" w:space="0" w:color="auto"/>
          </w:divBdr>
        </w:div>
        <w:div w:id="1818643565">
          <w:marLeft w:val="640"/>
          <w:marRight w:val="0"/>
          <w:marTop w:val="0"/>
          <w:marBottom w:val="0"/>
          <w:divBdr>
            <w:top w:val="none" w:sz="0" w:space="0" w:color="auto"/>
            <w:left w:val="none" w:sz="0" w:space="0" w:color="auto"/>
            <w:bottom w:val="none" w:sz="0" w:space="0" w:color="auto"/>
            <w:right w:val="none" w:sz="0" w:space="0" w:color="auto"/>
          </w:divBdr>
        </w:div>
        <w:div w:id="1842968257">
          <w:marLeft w:val="640"/>
          <w:marRight w:val="0"/>
          <w:marTop w:val="0"/>
          <w:marBottom w:val="0"/>
          <w:divBdr>
            <w:top w:val="none" w:sz="0" w:space="0" w:color="auto"/>
            <w:left w:val="none" w:sz="0" w:space="0" w:color="auto"/>
            <w:bottom w:val="none" w:sz="0" w:space="0" w:color="auto"/>
            <w:right w:val="none" w:sz="0" w:space="0" w:color="auto"/>
          </w:divBdr>
        </w:div>
        <w:div w:id="1876497522">
          <w:marLeft w:val="640"/>
          <w:marRight w:val="0"/>
          <w:marTop w:val="0"/>
          <w:marBottom w:val="0"/>
          <w:divBdr>
            <w:top w:val="none" w:sz="0" w:space="0" w:color="auto"/>
            <w:left w:val="none" w:sz="0" w:space="0" w:color="auto"/>
            <w:bottom w:val="none" w:sz="0" w:space="0" w:color="auto"/>
            <w:right w:val="none" w:sz="0" w:space="0" w:color="auto"/>
          </w:divBdr>
        </w:div>
        <w:div w:id="1919830406">
          <w:marLeft w:val="640"/>
          <w:marRight w:val="0"/>
          <w:marTop w:val="0"/>
          <w:marBottom w:val="0"/>
          <w:divBdr>
            <w:top w:val="none" w:sz="0" w:space="0" w:color="auto"/>
            <w:left w:val="none" w:sz="0" w:space="0" w:color="auto"/>
            <w:bottom w:val="none" w:sz="0" w:space="0" w:color="auto"/>
            <w:right w:val="none" w:sz="0" w:space="0" w:color="auto"/>
          </w:divBdr>
        </w:div>
        <w:div w:id="1952784497">
          <w:marLeft w:val="640"/>
          <w:marRight w:val="0"/>
          <w:marTop w:val="0"/>
          <w:marBottom w:val="0"/>
          <w:divBdr>
            <w:top w:val="none" w:sz="0" w:space="0" w:color="auto"/>
            <w:left w:val="none" w:sz="0" w:space="0" w:color="auto"/>
            <w:bottom w:val="none" w:sz="0" w:space="0" w:color="auto"/>
            <w:right w:val="none" w:sz="0" w:space="0" w:color="auto"/>
          </w:divBdr>
        </w:div>
        <w:div w:id="2001305272">
          <w:marLeft w:val="640"/>
          <w:marRight w:val="0"/>
          <w:marTop w:val="0"/>
          <w:marBottom w:val="0"/>
          <w:divBdr>
            <w:top w:val="none" w:sz="0" w:space="0" w:color="auto"/>
            <w:left w:val="none" w:sz="0" w:space="0" w:color="auto"/>
            <w:bottom w:val="none" w:sz="0" w:space="0" w:color="auto"/>
            <w:right w:val="none" w:sz="0" w:space="0" w:color="auto"/>
          </w:divBdr>
        </w:div>
        <w:div w:id="2030787460">
          <w:marLeft w:val="640"/>
          <w:marRight w:val="0"/>
          <w:marTop w:val="0"/>
          <w:marBottom w:val="0"/>
          <w:divBdr>
            <w:top w:val="none" w:sz="0" w:space="0" w:color="auto"/>
            <w:left w:val="none" w:sz="0" w:space="0" w:color="auto"/>
            <w:bottom w:val="none" w:sz="0" w:space="0" w:color="auto"/>
            <w:right w:val="none" w:sz="0" w:space="0" w:color="auto"/>
          </w:divBdr>
        </w:div>
        <w:div w:id="2047682946">
          <w:marLeft w:val="640"/>
          <w:marRight w:val="0"/>
          <w:marTop w:val="0"/>
          <w:marBottom w:val="0"/>
          <w:divBdr>
            <w:top w:val="none" w:sz="0" w:space="0" w:color="auto"/>
            <w:left w:val="none" w:sz="0" w:space="0" w:color="auto"/>
            <w:bottom w:val="none" w:sz="0" w:space="0" w:color="auto"/>
            <w:right w:val="none" w:sz="0" w:space="0" w:color="auto"/>
          </w:divBdr>
        </w:div>
        <w:div w:id="2065331961">
          <w:marLeft w:val="640"/>
          <w:marRight w:val="0"/>
          <w:marTop w:val="0"/>
          <w:marBottom w:val="0"/>
          <w:divBdr>
            <w:top w:val="none" w:sz="0" w:space="0" w:color="auto"/>
            <w:left w:val="none" w:sz="0" w:space="0" w:color="auto"/>
            <w:bottom w:val="none" w:sz="0" w:space="0" w:color="auto"/>
            <w:right w:val="none" w:sz="0" w:space="0" w:color="auto"/>
          </w:divBdr>
        </w:div>
        <w:div w:id="2100901259">
          <w:marLeft w:val="640"/>
          <w:marRight w:val="0"/>
          <w:marTop w:val="0"/>
          <w:marBottom w:val="0"/>
          <w:divBdr>
            <w:top w:val="none" w:sz="0" w:space="0" w:color="auto"/>
            <w:left w:val="none" w:sz="0" w:space="0" w:color="auto"/>
            <w:bottom w:val="none" w:sz="0" w:space="0" w:color="auto"/>
            <w:right w:val="none" w:sz="0" w:space="0" w:color="auto"/>
          </w:divBdr>
        </w:div>
      </w:divsChild>
    </w:div>
    <w:div w:id="1336030390">
      <w:bodyDiv w:val="1"/>
      <w:marLeft w:val="0"/>
      <w:marRight w:val="0"/>
      <w:marTop w:val="0"/>
      <w:marBottom w:val="0"/>
      <w:divBdr>
        <w:top w:val="none" w:sz="0" w:space="0" w:color="auto"/>
        <w:left w:val="none" w:sz="0" w:space="0" w:color="auto"/>
        <w:bottom w:val="none" w:sz="0" w:space="0" w:color="auto"/>
        <w:right w:val="none" w:sz="0" w:space="0" w:color="auto"/>
      </w:divBdr>
      <w:divsChild>
        <w:div w:id="70658060">
          <w:marLeft w:val="640"/>
          <w:marRight w:val="0"/>
          <w:marTop w:val="0"/>
          <w:marBottom w:val="0"/>
          <w:divBdr>
            <w:top w:val="none" w:sz="0" w:space="0" w:color="auto"/>
            <w:left w:val="none" w:sz="0" w:space="0" w:color="auto"/>
            <w:bottom w:val="none" w:sz="0" w:space="0" w:color="auto"/>
            <w:right w:val="none" w:sz="0" w:space="0" w:color="auto"/>
          </w:divBdr>
        </w:div>
        <w:div w:id="84305147">
          <w:marLeft w:val="640"/>
          <w:marRight w:val="0"/>
          <w:marTop w:val="0"/>
          <w:marBottom w:val="0"/>
          <w:divBdr>
            <w:top w:val="none" w:sz="0" w:space="0" w:color="auto"/>
            <w:left w:val="none" w:sz="0" w:space="0" w:color="auto"/>
            <w:bottom w:val="none" w:sz="0" w:space="0" w:color="auto"/>
            <w:right w:val="none" w:sz="0" w:space="0" w:color="auto"/>
          </w:divBdr>
        </w:div>
        <w:div w:id="239951873">
          <w:marLeft w:val="640"/>
          <w:marRight w:val="0"/>
          <w:marTop w:val="0"/>
          <w:marBottom w:val="0"/>
          <w:divBdr>
            <w:top w:val="none" w:sz="0" w:space="0" w:color="auto"/>
            <w:left w:val="none" w:sz="0" w:space="0" w:color="auto"/>
            <w:bottom w:val="none" w:sz="0" w:space="0" w:color="auto"/>
            <w:right w:val="none" w:sz="0" w:space="0" w:color="auto"/>
          </w:divBdr>
        </w:div>
        <w:div w:id="318852307">
          <w:marLeft w:val="640"/>
          <w:marRight w:val="0"/>
          <w:marTop w:val="0"/>
          <w:marBottom w:val="0"/>
          <w:divBdr>
            <w:top w:val="none" w:sz="0" w:space="0" w:color="auto"/>
            <w:left w:val="none" w:sz="0" w:space="0" w:color="auto"/>
            <w:bottom w:val="none" w:sz="0" w:space="0" w:color="auto"/>
            <w:right w:val="none" w:sz="0" w:space="0" w:color="auto"/>
          </w:divBdr>
        </w:div>
        <w:div w:id="351614445">
          <w:marLeft w:val="640"/>
          <w:marRight w:val="0"/>
          <w:marTop w:val="0"/>
          <w:marBottom w:val="0"/>
          <w:divBdr>
            <w:top w:val="none" w:sz="0" w:space="0" w:color="auto"/>
            <w:left w:val="none" w:sz="0" w:space="0" w:color="auto"/>
            <w:bottom w:val="none" w:sz="0" w:space="0" w:color="auto"/>
            <w:right w:val="none" w:sz="0" w:space="0" w:color="auto"/>
          </w:divBdr>
        </w:div>
        <w:div w:id="404184034">
          <w:marLeft w:val="640"/>
          <w:marRight w:val="0"/>
          <w:marTop w:val="0"/>
          <w:marBottom w:val="0"/>
          <w:divBdr>
            <w:top w:val="none" w:sz="0" w:space="0" w:color="auto"/>
            <w:left w:val="none" w:sz="0" w:space="0" w:color="auto"/>
            <w:bottom w:val="none" w:sz="0" w:space="0" w:color="auto"/>
            <w:right w:val="none" w:sz="0" w:space="0" w:color="auto"/>
          </w:divBdr>
        </w:div>
        <w:div w:id="412244650">
          <w:marLeft w:val="640"/>
          <w:marRight w:val="0"/>
          <w:marTop w:val="0"/>
          <w:marBottom w:val="0"/>
          <w:divBdr>
            <w:top w:val="none" w:sz="0" w:space="0" w:color="auto"/>
            <w:left w:val="none" w:sz="0" w:space="0" w:color="auto"/>
            <w:bottom w:val="none" w:sz="0" w:space="0" w:color="auto"/>
            <w:right w:val="none" w:sz="0" w:space="0" w:color="auto"/>
          </w:divBdr>
        </w:div>
        <w:div w:id="423502188">
          <w:marLeft w:val="640"/>
          <w:marRight w:val="0"/>
          <w:marTop w:val="0"/>
          <w:marBottom w:val="0"/>
          <w:divBdr>
            <w:top w:val="none" w:sz="0" w:space="0" w:color="auto"/>
            <w:left w:val="none" w:sz="0" w:space="0" w:color="auto"/>
            <w:bottom w:val="none" w:sz="0" w:space="0" w:color="auto"/>
            <w:right w:val="none" w:sz="0" w:space="0" w:color="auto"/>
          </w:divBdr>
        </w:div>
        <w:div w:id="454755844">
          <w:marLeft w:val="640"/>
          <w:marRight w:val="0"/>
          <w:marTop w:val="0"/>
          <w:marBottom w:val="0"/>
          <w:divBdr>
            <w:top w:val="none" w:sz="0" w:space="0" w:color="auto"/>
            <w:left w:val="none" w:sz="0" w:space="0" w:color="auto"/>
            <w:bottom w:val="none" w:sz="0" w:space="0" w:color="auto"/>
            <w:right w:val="none" w:sz="0" w:space="0" w:color="auto"/>
          </w:divBdr>
        </w:div>
        <w:div w:id="461578571">
          <w:marLeft w:val="640"/>
          <w:marRight w:val="0"/>
          <w:marTop w:val="0"/>
          <w:marBottom w:val="0"/>
          <w:divBdr>
            <w:top w:val="none" w:sz="0" w:space="0" w:color="auto"/>
            <w:left w:val="none" w:sz="0" w:space="0" w:color="auto"/>
            <w:bottom w:val="none" w:sz="0" w:space="0" w:color="auto"/>
            <w:right w:val="none" w:sz="0" w:space="0" w:color="auto"/>
          </w:divBdr>
        </w:div>
        <w:div w:id="526601009">
          <w:marLeft w:val="640"/>
          <w:marRight w:val="0"/>
          <w:marTop w:val="0"/>
          <w:marBottom w:val="0"/>
          <w:divBdr>
            <w:top w:val="none" w:sz="0" w:space="0" w:color="auto"/>
            <w:left w:val="none" w:sz="0" w:space="0" w:color="auto"/>
            <w:bottom w:val="none" w:sz="0" w:space="0" w:color="auto"/>
            <w:right w:val="none" w:sz="0" w:space="0" w:color="auto"/>
          </w:divBdr>
        </w:div>
        <w:div w:id="567420339">
          <w:marLeft w:val="640"/>
          <w:marRight w:val="0"/>
          <w:marTop w:val="0"/>
          <w:marBottom w:val="0"/>
          <w:divBdr>
            <w:top w:val="none" w:sz="0" w:space="0" w:color="auto"/>
            <w:left w:val="none" w:sz="0" w:space="0" w:color="auto"/>
            <w:bottom w:val="none" w:sz="0" w:space="0" w:color="auto"/>
            <w:right w:val="none" w:sz="0" w:space="0" w:color="auto"/>
          </w:divBdr>
        </w:div>
        <w:div w:id="659576388">
          <w:marLeft w:val="640"/>
          <w:marRight w:val="0"/>
          <w:marTop w:val="0"/>
          <w:marBottom w:val="0"/>
          <w:divBdr>
            <w:top w:val="none" w:sz="0" w:space="0" w:color="auto"/>
            <w:left w:val="none" w:sz="0" w:space="0" w:color="auto"/>
            <w:bottom w:val="none" w:sz="0" w:space="0" w:color="auto"/>
            <w:right w:val="none" w:sz="0" w:space="0" w:color="auto"/>
          </w:divBdr>
        </w:div>
        <w:div w:id="672219831">
          <w:marLeft w:val="640"/>
          <w:marRight w:val="0"/>
          <w:marTop w:val="0"/>
          <w:marBottom w:val="0"/>
          <w:divBdr>
            <w:top w:val="none" w:sz="0" w:space="0" w:color="auto"/>
            <w:left w:val="none" w:sz="0" w:space="0" w:color="auto"/>
            <w:bottom w:val="none" w:sz="0" w:space="0" w:color="auto"/>
            <w:right w:val="none" w:sz="0" w:space="0" w:color="auto"/>
          </w:divBdr>
        </w:div>
        <w:div w:id="685596628">
          <w:marLeft w:val="640"/>
          <w:marRight w:val="0"/>
          <w:marTop w:val="0"/>
          <w:marBottom w:val="0"/>
          <w:divBdr>
            <w:top w:val="none" w:sz="0" w:space="0" w:color="auto"/>
            <w:left w:val="none" w:sz="0" w:space="0" w:color="auto"/>
            <w:bottom w:val="none" w:sz="0" w:space="0" w:color="auto"/>
            <w:right w:val="none" w:sz="0" w:space="0" w:color="auto"/>
          </w:divBdr>
        </w:div>
        <w:div w:id="757751170">
          <w:marLeft w:val="640"/>
          <w:marRight w:val="0"/>
          <w:marTop w:val="0"/>
          <w:marBottom w:val="0"/>
          <w:divBdr>
            <w:top w:val="none" w:sz="0" w:space="0" w:color="auto"/>
            <w:left w:val="none" w:sz="0" w:space="0" w:color="auto"/>
            <w:bottom w:val="none" w:sz="0" w:space="0" w:color="auto"/>
            <w:right w:val="none" w:sz="0" w:space="0" w:color="auto"/>
          </w:divBdr>
        </w:div>
        <w:div w:id="766510747">
          <w:marLeft w:val="640"/>
          <w:marRight w:val="0"/>
          <w:marTop w:val="0"/>
          <w:marBottom w:val="0"/>
          <w:divBdr>
            <w:top w:val="none" w:sz="0" w:space="0" w:color="auto"/>
            <w:left w:val="none" w:sz="0" w:space="0" w:color="auto"/>
            <w:bottom w:val="none" w:sz="0" w:space="0" w:color="auto"/>
            <w:right w:val="none" w:sz="0" w:space="0" w:color="auto"/>
          </w:divBdr>
        </w:div>
        <w:div w:id="840435789">
          <w:marLeft w:val="640"/>
          <w:marRight w:val="0"/>
          <w:marTop w:val="0"/>
          <w:marBottom w:val="0"/>
          <w:divBdr>
            <w:top w:val="none" w:sz="0" w:space="0" w:color="auto"/>
            <w:left w:val="none" w:sz="0" w:space="0" w:color="auto"/>
            <w:bottom w:val="none" w:sz="0" w:space="0" w:color="auto"/>
            <w:right w:val="none" w:sz="0" w:space="0" w:color="auto"/>
          </w:divBdr>
        </w:div>
        <w:div w:id="916940237">
          <w:marLeft w:val="640"/>
          <w:marRight w:val="0"/>
          <w:marTop w:val="0"/>
          <w:marBottom w:val="0"/>
          <w:divBdr>
            <w:top w:val="none" w:sz="0" w:space="0" w:color="auto"/>
            <w:left w:val="none" w:sz="0" w:space="0" w:color="auto"/>
            <w:bottom w:val="none" w:sz="0" w:space="0" w:color="auto"/>
            <w:right w:val="none" w:sz="0" w:space="0" w:color="auto"/>
          </w:divBdr>
        </w:div>
        <w:div w:id="934481210">
          <w:marLeft w:val="640"/>
          <w:marRight w:val="0"/>
          <w:marTop w:val="0"/>
          <w:marBottom w:val="0"/>
          <w:divBdr>
            <w:top w:val="none" w:sz="0" w:space="0" w:color="auto"/>
            <w:left w:val="none" w:sz="0" w:space="0" w:color="auto"/>
            <w:bottom w:val="none" w:sz="0" w:space="0" w:color="auto"/>
            <w:right w:val="none" w:sz="0" w:space="0" w:color="auto"/>
          </w:divBdr>
        </w:div>
        <w:div w:id="1003316135">
          <w:marLeft w:val="640"/>
          <w:marRight w:val="0"/>
          <w:marTop w:val="0"/>
          <w:marBottom w:val="0"/>
          <w:divBdr>
            <w:top w:val="none" w:sz="0" w:space="0" w:color="auto"/>
            <w:left w:val="none" w:sz="0" w:space="0" w:color="auto"/>
            <w:bottom w:val="none" w:sz="0" w:space="0" w:color="auto"/>
            <w:right w:val="none" w:sz="0" w:space="0" w:color="auto"/>
          </w:divBdr>
        </w:div>
        <w:div w:id="1188518308">
          <w:marLeft w:val="640"/>
          <w:marRight w:val="0"/>
          <w:marTop w:val="0"/>
          <w:marBottom w:val="0"/>
          <w:divBdr>
            <w:top w:val="none" w:sz="0" w:space="0" w:color="auto"/>
            <w:left w:val="none" w:sz="0" w:space="0" w:color="auto"/>
            <w:bottom w:val="none" w:sz="0" w:space="0" w:color="auto"/>
            <w:right w:val="none" w:sz="0" w:space="0" w:color="auto"/>
          </w:divBdr>
        </w:div>
        <w:div w:id="1232810562">
          <w:marLeft w:val="640"/>
          <w:marRight w:val="0"/>
          <w:marTop w:val="0"/>
          <w:marBottom w:val="0"/>
          <w:divBdr>
            <w:top w:val="none" w:sz="0" w:space="0" w:color="auto"/>
            <w:left w:val="none" w:sz="0" w:space="0" w:color="auto"/>
            <w:bottom w:val="none" w:sz="0" w:space="0" w:color="auto"/>
            <w:right w:val="none" w:sz="0" w:space="0" w:color="auto"/>
          </w:divBdr>
        </w:div>
        <w:div w:id="1369988924">
          <w:marLeft w:val="640"/>
          <w:marRight w:val="0"/>
          <w:marTop w:val="0"/>
          <w:marBottom w:val="0"/>
          <w:divBdr>
            <w:top w:val="none" w:sz="0" w:space="0" w:color="auto"/>
            <w:left w:val="none" w:sz="0" w:space="0" w:color="auto"/>
            <w:bottom w:val="none" w:sz="0" w:space="0" w:color="auto"/>
            <w:right w:val="none" w:sz="0" w:space="0" w:color="auto"/>
          </w:divBdr>
        </w:div>
        <w:div w:id="1375613862">
          <w:marLeft w:val="640"/>
          <w:marRight w:val="0"/>
          <w:marTop w:val="0"/>
          <w:marBottom w:val="0"/>
          <w:divBdr>
            <w:top w:val="none" w:sz="0" w:space="0" w:color="auto"/>
            <w:left w:val="none" w:sz="0" w:space="0" w:color="auto"/>
            <w:bottom w:val="none" w:sz="0" w:space="0" w:color="auto"/>
            <w:right w:val="none" w:sz="0" w:space="0" w:color="auto"/>
          </w:divBdr>
        </w:div>
        <w:div w:id="1463884907">
          <w:marLeft w:val="640"/>
          <w:marRight w:val="0"/>
          <w:marTop w:val="0"/>
          <w:marBottom w:val="0"/>
          <w:divBdr>
            <w:top w:val="none" w:sz="0" w:space="0" w:color="auto"/>
            <w:left w:val="none" w:sz="0" w:space="0" w:color="auto"/>
            <w:bottom w:val="none" w:sz="0" w:space="0" w:color="auto"/>
            <w:right w:val="none" w:sz="0" w:space="0" w:color="auto"/>
          </w:divBdr>
        </w:div>
        <w:div w:id="1491168827">
          <w:marLeft w:val="640"/>
          <w:marRight w:val="0"/>
          <w:marTop w:val="0"/>
          <w:marBottom w:val="0"/>
          <w:divBdr>
            <w:top w:val="none" w:sz="0" w:space="0" w:color="auto"/>
            <w:left w:val="none" w:sz="0" w:space="0" w:color="auto"/>
            <w:bottom w:val="none" w:sz="0" w:space="0" w:color="auto"/>
            <w:right w:val="none" w:sz="0" w:space="0" w:color="auto"/>
          </w:divBdr>
        </w:div>
        <w:div w:id="1505238864">
          <w:marLeft w:val="640"/>
          <w:marRight w:val="0"/>
          <w:marTop w:val="0"/>
          <w:marBottom w:val="0"/>
          <w:divBdr>
            <w:top w:val="none" w:sz="0" w:space="0" w:color="auto"/>
            <w:left w:val="none" w:sz="0" w:space="0" w:color="auto"/>
            <w:bottom w:val="none" w:sz="0" w:space="0" w:color="auto"/>
            <w:right w:val="none" w:sz="0" w:space="0" w:color="auto"/>
          </w:divBdr>
        </w:div>
        <w:div w:id="1545407902">
          <w:marLeft w:val="640"/>
          <w:marRight w:val="0"/>
          <w:marTop w:val="0"/>
          <w:marBottom w:val="0"/>
          <w:divBdr>
            <w:top w:val="none" w:sz="0" w:space="0" w:color="auto"/>
            <w:left w:val="none" w:sz="0" w:space="0" w:color="auto"/>
            <w:bottom w:val="none" w:sz="0" w:space="0" w:color="auto"/>
            <w:right w:val="none" w:sz="0" w:space="0" w:color="auto"/>
          </w:divBdr>
        </w:div>
        <w:div w:id="1604418450">
          <w:marLeft w:val="640"/>
          <w:marRight w:val="0"/>
          <w:marTop w:val="0"/>
          <w:marBottom w:val="0"/>
          <w:divBdr>
            <w:top w:val="none" w:sz="0" w:space="0" w:color="auto"/>
            <w:left w:val="none" w:sz="0" w:space="0" w:color="auto"/>
            <w:bottom w:val="none" w:sz="0" w:space="0" w:color="auto"/>
            <w:right w:val="none" w:sz="0" w:space="0" w:color="auto"/>
          </w:divBdr>
        </w:div>
        <w:div w:id="1620601624">
          <w:marLeft w:val="640"/>
          <w:marRight w:val="0"/>
          <w:marTop w:val="0"/>
          <w:marBottom w:val="0"/>
          <w:divBdr>
            <w:top w:val="none" w:sz="0" w:space="0" w:color="auto"/>
            <w:left w:val="none" w:sz="0" w:space="0" w:color="auto"/>
            <w:bottom w:val="none" w:sz="0" w:space="0" w:color="auto"/>
            <w:right w:val="none" w:sz="0" w:space="0" w:color="auto"/>
          </w:divBdr>
        </w:div>
        <w:div w:id="1636176912">
          <w:marLeft w:val="640"/>
          <w:marRight w:val="0"/>
          <w:marTop w:val="0"/>
          <w:marBottom w:val="0"/>
          <w:divBdr>
            <w:top w:val="none" w:sz="0" w:space="0" w:color="auto"/>
            <w:left w:val="none" w:sz="0" w:space="0" w:color="auto"/>
            <w:bottom w:val="none" w:sz="0" w:space="0" w:color="auto"/>
            <w:right w:val="none" w:sz="0" w:space="0" w:color="auto"/>
          </w:divBdr>
        </w:div>
        <w:div w:id="1641223481">
          <w:marLeft w:val="640"/>
          <w:marRight w:val="0"/>
          <w:marTop w:val="0"/>
          <w:marBottom w:val="0"/>
          <w:divBdr>
            <w:top w:val="none" w:sz="0" w:space="0" w:color="auto"/>
            <w:left w:val="none" w:sz="0" w:space="0" w:color="auto"/>
            <w:bottom w:val="none" w:sz="0" w:space="0" w:color="auto"/>
            <w:right w:val="none" w:sz="0" w:space="0" w:color="auto"/>
          </w:divBdr>
        </w:div>
        <w:div w:id="1705399822">
          <w:marLeft w:val="640"/>
          <w:marRight w:val="0"/>
          <w:marTop w:val="0"/>
          <w:marBottom w:val="0"/>
          <w:divBdr>
            <w:top w:val="none" w:sz="0" w:space="0" w:color="auto"/>
            <w:left w:val="none" w:sz="0" w:space="0" w:color="auto"/>
            <w:bottom w:val="none" w:sz="0" w:space="0" w:color="auto"/>
            <w:right w:val="none" w:sz="0" w:space="0" w:color="auto"/>
          </w:divBdr>
        </w:div>
        <w:div w:id="1831940896">
          <w:marLeft w:val="640"/>
          <w:marRight w:val="0"/>
          <w:marTop w:val="0"/>
          <w:marBottom w:val="0"/>
          <w:divBdr>
            <w:top w:val="none" w:sz="0" w:space="0" w:color="auto"/>
            <w:left w:val="none" w:sz="0" w:space="0" w:color="auto"/>
            <w:bottom w:val="none" w:sz="0" w:space="0" w:color="auto"/>
            <w:right w:val="none" w:sz="0" w:space="0" w:color="auto"/>
          </w:divBdr>
        </w:div>
        <w:div w:id="1872455695">
          <w:marLeft w:val="640"/>
          <w:marRight w:val="0"/>
          <w:marTop w:val="0"/>
          <w:marBottom w:val="0"/>
          <w:divBdr>
            <w:top w:val="none" w:sz="0" w:space="0" w:color="auto"/>
            <w:left w:val="none" w:sz="0" w:space="0" w:color="auto"/>
            <w:bottom w:val="none" w:sz="0" w:space="0" w:color="auto"/>
            <w:right w:val="none" w:sz="0" w:space="0" w:color="auto"/>
          </w:divBdr>
        </w:div>
        <w:div w:id="1894122599">
          <w:marLeft w:val="640"/>
          <w:marRight w:val="0"/>
          <w:marTop w:val="0"/>
          <w:marBottom w:val="0"/>
          <w:divBdr>
            <w:top w:val="none" w:sz="0" w:space="0" w:color="auto"/>
            <w:left w:val="none" w:sz="0" w:space="0" w:color="auto"/>
            <w:bottom w:val="none" w:sz="0" w:space="0" w:color="auto"/>
            <w:right w:val="none" w:sz="0" w:space="0" w:color="auto"/>
          </w:divBdr>
        </w:div>
        <w:div w:id="1915817173">
          <w:marLeft w:val="640"/>
          <w:marRight w:val="0"/>
          <w:marTop w:val="0"/>
          <w:marBottom w:val="0"/>
          <w:divBdr>
            <w:top w:val="none" w:sz="0" w:space="0" w:color="auto"/>
            <w:left w:val="none" w:sz="0" w:space="0" w:color="auto"/>
            <w:bottom w:val="none" w:sz="0" w:space="0" w:color="auto"/>
            <w:right w:val="none" w:sz="0" w:space="0" w:color="auto"/>
          </w:divBdr>
        </w:div>
        <w:div w:id="1925843457">
          <w:marLeft w:val="640"/>
          <w:marRight w:val="0"/>
          <w:marTop w:val="0"/>
          <w:marBottom w:val="0"/>
          <w:divBdr>
            <w:top w:val="none" w:sz="0" w:space="0" w:color="auto"/>
            <w:left w:val="none" w:sz="0" w:space="0" w:color="auto"/>
            <w:bottom w:val="none" w:sz="0" w:space="0" w:color="auto"/>
            <w:right w:val="none" w:sz="0" w:space="0" w:color="auto"/>
          </w:divBdr>
        </w:div>
        <w:div w:id="1931423438">
          <w:marLeft w:val="640"/>
          <w:marRight w:val="0"/>
          <w:marTop w:val="0"/>
          <w:marBottom w:val="0"/>
          <w:divBdr>
            <w:top w:val="none" w:sz="0" w:space="0" w:color="auto"/>
            <w:left w:val="none" w:sz="0" w:space="0" w:color="auto"/>
            <w:bottom w:val="none" w:sz="0" w:space="0" w:color="auto"/>
            <w:right w:val="none" w:sz="0" w:space="0" w:color="auto"/>
          </w:divBdr>
        </w:div>
        <w:div w:id="1944336744">
          <w:marLeft w:val="640"/>
          <w:marRight w:val="0"/>
          <w:marTop w:val="0"/>
          <w:marBottom w:val="0"/>
          <w:divBdr>
            <w:top w:val="none" w:sz="0" w:space="0" w:color="auto"/>
            <w:left w:val="none" w:sz="0" w:space="0" w:color="auto"/>
            <w:bottom w:val="none" w:sz="0" w:space="0" w:color="auto"/>
            <w:right w:val="none" w:sz="0" w:space="0" w:color="auto"/>
          </w:divBdr>
        </w:div>
        <w:div w:id="2031568751">
          <w:marLeft w:val="640"/>
          <w:marRight w:val="0"/>
          <w:marTop w:val="0"/>
          <w:marBottom w:val="0"/>
          <w:divBdr>
            <w:top w:val="none" w:sz="0" w:space="0" w:color="auto"/>
            <w:left w:val="none" w:sz="0" w:space="0" w:color="auto"/>
            <w:bottom w:val="none" w:sz="0" w:space="0" w:color="auto"/>
            <w:right w:val="none" w:sz="0" w:space="0" w:color="auto"/>
          </w:divBdr>
        </w:div>
        <w:div w:id="2071682536">
          <w:marLeft w:val="640"/>
          <w:marRight w:val="0"/>
          <w:marTop w:val="0"/>
          <w:marBottom w:val="0"/>
          <w:divBdr>
            <w:top w:val="none" w:sz="0" w:space="0" w:color="auto"/>
            <w:left w:val="none" w:sz="0" w:space="0" w:color="auto"/>
            <w:bottom w:val="none" w:sz="0" w:space="0" w:color="auto"/>
            <w:right w:val="none" w:sz="0" w:space="0" w:color="auto"/>
          </w:divBdr>
        </w:div>
        <w:div w:id="2136943626">
          <w:marLeft w:val="640"/>
          <w:marRight w:val="0"/>
          <w:marTop w:val="0"/>
          <w:marBottom w:val="0"/>
          <w:divBdr>
            <w:top w:val="none" w:sz="0" w:space="0" w:color="auto"/>
            <w:left w:val="none" w:sz="0" w:space="0" w:color="auto"/>
            <w:bottom w:val="none" w:sz="0" w:space="0" w:color="auto"/>
            <w:right w:val="none" w:sz="0" w:space="0" w:color="auto"/>
          </w:divBdr>
        </w:div>
      </w:divsChild>
    </w:div>
    <w:div w:id="1336954968">
      <w:marLeft w:val="0"/>
      <w:marRight w:val="0"/>
      <w:marTop w:val="0"/>
      <w:marBottom w:val="0"/>
      <w:divBdr>
        <w:top w:val="none" w:sz="0" w:space="0" w:color="auto"/>
        <w:left w:val="none" w:sz="0" w:space="0" w:color="auto"/>
        <w:bottom w:val="none" w:sz="0" w:space="0" w:color="auto"/>
        <w:right w:val="none" w:sz="0" w:space="0" w:color="auto"/>
      </w:divBdr>
    </w:div>
    <w:div w:id="1348798127">
      <w:bodyDiv w:val="1"/>
      <w:marLeft w:val="0"/>
      <w:marRight w:val="0"/>
      <w:marTop w:val="0"/>
      <w:marBottom w:val="0"/>
      <w:divBdr>
        <w:top w:val="none" w:sz="0" w:space="0" w:color="auto"/>
        <w:left w:val="none" w:sz="0" w:space="0" w:color="auto"/>
        <w:bottom w:val="none" w:sz="0" w:space="0" w:color="auto"/>
        <w:right w:val="none" w:sz="0" w:space="0" w:color="auto"/>
      </w:divBdr>
      <w:divsChild>
        <w:div w:id="12072392">
          <w:marLeft w:val="640"/>
          <w:marRight w:val="0"/>
          <w:marTop w:val="0"/>
          <w:marBottom w:val="0"/>
          <w:divBdr>
            <w:top w:val="none" w:sz="0" w:space="0" w:color="auto"/>
            <w:left w:val="none" w:sz="0" w:space="0" w:color="auto"/>
            <w:bottom w:val="none" w:sz="0" w:space="0" w:color="auto"/>
            <w:right w:val="none" w:sz="0" w:space="0" w:color="auto"/>
          </w:divBdr>
        </w:div>
        <w:div w:id="38744783">
          <w:marLeft w:val="640"/>
          <w:marRight w:val="0"/>
          <w:marTop w:val="0"/>
          <w:marBottom w:val="0"/>
          <w:divBdr>
            <w:top w:val="none" w:sz="0" w:space="0" w:color="auto"/>
            <w:left w:val="none" w:sz="0" w:space="0" w:color="auto"/>
            <w:bottom w:val="none" w:sz="0" w:space="0" w:color="auto"/>
            <w:right w:val="none" w:sz="0" w:space="0" w:color="auto"/>
          </w:divBdr>
        </w:div>
        <w:div w:id="85074038">
          <w:marLeft w:val="640"/>
          <w:marRight w:val="0"/>
          <w:marTop w:val="0"/>
          <w:marBottom w:val="0"/>
          <w:divBdr>
            <w:top w:val="none" w:sz="0" w:space="0" w:color="auto"/>
            <w:left w:val="none" w:sz="0" w:space="0" w:color="auto"/>
            <w:bottom w:val="none" w:sz="0" w:space="0" w:color="auto"/>
            <w:right w:val="none" w:sz="0" w:space="0" w:color="auto"/>
          </w:divBdr>
        </w:div>
        <w:div w:id="150684906">
          <w:marLeft w:val="640"/>
          <w:marRight w:val="0"/>
          <w:marTop w:val="0"/>
          <w:marBottom w:val="0"/>
          <w:divBdr>
            <w:top w:val="none" w:sz="0" w:space="0" w:color="auto"/>
            <w:left w:val="none" w:sz="0" w:space="0" w:color="auto"/>
            <w:bottom w:val="none" w:sz="0" w:space="0" w:color="auto"/>
            <w:right w:val="none" w:sz="0" w:space="0" w:color="auto"/>
          </w:divBdr>
        </w:div>
        <w:div w:id="161434784">
          <w:marLeft w:val="640"/>
          <w:marRight w:val="0"/>
          <w:marTop w:val="0"/>
          <w:marBottom w:val="0"/>
          <w:divBdr>
            <w:top w:val="none" w:sz="0" w:space="0" w:color="auto"/>
            <w:left w:val="none" w:sz="0" w:space="0" w:color="auto"/>
            <w:bottom w:val="none" w:sz="0" w:space="0" w:color="auto"/>
            <w:right w:val="none" w:sz="0" w:space="0" w:color="auto"/>
          </w:divBdr>
        </w:div>
        <w:div w:id="174348722">
          <w:marLeft w:val="640"/>
          <w:marRight w:val="0"/>
          <w:marTop w:val="0"/>
          <w:marBottom w:val="0"/>
          <w:divBdr>
            <w:top w:val="none" w:sz="0" w:space="0" w:color="auto"/>
            <w:left w:val="none" w:sz="0" w:space="0" w:color="auto"/>
            <w:bottom w:val="none" w:sz="0" w:space="0" w:color="auto"/>
            <w:right w:val="none" w:sz="0" w:space="0" w:color="auto"/>
          </w:divBdr>
        </w:div>
        <w:div w:id="199514727">
          <w:marLeft w:val="640"/>
          <w:marRight w:val="0"/>
          <w:marTop w:val="0"/>
          <w:marBottom w:val="0"/>
          <w:divBdr>
            <w:top w:val="none" w:sz="0" w:space="0" w:color="auto"/>
            <w:left w:val="none" w:sz="0" w:space="0" w:color="auto"/>
            <w:bottom w:val="none" w:sz="0" w:space="0" w:color="auto"/>
            <w:right w:val="none" w:sz="0" w:space="0" w:color="auto"/>
          </w:divBdr>
        </w:div>
        <w:div w:id="234896379">
          <w:marLeft w:val="640"/>
          <w:marRight w:val="0"/>
          <w:marTop w:val="0"/>
          <w:marBottom w:val="0"/>
          <w:divBdr>
            <w:top w:val="none" w:sz="0" w:space="0" w:color="auto"/>
            <w:left w:val="none" w:sz="0" w:space="0" w:color="auto"/>
            <w:bottom w:val="none" w:sz="0" w:space="0" w:color="auto"/>
            <w:right w:val="none" w:sz="0" w:space="0" w:color="auto"/>
          </w:divBdr>
        </w:div>
        <w:div w:id="270553015">
          <w:marLeft w:val="640"/>
          <w:marRight w:val="0"/>
          <w:marTop w:val="0"/>
          <w:marBottom w:val="0"/>
          <w:divBdr>
            <w:top w:val="none" w:sz="0" w:space="0" w:color="auto"/>
            <w:left w:val="none" w:sz="0" w:space="0" w:color="auto"/>
            <w:bottom w:val="none" w:sz="0" w:space="0" w:color="auto"/>
            <w:right w:val="none" w:sz="0" w:space="0" w:color="auto"/>
          </w:divBdr>
        </w:div>
        <w:div w:id="273638086">
          <w:marLeft w:val="640"/>
          <w:marRight w:val="0"/>
          <w:marTop w:val="0"/>
          <w:marBottom w:val="0"/>
          <w:divBdr>
            <w:top w:val="none" w:sz="0" w:space="0" w:color="auto"/>
            <w:left w:val="none" w:sz="0" w:space="0" w:color="auto"/>
            <w:bottom w:val="none" w:sz="0" w:space="0" w:color="auto"/>
            <w:right w:val="none" w:sz="0" w:space="0" w:color="auto"/>
          </w:divBdr>
        </w:div>
        <w:div w:id="297881673">
          <w:marLeft w:val="640"/>
          <w:marRight w:val="0"/>
          <w:marTop w:val="0"/>
          <w:marBottom w:val="0"/>
          <w:divBdr>
            <w:top w:val="none" w:sz="0" w:space="0" w:color="auto"/>
            <w:left w:val="none" w:sz="0" w:space="0" w:color="auto"/>
            <w:bottom w:val="none" w:sz="0" w:space="0" w:color="auto"/>
            <w:right w:val="none" w:sz="0" w:space="0" w:color="auto"/>
          </w:divBdr>
        </w:div>
        <w:div w:id="349643862">
          <w:marLeft w:val="640"/>
          <w:marRight w:val="0"/>
          <w:marTop w:val="0"/>
          <w:marBottom w:val="0"/>
          <w:divBdr>
            <w:top w:val="none" w:sz="0" w:space="0" w:color="auto"/>
            <w:left w:val="none" w:sz="0" w:space="0" w:color="auto"/>
            <w:bottom w:val="none" w:sz="0" w:space="0" w:color="auto"/>
            <w:right w:val="none" w:sz="0" w:space="0" w:color="auto"/>
          </w:divBdr>
        </w:div>
        <w:div w:id="367993963">
          <w:marLeft w:val="640"/>
          <w:marRight w:val="0"/>
          <w:marTop w:val="0"/>
          <w:marBottom w:val="0"/>
          <w:divBdr>
            <w:top w:val="none" w:sz="0" w:space="0" w:color="auto"/>
            <w:left w:val="none" w:sz="0" w:space="0" w:color="auto"/>
            <w:bottom w:val="none" w:sz="0" w:space="0" w:color="auto"/>
            <w:right w:val="none" w:sz="0" w:space="0" w:color="auto"/>
          </w:divBdr>
        </w:div>
        <w:div w:id="376593161">
          <w:marLeft w:val="640"/>
          <w:marRight w:val="0"/>
          <w:marTop w:val="0"/>
          <w:marBottom w:val="0"/>
          <w:divBdr>
            <w:top w:val="none" w:sz="0" w:space="0" w:color="auto"/>
            <w:left w:val="none" w:sz="0" w:space="0" w:color="auto"/>
            <w:bottom w:val="none" w:sz="0" w:space="0" w:color="auto"/>
            <w:right w:val="none" w:sz="0" w:space="0" w:color="auto"/>
          </w:divBdr>
        </w:div>
        <w:div w:id="602033434">
          <w:marLeft w:val="640"/>
          <w:marRight w:val="0"/>
          <w:marTop w:val="0"/>
          <w:marBottom w:val="0"/>
          <w:divBdr>
            <w:top w:val="none" w:sz="0" w:space="0" w:color="auto"/>
            <w:left w:val="none" w:sz="0" w:space="0" w:color="auto"/>
            <w:bottom w:val="none" w:sz="0" w:space="0" w:color="auto"/>
            <w:right w:val="none" w:sz="0" w:space="0" w:color="auto"/>
          </w:divBdr>
        </w:div>
        <w:div w:id="604389507">
          <w:marLeft w:val="640"/>
          <w:marRight w:val="0"/>
          <w:marTop w:val="0"/>
          <w:marBottom w:val="0"/>
          <w:divBdr>
            <w:top w:val="none" w:sz="0" w:space="0" w:color="auto"/>
            <w:left w:val="none" w:sz="0" w:space="0" w:color="auto"/>
            <w:bottom w:val="none" w:sz="0" w:space="0" w:color="auto"/>
            <w:right w:val="none" w:sz="0" w:space="0" w:color="auto"/>
          </w:divBdr>
        </w:div>
        <w:div w:id="650670051">
          <w:marLeft w:val="640"/>
          <w:marRight w:val="0"/>
          <w:marTop w:val="0"/>
          <w:marBottom w:val="0"/>
          <w:divBdr>
            <w:top w:val="none" w:sz="0" w:space="0" w:color="auto"/>
            <w:left w:val="none" w:sz="0" w:space="0" w:color="auto"/>
            <w:bottom w:val="none" w:sz="0" w:space="0" w:color="auto"/>
            <w:right w:val="none" w:sz="0" w:space="0" w:color="auto"/>
          </w:divBdr>
        </w:div>
        <w:div w:id="672611270">
          <w:marLeft w:val="640"/>
          <w:marRight w:val="0"/>
          <w:marTop w:val="0"/>
          <w:marBottom w:val="0"/>
          <w:divBdr>
            <w:top w:val="none" w:sz="0" w:space="0" w:color="auto"/>
            <w:left w:val="none" w:sz="0" w:space="0" w:color="auto"/>
            <w:bottom w:val="none" w:sz="0" w:space="0" w:color="auto"/>
            <w:right w:val="none" w:sz="0" w:space="0" w:color="auto"/>
          </w:divBdr>
        </w:div>
        <w:div w:id="677539837">
          <w:marLeft w:val="640"/>
          <w:marRight w:val="0"/>
          <w:marTop w:val="0"/>
          <w:marBottom w:val="0"/>
          <w:divBdr>
            <w:top w:val="none" w:sz="0" w:space="0" w:color="auto"/>
            <w:left w:val="none" w:sz="0" w:space="0" w:color="auto"/>
            <w:bottom w:val="none" w:sz="0" w:space="0" w:color="auto"/>
            <w:right w:val="none" w:sz="0" w:space="0" w:color="auto"/>
          </w:divBdr>
        </w:div>
        <w:div w:id="695229165">
          <w:marLeft w:val="640"/>
          <w:marRight w:val="0"/>
          <w:marTop w:val="0"/>
          <w:marBottom w:val="0"/>
          <w:divBdr>
            <w:top w:val="none" w:sz="0" w:space="0" w:color="auto"/>
            <w:left w:val="none" w:sz="0" w:space="0" w:color="auto"/>
            <w:bottom w:val="none" w:sz="0" w:space="0" w:color="auto"/>
            <w:right w:val="none" w:sz="0" w:space="0" w:color="auto"/>
          </w:divBdr>
        </w:div>
        <w:div w:id="739399839">
          <w:marLeft w:val="640"/>
          <w:marRight w:val="0"/>
          <w:marTop w:val="0"/>
          <w:marBottom w:val="0"/>
          <w:divBdr>
            <w:top w:val="none" w:sz="0" w:space="0" w:color="auto"/>
            <w:left w:val="none" w:sz="0" w:space="0" w:color="auto"/>
            <w:bottom w:val="none" w:sz="0" w:space="0" w:color="auto"/>
            <w:right w:val="none" w:sz="0" w:space="0" w:color="auto"/>
          </w:divBdr>
        </w:div>
        <w:div w:id="800339846">
          <w:marLeft w:val="640"/>
          <w:marRight w:val="0"/>
          <w:marTop w:val="0"/>
          <w:marBottom w:val="0"/>
          <w:divBdr>
            <w:top w:val="none" w:sz="0" w:space="0" w:color="auto"/>
            <w:left w:val="none" w:sz="0" w:space="0" w:color="auto"/>
            <w:bottom w:val="none" w:sz="0" w:space="0" w:color="auto"/>
            <w:right w:val="none" w:sz="0" w:space="0" w:color="auto"/>
          </w:divBdr>
        </w:div>
        <w:div w:id="828519092">
          <w:marLeft w:val="640"/>
          <w:marRight w:val="0"/>
          <w:marTop w:val="0"/>
          <w:marBottom w:val="0"/>
          <w:divBdr>
            <w:top w:val="none" w:sz="0" w:space="0" w:color="auto"/>
            <w:left w:val="none" w:sz="0" w:space="0" w:color="auto"/>
            <w:bottom w:val="none" w:sz="0" w:space="0" w:color="auto"/>
            <w:right w:val="none" w:sz="0" w:space="0" w:color="auto"/>
          </w:divBdr>
        </w:div>
        <w:div w:id="890387106">
          <w:marLeft w:val="640"/>
          <w:marRight w:val="0"/>
          <w:marTop w:val="0"/>
          <w:marBottom w:val="0"/>
          <w:divBdr>
            <w:top w:val="none" w:sz="0" w:space="0" w:color="auto"/>
            <w:left w:val="none" w:sz="0" w:space="0" w:color="auto"/>
            <w:bottom w:val="none" w:sz="0" w:space="0" w:color="auto"/>
            <w:right w:val="none" w:sz="0" w:space="0" w:color="auto"/>
          </w:divBdr>
        </w:div>
        <w:div w:id="931469437">
          <w:marLeft w:val="640"/>
          <w:marRight w:val="0"/>
          <w:marTop w:val="0"/>
          <w:marBottom w:val="0"/>
          <w:divBdr>
            <w:top w:val="none" w:sz="0" w:space="0" w:color="auto"/>
            <w:left w:val="none" w:sz="0" w:space="0" w:color="auto"/>
            <w:bottom w:val="none" w:sz="0" w:space="0" w:color="auto"/>
            <w:right w:val="none" w:sz="0" w:space="0" w:color="auto"/>
          </w:divBdr>
        </w:div>
        <w:div w:id="966618591">
          <w:marLeft w:val="640"/>
          <w:marRight w:val="0"/>
          <w:marTop w:val="0"/>
          <w:marBottom w:val="0"/>
          <w:divBdr>
            <w:top w:val="none" w:sz="0" w:space="0" w:color="auto"/>
            <w:left w:val="none" w:sz="0" w:space="0" w:color="auto"/>
            <w:bottom w:val="none" w:sz="0" w:space="0" w:color="auto"/>
            <w:right w:val="none" w:sz="0" w:space="0" w:color="auto"/>
          </w:divBdr>
        </w:div>
        <w:div w:id="1022782170">
          <w:marLeft w:val="640"/>
          <w:marRight w:val="0"/>
          <w:marTop w:val="0"/>
          <w:marBottom w:val="0"/>
          <w:divBdr>
            <w:top w:val="none" w:sz="0" w:space="0" w:color="auto"/>
            <w:left w:val="none" w:sz="0" w:space="0" w:color="auto"/>
            <w:bottom w:val="none" w:sz="0" w:space="0" w:color="auto"/>
            <w:right w:val="none" w:sz="0" w:space="0" w:color="auto"/>
          </w:divBdr>
        </w:div>
        <w:div w:id="1096294539">
          <w:marLeft w:val="640"/>
          <w:marRight w:val="0"/>
          <w:marTop w:val="0"/>
          <w:marBottom w:val="0"/>
          <w:divBdr>
            <w:top w:val="none" w:sz="0" w:space="0" w:color="auto"/>
            <w:left w:val="none" w:sz="0" w:space="0" w:color="auto"/>
            <w:bottom w:val="none" w:sz="0" w:space="0" w:color="auto"/>
            <w:right w:val="none" w:sz="0" w:space="0" w:color="auto"/>
          </w:divBdr>
        </w:div>
        <w:div w:id="1097213129">
          <w:marLeft w:val="640"/>
          <w:marRight w:val="0"/>
          <w:marTop w:val="0"/>
          <w:marBottom w:val="0"/>
          <w:divBdr>
            <w:top w:val="none" w:sz="0" w:space="0" w:color="auto"/>
            <w:left w:val="none" w:sz="0" w:space="0" w:color="auto"/>
            <w:bottom w:val="none" w:sz="0" w:space="0" w:color="auto"/>
            <w:right w:val="none" w:sz="0" w:space="0" w:color="auto"/>
          </w:divBdr>
        </w:div>
        <w:div w:id="1113288808">
          <w:marLeft w:val="640"/>
          <w:marRight w:val="0"/>
          <w:marTop w:val="0"/>
          <w:marBottom w:val="0"/>
          <w:divBdr>
            <w:top w:val="none" w:sz="0" w:space="0" w:color="auto"/>
            <w:left w:val="none" w:sz="0" w:space="0" w:color="auto"/>
            <w:bottom w:val="none" w:sz="0" w:space="0" w:color="auto"/>
            <w:right w:val="none" w:sz="0" w:space="0" w:color="auto"/>
          </w:divBdr>
        </w:div>
        <w:div w:id="1162233452">
          <w:marLeft w:val="640"/>
          <w:marRight w:val="0"/>
          <w:marTop w:val="0"/>
          <w:marBottom w:val="0"/>
          <w:divBdr>
            <w:top w:val="none" w:sz="0" w:space="0" w:color="auto"/>
            <w:left w:val="none" w:sz="0" w:space="0" w:color="auto"/>
            <w:bottom w:val="none" w:sz="0" w:space="0" w:color="auto"/>
            <w:right w:val="none" w:sz="0" w:space="0" w:color="auto"/>
          </w:divBdr>
        </w:div>
        <w:div w:id="1387411923">
          <w:marLeft w:val="640"/>
          <w:marRight w:val="0"/>
          <w:marTop w:val="0"/>
          <w:marBottom w:val="0"/>
          <w:divBdr>
            <w:top w:val="none" w:sz="0" w:space="0" w:color="auto"/>
            <w:left w:val="none" w:sz="0" w:space="0" w:color="auto"/>
            <w:bottom w:val="none" w:sz="0" w:space="0" w:color="auto"/>
            <w:right w:val="none" w:sz="0" w:space="0" w:color="auto"/>
          </w:divBdr>
        </w:div>
        <w:div w:id="1398626612">
          <w:marLeft w:val="640"/>
          <w:marRight w:val="0"/>
          <w:marTop w:val="0"/>
          <w:marBottom w:val="0"/>
          <w:divBdr>
            <w:top w:val="none" w:sz="0" w:space="0" w:color="auto"/>
            <w:left w:val="none" w:sz="0" w:space="0" w:color="auto"/>
            <w:bottom w:val="none" w:sz="0" w:space="0" w:color="auto"/>
            <w:right w:val="none" w:sz="0" w:space="0" w:color="auto"/>
          </w:divBdr>
        </w:div>
        <w:div w:id="1411073614">
          <w:marLeft w:val="640"/>
          <w:marRight w:val="0"/>
          <w:marTop w:val="0"/>
          <w:marBottom w:val="0"/>
          <w:divBdr>
            <w:top w:val="none" w:sz="0" w:space="0" w:color="auto"/>
            <w:left w:val="none" w:sz="0" w:space="0" w:color="auto"/>
            <w:bottom w:val="none" w:sz="0" w:space="0" w:color="auto"/>
            <w:right w:val="none" w:sz="0" w:space="0" w:color="auto"/>
          </w:divBdr>
        </w:div>
        <w:div w:id="1423650191">
          <w:marLeft w:val="640"/>
          <w:marRight w:val="0"/>
          <w:marTop w:val="0"/>
          <w:marBottom w:val="0"/>
          <w:divBdr>
            <w:top w:val="none" w:sz="0" w:space="0" w:color="auto"/>
            <w:left w:val="none" w:sz="0" w:space="0" w:color="auto"/>
            <w:bottom w:val="none" w:sz="0" w:space="0" w:color="auto"/>
            <w:right w:val="none" w:sz="0" w:space="0" w:color="auto"/>
          </w:divBdr>
        </w:div>
        <w:div w:id="1453598233">
          <w:marLeft w:val="640"/>
          <w:marRight w:val="0"/>
          <w:marTop w:val="0"/>
          <w:marBottom w:val="0"/>
          <w:divBdr>
            <w:top w:val="none" w:sz="0" w:space="0" w:color="auto"/>
            <w:left w:val="none" w:sz="0" w:space="0" w:color="auto"/>
            <w:bottom w:val="none" w:sz="0" w:space="0" w:color="auto"/>
            <w:right w:val="none" w:sz="0" w:space="0" w:color="auto"/>
          </w:divBdr>
        </w:div>
        <w:div w:id="1470900684">
          <w:marLeft w:val="640"/>
          <w:marRight w:val="0"/>
          <w:marTop w:val="0"/>
          <w:marBottom w:val="0"/>
          <w:divBdr>
            <w:top w:val="none" w:sz="0" w:space="0" w:color="auto"/>
            <w:left w:val="none" w:sz="0" w:space="0" w:color="auto"/>
            <w:bottom w:val="none" w:sz="0" w:space="0" w:color="auto"/>
            <w:right w:val="none" w:sz="0" w:space="0" w:color="auto"/>
          </w:divBdr>
        </w:div>
        <w:div w:id="1518230509">
          <w:marLeft w:val="640"/>
          <w:marRight w:val="0"/>
          <w:marTop w:val="0"/>
          <w:marBottom w:val="0"/>
          <w:divBdr>
            <w:top w:val="none" w:sz="0" w:space="0" w:color="auto"/>
            <w:left w:val="none" w:sz="0" w:space="0" w:color="auto"/>
            <w:bottom w:val="none" w:sz="0" w:space="0" w:color="auto"/>
            <w:right w:val="none" w:sz="0" w:space="0" w:color="auto"/>
          </w:divBdr>
        </w:div>
        <w:div w:id="1520042499">
          <w:marLeft w:val="640"/>
          <w:marRight w:val="0"/>
          <w:marTop w:val="0"/>
          <w:marBottom w:val="0"/>
          <w:divBdr>
            <w:top w:val="none" w:sz="0" w:space="0" w:color="auto"/>
            <w:left w:val="none" w:sz="0" w:space="0" w:color="auto"/>
            <w:bottom w:val="none" w:sz="0" w:space="0" w:color="auto"/>
            <w:right w:val="none" w:sz="0" w:space="0" w:color="auto"/>
          </w:divBdr>
        </w:div>
        <w:div w:id="1533150706">
          <w:marLeft w:val="640"/>
          <w:marRight w:val="0"/>
          <w:marTop w:val="0"/>
          <w:marBottom w:val="0"/>
          <w:divBdr>
            <w:top w:val="none" w:sz="0" w:space="0" w:color="auto"/>
            <w:left w:val="none" w:sz="0" w:space="0" w:color="auto"/>
            <w:bottom w:val="none" w:sz="0" w:space="0" w:color="auto"/>
            <w:right w:val="none" w:sz="0" w:space="0" w:color="auto"/>
          </w:divBdr>
        </w:div>
        <w:div w:id="1535847695">
          <w:marLeft w:val="640"/>
          <w:marRight w:val="0"/>
          <w:marTop w:val="0"/>
          <w:marBottom w:val="0"/>
          <w:divBdr>
            <w:top w:val="none" w:sz="0" w:space="0" w:color="auto"/>
            <w:left w:val="none" w:sz="0" w:space="0" w:color="auto"/>
            <w:bottom w:val="none" w:sz="0" w:space="0" w:color="auto"/>
            <w:right w:val="none" w:sz="0" w:space="0" w:color="auto"/>
          </w:divBdr>
        </w:div>
        <w:div w:id="1612586392">
          <w:marLeft w:val="640"/>
          <w:marRight w:val="0"/>
          <w:marTop w:val="0"/>
          <w:marBottom w:val="0"/>
          <w:divBdr>
            <w:top w:val="none" w:sz="0" w:space="0" w:color="auto"/>
            <w:left w:val="none" w:sz="0" w:space="0" w:color="auto"/>
            <w:bottom w:val="none" w:sz="0" w:space="0" w:color="auto"/>
            <w:right w:val="none" w:sz="0" w:space="0" w:color="auto"/>
          </w:divBdr>
        </w:div>
        <w:div w:id="1725714860">
          <w:marLeft w:val="640"/>
          <w:marRight w:val="0"/>
          <w:marTop w:val="0"/>
          <w:marBottom w:val="0"/>
          <w:divBdr>
            <w:top w:val="none" w:sz="0" w:space="0" w:color="auto"/>
            <w:left w:val="none" w:sz="0" w:space="0" w:color="auto"/>
            <w:bottom w:val="none" w:sz="0" w:space="0" w:color="auto"/>
            <w:right w:val="none" w:sz="0" w:space="0" w:color="auto"/>
          </w:divBdr>
        </w:div>
        <w:div w:id="1740397196">
          <w:marLeft w:val="640"/>
          <w:marRight w:val="0"/>
          <w:marTop w:val="0"/>
          <w:marBottom w:val="0"/>
          <w:divBdr>
            <w:top w:val="none" w:sz="0" w:space="0" w:color="auto"/>
            <w:left w:val="none" w:sz="0" w:space="0" w:color="auto"/>
            <w:bottom w:val="none" w:sz="0" w:space="0" w:color="auto"/>
            <w:right w:val="none" w:sz="0" w:space="0" w:color="auto"/>
          </w:divBdr>
        </w:div>
        <w:div w:id="1775632761">
          <w:marLeft w:val="640"/>
          <w:marRight w:val="0"/>
          <w:marTop w:val="0"/>
          <w:marBottom w:val="0"/>
          <w:divBdr>
            <w:top w:val="none" w:sz="0" w:space="0" w:color="auto"/>
            <w:left w:val="none" w:sz="0" w:space="0" w:color="auto"/>
            <w:bottom w:val="none" w:sz="0" w:space="0" w:color="auto"/>
            <w:right w:val="none" w:sz="0" w:space="0" w:color="auto"/>
          </w:divBdr>
        </w:div>
        <w:div w:id="1792437657">
          <w:marLeft w:val="640"/>
          <w:marRight w:val="0"/>
          <w:marTop w:val="0"/>
          <w:marBottom w:val="0"/>
          <w:divBdr>
            <w:top w:val="none" w:sz="0" w:space="0" w:color="auto"/>
            <w:left w:val="none" w:sz="0" w:space="0" w:color="auto"/>
            <w:bottom w:val="none" w:sz="0" w:space="0" w:color="auto"/>
            <w:right w:val="none" w:sz="0" w:space="0" w:color="auto"/>
          </w:divBdr>
        </w:div>
        <w:div w:id="1953705672">
          <w:marLeft w:val="640"/>
          <w:marRight w:val="0"/>
          <w:marTop w:val="0"/>
          <w:marBottom w:val="0"/>
          <w:divBdr>
            <w:top w:val="none" w:sz="0" w:space="0" w:color="auto"/>
            <w:left w:val="none" w:sz="0" w:space="0" w:color="auto"/>
            <w:bottom w:val="none" w:sz="0" w:space="0" w:color="auto"/>
            <w:right w:val="none" w:sz="0" w:space="0" w:color="auto"/>
          </w:divBdr>
        </w:div>
        <w:div w:id="1957636245">
          <w:marLeft w:val="640"/>
          <w:marRight w:val="0"/>
          <w:marTop w:val="0"/>
          <w:marBottom w:val="0"/>
          <w:divBdr>
            <w:top w:val="none" w:sz="0" w:space="0" w:color="auto"/>
            <w:left w:val="none" w:sz="0" w:space="0" w:color="auto"/>
            <w:bottom w:val="none" w:sz="0" w:space="0" w:color="auto"/>
            <w:right w:val="none" w:sz="0" w:space="0" w:color="auto"/>
          </w:divBdr>
        </w:div>
        <w:div w:id="2013291189">
          <w:marLeft w:val="640"/>
          <w:marRight w:val="0"/>
          <w:marTop w:val="0"/>
          <w:marBottom w:val="0"/>
          <w:divBdr>
            <w:top w:val="none" w:sz="0" w:space="0" w:color="auto"/>
            <w:left w:val="none" w:sz="0" w:space="0" w:color="auto"/>
            <w:bottom w:val="none" w:sz="0" w:space="0" w:color="auto"/>
            <w:right w:val="none" w:sz="0" w:space="0" w:color="auto"/>
          </w:divBdr>
        </w:div>
        <w:div w:id="2047102525">
          <w:marLeft w:val="640"/>
          <w:marRight w:val="0"/>
          <w:marTop w:val="0"/>
          <w:marBottom w:val="0"/>
          <w:divBdr>
            <w:top w:val="none" w:sz="0" w:space="0" w:color="auto"/>
            <w:left w:val="none" w:sz="0" w:space="0" w:color="auto"/>
            <w:bottom w:val="none" w:sz="0" w:space="0" w:color="auto"/>
            <w:right w:val="none" w:sz="0" w:space="0" w:color="auto"/>
          </w:divBdr>
        </w:div>
        <w:div w:id="2068257455">
          <w:marLeft w:val="640"/>
          <w:marRight w:val="0"/>
          <w:marTop w:val="0"/>
          <w:marBottom w:val="0"/>
          <w:divBdr>
            <w:top w:val="none" w:sz="0" w:space="0" w:color="auto"/>
            <w:left w:val="none" w:sz="0" w:space="0" w:color="auto"/>
            <w:bottom w:val="none" w:sz="0" w:space="0" w:color="auto"/>
            <w:right w:val="none" w:sz="0" w:space="0" w:color="auto"/>
          </w:divBdr>
        </w:div>
      </w:divsChild>
    </w:div>
    <w:div w:id="1350716685">
      <w:bodyDiv w:val="1"/>
      <w:marLeft w:val="0"/>
      <w:marRight w:val="0"/>
      <w:marTop w:val="0"/>
      <w:marBottom w:val="0"/>
      <w:divBdr>
        <w:top w:val="none" w:sz="0" w:space="0" w:color="auto"/>
        <w:left w:val="none" w:sz="0" w:space="0" w:color="auto"/>
        <w:bottom w:val="none" w:sz="0" w:space="0" w:color="auto"/>
        <w:right w:val="none" w:sz="0" w:space="0" w:color="auto"/>
      </w:divBdr>
      <w:divsChild>
        <w:div w:id="32004844">
          <w:marLeft w:val="640"/>
          <w:marRight w:val="0"/>
          <w:marTop w:val="0"/>
          <w:marBottom w:val="0"/>
          <w:divBdr>
            <w:top w:val="none" w:sz="0" w:space="0" w:color="auto"/>
            <w:left w:val="none" w:sz="0" w:space="0" w:color="auto"/>
            <w:bottom w:val="none" w:sz="0" w:space="0" w:color="auto"/>
            <w:right w:val="none" w:sz="0" w:space="0" w:color="auto"/>
          </w:divBdr>
        </w:div>
        <w:div w:id="46615380">
          <w:marLeft w:val="640"/>
          <w:marRight w:val="0"/>
          <w:marTop w:val="0"/>
          <w:marBottom w:val="0"/>
          <w:divBdr>
            <w:top w:val="none" w:sz="0" w:space="0" w:color="auto"/>
            <w:left w:val="none" w:sz="0" w:space="0" w:color="auto"/>
            <w:bottom w:val="none" w:sz="0" w:space="0" w:color="auto"/>
            <w:right w:val="none" w:sz="0" w:space="0" w:color="auto"/>
          </w:divBdr>
        </w:div>
        <w:div w:id="100876262">
          <w:marLeft w:val="640"/>
          <w:marRight w:val="0"/>
          <w:marTop w:val="0"/>
          <w:marBottom w:val="0"/>
          <w:divBdr>
            <w:top w:val="none" w:sz="0" w:space="0" w:color="auto"/>
            <w:left w:val="none" w:sz="0" w:space="0" w:color="auto"/>
            <w:bottom w:val="none" w:sz="0" w:space="0" w:color="auto"/>
            <w:right w:val="none" w:sz="0" w:space="0" w:color="auto"/>
          </w:divBdr>
        </w:div>
        <w:div w:id="120419619">
          <w:marLeft w:val="640"/>
          <w:marRight w:val="0"/>
          <w:marTop w:val="0"/>
          <w:marBottom w:val="0"/>
          <w:divBdr>
            <w:top w:val="none" w:sz="0" w:space="0" w:color="auto"/>
            <w:left w:val="none" w:sz="0" w:space="0" w:color="auto"/>
            <w:bottom w:val="none" w:sz="0" w:space="0" w:color="auto"/>
            <w:right w:val="none" w:sz="0" w:space="0" w:color="auto"/>
          </w:divBdr>
        </w:div>
        <w:div w:id="140466571">
          <w:marLeft w:val="640"/>
          <w:marRight w:val="0"/>
          <w:marTop w:val="0"/>
          <w:marBottom w:val="0"/>
          <w:divBdr>
            <w:top w:val="none" w:sz="0" w:space="0" w:color="auto"/>
            <w:left w:val="none" w:sz="0" w:space="0" w:color="auto"/>
            <w:bottom w:val="none" w:sz="0" w:space="0" w:color="auto"/>
            <w:right w:val="none" w:sz="0" w:space="0" w:color="auto"/>
          </w:divBdr>
        </w:div>
        <w:div w:id="194197052">
          <w:marLeft w:val="640"/>
          <w:marRight w:val="0"/>
          <w:marTop w:val="0"/>
          <w:marBottom w:val="0"/>
          <w:divBdr>
            <w:top w:val="none" w:sz="0" w:space="0" w:color="auto"/>
            <w:left w:val="none" w:sz="0" w:space="0" w:color="auto"/>
            <w:bottom w:val="none" w:sz="0" w:space="0" w:color="auto"/>
            <w:right w:val="none" w:sz="0" w:space="0" w:color="auto"/>
          </w:divBdr>
        </w:div>
        <w:div w:id="226385676">
          <w:marLeft w:val="640"/>
          <w:marRight w:val="0"/>
          <w:marTop w:val="0"/>
          <w:marBottom w:val="0"/>
          <w:divBdr>
            <w:top w:val="none" w:sz="0" w:space="0" w:color="auto"/>
            <w:left w:val="none" w:sz="0" w:space="0" w:color="auto"/>
            <w:bottom w:val="none" w:sz="0" w:space="0" w:color="auto"/>
            <w:right w:val="none" w:sz="0" w:space="0" w:color="auto"/>
          </w:divBdr>
        </w:div>
        <w:div w:id="273557855">
          <w:marLeft w:val="640"/>
          <w:marRight w:val="0"/>
          <w:marTop w:val="0"/>
          <w:marBottom w:val="0"/>
          <w:divBdr>
            <w:top w:val="none" w:sz="0" w:space="0" w:color="auto"/>
            <w:left w:val="none" w:sz="0" w:space="0" w:color="auto"/>
            <w:bottom w:val="none" w:sz="0" w:space="0" w:color="auto"/>
            <w:right w:val="none" w:sz="0" w:space="0" w:color="auto"/>
          </w:divBdr>
        </w:div>
        <w:div w:id="395512051">
          <w:marLeft w:val="640"/>
          <w:marRight w:val="0"/>
          <w:marTop w:val="0"/>
          <w:marBottom w:val="0"/>
          <w:divBdr>
            <w:top w:val="none" w:sz="0" w:space="0" w:color="auto"/>
            <w:left w:val="none" w:sz="0" w:space="0" w:color="auto"/>
            <w:bottom w:val="none" w:sz="0" w:space="0" w:color="auto"/>
            <w:right w:val="none" w:sz="0" w:space="0" w:color="auto"/>
          </w:divBdr>
        </w:div>
        <w:div w:id="468130599">
          <w:marLeft w:val="640"/>
          <w:marRight w:val="0"/>
          <w:marTop w:val="0"/>
          <w:marBottom w:val="0"/>
          <w:divBdr>
            <w:top w:val="none" w:sz="0" w:space="0" w:color="auto"/>
            <w:left w:val="none" w:sz="0" w:space="0" w:color="auto"/>
            <w:bottom w:val="none" w:sz="0" w:space="0" w:color="auto"/>
            <w:right w:val="none" w:sz="0" w:space="0" w:color="auto"/>
          </w:divBdr>
        </w:div>
        <w:div w:id="490560112">
          <w:marLeft w:val="640"/>
          <w:marRight w:val="0"/>
          <w:marTop w:val="0"/>
          <w:marBottom w:val="0"/>
          <w:divBdr>
            <w:top w:val="none" w:sz="0" w:space="0" w:color="auto"/>
            <w:left w:val="none" w:sz="0" w:space="0" w:color="auto"/>
            <w:bottom w:val="none" w:sz="0" w:space="0" w:color="auto"/>
            <w:right w:val="none" w:sz="0" w:space="0" w:color="auto"/>
          </w:divBdr>
        </w:div>
        <w:div w:id="501089278">
          <w:marLeft w:val="640"/>
          <w:marRight w:val="0"/>
          <w:marTop w:val="0"/>
          <w:marBottom w:val="0"/>
          <w:divBdr>
            <w:top w:val="none" w:sz="0" w:space="0" w:color="auto"/>
            <w:left w:val="none" w:sz="0" w:space="0" w:color="auto"/>
            <w:bottom w:val="none" w:sz="0" w:space="0" w:color="auto"/>
            <w:right w:val="none" w:sz="0" w:space="0" w:color="auto"/>
          </w:divBdr>
        </w:div>
        <w:div w:id="610743084">
          <w:marLeft w:val="640"/>
          <w:marRight w:val="0"/>
          <w:marTop w:val="0"/>
          <w:marBottom w:val="0"/>
          <w:divBdr>
            <w:top w:val="none" w:sz="0" w:space="0" w:color="auto"/>
            <w:left w:val="none" w:sz="0" w:space="0" w:color="auto"/>
            <w:bottom w:val="none" w:sz="0" w:space="0" w:color="auto"/>
            <w:right w:val="none" w:sz="0" w:space="0" w:color="auto"/>
          </w:divBdr>
        </w:div>
        <w:div w:id="624234823">
          <w:marLeft w:val="640"/>
          <w:marRight w:val="0"/>
          <w:marTop w:val="0"/>
          <w:marBottom w:val="0"/>
          <w:divBdr>
            <w:top w:val="none" w:sz="0" w:space="0" w:color="auto"/>
            <w:left w:val="none" w:sz="0" w:space="0" w:color="auto"/>
            <w:bottom w:val="none" w:sz="0" w:space="0" w:color="auto"/>
            <w:right w:val="none" w:sz="0" w:space="0" w:color="auto"/>
          </w:divBdr>
        </w:div>
        <w:div w:id="665598125">
          <w:marLeft w:val="640"/>
          <w:marRight w:val="0"/>
          <w:marTop w:val="0"/>
          <w:marBottom w:val="0"/>
          <w:divBdr>
            <w:top w:val="none" w:sz="0" w:space="0" w:color="auto"/>
            <w:left w:val="none" w:sz="0" w:space="0" w:color="auto"/>
            <w:bottom w:val="none" w:sz="0" w:space="0" w:color="auto"/>
            <w:right w:val="none" w:sz="0" w:space="0" w:color="auto"/>
          </w:divBdr>
        </w:div>
        <w:div w:id="668142240">
          <w:marLeft w:val="640"/>
          <w:marRight w:val="0"/>
          <w:marTop w:val="0"/>
          <w:marBottom w:val="0"/>
          <w:divBdr>
            <w:top w:val="none" w:sz="0" w:space="0" w:color="auto"/>
            <w:left w:val="none" w:sz="0" w:space="0" w:color="auto"/>
            <w:bottom w:val="none" w:sz="0" w:space="0" w:color="auto"/>
            <w:right w:val="none" w:sz="0" w:space="0" w:color="auto"/>
          </w:divBdr>
        </w:div>
        <w:div w:id="682708139">
          <w:marLeft w:val="640"/>
          <w:marRight w:val="0"/>
          <w:marTop w:val="0"/>
          <w:marBottom w:val="0"/>
          <w:divBdr>
            <w:top w:val="none" w:sz="0" w:space="0" w:color="auto"/>
            <w:left w:val="none" w:sz="0" w:space="0" w:color="auto"/>
            <w:bottom w:val="none" w:sz="0" w:space="0" w:color="auto"/>
            <w:right w:val="none" w:sz="0" w:space="0" w:color="auto"/>
          </w:divBdr>
        </w:div>
        <w:div w:id="821892500">
          <w:marLeft w:val="640"/>
          <w:marRight w:val="0"/>
          <w:marTop w:val="0"/>
          <w:marBottom w:val="0"/>
          <w:divBdr>
            <w:top w:val="none" w:sz="0" w:space="0" w:color="auto"/>
            <w:left w:val="none" w:sz="0" w:space="0" w:color="auto"/>
            <w:bottom w:val="none" w:sz="0" w:space="0" w:color="auto"/>
            <w:right w:val="none" w:sz="0" w:space="0" w:color="auto"/>
          </w:divBdr>
        </w:div>
        <w:div w:id="823542807">
          <w:marLeft w:val="640"/>
          <w:marRight w:val="0"/>
          <w:marTop w:val="0"/>
          <w:marBottom w:val="0"/>
          <w:divBdr>
            <w:top w:val="none" w:sz="0" w:space="0" w:color="auto"/>
            <w:left w:val="none" w:sz="0" w:space="0" w:color="auto"/>
            <w:bottom w:val="none" w:sz="0" w:space="0" w:color="auto"/>
            <w:right w:val="none" w:sz="0" w:space="0" w:color="auto"/>
          </w:divBdr>
        </w:div>
        <w:div w:id="834757680">
          <w:marLeft w:val="640"/>
          <w:marRight w:val="0"/>
          <w:marTop w:val="0"/>
          <w:marBottom w:val="0"/>
          <w:divBdr>
            <w:top w:val="none" w:sz="0" w:space="0" w:color="auto"/>
            <w:left w:val="none" w:sz="0" w:space="0" w:color="auto"/>
            <w:bottom w:val="none" w:sz="0" w:space="0" w:color="auto"/>
            <w:right w:val="none" w:sz="0" w:space="0" w:color="auto"/>
          </w:divBdr>
        </w:div>
        <w:div w:id="873885821">
          <w:marLeft w:val="640"/>
          <w:marRight w:val="0"/>
          <w:marTop w:val="0"/>
          <w:marBottom w:val="0"/>
          <w:divBdr>
            <w:top w:val="none" w:sz="0" w:space="0" w:color="auto"/>
            <w:left w:val="none" w:sz="0" w:space="0" w:color="auto"/>
            <w:bottom w:val="none" w:sz="0" w:space="0" w:color="auto"/>
            <w:right w:val="none" w:sz="0" w:space="0" w:color="auto"/>
          </w:divBdr>
        </w:div>
        <w:div w:id="874394321">
          <w:marLeft w:val="640"/>
          <w:marRight w:val="0"/>
          <w:marTop w:val="0"/>
          <w:marBottom w:val="0"/>
          <w:divBdr>
            <w:top w:val="none" w:sz="0" w:space="0" w:color="auto"/>
            <w:left w:val="none" w:sz="0" w:space="0" w:color="auto"/>
            <w:bottom w:val="none" w:sz="0" w:space="0" w:color="auto"/>
            <w:right w:val="none" w:sz="0" w:space="0" w:color="auto"/>
          </w:divBdr>
        </w:div>
        <w:div w:id="884605553">
          <w:marLeft w:val="640"/>
          <w:marRight w:val="0"/>
          <w:marTop w:val="0"/>
          <w:marBottom w:val="0"/>
          <w:divBdr>
            <w:top w:val="none" w:sz="0" w:space="0" w:color="auto"/>
            <w:left w:val="none" w:sz="0" w:space="0" w:color="auto"/>
            <w:bottom w:val="none" w:sz="0" w:space="0" w:color="auto"/>
            <w:right w:val="none" w:sz="0" w:space="0" w:color="auto"/>
          </w:divBdr>
        </w:div>
        <w:div w:id="1072654055">
          <w:marLeft w:val="640"/>
          <w:marRight w:val="0"/>
          <w:marTop w:val="0"/>
          <w:marBottom w:val="0"/>
          <w:divBdr>
            <w:top w:val="none" w:sz="0" w:space="0" w:color="auto"/>
            <w:left w:val="none" w:sz="0" w:space="0" w:color="auto"/>
            <w:bottom w:val="none" w:sz="0" w:space="0" w:color="auto"/>
            <w:right w:val="none" w:sz="0" w:space="0" w:color="auto"/>
          </w:divBdr>
        </w:div>
        <w:div w:id="1086462915">
          <w:marLeft w:val="640"/>
          <w:marRight w:val="0"/>
          <w:marTop w:val="0"/>
          <w:marBottom w:val="0"/>
          <w:divBdr>
            <w:top w:val="none" w:sz="0" w:space="0" w:color="auto"/>
            <w:left w:val="none" w:sz="0" w:space="0" w:color="auto"/>
            <w:bottom w:val="none" w:sz="0" w:space="0" w:color="auto"/>
            <w:right w:val="none" w:sz="0" w:space="0" w:color="auto"/>
          </w:divBdr>
        </w:div>
        <w:div w:id="1103845055">
          <w:marLeft w:val="640"/>
          <w:marRight w:val="0"/>
          <w:marTop w:val="0"/>
          <w:marBottom w:val="0"/>
          <w:divBdr>
            <w:top w:val="none" w:sz="0" w:space="0" w:color="auto"/>
            <w:left w:val="none" w:sz="0" w:space="0" w:color="auto"/>
            <w:bottom w:val="none" w:sz="0" w:space="0" w:color="auto"/>
            <w:right w:val="none" w:sz="0" w:space="0" w:color="auto"/>
          </w:divBdr>
        </w:div>
        <w:div w:id="1129395568">
          <w:marLeft w:val="640"/>
          <w:marRight w:val="0"/>
          <w:marTop w:val="0"/>
          <w:marBottom w:val="0"/>
          <w:divBdr>
            <w:top w:val="none" w:sz="0" w:space="0" w:color="auto"/>
            <w:left w:val="none" w:sz="0" w:space="0" w:color="auto"/>
            <w:bottom w:val="none" w:sz="0" w:space="0" w:color="auto"/>
            <w:right w:val="none" w:sz="0" w:space="0" w:color="auto"/>
          </w:divBdr>
        </w:div>
        <w:div w:id="1141733404">
          <w:marLeft w:val="640"/>
          <w:marRight w:val="0"/>
          <w:marTop w:val="0"/>
          <w:marBottom w:val="0"/>
          <w:divBdr>
            <w:top w:val="none" w:sz="0" w:space="0" w:color="auto"/>
            <w:left w:val="none" w:sz="0" w:space="0" w:color="auto"/>
            <w:bottom w:val="none" w:sz="0" w:space="0" w:color="auto"/>
            <w:right w:val="none" w:sz="0" w:space="0" w:color="auto"/>
          </w:divBdr>
        </w:div>
        <w:div w:id="1154642868">
          <w:marLeft w:val="640"/>
          <w:marRight w:val="0"/>
          <w:marTop w:val="0"/>
          <w:marBottom w:val="0"/>
          <w:divBdr>
            <w:top w:val="none" w:sz="0" w:space="0" w:color="auto"/>
            <w:left w:val="none" w:sz="0" w:space="0" w:color="auto"/>
            <w:bottom w:val="none" w:sz="0" w:space="0" w:color="auto"/>
            <w:right w:val="none" w:sz="0" w:space="0" w:color="auto"/>
          </w:divBdr>
        </w:div>
        <w:div w:id="1202131193">
          <w:marLeft w:val="640"/>
          <w:marRight w:val="0"/>
          <w:marTop w:val="0"/>
          <w:marBottom w:val="0"/>
          <w:divBdr>
            <w:top w:val="none" w:sz="0" w:space="0" w:color="auto"/>
            <w:left w:val="none" w:sz="0" w:space="0" w:color="auto"/>
            <w:bottom w:val="none" w:sz="0" w:space="0" w:color="auto"/>
            <w:right w:val="none" w:sz="0" w:space="0" w:color="auto"/>
          </w:divBdr>
        </w:div>
        <w:div w:id="1217352485">
          <w:marLeft w:val="640"/>
          <w:marRight w:val="0"/>
          <w:marTop w:val="0"/>
          <w:marBottom w:val="0"/>
          <w:divBdr>
            <w:top w:val="none" w:sz="0" w:space="0" w:color="auto"/>
            <w:left w:val="none" w:sz="0" w:space="0" w:color="auto"/>
            <w:bottom w:val="none" w:sz="0" w:space="0" w:color="auto"/>
            <w:right w:val="none" w:sz="0" w:space="0" w:color="auto"/>
          </w:divBdr>
        </w:div>
        <w:div w:id="1368094890">
          <w:marLeft w:val="640"/>
          <w:marRight w:val="0"/>
          <w:marTop w:val="0"/>
          <w:marBottom w:val="0"/>
          <w:divBdr>
            <w:top w:val="none" w:sz="0" w:space="0" w:color="auto"/>
            <w:left w:val="none" w:sz="0" w:space="0" w:color="auto"/>
            <w:bottom w:val="none" w:sz="0" w:space="0" w:color="auto"/>
            <w:right w:val="none" w:sz="0" w:space="0" w:color="auto"/>
          </w:divBdr>
        </w:div>
        <w:div w:id="1379207897">
          <w:marLeft w:val="640"/>
          <w:marRight w:val="0"/>
          <w:marTop w:val="0"/>
          <w:marBottom w:val="0"/>
          <w:divBdr>
            <w:top w:val="none" w:sz="0" w:space="0" w:color="auto"/>
            <w:left w:val="none" w:sz="0" w:space="0" w:color="auto"/>
            <w:bottom w:val="none" w:sz="0" w:space="0" w:color="auto"/>
            <w:right w:val="none" w:sz="0" w:space="0" w:color="auto"/>
          </w:divBdr>
        </w:div>
        <w:div w:id="1485707458">
          <w:marLeft w:val="640"/>
          <w:marRight w:val="0"/>
          <w:marTop w:val="0"/>
          <w:marBottom w:val="0"/>
          <w:divBdr>
            <w:top w:val="none" w:sz="0" w:space="0" w:color="auto"/>
            <w:left w:val="none" w:sz="0" w:space="0" w:color="auto"/>
            <w:bottom w:val="none" w:sz="0" w:space="0" w:color="auto"/>
            <w:right w:val="none" w:sz="0" w:space="0" w:color="auto"/>
          </w:divBdr>
        </w:div>
        <w:div w:id="1520702338">
          <w:marLeft w:val="640"/>
          <w:marRight w:val="0"/>
          <w:marTop w:val="0"/>
          <w:marBottom w:val="0"/>
          <w:divBdr>
            <w:top w:val="none" w:sz="0" w:space="0" w:color="auto"/>
            <w:left w:val="none" w:sz="0" w:space="0" w:color="auto"/>
            <w:bottom w:val="none" w:sz="0" w:space="0" w:color="auto"/>
            <w:right w:val="none" w:sz="0" w:space="0" w:color="auto"/>
          </w:divBdr>
        </w:div>
        <w:div w:id="1539858478">
          <w:marLeft w:val="640"/>
          <w:marRight w:val="0"/>
          <w:marTop w:val="0"/>
          <w:marBottom w:val="0"/>
          <w:divBdr>
            <w:top w:val="none" w:sz="0" w:space="0" w:color="auto"/>
            <w:left w:val="none" w:sz="0" w:space="0" w:color="auto"/>
            <w:bottom w:val="none" w:sz="0" w:space="0" w:color="auto"/>
            <w:right w:val="none" w:sz="0" w:space="0" w:color="auto"/>
          </w:divBdr>
        </w:div>
        <w:div w:id="1555577805">
          <w:marLeft w:val="640"/>
          <w:marRight w:val="0"/>
          <w:marTop w:val="0"/>
          <w:marBottom w:val="0"/>
          <w:divBdr>
            <w:top w:val="none" w:sz="0" w:space="0" w:color="auto"/>
            <w:left w:val="none" w:sz="0" w:space="0" w:color="auto"/>
            <w:bottom w:val="none" w:sz="0" w:space="0" w:color="auto"/>
            <w:right w:val="none" w:sz="0" w:space="0" w:color="auto"/>
          </w:divBdr>
        </w:div>
        <w:div w:id="1628049205">
          <w:marLeft w:val="640"/>
          <w:marRight w:val="0"/>
          <w:marTop w:val="0"/>
          <w:marBottom w:val="0"/>
          <w:divBdr>
            <w:top w:val="none" w:sz="0" w:space="0" w:color="auto"/>
            <w:left w:val="none" w:sz="0" w:space="0" w:color="auto"/>
            <w:bottom w:val="none" w:sz="0" w:space="0" w:color="auto"/>
            <w:right w:val="none" w:sz="0" w:space="0" w:color="auto"/>
          </w:divBdr>
        </w:div>
        <w:div w:id="1632322250">
          <w:marLeft w:val="640"/>
          <w:marRight w:val="0"/>
          <w:marTop w:val="0"/>
          <w:marBottom w:val="0"/>
          <w:divBdr>
            <w:top w:val="none" w:sz="0" w:space="0" w:color="auto"/>
            <w:left w:val="none" w:sz="0" w:space="0" w:color="auto"/>
            <w:bottom w:val="none" w:sz="0" w:space="0" w:color="auto"/>
            <w:right w:val="none" w:sz="0" w:space="0" w:color="auto"/>
          </w:divBdr>
        </w:div>
        <w:div w:id="1636789889">
          <w:marLeft w:val="640"/>
          <w:marRight w:val="0"/>
          <w:marTop w:val="0"/>
          <w:marBottom w:val="0"/>
          <w:divBdr>
            <w:top w:val="none" w:sz="0" w:space="0" w:color="auto"/>
            <w:left w:val="none" w:sz="0" w:space="0" w:color="auto"/>
            <w:bottom w:val="none" w:sz="0" w:space="0" w:color="auto"/>
            <w:right w:val="none" w:sz="0" w:space="0" w:color="auto"/>
          </w:divBdr>
        </w:div>
        <w:div w:id="1644699990">
          <w:marLeft w:val="640"/>
          <w:marRight w:val="0"/>
          <w:marTop w:val="0"/>
          <w:marBottom w:val="0"/>
          <w:divBdr>
            <w:top w:val="none" w:sz="0" w:space="0" w:color="auto"/>
            <w:left w:val="none" w:sz="0" w:space="0" w:color="auto"/>
            <w:bottom w:val="none" w:sz="0" w:space="0" w:color="auto"/>
            <w:right w:val="none" w:sz="0" w:space="0" w:color="auto"/>
          </w:divBdr>
        </w:div>
        <w:div w:id="1667200724">
          <w:marLeft w:val="640"/>
          <w:marRight w:val="0"/>
          <w:marTop w:val="0"/>
          <w:marBottom w:val="0"/>
          <w:divBdr>
            <w:top w:val="none" w:sz="0" w:space="0" w:color="auto"/>
            <w:left w:val="none" w:sz="0" w:space="0" w:color="auto"/>
            <w:bottom w:val="none" w:sz="0" w:space="0" w:color="auto"/>
            <w:right w:val="none" w:sz="0" w:space="0" w:color="auto"/>
          </w:divBdr>
        </w:div>
        <w:div w:id="1728331614">
          <w:marLeft w:val="640"/>
          <w:marRight w:val="0"/>
          <w:marTop w:val="0"/>
          <w:marBottom w:val="0"/>
          <w:divBdr>
            <w:top w:val="none" w:sz="0" w:space="0" w:color="auto"/>
            <w:left w:val="none" w:sz="0" w:space="0" w:color="auto"/>
            <w:bottom w:val="none" w:sz="0" w:space="0" w:color="auto"/>
            <w:right w:val="none" w:sz="0" w:space="0" w:color="auto"/>
          </w:divBdr>
        </w:div>
        <w:div w:id="1829780648">
          <w:marLeft w:val="640"/>
          <w:marRight w:val="0"/>
          <w:marTop w:val="0"/>
          <w:marBottom w:val="0"/>
          <w:divBdr>
            <w:top w:val="none" w:sz="0" w:space="0" w:color="auto"/>
            <w:left w:val="none" w:sz="0" w:space="0" w:color="auto"/>
            <w:bottom w:val="none" w:sz="0" w:space="0" w:color="auto"/>
            <w:right w:val="none" w:sz="0" w:space="0" w:color="auto"/>
          </w:divBdr>
        </w:div>
        <w:div w:id="1856453555">
          <w:marLeft w:val="640"/>
          <w:marRight w:val="0"/>
          <w:marTop w:val="0"/>
          <w:marBottom w:val="0"/>
          <w:divBdr>
            <w:top w:val="none" w:sz="0" w:space="0" w:color="auto"/>
            <w:left w:val="none" w:sz="0" w:space="0" w:color="auto"/>
            <w:bottom w:val="none" w:sz="0" w:space="0" w:color="auto"/>
            <w:right w:val="none" w:sz="0" w:space="0" w:color="auto"/>
          </w:divBdr>
        </w:div>
        <w:div w:id="1858226346">
          <w:marLeft w:val="640"/>
          <w:marRight w:val="0"/>
          <w:marTop w:val="0"/>
          <w:marBottom w:val="0"/>
          <w:divBdr>
            <w:top w:val="none" w:sz="0" w:space="0" w:color="auto"/>
            <w:left w:val="none" w:sz="0" w:space="0" w:color="auto"/>
            <w:bottom w:val="none" w:sz="0" w:space="0" w:color="auto"/>
            <w:right w:val="none" w:sz="0" w:space="0" w:color="auto"/>
          </w:divBdr>
        </w:div>
        <w:div w:id="1884054223">
          <w:marLeft w:val="640"/>
          <w:marRight w:val="0"/>
          <w:marTop w:val="0"/>
          <w:marBottom w:val="0"/>
          <w:divBdr>
            <w:top w:val="none" w:sz="0" w:space="0" w:color="auto"/>
            <w:left w:val="none" w:sz="0" w:space="0" w:color="auto"/>
            <w:bottom w:val="none" w:sz="0" w:space="0" w:color="auto"/>
            <w:right w:val="none" w:sz="0" w:space="0" w:color="auto"/>
          </w:divBdr>
        </w:div>
        <w:div w:id="1944067303">
          <w:marLeft w:val="640"/>
          <w:marRight w:val="0"/>
          <w:marTop w:val="0"/>
          <w:marBottom w:val="0"/>
          <w:divBdr>
            <w:top w:val="none" w:sz="0" w:space="0" w:color="auto"/>
            <w:left w:val="none" w:sz="0" w:space="0" w:color="auto"/>
            <w:bottom w:val="none" w:sz="0" w:space="0" w:color="auto"/>
            <w:right w:val="none" w:sz="0" w:space="0" w:color="auto"/>
          </w:divBdr>
        </w:div>
        <w:div w:id="1958175939">
          <w:marLeft w:val="640"/>
          <w:marRight w:val="0"/>
          <w:marTop w:val="0"/>
          <w:marBottom w:val="0"/>
          <w:divBdr>
            <w:top w:val="none" w:sz="0" w:space="0" w:color="auto"/>
            <w:left w:val="none" w:sz="0" w:space="0" w:color="auto"/>
            <w:bottom w:val="none" w:sz="0" w:space="0" w:color="auto"/>
            <w:right w:val="none" w:sz="0" w:space="0" w:color="auto"/>
          </w:divBdr>
        </w:div>
        <w:div w:id="1973751817">
          <w:marLeft w:val="640"/>
          <w:marRight w:val="0"/>
          <w:marTop w:val="0"/>
          <w:marBottom w:val="0"/>
          <w:divBdr>
            <w:top w:val="none" w:sz="0" w:space="0" w:color="auto"/>
            <w:left w:val="none" w:sz="0" w:space="0" w:color="auto"/>
            <w:bottom w:val="none" w:sz="0" w:space="0" w:color="auto"/>
            <w:right w:val="none" w:sz="0" w:space="0" w:color="auto"/>
          </w:divBdr>
        </w:div>
        <w:div w:id="1991906393">
          <w:marLeft w:val="640"/>
          <w:marRight w:val="0"/>
          <w:marTop w:val="0"/>
          <w:marBottom w:val="0"/>
          <w:divBdr>
            <w:top w:val="none" w:sz="0" w:space="0" w:color="auto"/>
            <w:left w:val="none" w:sz="0" w:space="0" w:color="auto"/>
            <w:bottom w:val="none" w:sz="0" w:space="0" w:color="auto"/>
            <w:right w:val="none" w:sz="0" w:space="0" w:color="auto"/>
          </w:divBdr>
        </w:div>
        <w:div w:id="2013100282">
          <w:marLeft w:val="640"/>
          <w:marRight w:val="0"/>
          <w:marTop w:val="0"/>
          <w:marBottom w:val="0"/>
          <w:divBdr>
            <w:top w:val="none" w:sz="0" w:space="0" w:color="auto"/>
            <w:left w:val="none" w:sz="0" w:space="0" w:color="auto"/>
            <w:bottom w:val="none" w:sz="0" w:space="0" w:color="auto"/>
            <w:right w:val="none" w:sz="0" w:space="0" w:color="auto"/>
          </w:divBdr>
        </w:div>
        <w:div w:id="2136559493">
          <w:marLeft w:val="640"/>
          <w:marRight w:val="0"/>
          <w:marTop w:val="0"/>
          <w:marBottom w:val="0"/>
          <w:divBdr>
            <w:top w:val="none" w:sz="0" w:space="0" w:color="auto"/>
            <w:left w:val="none" w:sz="0" w:space="0" w:color="auto"/>
            <w:bottom w:val="none" w:sz="0" w:space="0" w:color="auto"/>
            <w:right w:val="none" w:sz="0" w:space="0" w:color="auto"/>
          </w:divBdr>
        </w:div>
      </w:divsChild>
    </w:div>
    <w:div w:id="1356930040">
      <w:bodyDiv w:val="1"/>
      <w:marLeft w:val="0"/>
      <w:marRight w:val="0"/>
      <w:marTop w:val="0"/>
      <w:marBottom w:val="0"/>
      <w:divBdr>
        <w:top w:val="none" w:sz="0" w:space="0" w:color="auto"/>
        <w:left w:val="none" w:sz="0" w:space="0" w:color="auto"/>
        <w:bottom w:val="none" w:sz="0" w:space="0" w:color="auto"/>
        <w:right w:val="none" w:sz="0" w:space="0" w:color="auto"/>
      </w:divBdr>
      <w:divsChild>
        <w:div w:id="215704382">
          <w:marLeft w:val="640"/>
          <w:marRight w:val="0"/>
          <w:marTop w:val="0"/>
          <w:marBottom w:val="0"/>
          <w:divBdr>
            <w:top w:val="none" w:sz="0" w:space="0" w:color="auto"/>
            <w:left w:val="none" w:sz="0" w:space="0" w:color="auto"/>
            <w:bottom w:val="none" w:sz="0" w:space="0" w:color="auto"/>
            <w:right w:val="none" w:sz="0" w:space="0" w:color="auto"/>
          </w:divBdr>
        </w:div>
        <w:div w:id="1869560699">
          <w:marLeft w:val="640"/>
          <w:marRight w:val="0"/>
          <w:marTop w:val="0"/>
          <w:marBottom w:val="0"/>
          <w:divBdr>
            <w:top w:val="none" w:sz="0" w:space="0" w:color="auto"/>
            <w:left w:val="none" w:sz="0" w:space="0" w:color="auto"/>
            <w:bottom w:val="none" w:sz="0" w:space="0" w:color="auto"/>
            <w:right w:val="none" w:sz="0" w:space="0" w:color="auto"/>
          </w:divBdr>
        </w:div>
        <w:div w:id="1504279291">
          <w:marLeft w:val="640"/>
          <w:marRight w:val="0"/>
          <w:marTop w:val="0"/>
          <w:marBottom w:val="0"/>
          <w:divBdr>
            <w:top w:val="none" w:sz="0" w:space="0" w:color="auto"/>
            <w:left w:val="none" w:sz="0" w:space="0" w:color="auto"/>
            <w:bottom w:val="none" w:sz="0" w:space="0" w:color="auto"/>
            <w:right w:val="none" w:sz="0" w:space="0" w:color="auto"/>
          </w:divBdr>
        </w:div>
        <w:div w:id="934903611">
          <w:marLeft w:val="640"/>
          <w:marRight w:val="0"/>
          <w:marTop w:val="0"/>
          <w:marBottom w:val="0"/>
          <w:divBdr>
            <w:top w:val="none" w:sz="0" w:space="0" w:color="auto"/>
            <w:left w:val="none" w:sz="0" w:space="0" w:color="auto"/>
            <w:bottom w:val="none" w:sz="0" w:space="0" w:color="auto"/>
            <w:right w:val="none" w:sz="0" w:space="0" w:color="auto"/>
          </w:divBdr>
        </w:div>
        <w:div w:id="1898466612">
          <w:marLeft w:val="640"/>
          <w:marRight w:val="0"/>
          <w:marTop w:val="0"/>
          <w:marBottom w:val="0"/>
          <w:divBdr>
            <w:top w:val="none" w:sz="0" w:space="0" w:color="auto"/>
            <w:left w:val="none" w:sz="0" w:space="0" w:color="auto"/>
            <w:bottom w:val="none" w:sz="0" w:space="0" w:color="auto"/>
            <w:right w:val="none" w:sz="0" w:space="0" w:color="auto"/>
          </w:divBdr>
        </w:div>
        <w:div w:id="2102988625">
          <w:marLeft w:val="640"/>
          <w:marRight w:val="0"/>
          <w:marTop w:val="0"/>
          <w:marBottom w:val="0"/>
          <w:divBdr>
            <w:top w:val="none" w:sz="0" w:space="0" w:color="auto"/>
            <w:left w:val="none" w:sz="0" w:space="0" w:color="auto"/>
            <w:bottom w:val="none" w:sz="0" w:space="0" w:color="auto"/>
            <w:right w:val="none" w:sz="0" w:space="0" w:color="auto"/>
          </w:divBdr>
        </w:div>
        <w:div w:id="1275090348">
          <w:marLeft w:val="640"/>
          <w:marRight w:val="0"/>
          <w:marTop w:val="0"/>
          <w:marBottom w:val="0"/>
          <w:divBdr>
            <w:top w:val="none" w:sz="0" w:space="0" w:color="auto"/>
            <w:left w:val="none" w:sz="0" w:space="0" w:color="auto"/>
            <w:bottom w:val="none" w:sz="0" w:space="0" w:color="auto"/>
            <w:right w:val="none" w:sz="0" w:space="0" w:color="auto"/>
          </w:divBdr>
        </w:div>
        <w:div w:id="1151016953">
          <w:marLeft w:val="640"/>
          <w:marRight w:val="0"/>
          <w:marTop w:val="0"/>
          <w:marBottom w:val="0"/>
          <w:divBdr>
            <w:top w:val="none" w:sz="0" w:space="0" w:color="auto"/>
            <w:left w:val="none" w:sz="0" w:space="0" w:color="auto"/>
            <w:bottom w:val="none" w:sz="0" w:space="0" w:color="auto"/>
            <w:right w:val="none" w:sz="0" w:space="0" w:color="auto"/>
          </w:divBdr>
        </w:div>
        <w:div w:id="1094286272">
          <w:marLeft w:val="640"/>
          <w:marRight w:val="0"/>
          <w:marTop w:val="0"/>
          <w:marBottom w:val="0"/>
          <w:divBdr>
            <w:top w:val="none" w:sz="0" w:space="0" w:color="auto"/>
            <w:left w:val="none" w:sz="0" w:space="0" w:color="auto"/>
            <w:bottom w:val="none" w:sz="0" w:space="0" w:color="auto"/>
            <w:right w:val="none" w:sz="0" w:space="0" w:color="auto"/>
          </w:divBdr>
        </w:div>
        <w:div w:id="459348719">
          <w:marLeft w:val="640"/>
          <w:marRight w:val="0"/>
          <w:marTop w:val="0"/>
          <w:marBottom w:val="0"/>
          <w:divBdr>
            <w:top w:val="none" w:sz="0" w:space="0" w:color="auto"/>
            <w:left w:val="none" w:sz="0" w:space="0" w:color="auto"/>
            <w:bottom w:val="none" w:sz="0" w:space="0" w:color="auto"/>
            <w:right w:val="none" w:sz="0" w:space="0" w:color="auto"/>
          </w:divBdr>
        </w:div>
        <w:div w:id="623968953">
          <w:marLeft w:val="640"/>
          <w:marRight w:val="0"/>
          <w:marTop w:val="0"/>
          <w:marBottom w:val="0"/>
          <w:divBdr>
            <w:top w:val="none" w:sz="0" w:space="0" w:color="auto"/>
            <w:left w:val="none" w:sz="0" w:space="0" w:color="auto"/>
            <w:bottom w:val="none" w:sz="0" w:space="0" w:color="auto"/>
            <w:right w:val="none" w:sz="0" w:space="0" w:color="auto"/>
          </w:divBdr>
        </w:div>
        <w:div w:id="1408727831">
          <w:marLeft w:val="640"/>
          <w:marRight w:val="0"/>
          <w:marTop w:val="0"/>
          <w:marBottom w:val="0"/>
          <w:divBdr>
            <w:top w:val="none" w:sz="0" w:space="0" w:color="auto"/>
            <w:left w:val="none" w:sz="0" w:space="0" w:color="auto"/>
            <w:bottom w:val="none" w:sz="0" w:space="0" w:color="auto"/>
            <w:right w:val="none" w:sz="0" w:space="0" w:color="auto"/>
          </w:divBdr>
        </w:div>
        <w:div w:id="393894137">
          <w:marLeft w:val="640"/>
          <w:marRight w:val="0"/>
          <w:marTop w:val="0"/>
          <w:marBottom w:val="0"/>
          <w:divBdr>
            <w:top w:val="none" w:sz="0" w:space="0" w:color="auto"/>
            <w:left w:val="none" w:sz="0" w:space="0" w:color="auto"/>
            <w:bottom w:val="none" w:sz="0" w:space="0" w:color="auto"/>
            <w:right w:val="none" w:sz="0" w:space="0" w:color="auto"/>
          </w:divBdr>
        </w:div>
        <w:div w:id="948856225">
          <w:marLeft w:val="640"/>
          <w:marRight w:val="0"/>
          <w:marTop w:val="0"/>
          <w:marBottom w:val="0"/>
          <w:divBdr>
            <w:top w:val="none" w:sz="0" w:space="0" w:color="auto"/>
            <w:left w:val="none" w:sz="0" w:space="0" w:color="auto"/>
            <w:bottom w:val="none" w:sz="0" w:space="0" w:color="auto"/>
            <w:right w:val="none" w:sz="0" w:space="0" w:color="auto"/>
          </w:divBdr>
        </w:div>
        <w:div w:id="1178271747">
          <w:marLeft w:val="640"/>
          <w:marRight w:val="0"/>
          <w:marTop w:val="0"/>
          <w:marBottom w:val="0"/>
          <w:divBdr>
            <w:top w:val="none" w:sz="0" w:space="0" w:color="auto"/>
            <w:left w:val="none" w:sz="0" w:space="0" w:color="auto"/>
            <w:bottom w:val="none" w:sz="0" w:space="0" w:color="auto"/>
            <w:right w:val="none" w:sz="0" w:space="0" w:color="auto"/>
          </w:divBdr>
        </w:div>
        <w:div w:id="1696809477">
          <w:marLeft w:val="640"/>
          <w:marRight w:val="0"/>
          <w:marTop w:val="0"/>
          <w:marBottom w:val="0"/>
          <w:divBdr>
            <w:top w:val="none" w:sz="0" w:space="0" w:color="auto"/>
            <w:left w:val="none" w:sz="0" w:space="0" w:color="auto"/>
            <w:bottom w:val="none" w:sz="0" w:space="0" w:color="auto"/>
            <w:right w:val="none" w:sz="0" w:space="0" w:color="auto"/>
          </w:divBdr>
        </w:div>
        <w:div w:id="1036125248">
          <w:marLeft w:val="640"/>
          <w:marRight w:val="0"/>
          <w:marTop w:val="0"/>
          <w:marBottom w:val="0"/>
          <w:divBdr>
            <w:top w:val="none" w:sz="0" w:space="0" w:color="auto"/>
            <w:left w:val="none" w:sz="0" w:space="0" w:color="auto"/>
            <w:bottom w:val="none" w:sz="0" w:space="0" w:color="auto"/>
            <w:right w:val="none" w:sz="0" w:space="0" w:color="auto"/>
          </w:divBdr>
        </w:div>
        <w:div w:id="547035182">
          <w:marLeft w:val="640"/>
          <w:marRight w:val="0"/>
          <w:marTop w:val="0"/>
          <w:marBottom w:val="0"/>
          <w:divBdr>
            <w:top w:val="none" w:sz="0" w:space="0" w:color="auto"/>
            <w:left w:val="none" w:sz="0" w:space="0" w:color="auto"/>
            <w:bottom w:val="none" w:sz="0" w:space="0" w:color="auto"/>
            <w:right w:val="none" w:sz="0" w:space="0" w:color="auto"/>
          </w:divBdr>
        </w:div>
        <w:div w:id="985431587">
          <w:marLeft w:val="640"/>
          <w:marRight w:val="0"/>
          <w:marTop w:val="0"/>
          <w:marBottom w:val="0"/>
          <w:divBdr>
            <w:top w:val="none" w:sz="0" w:space="0" w:color="auto"/>
            <w:left w:val="none" w:sz="0" w:space="0" w:color="auto"/>
            <w:bottom w:val="none" w:sz="0" w:space="0" w:color="auto"/>
            <w:right w:val="none" w:sz="0" w:space="0" w:color="auto"/>
          </w:divBdr>
        </w:div>
        <w:div w:id="1876850151">
          <w:marLeft w:val="640"/>
          <w:marRight w:val="0"/>
          <w:marTop w:val="0"/>
          <w:marBottom w:val="0"/>
          <w:divBdr>
            <w:top w:val="none" w:sz="0" w:space="0" w:color="auto"/>
            <w:left w:val="none" w:sz="0" w:space="0" w:color="auto"/>
            <w:bottom w:val="none" w:sz="0" w:space="0" w:color="auto"/>
            <w:right w:val="none" w:sz="0" w:space="0" w:color="auto"/>
          </w:divBdr>
        </w:div>
        <w:div w:id="1308625018">
          <w:marLeft w:val="640"/>
          <w:marRight w:val="0"/>
          <w:marTop w:val="0"/>
          <w:marBottom w:val="0"/>
          <w:divBdr>
            <w:top w:val="none" w:sz="0" w:space="0" w:color="auto"/>
            <w:left w:val="none" w:sz="0" w:space="0" w:color="auto"/>
            <w:bottom w:val="none" w:sz="0" w:space="0" w:color="auto"/>
            <w:right w:val="none" w:sz="0" w:space="0" w:color="auto"/>
          </w:divBdr>
        </w:div>
        <w:div w:id="475223227">
          <w:marLeft w:val="640"/>
          <w:marRight w:val="0"/>
          <w:marTop w:val="0"/>
          <w:marBottom w:val="0"/>
          <w:divBdr>
            <w:top w:val="none" w:sz="0" w:space="0" w:color="auto"/>
            <w:left w:val="none" w:sz="0" w:space="0" w:color="auto"/>
            <w:bottom w:val="none" w:sz="0" w:space="0" w:color="auto"/>
            <w:right w:val="none" w:sz="0" w:space="0" w:color="auto"/>
          </w:divBdr>
        </w:div>
        <w:div w:id="48845662">
          <w:marLeft w:val="640"/>
          <w:marRight w:val="0"/>
          <w:marTop w:val="0"/>
          <w:marBottom w:val="0"/>
          <w:divBdr>
            <w:top w:val="none" w:sz="0" w:space="0" w:color="auto"/>
            <w:left w:val="none" w:sz="0" w:space="0" w:color="auto"/>
            <w:bottom w:val="none" w:sz="0" w:space="0" w:color="auto"/>
            <w:right w:val="none" w:sz="0" w:space="0" w:color="auto"/>
          </w:divBdr>
        </w:div>
        <w:div w:id="1843086550">
          <w:marLeft w:val="640"/>
          <w:marRight w:val="0"/>
          <w:marTop w:val="0"/>
          <w:marBottom w:val="0"/>
          <w:divBdr>
            <w:top w:val="none" w:sz="0" w:space="0" w:color="auto"/>
            <w:left w:val="none" w:sz="0" w:space="0" w:color="auto"/>
            <w:bottom w:val="none" w:sz="0" w:space="0" w:color="auto"/>
            <w:right w:val="none" w:sz="0" w:space="0" w:color="auto"/>
          </w:divBdr>
        </w:div>
        <w:div w:id="1318731051">
          <w:marLeft w:val="640"/>
          <w:marRight w:val="0"/>
          <w:marTop w:val="0"/>
          <w:marBottom w:val="0"/>
          <w:divBdr>
            <w:top w:val="none" w:sz="0" w:space="0" w:color="auto"/>
            <w:left w:val="none" w:sz="0" w:space="0" w:color="auto"/>
            <w:bottom w:val="none" w:sz="0" w:space="0" w:color="auto"/>
            <w:right w:val="none" w:sz="0" w:space="0" w:color="auto"/>
          </w:divBdr>
        </w:div>
        <w:div w:id="314914754">
          <w:marLeft w:val="640"/>
          <w:marRight w:val="0"/>
          <w:marTop w:val="0"/>
          <w:marBottom w:val="0"/>
          <w:divBdr>
            <w:top w:val="none" w:sz="0" w:space="0" w:color="auto"/>
            <w:left w:val="none" w:sz="0" w:space="0" w:color="auto"/>
            <w:bottom w:val="none" w:sz="0" w:space="0" w:color="auto"/>
            <w:right w:val="none" w:sz="0" w:space="0" w:color="auto"/>
          </w:divBdr>
        </w:div>
        <w:div w:id="949239917">
          <w:marLeft w:val="640"/>
          <w:marRight w:val="0"/>
          <w:marTop w:val="0"/>
          <w:marBottom w:val="0"/>
          <w:divBdr>
            <w:top w:val="none" w:sz="0" w:space="0" w:color="auto"/>
            <w:left w:val="none" w:sz="0" w:space="0" w:color="auto"/>
            <w:bottom w:val="none" w:sz="0" w:space="0" w:color="auto"/>
            <w:right w:val="none" w:sz="0" w:space="0" w:color="auto"/>
          </w:divBdr>
        </w:div>
        <w:div w:id="594943579">
          <w:marLeft w:val="640"/>
          <w:marRight w:val="0"/>
          <w:marTop w:val="0"/>
          <w:marBottom w:val="0"/>
          <w:divBdr>
            <w:top w:val="none" w:sz="0" w:space="0" w:color="auto"/>
            <w:left w:val="none" w:sz="0" w:space="0" w:color="auto"/>
            <w:bottom w:val="none" w:sz="0" w:space="0" w:color="auto"/>
            <w:right w:val="none" w:sz="0" w:space="0" w:color="auto"/>
          </w:divBdr>
        </w:div>
        <w:div w:id="1001665676">
          <w:marLeft w:val="640"/>
          <w:marRight w:val="0"/>
          <w:marTop w:val="0"/>
          <w:marBottom w:val="0"/>
          <w:divBdr>
            <w:top w:val="none" w:sz="0" w:space="0" w:color="auto"/>
            <w:left w:val="none" w:sz="0" w:space="0" w:color="auto"/>
            <w:bottom w:val="none" w:sz="0" w:space="0" w:color="auto"/>
            <w:right w:val="none" w:sz="0" w:space="0" w:color="auto"/>
          </w:divBdr>
        </w:div>
        <w:div w:id="2043702736">
          <w:marLeft w:val="640"/>
          <w:marRight w:val="0"/>
          <w:marTop w:val="0"/>
          <w:marBottom w:val="0"/>
          <w:divBdr>
            <w:top w:val="none" w:sz="0" w:space="0" w:color="auto"/>
            <w:left w:val="none" w:sz="0" w:space="0" w:color="auto"/>
            <w:bottom w:val="none" w:sz="0" w:space="0" w:color="auto"/>
            <w:right w:val="none" w:sz="0" w:space="0" w:color="auto"/>
          </w:divBdr>
        </w:div>
        <w:div w:id="1074274869">
          <w:marLeft w:val="640"/>
          <w:marRight w:val="0"/>
          <w:marTop w:val="0"/>
          <w:marBottom w:val="0"/>
          <w:divBdr>
            <w:top w:val="none" w:sz="0" w:space="0" w:color="auto"/>
            <w:left w:val="none" w:sz="0" w:space="0" w:color="auto"/>
            <w:bottom w:val="none" w:sz="0" w:space="0" w:color="auto"/>
            <w:right w:val="none" w:sz="0" w:space="0" w:color="auto"/>
          </w:divBdr>
        </w:div>
        <w:div w:id="625812787">
          <w:marLeft w:val="640"/>
          <w:marRight w:val="0"/>
          <w:marTop w:val="0"/>
          <w:marBottom w:val="0"/>
          <w:divBdr>
            <w:top w:val="none" w:sz="0" w:space="0" w:color="auto"/>
            <w:left w:val="none" w:sz="0" w:space="0" w:color="auto"/>
            <w:bottom w:val="none" w:sz="0" w:space="0" w:color="auto"/>
            <w:right w:val="none" w:sz="0" w:space="0" w:color="auto"/>
          </w:divBdr>
        </w:div>
        <w:div w:id="2000495857">
          <w:marLeft w:val="640"/>
          <w:marRight w:val="0"/>
          <w:marTop w:val="0"/>
          <w:marBottom w:val="0"/>
          <w:divBdr>
            <w:top w:val="none" w:sz="0" w:space="0" w:color="auto"/>
            <w:left w:val="none" w:sz="0" w:space="0" w:color="auto"/>
            <w:bottom w:val="none" w:sz="0" w:space="0" w:color="auto"/>
            <w:right w:val="none" w:sz="0" w:space="0" w:color="auto"/>
          </w:divBdr>
        </w:div>
        <w:div w:id="1109397381">
          <w:marLeft w:val="640"/>
          <w:marRight w:val="0"/>
          <w:marTop w:val="0"/>
          <w:marBottom w:val="0"/>
          <w:divBdr>
            <w:top w:val="none" w:sz="0" w:space="0" w:color="auto"/>
            <w:left w:val="none" w:sz="0" w:space="0" w:color="auto"/>
            <w:bottom w:val="none" w:sz="0" w:space="0" w:color="auto"/>
            <w:right w:val="none" w:sz="0" w:space="0" w:color="auto"/>
          </w:divBdr>
        </w:div>
        <w:div w:id="624116683">
          <w:marLeft w:val="640"/>
          <w:marRight w:val="0"/>
          <w:marTop w:val="0"/>
          <w:marBottom w:val="0"/>
          <w:divBdr>
            <w:top w:val="none" w:sz="0" w:space="0" w:color="auto"/>
            <w:left w:val="none" w:sz="0" w:space="0" w:color="auto"/>
            <w:bottom w:val="none" w:sz="0" w:space="0" w:color="auto"/>
            <w:right w:val="none" w:sz="0" w:space="0" w:color="auto"/>
          </w:divBdr>
        </w:div>
        <w:div w:id="865751938">
          <w:marLeft w:val="640"/>
          <w:marRight w:val="0"/>
          <w:marTop w:val="0"/>
          <w:marBottom w:val="0"/>
          <w:divBdr>
            <w:top w:val="none" w:sz="0" w:space="0" w:color="auto"/>
            <w:left w:val="none" w:sz="0" w:space="0" w:color="auto"/>
            <w:bottom w:val="none" w:sz="0" w:space="0" w:color="auto"/>
            <w:right w:val="none" w:sz="0" w:space="0" w:color="auto"/>
          </w:divBdr>
        </w:div>
        <w:div w:id="881752629">
          <w:marLeft w:val="640"/>
          <w:marRight w:val="0"/>
          <w:marTop w:val="0"/>
          <w:marBottom w:val="0"/>
          <w:divBdr>
            <w:top w:val="none" w:sz="0" w:space="0" w:color="auto"/>
            <w:left w:val="none" w:sz="0" w:space="0" w:color="auto"/>
            <w:bottom w:val="none" w:sz="0" w:space="0" w:color="auto"/>
            <w:right w:val="none" w:sz="0" w:space="0" w:color="auto"/>
          </w:divBdr>
        </w:div>
        <w:div w:id="461268640">
          <w:marLeft w:val="640"/>
          <w:marRight w:val="0"/>
          <w:marTop w:val="0"/>
          <w:marBottom w:val="0"/>
          <w:divBdr>
            <w:top w:val="none" w:sz="0" w:space="0" w:color="auto"/>
            <w:left w:val="none" w:sz="0" w:space="0" w:color="auto"/>
            <w:bottom w:val="none" w:sz="0" w:space="0" w:color="auto"/>
            <w:right w:val="none" w:sz="0" w:space="0" w:color="auto"/>
          </w:divBdr>
        </w:div>
        <w:div w:id="639656697">
          <w:marLeft w:val="640"/>
          <w:marRight w:val="0"/>
          <w:marTop w:val="0"/>
          <w:marBottom w:val="0"/>
          <w:divBdr>
            <w:top w:val="none" w:sz="0" w:space="0" w:color="auto"/>
            <w:left w:val="none" w:sz="0" w:space="0" w:color="auto"/>
            <w:bottom w:val="none" w:sz="0" w:space="0" w:color="auto"/>
            <w:right w:val="none" w:sz="0" w:space="0" w:color="auto"/>
          </w:divBdr>
        </w:div>
        <w:div w:id="1660577084">
          <w:marLeft w:val="640"/>
          <w:marRight w:val="0"/>
          <w:marTop w:val="0"/>
          <w:marBottom w:val="0"/>
          <w:divBdr>
            <w:top w:val="none" w:sz="0" w:space="0" w:color="auto"/>
            <w:left w:val="none" w:sz="0" w:space="0" w:color="auto"/>
            <w:bottom w:val="none" w:sz="0" w:space="0" w:color="auto"/>
            <w:right w:val="none" w:sz="0" w:space="0" w:color="auto"/>
          </w:divBdr>
        </w:div>
        <w:div w:id="1559170072">
          <w:marLeft w:val="640"/>
          <w:marRight w:val="0"/>
          <w:marTop w:val="0"/>
          <w:marBottom w:val="0"/>
          <w:divBdr>
            <w:top w:val="none" w:sz="0" w:space="0" w:color="auto"/>
            <w:left w:val="none" w:sz="0" w:space="0" w:color="auto"/>
            <w:bottom w:val="none" w:sz="0" w:space="0" w:color="auto"/>
            <w:right w:val="none" w:sz="0" w:space="0" w:color="auto"/>
          </w:divBdr>
        </w:div>
        <w:div w:id="711928422">
          <w:marLeft w:val="640"/>
          <w:marRight w:val="0"/>
          <w:marTop w:val="0"/>
          <w:marBottom w:val="0"/>
          <w:divBdr>
            <w:top w:val="none" w:sz="0" w:space="0" w:color="auto"/>
            <w:left w:val="none" w:sz="0" w:space="0" w:color="auto"/>
            <w:bottom w:val="none" w:sz="0" w:space="0" w:color="auto"/>
            <w:right w:val="none" w:sz="0" w:space="0" w:color="auto"/>
          </w:divBdr>
        </w:div>
        <w:div w:id="682785419">
          <w:marLeft w:val="640"/>
          <w:marRight w:val="0"/>
          <w:marTop w:val="0"/>
          <w:marBottom w:val="0"/>
          <w:divBdr>
            <w:top w:val="none" w:sz="0" w:space="0" w:color="auto"/>
            <w:left w:val="none" w:sz="0" w:space="0" w:color="auto"/>
            <w:bottom w:val="none" w:sz="0" w:space="0" w:color="auto"/>
            <w:right w:val="none" w:sz="0" w:space="0" w:color="auto"/>
          </w:divBdr>
        </w:div>
        <w:div w:id="494999080">
          <w:marLeft w:val="640"/>
          <w:marRight w:val="0"/>
          <w:marTop w:val="0"/>
          <w:marBottom w:val="0"/>
          <w:divBdr>
            <w:top w:val="none" w:sz="0" w:space="0" w:color="auto"/>
            <w:left w:val="none" w:sz="0" w:space="0" w:color="auto"/>
            <w:bottom w:val="none" w:sz="0" w:space="0" w:color="auto"/>
            <w:right w:val="none" w:sz="0" w:space="0" w:color="auto"/>
          </w:divBdr>
        </w:div>
        <w:div w:id="1464234942">
          <w:marLeft w:val="640"/>
          <w:marRight w:val="0"/>
          <w:marTop w:val="0"/>
          <w:marBottom w:val="0"/>
          <w:divBdr>
            <w:top w:val="none" w:sz="0" w:space="0" w:color="auto"/>
            <w:left w:val="none" w:sz="0" w:space="0" w:color="auto"/>
            <w:bottom w:val="none" w:sz="0" w:space="0" w:color="auto"/>
            <w:right w:val="none" w:sz="0" w:space="0" w:color="auto"/>
          </w:divBdr>
        </w:div>
        <w:div w:id="1033311586">
          <w:marLeft w:val="640"/>
          <w:marRight w:val="0"/>
          <w:marTop w:val="0"/>
          <w:marBottom w:val="0"/>
          <w:divBdr>
            <w:top w:val="none" w:sz="0" w:space="0" w:color="auto"/>
            <w:left w:val="none" w:sz="0" w:space="0" w:color="auto"/>
            <w:bottom w:val="none" w:sz="0" w:space="0" w:color="auto"/>
            <w:right w:val="none" w:sz="0" w:space="0" w:color="auto"/>
          </w:divBdr>
        </w:div>
        <w:div w:id="1141188465">
          <w:marLeft w:val="640"/>
          <w:marRight w:val="0"/>
          <w:marTop w:val="0"/>
          <w:marBottom w:val="0"/>
          <w:divBdr>
            <w:top w:val="none" w:sz="0" w:space="0" w:color="auto"/>
            <w:left w:val="none" w:sz="0" w:space="0" w:color="auto"/>
            <w:bottom w:val="none" w:sz="0" w:space="0" w:color="auto"/>
            <w:right w:val="none" w:sz="0" w:space="0" w:color="auto"/>
          </w:divBdr>
        </w:div>
        <w:div w:id="669596853">
          <w:marLeft w:val="640"/>
          <w:marRight w:val="0"/>
          <w:marTop w:val="0"/>
          <w:marBottom w:val="0"/>
          <w:divBdr>
            <w:top w:val="none" w:sz="0" w:space="0" w:color="auto"/>
            <w:left w:val="none" w:sz="0" w:space="0" w:color="auto"/>
            <w:bottom w:val="none" w:sz="0" w:space="0" w:color="auto"/>
            <w:right w:val="none" w:sz="0" w:space="0" w:color="auto"/>
          </w:divBdr>
        </w:div>
        <w:div w:id="1784496325">
          <w:marLeft w:val="640"/>
          <w:marRight w:val="0"/>
          <w:marTop w:val="0"/>
          <w:marBottom w:val="0"/>
          <w:divBdr>
            <w:top w:val="none" w:sz="0" w:space="0" w:color="auto"/>
            <w:left w:val="none" w:sz="0" w:space="0" w:color="auto"/>
            <w:bottom w:val="none" w:sz="0" w:space="0" w:color="auto"/>
            <w:right w:val="none" w:sz="0" w:space="0" w:color="auto"/>
          </w:divBdr>
        </w:div>
        <w:div w:id="1636180975">
          <w:marLeft w:val="640"/>
          <w:marRight w:val="0"/>
          <w:marTop w:val="0"/>
          <w:marBottom w:val="0"/>
          <w:divBdr>
            <w:top w:val="none" w:sz="0" w:space="0" w:color="auto"/>
            <w:left w:val="none" w:sz="0" w:space="0" w:color="auto"/>
            <w:bottom w:val="none" w:sz="0" w:space="0" w:color="auto"/>
            <w:right w:val="none" w:sz="0" w:space="0" w:color="auto"/>
          </w:divBdr>
        </w:div>
        <w:div w:id="1336029804">
          <w:marLeft w:val="640"/>
          <w:marRight w:val="0"/>
          <w:marTop w:val="0"/>
          <w:marBottom w:val="0"/>
          <w:divBdr>
            <w:top w:val="none" w:sz="0" w:space="0" w:color="auto"/>
            <w:left w:val="none" w:sz="0" w:space="0" w:color="auto"/>
            <w:bottom w:val="none" w:sz="0" w:space="0" w:color="auto"/>
            <w:right w:val="none" w:sz="0" w:space="0" w:color="auto"/>
          </w:divBdr>
        </w:div>
      </w:divsChild>
    </w:div>
    <w:div w:id="1363281099">
      <w:marLeft w:val="0"/>
      <w:marRight w:val="0"/>
      <w:marTop w:val="0"/>
      <w:marBottom w:val="0"/>
      <w:divBdr>
        <w:top w:val="none" w:sz="0" w:space="0" w:color="auto"/>
        <w:left w:val="none" w:sz="0" w:space="0" w:color="auto"/>
        <w:bottom w:val="none" w:sz="0" w:space="0" w:color="auto"/>
        <w:right w:val="none" w:sz="0" w:space="0" w:color="auto"/>
      </w:divBdr>
    </w:div>
    <w:div w:id="1367750202">
      <w:marLeft w:val="0"/>
      <w:marRight w:val="0"/>
      <w:marTop w:val="0"/>
      <w:marBottom w:val="0"/>
      <w:divBdr>
        <w:top w:val="none" w:sz="0" w:space="0" w:color="auto"/>
        <w:left w:val="none" w:sz="0" w:space="0" w:color="auto"/>
        <w:bottom w:val="none" w:sz="0" w:space="0" w:color="auto"/>
        <w:right w:val="none" w:sz="0" w:space="0" w:color="auto"/>
      </w:divBdr>
    </w:div>
    <w:div w:id="1368330844">
      <w:marLeft w:val="0"/>
      <w:marRight w:val="0"/>
      <w:marTop w:val="0"/>
      <w:marBottom w:val="0"/>
      <w:divBdr>
        <w:top w:val="none" w:sz="0" w:space="0" w:color="auto"/>
        <w:left w:val="none" w:sz="0" w:space="0" w:color="auto"/>
        <w:bottom w:val="none" w:sz="0" w:space="0" w:color="auto"/>
        <w:right w:val="none" w:sz="0" w:space="0" w:color="auto"/>
      </w:divBdr>
    </w:div>
    <w:div w:id="1372875420">
      <w:marLeft w:val="0"/>
      <w:marRight w:val="0"/>
      <w:marTop w:val="0"/>
      <w:marBottom w:val="0"/>
      <w:divBdr>
        <w:top w:val="none" w:sz="0" w:space="0" w:color="auto"/>
        <w:left w:val="none" w:sz="0" w:space="0" w:color="auto"/>
        <w:bottom w:val="none" w:sz="0" w:space="0" w:color="auto"/>
        <w:right w:val="none" w:sz="0" w:space="0" w:color="auto"/>
      </w:divBdr>
    </w:div>
    <w:div w:id="1379085475">
      <w:bodyDiv w:val="1"/>
      <w:marLeft w:val="0"/>
      <w:marRight w:val="0"/>
      <w:marTop w:val="0"/>
      <w:marBottom w:val="0"/>
      <w:divBdr>
        <w:top w:val="none" w:sz="0" w:space="0" w:color="auto"/>
        <w:left w:val="none" w:sz="0" w:space="0" w:color="auto"/>
        <w:bottom w:val="none" w:sz="0" w:space="0" w:color="auto"/>
        <w:right w:val="none" w:sz="0" w:space="0" w:color="auto"/>
      </w:divBdr>
      <w:divsChild>
        <w:div w:id="1041828156">
          <w:marLeft w:val="640"/>
          <w:marRight w:val="0"/>
          <w:marTop w:val="0"/>
          <w:marBottom w:val="0"/>
          <w:divBdr>
            <w:top w:val="none" w:sz="0" w:space="0" w:color="auto"/>
            <w:left w:val="none" w:sz="0" w:space="0" w:color="auto"/>
            <w:bottom w:val="none" w:sz="0" w:space="0" w:color="auto"/>
            <w:right w:val="none" w:sz="0" w:space="0" w:color="auto"/>
          </w:divBdr>
        </w:div>
        <w:div w:id="2067989213">
          <w:marLeft w:val="640"/>
          <w:marRight w:val="0"/>
          <w:marTop w:val="0"/>
          <w:marBottom w:val="0"/>
          <w:divBdr>
            <w:top w:val="none" w:sz="0" w:space="0" w:color="auto"/>
            <w:left w:val="none" w:sz="0" w:space="0" w:color="auto"/>
            <w:bottom w:val="none" w:sz="0" w:space="0" w:color="auto"/>
            <w:right w:val="none" w:sz="0" w:space="0" w:color="auto"/>
          </w:divBdr>
        </w:div>
        <w:div w:id="1349721688">
          <w:marLeft w:val="640"/>
          <w:marRight w:val="0"/>
          <w:marTop w:val="0"/>
          <w:marBottom w:val="0"/>
          <w:divBdr>
            <w:top w:val="none" w:sz="0" w:space="0" w:color="auto"/>
            <w:left w:val="none" w:sz="0" w:space="0" w:color="auto"/>
            <w:bottom w:val="none" w:sz="0" w:space="0" w:color="auto"/>
            <w:right w:val="none" w:sz="0" w:space="0" w:color="auto"/>
          </w:divBdr>
        </w:div>
        <w:div w:id="790511771">
          <w:marLeft w:val="640"/>
          <w:marRight w:val="0"/>
          <w:marTop w:val="0"/>
          <w:marBottom w:val="0"/>
          <w:divBdr>
            <w:top w:val="none" w:sz="0" w:space="0" w:color="auto"/>
            <w:left w:val="none" w:sz="0" w:space="0" w:color="auto"/>
            <w:bottom w:val="none" w:sz="0" w:space="0" w:color="auto"/>
            <w:right w:val="none" w:sz="0" w:space="0" w:color="auto"/>
          </w:divBdr>
        </w:div>
        <w:div w:id="464855864">
          <w:marLeft w:val="640"/>
          <w:marRight w:val="0"/>
          <w:marTop w:val="0"/>
          <w:marBottom w:val="0"/>
          <w:divBdr>
            <w:top w:val="none" w:sz="0" w:space="0" w:color="auto"/>
            <w:left w:val="none" w:sz="0" w:space="0" w:color="auto"/>
            <w:bottom w:val="none" w:sz="0" w:space="0" w:color="auto"/>
            <w:right w:val="none" w:sz="0" w:space="0" w:color="auto"/>
          </w:divBdr>
        </w:div>
        <w:div w:id="1323239491">
          <w:marLeft w:val="640"/>
          <w:marRight w:val="0"/>
          <w:marTop w:val="0"/>
          <w:marBottom w:val="0"/>
          <w:divBdr>
            <w:top w:val="none" w:sz="0" w:space="0" w:color="auto"/>
            <w:left w:val="none" w:sz="0" w:space="0" w:color="auto"/>
            <w:bottom w:val="none" w:sz="0" w:space="0" w:color="auto"/>
            <w:right w:val="none" w:sz="0" w:space="0" w:color="auto"/>
          </w:divBdr>
        </w:div>
        <w:div w:id="83309826">
          <w:marLeft w:val="640"/>
          <w:marRight w:val="0"/>
          <w:marTop w:val="0"/>
          <w:marBottom w:val="0"/>
          <w:divBdr>
            <w:top w:val="none" w:sz="0" w:space="0" w:color="auto"/>
            <w:left w:val="none" w:sz="0" w:space="0" w:color="auto"/>
            <w:bottom w:val="none" w:sz="0" w:space="0" w:color="auto"/>
            <w:right w:val="none" w:sz="0" w:space="0" w:color="auto"/>
          </w:divBdr>
        </w:div>
        <w:div w:id="1548908829">
          <w:marLeft w:val="640"/>
          <w:marRight w:val="0"/>
          <w:marTop w:val="0"/>
          <w:marBottom w:val="0"/>
          <w:divBdr>
            <w:top w:val="none" w:sz="0" w:space="0" w:color="auto"/>
            <w:left w:val="none" w:sz="0" w:space="0" w:color="auto"/>
            <w:bottom w:val="none" w:sz="0" w:space="0" w:color="auto"/>
            <w:right w:val="none" w:sz="0" w:space="0" w:color="auto"/>
          </w:divBdr>
        </w:div>
        <w:div w:id="911744050">
          <w:marLeft w:val="640"/>
          <w:marRight w:val="0"/>
          <w:marTop w:val="0"/>
          <w:marBottom w:val="0"/>
          <w:divBdr>
            <w:top w:val="none" w:sz="0" w:space="0" w:color="auto"/>
            <w:left w:val="none" w:sz="0" w:space="0" w:color="auto"/>
            <w:bottom w:val="none" w:sz="0" w:space="0" w:color="auto"/>
            <w:right w:val="none" w:sz="0" w:space="0" w:color="auto"/>
          </w:divBdr>
        </w:div>
        <w:div w:id="1399477304">
          <w:marLeft w:val="640"/>
          <w:marRight w:val="0"/>
          <w:marTop w:val="0"/>
          <w:marBottom w:val="0"/>
          <w:divBdr>
            <w:top w:val="none" w:sz="0" w:space="0" w:color="auto"/>
            <w:left w:val="none" w:sz="0" w:space="0" w:color="auto"/>
            <w:bottom w:val="none" w:sz="0" w:space="0" w:color="auto"/>
            <w:right w:val="none" w:sz="0" w:space="0" w:color="auto"/>
          </w:divBdr>
        </w:div>
        <w:div w:id="1422949313">
          <w:marLeft w:val="640"/>
          <w:marRight w:val="0"/>
          <w:marTop w:val="0"/>
          <w:marBottom w:val="0"/>
          <w:divBdr>
            <w:top w:val="none" w:sz="0" w:space="0" w:color="auto"/>
            <w:left w:val="none" w:sz="0" w:space="0" w:color="auto"/>
            <w:bottom w:val="none" w:sz="0" w:space="0" w:color="auto"/>
            <w:right w:val="none" w:sz="0" w:space="0" w:color="auto"/>
          </w:divBdr>
        </w:div>
        <w:div w:id="1058013516">
          <w:marLeft w:val="640"/>
          <w:marRight w:val="0"/>
          <w:marTop w:val="0"/>
          <w:marBottom w:val="0"/>
          <w:divBdr>
            <w:top w:val="none" w:sz="0" w:space="0" w:color="auto"/>
            <w:left w:val="none" w:sz="0" w:space="0" w:color="auto"/>
            <w:bottom w:val="none" w:sz="0" w:space="0" w:color="auto"/>
            <w:right w:val="none" w:sz="0" w:space="0" w:color="auto"/>
          </w:divBdr>
        </w:div>
        <w:div w:id="733355730">
          <w:marLeft w:val="640"/>
          <w:marRight w:val="0"/>
          <w:marTop w:val="0"/>
          <w:marBottom w:val="0"/>
          <w:divBdr>
            <w:top w:val="none" w:sz="0" w:space="0" w:color="auto"/>
            <w:left w:val="none" w:sz="0" w:space="0" w:color="auto"/>
            <w:bottom w:val="none" w:sz="0" w:space="0" w:color="auto"/>
            <w:right w:val="none" w:sz="0" w:space="0" w:color="auto"/>
          </w:divBdr>
        </w:div>
        <w:div w:id="912088263">
          <w:marLeft w:val="640"/>
          <w:marRight w:val="0"/>
          <w:marTop w:val="0"/>
          <w:marBottom w:val="0"/>
          <w:divBdr>
            <w:top w:val="none" w:sz="0" w:space="0" w:color="auto"/>
            <w:left w:val="none" w:sz="0" w:space="0" w:color="auto"/>
            <w:bottom w:val="none" w:sz="0" w:space="0" w:color="auto"/>
            <w:right w:val="none" w:sz="0" w:space="0" w:color="auto"/>
          </w:divBdr>
        </w:div>
        <w:div w:id="1599676138">
          <w:marLeft w:val="640"/>
          <w:marRight w:val="0"/>
          <w:marTop w:val="0"/>
          <w:marBottom w:val="0"/>
          <w:divBdr>
            <w:top w:val="none" w:sz="0" w:space="0" w:color="auto"/>
            <w:left w:val="none" w:sz="0" w:space="0" w:color="auto"/>
            <w:bottom w:val="none" w:sz="0" w:space="0" w:color="auto"/>
            <w:right w:val="none" w:sz="0" w:space="0" w:color="auto"/>
          </w:divBdr>
        </w:div>
        <w:div w:id="1268781255">
          <w:marLeft w:val="640"/>
          <w:marRight w:val="0"/>
          <w:marTop w:val="0"/>
          <w:marBottom w:val="0"/>
          <w:divBdr>
            <w:top w:val="none" w:sz="0" w:space="0" w:color="auto"/>
            <w:left w:val="none" w:sz="0" w:space="0" w:color="auto"/>
            <w:bottom w:val="none" w:sz="0" w:space="0" w:color="auto"/>
            <w:right w:val="none" w:sz="0" w:space="0" w:color="auto"/>
          </w:divBdr>
        </w:div>
        <w:div w:id="264653412">
          <w:marLeft w:val="640"/>
          <w:marRight w:val="0"/>
          <w:marTop w:val="0"/>
          <w:marBottom w:val="0"/>
          <w:divBdr>
            <w:top w:val="none" w:sz="0" w:space="0" w:color="auto"/>
            <w:left w:val="none" w:sz="0" w:space="0" w:color="auto"/>
            <w:bottom w:val="none" w:sz="0" w:space="0" w:color="auto"/>
            <w:right w:val="none" w:sz="0" w:space="0" w:color="auto"/>
          </w:divBdr>
        </w:div>
        <w:div w:id="946887875">
          <w:marLeft w:val="640"/>
          <w:marRight w:val="0"/>
          <w:marTop w:val="0"/>
          <w:marBottom w:val="0"/>
          <w:divBdr>
            <w:top w:val="none" w:sz="0" w:space="0" w:color="auto"/>
            <w:left w:val="none" w:sz="0" w:space="0" w:color="auto"/>
            <w:bottom w:val="none" w:sz="0" w:space="0" w:color="auto"/>
            <w:right w:val="none" w:sz="0" w:space="0" w:color="auto"/>
          </w:divBdr>
        </w:div>
        <w:div w:id="114491419">
          <w:marLeft w:val="640"/>
          <w:marRight w:val="0"/>
          <w:marTop w:val="0"/>
          <w:marBottom w:val="0"/>
          <w:divBdr>
            <w:top w:val="none" w:sz="0" w:space="0" w:color="auto"/>
            <w:left w:val="none" w:sz="0" w:space="0" w:color="auto"/>
            <w:bottom w:val="none" w:sz="0" w:space="0" w:color="auto"/>
            <w:right w:val="none" w:sz="0" w:space="0" w:color="auto"/>
          </w:divBdr>
        </w:div>
        <w:div w:id="558633255">
          <w:marLeft w:val="640"/>
          <w:marRight w:val="0"/>
          <w:marTop w:val="0"/>
          <w:marBottom w:val="0"/>
          <w:divBdr>
            <w:top w:val="none" w:sz="0" w:space="0" w:color="auto"/>
            <w:left w:val="none" w:sz="0" w:space="0" w:color="auto"/>
            <w:bottom w:val="none" w:sz="0" w:space="0" w:color="auto"/>
            <w:right w:val="none" w:sz="0" w:space="0" w:color="auto"/>
          </w:divBdr>
        </w:div>
        <w:div w:id="1875918153">
          <w:marLeft w:val="640"/>
          <w:marRight w:val="0"/>
          <w:marTop w:val="0"/>
          <w:marBottom w:val="0"/>
          <w:divBdr>
            <w:top w:val="none" w:sz="0" w:space="0" w:color="auto"/>
            <w:left w:val="none" w:sz="0" w:space="0" w:color="auto"/>
            <w:bottom w:val="none" w:sz="0" w:space="0" w:color="auto"/>
            <w:right w:val="none" w:sz="0" w:space="0" w:color="auto"/>
          </w:divBdr>
        </w:div>
        <w:div w:id="781270392">
          <w:marLeft w:val="640"/>
          <w:marRight w:val="0"/>
          <w:marTop w:val="0"/>
          <w:marBottom w:val="0"/>
          <w:divBdr>
            <w:top w:val="none" w:sz="0" w:space="0" w:color="auto"/>
            <w:left w:val="none" w:sz="0" w:space="0" w:color="auto"/>
            <w:bottom w:val="none" w:sz="0" w:space="0" w:color="auto"/>
            <w:right w:val="none" w:sz="0" w:space="0" w:color="auto"/>
          </w:divBdr>
        </w:div>
        <w:div w:id="1189175597">
          <w:marLeft w:val="640"/>
          <w:marRight w:val="0"/>
          <w:marTop w:val="0"/>
          <w:marBottom w:val="0"/>
          <w:divBdr>
            <w:top w:val="none" w:sz="0" w:space="0" w:color="auto"/>
            <w:left w:val="none" w:sz="0" w:space="0" w:color="auto"/>
            <w:bottom w:val="none" w:sz="0" w:space="0" w:color="auto"/>
            <w:right w:val="none" w:sz="0" w:space="0" w:color="auto"/>
          </w:divBdr>
        </w:div>
        <w:div w:id="1927499795">
          <w:marLeft w:val="640"/>
          <w:marRight w:val="0"/>
          <w:marTop w:val="0"/>
          <w:marBottom w:val="0"/>
          <w:divBdr>
            <w:top w:val="none" w:sz="0" w:space="0" w:color="auto"/>
            <w:left w:val="none" w:sz="0" w:space="0" w:color="auto"/>
            <w:bottom w:val="none" w:sz="0" w:space="0" w:color="auto"/>
            <w:right w:val="none" w:sz="0" w:space="0" w:color="auto"/>
          </w:divBdr>
        </w:div>
        <w:div w:id="128135298">
          <w:marLeft w:val="640"/>
          <w:marRight w:val="0"/>
          <w:marTop w:val="0"/>
          <w:marBottom w:val="0"/>
          <w:divBdr>
            <w:top w:val="none" w:sz="0" w:space="0" w:color="auto"/>
            <w:left w:val="none" w:sz="0" w:space="0" w:color="auto"/>
            <w:bottom w:val="none" w:sz="0" w:space="0" w:color="auto"/>
            <w:right w:val="none" w:sz="0" w:space="0" w:color="auto"/>
          </w:divBdr>
        </w:div>
        <w:div w:id="1077749662">
          <w:marLeft w:val="640"/>
          <w:marRight w:val="0"/>
          <w:marTop w:val="0"/>
          <w:marBottom w:val="0"/>
          <w:divBdr>
            <w:top w:val="none" w:sz="0" w:space="0" w:color="auto"/>
            <w:left w:val="none" w:sz="0" w:space="0" w:color="auto"/>
            <w:bottom w:val="none" w:sz="0" w:space="0" w:color="auto"/>
            <w:right w:val="none" w:sz="0" w:space="0" w:color="auto"/>
          </w:divBdr>
        </w:div>
        <w:div w:id="98448365">
          <w:marLeft w:val="640"/>
          <w:marRight w:val="0"/>
          <w:marTop w:val="0"/>
          <w:marBottom w:val="0"/>
          <w:divBdr>
            <w:top w:val="none" w:sz="0" w:space="0" w:color="auto"/>
            <w:left w:val="none" w:sz="0" w:space="0" w:color="auto"/>
            <w:bottom w:val="none" w:sz="0" w:space="0" w:color="auto"/>
            <w:right w:val="none" w:sz="0" w:space="0" w:color="auto"/>
          </w:divBdr>
        </w:div>
        <w:div w:id="1566603328">
          <w:marLeft w:val="640"/>
          <w:marRight w:val="0"/>
          <w:marTop w:val="0"/>
          <w:marBottom w:val="0"/>
          <w:divBdr>
            <w:top w:val="none" w:sz="0" w:space="0" w:color="auto"/>
            <w:left w:val="none" w:sz="0" w:space="0" w:color="auto"/>
            <w:bottom w:val="none" w:sz="0" w:space="0" w:color="auto"/>
            <w:right w:val="none" w:sz="0" w:space="0" w:color="auto"/>
          </w:divBdr>
        </w:div>
        <w:div w:id="119154957">
          <w:marLeft w:val="640"/>
          <w:marRight w:val="0"/>
          <w:marTop w:val="0"/>
          <w:marBottom w:val="0"/>
          <w:divBdr>
            <w:top w:val="none" w:sz="0" w:space="0" w:color="auto"/>
            <w:left w:val="none" w:sz="0" w:space="0" w:color="auto"/>
            <w:bottom w:val="none" w:sz="0" w:space="0" w:color="auto"/>
            <w:right w:val="none" w:sz="0" w:space="0" w:color="auto"/>
          </w:divBdr>
        </w:div>
        <w:div w:id="1312442760">
          <w:marLeft w:val="640"/>
          <w:marRight w:val="0"/>
          <w:marTop w:val="0"/>
          <w:marBottom w:val="0"/>
          <w:divBdr>
            <w:top w:val="none" w:sz="0" w:space="0" w:color="auto"/>
            <w:left w:val="none" w:sz="0" w:space="0" w:color="auto"/>
            <w:bottom w:val="none" w:sz="0" w:space="0" w:color="auto"/>
            <w:right w:val="none" w:sz="0" w:space="0" w:color="auto"/>
          </w:divBdr>
        </w:div>
        <w:div w:id="327487487">
          <w:marLeft w:val="640"/>
          <w:marRight w:val="0"/>
          <w:marTop w:val="0"/>
          <w:marBottom w:val="0"/>
          <w:divBdr>
            <w:top w:val="none" w:sz="0" w:space="0" w:color="auto"/>
            <w:left w:val="none" w:sz="0" w:space="0" w:color="auto"/>
            <w:bottom w:val="none" w:sz="0" w:space="0" w:color="auto"/>
            <w:right w:val="none" w:sz="0" w:space="0" w:color="auto"/>
          </w:divBdr>
        </w:div>
        <w:div w:id="122382367">
          <w:marLeft w:val="640"/>
          <w:marRight w:val="0"/>
          <w:marTop w:val="0"/>
          <w:marBottom w:val="0"/>
          <w:divBdr>
            <w:top w:val="none" w:sz="0" w:space="0" w:color="auto"/>
            <w:left w:val="none" w:sz="0" w:space="0" w:color="auto"/>
            <w:bottom w:val="none" w:sz="0" w:space="0" w:color="auto"/>
            <w:right w:val="none" w:sz="0" w:space="0" w:color="auto"/>
          </w:divBdr>
        </w:div>
        <w:div w:id="397362363">
          <w:marLeft w:val="640"/>
          <w:marRight w:val="0"/>
          <w:marTop w:val="0"/>
          <w:marBottom w:val="0"/>
          <w:divBdr>
            <w:top w:val="none" w:sz="0" w:space="0" w:color="auto"/>
            <w:left w:val="none" w:sz="0" w:space="0" w:color="auto"/>
            <w:bottom w:val="none" w:sz="0" w:space="0" w:color="auto"/>
            <w:right w:val="none" w:sz="0" w:space="0" w:color="auto"/>
          </w:divBdr>
        </w:div>
        <w:div w:id="162746269">
          <w:marLeft w:val="640"/>
          <w:marRight w:val="0"/>
          <w:marTop w:val="0"/>
          <w:marBottom w:val="0"/>
          <w:divBdr>
            <w:top w:val="none" w:sz="0" w:space="0" w:color="auto"/>
            <w:left w:val="none" w:sz="0" w:space="0" w:color="auto"/>
            <w:bottom w:val="none" w:sz="0" w:space="0" w:color="auto"/>
            <w:right w:val="none" w:sz="0" w:space="0" w:color="auto"/>
          </w:divBdr>
        </w:div>
        <w:div w:id="1347752886">
          <w:marLeft w:val="640"/>
          <w:marRight w:val="0"/>
          <w:marTop w:val="0"/>
          <w:marBottom w:val="0"/>
          <w:divBdr>
            <w:top w:val="none" w:sz="0" w:space="0" w:color="auto"/>
            <w:left w:val="none" w:sz="0" w:space="0" w:color="auto"/>
            <w:bottom w:val="none" w:sz="0" w:space="0" w:color="auto"/>
            <w:right w:val="none" w:sz="0" w:space="0" w:color="auto"/>
          </w:divBdr>
        </w:div>
        <w:div w:id="447164217">
          <w:marLeft w:val="640"/>
          <w:marRight w:val="0"/>
          <w:marTop w:val="0"/>
          <w:marBottom w:val="0"/>
          <w:divBdr>
            <w:top w:val="none" w:sz="0" w:space="0" w:color="auto"/>
            <w:left w:val="none" w:sz="0" w:space="0" w:color="auto"/>
            <w:bottom w:val="none" w:sz="0" w:space="0" w:color="auto"/>
            <w:right w:val="none" w:sz="0" w:space="0" w:color="auto"/>
          </w:divBdr>
        </w:div>
        <w:div w:id="1285040446">
          <w:marLeft w:val="640"/>
          <w:marRight w:val="0"/>
          <w:marTop w:val="0"/>
          <w:marBottom w:val="0"/>
          <w:divBdr>
            <w:top w:val="none" w:sz="0" w:space="0" w:color="auto"/>
            <w:left w:val="none" w:sz="0" w:space="0" w:color="auto"/>
            <w:bottom w:val="none" w:sz="0" w:space="0" w:color="auto"/>
            <w:right w:val="none" w:sz="0" w:space="0" w:color="auto"/>
          </w:divBdr>
        </w:div>
        <w:div w:id="875505395">
          <w:marLeft w:val="640"/>
          <w:marRight w:val="0"/>
          <w:marTop w:val="0"/>
          <w:marBottom w:val="0"/>
          <w:divBdr>
            <w:top w:val="none" w:sz="0" w:space="0" w:color="auto"/>
            <w:left w:val="none" w:sz="0" w:space="0" w:color="auto"/>
            <w:bottom w:val="none" w:sz="0" w:space="0" w:color="auto"/>
            <w:right w:val="none" w:sz="0" w:space="0" w:color="auto"/>
          </w:divBdr>
        </w:div>
        <w:div w:id="1699818847">
          <w:marLeft w:val="640"/>
          <w:marRight w:val="0"/>
          <w:marTop w:val="0"/>
          <w:marBottom w:val="0"/>
          <w:divBdr>
            <w:top w:val="none" w:sz="0" w:space="0" w:color="auto"/>
            <w:left w:val="none" w:sz="0" w:space="0" w:color="auto"/>
            <w:bottom w:val="none" w:sz="0" w:space="0" w:color="auto"/>
            <w:right w:val="none" w:sz="0" w:space="0" w:color="auto"/>
          </w:divBdr>
        </w:div>
        <w:div w:id="743139608">
          <w:marLeft w:val="640"/>
          <w:marRight w:val="0"/>
          <w:marTop w:val="0"/>
          <w:marBottom w:val="0"/>
          <w:divBdr>
            <w:top w:val="none" w:sz="0" w:space="0" w:color="auto"/>
            <w:left w:val="none" w:sz="0" w:space="0" w:color="auto"/>
            <w:bottom w:val="none" w:sz="0" w:space="0" w:color="auto"/>
            <w:right w:val="none" w:sz="0" w:space="0" w:color="auto"/>
          </w:divBdr>
        </w:div>
        <w:div w:id="1006715345">
          <w:marLeft w:val="640"/>
          <w:marRight w:val="0"/>
          <w:marTop w:val="0"/>
          <w:marBottom w:val="0"/>
          <w:divBdr>
            <w:top w:val="none" w:sz="0" w:space="0" w:color="auto"/>
            <w:left w:val="none" w:sz="0" w:space="0" w:color="auto"/>
            <w:bottom w:val="none" w:sz="0" w:space="0" w:color="auto"/>
            <w:right w:val="none" w:sz="0" w:space="0" w:color="auto"/>
          </w:divBdr>
        </w:div>
        <w:div w:id="1284995638">
          <w:marLeft w:val="640"/>
          <w:marRight w:val="0"/>
          <w:marTop w:val="0"/>
          <w:marBottom w:val="0"/>
          <w:divBdr>
            <w:top w:val="none" w:sz="0" w:space="0" w:color="auto"/>
            <w:left w:val="none" w:sz="0" w:space="0" w:color="auto"/>
            <w:bottom w:val="none" w:sz="0" w:space="0" w:color="auto"/>
            <w:right w:val="none" w:sz="0" w:space="0" w:color="auto"/>
          </w:divBdr>
        </w:div>
        <w:div w:id="1865560935">
          <w:marLeft w:val="640"/>
          <w:marRight w:val="0"/>
          <w:marTop w:val="0"/>
          <w:marBottom w:val="0"/>
          <w:divBdr>
            <w:top w:val="none" w:sz="0" w:space="0" w:color="auto"/>
            <w:left w:val="none" w:sz="0" w:space="0" w:color="auto"/>
            <w:bottom w:val="none" w:sz="0" w:space="0" w:color="auto"/>
            <w:right w:val="none" w:sz="0" w:space="0" w:color="auto"/>
          </w:divBdr>
        </w:div>
        <w:div w:id="55016415">
          <w:marLeft w:val="640"/>
          <w:marRight w:val="0"/>
          <w:marTop w:val="0"/>
          <w:marBottom w:val="0"/>
          <w:divBdr>
            <w:top w:val="none" w:sz="0" w:space="0" w:color="auto"/>
            <w:left w:val="none" w:sz="0" w:space="0" w:color="auto"/>
            <w:bottom w:val="none" w:sz="0" w:space="0" w:color="auto"/>
            <w:right w:val="none" w:sz="0" w:space="0" w:color="auto"/>
          </w:divBdr>
        </w:div>
        <w:div w:id="1441683667">
          <w:marLeft w:val="640"/>
          <w:marRight w:val="0"/>
          <w:marTop w:val="0"/>
          <w:marBottom w:val="0"/>
          <w:divBdr>
            <w:top w:val="none" w:sz="0" w:space="0" w:color="auto"/>
            <w:left w:val="none" w:sz="0" w:space="0" w:color="auto"/>
            <w:bottom w:val="none" w:sz="0" w:space="0" w:color="auto"/>
            <w:right w:val="none" w:sz="0" w:space="0" w:color="auto"/>
          </w:divBdr>
        </w:div>
        <w:div w:id="1083990386">
          <w:marLeft w:val="640"/>
          <w:marRight w:val="0"/>
          <w:marTop w:val="0"/>
          <w:marBottom w:val="0"/>
          <w:divBdr>
            <w:top w:val="none" w:sz="0" w:space="0" w:color="auto"/>
            <w:left w:val="none" w:sz="0" w:space="0" w:color="auto"/>
            <w:bottom w:val="none" w:sz="0" w:space="0" w:color="auto"/>
            <w:right w:val="none" w:sz="0" w:space="0" w:color="auto"/>
          </w:divBdr>
        </w:div>
        <w:div w:id="649600953">
          <w:marLeft w:val="640"/>
          <w:marRight w:val="0"/>
          <w:marTop w:val="0"/>
          <w:marBottom w:val="0"/>
          <w:divBdr>
            <w:top w:val="none" w:sz="0" w:space="0" w:color="auto"/>
            <w:left w:val="none" w:sz="0" w:space="0" w:color="auto"/>
            <w:bottom w:val="none" w:sz="0" w:space="0" w:color="auto"/>
            <w:right w:val="none" w:sz="0" w:space="0" w:color="auto"/>
          </w:divBdr>
        </w:div>
        <w:div w:id="2013944623">
          <w:marLeft w:val="640"/>
          <w:marRight w:val="0"/>
          <w:marTop w:val="0"/>
          <w:marBottom w:val="0"/>
          <w:divBdr>
            <w:top w:val="none" w:sz="0" w:space="0" w:color="auto"/>
            <w:left w:val="none" w:sz="0" w:space="0" w:color="auto"/>
            <w:bottom w:val="none" w:sz="0" w:space="0" w:color="auto"/>
            <w:right w:val="none" w:sz="0" w:space="0" w:color="auto"/>
          </w:divBdr>
        </w:div>
        <w:div w:id="902178184">
          <w:marLeft w:val="640"/>
          <w:marRight w:val="0"/>
          <w:marTop w:val="0"/>
          <w:marBottom w:val="0"/>
          <w:divBdr>
            <w:top w:val="none" w:sz="0" w:space="0" w:color="auto"/>
            <w:left w:val="none" w:sz="0" w:space="0" w:color="auto"/>
            <w:bottom w:val="none" w:sz="0" w:space="0" w:color="auto"/>
            <w:right w:val="none" w:sz="0" w:space="0" w:color="auto"/>
          </w:divBdr>
        </w:div>
        <w:div w:id="2043510702">
          <w:marLeft w:val="640"/>
          <w:marRight w:val="0"/>
          <w:marTop w:val="0"/>
          <w:marBottom w:val="0"/>
          <w:divBdr>
            <w:top w:val="none" w:sz="0" w:space="0" w:color="auto"/>
            <w:left w:val="none" w:sz="0" w:space="0" w:color="auto"/>
            <w:bottom w:val="none" w:sz="0" w:space="0" w:color="auto"/>
            <w:right w:val="none" w:sz="0" w:space="0" w:color="auto"/>
          </w:divBdr>
        </w:div>
        <w:div w:id="1855730721">
          <w:marLeft w:val="640"/>
          <w:marRight w:val="0"/>
          <w:marTop w:val="0"/>
          <w:marBottom w:val="0"/>
          <w:divBdr>
            <w:top w:val="none" w:sz="0" w:space="0" w:color="auto"/>
            <w:left w:val="none" w:sz="0" w:space="0" w:color="auto"/>
            <w:bottom w:val="none" w:sz="0" w:space="0" w:color="auto"/>
            <w:right w:val="none" w:sz="0" w:space="0" w:color="auto"/>
          </w:divBdr>
        </w:div>
      </w:divsChild>
    </w:div>
    <w:div w:id="1380739151">
      <w:marLeft w:val="0"/>
      <w:marRight w:val="0"/>
      <w:marTop w:val="0"/>
      <w:marBottom w:val="0"/>
      <w:divBdr>
        <w:top w:val="none" w:sz="0" w:space="0" w:color="auto"/>
        <w:left w:val="none" w:sz="0" w:space="0" w:color="auto"/>
        <w:bottom w:val="none" w:sz="0" w:space="0" w:color="auto"/>
        <w:right w:val="none" w:sz="0" w:space="0" w:color="auto"/>
      </w:divBdr>
    </w:div>
    <w:div w:id="1382948052">
      <w:marLeft w:val="0"/>
      <w:marRight w:val="0"/>
      <w:marTop w:val="0"/>
      <w:marBottom w:val="0"/>
      <w:divBdr>
        <w:top w:val="none" w:sz="0" w:space="0" w:color="auto"/>
        <w:left w:val="none" w:sz="0" w:space="0" w:color="auto"/>
        <w:bottom w:val="none" w:sz="0" w:space="0" w:color="auto"/>
        <w:right w:val="none" w:sz="0" w:space="0" w:color="auto"/>
      </w:divBdr>
    </w:div>
    <w:div w:id="1385131540">
      <w:marLeft w:val="0"/>
      <w:marRight w:val="0"/>
      <w:marTop w:val="0"/>
      <w:marBottom w:val="0"/>
      <w:divBdr>
        <w:top w:val="none" w:sz="0" w:space="0" w:color="auto"/>
        <w:left w:val="none" w:sz="0" w:space="0" w:color="auto"/>
        <w:bottom w:val="none" w:sz="0" w:space="0" w:color="auto"/>
        <w:right w:val="none" w:sz="0" w:space="0" w:color="auto"/>
      </w:divBdr>
    </w:div>
    <w:div w:id="1387147619">
      <w:marLeft w:val="0"/>
      <w:marRight w:val="0"/>
      <w:marTop w:val="0"/>
      <w:marBottom w:val="0"/>
      <w:divBdr>
        <w:top w:val="none" w:sz="0" w:space="0" w:color="auto"/>
        <w:left w:val="none" w:sz="0" w:space="0" w:color="auto"/>
        <w:bottom w:val="none" w:sz="0" w:space="0" w:color="auto"/>
        <w:right w:val="none" w:sz="0" w:space="0" w:color="auto"/>
      </w:divBdr>
    </w:div>
    <w:div w:id="1389455843">
      <w:bodyDiv w:val="1"/>
      <w:marLeft w:val="0"/>
      <w:marRight w:val="0"/>
      <w:marTop w:val="0"/>
      <w:marBottom w:val="0"/>
      <w:divBdr>
        <w:top w:val="none" w:sz="0" w:space="0" w:color="auto"/>
        <w:left w:val="none" w:sz="0" w:space="0" w:color="auto"/>
        <w:bottom w:val="none" w:sz="0" w:space="0" w:color="auto"/>
        <w:right w:val="none" w:sz="0" w:space="0" w:color="auto"/>
      </w:divBdr>
      <w:divsChild>
        <w:div w:id="62917565">
          <w:marLeft w:val="640"/>
          <w:marRight w:val="0"/>
          <w:marTop w:val="0"/>
          <w:marBottom w:val="0"/>
          <w:divBdr>
            <w:top w:val="none" w:sz="0" w:space="0" w:color="auto"/>
            <w:left w:val="none" w:sz="0" w:space="0" w:color="auto"/>
            <w:bottom w:val="none" w:sz="0" w:space="0" w:color="auto"/>
            <w:right w:val="none" w:sz="0" w:space="0" w:color="auto"/>
          </w:divBdr>
        </w:div>
        <w:div w:id="104422596">
          <w:marLeft w:val="640"/>
          <w:marRight w:val="0"/>
          <w:marTop w:val="0"/>
          <w:marBottom w:val="0"/>
          <w:divBdr>
            <w:top w:val="none" w:sz="0" w:space="0" w:color="auto"/>
            <w:left w:val="none" w:sz="0" w:space="0" w:color="auto"/>
            <w:bottom w:val="none" w:sz="0" w:space="0" w:color="auto"/>
            <w:right w:val="none" w:sz="0" w:space="0" w:color="auto"/>
          </w:divBdr>
        </w:div>
        <w:div w:id="122968120">
          <w:marLeft w:val="640"/>
          <w:marRight w:val="0"/>
          <w:marTop w:val="0"/>
          <w:marBottom w:val="0"/>
          <w:divBdr>
            <w:top w:val="none" w:sz="0" w:space="0" w:color="auto"/>
            <w:left w:val="none" w:sz="0" w:space="0" w:color="auto"/>
            <w:bottom w:val="none" w:sz="0" w:space="0" w:color="auto"/>
            <w:right w:val="none" w:sz="0" w:space="0" w:color="auto"/>
          </w:divBdr>
        </w:div>
        <w:div w:id="127164872">
          <w:marLeft w:val="640"/>
          <w:marRight w:val="0"/>
          <w:marTop w:val="0"/>
          <w:marBottom w:val="0"/>
          <w:divBdr>
            <w:top w:val="none" w:sz="0" w:space="0" w:color="auto"/>
            <w:left w:val="none" w:sz="0" w:space="0" w:color="auto"/>
            <w:bottom w:val="none" w:sz="0" w:space="0" w:color="auto"/>
            <w:right w:val="none" w:sz="0" w:space="0" w:color="auto"/>
          </w:divBdr>
        </w:div>
        <w:div w:id="188841327">
          <w:marLeft w:val="640"/>
          <w:marRight w:val="0"/>
          <w:marTop w:val="0"/>
          <w:marBottom w:val="0"/>
          <w:divBdr>
            <w:top w:val="none" w:sz="0" w:space="0" w:color="auto"/>
            <w:left w:val="none" w:sz="0" w:space="0" w:color="auto"/>
            <w:bottom w:val="none" w:sz="0" w:space="0" w:color="auto"/>
            <w:right w:val="none" w:sz="0" w:space="0" w:color="auto"/>
          </w:divBdr>
        </w:div>
        <w:div w:id="200217692">
          <w:marLeft w:val="640"/>
          <w:marRight w:val="0"/>
          <w:marTop w:val="0"/>
          <w:marBottom w:val="0"/>
          <w:divBdr>
            <w:top w:val="none" w:sz="0" w:space="0" w:color="auto"/>
            <w:left w:val="none" w:sz="0" w:space="0" w:color="auto"/>
            <w:bottom w:val="none" w:sz="0" w:space="0" w:color="auto"/>
            <w:right w:val="none" w:sz="0" w:space="0" w:color="auto"/>
          </w:divBdr>
        </w:div>
        <w:div w:id="204954017">
          <w:marLeft w:val="640"/>
          <w:marRight w:val="0"/>
          <w:marTop w:val="0"/>
          <w:marBottom w:val="0"/>
          <w:divBdr>
            <w:top w:val="none" w:sz="0" w:space="0" w:color="auto"/>
            <w:left w:val="none" w:sz="0" w:space="0" w:color="auto"/>
            <w:bottom w:val="none" w:sz="0" w:space="0" w:color="auto"/>
            <w:right w:val="none" w:sz="0" w:space="0" w:color="auto"/>
          </w:divBdr>
        </w:div>
        <w:div w:id="277224997">
          <w:marLeft w:val="640"/>
          <w:marRight w:val="0"/>
          <w:marTop w:val="0"/>
          <w:marBottom w:val="0"/>
          <w:divBdr>
            <w:top w:val="none" w:sz="0" w:space="0" w:color="auto"/>
            <w:left w:val="none" w:sz="0" w:space="0" w:color="auto"/>
            <w:bottom w:val="none" w:sz="0" w:space="0" w:color="auto"/>
            <w:right w:val="none" w:sz="0" w:space="0" w:color="auto"/>
          </w:divBdr>
        </w:div>
        <w:div w:id="331880046">
          <w:marLeft w:val="640"/>
          <w:marRight w:val="0"/>
          <w:marTop w:val="0"/>
          <w:marBottom w:val="0"/>
          <w:divBdr>
            <w:top w:val="none" w:sz="0" w:space="0" w:color="auto"/>
            <w:left w:val="none" w:sz="0" w:space="0" w:color="auto"/>
            <w:bottom w:val="none" w:sz="0" w:space="0" w:color="auto"/>
            <w:right w:val="none" w:sz="0" w:space="0" w:color="auto"/>
          </w:divBdr>
        </w:div>
        <w:div w:id="350301029">
          <w:marLeft w:val="640"/>
          <w:marRight w:val="0"/>
          <w:marTop w:val="0"/>
          <w:marBottom w:val="0"/>
          <w:divBdr>
            <w:top w:val="none" w:sz="0" w:space="0" w:color="auto"/>
            <w:left w:val="none" w:sz="0" w:space="0" w:color="auto"/>
            <w:bottom w:val="none" w:sz="0" w:space="0" w:color="auto"/>
            <w:right w:val="none" w:sz="0" w:space="0" w:color="auto"/>
          </w:divBdr>
        </w:div>
        <w:div w:id="390159327">
          <w:marLeft w:val="640"/>
          <w:marRight w:val="0"/>
          <w:marTop w:val="0"/>
          <w:marBottom w:val="0"/>
          <w:divBdr>
            <w:top w:val="none" w:sz="0" w:space="0" w:color="auto"/>
            <w:left w:val="none" w:sz="0" w:space="0" w:color="auto"/>
            <w:bottom w:val="none" w:sz="0" w:space="0" w:color="auto"/>
            <w:right w:val="none" w:sz="0" w:space="0" w:color="auto"/>
          </w:divBdr>
        </w:div>
        <w:div w:id="411632230">
          <w:marLeft w:val="640"/>
          <w:marRight w:val="0"/>
          <w:marTop w:val="0"/>
          <w:marBottom w:val="0"/>
          <w:divBdr>
            <w:top w:val="none" w:sz="0" w:space="0" w:color="auto"/>
            <w:left w:val="none" w:sz="0" w:space="0" w:color="auto"/>
            <w:bottom w:val="none" w:sz="0" w:space="0" w:color="auto"/>
            <w:right w:val="none" w:sz="0" w:space="0" w:color="auto"/>
          </w:divBdr>
        </w:div>
        <w:div w:id="413940867">
          <w:marLeft w:val="640"/>
          <w:marRight w:val="0"/>
          <w:marTop w:val="0"/>
          <w:marBottom w:val="0"/>
          <w:divBdr>
            <w:top w:val="none" w:sz="0" w:space="0" w:color="auto"/>
            <w:left w:val="none" w:sz="0" w:space="0" w:color="auto"/>
            <w:bottom w:val="none" w:sz="0" w:space="0" w:color="auto"/>
            <w:right w:val="none" w:sz="0" w:space="0" w:color="auto"/>
          </w:divBdr>
        </w:div>
        <w:div w:id="576206237">
          <w:marLeft w:val="640"/>
          <w:marRight w:val="0"/>
          <w:marTop w:val="0"/>
          <w:marBottom w:val="0"/>
          <w:divBdr>
            <w:top w:val="none" w:sz="0" w:space="0" w:color="auto"/>
            <w:left w:val="none" w:sz="0" w:space="0" w:color="auto"/>
            <w:bottom w:val="none" w:sz="0" w:space="0" w:color="auto"/>
            <w:right w:val="none" w:sz="0" w:space="0" w:color="auto"/>
          </w:divBdr>
        </w:div>
        <w:div w:id="630481434">
          <w:marLeft w:val="640"/>
          <w:marRight w:val="0"/>
          <w:marTop w:val="0"/>
          <w:marBottom w:val="0"/>
          <w:divBdr>
            <w:top w:val="none" w:sz="0" w:space="0" w:color="auto"/>
            <w:left w:val="none" w:sz="0" w:space="0" w:color="auto"/>
            <w:bottom w:val="none" w:sz="0" w:space="0" w:color="auto"/>
            <w:right w:val="none" w:sz="0" w:space="0" w:color="auto"/>
          </w:divBdr>
        </w:div>
        <w:div w:id="725179480">
          <w:marLeft w:val="640"/>
          <w:marRight w:val="0"/>
          <w:marTop w:val="0"/>
          <w:marBottom w:val="0"/>
          <w:divBdr>
            <w:top w:val="none" w:sz="0" w:space="0" w:color="auto"/>
            <w:left w:val="none" w:sz="0" w:space="0" w:color="auto"/>
            <w:bottom w:val="none" w:sz="0" w:space="0" w:color="auto"/>
            <w:right w:val="none" w:sz="0" w:space="0" w:color="auto"/>
          </w:divBdr>
        </w:div>
        <w:div w:id="740372969">
          <w:marLeft w:val="640"/>
          <w:marRight w:val="0"/>
          <w:marTop w:val="0"/>
          <w:marBottom w:val="0"/>
          <w:divBdr>
            <w:top w:val="none" w:sz="0" w:space="0" w:color="auto"/>
            <w:left w:val="none" w:sz="0" w:space="0" w:color="auto"/>
            <w:bottom w:val="none" w:sz="0" w:space="0" w:color="auto"/>
            <w:right w:val="none" w:sz="0" w:space="0" w:color="auto"/>
          </w:divBdr>
        </w:div>
        <w:div w:id="748188659">
          <w:marLeft w:val="640"/>
          <w:marRight w:val="0"/>
          <w:marTop w:val="0"/>
          <w:marBottom w:val="0"/>
          <w:divBdr>
            <w:top w:val="none" w:sz="0" w:space="0" w:color="auto"/>
            <w:left w:val="none" w:sz="0" w:space="0" w:color="auto"/>
            <w:bottom w:val="none" w:sz="0" w:space="0" w:color="auto"/>
            <w:right w:val="none" w:sz="0" w:space="0" w:color="auto"/>
          </w:divBdr>
        </w:div>
        <w:div w:id="752553605">
          <w:marLeft w:val="640"/>
          <w:marRight w:val="0"/>
          <w:marTop w:val="0"/>
          <w:marBottom w:val="0"/>
          <w:divBdr>
            <w:top w:val="none" w:sz="0" w:space="0" w:color="auto"/>
            <w:left w:val="none" w:sz="0" w:space="0" w:color="auto"/>
            <w:bottom w:val="none" w:sz="0" w:space="0" w:color="auto"/>
            <w:right w:val="none" w:sz="0" w:space="0" w:color="auto"/>
          </w:divBdr>
        </w:div>
        <w:div w:id="766270003">
          <w:marLeft w:val="640"/>
          <w:marRight w:val="0"/>
          <w:marTop w:val="0"/>
          <w:marBottom w:val="0"/>
          <w:divBdr>
            <w:top w:val="none" w:sz="0" w:space="0" w:color="auto"/>
            <w:left w:val="none" w:sz="0" w:space="0" w:color="auto"/>
            <w:bottom w:val="none" w:sz="0" w:space="0" w:color="auto"/>
            <w:right w:val="none" w:sz="0" w:space="0" w:color="auto"/>
          </w:divBdr>
        </w:div>
        <w:div w:id="771895322">
          <w:marLeft w:val="640"/>
          <w:marRight w:val="0"/>
          <w:marTop w:val="0"/>
          <w:marBottom w:val="0"/>
          <w:divBdr>
            <w:top w:val="none" w:sz="0" w:space="0" w:color="auto"/>
            <w:left w:val="none" w:sz="0" w:space="0" w:color="auto"/>
            <w:bottom w:val="none" w:sz="0" w:space="0" w:color="auto"/>
            <w:right w:val="none" w:sz="0" w:space="0" w:color="auto"/>
          </w:divBdr>
        </w:div>
        <w:div w:id="829757445">
          <w:marLeft w:val="640"/>
          <w:marRight w:val="0"/>
          <w:marTop w:val="0"/>
          <w:marBottom w:val="0"/>
          <w:divBdr>
            <w:top w:val="none" w:sz="0" w:space="0" w:color="auto"/>
            <w:left w:val="none" w:sz="0" w:space="0" w:color="auto"/>
            <w:bottom w:val="none" w:sz="0" w:space="0" w:color="auto"/>
            <w:right w:val="none" w:sz="0" w:space="0" w:color="auto"/>
          </w:divBdr>
        </w:div>
        <w:div w:id="992218904">
          <w:marLeft w:val="640"/>
          <w:marRight w:val="0"/>
          <w:marTop w:val="0"/>
          <w:marBottom w:val="0"/>
          <w:divBdr>
            <w:top w:val="none" w:sz="0" w:space="0" w:color="auto"/>
            <w:left w:val="none" w:sz="0" w:space="0" w:color="auto"/>
            <w:bottom w:val="none" w:sz="0" w:space="0" w:color="auto"/>
            <w:right w:val="none" w:sz="0" w:space="0" w:color="auto"/>
          </w:divBdr>
        </w:div>
        <w:div w:id="996149305">
          <w:marLeft w:val="640"/>
          <w:marRight w:val="0"/>
          <w:marTop w:val="0"/>
          <w:marBottom w:val="0"/>
          <w:divBdr>
            <w:top w:val="none" w:sz="0" w:space="0" w:color="auto"/>
            <w:left w:val="none" w:sz="0" w:space="0" w:color="auto"/>
            <w:bottom w:val="none" w:sz="0" w:space="0" w:color="auto"/>
            <w:right w:val="none" w:sz="0" w:space="0" w:color="auto"/>
          </w:divBdr>
        </w:div>
        <w:div w:id="997421954">
          <w:marLeft w:val="640"/>
          <w:marRight w:val="0"/>
          <w:marTop w:val="0"/>
          <w:marBottom w:val="0"/>
          <w:divBdr>
            <w:top w:val="none" w:sz="0" w:space="0" w:color="auto"/>
            <w:left w:val="none" w:sz="0" w:space="0" w:color="auto"/>
            <w:bottom w:val="none" w:sz="0" w:space="0" w:color="auto"/>
            <w:right w:val="none" w:sz="0" w:space="0" w:color="auto"/>
          </w:divBdr>
        </w:div>
        <w:div w:id="1009718521">
          <w:marLeft w:val="640"/>
          <w:marRight w:val="0"/>
          <w:marTop w:val="0"/>
          <w:marBottom w:val="0"/>
          <w:divBdr>
            <w:top w:val="none" w:sz="0" w:space="0" w:color="auto"/>
            <w:left w:val="none" w:sz="0" w:space="0" w:color="auto"/>
            <w:bottom w:val="none" w:sz="0" w:space="0" w:color="auto"/>
            <w:right w:val="none" w:sz="0" w:space="0" w:color="auto"/>
          </w:divBdr>
        </w:div>
        <w:div w:id="1128429358">
          <w:marLeft w:val="640"/>
          <w:marRight w:val="0"/>
          <w:marTop w:val="0"/>
          <w:marBottom w:val="0"/>
          <w:divBdr>
            <w:top w:val="none" w:sz="0" w:space="0" w:color="auto"/>
            <w:left w:val="none" w:sz="0" w:space="0" w:color="auto"/>
            <w:bottom w:val="none" w:sz="0" w:space="0" w:color="auto"/>
            <w:right w:val="none" w:sz="0" w:space="0" w:color="auto"/>
          </w:divBdr>
        </w:div>
        <w:div w:id="1170481262">
          <w:marLeft w:val="640"/>
          <w:marRight w:val="0"/>
          <w:marTop w:val="0"/>
          <w:marBottom w:val="0"/>
          <w:divBdr>
            <w:top w:val="none" w:sz="0" w:space="0" w:color="auto"/>
            <w:left w:val="none" w:sz="0" w:space="0" w:color="auto"/>
            <w:bottom w:val="none" w:sz="0" w:space="0" w:color="auto"/>
            <w:right w:val="none" w:sz="0" w:space="0" w:color="auto"/>
          </w:divBdr>
        </w:div>
        <w:div w:id="1170871944">
          <w:marLeft w:val="640"/>
          <w:marRight w:val="0"/>
          <w:marTop w:val="0"/>
          <w:marBottom w:val="0"/>
          <w:divBdr>
            <w:top w:val="none" w:sz="0" w:space="0" w:color="auto"/>
            <w:left w:val="none" w:sz="0" w:space="0" w:color="auto"/>
            <w:bottom w:val="none" w:sz="0" w:space="0" w:color="auto"/>
            <w:right w:val="none" w:sz="0" w:space="0" w:color="auto"/>
          </w:divBdr>
        </w:div>
        <w:div w:id="1243178030">
          <w:marLeft w:val="640"/>
          <w:marRight w:val="0"/>
          <w:marTop w:val="0"/>
          <w:marBottom w:val="0"/>
          <w:divBdr>
            <w:top w:val="none" w:sz="0" w:space="0" w:color="auto"/>
            <w:left w:val="none" w:sz="0" w:space="0" w:color="auto"/>
            <w:bottom w:val="none" w:sz="0" w:space="0" w:color="auto"/>
            <w:right w:val="none" w:sz="0" w:space="0" w:color="auto"/>
          </w:divBdr>
        </w:div>
        <w:div w:id="1263611699">
          <w:marLeft w:val="640"/>
          <w:marRight w:val="0"/>
          <w:marTop w:val="0"/>
          <w:marBottom w:val="0"/>
          <w:divBdr>
            <w:top w:val="none" w:sz="0" w:space="0" w:color="auto"/>
            <w:left w:val="none" w:sz="0" w:space="0" w:color="auto"/>
            <w:bottom w:val="none" w:sz="0" w:space="0" w:color="auto"/>
            <w:right w:val="none" w:sz="0" w:space="0" w:color="auto"/>
          </w:divBdr>
        </w:div>
        <w:div w:id="1271232241">
          <w:marLeft w:val="640"/>
          <w:marRight w:val="0"/>
          <w:marTop w:val="0"/>
          <w:marBottom w:val="0"/>
          <w:divBdr>
            <w:top w:val="none" w:sz="0" w:space="0" w:color="auto"/>
            <w:left w:val="none" w:sz="0" w:space="0" w:color="auto"/>
            <w:bottom w:val="none" w:sz="0" w:space="0" w:color="auto"/>
            <w:right w:val="none" w:sz="0" w:space="0" w:color="auto"/>
          </w:divBdr>
        </w:div>
        <w:div w:id="1284656788">
          <w:marLeft w:val="640"/>
          <w:marRight w:val="0"/>
          <w:marTop w:val="0"/>
          <w:marBottom w:val="0"/>
          <w:divBdr>
            <w:top w:val="none" w:sz="0" w:space="0" w:color="auto"/>
            <w:left w:val="none" w:sz="0" w:space="0" w:color="auto"/>
            <w:bottom w:val="none" w:sz="0" w:space="0" w:color="auto"/>
            <w:right w:val="none" w:sz="0" w:space="0" w:color="auto"/>
          </w:divBdr>
        </w:div>
        <w:div w:id="1328556755">
          <w:marLeft w:val="640"/>
          <w:marRight w:val="0"/>
          <w:marTop w:val="0"/>
          <w:marBottom w:val="0"/>
          <w:divBdr>
            <w:top w:val="none" w:sz="0" w:space="0" w:color="auto"/>
            <w:left w:val="none" w:sz="0" w:space="0" w:color="auto"/>
            <w:bottom w:val="none" w:sz="0" w:space="0" w:color="auto"/>
            <w:right w:val="none" w:sz="0" w:space="0" w:color="auto"/>
          </w:divBdr>
        </w:div>
        <w:div w:id="1337616294">
          <w:marLeft w:val="640"/>
          <w:marRight w:val="0"/>
          <w:marTop w:val="0"/>
          <w:marBottom w:val="0"/>
          <w:divBdr>
            <w:top w:val="none" w:sz="0" w:space="0" w:color="auto"/>
            <w:left w:val="none" w:sz="0" w:space="0" w:color="auto"/>
            <w:bottom w:val="none" w:sz="0" w:space="0" w:color="auto"/>
            <w:right w:val="none" w:sz="0" w:space="0" w:color="auto"/>
          </w:divBdr>
        </w:div>
        <w:div w:id="1377511601">
          <w:marLeft w:val="640"/>
          <w:marRight w:val="0"/>
          <w:marTop w:val="0"/>
          <w:marBottom w:val="0"/>
          <w:divBdr>
            <w:top w:val="none" w:sz="0" w:space="0" w:color="auto"/>
            <w:left w:val="none" w:sz="0" w:space="0" w:color="auto"/>
            <w:bottom w:val="none" w:sz="0" w:space="0" w:color="auto"/>
            <w:right w:val="none" w:sz="0" w:space="0" w:color="auto"/>
          </w:divBdr>
        </w:div>
        <w:div w:id="1411611095">
          <w:marLeft w:val="640"/>
          <w:marRight w:val="0"/>
          <w:marTop w:val="0"/>
          <w:marBottom w:val="0"/>
          <w:divBdr>
            <w:top w:val="none" w:sz="0" w:space="0" w:color="auto"/>
            <w:left w:val="none" w:sz="0" w:space="0" w:color="auto"/>
            <w:bottom w:val="none" w:sz="0" w:space="0" w:color="auto"/>
            <w:right w:val="none" w:sz="0" w:space="0" w:color="auto"/>
          </w:divBdr>
        </w:div>
        <w:div w:id="1424257887">
          <w:marLeft w:val="640"/>
          <w:marRight w:val="0"/>
          <w:marTop w:val="0"/>
          <w:marBottom w:val="0"/>
          <w:divBdr>
            <w:top w:val="none" w:sz="0" w:space="0" w:color="auto"/>
            <w:left w:val="none" w:sz="0" w:space="0" w:color="auto"/>
            <w:bottom w:val="none" w:sz="0" w:space="0" w:color="auto"/>
            <w:right w:val="none" w:sz="0" w:space="0" w:color="auto"/>
          </w:divBdr>
        </w:div>
        <w:div w:id="1436055023">
          <w:marLeft w:val="640"/>
          <w:marRight w:val="0"/>
          <w:marTop w:val="0"/>
          <w:marBottom w:val="0"/>
          <w:divBdr>
            <w:top w:val="none" w:sz="0" w:space="0" w:color="auto"/>
            <w:left w:val="none" w:sz="0" w:space="0" w:color="auto"/>
            <w:bottom w:val="none" w:sz="0" w:space="0" w:color="auto"/>
            <w:right w:val="none" w:sz="0" w:space="0" w:color="auto"/>
          </w:divBdr>
        </w:div>
        <w:div w:id="1454595529">
          <w:marLeft w:val="640"/>
          <w:marRight w:val="0"/>
          <w:marTop w:val="0"/>
          <w:marBottom w:val="0"/>
          <w:divBdr>
            <w:top w:val="none" w:sz="0" w:space="0" w:color="auto"/>
            <w:left w:val="none" w:sz="0" w:space="0" w:color="auto"/>
            <w:bottom w:val="none" w:sz="0" w:space="0" w:color="auto"/>
            <w:right w:val="none" w:sz="0" w:space="0" w:color="auto"/>
          </w:divBdr>
        </w:div>
        <w:div w:id="1471901006">
          <w:marLeft w:val="640"/>
          <w:marRight w:val="0"/>
          <w:marTop w:val="0"/>
          <w:marBottom w:val="0"/>
          <w:divBdr>
            <w:top w:val="none" w:sz="0" w:space="0" w:color="auto"/>
            <w:left w:val="none" w:sz="0" w:space="0" w:color="auto"/>
            <w:bottom w:val="none" w:sz="0" w:space="0" w:color="auto"/>
            <w:right w:val="none" w:sz="0" w:space="0" w:color="auto"/>
          </w:divBdr>
        </w:div>
        <w:div w:id="1485123455">
          <w:marLeft w:val="640"/>
          <w:marRight w:val="0"/>
          <w:marTop w:val="0"/>
          <w:marBottom w:val="0"/>
          <w:divBdr>
            <w:top w:val="none" w:sz="0" w:space="0" w:color="auto"/>
            <w:left w:val="none" w:sz="0" w:space="0" w:color="auto"/>
            <w:bottom w:val="none" w:sz="0" w:space="0" w:color="auto"/>
            <w:right w:val="none" w:sz="0" w:space="0" w:color="auto"/>
          </w:divBdr>
        </w:div>
        <w:div w:id="1499425614">
          <w:marLeft w:val="640"/>
          <w:marRight w:val="0"/>
          <w:marTop w:val="0"/>
          <w:marBottom w:val="0"/>
          <w:divBdr>
            <w:top w:val="none" w:sz="0" w:space="0" w:color="auto"/>
            <w:left w:val="none" w:sz="0" w:space="0" w:color="auto"/>
            <w:bottom w:val="none" w:sz="0" w:space="0" w:color="auto"/>
            <w:right w:val="none" w:sz="0" w:space="0" w:color="auto"/>
          </w:divBdr>
        </w:div>
        <w:div w:id="1603955463">
          <w:marLeft w:val="640"/>
          <w:marRight w:val="0"/>
          <w:marTop w:val="0"/>
          <w:marBottom w:val="0"/>
          <w:divBdr>
            <w:top w:val="none" w:sz="0" w:space="0" w:color="auto"/>
            <w:left w:val="none" w:sz="0" w:space="0" w:color="auto"/>
            <w:bottom w:val="none" w:sz="0" w:space="0" w:color="auto"/>
            <w:right w:val="none" w:sz="0" w:space="0" w:color="auto"/>
          </w:divBdr>
        </w:div>
        <w:div w:id="1683169077">
          <w:marLeft w:val="640"/>
          <w:marRight w:val="0"/>
          <w:marTop w:val="0"/>
          <w:marBottom w:val="0"/>
          <w:divBdr>
            <w:top w:val="none" w:sz="0" w:space="0" w:color="auto"/>
            <w:left w:val="none" w:sz="0" w:space="0" w:color="auto"/>
            <w:bottom w:val="none" w:sz="0" w:space="0" w:color="auto"/>
            <w:right w:val="none" w:sz="0" w:space="0" w:color="auto"/>
          </w:divBdr>
        </w:div>
        <w:div w:id="1750887544">
          <w:marLeft w:val="640"/>
          <w:marRight w:val="0"/>
          <w:marTop w:val="0"/>
          <w:marBottom w:val="0"/>
          <w:divBdr>
            <w:top w:val="none" w:sz="0" w:space="0" w:color="auto"/>
            <w:left w:val="none" w:sz="0" w:space="0" w:color="auto"/>
            <w:bottom w:val="none" w:sz="0" w:space="0" w:color="auto"/>
            <w:right w:val="none" w:sz="0" w:space="0" w:color="auto"/>
          </w:divBdr>
        </w:div>
        <w:div w:id="1765108515">
          <w:marLeft w:val="640"/>
          <w:marRight w:val="0"/>
          <w:marTop w:val="0"/>
          <w:marBottom w:val="0"/>
          <w:divBdr>
            <w:top w:val="none" w:sz="0" w:space="0" w:color="auto"/>
            <w:left w:val="none" w:sz="0" w:space="0" w:color="auto"/>
            <w:bottom w:val="none" w:sz="0" w:space="0" w:color="auto"/>
            <w:right w:val="none" w:sz="0" w:space="0" w:color="auto"/>
          </w:divBdr>
        </w:div>
        <w:div w:id="1771781429">
          <w:marLeft w:val="640"/>
          <w:marRight w:val="0"/>
          <w:marTop w:val="0"/>
          <w:marBottom w:val="0"/>
          <w:divBdr>
            <w:top w:val="none" w:sz="0" w:space="0" w:color="auto"/>
            <w:left w:val="none" w:sz="0" w:space="0" w:color="auto"/>
            <w:bottom w:val="none" w:sz="0" w:space="0" w:color="auto"/>
            <w:right w:val="none" w:sz="0" w:space="0" w:color="auto"/>
          </w:divBdr>
        </w:div>
        <w:div w:id="1898319499">
          <w:marLeft w:val="640"/>
          <w:marRight w:val="0"/>
          <w:marTop w:val="0"/>
          <w:marBottom w:val="0"/>
          <w:divBdr>
            <w:top w:val="none" w:sz="0" w:space="0" w:color="auto"/>
            <w:left w:val="none" w:sz="0" w:space="0" w:color="auto"/>
            <w:bottom w:val="none" w:sz="0" w:space="0" w:color="auto"/>
            <w:right w:val="none" w:sz="0" w:space="0" w:color="auto"/>
          </w:divBdr>
        </w:div>
        <w:div w:id="1916551797">
          <w:marLeft w:val="640"/>
          <w:marRight w:val="0"/>
          <w:marTop w:val="0"/>
          <w:marBottom w:val="0"/>
          <w:divBdr>
            <w:top w:val="none" w:sz="0" w:space="0" w:color="auto"/>
            <w:left w:val="none" w:sz="0" w:space="0" w:color="auto"/>
            <w:bottom w:val="none" w:sz="0" w:space="0" w:color="auto"/>
            <w:right w:val="none" w:sz="0" w:space="0" w:color="auto"/>
          </w:divBdr>
        </w:div>
        <w:div w:id="2023626781">
          <w:marLeft w:val="640"/>
          <w:marRight w:val="0"/>
          <w:marTop w:val="0"/>
          <w:marBottom w:val="0"/>
          <w:divBdr>
            <w:top w:val="none" w:sz="0" w:space="0" w:color="auto"/>
            <w:left w:val="none" w:sz="0" w:space="0" w:color="auto"/>
            <w:bottom w:val="none" w:sz="0" w:space="0" w:color="auto"/>
            <w:right w:val="none" w:sz="0" w:space="0" w:color="auto"/>
          </w:divBdr>
        </w:div>
        <w:div w:id="2094037301">
          <w:marLeft w:val="640"/>
          <w:marRight w:val="0"/>
          <w:marTop w:val="0"/>
          <w:marBottom w:val="0"/>
          <w:divBdr>
            <w:top w:val="none" w:sz="0" w:space="0" w:color="auto"/>
            <w:left w:val="none" w:sz="0" w:space="0" w:color="auto"/>
            <w:bottom w:val="none" w:sz="0" w:space="0" w:color="auto"/>
            <w:right w:val="none" w:sz="0" w:space="0" w:color="auto"/>
          </w:divBdr>
        </w:div>
        <w:div w:id="2139032011">
          <w:marLeft w:val="640"/>
          <w:marRight w:val="0"/>
          <w:marTop w:val="0"/>
          <w:marBottom w:val="0"/>
          <w:divBdr>
            <w:top w:val="none" w:sz="0" w:space="0" w:color="auto"/>
            <w:left w:val="none" w:sz="0" w:space="0" w:color="auto"/>
            <w:bottom w:val="none" w:sz="0" w:space="0" w:color="auto"/>
            <w:right w:val="none" w:sz="0" w:space="0" w:color="auto"/>
          </w:divBdr>
        </w:div>
      </w:divsChild>
    </w:div>
    <w:div w:id="1394163293">
      <w:marLeft w:val="0"/>
      <w:marRight w:val="0"/>
      <w:marTop w:val="0"/>
      <w:marBottom w:val="0"/>
      <w:divBdr>
        <w:top w:val="none" w:sz="0" w:space="0" w:color="auto"/>
        <w:left w:val="none" w:sz="0" w:space="0" w:color="auto"/>
        <w:bottom w:val="none" w:sz="0" w:space="0" w:color="auto"/>
        <w:right w:val="none" w:sz="0" w:space="0" w:color="auto"/>
      </w:divBdr>
    </w:div>
    <w:div w:id="1394350225">
      <w:bodyDiv w:val="1"/>
      <w:marLeft w:val="0"/>
      <w:marRight w:val="0"/>
      <w:marTop w:val="0"/>
      <w:marBottom w:val="0"/>
      <w:divBdr>
        <w:top w:val="none" w:sz="0" w:space="0" w:color="auto"/>
        <w:left w:val="none" w:sz="0" w:space="0" w:color="auto"/>
        <w:bottom w:val="none" w:sz="0" w:space="0" w:color="auto"/>
        <w:right w:val="none" w:sz="0" w:space="0" w:color="auto"/>
      </w:divBdr>
      <w:divsChild>
        <w:div w:id="80612229">
          <w:marLeft w:val="640"/>
          <w:marRight w:val="0"/>
          <w:marTop w:val="0"/>
          <w:marBottom w:val="0"/>
          <w:divBdr>
            <w:top w:val="none" w:sz="0" w:space="0" w:color="auto"/>
            <w:left w:val="none" w:sz="0" w:space="0" w:color="auto"/>
            <w:bottom w:val="none" w:sz="0" w:space="0" w:color="auto"/>
            <w:right w:val="none" w:sz="0" w:space="0" w:color="auto"/>
          </w:divBdr>
        </w:div>
        <w:div w:id="108667983">
          <w:marLeft w:val="640"/>
          <w:marRight w:val="0"/>
          <w:marTop w:val="0"/>
          <w:marBottom w:val="0"/>
          <w:divBdr>
            <w:top w:val="none" w:sz="0" w:space="0" w:color="auto"/>
            <w:left w:val="none" w:sz="0" w:space="0" w:color="auto"/>
            <w:bottom w:val="none" w:sz="0" w:space="0" w:color="auto"/>
            <w:right w:val="none" w:sz="0" w:space="0" w:color="auto"/>
          </w:divBdr>
        </w:div>
        <w:div w:id="212273939">
          <w:marLeft w:val="640"/>
          <w:marRight w:val="0"/>
          <w:marTop w:val="0"/>
          <w:marBottom w:val="0"/>
          <w:divBdr>
            <w:top w:val="none" w:sz="0" w:space="0" w:color="auto"/>
            <w:left w:val="none" w:sz="0" w:space="0" w:color="auto"/>
            <w:bottom w:val="none" w:sz="0" w:space="0" w:color="auto"/>
            <w:right w:val="none" w:sz="0" w:space="0" w:color="auto"/>
          </w:divBdr>
        </w:div>
        <w:div w:id="283970228">
          <w:marLeft w:val="640"/>
          <w:marRight w:val="0"/>
          <w:marTop w:val="0"/>
          <w:marBottom w:val="0"/>
          <w:divBdr>
            <w:top w:val="none" w:sz="0" w:space="0" w:color="auto"/>
            <w:left w:val="none" w:sz="0" w:space="0" w:color="auto"/>
            <w:bottom w:val="none" w:sz="0" w:space="0" w:color="auto"/>
            <w:right w:val="none" w:sz="0" w:space="0" w:color="auto"/>
          </w:divBdr>
        </w:div>
        <w:div w:id="375668598">
          <w:marLeft w:val="640"/>
          <w:marRight w:val="0"/>
          <w:marTop w:val="0"/>
          <w:marBottom w:val="0"/>
          <w:divBdr>
            <w:top w:val="none" w:sz="0" w:space="0" w:color="auto"/>
            <w:left w:val="none" w:sz="0" w:space="0" w:color="auto"/>
            <w:bottom w:val="none" w:sz="0" w:space="0" w:color="auto"/>
            <w:right w:val="none" w:sz="0" w:space="0" w:color="auto"/>
          </w:divBdr>
        </w:div>
        <w:div w:id="453796119">
          <w:marLeft w:val="640"/>
          <w:marRight w:val="0"/>
          <w:marTop w:val="0"/>
          <w:marBottom w:val="0"/>
          <w:divBdr>
            <w:top w:val="none" w:sz="0" w:space="0" w:color="auto"/>
            <w:left w:val="none" w:sz="0" w:space="0" w:color="auto"/>
            <w:bottom w:val="none" w:sz="0" w:space="0" w:color="auto"/>
            <w:right w:val="none" w:sz="0" w:space="0" w:color="auto"/>
          </w:divBdr>
        </w:div>
        <w:div w:id="631056381">
          <w:marLeft w:val="640"/>
          <w:marRight w:val="0"/>
          <w:marTop w:val="0"/>
          <w:marBottom w:val="0"/>
          <w:divBdr>
            <w:top w:val="none" w:sz="0" w:space="0" w:color="auto"/>
            <w:left w:val="none" w:sz="0" w:space="0" w:color="auto"/>
            <w:bottom w:val="none" w:sz="0" w:space="0" w:color="auto"/>
            <w:right w:val="none" w:sz="0" w:space="0" w:color="auto"/>
          </w:divBdr>
        </w:div>
        <w:div w:id="870873671">
          <w:marLeft w:val="640"/>
          <w:marRight w:val="0"/>
          <w:marTop w:val="0"/>
          <w:marBottom w:val="0"/>
          <w:divBdr>
            <w:top w:val="none" w:sz="0" w:space="0" w:color="auto"/>
            <w:left w:val="none" w:sz="0" w:space="0" w:color="auto"/>
            <w:bottom w:val="none" w:sz="0" w:space="0" w:color="auto"/>
            <w:right w:val="none" w:sz="0" w:space="0" w:color="auto"/>
          </w:divBdr>
        </w:div>
        <w:div w:id="930627009">
          <w:marLeft w:val="640"/>
          <w:marRight w:val="0"/>
          <w:marTop w:val="0"/>
          <w:marBottom w:val="0"/>
          <w:divBdr>
            <w:top w:val="none" w:sz="0" w:space="0" w:color="auto"/>
            <w:left w:val="none" w:sz="0" w:space="0" w:color="auto"/>
            <w:bottom w:val="none" w:sz="0" w:space="0" w:color="auto"/>
            <w:right w:val="none" w:sz="0" w:space="0" w:color="auto"/>
          </w:divBdr>
        </w:div>
        <w:div w:id="1294217293">
          <w:marLeft w:val="640"/>
          <w:marRight w:val="0"/>
          <w:marTop w:val="0"/>
          <w:marBottom w:val="0"/>
          <w:divBdr>
            <w:top w:val="none" w:sz="0" w:space="0" w:color="auto"/>
            <w:left w:val="none" w:sz="0" w:space="0" w:color="auto"/>
            <w:bottom w:val="none" w:sz="0" w:space="0" w:color="auto"/>
            <w:right w:val="none" w:sz="0" w:space="0" w:color="auto"/>
          </w:divBdr>
        </w:div>
        <w:div w:id="1334722148">
          <w:marLeft w:val="640"/>
          <w:marRight w:val="0"/>
          <w:marTop w:val="0"/>
          <w:marBottom w:val="0"/>
          <w:divBdr>
            <w:top w:val="none" w:sz="0" w:space="0" w:color="auto"/>
            <w:left w:val="none" w:sz="0" w:space="0" w:color="auto"/>
            <w:bottom w:val="none" w:sz="0" w:space="0" w:color="auto"/>
            <w:right w:val="none" w:sz="0" w:space="0" w:color="auto"/>
          </w:divBdr>
        </w:div>
        <w:div w:id="1409646080">
          <w:marLeft w:val="640"/>
          <w:marRight w:val="0"/>
          <w:marTop w:val="0"/>
          <w:marBottom w:val="0"/>
          <w:divBdr>
            <w:top w:val="none" w:sz="0" w:space="0" w:color="auto"/>
            <w:left w:val="none" w:sz="0" w:space="0" w:color="auto"/>
            <w:bottom w:val="none" w:sz="0" w:space="0" w:color="auto"/>
            <w:right w:val="none" w:sz="0" w:space="0" w:color="auto"/>
          </w:divBdr>
        </w:div>
        <w:div w:id="1470242400">
          <w:marLeft w:val="640"/>
          <w:marRight w:val="0"/>
          <w:marTop w:val="0"/>
          <w:marBottom w:val="0"/>
          <w:divBdr>
            <w:top w:val="none" w:sz="0" w:space="0" w:color="auto"/>
            <w:left w:val="none" w:sz="0" w:space="0" w:color="auto"/>
            <w:bottom w:val="none" w:sz="0" w:space="0" w:color="auto"/>
            <w:right w:val="none" w:sz="0" w:space="0" w:color="auto"/>
          </w:divBdr>
        </w:div>
        <w:div w:id="1500803885">
          <w:marLeft w:val="640"/>
          <w:marRight w:val="0"/>
          <w:marTop w:val="0"/>
          <w:marBottom w:val="0"/>
          <w:divBdr>
            <w:top w:val="none" w:sz="0" w:space="0" w:color="auto"/>
            <w:left w:val="none" w:sz="0" w:space="0" w:color="auto"/>
            <w:bottom w:val="none" w:sz="0" w:space="0" w:color="auto"/>
            <w:right w:val="none" w:sz="0" w:space="0" w:color="auto"/>
          </w:divBdr>
        </w:div>
        <w:div w:id="1543127469">
          <w:marLeft w:val="640"/>
          <w:marRight w:val="0"/>
          <w:marTop w:val="0"/>
          <w:marBottom w:val="0"/>
          <w:divBdr>
            <w:top w:val="none" w:sz="0" w:space="0" w:color="auto"/>
            <w:left w:val="none" w:sz="0" w:space="0" w:color="auto"/>
            <w:bottom w:val="none" w:sz="0" w:space="0" w:color="auto"/>
            <w:right w:val="none" w:sz="0" w:space="0" w:color="auto"/>
          </w:divBdr>
        </w:div>
        <w:div w:id="1793934278">
          <w:marLeft w:val="640"/>
          <w:marRight w:val="0"/>
          <w:marTop w:val="0"/>
          <w:marBottom w:val="0"/>
          <w:divBdr>
            <w:top w:val="none" w:sz="0" w:space="0" w:color="auto"/>
            <w:left w:val="none" w:sz="0" w:space="0" w:color="auto"/>
            <w:bottom w:val="none" w:sz="0" w:space="0" w:color="auto"/>
            <w:right w:val="none" w:sz="0" w:space="0" w:color="auto"/>
          </w:divBdr>
        </w:div>
        <w:div w:id="1880774875">
          <w:marLeft w:val="640"/>
          <w:marRight w:val="0"/>
          <w:marTop w:val="0"/>
          <w:marBottom w:val="0"/>
          <w:divBdr>
            <w:top w:val="none" w:sz="0" w:space="0" w:color="auto"/>
            <w:left w:val="none" w:sz="0" w:space="0" w:color="auto"/>
            <w:bottom w:val="none" w:sz="0" w:space="0" w:color="auto"/>
            <w:right w:val="none" w:sz="0" w:space="0" w:color="auto"/>
          </w:divBdr>
        </w:div>
        <w:div w:id="1931504126">
          <w:marLeft w:val="640"/>
          <w:marRight w:val="0"/>
          <w:marTop w:val="0"/>
          <w:marBottom w:val="0"/>
          <w:divBdr>
            <w:top w:val="none" w:sz="0" w:space="0" w:color="auto"/>
            <w:left w:val="none" w:sz="0" w:space="0" w:color="auto"/>
            <w:bottom w:val="none" w:sz="0" w:space="0" w:color="auto"/>
            <w:right w:val="none" w:sz="0" w:space="0" w:color="auto"/>
          </w:divBdr>
        </w:div>
        <w:div w:id="1967008200">
          <w:marLeft w:val="640"/>
          <w:marRight w:val="0"/>
          <w:marTop w:val="0"/>
          <w:marBottom w:val="0"/>
          <w:divBdr>
            <w:top w:val="none" w:sz="0" w:space="0" w:color="auto"/>
            <w:left w:val="none" w:sz="0" w:space="0" w:color="auto"/>
            <w:bottom w:val="none" w:sz="0" w:space="0" w:color="auto"/>
            <w:right w:val="none" w:sz="0" w:space="0" w:color="auto"/>
          </w:divBdr>
        </w:div>
        <w:div w:id="2024355190">
          <w:marLeft w:val="640"/>
          <w:marRight w:val="0"/>
          <w:marTop w:val="0"/>
          <w:marBottom w:val="0"/>
          <w:divBdr>
            <w:top w:val="none" w:sz="0" w:space="0" w:color="auto"/>
            <w:left w:val="none" w:sz="0" w:space="0" w:color="auto"/>
            <w:bottom w:val="none" w:sz="0" w:space="0" w:color="auto"/>
            <w:right w:val="none" w:sz="0" w:space="0" w:color="auto"/>
          </w:divBdr>
        </w:div>
        <w:div w:id="2138987527">
          <w:marLeft w:val="640"/>
          <w:marRight w:val="0"/>
          <w:marTop w:val="0"/>
          <w:marBottom w:val="0"/>
          <w:divBdr>
            <w:top w:val="none" w:sz="0" w:space="0" w:color="auto"/>
            <w:left w:val="none" w:sz="0" w:space="0" w:color="auto"/>
            <w:bottom w:val="none" w:sz="0" w:space="0" w:color="auto"/>
            <w:right w:val="none" w:sz="0" w:space="0" w:color="auto"/>
          </w:divBdr>
        </w:div>
      </w:divsChild>
    </w:div>
    <w:div w:id="1396707136">
      <w:marLeft w:val="0"/>
      <w:marRight w:val="0"/>
      <w:marTop w:val="0"/>
      <w:marBottom w:val="0"/>
      <w:divBdr>
        <w:top w:val="none" w:sz="0" w:space="0" w:color="auto"/>
        <w:left w:val="none" w:sz="0" w:space="0" w:color="auto"/>
        <w:bottom w:val="none" w:sz="0" w:space="0" w:color="auto"/>
        <w:right w:val="none" w:sz="0" w:space="0" w:color="auto"/>
      </w:divBdr>
    </w:div>
    <w:div w:id="1400904937">
      <w:bodyDiv w:val="1"/>
      <w:marLeft w:val="0"/>
      <w:marRight w:val="0"/>
      <w:marTop w:val="0"/>
      <w:marBottom w:val="0"/>
      <w:divBdr>
        <w:top w:val="none" w:sz="0" w:space="0" w:color="auto"/>
        <w:left w:val="none" w:sz="0" w:space="0" w:color="auto"/>
        <w:bottom w:val="none" w:sz="0" w:space="0" w:color="auto"/>
        <w:right w:val="none" w:sz="0" w:space="0" w:color="auto"/>
      </w:divBdr>
      <w:divsChild>
        <w:div w:id="39978624">
          <w:marLeft w:val="640"/>
          <w:marRight w:val="0"/>
          <w:marTop w:val="0"/>
          <w:marBottom w:val="0"/>
          <w:divBdr>
            <w:top w:val="none" w:sz="0" w:space="0" w:color="auto"/>
            <w:left w:val="none" w:sz="0" w:space="0" w:color="auto"/>
            <w:bottom w:val="none" w:sz="0" w:space="0" w:color="auto"/>
            <w:right w:val="none" w:sz="0" w:space="0" w:color="auto"/>
          </w:divBdr>
        </w:div>
        <w:div w:id="1993559678">
          <w:marLeft w:val="640"/>
          <w:marRight w:val="0"/>
          <w:marTop w:val="0"/>
          <w:marBottom w:val="0"/>
          <w:divBdr>
            <w:top w:val="none" w:sz="0" w:space="0" w:color="auto"/>
            <w:left w:val="none" w:sz="0" w:space="0" w:color="auto"/>
            <w:bottom w:val="none" w:sz="0" w:space="0" w:color="auto"/>
            <w:right w:val="none" w:sz="0" w:space="0" w:color="auto"/>
          </w:divBdr>
        </w:div>
        <w:div w:id="803355020">
          <w:marLeft w:val="640"/>
          <w:marRight w:val="0"/>
          <w:marTop w:val="0"/>
          <w:marBottom w:val="0"/>
          <w:divBdr>
            <w:top w:val="none" w:sz="0" w:space="0" w:color="auto"/>
            <w:left w:val="none" w:sz="0" w:space="0" w:color="auto"/>
            <w:bottom w:val="none" w:sz="0" w:space="0" w:color="auto"/>
            <w:right w:val="none" w:sz="0" w:space="0" w:color="auto"/>
          </w:divBdr>
        </w:div>
        <w:div w:id="436220514">
          <w:marLeft w:val="640"/>
          <w:marRight w:val="0"/>
          <w:marTop w:val="0"/>
          <w:marBottom w:val="0"/>
          <w:divBdr>
            <w:top w:val="none" w:sz="0" w:space="0" w:color="auto"/>
            <w:left w:val="none" w:sz="0" w:space="0" w:color="auto"/>
            <w:bottom w:val="none" w:sz="0" w:space="0" w:color="auto"/>
            <w:right w:val="none" w:sz="0" w:space="0" w:color="auto"/>
          </w:divBdr>
        </w:div>
        <w:div w:id="2126145550">
          <w:marLeft w:val="640"/>
          <w:marRight w:val="0"/>
          <w:marTop w:val="0"/>
          <w:marBottom w:val="0"/>
          <w:divBdr>
            <w:top w:val="none" w:sz="0" w:space="0" w:color="auto"/>
            <w:left w:val="none" w:sz="0" w:space="0" w:color="auto"/>
            <w:bottom w:val="none" w:sz="0" w:space="0" w:color="auto"/>
            <w:right w:val="none" w:sz="0" w:space="0" w:color="auto"/>
          </w:divBdr>
        </w:div>
        <w:div w:id="1872455719">
          <w:marLeft w:val="640"/>
          <w:marRight w:val="0"/>
          <w:marTop w:val="0"/>
          <w:marBottom w:val="0"/>
          <w:divBdr>
            <w:top w:val="none" w:sz="0" w:space="0" w:color="auto"/>
            <w:left w:val="none" w:sz="0" w:space="0" w:color="auto"/>
            <w:bottom w:val="none" w:sz="0" w:space="0" w:color="auto"/>
            <w:right w:val="none" w:sz="0" w:space="0" w:color="auto"/>
          </w:divBdr>
        </w:div>
        <w:div w:id="1358582279">
          <w:marLeft w:val="640"/>
          <w:marRight w:val="0"/>
          <w:marTop w:val="0"/>
          <w:marBottom w:val="0"/>
          <w:divBdr>
            <w:top w:val="none" w:sz="0" w:space="0" w:color="auto"/>
            <w:left w:val="none" w:sz="0" w:space="0" w:color="auto"/>
            <w:bottom w:val="none" w:sz="0" w:space="0" w:color="auto"/>
            <w:right w:val="none" w:sz="0" w:space="0" w:color="auto"/>
          </w:divBdr>
        </w:div>
        <w:div w:id="667244552">
          <w:marLeft w:val="640"/>
          <w:marRight w:val="0"/>
          <w:marTop w:val="0"/>
          <w:marBottom w:val="0"/>
          <w:divBdr>
            <w:top w:val="none" w:sz="0" w:space="0" w:color="auto"/>
            <w:left w:val="none" w:sz="0" w:space="0" w:color="auto"/>
            <w:bottom w:val="none" w:sz="0" w:space="0" w:color="auto"/>
            <w:right w:val="none" w:sz="0" w:space="0" w:color="auto"/>
          </w:divBdr>
        </w:div>
        <w:div w:id="1233194861">
          <w:marLeft w:val="640"/>
          <w:marRight w:val="0"/>
          <w:marTop w:val="0"/>
          <w:marBottom w:val="0"/>
          <w:divBdr>
            <w:top w:val="none" w:sz="0" w:space="0" w:color="auto"/>
            <w:left w:val="none" w:sz="0" w:space="0" w:color="auto"/>
            <w:bottom w:val="none" w:sz="0" w:space="0" w:color="auto"/>
            <w:right w:val="none" w:sz="0" w:space="0" w:color="auto"/>
          </w:divBdr>
        </w:div>
        <w:div w:id="2071491736">
          <w:marLeft w:val="640"/>
          <w:marRight w:val="0"/>
          <w:marTop w:val="0"/>
          <w:marBottom w:val="0"/>
          <w:divBdr>
            <w:top w:val="none" w:sz="0" w:space="0" w:color="auto"/>
            <w:left w:val="none" w:sz="0" w:space="0" w:color="auto"/>
            <w:bottom w:val="none" w:sz="0" w:space="0" w:color="auto"/>
            <w:right w:val="none" w:sz="0" w:space="0" w:color="auto"/>
          </w:divBdr>
        </w:div>
        <w:div w:id="680474104">
          <w:marLeft w:val="640"/>
          <w:marRight w:val="0"/>
          <w:marTop w:val="0"/>
          <w:marBottom w:val="0"/>
          <w:divBdr>
            <w:top w:val="none" w:sz="0" w:space="0" w:color="auto"/>
            <w:left w:val="none" w:sz="0" w:space="0" w:color="auto"/>
            <w:bottom w:val="none" w:sz="0" w:space="0" w:color="auto"/>
            <w:right w:val="none" w:sz="0" w:space="0" w:color="auto"/>
          </w:divBdr>
        </w:div>
        <w:div w:id="1433360096">
          <w:marLeft w:val="640"/>
          <w:marRight w:val="0"/>
          <w:marTop w:val="0"/>
          <w:marBottom w:val="0"/>
          <w:divBdr>
            <w:top w:val="none" w:sz="0" w:space="0" w:color="auto"/>
            <w:left w:val="none" w:sz="0" w:space="0" w:color="auto"/>
            <w:bottom w:val="none" w:sz="0" w:space="0" w:color="auto"/>
            <w:right w:val="none" w:sz="0" w:space="0" w:color="auto"/>
          </w:divBdr>
        </w:div>
        <w:div w:id="709691115">
          <w:marLeft w:val="640"/>
          <w:marRight w:val="0"/>
          <w:marTop w:val="0"/>
          <w:marBottom w:val="0"/>
          <w:divBdr>
            <w:top w:val="none" w:sz="0" w:space="0" w:color="auto"/>
            <w:left w:val="none" w:sz="0" w:space="0" w:color="auto"/>
            <w:bottom w:val="none" w:sz="0" w:space="0" w:color="auto"/>
            <w:right w:val="none" w:sz="0" w:space="0" w:color="auto"/>
          </w:divBdr>
        </w:div>
        <w:div w:id="1361935964">
          <w:marLeft w:val="640"/>
          <w:marRight w:val="0"/>
          <w:marTop w:val="0"/>
          <w:marBottom w:val="0"/>
          <w:divBdr>
            <w:top w:val="none" w:sz="0" w:space="0" w:color="auto"/>
            <w:left w:val="none" w:sz="0" w:space="0" w:color="auto"/>
            <w:bottom w:val="none" w:sz="0" w:space="0" w:color="auto"/>
            <w:right w:val="none" w:sz="0" w:space="0" w:color="auto"/>
          </w:divBdr>
        </w:div>
        <w:div w:id="766343966">
          <w:marLeft w:val="640"/>
          <w:marRight w:val="0"/>
          <w:marTop w:val="0"/>
          <w:marBottom w:val="0"/>
          <w:divBdr>
            <w:top w:val="none" w:sz="0" w:space="0" w:color="auto"/>
            <w:left w:val="none" w:sz="0" w:space="0" w:color="auto"/>
            <w:bottom w:val="none" w:sz="0" w:space="0" w:color="auto"/>
            <w:right w:val="none" w:sz="0" w:space="0" w:color="auto"/>
          </w:divBdr>
        </w:div>
        <w:div w:id="2079936160">
          <w:marLeft w:val="640"/>
          <w:marRight w:val="0"/>
          <w:marTop w:val="0"/>
          <w:marBottom w:val="0"/>
          <w:divBdr>
            <w:top w:val="none" w:sz="0" w:space="0" w:color="auto"/>
            <w:left w:val="none" w:sz="0" w:space="0" w:color="auto"/>
            <w:bottom w:val="none" w:sz="0" w:space="0" w:color="auto"/>
            <w:right w:val="none" w:sz="0" w:space="0" w:color="auto"/>
          </w:divBdr>
        </w:div>
        <w:div w:id="1226916129">
          <w:marLeft w:val="640"/>
          <w:marRight w:val="0"/>
          <w:marTop w:val="0"/>
          <w:marBottom w:val="0"/>
          <w:divBdr>
            <w:top w:val="none" w:sz="0" w:space="0" w:color="auto"/>
            <w:left w:val="none" w:sz="0" w:space="0" w:color="auto"/>
            <w:bottom w:val="none" w:sz="0" w:space="0" w:color="auto"/>
            <w:right w:val="none" w:sz="0" w:space="0" w:color="auto"/>
          </w:divBdr>
        </w:div>
        <w:div w:id="368576992">
          <w:marLeft w:val="640"/>
          <w:marRight w:val="0"/>
          <w:marTop w:val="0"/>
          <w:marBottom w:val="0"/>
          <w:divBdr>
            <w:top w:val="none" w:sz="0" w:space="0" w:color="auto"/>
            <w:left w:val="none" w:sz="0" w:space="0" w:color="auto"/>
            <w:bottom w:val="none" w:sz="0" w:space="0" w:color="auto"/>
            <w:right w:val="none" w:sz="0" w:space="0" w:color="auto"/>
          </w:divBdr>
        </w:div>
        <w:div w:id="624655853">
          <w:marLeft w:val="640"/>
          <w:marRight w:val="0"/>
          <w:marTop w:val="0"/>
          <w:marBottom w:val="0"/>
          <w:divBdr>
            <w:top w:val="none" w:sz="0" w:space="0" w:color="auto"/>
            <w:left w:val="none" w:sz="0" w:space="0" w:color="auto"/>
            <w:bottom w:val="none" w:sz="0" w:space="0" w:color="auto"/>
            <w:right w:val="none" w:sz="0" w:space="0" w:color="auto"/>
          </w:divBdr>
        </w:div>
        <w:div w:id="438139364">
          <w:marLeft w:val="640"/>
          <w:marRight w:val="0"/>
          <w:marTop w:val="0"/>
          <w:marBottom w:val="0"/>
          <w:divBdr>
            <w:top w:val="none" w:sz="0" w:space="0" w:color="auto"/>
            <w:left w:val="none" w:sz="0" w:space="0" w:color="auto"/>
            <w:bottom w:val="none" w:sz="0" w:space="0" w:color="auto"/>
            <w:right w:val="none" w:sz="0" w:space="0" w:color="auto"/>
          </w:divBdr>
        </w:div>
        <w:div w:id="929386353">
          <w:marLeft w:val="640"/>
          <w:marRight w:val="0"/>
          <w:marTop w:val="0"/>
          <w:marBottom w:val="0"/>
          <w:divBdr>
            <w:top w:val="none" w:sz="0" w:space="0" w:color="auto"/>
            <w:left w:val="none" w:sz="0" w:space="0" w:color="auto"/>
            <w:bottom w:val="none" w:sz="0" w:space="0" w:color="auto"/>
            <w:right w:val="none" w:sz="0" w:space="0" w:color="auto"/>
          </w:divBdr>
        </w:div>
        <w:div w:id="1734500069">
          <w:marLeft w:val="640"/>
          <w:marRight w:val="0"/>
          <w:marTop w:val="0"/>
          <w:marBottom w:val="0"/>
          <w:divBdr>
            <w:top w:val="none" w:sz="0" w:space="0" w:color="auto"/>
            <w:left w:val="none" w:sz="0" w:space="0" w:color="auto"/>
            <w:bottom w:val="none" w:sz="0" w:space="0" w:color="auto"/>
            <w:right w:val="none" w:sz="0" w:space="0" w:color="auto"/>
          </w:divBdr>
        </w:div>
        <w:div w:id="70467349">
          <w:marLeft w:val="640"/>
          <w:marRight w:val="0"/>
          <w:marTop w:val="0"/>
          <w:marBottom w:val="0"/>
          <w:divBdr>
            <w:top w:val="none" w:sz="0" w:space="0" w:color="auto"/>
            <w:left w:val="none" w:sz="0" w:space="0" w:color="auto"/>
            <w:bottom w:val="none" w:sz="0" w:space="0" w:color="auto"/>
            <w:right w:val="none" w:sz="0" w:space="0" w:color="auto"/>
          </w:divBdr>
        </w:div>
        <w:div w:id="1978100968">
          <w:marLeft w:val="640"/>
          <w:marRight w:val="0"/>
          <w:marTop w:val="0"/>
          <w:marBottom w:val="0"/>
          <w:divBdr>
            <w:top w:val="none" w:sz="0" w:space="0" w:color="auto"/>
            <w:left w:val="none" w:sz="0" w:space="0" w:color="auto"/>
            <w:bottom w:val="none" w:sz="0" w:space="0" w:color="auto"/>
            <w:right w:val="none" w:sz="0" w:space="0" w:color="auto"/>
          </w:divBdr>
        </w:div>
        <w:div w:id="1549224623">
          <w:marLeft w:val="640"/>
          <w:marRight w:val="0"/>
          <w:marTop w:val="0"/>
          <w:marBottom w:val="0"/>
          <w:divBdr>
            <w:top w:val="none" w:sz="0" w:space="0" w:color="auto"/>
            <w:left w:val="none" w:sz="0" w:space="0" w:color="auto"/>
            <w:bottom w:val="none" w:sz="0" w:space="0" w:color="auto"/>
            <w:right w:val="none" w:sz="0" w:space="0" w:color="auto"/>
          </w:divBdr>
        </w:div>
        <w:div w:id="43719666">
          <w:marLeft w:val="640"/>
          <w:marRight w:val="0"/>
          <w:marTop w:val="0"/>
          <w:marBottom w:val="0"/>
          <w:divBdr>
            <w:top w:val="none" w:sz="0" w:space="0" w:color="auto"/>
            <w:left w:val="none" w:sz="0" w:space="0" w:color="auto"/>
            <w:bottom w:val="none" w:sz="0" w:space="0" w:color="auto"/>
            <w:right w:val="none" w:sz="0" w:space="0" w:color="auto"/>
          </w:divBdr>
        </w:div>
        <w:div w:id="188417476">
          <w:marLeft w:val="640"/>
          <w:marRight w:val="0"/>
          <w:marTop w:val="0"/>
          <w:marBottom w:val="0"/>
          <w:divBdr>
            <w:top w:val="none" w:sz="0" w:space="0" w:color="auto"/>
            <w:left w:val="none" w:sz="0" w:space="0" w:color="auto"/>
            <w:bottom w:val="none" w:sz="0" w:space="0" w:color="auto"/>
            <w:right w:val="none" w:sz="0" w:space="0" w:color="auto"/>
          </w:divBdr>
        </w:div>
        <w:div w:id="156188564">
          <w:marLeft w:val="640"/>
          <w:marRight w:val="0"/>
          <w:marTop w:val="0"/>
          <w:marBottom w:val="0"/>
          <w:divBdr>
            <w:top w:val="none" w:sz="0" w:space="0" w:color="auto"/>
            <w:left w:val="none" w:sz="0" w:space="0" w:color="auto"/>
            <w:bottom w:val="none" w:sz="0" w:space="0" w:color="auto"/>
            <w:right w:val="none" w:sz="0" w:space="0" w:color="auto"/>
          </w:divBdr>
        </w:div>
        <w:div w:id="1938244877">
          <w:marLeft w:val="640"/>
          <w:marRight w:val="0"/>
          <w:marTop w:val="0"/>
          <w:marBottom w:val="0"/>
          <w:divBdr>
            <w:top w:val="none" w:sz="0" w:space="0" w:color="auto"/>
            <w:left w:val="none" w:sz="0" w:space="0" w:color="auto"/>
            <w:bottom w:val="none" w:sz="0" w:space="0" w:color="auto"/>
            <w:right w:val="none" w:sz="0" w:space="0" w:color="auto"/>
          </w:divBdr>
        </w:div>
        <w:div w:id="1912620596">
          <w:marLeft w:val="640"/>
          <w:marRight w:val="0"/>
          <w:marTop w:val="0"/>
          <w:marBottom w:val="0"/>
          <w:divBdr>
            <w:top w:val="none" w:sz="0" w:space="0" w:color="auto"/>
            <w:left w:val="none" w:sz="0" w:space="0" w:color="auto"/>
            <w:bottom w:val="none" w:sz="0" w:space="0" w:color="auto"/>
            <w:right w:val="none" w:sz="0" w:space="0" w:color="auto"/>
          </w:divBdr>
        </w:div>
        <w:div w:id="1965647397">
          <w:marLeft w:val="640"/>
          <w:marRight w:val="0"/>
          <w:marTop w:val="0"/>
          <w:marBottom w:val="0"/>
          <w:divBdr>
            <w:top w:val="none" w:sz="0" w:space="0" w:color="auto"/>
            <w:left w:val="none" w:sz="0" w:space="0" w:color="auto"/>
            <w:bottom w:val="none" w:sz="0" w:space="0" w:color="auto"/>
            <w:right w:val="none" w:sz="0" w:space="0" w:color="auto"/>
          </w:divBdr>
        </w:div>
        <w:div w:id="1321233797">
          <w:marLeft w:val="640"/>
          <w:marRight w:val="0"/>
          <w:marTop w:val="0"/>
          <w:marBottom w:val="0"/>
          <w:divBdr>
            <w:top w:val="none" w:sz="0" w:space="0" w:color="auto"/>
            <w:left w:val="none" w:sz="0" w:space="0" w:color="auto"/>
            <w:bottom w:val="none" w:sz="0" w:space="0" w:color="auto"/>
            <w:right w:val="none" w:sz="0" w:space="0" w:color="auto"/>
          </w:divBdr>
        </w:div>
        <w:div w:id="874539568">
          <w:marLeft w:val="640"/>
          <w:marRight w:val="0"/>
          <w:marTop w:val="0"/>
          <w:marBottom w:val="0"/>
          <w:divBdr>
            <w:top w:val="none" w:sz="0" w:space="0" w:color="auto"/>
            <w:left w:val="none" w:sz="0" w:space="0" w:color="auto"/>
            <w:bottom w:val="none" w:sz="0" w:space="0" w:color="auto"/>
            <w:right w:val="none" w:sz="0" w:space="0" w:color="auto"/>
          </w:divBdr>
        </w:div>
        <w:div w:id="1669676812">
          <w:marLeft w:val="640"/>
          <w:marRight w:val="0"/>
          <w:marTop w:val="0"/>
          <w:marBottom w:val="0"/>
          <w:divBdr>
            <w:top w:val="none" w:sz="0" w:space="0" w:color="auto"/>
            <w:left w:val="none" w:sz="0" w:space="0" w:color="auto"/>
            <w:bottom w:val="none" w:sz="0" w:space="0" w:color="auto"/>
            <w:right w:val="none" w:sz="0" w:space="0" w:color="auto"/>
          </w:divBdr>
        </w:div>
        <w:div w:id="1197234839">
          <w:marLeft w:val="640"/>
          <w:marRight w:val="0"/>
          <w:marTop w:val="0"/>
          <w:marBottom w:val="0"/>
          <w:divBdr>
            <w:top w:val="none" w:sz="0" w:space="0" w:color="auto"/>
            <w:left w:val="none" w:sz="0" w:space="0" w:color="auto"/>
            <w:bottom w:val="none" w:sz="0" w:space="0" w:color="auto"/>
            <w:right w:val="none" w:sz="0" w:space="0" w:color="auto"/>
          </w:divBdr>
        </w:div>
        <w:div w:id="1096172188">
          <w:marLeft w:val="640"/>
          <w:marRight w:val="0"/>
          <w:marTop w:val="0"/>
          <w:marBottom w:val="0"/>
          <w:divBdr>
            <w:top w:val="none" w:sz="0" w:space="0" w:color="auto"/>
            <w:left w:val="none" w:sz="0" w:space="0" w:color="auto"/>
            <w:bottom w:val="none" w:sz="0" w:space="0" w:color="auto"/>
            <w:right w:val="none" w:sz="0" w:space="0" w:color="auto"/>
          </w:divBdr>
        </w:div>
        <w:div w:id="758411570">
          <w:marLeft w:val="640"/>
          <w:marRight w:val="0"/>
          <w:marTop w:val="0"/>
          <w:marBottom w:val="0"/>
          <w:divBdr>
            <w:top w:val="none" w:sz="0" w:space="0" w:color="auto"/>
            <w:left w:val="none" w:sz="0" w:space="0" w:color="auto"/>
            <w:bottom w:val="none" w:sz="0" w:space="0" w:color="auto"/>
            <w:right w:val="none" w:sz="0" w:space="0" w:color="auto"/>
          </w:divBdr>
        </w:div>
        <w:div w:id="556432145">
          <w:marLeft w:val="640"/>
          <w:marRight w:val="0"/>
          <w:marTop w:val="0"/>
          <w:marBottom w:val="0"/>
          <w:divBdr>
            <w:top w:val="none" w:sz="0" w:space="0" w:color="auto"/>
            <w:left w:val="none" w:sz="0" w:space="0" w:color="auto"/>
            <w:bottom w:val="none" w:sz="0" w:space="0" w:color="auto"/>
            <w:right w:val="none" w:sz="0" w:space="0" w:color="auto"/>
          </w:divBdr>
        </w:div>
        <w:div w:id="1447696051">
          <w:marLeft w:val="640"/>
          <w:marRight w:val="0"/>
          <w:marTop w:val="0"/>
          <w:marBottom w:val="0"/>
          <w:divBdr>
            <w:top w:val="none" w:sz="0" w:space="0" w:color="auto"/>
            <w:left w:val="none" w:sz="0" w:space="0" w:color="auto"/>
            <w:bottom w:val="none" w:sz="0" w:space="0" w:color="auto"/>
            <w:right w:val="none" w:sz="0" w:space="0" w:color="auto"/>
          </w:divBdr>
        </w:div>
        <w:div w:id="1554152560">
          <w:marLeft w:val="640"/>
          <w:marRight w:val="0"/>
          <w:marTop w:val="0"/>
          <w:marBottom w:val="0"/>
          <w:divBdr>
            <w:top w:val="none" w:sz="0" w:space="0" w:color="auto"/>
            <w:left w:val="none" w:sz="0" w:space="0" w:color="auto"/>
            <w:bottom w:val="none" w:sz="0" w:space="0" w:color="auto"/>
            <w:right w:val="none" w:sz="0" w:space="0" w:color="auto"/>
          </w:divBdr>
        </w:div>
        <w:div w:id="377973588">
          <w:marLeft w:val="640"/>
          <w:marRight w:val="0"/>
          <w:marTop w:val="0"/>
          <w:marBottom w:val="0"/>
          <w:divBdr>
            <w:top w:val="none" w:sz="0" w:space="0" w:color="auto"/>
            <w:left w:val="none" w:sz="0" w:space="0" w:color="auto"/>
            <w:bottom w:val="none" w:sz="0" w:space="0" w:color="auto"/>
            <w:right w:val="none" w:sz="0" w:space="0" w:color="auto"/>
          </w:divBdr>
        </w:div>
        <w:div w:id="1485512827">
          <w:marLeft w:val="640"/>
          <w:marRight w:val="0"/>
          <w:marTop w:val="0"/>
          <w:marBottom w:val="0"/>
          <w:divBdr>
            <w:top w:val="none" w:sz="0" w:space="0" w:color="auto"/>
            <w:left w:val="none" w:sz="0" w:space="0" w:color="auto"/>
            <w:bottom w:val="none" w:sz="0" w:space="0" w:color="auto"/>
            <w:right w:val="none" w:sz="0" w:space="0" w:color="auto"/>
          </w:divBdr>
        </w:div>
        <w:div w:id="1070735642">
          <w:marLeft w:val="640"/>
          <w:marRight w:val="0"/>
          <w:marTop w:val="0"/>
          <w:marBottom w:val="0"/>
          <w:divBdr>
            <w:top w:val="none" w:sz="0" w:space="0" w:color="auto"/>
            <w:left w:val="none" w:sz="0" w:space="0" w:color="auto"/>
            <w:bottom w:val="none" w:sz="0" w:space="0" w:color="auto"/>
            <w:right w:val="none" w:sz="0" w:space="0" w:color="auto"/>
          </w:divBdr>
        </w:div>
        <w:div w:id="900019333">
          <w:marLeft w:val="640"/>
          <w:marRight w:val="0"/>
          <w:marTop w:val="0"/>
          <w:marBottom w:val="0"/>
          <w:divBdr>
            <w:top w:val="none" w:sz="0" w:space="0" w:color="auto"/>
            <w:left w:val="none" w:sz="0" w:space="0" w:color="auto"/>
            <w:bottom w:val="none" w:sz="0" w:space="0" w:color="auto"/>
            <w:right w:val="none" w:sz="0" w:space="0" w:color="auto"/>
          </w:divBdr>
        </w:div>
        <w:div w:id="405107234">
          <w:marLeft w:val="640"/>
          <w:marRight w:val="0"/>
          <w:marTop w:val="0"/>
          <w:marBottom w:val="0"/>
          <w:divBdr>
            <w:top w:val="none" w:sz="0" w:space="0" w:color="auto"/>
            <w:left w:val="none" w:sz="0" w:space="0" w:color="auto"/>
            <w:bottom w:val="none" w:sz="0" w:space="0" w:color="auto"/>
            <w:right w:val="none" w:sz="0" w:space="0" w:color="auto"/>
          </w:divBdr>
        </w:div>
        <w:div w:id="416631210">
          <w:marLeft w:val="640"/>
          <w:marRight w:val="0"/>
          <w:marTop w:val="0"/>
          <w:marBottom w:val="0"/>
          <w:divBdr>
            <w:top w:val="none" w:sz="0" w:space="0" w:color="auto"/>
            <w:left w:val="none" w:sz="0" w:space="0" w:color="auto"/>
            <w:bottom w:val="none" w:sz="0" w:space="0" w:color="auto"/>
            <w:right w:val="none" w:sz="0" w:space="0" w:color="auto"/>
          </w:divBdr>
        </w:div>
        <w:div w:id="2079089201">
          <w:marLeft w:val="640"/>
          <w:marRight w:val="0"/>
          <w:marTop w:val="0"/>
          <w:marBottom w:val="0"/>
          <w:divBdr>
            <w:top w:val="none" w:sz="0" w:space="0" w:color="auto"/>
            <w:left w:val="none" w:sz="0" w:space="0" w:color="auto"/>
            <w:bottom w:val="none" w:sz="0" w:space="0" w:color="auto"/>
            <w:right w:val="none" w:sz="0" w:space="0" w:color="auto"/>
          </w:divBdr>
        </w:div>
      </w:divsChild>
    </w:div>
    <w:div w:id="1402748347">
      <w:bodyDiv w:val="1"/>
      <w:marLeft w:val="0"/>
      <w:marRight w:val="0"/>
      <w:marTop w:val="0"/>
      <w:marBottom w:val="0"/>
      <w:divBdr>
        <w:top w:val="none" w:sz="0" w:space="0" w:color="auto"/>
        <w:left w:val="none" w:sz="0" w:space="0" w:color="auto"/>
        <w:bottom w:val="none" w:sz="0" w:space="0" w:color="auto"/>
        <w:right w:val="none" w:sz="0" w:space="0" w:color="auto"/>
      </w:divBdr>
    </w:div>
    <w:div w:id="1406611199">
      <w:marLeft w:val="0"/>
      <w:marRight w:val="0"/>
      <w:marTop w:val="0"/>
      <w:marBottom w:val="0"/>
      <w:divBdr>
        <w:top w:val="none" w:sz="0" w:space="0" w:color="auto"/>
        <w:left w:val="none" w:sz="0" w:space="0" w:color="auto"/>
        <w:bottom w:val="none" w:sz="0" w:space="0" w:color="auto"/>
        <w:right w:val="none" w:sz="0" w:space="0" w:color="auto"/>
      </w:divBdr>
    </w:div>
    <w:div w:id="1407604010">
      <w:marLeft w:val="0"/>
      <w:marRight w:val="0"/>
      <w:marTop w:val="0"/>
      <w:marBottom w:val="0"/>
      <w:divBdr>
        <w:top w:val="none" w:sz="0" w:space="0" w:color="auto"/>
        <w:left w:val="none" w:sz="0" w:space="0" w:color="auto"/>
        <w:bottom w:val="none" w:sz="0" w:space="0" w:color="auto"/>
        <w:right w:val="none" w:sz="0" w:space="0" w:color="auto"/>
      </w:divBdr>
    </w:div>
    <w:div w:id="1407874619">
      <w:bodyDiv w:val="1"/>
      <w:marLeft w:val="0"/>
      <w:marRight w:val="0"/>
      <w:marTop w:val="0"/>
      <w:marBottom w:val="0"/>
      <w:divBdr>
        <w:top w:val="none" w:sz="0" w:space="0" w:color="auto"/>
        <w:left w:val="none" w:sz="0" w:space="0" w:color="auto"/>
        <w:bottom w:val="none" w:sz="0" w:space="0" w:color="auto"/>
        <w:right w:val="none" w:sz="0" w:space="0" w:color="auto"/>
      </w:divBdr>
      <w:divsChild>
        <w:div w:id="37435117">
          <w:marLeft w:val="640"/>
          <w:marRight w:val="0"/>
          <w:marTop w:val="0"/>
          <w:marBottom w:val="0"/>
          <w:divBdr>
            <w:top w:val="none" w:sz="0" w:space="0" w:color="auto"/>
            <w:left w:val="none" w:sz="0" w:space="0" w:color="auto"/>
            <w:bottom w:val="none" w:sz="0" w:space="0" w:color="auto"/>
            <w:right w:val="none" w:sz="0" w:space="0" w:color="auto"/>
          </w:divBdr>
        </w:div>
        <w:div w:id="47414904">
          <w:marLeft w:val="640"/>
          <w:marRight w:val="0"/>
          <w:marTop w:val="0"/>
          <w:marBottom w:val="0"/>
          <w:divBdr>
            <w:top w:val="none" w:sz="0" w:space="0" w:color="auto"/>
            <w:left w:val="none" w:sz="0" w:space="0" w:color="auto"/>
            <w:bottom w:val="none" w:sz="0" w:space="0" w:color="auto"/>
            <w:right w:val="none" w:sz="0" w:space="0" w:color="auto"/>
          </w:divBdr>
        </w:div>
        <w:div w:id="68843192">
          <w:marLeft w:val="640"/>
          <w:marRight w:val="0"/>
          <w:marTop w:val="0"/>
          <w:marBottom w:val="0"/>
          <w:divBdr>
            <w:top w:val="none" w:sz="0" w:space="0" w:color="auto"/>
            <w:left w:val="none" w:sz="0" w:space="0" w:color="auto"/>
            <w:bottom w:val="none" w:sz="0" w:space="0" w:color="auto"/>
            <w:right w:val="none" w:sz="0" w:space="0" w:color="auto"/>
          </w:divBdr>
        </w:div>
        <w:div w:id="71895433">
          <w:marLeft w:val="640"/>
          <w:marRight w:val="0"/>
          <w:marTop w:val="0"/>
          <w:marBottom w:val="0"/>
          <w:divBdr>
            <w:top w:val="none" w:sz="0" w:space="0" w:color="auto"/>
            <w:left w:val="none" w:sz="0" w:space="0" w:color="auto"/>
            <w:bottom w:val="none" w:sz="0" w:space="0" w:color="auto"/>
            <w:right w:val="none" w:sz="0" w:space="0" w:color="auto"/>
          </w:divBdr>
        </w:div>
        <w:div w:id="81535338">
          <w:marLeft w:val="640"/>
          <w:marRight w:val="0"/>
          <w:marTop w:val="0"/>
          <w:marBottom w:val="0"/>
          <w:divBdr>
            <w:top w:val="none" w:sz="0" w:space="0" w:color="auto"/>
            <w:left w:val="none" w:sz="0" w:space="0" w:color="auto"/>
            <w:bottom w:val="none" w:sz="0" w:space="0" w:color="auto"/>
            <w:right w:val="none" w:sz="0" w:space="0" w:color="auto"/>
          </w:divBdr>
        </w:div>
        <w:div w:id="156264480">
          <w:marLeft w:val="640"/>
          <w:marRight w:val="0"/>
          <w:marTop w:val="0"/>
          <w:marBottom w:val="0"/>
          <w:divBdr>
            <w:top w:val="none" w:sz="0" w:space="0" w:color="auto"/>
            <w:left w:val="none" w:sz="0" w:space="0" w:color="auto"/>
            <w:bottom w:val="none" w:sz="0" w:space="0" w:color="auto"/>
            <w:right w:val="none" w:sz="0" w:space="0" w:color="auto"/>
          </w:divBdr>
        </w:div>
        <w:div w:id="163906600">
          <w:marLeft w:val="640"/>
          <w:marRight w:val="0"/>
          <w:marTop w:val="0"/>
          <w:marBottom w:val="0"/>
          <w:divBdr>
            <w:top w:val="none" w:sz="0" w:space="0" w:color="auto"/>
            <w:left w:val="none" w:sz="0" w:space="0" w:color="auto"/>
            <w:bottom w:val="none" w:sz="0" w:space="0" w:color="auto"/>
            <w:right w:val="none" w:sz="0" w:space="0" w:color="auto"/>
          </w:divBdr>
        </w:div>
        <w:div w:id="165369655">
          <w:marLeft w:val="640"/>
          <w:marRight w:val="0"/>
          <w:marTop w:val="0"/>
          <w:marBottom w:val="0"/>
          <w:divBdr>
            <w:top w:val="none" w:sz="0" w:space="0" w:color="auto"/>
            <w:left w:val="none" w:sz="0" w:space="0" w:color="auto"/>
            <w:bottom w:val="none" w:sz="0" w:space="0" w:color="auto"/>
            <w:right w:val="none" w:sz="0" w:space="0" w:color="auto"/>
          </w:divBdr>
        </w:div>
        <w:div w:id="201479394">
          <w:marLeft w:val="640"/>
          <w:marRight w:val="0"/>
          <w:marTop w:val="0"/>
          <w:marBottom w:val="0"/>
          <w:divBdr>
            <w:top w:val="none" w:sz="0" w:space="0" w:color="auto"/>
            <w:left w:val="none" w:sz="0" w:space="0" w:color="auto"/>
            <w:bottom w:val="none" w:sz="0" w:space="0" w:color="auto"/>
            <w:right w:val="none" w:sz="0" w:space="0" w:color="auto"/>
          </w:divBdr>
        </w:div>
        <w:div w:id="218171855">
          <w:marLeft w:val="640"/>
          <w:marRight w:val="0"/>
          <w:marTop w:val="0"/>
          <w:marBottom w:val="0"/>
          <w:divBdr>
            <w:top w:val="none" w:sz="0" w:space="0" w:color="auto"/>
            <w:left w:val="none" w:sz="0" w:space="0" w:color="auto"/>
            <w:bottom w:val="none" w:sz="0" w:space="0" w:color="auto"/>
            <w:right w:val="none" w:sz="0" w:space="0" w:color="auto"/>
          </w:divBdr>
        </w:div>
        <w:div w:id="231551706">
          <w:marLeft w:val="640"/>
          <w:marRight w:val="0"/>
          <w:marTop w:val="0"/>
          <w:marBottom w:val="0"/>
          <w:divBdr>
            <w:top w:val="none" w:sz="0" w:space="0" w:color="auto"/>
            <w:left w:val="none" w:sz="0" w:space="0" w:color="auto"/>
            <w:bottom w:val="none" w:sz="0" w:space="0" w:color="auto"/>
            <w:right w:val="none" w:sz="0" w:space="0" w:color="auto"/>
          </w:divBdr>
        </w:div>
        <w:div w:id="310332852">
          <w:marLeft w:val="640"/>
          <w:marRight w:val="0"/>
          <w:marTop w:val="0"/>
          <w:marBottom w:val="0"/>
          <w:divBdr>
            <w:top w:val="none" w:sz="0" w:space="0" w:color="auto"/>
            <w:left w:val="none" w:sz="0" w:space="0" w:color="auto"/>
            <w:bottom w:val="none" w:sz="0" w:space="0" w:color="auto"/>
            <w:right w:val="none" w:sz="0" w:space="0" w:color="auto"/>
          </w:divBdr>
        </w:div>
        <w:div w:id="347217107">
          <w:marLeft w:val="640"/>
          <w:marRight w:val="0"/>
          <w:marTop w:val="0"/>
          <w:marBottom w:val="0"/>
          <w:divBdr>
            <w:top w:val="none" w:sz="0" w:space="0" w:color="auto"/>
            <w:left w:val="none" w:sz="0" w:space="0" w:color="auto"/>
            <w:bottom w:val="none" w:sz="0" w:space="0" w:color="auto"/>
            <w:right w:val="none" w:sz="0" w:space="0" w:color="auto"/>
          </w:divBdr>
        </w:div>
        <w:div w:id="423041274">
          <w:marLeft w:val="640"/>
          <w:marRight w:val="0"/>
          <w:marTop w:val="0"/>
          <w:marBottom w:val="0"/>
          <w:divBdr>
            <w:top w:val="none" w:sz="0" w:space="0" w:color="auto"/>
            <w:left w:val="none" w:sz="0" w:space="0" w:color="auto"/>
            <w:bottom w:val="none" w:sz="0" w:space="0" w:color="auto"/>
            <w:right w:val="none" w:sz="0" w:space="0" w:color="auto"/>
          </w:divBdr>
        </w:div>
        <w:div w:id="480269077">
          <w:marLeft w:val="640"/>
          <w:marRight w:val="0"/>
          <w:marTop w:val="0"/>
          <w:marBottom w:val="0"/>
          <w:divBdr>
            <w:top w:val="none" w:sz="0" w:space="0" w:color="auto"/>
            <w:left w:val="none" w:sz="0" w:space="0" w:color="auto"/>
            <w:bottom w:val="none" w:sz="0" w:space="0" w:color="auto"/>
            <w:right w:val="none" w:sz="0" w:space="0" w:color="auto"/>
          </w:divBdr>
        </w:div>
        <w:div w:id="587732169">
          <w:marLeft w:val="640"/>
          <w:marRight w:val="0"/>
          <w:marTop w:val="0"/>
          <w:marBottom w:val="0"/>
          <w:divBdr>
            <w:top w:val="none" w:sz="0" w:space="0" w:color="auto"/>
            <w:left w:val="none" w:sz="0" w:space="0" w:color="auto"/>
            <w:bottom w:val="none" w:sz="0" w:space="0" w:color="auto"/>
            <w:right w:val="none" w:sz="0" w:space="0" w:color="auto"/>
          </w:divBdr>
        </w:div>
        <w:div w:id="659381239">
          <w:marLeft w:val="640"/>
          <w:marRight w:val="0"/>
          <w:marTop w:val="0"/>
          <w:marBottom w:val="0"/>
          <w:divBdr>
            <w:top w:val="none" w:sz="0" w:space="0" w:color="auto"/>
            <w:left w:val="none" w:sz="0" w:space="0" w:color="auto"/>
            <w:bottom w:val="none" w:sz="0" w:space="0" w:color="auto"/>
            <w:right w:val="none" w:sz="0" w:space="0" w:color="auto"/>
          </w:divBdr>
        </w:div>
        <w:div w:id="788400336">
          <w:marLeft w:val="640"/>
          <w:marRight w:val="0"/>
          <w:marTop w:val="0"/>
          <w:marBottom w:val="0"/>
          <w:divBdr>
            <w:top w:val="none" w:sz="0" w:space="0" w:color="auto"/>
            <w:left w:val="none" w:sz="0" w:space="0" w:color="auto"/>
            <w:bottom w:val="none" w:sz="0" w:space="0" w:color="auto"/>
            <w:right w:val="none" w:sz="0" w:space="0" w:color="auto"/>
          </w:divBdr>
        </w:div>
        <w:div w:id="845632796">
          <w:marLeft w:val="640"/>
          <w:marRight w:val="0"/>
          <w:marTop w:val="0"/>
          <w:marBottom w:val="0"/>
          <w:divBdr>
            <w:top w:val="none" w:sz="0" w:space="0" w:color="auto"/>
            <w:left w:val="none" w:sz="0" w:space="0" w:color="auto"/>
            <w:bottom w:val="none" w:sz="0" w:space="0" w:color="auto"/>
            <w:right w:val="none" w:sz="0" w:space="0" w:color="auto"/>
          </w:divBdr>
        </w:div>
        <w:div w:id="895434470">
          <w:marLeft w:val="640"/>
          <w:marRight w:val="0"/>
          <w:marTop w:val="0"/>
          <w:marBottom w:val="0"/>
          <w:divBdr>
            <w:top w:val="none" w:sz="0" w:space="0" w:color="auto"/>
            <w:left w:val="none" w:sz="0" w:space="0" w:color="auto"/>
            <w:bottom w:val="none" w:sz="0" w:space="0" w:color="auto"/>
            <w:right w:val="none" w:sz="0" w:space="0" w:color="auto"/>
          </w:divBdr>
        </w:div>
        <w:div w:id="916405323">
          <w:marLeft w:val="640"/>
          <w:marRight w:val="0"/>
          <w:marTop w:val="0"/>
          <w:marBottom w:val="0"/>
          <w:divBdr>
            <w:top w:val="none" w:sz="0" w:space="0" w:color="auto"/>
            <w:left w:val="none" w:sz="0" w:space="0" w:color="auto"/>
            <w:bottom w:val="none" w:sz="0" w:space="0" w:color="auto"/>
            <w:right w:val="none" w:sz="0" w:space="0" w:color="auto"/>
          </w:divBdr>
        </w:div>
        <w:div w:id="918564011">
          <w:marLeft w:val="640"/>
          <w:marRight w:val="0"/>
          <w:marTop w:val="0"/>
          <w:marBottom w:val="0"/>
          <w:divBdr>
            <w:top w:val="none" w:sz="0" w:space="0" w:color="auto"/>
            <w:left w:val="none" w:sz="0" w:space="0" w:color="auto"/>
            <w:bottom w:val="none" w:sz="0" w:space="0" w:color="auto"/>
            <w:right w:val="none" w:sz="0" w:space="0" w:color="auto"/>
          </w:divBdr>
        </w:div>
        <w:div w:id="933435740">
          <w:marLeft w:val="640"/>
          <w:marRight w:val="0"/>
          <w:marTop w:val="0"/>
          <w:marBottom w:val="0"/>
          <w:divBdr>
            <w:top w:val="none" w:sz="0" w:space="0" w:color="auto"/>
            <w:left w:val="none" w:sz="0" w:space="0" w:color="auto"/>
            <w:bottom w:val="none" w:sz="0" w:space="0" w:color="auto"/>
            <w:right w:val="none" w:sz="0" w:space="0" w:color="auto"/>
          </w:divBdr>
        </w:div>
        <w:div w:id="937252510">
          <w:marLeft w:val="640"/>
          <w:marRight w:val="0"/>
          <w:marTop w:val="0"/>
          <w:marBottom w:val="0"/>
          <w:divBdr>
            <w:top w:val="none" w:sz="0" w:space="0" w:color="auto"/>
            <w:left w:val="none" w:sz="0" w:space="0" w:color="auto"/>
            <w:bottom w:val="none" w:sz="0" w:space="0" w:color="auto"/>
            <w:right w:val="none" w:sz="0" w:space="0" w:color="auto"/>
          </w:divBdr>
        </w:div>
        <w:div w:id="1049887511">
          <w:marLeft w:val="640"/>
          <w:marRight w:val="0"/>
          <w:marTop w:val="0"/>
          <w:marBottom w:val="0"/>
          <w:divBdr>
            <w:top w:val="none" w:sz="0" w:space="0" w:color="auto"/>
            <w:left w:val="none" w:sz="0" w:space="0" w:color="auto"/>
            <w:bottom w:val="none" w:sz="0" w:space="0" w:color="auto"/>
            <w:right w:val="none" w:sz="0" w:space="0" w:color="auto"/>
          </w:divBdr>
        </w:div>
        <w:div w:id="1211839727">
          <w:marLeft w:val="640"/>
          <w:marRight w:val="0"/>
          <w:marTop w:val="0"/>
          <w:marBottom w:val="0"/>
          <w:divBdr>
            <w:top w:val="none" w:sz="0" w:space="0" w:color="auto"/>
            <w:left w:val="none" w:sz="0" w:space="0" w:color="auto"/>
            <w:bottom w:val="none" w:sz="0" w:space="0" w:color="auto"/>
            <w:right w:val="none" w:sz="0" w:space="0" w:color="auto"/>
          </w:divBdr>
        </w:div>
        <w:div w:id="1282035681">
          <w:marLeft w:val="640"/>
          <w:marRight w:val="0"/>
          <w:marTop w:val="0"/>
          <w:marBottom w:val="0"/>
          <w:divBdr>
            <w:top w:val="none" w:sz="0" w:space="0" w:color="auto"/>
            <w:left w:val="none" w:sz="0" w:space="0" w:color="auto"/>
            <w:bottom w:val="none" w:sz="0" w:space="0" w:color="auto"/>
            <w:right w:val="none" w:sz="0" w:space="0" w:color="auto"/>
          </w:divBdr>
        </w:div>
        <w:div w:id="1287194669">
          <w:marLeft w:val="640"/>
          <w:marRight w:val="0"/>
          <w:marTop w:val="0"/>
          <w:marBottom w:val="0"/>
          <w:divBdr>
            <w:top w:val="none" w:sz="0" w:space="0" w:color="auto"/>
            <w:left w:val="none" w:sz="0" w:space="0" w:color="auto"/>
            <w:bottom w:val="none" w:sz="0" w:space="0" w:color="auto"/>
            <w:right w:val="none" w:sz="0" w:space="0" w:color="auto"/>
          </w:divBdr>
        </w:div>
        <w:div w:id="1405377436">
          <w:marLeft w:val="640"/>
          <w:marRight w:val="0"/>
          <w:marTop w:val="0"/>
          <w:marBottom w:val="0"/>
          <w:divBdr>
            <w:top w:val="none" w:sz="0" w:space="0" w:color="auto"/>
            <w:left w:val="none" w:sz="0" w:space="0" w:color="auto"/>
            <w:bottom w:val="none" w:sz="0" w:space="0" w:color="auto"/>
            <w:right w:val="none" w:sz="0" w:space="0" w:color="auto"/>
          </w:divBdr>
        </w:div>
        <w:div w:id="1469662683">
          <w:marLeft w:val="640"/>
          <w:marRight w:val="0"/>
          <w:marTop w:val="0"/>
          <w:marBottom w:val="0"/>
          <w:divBdr>
            <w:top w:val="none" w:sz="0" w:space="0" w:color="auto"/>
            <w:left w:val="none" w:sz="0" w:space="0" w:color="auto"/>
            <w:bottom w:val="none" w:sz="0" w:space="0" w:color="auto"/>
            <w:right w:val="none" w:sz="0" w:space="0" w:color="auto"/>
          </w:divBdr>
        </w:div>
        <w:div w:id="1526404633">
          <w:marLeft w:val="640"/>
          <w:marRight w:val="0"/>
          <w:marTop w:val="0"/>
          <w:marBottom w:val="0"/>
          <w:divBdr>
            <w:top w:val="none" w:sz="0" w:space="0" w:color="auto"/>
            <w:left w:val="none" w:sz="0" w:space="0" w:color="auto"/>
            <w:bottom w:val="none" w:sz="0" w:space="0" w:color="auto"/>
            <w:right w:val="none" w:sz="0" w:space="0" w:color="auto"/>
          </w:divBdr>
        </w:div>
        <w:div w:id="1538347617">
          <w:marLeft w:val="640"/>
          <w:marRight w:val="0"/>
          <w:marTop w:val="0"/>
          <w:marBottom w:val="0"/>
          <w:divBdr>
            <w:top w:val="none" w:sz="0" w:space="0" w:color="auto"/>
            <w:left w:val="none" w:sz="0" w:space="0" w:color="auto"/>
            <w:bottom w:val="none" w:sz="0" w:space="0" w:color="auto"/>
            <w:right w:val="none" w:sz="0" w:space="0" w:color="auto"/>
          </w:divBdr>
        </w:div>
        <w:div w:id="1604803126">
          <w:marLeft w:val="640"/>
          <w:marRight w:val="0"/>
          <w:marTop w:val="0"/>
          <w:marBottom w:val="0"/>
          <w:divBdr>
            <w:top w:val="none" w:sz="0" w:space="0" w:color="auto"/>
            <w:left w:val="none" w:sz="0" w:space="0" w:color="auto"/>
            <w:bottom w:val="none" w:sz="0" w:space="0" w:color="auto"/>
            <w:right w:val="none" w:sz="0" w:space="0" w:color="auto"/>
          </w:divBdr>
        </w:div>
        <w:div w:id="1616710163">
          <w:marLeft w:val="640"/>
          <w:marRight w:val="0"/>
          <w:marTop w:val="0"/>
          <w:marBottom w:val="0"/>
          <w:divBdr>
            <w:top w:val="none" w:sz="0" w:space="0" w:color="auto"/>
            <w:left w:val="none" w:sz="0" w:space="0" w:color="auto"/>
            <w:bottom w:val="none" w:sz="0" w:space="0" w:color="auto"/>
            <w:right w:val="none" w:sz="0" w:space="0" w:color="auto"/>
          </w:divBdr>
        </w:div>
        <w:div w:id="1629311466">
          <w:marLeft w:val="640"/>
          <w:marRight w:val="0"/>
          <w:marTop w:val="0"/>
          <w:marBottom w:val="0"/>
          <w:divBdr>
            <w:top w:val="none" w:sz="0" w:space="0" w:color="auto"/>
            <w:left w:val="none" w:sz="0" w:space="0" w:color="auto"/>
            <w:bottom w:val="none" w:sz="0" w:space="0" w:color="auto"/>
            <w:right w:val="none" w:sz="0" w:space="0" w:color="auto"/>
          </w:divBdr>
        </w:div>
        <w:div w:id="1639140876">
          <w:marLeft w:val="640"/>
          <w:marRight w:val="0"/>
          <w:marTop w:val="0"/>
          <w:marBottom w:val="0"/>
          <w:divBdr>
            <w:top w:val="none" w:sz="0" w:space="0" w:color="auto"/>
            <w:left w:val="none" w:sz="0" w:space="0" w:color="auto"/>
            <w:bottom w:val="none" w:sz="0" w:space="0" w:color="auto"/>
            <w:right w:val="none" w:sz="0" w:space="0" w:color="auto"/>
          </w:divBdr>
        </w:div>
        <w:div w:id="1907764582">
          <w:marLeft w:val="640"/>
          <w:marRight w:val="0"/>
          <w:marTop w:val="0"/>
          <w:marBottom w:val="0"/>
          <w:divBdr>
            <w:top w:val="none" w:sz="0" w:space="0" w:color="auto"/>
            <w:left w:val="none" w:sz="0" w:space="0" w:color="auto"/>
            <w:bottom w:val="none" w:sz="0" w:space="0" w:color="auto"/>
            <w:right w:val="none" w:sz="0" w:space="0" w:color="auto"/>
          </w:divBdr>
        </w:div>
        <w:div w:id="1945261405">
          <w:marLeft w:val="640"/>
          <w:marRight w:val="0"/>
          <w:marTop w:val="0"/>
          <w:marBottom w:val="0"/>
          <w:divBdr>
            <w:top w:val="none" w:sz="0" w:space="0" w:color="auto"/>
            <w:left w:val="none" w:sz="0" w:space="0" w:color="auto"/>
            <w:bottom w:val="none" w:sz="0" w:space="0" w:color="auto"/>
            <w:right w:val="none" w:sz="0" w:space="0" w:color="auto"/>
          </w:divBdr>
        </w:div>
        <w:div w:id="1962109913">
          <w:marLeft w:val="640"/>
          <w:marRight w:val="0"/>
          <w:marTop w:val="0"/>
          <w:marBottom w:val="0"/>
          <w:divBdr>
            <w:top w:val="none" w:sz="0" w:space="0" w:color="auto"/>
            <w:left w:val="none" w:sz="0" w:space="0" w:color="auto"/>
            <w:bottom w:val="none" w:sz="0" w:space="0" w:color="auto"/>
            <w:right w:val="none" w:sz="0" w:space="0" w:color="auto"/>
          </w:divBdr>
        </w:div>
        <w:div w:id="2007710240">
          <w:marLeft w:val="640"/>
          <w:marRight w:val="0"/>
          <w:marTop w:val="0"/>
          <w:marBottom w:val="0"/>
          <w:divBdr>
            <w:top w:val="none" w:sz="0" w:space="0" w:color="auto"/>
            <w:left w:val="none" w:sz="0" w:space="0" w:color="auto"/>
            <w:bottom w:val="none" w:sz="0" w:space="0" w:color="auto"/>
            <w:right w:val="none" w:sz="0" w:space="0" w:color="auto"/>
          </w:divBdr>
        </w:div>
        <w:div w:id="2055034479">
          <w:marLeft w:val="640"/>
          <w:marRight w:val="0"/>
          <w:marTop w:val="0"/>
          <w:marBottom w:val="0"/>
          <w:divBdr>
            <w:top w:val="none" w:sz="0" w:space="0" w:color="auto"/>
            <w:left w:val="none" w:sz="0" w:space="0" w:color="auto"/>
            <w:bottom w:val="none" w:sz="0" w:space="0" w:color="auto"/>
            <w:right w:val="none" w:sz="0" w:space="0" w:color="auto"/>
          </w:divBdr>
        </w:div>
        <w:div w:id="2097437721">
          <w:marLeft w:val="640"/>
          <w:marRight w:val="0"/>
          <w:marTop w:val="0"/>
          <w:marBottom w:val="0"/>
          <w:divBdr>
            <w:top w:val="none" w:sz="0" w:space="0" w:color="auto"/>
            <w:left w:val="none" w:sz="0" w:space="0" w:color="auto"/>
            <w:bottom w:val="none" w:sz="0" w:space="0" w:color="auto"/>
            <w:right w:val="none" w:sz="0" w:space="0" w:color="auto"/>
          </w:divBdr>
        </w:div>
        <w:div w:id="2107143534">
          <w:marLeft w:val="640"/>
          <w:marRight w:val="0"/>
          <w:marTop w:val="0"/>
          <w:marBottom w:val="0"/>
          <w:divBdr>
            <w:top w:val="none" w:sz="0" w:space="0" w:color="auto"/>
            <w:left w:val="none" w:sz="0" w:space="0" w:color="auto"/>
            <w:bottom w:val="none" w:sz="0" w:space="0" w:color="auto"/>
            <w:right w:val="none" w:sz="0" w:space="0" w:color="auto"/>
          </w:divBdr>
        </w:div>
      </w:divsChild>
    </w:div>
    <w:div w:id="1408186296">
      <w:marLeft w:val="0"/>
      <w:marRight w:val="0"/>
      <w:marTop w:val="0"/>
      <w:marBottom w:val="0"/>
      <w:divBdr>
        <w:top w:val="none" w:sz="0" w:space="0" w:color="auto"/>
        <w:left w:val="none" w:sz="0" w:space="0" w:color="auto"/>
        <w:bottom w:val="none" w:sz="0" w:space="0" w:color="auto"/>
        <w:right w:val="none" w:sz="0" w:space="0" w:color="auto"/>
      </w:divBdr>
    </w:div>
    <w:div w:id="1409960153">
      <w:marLeft w:val="0"/>
      <w:marRight w:val="0"/>
      <w:marTop w:val="0"/>
      <w:marBottom w:val="0"/>
      <w:divBdr>
        <w:top w:val="none" w:sz="0" w:space="0" w:color="auto"/>
        <w:left w:val="none" w:sz="0" w:space="0" w:color="auto"/>
        <w:bottom w:val="none" w:sz="0" w:space="0" w:color="auto"/>
        <w:right w:val="none" w:sz="0" w:space="0" w:color="auto"/>
      </w:divBdr>
    </w:div>
    <w:div w:id="1410736378">
      <w:bodyDiv w:val="1"/>
      <w:marLeft w:val="0"/>
      <w:marRight w:val="0"/>
      <w:marTop w:val="0"/>
      <w:marBottom w:val="0"/>
      <w:divBdr>
        <w:top w:val="none" w:sz="0" w:space="0" w:color="auto"/>
        <w:left w:val="none" w:sz="0" w:space="0" w:color="auto"/>
        <w:bottom w:val="none" w:sz="0" w:space="0" w:color="auto"/>
        <w:right w:val="none" w:sz="0" w:space="0" w:color="auto"/>
      </w:divBdr>
    </w:div>
    <w:div w:id="1413510494">
      <w:bodyDiv w:val="1"/>
      <w:marLeft w:val="0"/>
      <w:marRight w:val="0"/>
      <w:marTop w:val="0"/>
      <w:marBottom w:val="0"/>
      <w:divBdr>
        <w:top w:val="none" w:sz="0" w:space="0" w:color="auto"/>
        <w:left w:val="none" w:sz="0" w:space="0" w:color="auto"/>
        <w:bottom w:val="none" w:sz="0" w:space="0" w:color="auto"/>
        <w:right w:val="none" w:sz="0" w:space="0" w:color="auto"/>
      </w:divBdr>
      <w:divsChild>
        <w:div w:id="99418218">
          <w:marLeft w:val="640"/>
          <w:marRight w:val="0"/>
          <w:marTop w:val="0"/>
          <w:marBottom w:val="0"/>
          <w:divBdr>
            <w:top w:val="none" w:sz="0" w:space="0" w:color="auto"/>
            <w:left w:val="none" w:sz="0" w:space="0" w:color="auto"/>
            <w:bottom w:val="none" w:sz="0" w:space="0" w:color="auto"/>
            <w:right w:val="none" w:sz="0" w:space="0" w:color="auto"/>
          </w:divBdr>
        </w:div>
        <w:div w:id="323313690">
          <w:marLeft w:val="640"/>
          <w:marRight w:val="0"/>
          <w:marTop w:val="0"/>
          <w:marBottom w:val="0"/>
          <w:divBdr>
            <w:top w:val="none" w:sz="0" w:space="0" w:color="auto"/>
            <w:left w:val="none" w:sz="0" w:space="0" w:color="auto"/>
            <w:bottom w:val="none" w:sz="0" w:space="0" w:color="auto"/>
            <w:right w:val="none" w:sz="0" w:space="0" w:color="auto"/>
          </w:divBdr>
        </w:div>
        <w:div w:id="417406665">
          <w:marLeft w:val="640"/>
          <w:marRight w:val="0"/>
          <w:marTop w:val="0"/>
          <w:marBottom w:val="0"/>
          <w:divBdr>
            <w:top w:val="none" w:sz="0" w:space="0" w:color="auto"/>
            <w:left w:val="none" w:sz="0" w:space="0" w:color="auto"/>
            <w:bottom w:val="none" w:sz="0" w:space="0" w:color="auto"/>
            <w:right w:val="none" w:sz="0" w:space="0" w:color="auto"/>
          </w:divBdr>
        </w:div>
        <w:div w:id="511455288">
          <w:marLeft w:val="640"/>
          <w:marRight w:val="0"/>
          <w:marTop w:val="0"/>
          <w:marBottom w:val="0"/>
          <w:divBdr>
            <w:top w:val="none" w:sz="0" w:space="0" w:color="auto"/>
            <w:left w:val="none" w:sz="0" w:space="0" w:color="auto"/>
            <w:bottom w:val="none" w:sz="0" w:space="0" w:color="auto"/>
            <w:right w:val="none" w:sz="0" w:space="0" w:color="auto"/>
          </w:divBdr>
        </w:div>
        <w:div w:id="559481396">
          <w:marLeft w:val="640"/>
          <w:marRight w:val="0"/>
          <w:marTop w:val="0"/>
          <w:marBottom w:val="0"/>
          <w:divBdr>
            <w:top w:val="none" w:sz="0" w:space="0" w:color="auto"/>
            <w:left w:val="none" w:sz="0" w:space="0" w:color="auto"/>
            <w:bottom w:val="none" w:sz="0" w:space="0" w:color="auto"/>
            <w:right w:val="none" w:sz="0" w:space="0" w:color="auto"/>
          </w:divBdr>
        </w:div>
        <w:div w:id="576787925">
          <w:marLeft w:val="640"/>
          <w:marRight w:val="0"/>
          <w:marTop w:val="0"/>
          <w:marBottom w:val="0"/>
          <w:divBdr>
            <w:top w:val="none" w:sz="0" w:space="0" w:color="auto"/>
            <w:left w:val="none" w:sz="0" w:space="0" w:color="auto"/>
            <w:bottom w:val="none" w:sz="0" w:space="0" w:color="auto"/>
            <w:right w:val="none" w:sz="0" w:space="0" w:color="auto"/>
          </w:divBdr>
        </w:div>
        <w:div w:id="623268188">
          <w:marLeft w:val="640"/>
          <w:marRight w:val="0"/>
          <w:marTop w:val="0"/>
          <w:marBottom w:val="0"/>
          <w:divBdr>
            <w:top w:val="none" w:sz="0" w:space="0" w:color="auto"/>
            <w:left w:val="none" w:sz="0" w:space="0" w:color="auto"/>
            <w:bottom w:val="none" w:sz="0" w:space="0" w:color="auto"/>
            <w:right w:val="none" w:sz="0" w:space="0" w:color="auto"/>
          </w:divBdr>
        </w:div>
        <w:div w:id="665743231">
          <w:marLeft w:val="640"/>
          <w:marRight w:val="0"/>
          <w:marTop w:val="0"/>
          <w:marBottom w:val="0"/>
          <w:divBdr>
            <w:top w:val="none" w:sz="0" w:space="0" w:color="auto"/>
            <w:left w:val="none" w:sz="0" w:space="0" w:color="auto"/>
            <w:bottom w:val="none" w:sz="0" w:space="0" w:color="auto"/>
            <w:right w:val="none" w:sz="0" w:space="0" w:color="auto"/>
          </w:divBdr>
        </w:div>
        <w:div w:id="701519393">
          <w:marLeft w:val="640"/>
          <w:marRight w:val="0"/>
          <w:marTop w:val="0"/>
          <w:marBottom w:val="0"/>
          <w:divBdr>
            <w:top w:val="none" w:sz="0" w:space="0" w:color="auto"/>
            <w:left w:val="none" w:sz="0" w:space="0" w:color="auto"/>
            <w:bottom w:val="none" w:sz="0" w:space="0" w:color="auto"/>
            <w:right w:val="none" w:sz="0" w:space="0" w:color="auto"/>
          </w:divBdr>
        </w:div>
        <w:div w:id="858743098">
          <w:marLeft w:val="640"/>
          <w:marRight w:val="0"/>
          <w:marTop w:val="0"/>
          <w:marBottom w:val="0"/>
          <w:divBdr>
            <w:top w:val="none" w:sz="0" w:space="0" w:color="auto"/>
            <w:left w:val="none" w:sz="0" w:space="0" w:color="auto"/>
            <w:bottom w:val="none" w:sz="0" w:space="0" w:color="auto"/>
            <w:right w:val="none" w:sz="0" w:space="0" w:color="auto"/>
          </w:divBdr>
        </w:div>
        <w:div w:id="986544193">
          <w:marLeft w:val="640"/>
          <w:marRight w:val="0"/>
          <w:marTop w:val="0"/>
          <w:marBottom w:val="0"/>
          <w:divBdr>
            <w:top w:val="none" w:sz="0" w:space="0" w:color="auto"/>
            <w:left w:val="none" w:sz="0" w:space="0" w:color="auto"/>
            <w:bottom w:val="none" w:sz="0" w:space="0" w:color="auto"/>
            <w:right w:val="none" w:sz="0" w:space="0" w:color="auto"/>
          </w:divBdr>
        </w:div>
        <w:div w:id="1046370087">
          <w:marLeft w:val="640"/>
          <w:marRight w:val="0"/>
          <w:marTop w:val="0"/>
          <w:marBottom w:val="0"/>
          <w:divBdr>
            <w:top w:val="none" w:sz="0" w:space="0" w:color="auto"/>
            <w:left w:val="none" w:sz="0" w:space="0" w:color="auto"/>
            <w:bottom w:val="none" w:sz="0" w:space="0" w:color="auto"/>
            <w:right w:val="none" w:sz="0" w:space="0" w:color="auto"/>
          </w:divBdr>
        </w:div>
        <w:div w:id="1110127094">
          <w:marLeft w:val="640"/>
          <w:marRight w:val="0"/>
          <w:marTop w:val="0"/>
          <w:marBottom w:val="0"/>
          <w:divBdr>
            <w:top w:val="none" w:sz="0" w:space="0" w:color="auto"/>
            <w:left w:val="none" w:sz="0" w:space="0" w:color="auto"/>
            <w:bottom w:val="none" w:sz="0" w:space="0" w:color="auto"/>
            <w:right w:val="none" w:sz="0" w:space="0" w:color="auto"/>
          </w:divBdr>
        </w:div>
        <w:div w:id="1240990968">
          <w:marLeft w:val="640"/>
          <w:marRight w:val="0"/>
          <w:marTop w:val="0"/>
          <w:marBottom w:val="0"/>
          <w:divBdr>
            <w:top w:val="none" w:sz="0" w:space="0" w:color="auto"/>
            <w:left w:val="none" w:sz="0" w:space="0" w:color="auto"/>
            <w:bottom w:val="none" w:sz="0" w:space="0" w:color="auto"/>
            <w:right w:val="none" w:sz="0" w:space="0" w:color="auto"/>
          </w:divBdr>
        </w:div>
        <w:div w:id="1334986917">
          <w:marLeft w:val="640"/>
          <w:marRight w:val="0"/>
          <w:marTop w:val="0"/>
          <w:marBottom w:val="0"/>
          <w:divBdr>
            <w:top w:val="none" w:sz="0" w:space="0" w:color="auto"/>
            <w:left w:val="none" w:sz="0" w:space="0" w:color="auto"/>
            <w:bottom w:val="none" w:sz="0" w:space="0" w:color="auto"/>
            <w:right w:val="none" w:sz="0" w:space="0" w:color="auto"/>
          </w:divBdr>
        </w:div>
        <w:div w:id="1351831581">
          <w:marLeft w:val="640"/>
          <w:marRight w:val="0"/>
          <w:marTop w:val="0"/>
          <w:marBottom w:val="0"/>
          <w:divBdr>
            <w:top w:val="none" w:sz="0" w:space="0" w:color="auto"/>
            <w:left w:val="none" w:sz="0" w:space="0" w:color="auto"/>
            <w:bottom w:val="none" w:sz="0" w:space="0" w:color="auto"/>
            <w:right w:val="none" w:sz="0" w:space="0" w:color="auto"/>
          </w:divBdr>
        </w:div>
        <w:div w:id="1413774749">
          <w:marLeft w:val="640"/>
          <w:marRight w:val="0"/>
          <w:marTop w:val="0"/>
          <w:marBottom w:val="0"/>
          <w:divBdr>
            <w:top w:val="none" w:sz="0" w:space="0" w:color="auto"/>
            <w:left w:val="none" w:sz="0" w:space="0" w:color="auto"/>
            <w:bottom w:val="none" w:sz="0" w:space="0" w:color="auto"/>
            <w:right w:val="none" w:sz="0" w:space="0" w:color="auto"/>
          </w:divBdr>
        </w:div>
        <w:div w:id="1436949254">
          <w:marLeft w:val="640"/>
          <w:marRight w:val="0"/>
          <w:marTop w:val="0"/>
          <w:marBottom w:val="0"/>
          <w:divBdr>
            <w:top w:val="none" w:sz="0" w:space="0" w:color="auto"/>
            <w:left w:val="none" w:sz="0" w:space="0" w:color="auto"/>
            <w:bottom w:val="none" w:sz="0" w:space="0" w:color="auto"/>
            <w:right w:val="none" w:sz="0" w:space="0" w:color="auto"/>
          </w:divBdr>
        </w:div>
        <w:div w:id="1587574673">
          <w:marLeft w:val="640"/>
          <w:marRight w:val="0"/>
          <w:marTop w:val="0"/>
          <w:marBottom w:val="0"/>
          <w:divBdr>
            <w:top w:val="none" w:sz="0" w:space="0" w:color="auto"/>
            <w:left w:val="none" w:sz="0" w:space="0" w:color="auto"/>
            <w:bottom w:val="none" w:sz="0" w:space="0" w:color="auto"/>
            <w:right w:val="none" w:sz="0" w:space="0" w:color="auto"/>
          </w:divBdr>
        </w:div>
        <w:div w:id="1662390547">
          <w:marLeft w:val="640"/>
          <w:marRight w:val="0"/>
          <w:marTop w:val="0"/>
          <w:marBottom w:val="0"/>
          <w:divBdr>
            <w:top w:val="none" w:sz="0" w:space="0" w:color="auto"/>
            <w:left w:val="none" w:sz="0" w:space="0" w:color="auto"/>
            <w:bottom w:val="none" w:sz="0" w:space="0" w:color="auto"/>
            <w:right w:val="none" w:sz="0" w:space="0" w:color="auto"/>
          </w:divBdr>
        </w:div>
        <w:div w:id="1724213300">
          <w:marLeft w:val="640"/>
          <w:marRight w:val="0"/>
          <w:marTop w:val="0"/>
          <w:marBottom w:val="0"/>
          <w:divBdr>
            <w:top w:val="none" w:sz="0" w:space="0" w:color="auto"/>
            <w:left w:val="none" w:sz="0" w:space="0" w:color="auto"/>
            <w:bottom w:val="none" w:sz="0" w:space="0" w:color="auto"/>
            <w:right w:val="none" w:sz="0" w:space="0" w:color="auto"/>
          </w:divBdr>
        </w:div>
        <w:div w:id="1823692839">
          <w:marLeft w:val="640"/>
          <w:marRight w:val="0"/>
          <w:marTop w:val="0"/>
          <w:marBottom w:val="0"/>
          <w:divBdr>
            <w:top w:val="none" w:sz="0" w:space="0" w:color="auto"/>
            <w:left w:val="none" w:sz="0" w:space="0" w:color="auto"/>
            <w:bottom w:val="none" w:sz="0" w:space="0" w:color="auto"/>
            <w:right w:val="none" w:sz="0" w:space="0" w:color="auto"/>
          </w:divBdr>
        </w:div>
        <w:div w:id="1941060988">
          <w:marLeft w:val="640"/>
          <w:marRight w:val="0"/>
          <w:marTop w:val="0"/>
          <w:marBottom w:val="0"/>
          <w:divBdr>
            <w:top w:val="none" w:sz="0" w:space="0" w:color="auto"/>
            <w:left w:val="none" w:sz="0" w:space="0" w:color="auto"/>
            <w:bottom w:val="none" w:sz="0" w:space="0" w:color="auto"/>
            <w:right w:val="none" w:sz="0" w:space="0" w:color="auto"/>
          </w:divBdr>
        </w:div>
        <w:div w:id="1963148299">
          <w:marLeft w:val="640"/>
          <w:marRight w:val="0"/>
          <w:marTop w:val="0"/>
          <w:marBottom w:val="0"/>
          <w:divBdr>
            <w:top w:val="none" w:sz="0" w:space="0" w:color="auto"/>
            <w:left w:val="none" w:sz="0" w:space="0" w:color="auto"/>
            <w:bottom w:val="none" w:sz="0" w:space="0" w:color="auto"/>
            <w:right w:val="none" w:sz="0" w:space="0" w:color="auto"/>
          </w:divBdr>
        </w:div>
        <w:div w:id="2054231292">
          <w:marLeft w:val="640"/>
          <w:marRight w:val="0"/>
          <w:marTop w:val="0"/>
          <w:marBottom w:val="0"/>
          <w:divBdr>
            <w:top w:val="none" w:sz="0" w:space="0" w:color="auto"/>
            <w:left w:val="none" w:sz="0" w:space="0" w:color="auto"/>
            <w:bottom w:val="none" w:sz="0" w:space="0" w:color="auto"/>
            <w:right w:val="none" w:sz="0" w:space="0" w:color="auto"/>
          </w:divBdr>
        </w:div>
      </w:divsChild>
    </w:div>
    <w:div w:id="1414280729">
      <w:marLeft w:val="0"/>
      <w:marRight w:val="0"/>
      <w:marTop w:val="0"/>
      <w:marBottom w:val="0"/>
      <w:divBdr>
        <w:top w:val="none" w:sz="0" w:space="0" w:color="auto"/>
        <w:left w:val="none" w:sz="0" w:space="0" w:color="auto"/>
        <w:bottom w:val="none" w:sz="0" w:space="0" w:color="auto"/>
        <w:right w:val="none" w:sz="0" w:space="0" w:color="auto"/>
      </w:divBdr>
    </w:div>
    <w:div w:id="1415007317">
      <w:marLeft w:val="0"/>
      <w:marRight w:val="0"/>
      <w:marTop w:val="0"/>
      <w:marBottom w:val="0"/>
      <w:divBdr>
        <w:top w:val="none" w:sz="0" w:space="0" w:color="auto"/>
        <w:left w:val="none" w:sz="0" w:space="0" w:color="auto"/>
        <w:bottom w:val="none" w:sz="0" w:space="0" w:color="auto"/>
        <w:right w:val="none" w:sz="0" w:space="0" w:color="auto"/>
      </w:divBdr>
    </w:div>
    <w:div w:id="1415741208">
      <w:bodyDiv w:val="1"/>
      <w:marLeft w:val="0"/>
      <w:marRight w:val="0"/>
      <w:marTop w:val="0"/>
      <w:marBottom w:val="0"/>
      <w:divBdr>
        <w:top w:val="none" w:sz="0" w:space="0" w:color="auto"/>
        <w:left w:val="none" w:sz="0" w:space="0" w:color="auto"/>
        <w:bottom w:val="none" w:sz="0" w:space="0" w:color="auto"/>
        <w:right w:val="none" w:sz="0" w:space="0" w:color="auto"/>
      </w:divBdr>
      <w:divsChild>
        <w:div w:id="18555470">
          <w:marLeft w:val="640"/>
          <w:marRight w:val="0"/>
          <w:marTop w:val="0"/>
          <w:marBottom w:val="0"/>
          <w:divBdr>
            <w:top w:val="none" w:sz="0" w:space="0" w:color="auto"/>
            <w:left w:val="none" w:sz="0" w:space="0" w:color="auto"/>
            <w:bottom w:val="none" w:sz="0" w:space="0" w:color="auto"/>
            <w:right w:val="none" w:sz="0" w:space="0" w:color="auto"/>
          </w:divBdr>
        </w:div>
        <w:div w:id="46489512">
          <w:marLeft w:val="640"/>
          <w:marRight w:val="0"/>
          <w:marTop w:val="0"/>
          <w:marBottom w:val="0"/>
          <w:divBdr>
            <w:top w:val="none" w:sz="0" w:space="0" w:color="auto"/>
            <w:left w:val="none" w:sz="0" w:space="0" w:color="auto"/>
            <w:bottom w:val="none" w:sz="0" w:space="0" w:color="auto"/>
            <w:right w:val="none" w:sz="0" w:space="0" w:color="auto"/>
          </w:divBdr>
        </w:div>
        <w:div w:id="96297098">
          <w:marLeft w:val="640"/>
          <w:marRight w:val="0"/>
          <w:marTop w:val="0"/>
          <w:marBottom w:val="0"/>
          <w:divBdr>
            <w:top w:val="none" w:sz="0" w:space="0" w:color="auto"/>
            <w:left w:val="none" w:sz="0" w:space="0" w:color="auto"/>
            <w:bottom w:val="none" w:sz="0" w:space="0" w:color="auto"/>
            <w:right w:val="none" w:sz="0" w:space="0" w:color="auto"/>
          </w:divBdr>
        </w:div>
        <w:div w:id="117455882">
          <w:marLeft w:val="640"/>
          <w:marRight w:val="0"/>
          <w:marTop w:val="0"/>
          <w:marBottom w:val="0"/>
          <w:divBdr>
            <w:top w:val="none" w:sz="0" w:space="0" w:color="auto"/>
            <w:left w:val="none" w:sz="0" w:space="0" w:color="auto"/>
            <w:bottom w:val="none" w:sz="0" w:space="0" w:color="auto"/>
            <w:right w:val="none" w:sz="0" w:space="0" w:color="auto"/>
          </w:divBdr>
        </w:div>
        <w:div w:id="200095360">
          <w:marLeft w:val="640"/>
          <w:marRight w:val="0"/>
          <w:marTop w:val="0"/>
          <w:marBottom w:val="0"/>
          <w:divBdr>
            <w:top w:val="none" w:sz="0" w:space="0" w:color="auto"/>
            <w:left w:val="none" w:sz="0" w:space="0" w:color="auto"/>
            <w:bottom w:val="none" w:sz="0" w:space="0" w:color="auto"/>
            <w:right w:val="none" w:sz="0" w:space="0" w:color="auto"/>
          </w:divBdr>
        </w:div>
        <w:div w:id="201021755">
          <w:marLeft w:val="640"/>
          <w:marRight w:val="0"/>
          <w:marTop w:val="0"/>
          <w:marBottom w:val="0"/>
          <w:divBdr>
            <w:top w:val="none" w:sz="0" w:space="0" w:color="auto"/>
            <w:left w:val="none" w:sz="0" w:space="0" w:color="auto"/>
            <w:bottom w:val="none" w:sz="0" w:space="0" w:color="auto"/>
            <w:right w:val="none" w:sz="0" w:space="0" w:color="auto"/>
          </w:divBdr>
        </w:div>
        <w:div w:id="279145812">
          <w:marLeft w:val="640"/>
          <w:marRight w:val="0"/>
          <w:marTop w:val="0"/>
          <w:marBottom w:val="0"/>
          <w:divBdr>
            <w:top w:val="none" w:sz="0" w:space="0" w:color="auto"/>
            <w:left w:val="none" w:sz="0" w:space="0" w:color="auto"/>
            <w:bottom w:val="none" w:sz="0" w:space="0" w:color="auto"/>
            <w:right w:val="none" w:sz="0" w:space="0" w:color="auto"/>
          </w:divBdr>
        </w:div>
        <w:div w:id="319502530">
          <w:marLeft w:val="640"/>
          <w:marRight w:val="0"/>
          <w:marTop w:val="0"/>
          <w:marBottom w:val="0"/>
          <w:divBdr>
            <w:top w:val="none" w:sz="0" w:space="0" w:color="auto"/>
            <w:left w:val="none" w:sz="0" w:space="0" w:color="auto"/>
            <w:bottom w:val="none" w:sz="0" w:space="0" w:color="auto"/>
            <w:right w:val="none" w:sz="0" w:space="0" w:color="auto"/>
          </w:divBdr>
        </w:div>
        <w:div w:id="342051547">
          <w:marLeft w:val="640"/>
          <w:marRight w:val="0"/>
          <w:marTop w:val="0"/>
          <w:marBottom w:val="0"/>
          <w:divBdr>
            <w:top w:val="none" w:sz="0" w:space="0" w:color="auto"/>
            <w:left w:val="none" w:sz="0" w:space="0" w:color="auto"/>
            <w:bottom w:val="none" w:sz="0" w:space="0" w:color="auto"/>
            <w:right w:val="none" w:sz="0" w:space="0" w:color="auto"/>
          </w:divBdr>
        </w:div>
        <w:div w:id="377820531">
          <w:marLeft w:val="640"/>
          <w:marRight w:val="0"/>
          <w:marTop w:val="0"/>
          <w:marBottom w:val="0"/>
          <w:divBdr>
            <w:top w:val="none" w:sz="0" w:space="0" w:color="auto"/>
            <w:left w:val="none" w:sz="0" w:space="0" w:color="auto"/>
            <w:bottom w:val="none" w:sz="0" w:space="0" w:color="auto"/>
            <w:right w:val="none" w:sz="0" w:space="0" w:color="auto"/>
          </w:divBdr>
        </w:div>
        <w:div w:id="455567074">
          <w:marLeft w:val="640"/>
          <w:marRight w:val="0"/>
          <w:marTop w:val="0"/>
          <w:marBottom w:val="0"/>
          <w:divBdr>
            <w:top w:val="none" w:sz="0" w:space="0" w:color="auto"/>
            <w:left w:val="none" w:sz="0" w:space="0" w:color="auto"/>
            <w:bottom w:val="none" w:sz="0" w:space="0" w:color="auto"/>
            <w:right w:val="none" w:sz="0" w:space="0" w:color="auto"/>
          </w:divBdr>
        </w:div>
        <w:div w:id="484131196">
          <w:marLeft w:val="640"/>
          <w:marRight w:val="0"/>
          <w:marTop w:val="0"/>
          <w:marBottom w:val="0"/>
          <w:divBdr>
            <w:top w:val="none" w:sz="0" w:space="0" w:color="auto"/>
            <w:left w:val="none" w:sz="0" w:space="0" w:color="auto"/>
            <w:bottom w:val="none" w:sz="0" w:space="0" w:color="auto"/>
            <w:right w:val="none" w:sz="0" w:space="0" w:color="auto"/>
          </w:divBdr>
        </w:div>
        <w:div w:id="484932484">
          <w:marLeft w:val="640"/>
          <w:marRight w:val="0"/>
          <w:marTop w:val="0"/>
          <w:marBottom w:val="0"/>
          <w:divBdr>
            <w:top w:val="none" w:sz="0" w:space="0" w:color="auto"/>
            <w:left w:val="none" w:sz="0" w:space="0" w:color="auto"/>
            <w:bottom w:val="none" w:sz="0" w:space="0" w:color="auto"/>
            <w:right w:val="none" w:sz="0" w:space="0" w:color="auto"/>
          </w:divBdr>
        </w:div>
        <w:div w:id="525022585">
          <w:marLeft w:val="640"/>
          <w:marRight w:val="0"/>
          <w:marTop w:val="0"/>
          <w:marBottom w:val="0"/>
          <w:divBdr>
            <w:top w:val="none" w:sz="0" w:space="0" w:color="auto"/>
            <w:left w:val="none" w:sz="0" w:space="0" w:color="auto"/>
            <w:bottom w:val="none" w:sz="0" w:space="0" w:color="auto"/>
            <w:right w:val="none" w:sz="0" w:space="0" w:color="auto"/>
          </w:divBdr>
        </w:div>
        <w:div w:id="545530987">
          <w:marLeft w:val="640"/>
          <w:marRight w:val="0"/>
          <w:marTop w:val="0"/>
          <w:marBottom w:val="0"/>
          <w:divBdr>
            <w:top w:val="none" w:sz="0" w:space="0" w:color="auto"/>
            <w:left w:val="none" w:sz="0" w:space="0" w:color="auto"/>
            <w:bottom w:val="none" w:sz="0" w:space="0" w:color="auto"/>
            <w:right w:val="none" w:sz="0" w:space="0" w:color="auto"/>
          </w:divBdr>
        </w:div>
        <w:div w:id="607857511">
          <w:marLeft w:val="640"/>
          <w:marRight w:val="0"/>
          <w:marTop w:val="0"/>
          <w:marBottom w:val="0"/>
          <w:divBdr>
            <w:top w:val="none" w:sz="0" w:space="0" w:color="auto"/>
            <w:left w:val="none" w:sz="0" w:space="0" w:color="auto"/>
            <w:bottom w:val="none" w:sz="0" w:space="0" w:color="auto"/>
            <w:right w:val="none" w:sz="0" w:space="0" w:color="auto"/>
          </w:divBdr>
        </w:div>
        <w:div w:id="655762337">
          <w:marLeft w:val="640"/>
          <w:marRight w:val="0"/>
          <w:marTop w:val="0"/>
          <w:marBottom w:val="0"/>
          <w:divBdr>
            <w:top w:val="none" w:sz="0" w:space="0" w:color="auto"/>
            <w:left w:val="none" w:sz="0" w:space="0" w:color="auto"/>
            <w:bottom w:val="none" w:sz="0" w:space="0" w:color="auto"/>
            <w:right w:val="none" w:sz="0" w:space="0" w:color="auto"/>
          </w:divBdr>
        </w:div>
        <w:div w:id="659848107">
          <w:marLeft w:val="640"/>
          <w:marRight w:val="0"/>
          <w:marTop w:val="0"/>
          <w:marBottom w:val="0"/>
          <w:divBdr>
            <w:top w:val="none" w:sz="0" w:space="0" w:color="auto"/>
            <w:left w:val="none" w:sz="0" w:space="0" w:color="auto"/>
            <w:bottom w:val="none" w:sz="0" w:space="0" w:color="auto"/>
            <w:right w:val="none" w:sz="0" w:space="0" w:color="auto"/>
          </w:divBdr>
        </w:div>
        <w:div w:id="804349277">
          <w:marLeft w:val="640"/>
          <w:marRight w:val="0"/>
          <w:marTop w:val="0"/>
          <w:marBottom w:val="0"/>
          <w:divBdr>
            <w:top w:val="none" w:sz="0" w:space="0" w:color="auto"/>
            <w:left w:val="none" w:sz="0" w:space="0" w:color="auto"/>
            <w:bottom w:val="none" w:sz="0" w:space="0" w:color="auto"/>
            <w:right w:val="none" w:sz="0" w:space="0" w:color="auto"/>
          </w:divBdr>
        </w:div>
        <w:div w:id="847252984">
          <w:marLeft w:val="640"/>
          <w:marRight w:val="0"/>
          <w:marTop w:val="0"/>
          <w:marBottom w:val="0"/>
          <w:divBdr>
            <w:top w:val="none" w:sz="0" w:space="0" w:color="auto"/>
            <w:left w:val="none" w:sz="0" w:space="0" w:color="auto"/>
            <w:bottom w:val="none" w:sz="0" w:space="0" w:color="auto"/>
            <w:right w:val="none" w:sz="0" w:space="0" w:color="auto"/>
          </w:divBdr>
        </w:div>
        <w:div w:id="868295299">
          <w:marLeft w:val="640"/>
          <w:marRight w:val="0"/>
          <w:marTop w:val="0"/>
          <w:marBottom w:val="0"/>
          <w:divBdr>
            <w:top w:val="none" w:sz="0" w:space="0" w:color="auto"/>
            <w:left w:val="none" w:sz="0" w:space="0" w:color="auto"/>
            <w:bottom w:val="none" w:sz="0" w:space="0" w:color="auto"/>
            <w:right w:val="none" w:sz="0" w:space="0" w:color="auto"/>
          </w:divBdr>
        </w:div>
        <w:div w:id="900867300">
          <w:marLeft w:val="640"/>
          <w:marRight w:val="0"/>
          <w:marTop w:val="0"/>
          <w:marBottom w:val="0"/>
          <w:divBdr>
            <w:top w:val="none" w:sz="0" w:space="0" w:color="auto"/>
            <w:left w:val="none" w:sz="0" w:space="0" w:color="auto"/>
            <w:bottom w:val="none" w:sz="0" w:space="0" w:color="auto"/>
            <w:right w:val="none" w:sz="0" w:space="0" w:color="auto"/>
          </w:divBdr>
        </w:div>
        <w:div w:id="935092395">
          <w:marLeft w:val="640"/>
          <w:marRight w:val="0"/>
          <w:marTop w:val="0"/>
          <w:marBottom w:val="0"/>
          <w:divBdr>
            <w:top w:val="none" w:sz="0" w:space="0" w:color="auto"/>
            <w:left w:val="none" w:sz="0" w:space="0" w:color="auto"/>
            <w:bottom w:val="none" w:sz="0" w:space="0" w:color="auto"/>
            <w:right w:val="none" w:sz="0" w:space="0" w:color="auto"/>
          </w:divBdr>
        </w:div>
        <w:div w:id="963536187">
          <w:marLeft w:val="640"/>
          <w:marRight w:val="0"/>
          <w:marTop w:val="0"/>
          <w:marBottom w:val="0"/>
          <w:divBdr>
            <w:top w:val="none" w:sz="0" w:space="0" w:color="auto"/>
            <w:left w:val="none" w:sz="0" w:space="0" w:color="auto"/>
            <w:bottom w:val="none" w:sz="0" w:space="0" w:color="auto"/>
            <w:right w:val="none" w:sz="0" w:space="0" w:color="auto"/>
          </w:divBdr>
        </w:div>
        <w:div w:id="1073893062">
          <w:marLeft w:val="640"/>
          <w:marRight w:val="0"/>
          <w:marTop w:val="0"/>
          <w:marBottom w:val="0"/>
          <w:divBdr>
            <w:top w:val="none" w:sz="0" w:space="0" w:color="auto"/>
            <w:left w:val="none" w:sz="0" w:space="0" w:color="auto"/>
            <w:bottom w:val="none" w:sz="0" w:space="0" w:color="auto"/>
            <w:right w:val="none" w:sz="0" w:space="0" w:color="auto"/>
          </w:divBdr>
        </w:div>
        <w:div w:id="1082872187">
          <w:marLeft w:val="640"/>
          <w:marRight w:val="0"/>
          <w:marTop w:val="0"/>
          <w:marBottom w:val="0"/>
          <w:divBdr>
            <w:top w:val="none" w:sz="0" w:space="0" w:color="auto"/>
            <w:left w:val="none" w:sz="0" w:space="0" w:color="auto"/>
            <w:bottom w:val="none" w:sz="0" w:space="0" w:color="auto"/>
            <w:right w:val="none" w:sz="0" w:space="0" w:color="auto"/>
          </w:divBdr>
        </w:div>
        <w:div w:id="1101681183">
          <w:marLeft w:val="640"/>
          <w:marRight w:val="0"/>
          <w:marTop w:val="0"/>
          <w:marBottom w:val="0"/>
          <w:divBdr>
            <w:top w:val="none" w:sz="0" w:space="0" w:color="auto"/>
            <w:left w:val="none" w:sz="0" w:space="0" w:color="auto"/>
            <w:bottom w:val="none" w:sz="0" w:space="0" w:color="auto"/>
            <w:right w:val="none" w:sz="0" w:space="0" w:color="auto"/>
          </w:divBdr>
        </w:div>
        <w:div w:id="1136945719">
          <w:marLeft w:val="640"/>
          <w:marRight w:val="0"/>
          <w:marTop w:val="0"/>
          <w:marBottom w:val="0"/>
          <w:divBdr>
            <w:top w:val="none" w:sz="0" w:space="0" w:color="auto"/>
            <w:left w:val="none" w:sz="0" w:space="0" w:color="auto"/>
            <w:bottom w:val="none" w:sz="0" w:space="0" w:color="auto"/>
            <w:right w:val="none" w:sz="0" w:space="0" w:color="auto"/>
          </w:divBdr>
        </w:div>
        <w:div w:id="1183937673">
          <w:marLeft w:val="640"/>
          <w:marRight w:val="0"/>
          <w:marTop w:val="0"/>
          <w:marBottom w:val="0"/>
          <w:divBdr>
            <w:top w:val="none" w:sz="0" w:space="0" w:color="auto"/>
            <w:left w:val="none" w:sz="0" w:space="0" w:color="auto"/>
            <w:bottom w:val="none" w:sz="0" w:space="0" w:color="auto"/>
            <w:right w:val="none" w:sz="0" w:space="0" w:color="auto"/>
          </w:divBdr>
        </w:div>
        <w:div w:id="1190527970">
          <w:marLeft w:val="640"/>
          <w:marRight w:val="0"/>
          <w:marTop w:val="0"/>
          <w:marBottom w:val="0"/>
          <w:divBdr>
            <w:top w:val="none" w:sz="0" w:space="0" w:color="auto"/>
            <w:left w:val="none" w:sz="0" w:space="0" w:color="auto"/>
            <w:bottom w:val="none" w:sz="0" w:space="0" w:color="auto"/>
            <w:right w:val="none" w:sz="0" w:space="0" w:color="auto"/>
          </w:divBdr>
        </w:div>
        <w:div w:id="1254784046">
          <w:marLeft w:val="640"/>
          <w:marRight w:val="0"/>
          <w:marTop w:val="0"/>
          <w:marBottom w:val="0"/>
          <w:divBdr>
            <w:top w:val="none" w:sz="0" w:space="0" w:color="auto"/>
            <w:left w:val="none" w:sz="0" w:space="0" w:color="auto"/>
            <w:bottom w:val="none" w:sz="0" w:space="0" w:color="auto"/>
            <w:right w:val="none" w:sz="0" w:space="0" w:color="auto"/>
          </w:divBdr>
        </w:div>
        <w:div w:id="1263952304">
          <w:marLeft w:val="640"/>
          <w:marRight w:val="0"/>
          <w:marTop w:val="0"/>
          <w:marBottom w:val="0"/>
          <w:divBdr>
            <w:top w:val="none" w:sz="0" w:space="0" w:color="auto"/>
            <w:left w:val="none" w:sz="0" w:space="0" w:color="auto"/>
            <w:bottom w:val="none" w:sz="0" w:space="0" w:color="auto"/>
            <w:right w:val="none" w:sz="0" w:space="0" w:color="auto"/>
          </w:divBdr>
        </w:div>
        <w:div w:id="1286619092">
          <w:marLeft w:val="640"/>
          <w:marRight w:val="0"/>
          <w:marTop w:val="0"/>
          <w:marBottom w:val="0"/>
          <w:divBdr>
            <w:top w:val="none" w:sz="0" w:space="0" w:color="auto"/>
            <w:left w:val="none" w:sz="0" w:space="0" w:color="auto"/>
            <w:bottom w:val="none" w:sz="0" w:space="0" w:color="auto"/>
            <w:right w:val="none" w:sz="0" w:space="0" w:color="auto"/>
          </w:divBdr>
        </w:div>
        <w:div w:id="1303774352">
          <w:marLeft w:val="640"/>
          <w:marRight w:val="0"/>
          <w:marTop w:val="0"/>
          <w:marBottom w:val="0"/>
          <w:divBdr>
            <w:top w:val="none" w:sz="0" w:space="0" w:color="auto"/>
            <w:left w:val="none" w:sz="0" w:space="0" w:color="auto"/>
            <w:bottom w:val="none" w:sz="0" w:space="0" w:color="auto"/>
            <w:right w:val="none" w:sz="0" w:space="0" w:color="auto"/>
          </w:divBdr>
        </w:div>
        <w:div w:id="1369375621">
          <w:marLeft w:val="640"/>
          <w:marRight w:val="0"/>
          <w:marTop w:val="0"/>
          <w:marBottom w:val="0"/>
          <w:divBdr>
            <w:top w:val="none" w:sz="0" w:space="0" w:color="auto"/>
            <w:left w:val="none" w:sz="0" w:space="0" w:color="auto"/>
            <w:bottom w:val="none" w:sz="0" w:space="0" w:color="auto"/>
            <w:right w:val="none" w:sz="0" w:space="0" w:color="auto"/>
          </w:divBdr>
        </w:div>
        <w:div w:id="1444570222">
          <w:marLeft w:val="640"/>
          <w:marRight w:val="0"/>
          <w:marTop w:val="0"/>
          <w:marBottom w:val="0"/>
          <w:divBdr>
            <w:top w:val="none" w:sz="0" w:space="0" w:color="auto"/>
            <w:left w:val="none" w:sz="0" w:space="0" w:color="auto"/>
            <w:bottom w:val="none" w:sz="0" w:space="0" w:color="auto"/>
            <w:right w:val="none" w:sz="0" w:space="0" w:color="auto"/>
          </w:divBdr>
        </w:div>
        <w:div w:id="1461995451">
          <w:marLeft w:val="640"/>
          <w:marRight w:val="0"/>
          <w:marTop w:val="0"/>
          <w:marBottom w:val="0"/>
          <w:divBdr>
            <w:top w:val="none" w:sz="0" w:space="0" w:color="auto"/>
            <w:left w:val="none" w:sz="0" w:space="0" w:color="auto"/>
            <w:bottom w:val="none" w:sz="0" w:space="0" w:color="auto"/>
            <w:right w:val="none" w:sz="0" w:space="0" w:color="auto"/>
          </w:divBdr>
        </w:div>
        <w:div w:id="1470778991">
          <w:marLeft w:val="640"/>
          <w:marRight w:val="0"/>
          <w:marTop w:val="0"/>
          <w:marBottom w:val="0"/>
          <w:divBdr>
            <w:top w:val="none" w:sz="0" w:space="0" w:color="auto"/>
            <w:left w:val="none" w:sz="0" w:space="0" w:color="auto"/>
            <w:bottom w:val="none" w:sz="0" w:space="0" w:color="auto"/>
            <w:right w:val="none" w:sz="0" w:space="0" w:color="auto"/>
          </w:divBdr>
        </w:div>
        <w:div w:id="1541355867">
          <w:marLeft w:val="640"/>
          <w:marRight w:val="0"/>
          <w:marTop w:val="0"/>
          <w:marBottom w:val="0"/>
          <w:divBdr>
            <w:top w:val="none" w:sz="0" w:space="0" w:color="auto"/>
            <w:left w:val="none" w:sz="0" w:space="0" w:color="auto"/>
            <w:bottom w:val="none" w:sz="0" w:space="0" w:color="auto"/>
            <w:right w:val="none" w:sz="0" w:space="0" w:color="auto"/>
          </w:divBdr>
        </w:div>
        <w:div w:id="1603221524">
          <w:marLeft w:val="640"/>
          <w:marRight w:val="0"/>
          <w:marTop w:val="0"/>
          <w:marBottom w:val="0"/>
          <w:divBdr>
            <w:top w:val="none" w:sz="0" w:space="0" w:color="auto"/>
            <w:left w:val="none" w:sz="0" w:space="0" w:color="auto"/>
            <w:bottom w:val="none" w:sz="0" w:space="0" w:color="auto"/>
            <w:right w:val="none" w:sz="0" w:space="0" w:color="auto"/>
          </w:divBdr>
        </w:div>
        <w:div w:id="1609119786">
          <w:marLeft w:val="640"/>
          <w:marRight w:val="0"/>
          <w:marTop w:val="0"/>
          <w:marBottom w:val="0"/>
          <w:divBdr>
            <w:top w:val="none" w:sz="0" w:space="0" w:color="auto"/>
            <w:left w:val="none" w:sz="0" w:space="0" w:color="auto"/>
            <w:bottom w:val="none" w:sz="0" w:space="0" w:color="auto"/>
            <w:right w:val="none" w:sz="0" w:space="0" w:color="auto"/>
          </w:divBdr>
        </w:div>
        <w:div w:id="1667977948">
          <w:marLeft w:val="640"/>
          <w:marRight w:val="0"/>
          <w:marTop w:val="0"/>
          <w:marBottom w:val="0"/>
          <w:divBdr>
            <w:top w:val="none" w:sz="0" w:space="0" w:color="auto"/>
            <w:left w:val="none" w:sz="0" w:space="0" w:color="auto"/>
            <w:bottom w:val="none" w:sz="0" w:space="0" w:color="auto"/>
            <w:right w:val="none" w:sz="0" w:space="0" w:color="auto"/>
          </w:divBdr>
        </w:div>
        <w:div w:id="1685278094">
          <w:marLeft w:val="640"/>
          <w:marRight w:val="0"/>
          <w:marTop w:val="0"/>
          <w:marBottom w:val="0"/>
          <w:divBdr>
            <w:top w:val="none" w:sz="0" w:space="0" w:color="auto"/>
            <w:left w:val="none" w:sz="0" w:space="0" w:color="auto"/>
            <w:bottom w:val="none" w:sz="0" w:space="0" w:color="auto"/>
            <w:right w:val="none" w:sz="0" w:space="0" w:color="auto"/>
          </w:divBdr>
        </w:div>
        <w:div w:id="1709603412">
          <w:marLeft w:val="640"/>
          <w:marRight w:val="0"/>
          <w:marTop w:val="0"/>
          <w:marBottom w:val="0"/>
          <w:divBdr>
            <w:top w:val="none" w:sz="0" w:space="0" w:color="auto"/>
            <w:left w:val="none" w:sz="0" w:space="0" w:color="auto"/>
            <w:bottom w:val="none" w:sz="0" w:space="0" w:color="auto"/>
            <w:right w:val="none" w:sz="0" w:space="0" w:color="auto"/>
          </w:divBdr>
        </w:div>
        <w:div w:id="1767143449">
          <w:marLeft w:val="640"/>
          <w:marRight w:val="0"/>
          <w:marTop w:val="0"/>
          <w:marBottom w:val="0"/>
          <w:divBdr>
            <w:top w:val="none" w:sz="0" w:space="0" w:color="auto"/>
            <w:left w:val="none" w:sz="0" w:space="0" w:color="auto"/>
            <w:bottom w:val="none" w:sz="0" w:space="0" w:color="auto"/>
            <w:right w:val="none" w:sz="0" w:space="0" w:color="auto"/>
          </w:divBdr>
        </w:div>
        <w:div w:id="1772428822">
          <w:marLeft w:val="640"/>
          <w:marRight w:val="0"/>
          <w:marTop w:val="0"/>
          <w:marBottom w:val="0"/>
          <w:divBdr>
            <w:top w:val="none" w:sz="0" w:space="0" w:color="auto"/>
            <w:left w:val="none" w:sz="0" w:space="0" w:color="auto"/>
            <w:bottom w:val="none" w:sz="0" w:space="0" w:color="auto"/>
            <w:right w:val="none" w:sz="0" w:space="0" w:color="auto"/>
          </w:divBdr>
        </w:div>
        <w:div w:id="1773042197">
          <w:marLeft w:val="640"/>
          <w:marRight w:val="0"/>
          <w:marTop w:val="0"/>
          <w:marBottom w:val="0"/>
          <w:divBdr>
            <w:top w:val="none" w:sz="0" w:space="0" w:color="auto"/>
            <w:left w:val="none" w:sz="0" w:space="0" w:color="auto"/>
            <w:bottom w:val="none" w:sz="0" w:space="0" w:color="auto"/>
            <w:right w:val="none" w:sz="0" w:space="0" w:color="auto"/>
          </w:divBdr>
        </w:div>
        <w:div w:id="1776898583">
          <w:marLeft w:val="640"/>
          <w:marRight w:val="0"/>
          <w:marTop w:val="0"/>
          <w:marBottom w:val="0"/>
          <w:divBdr>
            <w:top w:val="none" w:sz="0" w:space="0" w:color="auto"/>
            <w:left w:val="none" w:sz="0" w:space="0" w:color="auto"/>
            <w:bottom w:val="none" w:sz="0" w:space="0" w:color="auto"/>
            <w:right w:val="none" w:sz="0" w:space="0" w:color="auto"/>
          </w:divBdr>
        </w:div>
        <w:div w:id="1819373014">
          <w:marLeft w:val="640"/>
          <w:marRight w:val="0"/>
          <w:marTop w:val="0"/>
          <w:marBottom w:val="0"/>
          <w:divBdr>
            <w:top w:val="none" w:sz="0" w:space="0" w:color="auto"/>
            <w:left w:val="none" w:sz="0" w:space="0" w:color="auto"/>
            <w:bottom w:val="none" w:sz="0" w:space="0" w:color="auto"/>
            <w:right w:val="none" w:sz="0" w:space="0" w:color="auto"/>
          </w:divBdr>
        </w:div>
        <w:div w:id="1882209632">
          <w:marLeft w:val="640"/>
          <w:marRight w:val="0"/>
          <w:marTop w:val="0"/>
          <w:marBottom w:val="0"/>
          <w:divBdr>
            <w:top w:val="none" w:sz="0" w:space="0" w:color="auto"/>
            <w:left w:val="none" w:sz="0" w:space="0" w:color="auto"/>
            <w:bottom w:val="none" w:sz="0" w:space="0" w:color="auto"/>
            <w:right w:val="none" w:sz="0" w:space="0" w:color="auto"/>
          </w:divBdr>
        </w:div>
        <w:div w:id="1887133614">
          <w:marLeft w:val="640"/>
          <w:marRight w:val="0"/>
          <w:marTop w:val="0"/>
          <w:marBottom w:val="0"/>
          <w:divBdr>
            <w:top w:val="none" w:sz="0" w:space="0" w:color="auto"/>
            <w:left w:val="none" w:sz="0" w:space="0" w:color="auto"/>
            <w:bottom w:val="none" w:sz="0" w:space="0" w:color="auto"/>
            <w:right w:val="none" w:sz="0" w:space="0" w:color="auto"/>
          </w:divBdr>
        </w:div>
        <w:div w:id="1925265502">
          <w:marLeft w:val="640"/>
          <w:marRight w:val="0"/>
          <w:marTop w:val="0"/>
          <w:marBottom w:val="0"/>
          <w:divBdr>
            <w:top w:val="none" w:sz="0" w:space="0" w:color="auto"/>
            <w:left w:val="none" w:sz="0" w:space="0" w:color="auto"/>
            <w:bottom w:val="none" w:sz="0" w:space="0" w:color="auto"/>
            <w:right w:val="none" w:sz="0" w:space="0" w:color="auto"/>
          </w:divBdr>
        </w:div>
        <w:div w:id="2031564717">
          <w:marLeft w:val="640"/>
          <w:marRight w:val="0"/>
          <w:marTop w:val="0"/>
          <w:marBottom w:val="0"/>
          <w:divBdr>
            <w:top w:val="none" w:sz="0" w:space="0" w:color="auto"/>
            <w:left w:val="none" w:sz="0" w:space="0" w:color="auto"/>
            <w:bottom w:val="none" w:sz="0" w:space="0" w:color="auto"/>
            <w:right w:val="none" w:sz="0" w:space="0" w:color="auto"/>
          </w:divBdr>
        </w:div>
        <w:div w:id="2034574323">
          <w:marLeft w:val="640"/>
          <w:marRight w:val="0"/>
          <w:marTop w:val="0"/>
          <w:marBottom w:val="0"/>
          <w:divBdr>
            <w:top w:val="none" w:sz="0" w:space="0" w:color="auto"/>
            <w:left w:val="none" w:sz="0" w:space="0" w:color="auto"/>
            <w:bottom w:val="none" w:sz="0" w:space="0" w:color="auto"/>
            <w:right w:val="none" w:sz="0" w:space="0" w:color="auto"/>
          </w:divBdr>
        </w:div>
        <w:div w:id="2058120702">
          <w:marLeft w:val="640"/>
          <w:marRight w:val="0"/>
          <w:marTop w:val="0"/>
          <w:marBottom w:val="0"/>
          <w:divBdr>
            <w:top w:val="none" w:sz="0" w:space="0" w:color="auto"/>
            <w:left w:val="none" w:sz="0" w:space="0" w:color="auto"/>
            <w:bottom w:val="none" w:sz="0" w:space="0" w:color="auto"/>
            <w:right w:val="none" w:sz="0" w:space="0" w:color="auto"/>
          </w:divBdr>
        </w:div>
        <w:div w:id="2095666509">
          <w:marLeft w:val="640"/>
          <w:marRight w:val="0"/>
          <w:marTop w:val="0"/>
          <w:marBottom w:val="0"/>
          <w:divBdr>
            <w:top w:val="none" w:sz="0" w:space="0" w:color="auto"/>
            <w:left w:val="none" w:sz="0" w:space="0" w:color="auto"/>
            <w:bottom w:val="none" w:sz="0" w:space="0" w:color="auto"/>
            <w:right w:val="none" w:sz="0" w:space="0" w:color="auto"/>
          </w:divBdr>
        </w:div>
      </w:divsChild>
    </w:div>
    <w:div w:id="1422414260">
      <w:bodyDiv w:val="1"/>
      <w:marLeft w:val="0"/>
      <w:marRight w:val="0"/>
      <w:marTop w:val="0"/>
      <w:marBottom w:val="0"/>
      <w:divBdr>
        <w:top w:val="none" w:sz="0" w:space="0" w:color="auto"/>
        <w:left w:val="none" w:sz="0" w:space="0" w:color="auto"/>
        <w:bottom w:val="none" w:sz="0" w:space="0" w:color="auto"/>
        <w:right w:val="none" w:sz="0" w:space="0" w:color="auto"/>
      </w:divBdr>
      <w:divsChild>
        <w:div w:id="337195172">
          <w:marLeft w:val="640"/>
          <w:marRight w:val="0"/>
          <w:marTop w:val="0"/>
          <w:marBottom w:val="0"/>
          <w:divBdr>
            <w:top w:val="none" w:sz="0" w:space="0" w:color="auto"/>
            <w:left w:val="none" w:sz="0" w:space="0" w:color="auto"/>
            <w:bottom w:val="none" w:sz="0" w:space="0" w:color="auto"/>
            <w:right w:val="none" w:sz="0" w:space="0" w:color="auto"/>
          </w:divBdr>
        </w:div>
        <w:div w:id="1885405949">
          <w:marLeft w:val="640"/>
          <w:marRight w:val="0"/>
          <w:marTop w:val="0"/>
          <w:marBottom w:val="0"/>
          <w:divBdr>
            <w:top w:val="none" w:sz="0" w:space="0" w:color="auto"/>
            <w:left w:val="none" w:sz="0" w:space="0" w:color="auto"/>
            <w:bottom w:val="none" w:sz="0" w:space="0" w:color="auto"/>
            <w:right w:val="none" w:sz="0" w:space="0" w:color="auto"/>
          </w:divBdr>
        </w:div>
        <w:div w:id="627509630">
          <w:marLeft w:val="640"/>
          <w:marRight w:val="0"/>
          <w:marTop w:val="0"/>
          <w:marBottom w:val="0"/>
          <w:divBdr>
            <w:top w:val="none" w:sz="0" w:space="0" w:color="auto"/>
            <w:left w:val="none" w:sz="0" w:space="0" w:color="auto"/>
            <w:bottom w:val="none" w:sz="0" w:space="0" w:color="auto"/>
            <w:right w:val="none" w:sz="0" w:space="0" w:color="auto"/>
          </w:divBdr>
        </w:div>
        <w:div w:id="678890847">
          <w:marLeft w:val="640"/>
          <w:marRight w:val="0"/>
          <w:marTop w:val="0"/>
          <w:marBottom w:val="0"/>
          <w:divBdr>
            <w:top w:val="none" w:sz="0" w:space="0" w:color="auto"/>
            <w:left w:val="none" w:sz="0" w:space="0" w:color="auto"/>
            <w:bottom w:val="none" w:sz="0" w:space="0" w:color="auto"/>
            <w:right w:val="none" w:sz="0" w:space="0" w:color="auto"/>
          </w:divBdr>
        </w:div>
        <w:div w:id="1113476223">
          <w:marLeft w:val="640"/>
          <w:marRight w:val="0"/>
          <w:marTop w:val="0"/>
          <w:marBottom w:val="0"/>
          <w:divBdr>
            <w:top w:val="none" w:sz="0" w:space="0" w:color="auto"/>
            <w:left w:val="none" w:sz="0" w:space="0" w:color="auto"/>
            <w:bottom w:val="none" w:sz="0" w:space="0" w:color="auto"/>
            <w:right w:val="none" w:sz="0" w:space="0" w:color="auto"/>
          </w:divBdr>
        </w:div>
        <w:div w:id="41681345">
          <w:marLeft w:val="640"/>
          <w:marRight w:val="0"/>
          <w:marTop w:val="0"/>
          <w:marBottom w:val="0"/>
          <w:divBdr>
            <w:top w:val="none" w:sz="0" w:space="0" w:color="auto"/>
            <w:left w:val="none" w:sz="0" w:space="0" w:color="auto"/>
            <w:bottom w:val="none" w:sz="0" w:space="0" w:color="auto"/>
            <w:right w:val="none" w:sz="0" w:space="0" w:color="auto"/>
          </w:divBdr>
        </w:div>
        <w:div w:id="1960184152">
          <w:marLeft w:val="640"/>
          <w:marRight w:val="0"/>
          <w:marTop w:val="0"/>
          <w:marBottom w:val="0"/>
          <w:divBdr>
            <w:top w:val="none" w:sz="0" w:space="0" w:color="auto"/>
            <w:left w:val="none" w:sz="0" w:space="0" w:color="auto"/>
            <w:bottom w:val="none" w:sz="0" w:space="0" w:color="auto"/>
            <w:right w:val="none" w:sz="0" w:space="0" w:color="auto"/>
          </w:divBdr>
        </w:div>
        <w:div w:id="1812358040">
          <w:marLeft w:val="640"/>
          <w:marRight w:val="0"/>
          <w:marTop w:val="0"/>
          <w:marBottom w:val="0"/>
          <w:divBdr>
            <w:top w:val="none" w:sz="0" w:space="0" w:color="auto"/>
            <w:left w:val="none" w:sz="0" w:space="0" w:color="auto"/>
            <w:bottom w:val="none" w:sz="0" w:space="0" w:color="auto"/>
            <w:right w:val="none" w:sz="0" w:space="0" w:color="auto"/>
          </w:divBdr>
        </w:div>
        <w:div w:id="1940285616">
          <w:marLeft w:val="640"/>
          <w:marRight w:val="0"/>
          <w:marTop w:val="0"/>
          <w:marBottom w:val="0"/>
          <w:divBdr>
            <w:top w:val="none" w:sz="0" w:space="0" w:color="auto"/>
            <w:left w:val="none" w:sz="0" w:space="0" w:color="auto"/>
            <w:bottom w:val="none" w:sz="0" w:space="0" w:color="auto"/>
            <w:right w:val="none" w:sz="0" w:space="0" w:color="auto"/>
          </w:divBdr>
        </w:div>
        <w:div w:id="1513379917">
          <w:marLeft w:val="640"/>
          <w:marRight w:val="0"/>
          <w:marTop w:val="0"/>
          <w:marBottom w:val="0"/>
          <w:divBdr>
            <w:top w:val="none" w:sz="0" w:space="0" w:color="auto"/>
            <w:left w:val="none" w:sz="0" w:space="0" w:color="auto"/>
            <w:bottom w:val="none" w:sz="0" w:space="0" w:color="auto"/>
            <w:right w:val="none" w:sz="0" w:space="0" w:color="auto"/>
          </w:divBdr>
        </w:div>
        <w:div w:id="2081825386">
          <w:marLeft w:val="640"/>
          <w:marRight w:val="0"/>
          <w:marTop w:val="0"/>
          <w:marBottom w:val="0"/>
          <w:divBdr>
            <w:top w:val="none" w:sz="0" w:space="0" w:color="auto"/>
            <w:left w:val="none" w:sz="0" w:space="0" w:color="auto"/>
            <w:bottom w:val="none" w:sz="0" w:space="0" w:color="auto"/>
            <w:right w:val="none" w:sz="0" w:space="0" w:color="auto"/>
          </w:divBdr>
        </w:div>
        <w:div w:id="1229877113">
          <w:marLeft w:val="640"/>
          <w:marRight w:val="0"/>
          <w:marTop w:val="0"/>
          <w:marBottom w:val="0"/>
          <w:divBdr>
            <w:top w:val="none" w:sz="0" w:space="0" w:color="auto"/>
            <w:left w:val="none" w:sz="0" w:space="0" w:color="auto"/>
            <w:bottom w:val="none" w:sz="0" w:space="0" w:color="auto"/>
            <w:right w:val="none" w:sz="0" w:space="0" w:color="auto"/>
          </w:divBdr>
        </w:div>
        <w:div w:id="1815172278">
          <w:marLeft w:val="640"/>
          <w:marRight w:val="0"/>
          <w:marTop w:val="0"/>
          <w:marBottom w:val="0"/>
          <w:divBdr>
            <w:top w:val="none" w:sz="0" w:space="0" w:color="auto"/>
            <w:left w:val="none" w:sz="0" w:space="0" w:color="auto"/>
            <w:bottom w:val="none" w:sz="0" w:space="0" w:color="auto"/>
            <w:right w:val="none" w:sz="0" w:space="0" w:color="auto"/>
          </w:divBdr>
        </w:div>
        <w:div w:id="116459546">
          <w:marLeft w:val="640"/>
          <w:marRight w:val="0"/>
          <w:marTop w:val="0"/>
          <w:marBottom w:val="0"/>
          <w:divBdr>
            <w:top w:val="none" w:sz="0" w:space="0" w:color="auto"/>
            <w:left w:val="none" w:sz="0" w:space="0" w:color="auto"/>
            <w:bottom w:val="none" w:sz="0" w:space="0" w:color="auto"/>
            <w:right w:val="none" w:sz="0" w:space="0" w:color="auto"/>
          </w:divBdr>
        </w:div>
        <w:div w:id="1880512627">
          <w:marLeft w:val="640"/>
          <w:marRight w:val="0"/>
          <w:marTop w:val="0"/>
          <w:marBottom w:val="0"/>
          <w:divBdr>
            <w:top w:val="none" w:sz="0" w:space="0" w:color="auto"/>
            <w:left w:val="none" w:sz="0" w:space="0" w:color="auto"/>
            <w:bottom w:val="none" w:sz="0" w:space="0" w:color="auto"/>
            <w:right w:val="none" w:sz="0" w:space="0" w:color="auto"/>
          </w:divBdr>
        </w:div>
        <w:div w:id="1363897776">
          <w:marLeft w:val="640"/>
          <w:marRight w:val="0"/>
          <w:marTop w:val="0"/>
          <w:marBottom w:val="0"/>
          <w:divBdr>
            <w:top w:val="none" w:sz="0" w:space="0" w:color="auto"/>
            <w:left w:val="none" w:sz="0" w:space="0" w:color="auto"/>
            <w:bottom w:val="none" w:sz="0" w:space="0" w:color="auto"/>
            <w:right w:val="none" w:sz="0" w:space="0" w:color="auto"/>
          </w:divBdr>
        </w:div>
        <w:div w:id="1572547542">
          <w:marLeft w:val="640"/>
          <w:marRight w:val="0"/>
          <w:marTop w:val="0"/>
          <w:marBottom w:val="0"/>
          <w:divBdr>
            <w:top w:val="none" w:sz="0" w:space="0" w:color="auto"/>
            <w:left w:val="none" w:sz="0" w:space="0" w:color="auto"/>
            <w:bottom w:val="none" w:sz="0" w:space="0" w:color="auto"/>
            <w:right w:val="none" w:sz="0" w:space="0" w:color="auto"/>
          </w:divBdr>
        </w:div>
        <w:div w:id="1538006423">
          <w:marLeft w:val="640"/>
          <w:marRight w:val="0"/>
          <w:marTop w:val="0"/>
          <w:marBottom w:val="0"/>
          <w:divBdr>
            <w:top w:val="none" w:sz="0" w:space="0" w:color="auto"/>
            <w:left w:val="none" w:sz="0" w:space="0" w:color="auto"/>
            <w:bottom w:val="none" w:sz="0" w:space="0" w:color="auto"/>
            <w:right w:val="none" w:sz="0" w:space="0" w:color="auto"/>
          </w:divBdr>
        </w:div>
        <w:div w:id="1923755107">
          <w:marLeft w:val="640"/>
          <w:marRight w:val="0"/>
          <w:marTop w:val="0"/>
          <w:marBottom w:val="0"/>
          <w:divBdr>
            <w:top w:val="none" w:sz="0" w:space="0" w:color="auto"/>
            <w:left w:val="none" w:sz="0" w:space="0" w:color="auto"/>
            <w:bottom w:val="none" w:sz="0" w:space="0" w:color="auto"/>
            <w:right w:val="none" w:sz="0" w:space="0" w:color="auto"/>
          </w:divBdr>
        </w:div>
        <w:div w:id="549658056">
          <w:marLeft w:val="640"/>
          <w:marRight w:val="0"/>
          <w:marTop w:val="0"/>
          <w:marBottom w:val="0"/>
          <w:divBdr>
            <w:top w:val="none" w:sz="0" w:space="0" w:color="auto"/>
            <w:left w:val="none" w:sz="0" w:space="0" w:color="auto"/>
            <w:bottom w:val="none" w:sz="0" w:space="0" w:color="auto"/>
            <w:right w:val="none" w:sz="0" w:space="0" w:color="auto"/>
          </w:divBdr>
        </w:div>
        <w:div w:id="73091667">
          <w:marLeft w:val="640"/>
          <w:marRight w:val="0"/>
          <w:marTop w:val="0"/>
          <w:marBottom w:val="0"/>
          <w:divBdr>
            <w:top w:val="none" w:sz="0" w:space="0" w:color="auto"/>
            <w:left w:val="none" w:sz="0" w:space="0" w:color="auto"/>
            <w:bottom w:val="none" w:sz="0" w:space="0" w:color="auto"/>
            <w:right w:val="none" w:sz="0" w:space="0" w:color="auto"/>
          </w:divBdr>
        </w:div>
        <w:div w:id="309599496">
          <w:marLeft w:val="640"/>
          <w:marRight w:val="0"/>
          <w:marTop w:val="0"/>
          <w:marBottom w:val="0"/>
          <w:divBdr>
            <w:top w:val="none" w:sz="0" w:space="0" w:color="auto"/>
            <w:left w:val="none" w:sz="0" w:space="0" w:color="auto"/>
            <w:bottom w:val="none" w:sz="0" w:space="0" w:color="auto"/>
            <w:right w:val="none" w:sz="0" w:space="0" w:color="auto"/>
          </w:divBdr>
        </w:div>
        <w:div w:id="1964774292">
          <w:marLeft w:val="640"/>
          <w:marRight w:val="0"/>
          <w:marTop w:val="0"/>
          <w:marBottom w:val="0"/>
          <w:divBdr>
            <w:top w:val="none" w:sz="0" w:space="0" w:color="auto"/>
            <w:left w:val="none" w:sz="0" w:space="0" w:color="auto"/>
            <w:bottom w:val="none" w:sz="0" w:space="0" w:color="auto"/>
            <w:right w:val="none" w:sz="0" w:space="0" w:color="auto"/>
          </w:divBdr>
        </w:div>
        <w:div w:id="797844044">
          <w:marLeft w:val="640"/>
          <w:marRight w:val="0"/>
          <w:marTop w:val="0"/>
          <w:marBottom w:val="0"/>
          <w:divBdr>
            <w:top w:val="none" w:sz="0" w:space="0" w:color="auto"/>
            <w:left w:val="none" w:sz="0" w:space="0" w:color="auto"/>
            <w:bottom w:val="none" w:sz="0" w:space="0" w:color="auto"/>
            <w:right w:val="none" w:sz="0" w:space="0" w:color="auto"/>
          </w:divBdr>
        </w:div>
        <w:div w:id="376441932">
          <w:marLeft w:val="640"/>
          <w:marRight w:val="0"/>
          <w:marTop w:val="0"/>
          <w:marBottom w:val="0"/>
          <w:divBdr>
            <w:top w:val="none" w:sz="0" w:space="0" w:color="auto"/>
            <w:left w:val="none" w:sz="0" w:space="0" w:color="auto"/>
            <w:bottom w:val="none" w:sz="0" w:space="0" w:color="auto"/>
            <w:right w:val="none" w:sz="0" w:space="0" w:color="auto"/>
          </w:divBdr>
        </w:div>
        <w:div w:id="1600063285">
          <w:marLeft w:val="640"/>
          <w:marRight w:val="0"/>
          <w:marTop w:val="0"/>
          <w:marBottom w:val="0"/>
          <w:divBdr>
            <w:top w:val="none" w:sz="0" w:space="0" w:color="auto"/>
            <w:left w:val="none" w:sz="0" w:space="0" w:color="auto"/>
            <w:bottom w:val="none" w:sz="0" w:space="0" w:color="auto"/>
            <w:right w:val="none" w:sz="0" w:space="0" w:color="auto"/>
          </w:divBdr>
        </w:div>
        <w:div w:id="1624188549">
          <w:marLeft w:val="640"/>
          <w:marRight w:val="0"/>
          <w:marTop w:val="0"/>
          <w:marBottom w:val="0"/>
          <w:divBdr>
            <w:top w:val="none" w:sz="0" w:space="0" w:color="auto"/>
            <w:left w:val="none" w:sz="0" w:space="0" w:color="auto"/>
            <w:bottom w:val="none" w:sz="0" w:space="0" w:color="auto"/>
            <w:right w:val="none" w:sz="0" w:space="0" w:color="auto"/>
          </w:divBdr>
        </w:div>
        <w:div w:id="1457406946">
          <w:marLeft w:val="640"/>
          <w:marRight w:val="0"/>
          <w:marTop w:val="0"/>
          <w:marBottom w:val="0"/>
          <w:divBdr>
            <w:top w:val="none" w:sz="0" w:space="0" w:color="auto"/>
            <w:left w:val="none" w:sz="0" w:space="0" w:color="auto"/>
            <w:bottom w:val="none" w:sz="0" w:space="0" w:color="auto"/>
            <w:right w:val="none" w:sz="0" w:space="0" w:color="auto"/>
          </w:divBdr>
        </w:div>
        <w:div w:id="1921061179">
          <w:marLeft w:val="640"/>
          <w:marRight w:val="0"/>
          <w:marTop w:val="0"/>
          <w:marBottom w:val="0"/>
          <w:divBdr>
            <w:top w:val="none" w:sz="0" w:space="0" w:color="auto"/>
            <w:left w:val="none" w:sz="0" w:space="0" w:color="auto"/>
            <w:bottom w:val="none" w:sz="0" w:space="0" w:color="auto"/>
            <w:right w:val="none" w:sz="0" w:space="0" w:color="auto"/>
          </w:divBdr>
        </w:div>
        <w:div w:id="668142369">
          <w:marLeft w:val="640"/>
          <w:marRight w:val="0"/>
          <w:marTop w:val="0"/>
          <w:marBottom w:val="0"/>
          <w:divBdr>
            <w:top w:val="none" w:sz="0" w:space="0" w:color="auto"/>
            <w:left w:val="none" w:sz="0" w:space="0" w:color="auto"/>
            <w:bottom w:val="none" w:sz="0" w:space="0" w:color="auto"/>
            <w:right w:val="none" w:sz="0" w:space="0" w:color="auto"/>
          </w:divBdr>
        </w:div>
        <w:div w:id="1367560306">
          <w:marLeft w:val="640"/>
          <w:marRight w:val="0"/>
          <w:marTop w:val="0"/>
          <w:marBottom w:val="0"/>
          <w:divBdr>
            <w:top w:val="none" w:sz="0" w:space="0" w:color="auto"/>
            <w:left w:val="none" w:sz="0" w:space="0" w:color="auto"/>
            <w:bottom w:val="none" w:sz="0" w:space="0" w:color="auto"/>
            <w:right w:val="none" w:sz="0" w:space="0" w:color="auto"/>
          </w:divBdr>
        </w:div>
        <w:div w:id="1999259438">
          <w:marLeft w:val="640"/>
          <w:marRight w:val="0"/>
          <w:marTop w:val="0"/>
          <w:marBottom w:val="0"/>
          <w:divBdr>
            <w:top w:val="none" w:sz="0" w:space="0" w:color="auto"/>
            <w:left w:val="none" w:sz="0" w:space="0" w:color="auto"/>
            <w:bottom w:val="none" w:sz="0" w:space="0" w:color="auto"/>
            <w:right w:val="none" w:sz="0" w:space="0" w:color="auto"/>
          </w:divBdr>
        </w:div>
        <w:div w:id="1524905453">
          <w:marLeft w:val="640"/>
          <w:marRight w:val="0"/>
          <w:marTop w:val="0"/>
          <w:marBottom w:val="0"/>
          <w:divBdr>
            <w:top w:val="none" w:sz="0" w:space="0" w:color="auto"/>
            <w:left w:val="none" w:sz="0" w:space="0" w:color="auto"/>
            <w:bottom w:val="none" w:sz="0" w:space="0" w:color="auto"/>
            <w:right w:val="none" w:sz="0" w:space="0" w:color="auto"/>
          </w:divBdr>
        </w:div>
        <w:div w:id="100152130">
          <w:marLeft w:val="640"/>
          <w:marRight w:val="0"/>
          <w:marTop w:val="0"/>
          <w:marBottom w:val="0"/>
          <w:divBdr>
            <w:top w:val="none" w:sz="0" w:space="0" w:color="auto"/>
            <w:left w:val="none" w:sz="0" w:space="0" w:color="auto"/>
            <w:bottom w:val="none" w:sz="0" w:space="0" w:color="auto"/>
            <w:right w:val="none" w:sz="0" w:space="0" w:color="auto"/>
          </w:divBdr>
        </w:div>
        <w:div w:id="1500120282">
          <w:marLeft w:val="640"/>
          <w:marRight w:val="0"/>
          <w:marTop w:val="0"/>
          <w:marBottom w:val="0"/>
          <w:divBdr>
            <w:top w:val="none" w:sz="0" w:space="0" w:color="auto"/>
            <w:left w:val="none" w:sz="0" w:space="0" w:color="auto"/>
            <w:bottom w:val="none" w:sz="0" w:space="0" w:color="auto"/>
            <w:right w:val="none" w:sz="0" w:space="0" w:color="auto"/>
          </w:divBdr>
        </w:div>
        <w:div w:id="1413894332">
          <w:marLeft w:val="640"/>
          <w:marRight w:val="0"/>
          <w:marTop w:val="0"/>
          <w:marBottom w:val="0"/>
          <w:divBdr>
            <w:top w:val="none" w:sz="0" w:space="0" w:color="auto"/>
            <w:left w:val="none" w:sz="0" w:space="0" w:color="auto"/>
            <w:bottom w:val="none" w:sz="0" w:space="0" w:color="auto"/>
            <w:right w:val="none" w:sz="0" w:space="0" w:color="auto"/>
          </w:divBdr>
        </w:div>
        <w:div w:id="2028486524">
          <w:marLeft w:val="640"/>
          <w:marRight w:val="0"/>
          <w:marTop w:val="0"/>
          <w:marBottom w:val="0"/>
          <w:divBdr>
            <w:top w:val="none" w:sz="0" w:space="0" w:color="auto"/>
            <w:left w:val="none" w:sz="0" w:space="0" w:color="auto"/>
            <w:bottom w:val="none" w:sz="0" w:space="0" w:color="auto"/>
            <w:right w:val="none" w:sz="0" w:space="0" w:color="auto"/>
          </w:divBdr>
        </w:div>
        <w:div w:id="1027753083">
          <w:marLeft w:val="640"/>
          <w:marRight w:val="0"/>
          <w:marTop w:val="0"/>
          <w:marBottom w:val="0"/>
          <w:divBdr>
            <w:top w:val="none" w:sz="0" w:space="0" w:color="auto"/>
            <w:left w:val="none" w:sz="0" w:space="0" w:color="auto"/>
            <w:bottom w:val="none" w:sz="0" w:space="0" w:color="auto"/>
            <w:right w:val="none" w:sz="0" w:space="0" w:color="auto"/>
          </w:divBdr>
        </w:div>
        <w:div w:id="1465612393">
          <w:marLeft w:val="640"/>
          <w:marRight w:val="0"/>
          <w:marTop w:val="0"/>
          <w:marBottom w:val="0"/>
          <w:divBdr>
            <w:top w:val="none" w:sz="0" w:space="0" w:color="auto"/>
            <w:left w:val="none" w:sz="0" w:space="0" w:color="auto"/>
            <w:bottom w:val="none" w:sz="0" w:space="0" w:color="auto"/>
            <w:right w:val="none" w:sz="0" w:space="0" w:color="auto"/>
          </w:divBdr>
        </w:div>
        <w:div w:id="2122989056">
          <w:marLeft w:val="640"/>
          <w:marRight w:val="0"/>
          <w:marTop w:val="0"/>
          <w:marBottom w:val="0"/>
          <w:divBdr>
            <w:top w:val="none" w:sz="0" w:space="0" w:color="auto"/>
            <w:left w:val="none" w:sz="0" w:space="0" w:color="auto"/>
            <w:bottom w:val="none" w:sz="0" w:space="0" w:color="auto"/>
            <w:right w:val="none" w:sz="0" w:space="0" w:color="auto"/>
          </w:divBdr>
        </w:div>
        <w:div w:id="2078475851">
          <w:marLeft w:val="640"/>
          <w:marRight w:val="0"/>
          <w:marTop w:val="0"/>
          <w:marBottom w:val="0"/>
          <w:divBdr>
            <w:top w:val="none" w:sz="0" w:space="0" w:color="auto"/>
            <w:left w:val="none" w:sz="0" w:space="0" w:color="auto"/>
            <w:bottom w:val="none" w:sz="0" w:space="0" w:color="auto"/>
            <w:right w:val="none" w:sz="0" w:space="0" w:color="auto"/>
          </w:divBdr>
        </w:div>
        <w:div w:id="1266500446">
          <w:marLeft w:val="640"/>
          <w:marRight w:val="0"/>
          <w:marTop w:val="0"/>
          <w:marBottom w:val="0"/>
          <w:divBdr>
            <w:top w:val="none" w:sz="0" w:space="0" w:color="auto"/>
            <w:left w:val="none" w:sz="0" w:space="0" w:color="auto"/>
            <w:bottom w:val="none" w:sz="0" w:space="0" w:color="auto"/>
            <w:right w:val="none" w:sz="0" w:space="0" w:color="auto"/>
          </w:divBdr>
        </w:div>
        <w:div w:id="1827236722">
          <w:marLeft w:val="640"/>
          <w:marRight w:val="0"/>
          <w:marTop w:val="0"/>
          <w:marBottom w:val="0"/>
          <w:divBdr>
            <w:top w:val="none" w:sz="0" w:space="0" w:color="auto"/>
            <w:left w:val="none" w:sz="0" w:space="0" w:color="auto"/>
            <w:bottom w:val="none" w:sz="0" w:space="0" w:color="auto"/>
            <w:right w:val="none" w:sz="0" w:space="0" w:color="auto"/>
          </w:divBdr>
        </w:div>
        <w:div w:id="603927360">
          <w:marLeft w:val="640"/>
          <w:marRight w:val="0"/>
          <w:marTop w:val="0"/>
          <w:marBottom w:val="0"/>
          <w:divBdr>
            <w:top w:val="none" w:sz="0" w:space="0" w:color="auto"/>
            <w:left w:val="none" w:sz="0" w:space="0" w:color="auto"/>
            <w:bottom w:val="none" w:sz="0" w:space="0" w:color="auto"/>
            <w:right w:val="none" w:sz="0" w:space="0" w:color="auto"/>
          </w:divBdr>
        </w:div>
        <w:div w:id="1657371206">
          <w:marLeft w:val="640"/>
          <w:marRight w:val="0"/>
          <w:marTop w:val="0"/>
          <w:marBottom w:val="0"/>
          <w:divBdr>
            <w:top w:val="none" w:sz="0" w:space="0" w:color="auto"/>
            <w:left w:val="none" w:sz="0" w:space="0" w:color="auto"/>
            <w:bottom w:val="none" w:sz="0" w:space="0" w:color="auto"/>
            <w:right w:val="none" w:sz="0" w:space="0" w:color="auto"/>
          </w:divBdr>
        </w:div>
        <w:div w:id="1076973608">
          <w:marLeft w:val="640"/>
          <w:marRight w:val="0"/>
          <w:marTop w:val="0"/>
          <w:marBottom w:val="0"/>
          <w:divBdr>
            <w:top w:val="none" w:sz="0" w:space="0" w:color="auto"/>
            <w:left w:val="none" w:sz="0" w:space="0" w:color="auto"/>
            <w:bottom w:val="none" w:sz="0" w:space="0" w:color="auto"/>
            <w:right w:val="none" w:sz="0" w:space="0" w:color="auto"/>
          </w:divBdr>
        </w:div>
        <w:div w:id="1334068665">
          <w:marLeft w:val="640"/>
          <w:marRight w:val="0"/>
          <w:marTop w:val="0"/>
          <w:marBottom w:val="0"/>
          <w:divBdr>
            <w:top w:val="none" w:sz="0" w:space="0" w:color="auto"/>
            <w:left w:val="none" w:sz="0" w:space="0" w:color="auto"/>
            <w:bottom w:val="none" w:sz="0" w:space="0" w:color="auto"/>
            <w:right w:val="none" w:sz="0" w:space="0" w:color="auto"/>
          </w:divBdr>
        </w:div>
        <w:div w:id="25453737">
          <w:marLeft w:val="640"/>
          <w:marRight w:val="0"/>
          <w:marTop w:val="0"/>
          <w:marBottom w:val="0"/>
          <w:divBdr>
            <w:top w:val="none" w:sz="0" w:space="0" w:color="auto"/>
            <w:left w:val="none" w:sz="0" w:space="0" w:color="auto"/>
            <w:bottom w:val="none" w:sz="0" w:space="0" w:color="auto"/>
            <w:right w:val="none" w:sz="0" w:space="0" w:color="auto"/>
          </w:divBdr>
        </w:div>
        <w:div w:id="1351373021">
          <w:marLeft w:val="640"/>
          <w:marRight w:val="0"/>
          <w:marTop w:val="0"/>
          <w:marBottom w:val="0"/>
          <w:divBdr>
            <w:top w:val="none" w:sz="0" w:space="0" w:color="auto"/>
            <w:left w:val="none" w:sz="0" w:space="0" w:color="auto"/>
            <w:bottom w:val="none" w:sz="0" w:space="0" w:color="auto"/>
            <w:right w:val="none" w:sz="0" w:space="0" w:color="auto"/>
          </w:divBdr>
        </w:div>
        <w:div w:id="998118576">
          <w:marLeft w:val="640"/>
          <w:marRight w:val="0"/>
          <w:marTop w:val="0"/>
          <w:marBottom w:val="0"/>
          <w:divBdr>
            <w:top w:val="none" w:sz="0" w:space="0" w:color="auto"/>
            <w:left w:val="none" w:sz="0" w:space="0" w:color="auto"/>
            <w:bottom w:val="none" w:sz="0" w:space="0" w:color="auto"/>
            <w:right w:val="none" w:sz="0" w:space="0" w:color="auto"/>
          </w:divBdr>
        </w:div>
      </w:divsChild>
    </w:div>
    <w:div w:id="1422796905">
      <w:marLeft w:val="0"/>
      <w:marRight w:val="0"/>
      <w:marTop w:val="0"/>
      <w:marBottom w:val="0"/>
      <w:divBdr>
        <w:top w:val="none" w:sz="0" w:space="0" w:color="auto"/>
        <w:left w:val="none" w:sz="0" w:space="0" w:color="auto"/>
        <w:bottom w:val="none" w:sz="0" w:space="0" w:color="auto"/>
        <w:right w:val="none" w:sz="0" w:space="0" w:color="auto"/>
      </w:divBdr>
    </w:div>
    <w:div w:id="1425035472">
      <w:marLeft w:val="0"/>
      <w:marRight w:val="0"/>
      <w:marTop w:val="0"/>
      <w:marBottom w:val="0"/>
      <w:divBdr>
        <w:top w:val="none" w:sz="0" w:space="0" w:color="auto"/>
        <w:left w:val="none" w:sz="0" w:space="0" w:color="auto"/>
        <w:bottom w:val="none" w:sz="0" w:space="0" w:color="auto"/>
        <w:right w:val="none" w:sz="0" w:space="0" w:color="auto"/>
      </w:divBdr>
    </w:div>
    <w:div w:id="1426458501">
      <w:marLeft w:val="0"/>
      <w:marRight w:val="0"/>
      <w:marTop w:val="0"/>
      <w:marBottom w:val="0"/>
      <w:divBdr>
        <w:top w:val="none" w:sz="0" w:space="0" w:color="auto"/>
        <w:left w:val="none" w:sz="0" w:space="0" w:color="auto"/>
        <w:bottom w:val="none" w:sz="0" w:space="0" w:color="auto"/>
        <w:right w:val="none" w:sz="0" w:space="0" w:color="auto"/>
      </w:divBdr>
    </w:div>
    <w:div w:id="1428651700">
      <w:bodyDiv w:val="1"/>
      <w:marLeft w:val="0"/>
      <w:marRight w:val="0"/>
      <w:marTop w:val="0"/>
      <w:marBottom w:val="0"/>
      <w:divBdr>
        <w:top w:val="none" w:sz="0" w:space="0" w:color="auto"/>
        <w:left w:val="none" w:sz="0" w:space="0" w:color="auto"/>
        <w:bottom w:val="none" w:sz="0" w:space="0" w:color="auto"/>
        <w:right w:val="none" w:sz="0" w:space="0" w:color="auto"/>
      </w:divBdr>
      <w:divsChild>
        <w:div w:id="31855290">
          <w:marLeft w:val="640"/>
          <w:marRight w:val="0"/>
          <w:marTop w:val="0"/>
          <w:marBottom w:val="0"/>
          <w:divBdr>
            <w:top w:val="none" w:sz="0" w:space="0" w:color="auto"/>
            <w:left w:val="none" w:sz="0" w:space="0" w:color="auto"/>
            <w:bottom w:val="none" w:sz="0" w:space="0" w:color="auto"/>
            <w:right w:val="none" w:sz="0" w:space="0" w:color="auto"/>
          </w:divBdr>
        </w:div>
        <w:div w:id="79834396">
          <w:marLeft w:val="640"/>
          <w:marRight w:val="0"/>
          <w:marTop w:val="0"/>
          <w:marBottom w:val="0"/>
          <w:divBdr>
            <w:top w:val="none" w:sz="0" w:space="0" w:color="auto"/>
            <w:left w:val="none" w:sz="0" w:space="0" w:color="auto"/>
            <w:bottom w:val="none" w:sz="0" w:space="0" w:color="auto"/>
            <w:right w:val="none" w:sz="0" w:space="0" w:color="auto"/>
          </w:divBdr>
        </w:div>
        <w:div w:id="199171241">
          <w:marLeft w:val="640"/>
          <w:marRight w:val="0"/>
          <w:marTop w:val="0"/>
          <w:marBottom w:val="0"/>
          <w:divBdr>
            <w:top w:val="none" w:sz="0" w:space="0" w:color="auto"/>
            <w:left w:val="none" w:sz="0" w:space="0" w:color="auto"/>
            <w:bottom w:val="none" w:sz="0" w:space="0" w:color="auto"/>
            <w:right w:val="none" w:sz="0" w:space="0" w:color="auto"/>
          </w:divBdr>
        </w:div>
        <w:div w:id="200634781">
          <w:marLeft w:val="640"/>
          <w:marRight w:val="0"/>
          <w:marTop w:val="0"/>
          <w:marBottom w:val="0"/>
          <w:divBdr>
            <w:top w:val="none" w:sz="0" w:space="0" w:color="auto"/>
            <w:left w:val="none" w:sz="0" w:space="0" w:color="auto"/>
            <w:bottom w:val="none" w:sz="0" w:space="0" w:color="auto"/>
            <w:right w:val="none" w:sz="0" w:space="0" w:color="auto"/>
          </w:divBdr>
        </w:div>
        <w:div w:id="206526592">
          <w:marLeft w:val="640"/>
          <w:marRight w:val="0"/>
          <w:marTop w:val="0"/>
          <w:marBottom w:val="0"/>
          <w:divBdr>
            <w:top w:val="none" w:sz="0" w:space="0" w:color="auto"/>
            <w:left w:val="none" w:sz="0" w:space="0" w:color="auto"/>
            <w:bottom w:val="none" w:sz="0" w:space="0" w:color="auto"/>
            <w:right w:val="none" w:sz="0" w:space="0" w:color="auto"/>
          </w:divBdr>
        </w:div>
        <w:div w:id="236987738">
          <w:marLeft w:val="640"/>
          <w:marRight w:val="0"/>
          <w:marTop w:val="0"/>
          <w:marBottom w:val="0"/>
          <w:divBdr>
            <w:top w:val="none" w:sz="0" w:space="0" w:color="auto"/>
            <w:left w:val="none" w:sz="0" w:space="0" w:color="auto"/>
            <w:bottom w:val="none" w:sz="0" w:space="0" w:color="auto"/>
            <w:right w:val="none" w:sz="0" w:space="0" w:color="auto"/>
          </w:divBdr>
        </w:div>
        <w:div w:id="249433109">
          <w:marLeft w:val="640"/>
          <w:marRight w:val="0"/>
          <w:marTop w:val="0"/>
          <w:marBottom w:val="0"/>
          <w:divBdr>
            <w:top w:val="none" w:sz="0" w:space="0" w:color="auto"/>
            <w:left w:val="none" w:sz="0" w:space="0" w:color="auto"/>
            <w:bottom w:val="none" w:sz="0" w:space="0" w:color="auto"/>
            <w:right w:val="none" w:sz="0" w:space="0" w:color="auto"/>
          </w:divBdr>
        </w:div>
        <w:div w:id="291978883">
          <w:marLeft w:val="640"/>
          <w:marRight w:val="0"/>
          <w:marTop w:val="0"/>
          <w:marBottom w:val="0"/>
          <w:divBdr>
            <w:top w:val="none" w:sz="0" w:space="0" w:color="auto"/>
            <w:left w:val="none" w:sz="0" w:space="0" w:color="auto"/>
            <w:bottom w:val="none" w:sz="0" w:space="0" w:color="auto"/>
            <w:right w:val="none" w:sz="0" w:space="0" w:color="auto"/>
          </w:divBdr>
        </w:div>
        <w:div w:id="303510174">
          <w:marLeft w:val="640"/>
          <w:marRight w:val="0"/>
          <w:marTop w:val="0"/>
          <w:marBottom w:val="0"/>
          <w:divBdr>
            <w:top w:val="none" w:sz="0" w:space="0" w:color="auto"/>
            <w:left w:val="none" w:sz="0" w:space="0" w:color="auto"/>
            <w:bottom w:val="none" w:sz="0" w:space="0" w:color="auto"/>
            <w:right w:val="none" w:sz="0" w:space="0" w:color="auto"/>
          </w:divBdr>
        </w:div>
        <w:div w:id="393283608">
          <w:marLeft w:val="640"/>
          <w:marRight w:val="0"/>
          <w:marTop w:val="0"/>
          <w:marBottom w:val="0"/>
          <w:divBdr>
            <w:top w:val="none" w:sz="0" w:space="0" w:color="auto"/>
            <w:left w:val="none" w:sz="0" w:space="0" w:color="auto"/>
            <w:bottom w:val="none" w:sz="0" w:space="0" w:color="auto"/>
            <w:right w:val="none" w:sz="0" w:space="0" w:color="auto"/>
          </w:divBdr>
        </w:div>
        <w:div w:id="506166635">
          <w:marLeft w:val="640"/>
          <w:marRight w:val="0"/>
          <w:marTop w:val="0"/>
          <w:marBottom w:val="0"/>
          <w:divBdr>
            <w:top w:val="none" w:sz="0" w:space="0" w:color="auto"/>
            <w:left w:val="none" w:sz="0" w:space="0" w:color="auto"/>
            <w:bottom w:val="none" w:sz="0" w:space="0" w:color="auto"/>
            <w:right w:val="none" w:sz="0" w:space="0" w:color="auto"/>
          </w:divBdr>
        </w:div>
        <w:div w:id="663703587">
          <w:marLeft w:val="640"/>
          <w:marRight w:val="0"/>
          <w:marTop w:val="0"/>
          <w:marBottom w:val="0"/>
          <w:divBdr>
            <w:top w:val="none" w:sz="0" w:space="0" w:color="auto"/>
            <w:left w:val="none" w:sz="0" w:space="0" w:color="auto"/>
            <w:bottom w:val="none" w:sz="0" w:space="0" w:color="auto"/>
            <w:right w:val="none" w:sz="0" w:space="0" w:color="auto"/>
          </w:divBdr>
        </w:div>
        <w:div w:id="731080902">
          <w:marLeft w:val="640"/>
          <w:marRight w:val="0"/>
          <w:marTop w:val="0"/>
          <w:marBottom w:val="0"/>
          <w:divBdr>
            <w:top w:val="none" w:sz="0" w:space="0" w:color="auto"/>
            <w:left w:val="none" w:sz="0" w:space="0" w:color="auto"/>
            <w:bottom w:val="none" w:sz="0" w:space="0" w:color="auto"/>
            <w:right w:val="none" w:sz="0" w:space="0" w:color="auto"/>
          </w:divBdr>
        </w:div>
        <w:div w:id="778640289">
          <w:marLeft w:val="640"/>
          <w:marRight w:val="0"/>
          <w:marTop w:val="0"/>
          <w:marBottom w:val="0"/>
          <w:divBdr>
            <w:top w:val="none" w:sz="0" w:space="0" w:color="auto"/>
            <w:left w:val="none" w:sz="0" w:space="0" w:color="auto"/>
            <w:bottom w:val="none" w:sz="0" w:space="0" w:color="auto"/>
            <w:right w:val="none" w:sz="0" w:space="0" w:color="auto"/>
          </w:divBdr>
        </w:div>
        <w:div w:id="856817890">
          <w:marLeft w:val="640"/>
          <w:marRight w:val="0"/>
          <w:marTop w:val="0"/>
          <w:marBottom w:val="0"/>
          <w:divBdr>
            <w:top w:val="none" w:sz="0" w:space="0" w:color="auto"/>
            <w:left w:val="none" w:sz="0" w:space="0" w:color="auto"/>
            <w:bottom w:val="none" w:sz="0" w:space="0" w:color="auto"/>
            <w:right w:val="none" w:sz="0" w:space="0" w:color="auto"/>
          </w:divBdr>
        </w:div>
        <w:div w:id="945506652">
          <w:marLeft w:val="640"/>
          <w:marRight w:val="0"/>
          <w:marTop w:val="0"/>
          <w:marBottom w:val="0"/>
          <w:divBdr>
            <w:top w:val="none" w:sz="0" w:space="0" w:color="auto"/>
            <w:left w:val="none" w:sz="0" w:space="0" w:color="auto"/>
            <w:bottom w:val="none" w:sz="0" w:space="0" w:color="auto"/>
            <w:right w:val="none" w:sz="0" w:space="0" w:color="auto"/>
          </w:divBdr>
        </w:div>
        <w:div w:id="1047412232">
          <w:marLeft w:val="640"/>
          <w:marRight w:val="0"/>
          <w:marTop w:val="0"/>
          <w:marBottom w:val="0"/>
          <w:divBdr>
            <w:top w:val="none" w:sz="0" w:space="0" w:color="auto"/>
            <w:left w:val="none" w:sz="0" w:space="0" w:color="auto"/>
            <w:bottom w:val="none" w:sz="0" w:space="0" w:color="auto"/>
            <w:right w:val="none" w:sz="0" w:space="0" w:color="auto"/>
          </w:divBdr>
        </w:div>
        <w:div w:id="1049957321">
          <w:marLeft w:val="640"/>
          <w:marRight w:val="0"/>
          <w:marTop w:val="0"/>
          <w:marBottom w:val="0"/>
          <w:divBdr>
            <w:top w:val="none" w:sz="0" w:space="0" w:color="auto"/>
            <w:left w:val="none" w:sz="0" w:space="0" w:color="auto"/>
            <w:bottom w:val="none" w:sz="0" w:space="0" w:color="auto"/>
            <w:right w:val="none" w:sz="0" w:space="0" w:color="auto"/>
          </w:divBdr>
        </w:div>
        <w:div w:id="1092168801">
          <w:marLeft w:val="640"/>
          <w:marRight w:val="0"/>
          <w:marTop w:val="0"/>
          <w:marBottom w:val="0"/>
          <w:divBdr>
            <w:top w:val="none" w:sz="0" w:space="0" w:color="auto"/>
            <w:left w:val="none" w:sz="0" w:space="0" w:color="auto"/>
            <w:bottom w:val="none" w:sz="0" w:space="0" w:color="auto"/>
            <w:right w:val="none" w:sz="0" w:space="0" w:color="auto"/>
          </w:divBdr>
        </w:div>
        <w:div w:id="1118719099">
          <w:marLeft w:val="640"/>
          <w:marRight w:val="0"/>
          <w:marTop w:val="0"/>
          <w:marBottom w:val="0"/>
          <w:divBdr>
            <w:top w:val="none" w:sz="0" w:space="0" w:color="auto"/>
            <w:left w:val="none" w:sz="0" w:space="0" w:color="auto"/>
            <w:bottom w:val="none" w:sz="0" w:space="0" w:color="auto"/>
            <w:right w:val="none" w:sz="0" w:space="0" w:color="auto"/>
          </w:divBdr>
        </w:div>
        <w:div w:id="1181116543">
          <w:marLeft w:val="640"/>
          <w:marRight w:val="0"/>
          <w:marTop w:val="0"/>
          <w:marBottom w:val="0"/>
          <w:divBdr>
            <w:top w:val="none" w:sz="0" w:space="0" w:color="auto"/>
            <w:left w:val="none" w:sz="0" w:space="0" w:color="auto"/>
            <w:bottom w:val="none" w:sz="0" w:space="0" w:color="auto"/>
            <w:right w:val="none" w:sz="0" w:space="0" w:color="auto"/>
          </w:divBdr>
        </w:div>
        <w:div w:id="1219781127">
          <w:marLeft w:val="640"/>
          <w:marRight w:val="0"/>
          <w:marTop w:val="0"/>
          <w:marBottom w:val="0"/>
          <w:divBdr>
            <w:top w:val="none" w:sz="0" w:space="0" w:color="auto"/>
            <w:left w:val="none" w:sz="0" w:space="0" w:color="auto"/>
            <w:bottom w:val="none" w:sz="0" w:space="0" w:color="auto"/>
            <w:right w:val="none" w:sz="0" w:space="0" w:color="auto"/>
          </w:divBdr>
        </w:div>
        <w:div w:id="1264143993">
          <w:marLeft w:val="640"/>
          <w:marRight w:val="0"/>
          <w:marTop w:val="0"/>
          <w:marBottom w:val="0"/>
          <w:divBdr>
            <w:top w:val="none" w:sz="0" w:space="0" w:color="auto"/>
            <w:left w:val="none" w:sz="0" w:space="0" w:color="auto"/>
            <w:bottom w:val="none" w:sz="0" w:space="0" w:color="auto"/>
            <w:right w:val="none" w:sz="0" w:space="0" w:color="auto"/>
          </w:divBdr>
        </w:div>
        <w:div w:id="1304315796">
          <w:marLeft w:val="640"/>
          <w:marRight w:val="0"/>
          <w:marTop w:val="0"/>
          <w:marBottom w:val="0"/>
          <w:divBdr>
            <w:top w:val="none" w:sz="0" w:space="0" w:color="auto"/>
            <w:left w:val="none" w:sz="0" w:space="0" w:color="auto"/>
            <w:bottom w:val="none" w:sz="0" w:space="0" w:color="auto"/>
            <w:right w:val="none" w:sz="0" w:space="0" w:color="auto"/>
          </w:divBdr>
        </w:div>
        <w:div w:id="1341661608">
          <w:marLeft w:val="640"/>
          <w:marRight w:val="0"/>
          <w:marTop w:val="0"/>
          <w:marBottom w:val="0"/>
          <w:divBdr>
            <w:top w:val="none" w:sz="0" w:space="0" w:color="auto"/>
            <w:left w:val="none" w:sz="0" w:space="0" w:color="auto"/>
            <w:bottom w:val="none" w:sz="0" w:space="0" w:color="auto"/>
            <w:right w:val="none" w:sz="0" w:space="0" w:color="auto"/>
          </w:divBdr>
        </w:div>
        <w:div w:id="1359306932">
          <w:marLeft w:val="640"/>
          <w:marRight w:val="0"/>
          <w:marTop w:val="0"/>
          <w:marBottom w:val="0"/>
          <w:divBdr>
            <w:top w:val="none" w:sz="0" w:space="0" w:color="auto"/>
            <w:left w:val="none" w:sz="0" w:space="0" w:color="auto"/>
            <w:bottom w:val="none" w:sz="0" w:space="0" w:color="auto"/>
            <w:right w:val="none" w:sz="0" w:space="0" w:color="auto"/>
          </w:divBdr>
        </w:div>
        <w:div w:id="1361739745">
          <w:marLeft w:val="640"/>
          <w:marRight w:val="0"/>
          <w:marTop w:val="0"/>
          <w:marBottom w:val="0"/>
          <w:divBdr>
            <w:top w:val="none" w:sz="0" w:space="0" w:color="auto"/>
            <w:left w:val="none" w:sz="0" w:space="0" w:color="auto"/>
            <w:bottom w:val="none" w:sz="0" w:space="0" w:color="auto"/>
            <w:right w:val="none" w:sz="0" w:space="0" w:color="auto"/>
          </w:divBdr>
        </w:div>
        <w:div w:id="1383943154">
          <w:marLeft w:val="640"/>
          <w:marRight w:val="0"/>
          <w:marTop w:val="0"/>
          <w:marBottom w:val="0"/>
          <w:divBdr>
            <w:top w:val="none" w:sz="0" w:space="0" w:color="auto"/>
            <w:left w:val="none" w:sz="0" w:space="0" w:color="auto"/>
            <w:bottom w:val="none" w:sz="0" w:space="0" w:color="auto"/>
            <w:right w:val="none" w:sz="0" w:space="0" w:color="auto"/>
          </w:divBdr>
        </w:div>
        <w:div w:id="1402556460">
          <w:marLeft w:val="640"/>
          <w:marRight w:val="0"/>
          <w:marTop w:val="0"/>
          <w:marBottom w:val="0"/>
          <w:divBdr>
            <w:top w:val="none" w:sz="0" w:space="0" w:color="auto"/>
            <w:left w:val="none" w:sz="0" w:space="0" w:color="auto"/>
            <w:bottom w:val="none" w:sz="0" w:space="0" w:color="auto"/>
            <w:right w:val="none" w:sz="0" w:space="0" w:color="auto"/>
          </w:divBdr>
        </w:div>
        <w:div w:id="1420254788">
          <w:marLeft w:val="640"/>
          <w:marRight w:val="0"/>
          <w:marTop w:val="0"/>
          <w:marBottom w:val="0"/>
          <w:divBdr>
            <w:top w:val="none" w:sz="0" w:space="0" w:color="auto"/>
            <w:left w:val="none" w:sz="0" w:space="0" w:color="auto"/>
            <w:bottom w:val="none" w:sz="0" w:space="0" w:color="auto"/>
            <w:right w:val="none" w:sz="0" w:space="0" w:color="auto"/>
          </w:divBdr>
        </w:div>
        <w:div w:id="1431193222">
          <w:marLeft w:val="640"/>
          <w:marRight w:val="0"/>
          <w:marTop w:val="0"/>
          <w:marBottom w:val="0"/>
          <w:divBdr>
            <w:top w:val="none" w:sz="0" w:space="0" w:color="auto"/>
            <w:left w:val="none" w:sz="0" w:space="0" w:color="auto"/>
            <w:bottom w:val="none" w:sz="0" w:space="0" w:color="auto"/>
            <w:right w:val="none" w:sz="0" w:space="0" w:color="auto"/>
          </w:divBdr>
        </w:div>
        <w:div w:id="1524781456">
          <w:marLeft w:val="640"/>
          <w:marRight w:val="0"/>
          <w:marTop w:val="0"/>
          <w:marBottom w:val="0"/>
          <w:divBdr>
            <w:top w:val="none" w:sz="0" w:space="0" w:color="auto"/>
            <w:left w:val="none" w:sz="0" w:space="0" w:color="auto"/>
            <w:bottom w:val="none" w:sz="0" w:space="0" w:color="auto"/>
            <w:right w:val="none" w:sz="0" w:space="0" w:color="auto"/>
          </w:divBdr>
        </w:div>
        <w:div w:id="1619331467">
          <w:marLeft w:val="640"/>
          <w:marRight w:val="0"/>
          <w:marTop w:val="0"/>
          <w:marBottom w:val="0"/>
          <w:divBdr>
            <w:top w:val="none" w:sz="0" w:space="0" w:color="auto"/>
            <w:left w:val="none" w:sz="0" w:space="0" w:color="auto"/>
            <w:bottom w:val="none" w:sz="0" w:space="0" w:color="auto"/>
            <w:right w:val="none" w:sz="0" w:space="0" w:color="auto"/>
          </w:divBdr>
        </w:div>
        <w:div w:id="1624774049">
          <w:marLeft w:val="640"/>
          <w:marRight w:val="0"/>
          <w:marTop w:val="0"/>
          <w:marBottom w:val="0"/>
          <w:divBdr>
            <w:top w:val="none" w:sz="0" w:space="0" w:color="auto"/>
            <w:left w:val="none" w:sz="0" w:space="0" w:color="auto"/>
            <w:bottom w:val="none" w:sz="0" w:space="0" w:color="auto"/>
            <w:right w:val="none" w:sz="0" w:space="0" w:color="auto"/>
          </w:divBdr>
        </w:div>
        <w:div w:id="1705061811">
          <w:marLeft w:val="640"/>
          <w:marRight w:val="0"/>
          <w:marTop w:val="0"/>
          <w:marBottom w:val="0"/>
          <w:divBdr>
            <w:top w:val="none" w:sz="0" w:space="0" w:color="auto"/>
            <w:left w:val="none" w:sz="0" w:space="0" w:color="auto"/>
            <w:bottom w:val="none" w:sz="0" w:space="0" w:color="auto"/>
            <w:right w:val="none" w:sz="0" w:space="0" w:color="auto"/>
          </w:divBdr>
        </w:div>
        <w:div w:id="1708946473">
          <w:marLeft w:val="640"/>
          <w:marRight w:val="0"/>
          <w:marTop w:val="0"/>
          <w:marBottom w:val="0"/>
          <w:divBdr>
            <w:top w:val="none" w:sz="0" w:space="0" w:color="auto"/>
            <w:left w:val="none" w:sz="0" w:space="0" w:color="auto"/>
            <w:bottom w:val="none" w:sz="0" w:space="0" w:color="auto"/>
            <w:right w:val="none" w:sz="0" w:space="0" w:color="auto"/>
          </w:divBdr>
        </w:div>
        <w:div w:id="1843080093">
          <w:marLeft w:val="640"/>
          <w:marRight w:val="0"/>
          <w:marTop w:val="0"/>
          <w:marBottom w:val="0"/>
          <w:divBdr>
            <w:top w:val="none" w:sz="0" w:space="0" w:color="auto"/>
            <w:left w:val="none" w:sz="0" w:space="0" w:color="auto"/>
            <w:bottom w:val="none" w:sz="0" w:space="0" w:color="auto"/>
            <w:right w:val="none" w:sz="0" w:space="0" w:color="auto"/>
          </w:divBdr>
        </w:div>
        <w:div w:id="1846674720">
          <w:marLeft w:val="640"/>
          <w:marRight w:val="0"/>
          <w:marTop w:val="0"/>
          <w:marBottom w:val="0"/>
          <w:divBdr>
            <w:top w:val="none" w:sz="0" w:space="0" w:color="auto"/>
            <w:left w:val="none" w:sz="0" w:space="0" w:color="auto"/>
            <w:bottom w:val="none" w:sz="0" w:space="0" w:color="auto"/>
            <w:right w:val="none" w:sz="0" w:space="0" w:color="auto"/>
          </w:divBdr>
        </w:div>
        <w:div w:id="1856184200">
          <w:marLeft w:val="640"/>
          <w:marRight w:val="0"/>
          <w:marTop w:val="0"/>
          <w:marBottom w:val="0"/>
          <w:divBdr>
            <w:top w:val="none" w:sz="0" w:space="0" w:color="auto"/>
            <w:left w:val="none" w:sz="0" w:space="0" w:color="auto"/>
            <w:bottom w:val="none" w:sz="0" w:space="0" w:color="auto"/>
            <w:right w:val="none" w:sz="0" w:space="0" w:color="auto"/>
          </w:divBdr>
        </w:div>
        <w:div w:id="1860311354">
          <w:marLeft w:val="640"/>
          <w:marRight w:val="0"/>
          <w:marTop w:val="0"/>
          <w:marBottom w:val="0"/>
          <w:divBdr>
            <w:top w:val="none" w:sz="0" w:space="0" w:color="auto"/>
            <w:left w:val="none" w:sz="0" w:space="0" w:color="auto"/>
            <w:bottom w:val="none" w:sz="0" w:space="0" w:color="auto"/>
            <w:right w:val="none" w:sz="0" w:space="0" w:color="auto"/>
          </w:divBdr>
        </w:div>
        <w:div w:id="1862009392">
          <w:marLeft w:val="640"/>
          <w:marRight w:val="0"/>
          <w:marTop w:val="0"/>
          <w:marBottom w:val="0"/>
          <w:divBdr>
            <w:top w:val="none" w:sz="0" w:space="0" w:color="auto"/>
            <w:left w:val="none" w:sz="0" w:space="0" w:color="auto"/>
            <w:bottom w:val="none" w:sz="0" w:space="0" w:color="auto"/>
            <w:right w:val="none" w:sz="0" w:space="0" w:color="auto"/>
          </w:divBdr>
        </w:div>
        <w:div w:id="1910460357">
          <w:marLeft w:val="640"/>
          <w:marRight w:val="0"/>
          <w:marTop w:val="0"/>
          <w:marBottom w:val="0"/>
          <w:divBdr>
            <w:top w:val="none" w:sz="0" w:space="0" w:color="auto"/>
            <w:left w:val="none" w:sz="0" w:space="0" w:color="auto"/>
            <w:bottom w:val="none" w:sz="0" w:space="0" w:color="auto"/>
            <w:right w:val="none" w:sz="0" w:space="0" w:color="auto"/>
          </w:divBdr>
        </w:div>
        <w:div w:id="1961060806">
          <w:marLeft w:val="640"/>
          <w:marRight w:val="0"/>
          <w:marTop w:val="0"/>
          <w:marBottom w:val="0"/>
          <w:divBdr>
            <w:top w:val="none" w:sz="0" w:space="0" w:color="auto"/>
            <w:left w:val="none" w:sz="0" w:space="0" w:color="auto"/>
            <w:bottom w:val="none" w:sz="0" w:space="0" w:color="auto"/>
            <w:right w:val="none" w:sz="0" w:space="0" w:color="auto"/>
          </w:divBdr>
        </w:div>
        <w:div w:id="1997342899">
          <w:marLeft w:val="640"/>
          <w:marRight w:val="0"/>
          <w:marTop w:val="0"/>
          <w:marBottom w:val="0"/>
          <w:divBdr>
            <w:top w:val="none" w:sz="0" w:space="0" w:color="auto"/>
            <w:left w:val="none" w:sz="0" w:space="0" w:color="auto"/>
            <w:bottom w:val="none" w:sz="0" w:space="0" w:color="auto"/>
            <w:right w:val="none" w:sz="0" w:space="0" w:color="auto"/>
          </w:divBdr>
        </w:div>
        <w:div w:id="2144694143">
          <w:marLeft w:val="640"/>
          <w:marRight w:val="0"/>
          <w:marTop w:val="0"/>
          <w:marBottom w:val="0"/>
          <w:divBdr>
            <w:top w:val="none" w:sz="0" w:space="0" w:color="auto"/>
            <w:left w:val="none" w:sz="0" w:space="0" w:color="auto"/>
            <w:bottom w:val="none" w:sz="0" w:space="0" w:color="auto"/>
            <w:right w:val="none" w:sz="0" w:space="0" w:color="auto"/>
          </w:divBdr>
        </w:div>
      </w:divsChild>
    </w:div>
    <w:div w:id="1430003112">
      <w:bodyDiv w:val="1"/>
      <w:marLeft w:val="0"/>
      <w:marRight w:val="0"/>
      <w:marTop w:val="0"/>
      <w:marBottom w:val="0"/>
      <w:divBdr>
        <w:top w:val="none" w:sz="0" w:space="0" w:color="auto"/>
        <w:left w:val="none" w:sz="0" w:space="0" w:color="auto"/>
        <w:bottom w:val="none" w:sz="0" w:space="0" w:color="auto"/>
        <w:right w:val="none" w:sz="0" w:space="0" w:color="auto"/>
      </w:divBdr>
    </w:div>
    <w:div w:id="1431512541">
      <w:marLeft w:val="0"/>
      <w:marRight w:val="0"/>
      <w:marTop w:val="0"/>
      <w:marBottom w:val="0"/>
      <w:divBdr>
        <w:top w:val="none" w:sz="0" w:space="0" w:color="auto"/>
        <w:left w:val="none" w:sz="0" w:space="0" w:color="auto"/>
        <w:bottom w:val="none" w:sz="0" w:space="0" w:color="auto"/>
        <w:right w:val="none" w:sz="0" w:space="0" w:color="auto"/>
      </w:divBdr>
    </w:div>
    <w:div w:id="1436633778">
      <w:marLeft w:val="0"/>
      <w:marRight w:val="0"/>
      <w:marTop w:val="0"/>
      <w:marBottom w:val="0"/>
      <w:divBdr>
        <w:top w:val="none" w:sz="0" w:space="0" w:color="auto"/>
        <w:left w:val="none" w:sz="0" w:space="0" w:color="auto"/>
        <w:bottom w:val="none" w:sz="0" w:space="0" w:color="auto"/>
        <w:right w:val="none" w:sz="0" w:space="0" w:color="auto"/>
      </w:divBdr>
    </w:div>
    <w:div w:id="1438787732">
      <w:marLeft w:val="0"/>
      <w:marRight w:val="0"/>
      <w:marTop w:val="0"/>
      <w:marBottom w:val="0"/>
      <w:divBdr>
        <w:top w:val="none" w:sz="0" w:space="0" w:color="auto"/>
        <w:left w:val="none" w:sz="0" w:space="0" w:color="auto"/>
        <w:bottom w:val="none" w:sz="0" w:space="0" w:color="auto"/>
        <w:right w:val="none" w:sz="0" w:space="0" w:color="auto"/>
      </w:divBdr>
    </w:div>
    <w:div w:id="1443453412">
      <w:bodyDiv w:val="1"/>
      <w:marLeft w:val="0"/>
      <w:marRight w:val="0"/>
      <w:marTop w:val="0"/>
      <w:marBottom w:val="0"/>
      <w:divBdr>
        <w:top w:val="none" w:sz="0" w:space="0" w:color="auto"/>
        <w:left w:val="none" w:sz="0" w:space="0" w:color="auto"/>
        <w:bottom w:val="none" w:sz="0" w:space="0" w:color="auto"/>
        <w:right w:val="none" w:sz="0" w:space="0" w:color="auto"/>
      </w:divBdr>
      <w:divsChild>
        <w:div w:id="1601328338">
          <w:marLeft w:val="640"/>
          <w:marRight w:val="0"/>
          <w:marTop w:val="0"/>
          <w:marBottom w:val="0"/>
          <w:divBdr>
            <w:top w:val="none" w:sz="0" w:space="0" w:color="auto"/>
            <w:left w:val="none" w:sz="0" w:space="0" w:color="auto"/>
            <w:bottom w:val="none" w:sz="0" w:space="0" w:color="auto"/>
            <w:right w:val="none" w:sz="0" w:space="0" w:color="auto"/>
          </w:divBdr>
        </w:div>
        <w:div w:id="1104231630">
          <w:marLeft w:val="640"/>
          <w:marRight w:val="0"/>
          <w:marTop w:val="0"/>
          <w:marBottom w:val="0"/>
          <w:divBdr>
            <w:top w:val="none" w:sz="0" w:space="0" w:color="auto"/>
            <w:left w:val="none" w:sz="0" w:space="0" w:color="auto"/>
            <w:bottom w:val="none" w:sz="0" w:space="0" w:color="auto"/>
            <w:right w:val="none" w:sz="0" w:space="0" w:color="auto"/>
          </w:divBdr>
        </w:div>
        <w:div w:id="161816471">
          <w:marLeft w:val="640"/>
          <w:marRight w:val="0"/>
          <w:marTop w:val="0"/>
          <w:marBottom w:val="0"/>
          <w:divBdr>
            <w:top w:val="none" w:sz="0" w:space="0" w:color="auto"/>
            <w:left w:val="none" w:sz="0" w:space="0" w:color="auto"/>
            <w:bottom w:val="none" w:sz="0" w:space="0" w:color="auto"/>
            <w:right w:val="none" w:sz="0" w:space="0" w:color="auto"/>
          </w:divBdr>
        </w:div>
        <w:div w:id="256524513">
          <w:marLeft w:val="640"/>
          <w:marRight w:val="0"/>
          <w:marTop w:val="0"/>
          <w:marBottom w:val="0"/>
          <w:divBdr>
            <w:top w:val="none" w:sz="0" w:space="0" w:color="auto"/>
            <w:left w:val="none" w:sz="0" w:space="0" w:color="auto"/>
            <w:bottom w:val="none" w:sz="0" w:space="0" w:color="auto"/>
            <w:right w:val="none" w:sz="0" w:space="0" w:color="auto"/>
          </w:divBdr>
        </w:div>
        <w:div w:id="1657873962">
          <w:marLeft w:val="640"/>
          <w:marRight w:val="0"/>
          <w:marTop w:val="0"/>
          <w:marBottom w:val="0"/>
          <w:divBdr>
            <w:top w:val="none" w:sz="0" w:space="0" w:color="auto"/>
            <w:left w:val="none" w:sz="0" w:space="0" w:color="auto"/>
            <w:bottom w:val="none" w:sz="0" w:space="0" w:color="auto"/>
            <w:right w:val="none" w:sz="0" w:space="0" w:color="auto"/>
          </w:divBdr>
        </w:div>
        <w:div w:id="167528075">
          <w:marLeft w:val="640"/>
          <w:marRight w:val="0"/>
          <w:marTop w:val="0"/>
          <w:marBottom w:val="0"/>
          <w:divBdr>
            <w:top w:val="none" w:sz="0" w:space="0" w:color="auto"/>
            <w:left w:val="none" w:sz="0" w:space="0" w:color="auto"/>
            <w:bottom w:val="none" w:sz="0" w:space="0" w:color="auto"/>
            <w:right w:val="none" w:sz="0" w:space="0" w:color="auto"/>
          </w:divBdr>
        </w:div>
        <w:div w:id="126359232">
          <w:marLeft w:val="640"/>
          <w:marRight w:val="0"/>
          <w:marTop w:val="0"/>
          <w:marBottom w:val="0"/>
          <w:divBdr>
            <w:top w:val="none" w:sz="0" w:space="0" w:color="auto"/>
            <w:left w:val="none" w:sz="0" w:space="0" w:color="auto"/>
            <w:bottom w:val="none" w:sz="0" w:space="0" w:color="auto"/>
            <w:right w:val="none" w:sz="0" w:space="0" w:color="auto"/>
          </w:divBdr>
        </w:div>
        <w:div w:id="188182305">
          <w:marLeft w:val="640"/>
          <w:marRight w:val="0"/>
          <w:marTop w:val="0"/>
          <w:marBottom w:val="0"/>
          <w:divBdr>
            <w:top w:val="none" w:sz="0" w:space="0" w:color="auto"/>
            <w:left w:val="none" w:sz="0" w:space="0" w:color="auto"/>
            <w:bottom w:val="none" w:sz="0" w:space="0" w:color="auto"/>
            <w:right w:val="none" w:sz="0" w:space="0" w:color="auto"/>
          </w:divBdr>
        </w:div>
        <w:div w:id="799685153">
          <w:marLeft w:val="640"/>
          <w:marRight w:val="0"/>
          <w:marTop w:val="0"/>
          <w:marBottom w:val="0"/>
          <w:divBdr>
            <w:top w:val="none" w:sz="0" w:space="0" w:color="auto"/>
            <w:left w:val="none" w:sz="0" w:space="0" w:color="auto"/>
            <w:bottom w:val="none" w:sz="0" w:space="0" w:color="auto"/>
            <w:right w:val="none" w:sz="0" w:space="0" w:color="auto"/>
          </w:divBdr>
        </w:div>
        <w:div w:id="1438405454">
          <w:marLeft w:val="640"/>
          <w:marRight w:val="0"/>
          <w:marTop w:val="0"/>
          <w:marBottom w:val="0"/>
          <w:divBdr>
            <w:top w:val="none" w:sz="0" w:space="0" w:color="auto"/>
            <w:left w:val="none" w:sz="0" w:space="0" w:color="auto"/>
            <w:bottom w:val="none" w:sz="0" w:space="0" w:color="auto"/>
            <w:right w:val="none" w:sz="0" w:space="0" w:color="auto"/>
          </w:divBdr>
        </w:div>
        <w:div w:id="1472554686">
          <w:marLeft w:val="640"/>
          <w:marRight w:val="0"/>
          <w:marTop w:val="0"/>
          <w:marBottom w:val="0"/>
          <w:divBdr>
            <w:top w:val="none" w:sz="0" w:space="0" w:color="auto"/>
            <w:left w:val="none" w:sz="0" w:space="0" w:color="auto"/>
            <w:bottom w:val="none" w:sz="0" w:space="0" w:color="auto"/>
            <w:right w:val="none" w:sz="0" w:space="0" w:color="auto"/>
          </w:divBdr>
        </w:div>
        <w:div w:id="2002273153">
          <w:marLeft w:val="640"/>
          <w:marRight w:val="0"/>
          <w:marTop w:val="0"/>
          <w:marBottom w:val="0"/>
          <w:divBdr>
            <w:top w:val="none" w:sz="0" w:space="0" w:color="auto"/>
            <w:left w:val="none" w:sz="0" w:space="0" w:color="auto"/>
            <w:bottom w:val="none" w:sz="0" w:space="0" w:color="auto"/>
            <w:right w:val="none" w:sz="0" w:space="0" w:color="auto"/>
          </w:divBdr>
        </w:div>
        <w:div w:id="352147372">
          <w:marLeft w:val="640"/>
          <w:marRight w:val="0"/>
          <w:marTop w:val="0"/>
          <w:marBottom w:val="0"/>
          <w:divBdr>
            <w:top w:val="none" w:sz="0" w:space="0" w:color="auto"/>
            <w:left w:val="none" w:sz="0" w:space="0" w:color="auto"/>
            <w:bottom w:val="none" w:sz="0" w:space="0" w:color="auto"/>
            <w:right w:val="none" w:sz="0" w:space="0" w:color="auto"/>
          </w:divBdr>
        </w:div>
        <w:div w:id="402529817">
          <w:marLeft w:val="640"/>
          <w:marRight w:val="0"/>
          <w:marTop w:val="0"/>
          <w:marBottom w:val="0"/>
          <w:divBdr>
            <w:top w:val="none" w:sz="0" w:space="0" w:color="auto"/>
            <w:left w:val="none" w:sz="0" w:space="0" w:color="auto"/>
            <w:bottom w:val="none" w:sz="0" w:space="0" w:color="auto"/>
            <w:right w:val="none" w:sz="0" w:space="0" w:color="auto"/>
          </w:divBdr>
        </w:div>
        <w:div w:id="446852019">
          <w:marLeft w:val="640"/>
          <w:marRight w:val="0"/>
          <w:marTop w:val="0"/>
          <w:marBottom w:val="0"/>
          <w:divBdr>
            <w:top w:val="none" w:sz="0" w:space="0" w:color="auto"/>
            <w:left w:val="none" w:sz="0" w:space="0" w:color="auto"/>
            <w:bottom w:val="none" w:sz="0" w:space="0" w:color="auto"/>
            <w:right w:val="none" w:sz="0" w:space="0" w:color="auto"/>
          </w:divBdr>
        </w:div>
        <w:div w:id="786512705">
          <w:marLeft w:val="640"/>
          <w:marRight w:val="0"/>
          <w:marTop w:val="0"/>
          <w:marBottom w:val="0"/>
          <w:divBdr>
            <w:top w:val="none" w:sz="0" w:space="0" w:color="auto"/>
            <w:left w:val="none" w:sz="0" w:space="0" w:color="auto"/>
            <w:bottom w:val="none" w:sz="0" w:space="0" w:color="auto"/>
            <w:right w:val="none" w:sz="0" w:space="0" w:color="auto"/>
          </w:divBdr>
        </w:div>
        <w:div w:id="441924823">
          <w:marLeft w:val="640"/>
          <w:marRight w:val="0"/>
          <w:marTop w:val="0"/>
          <w:marBottom w:val="0"/>
          <w:divBdr>
            <w:top w:val="none" w:sz="0" w:space="0" w:color="auto"/>
            <w:left w:val="none" w:sz="0" w:space="0" w:color="auto"/>
            <w:bottom w:val="none" w:sz="0" w:space="0" w:color="auto"/>
            <w:right w:val="none" w:sz="0" w:space="0" w:color="auto"/>
          </w:divBdr>
        </w:div>
        <w:div w:id="1119836996">
          <w:marLeft w:val="640"/>
          <w:marRight w:val="0"/>
          <w:marTop w:val="0"/>
          <w:marBottom w:val="0"/>
          <w:divBdr>
            <w:top w:val="none" w:sz="0" w:space="0" w:color="auto"/>
            <w:left w:val="none" w:sz="0" w:space="0" w:color="auto"/>
            <w:bottom w:val="none" w:sz="0" w:space="0" w:color="auto"/>
            <w:right w:val="none" w:sz="0" w:space="0" w:color="auto"/>
          </w:divBdr>
        </w:div>
        <w:div w:id="407382199">
          <w:marLeft w:val="640"/>
          <w:marRight w:val="0"/>
          <w:marTop w:val="0"/>
          <w:marBottom w:val="0"/>
          <w:divBdr>
            <w:top w:val="none" w:sz="0" w:space="0" w:color="auto"/>
            <w:left w:val="none" w:sz="0" w:space="0" w:color="auto"/>
            <w:bottom w:val="none" w:sz="0" w:space="0" w:color="auto"/>
            <w:right w:val="none" w:sz="0" w:space="0" w:color="auto"/>
          </w:divBdr>
        </w:div>
        <w:div w:id="1153453861">
          <w:marLeft w:val="640"/>
          <w:marRight w:val="0"/>
          <w:marTop w:val="0"/>
          <w:marBottom w:val="0"/>
          <w:divBdr>
            <w:top w:val="none" w:sz="0" w:space="0" w:color="auto"/>
            <w:left w:val="none" w:sz="0" w:space="0" w:color="auto"/>
            <w:bottom w:val="none" w:sz="0" w:space="0" w:color="auto"/>
            <w:right w:val="none" w:sz="0" w:space="0" w:color="auto"/>
          </w:divBdr>
        </w:div>
        <w:div w:id="1324509636">
          <w:marLeft w:val="640"/>
          <w:marRight w:val="0"/>
          <w:marTop w:val="0"/>
          <w:marBottom w:val="0"/>
          <w:divBdr>
            <w:top w:val="none" w:sz="0" w:space="0" w:color="auto"/>
            <w:left w:val="none" w:sz="0" w:space="0" w:color="auto"/>
            <w:bottom w:val="none" w:sz="0" w:space="0" w:color="auto"/>
            <w:right w:val="none" w:sz="0" w:space="0" w:color="auto"/>
          </w:divBdr>
        </w:div>
        <w:div w:id="724910323">
          <w:marLeft w:val="640"/>
          <w:marRight w:val="0"/>
          <w:marTop w:val="0"/>
          <w:marBottom w:val="0"/>
          <w:divBdr>
            <w:top w:val="none" w:sz="0" w:space="0" w:color="auto"/>
            <w:left w:val="none" w:sz="0" w:space="0" w:color="auto"/>
            <w:bottom w:val="none" w:sz="0" w:space="0" w:color="auto"/>
            <w:right w:val="none" w:sz="0" w:space="0" w:color="auto"/>
          </w:divBdr>
        </w:div>
        <w:div w:id="761221811">
          <w:marLeft w:val="640"/>
          <w:marRight w:val="0"/>
          <w:marTop w:val="0"/>
          <w:marBottom w:val="0"/>
          <w:divBdr>
            <w:top w:val="none" w:sz="0" w:space="0" w:color="auto"/>
            <w:left w:val="none" w:sz="0" w:space="0" w:color="auto"/>
            <w:bottom w:val="none" w:sz="0" w:space="0" w:color="auto"/>
            <w:right w:val="none" w:sz="0" w:space="0" w:color="auto"/>
          </w:divBdr>
        </w:div>
        <w:div w:id="1786539637">
          <w:marLeft w:val="640"/>
          <w:marRight w:val="0"/>
          <w:marTop w:val="0"/>
          <w:marBottom w:val="0"/>
          <w:divBdr>
            <w:top w:val="none" w:sz="0" w:space="0" w:color="auto"/>
            <w:left w:val="none" w:sz="0" w:space="0" w:color="auto"/>
            <w:bottom w:val="none" w:sz="0" w:space="0" w:color="auto"/>
            <w:right w:val="none" w:sz="0" w:space="0" w:color="auto"/>
          </w:divBdr>
        </w:div>
        <w:div w:id="518009819">
          <w:marLeft w:val="640"/>
          <w:marRight w:val="0"/>
          <w:marTop w:val="0"/>
          <w:marBottom w:val="0"/>
          <w:divBdr>
            <w:top w:val="none" w:sz="0" w:space="0" w:color="auto"/>
            <w:left w:val="none" w:sz="0" w:space="0" w:color="auto"/>
            <w:bottom w:val="none" w:sz="0" w:space="0" w:color="auto"/>
            <w:right w:val="none" w:sz="0" w:space="0" w:color="auto"/>
          </w:divBdr>
        </w:div>
        <w:div w:id="635112815">
          <w:marLeft w:val="640"/>
          <w:marRight w:val="0"/>
          <w:marTop w:val="0"/>
          <w:marBottom w:val="0"/>
          <w:divBdr>
            <w:top w:val="none" w:sz="0" w:space="0" w:color="auto"/>
            <w:left w:val="none" w:sz="0" w:space="0" w:color="auto"/>
            <w:bottom w:val="none" w:sz="0" w:space="0" w:color="auto"/>
            <w:right w:val="none" w:sz="0" w:space="0" w:color="auto"/>
          </w:divBdr>
        </w:div>
        <w:div w:id="1359311313">
          <w:marLeft w:val="640"/>
          <w:marRight w:val="0"/>
          <w:marTop w:val="0"/>
          <w:marBottom w:val="0"/>
          <w:divBdr>
            <w:top w:val="none" w:sz="0" w:space="0" w:color="auto"/>
            <w:left w:val="none" w:sz="0" w:space="0" w:color="auto"/>
            <w:bottom w:val="none" w:sz="0" w:space="0" w:color="auto"/>
            <w:right w:val="none" w:sz="0" w:space="0" w:color="auto"/>
          </w:divBdr>
        </w:div>
        <w:div w:id="1774397682">
          <w:marLeft w:val="640"/>
          <w:marRight w:val="0"/>
          <w:marTop w:val="0"/>
          <w:marBottom w:val="0"/>
          <w:divBdr>
            <w:top w:val="none" w:sz="0" w:space="0" w:color="auto"/>
            <w:left w:val="none" w:sz="0" w:space="0" w:color="auto"/>
            <w:bottom w:val="none" w:sz="0" w:space="0" w:color="auto"/>
            <w:right w:val="none" w:sz="0" w:space="0" w:color="auto"/>
          </w:divBdr>
        </w:div>
        <w:div w:id="1371299728">
          <w:marLeft w:val="640"/>
          <w:marRight w:val="0"/>
          <w:marTop w:val="0"/>
          <w:marBottom w:val="0"/>
          <w:divBdr>
            <w:top w:val="none" w:sz="0" w:space="0" w:color="auto"/>
            <w:left w:val="none" w:sz="0" w:space="0" w:color="auto"/>
            <w:bottom w:val="none" w:sz="0" w:space="0" w:color="auto"/>
            <w:right w:val="none" w:sz="0" w:space="0" w:color="auto"/>
          </w:divBdr>
        </w:div>
        <w:div w:id="1277567791">
          <w:marLeft w:val="640"/>
          <w:marRight w:val="0"/>
          <w:marTop w:val="0"/>
          <w:marBottom w:val="0"/>
          <w:divBdr>
            <w:top w:val="none" w:sz="0" w:space="0" w:color="auto"/>
            <w:left w:val="none" w:sz="0" w:space="0" w:color="auto"/>
            <w:bottom w:val="none" w:sz="0" w:space="0" w:color="auto"/>
            <w:right w:val="none" w:sz="0" w:space="0" w:color="auto"/>
          </w:divBdr>
        </w:div>
        <w:div w:id="193736554">
          <w:marLeft w:val="640"/>
          <w:marRight w:val="0"/>
          <w:marTop w:val="0"/>
          <w:marBottom w:val="0"/>
          <w:divBdr>
            <w:top w:val="none" w:sz="0" w:space="0" w:color="auto"/>
            <w:left w:val="none" w:sz="0" w:space="0" w:color="auto"/>
            <w:bottom w:val="none" w:sz="0" w:space="0" w:color="auto"/>
            <w:right w:val="none" w:sz="0" w:space="0" w:color="auto"/>
          </w:divBdr>
        </w:div>
        <w:div w:id="1955868613">
          <w:marLeft w:val="640"/>
          <w:marRight w:val="0"/>
          <w:marTop w:val="0"/>
          <w:marBottom w:val="0"/>
          <w:divBdr>
            <w:top w:val="none" w:sz="0" w:space="0" w:color="auto"/>
            <w:left w:val="none" w:sz="0" w:space="0" w:color="auto"/>
            <w:bottom w:val="none" w:sz="0" w:space="0" w:color="auto"/>
            <w:right w:val="none" w:sz="0" w:space="0" w:color="auto"/>
          </w:divBdr>
        </w:div>
        <w:div w:id="1195119641">
          <w:marLeft w:val="640"/>
          <w:marRight w:val="0"/>
          <w:marTop w:val="0"/>
          <w:marBottom w:val="0"/>
          <w:divBdr>
            <w:top w:val="none" w:sz="0" w:space="0" w:color="auto"/>
            <w:left w:val="none" w:sz="0" w:space="0" w:color="auto"/>
            <w:bottom w:val="none" w:sz="0" w:space="0" w:color="auto"/>
            <w:right w:val="none" w:sz="0" w:space="0" w:color="auto"/>
          </w:divBdr>
        </w:div>
        <w:div w:id="1231695936">
          <w:marLeft w:val="640"/>
          <w:marRight w:val="0"/>
          <w:marTop w:val="0"/>
          <w:marBottom w:val="0"/>
          <w:divBdr>
            <w:top w:val="none" w:sz="0" w:space="0" w:color="auto"/>
            <w:left w:val="none" w:sz="0" w:space="0" w:color="auto"/>
            <w:bottom w:val="none" w:sz="0" w:space="0" w:color="auto"/>
            <w:right w:val="none" w:sz="0" w:space="0" w:color="auto"/>
          </w:divBdr>
        </w:div>
        <w:div w:id="1604610026">
          <w:marLeft w:val="640"/>
          <w:marRight w:val="0"/>
          <w:marTop w:val="0"/>
          <w:marBottom w:val="0"/>
          <w:divBdr>
            <w:top w:val="none" w:sz="0" w:space="0" w:color="auto"/>
            <w:left w:val="none" w:sz="0" w:space="0" w:color="auto"/>
            <w:bottom w:val="none" w:sz="0" w:space="0" w:color="auto"/>
            <w:right w:val="none" w:sz="0" w:space="0" w:color="auto"/>
          </w:divBdr>
        </w:div>
        <w:div w:id="155653087">
          <w:marLeft w:val="640"/>
          <w:marRight w:val="0"/>
          <w:marTop w:val="0"/>
          <w:marBottom w:val="0"/>
          <w:divBdr>
            <w:top w:val="none" w:sz="0" w:space="0" w:color="auto"/>
            <w:left w:val="none" w:sz="0" w:space="0" w:color="auto"/>
            <w:bottom w:val="none" w:sz="0" w:space="0" w:color="auto"/>
            <w:right w:val="none" w:sz="0" w:space="0" w:color="auto"/>
          </w:divBdr>
        </w:div>
        <w:div w:id="1122262132">
          <w:marLeft w:val="640"/>
          <w:marRight w:val="0"/>
          <w:marTop w:val="0"/>
          <w:marBottom w:val="0"/>
          <w:divBdr>
            <w:top w:val="none" w:sz="0" w:space="0" w:color="auto"/>
            <w:left w:val="none" w:sz="0" w:space="0" w:color="auto"/>
            <w:bottom w:val="none" w:sz="0" w:space="0" w:color="auto"/>
            <w:right w:val="none" w:sz="0" w:space="0" w:color="auto"/>
          </w:divBdr>
        </w:div>
        <w:div w:id="1825314883">
          <w:marLeft w:val="640"/>
          <w:marRight w:val="0"/>
          <w:marTop w:val="0"/>
          <w:marBottom w:val="0"/>
          <w:divBdr>
            <w:top w:val="none" w:sz="0" w:space="0" w:color="auto"/>
            <w:left w:val="none" w:sz="0" w:space="0" w:color="auto"/>
            <w:bottom w:val="none" w:sz="0" w:space="0" w:color="auto"/>
            <w:right w:val="none" w:sz="0" w:space="0" w:color="auto"/>
          </w:divBdr>
        </w:div>
        <w:div w:id="1650089034">
          <w:marLeft w:val="640"/>
          <w:marRight w:val="0"/>
          <w:marTop w:val="0"/>
          <w:marBottom w:val="0"/>
          <w:divBdr>
            <w:top w:val="none" w:sz="0" w:space="0" w:color="auto"/>
            <w:left w:val="none" w:sz="0" w:space="0" w:color="auto"/>
            <w:bottom w:val="none" w:sz="0" w:space="0" w:color="auto"/>
            <w:right w:val="none" w:sz="0" w:space="0" w:color="auto"/>
          </w:divBdr>
        </w:div>
        <w:div w:id="272640455">
          <w:marLeft w:val="640"/>
          <w:marRight w:val="0"/>
          <w:marTop w:val="0"/>
          <w:marBottom w:val="0"/>
          <w:divBdr>
            <w:top w:val="none" w:sz="0" w:space="0" w:color="auto"/>
            <w:left w:val="none" w:sz="0" w:space="0" w:color="auto"/>
            <w:bottom w:val="none" w:sz="0" w:space="0" w:color="auto"/>
            <w:right w:val="none" w:sz="0" w:space="0" w:color="auto"/>
          </w:divBdr>
        </w:div>
        <w:div w:id="197621859">
          <w:marLeft w:val="640"/>
          <w:marRight w:val="0"/>
          <w:marTop w:val="0"/>
          <w:marBottom w:val="0"/>
          <w:divBdr>
            <w:top w:val="none" w:sz="0" w:space="0" w:color="auto"/>
            <w:left w:val="none" w:sz="0" w:space="0" w:color="auto"/>
            <w:bottom w:val="none" w:sz="0" w:space="0" w:color="auto"/>
            <w:right w:val="none" w:sz="0" w:space="0" w:color="auto"/>
          </w:divBdr>
        </w:div>
        <w:div w:id="433944665">
          <w:marLeft w:val="640"/>
          <w:marRight w:val="0"/>
          <w:marTop w:val="0"/>
          <w:marBottom w:val="0"/>
          <w:divBdr>
            <w:top w:val="none" w:sz="0" w:space="0" w:color="auto"/>
            <w:left w:val="none" w:sz="0" w:space="0" w:color="auto"/>
            <w:bottom w:val="none" w:sz="0" w:space="0" w:color="auto"/>
            <w:right w:val="none" w:sz="0" w:space="0" w:color="auto"/>
          </w:divBdr>
        </w:div>
        <w:div w:id="1075781935">
          <w:marLeft w:val="640"/>
          <w:marRight w:val="0"/>
          <w:marTop w:val="0"/>
          <w:marBottom w:val="0"/>
          <w:divBdr>
            <w:top w:val="none" w:sz="0" w:space="0" w:color="auto"/>
            <w:left w:val="none" w:sz="0" w:space="0" w:color="auto"/>
            <w:bottom w:val="none" w:sz="0" w:space="0" w:color="auto"/>
            <w:right w:val="none" w:sz="0" w:space="0" w:color="auto"/>
          </w:divBdr>
        </w:div>
        <w:div w:id="290474977">
          <w:marLeft w:val="640"/>
          <w:marRight w:val="0"/>
          <w:marTop w:val="0"/>
          <w:marBottom w:val="0"/>
          <w:divBdr>
            <w:top w:val="none" w:sz="0" w:space="0" w:color="auto"/>
            <w:left w:val="none" w:sz="0" w:space="0" w:color="auto"/>
            <w:bottom w:val="none" w:sz="0" w:space="0" w:color="auto"/>
            <w:right w:val="none" w:sz="0" w:space="0" w:color="auto"/>
          </w:divBdr>
        </w:div>
        <w:div w:id="1229223610">
          <w:marLeft w:val="640"/>
          <w:marRight w:val="0"/>
          <w:marTop w:val="0"/>
          <w:marBottom w:val="0"/>
          <w:divBdr>
            <w:top w:val="none" w:sz="0" w:space="0" w:color="auto"/>
            <w:left w:val="none" w:sz="0" w:space="0" w:color="auto"/>
            <w:bottom w:val="none" w:sz="0" w:space="0" w:color="auto"/>
            <w:right w:val="none" w:sz="0" w:space="0" w:color="auto"/>
          </w:divBdr>
        </w:div>
        <w:div w:id="702293073">
          <w:marLeft w:val="640"/>
          <w:marRight w:val="0"/>
          <w:marTop w:val="0"/>
          <w:marBottom w:val="0"/>
          <w:divBdr>
            <w:top w:val="none" w:sz="0" w:space="0" w:color="auto"/>
            <w:left w:val="none" w:sz="0" w:space="0" w:color="auto"/>
            <w:bottom w:val="none" w:sz="0" w:space="0" w:color="auto"/>
            <w:right w:val="none" w:sz="0" w:space="0" w:color="auto"/>
          </w:divBdr>
        </w:div>
        <w:div w:id="1062098370">
          <w:marLeft w:val="640"/>
          <w:marRight w:val="0"/>
          <w:marTop w:val="0"/>
          <w:marBottom w:val="0"/>
          <w:divBdr>
            <w:top w:val="none" w:sz="0" w:space="0" w:color="auto"/>
            <w:left w:val="none" w:sz="0" w:space="0" w:color="auto"/>
            <w:bottom w:val="none" w:sz="0" w:space="0" w:color="auto"/>
            <w:right w:val="none" w:sz="0" w:space="0" w:color="auto"/>
          </w:divBdr>
        </w:div>
        <w:div w:id="1972786148">
          <w:marLeft w:val="640"/>
          <w:marRight w:val="0"/>
          <w:marTop w:val="0"/>
          <w:marBottom w:val="0"/>
          <w:divBdr>
            <w:top w:val="none" w:sz="0" w:space="0" w:color="auto"/>
            <w:left w:val="none" w:sz="0" w:space="0" w:color="auto"/>
            <w:bottom w:val="none" w:sz="0" w:space="0" w:color="auto"/>
            <w:right w:val="none" w:sz="0" w:space="0" w:color="auto"/>
          </w:divBdr>
        </w:div>
        <w:div w:id="2039886134">
          <w:marLeft w:val="640"/>
          <w:marRight w:val="0"/>
          <w:marTop w:val="0"/>
          <w:marBottom w:val="0"/>
          <w:divBdr>
            <w:top w:val="none" w:sz="0" w:space="0" w:color="auto"/>
            <w:left w:val="none" w:sz="0" w:space="0" w:color="auto"/>
            <w:bottom w:val="none" w:sz="0" w:space="0" w:color="auto"/>
            <w:right w:val="none" w:sz="0" w:space="0" w:color="auto"/>
          </w:divBdr>
        </w:div>
        <w:div w:id="571163695">
          <w:marLeft w:val="640"/>
          <w:marRight w:val="0"/>
          <w:marTop w:val="0"/>
          <w:marBottom w:val="0"/>
          <w:divBdr>
            <w:top w:val="none" w:sz="0" w:space="0" w:color="auto"/>
            <w:left w:val="none" w:sz="0" w:space="0" w:color="auto"/>
            <w:bottom w:val="none" w:sz="0" w:space="0" w:color="auto"/>
            <w:right w:val="none" w:sz="0" w:space="0" w:color="auto"/>
          </w:divBdr>
        </w:div>
      </w:divsChild>
    </w:div>
    <w:div w:id="1451390126">
      <w:bodyDiv w:val="1"/>
      <w:marLeft w:val="0"/>
      <w:marRight w:val="0"/>
      <w:marTop w:val="0"/>
      <w:marBottom w:val="0"/>
      <w:divBdr>
        <w:top w:val="none" w:sz="0" w:space="0" w:color="auto"/>
        <w:left w:val="none" w:sz="0" w:space="0" w:color="auto"/>
        <w:bottom w:val="none" w:sz="0" w:space="0" w:color="auto"/>
        <w:right w:val="none" w:sz="0" w:space="0" w:color="auto"/>
      </w:divBdr>
      <w:divsChild>
        <w:div w:id="93405417">
          <w:marLeft w:val="640"/>
          <w:marRight w:val="0"/>
          <w:marTop w:val="0"/>
          <w:marBottom w:val="0"/>
          <w:divBdr>
            <w:top w:val="none" w:sz="0" w:space="0" w:color="auto"/>
            <w:left w:val="none" w:sz="0" w:space="0" w:color="auto"/>
            <w:bottom w:val="none" w:sz="0" w:space="0" w:color="auto"/>
            <w:right w:val="none" w:sz="0" w:space="0" w:color="auto"/>
          </w:divBdr>
        </w:div>
        <w:div w:id="273363102">
          <w:marLeft w:val="640"/>
          <w:marRight w:val="0"/>
          <w:marTop w:val="0"/>
          <w:marBottom w:val="0"/>
          <w:divBdr>
            <w:top w:val="none" w:sz="0" w:space="0" w:color="auto"/>
            <w:left w:val="none" w:sz="0" w:space="0" w:color="auto"/>
            <w:bottom w:val="none" w:sz="0" w:space="0" w:color="auto"/>
            <w:right w:val="none" w:sz="0" w:space="0" w:color="auto"/>
          </w:divBdr>
        </w:div>
        <w:div w:id="279412168">
          <w:marLeft w:val="640"/>
          <w:marRight w:val="0"/>
          <w:marTop w:val="0"/>
          <w:marBottom w:val="0"/>
          <w:divBdr>
            <w:top w:val="none" w:sz="0" w:space="0" w:color="auto"/>
            <w:left w:val="none" w:sz="0" w:space="0" w:color="auto"/>
            <w:bottom w:val="none" w:sz="0" w:space="0" w:color="auto"/>
            <w:right w:val="none" w:sz="0" w:space="0" w:color="auto"/>
          </w:divBdr>
        </w:div>
        <w:div w:id="312566277">
          <w:marLeft w:val="640"/>
          <w:marRight w:val="0"/>
          <w:marTop w:val="0"/>
          <w:marBottom w:val="0"/>
          <w:divBdr>
            <w:top w:val="none" w:sz="0" w:space="0" w:color="auto"/>
            <w:left w:val="none" w:sz="0" w:space="0" w:color="auto"/>
            <w:bottom w:val="none" w:sz="0" w:space="0" w:color="auto"/>
            <w:right w:val="none" w:sz="0" w:space="0" w:color="auto"/>
          </w:divBdr>
        </w:div>
        <w:div w:id="318467347">
          <w:marLeft w:val="640"/>
          <w:marRight w:val="0"/>
          <w:marTop w:val="0"/>
          <w:marBottom w:val="0"/>
          <w:divBdr>
            <w:top w:val="none" w:sz="0" w:space="0" w:color="auto"/>
            <w:left w:val="none" w:sz="0" w:space="0" w:color="auto"/>
            <w:bottom w:val="none" w:sz="0" w:space="0" w:color="auto"/>
            <w:right w:val="none" w:sz="0" w:space="0" w:color="auto"/>
          </w:divBdr>
        </w:div>
        <w:div w:id="407776200">
          <w:marLeft w:val="640"/>
          <w:marRight w:val="0"/>
          <w:marTop w:val="0"/>
          <w:marBottom w:val="0"/>
          <w:divBdr>
            <w:top w:val="none" w:sz="0" w:space="0" w:color="auto"/>
            <w:left w:val="none" w:sz="0" w:space="0" w:color="auto"/>
            <w:bottom w:val="none" w:sz="0" w:space="0" w:color="auto"/>
            <w:right w:val="none" w:sz="0" w:space="0" w:color="auto"/>
          </w:divBdr>
        </w:div>
        <w:div w:id="495611096">
          <w:marLeft w:val="640"/>
          <w:marRight w:val="0"/>
          <w:marTop w:val="0"/>
          <w:marBottom w:val="0"/>
          <w:divBdr>
            <w:top w:val="none" w:sz="0" w:space="0" w:color="auto"/>
            <w:left w:val="none" w:sz="0" w:space="0" w:color="auto"/>
            <w:bottom w:val="none" w:sz="0" w:space="0" w:color="auto"/>
            <w:right w:val="none" w:sz="0" w:space="0" w:color="auto"/>
          </w:divBdr>
        </w:div>
        <w:div w:id="686490445">
          <w:marLeft w:val="640"/>
          <w:marRight w:val="0"/>
          <w:marTop w:val="0"/>
          <w:marBottom w:val="0"/>
          <w:divBdr>
            <w:top w:val="none" w:sz="0" w:space="0" w:color="auto"/>
            <w:left w:val="none" w:sz="0" w:space="0" w:color="auto"/>
            <w:bottom w:val="none" w:sz="0" w:space="0" w:color="auto"/>
            <w:right w:val="none" w:sz="0" w:space="0" w:color="auto"/>
          </w:divBdr>
        </w:div>
        <w:div w:id="726296589">
          <w:marLeft w:val="640"/>
          <w:marRight w:val="0"/>
          <w:marTop w:val="0"/>
          <w:marBottom w:val="0"/>
          <w:divBdr>
            <w:top w:val="none" w:sz="0" w:space="0" w:color="auto"/>
            <w:left w:val="none" w:sz="0" w:space="0" w:color="auto"/>
            <w:bottom w:val="none" w:sz="0" w:space="0" w:color="auto"/>
            <w:right w:val="none" w:sz="0" w:space="0" w:color="auto"/>
          </w:divBdr>
        </w:div>
        <w:div w:id="806439838">
          <w:marLeft w:val="640"/>
          <w:marRight w:val="0"/>
          <w:marTop w:val="0"/>
          <w:marBottom w:val="0"/>
          <w:divBdr>
            <w:top w:val="none" w:sz="0" w:space="0" w:color="auto"/>
            <w:left w:val="none" w:sz="0" w:space="0" w:color="auto"/>
            <w:bottom w:val="none" w:sz="0" w:space="0" w:color="auto"/>
            <w:right w:val="none" w:sz="0" w:space="0" w:color="auto"/>
          </w:divBdr>
        </w:div>
        <w:div w:id="1029261992">
          <w:marLeft w:val="640"/>
          <w:marRight w:val="0"/>
          <w:marTop w:val="0"/>
          <w:marBottom w:val="0"/>
          <w:divBdr>
            <w:top w:val="none" w:sz="0" w:space="0" w:color="auto"/>
            <w:left w:val="none" w:sz="0" w:space="0" w:color="auto"/>
            <w:bottom w:val="none" w:sz="0" w:space="0" w:color="auto"/>
            <w:right w:val="none" w:sz="0" w:space="0" w:color="auto"/>
          </w:divBdr>
        </w:div>
        <w:div w:id="1279293677">
          <w:marLeft w:val="640"/>
          <w:marRight w:val="0"/>
          <w:marTop w:val="0"/>
          <w:marBottom w:val="0"/>
          <w:divBdr>
            <w:top w:val="none" w:sz="0" w:space="0" w:color="auto"/>
            <w:left w:val="none" w:sz="0" w:space="0" w:color="auto"/>
            <w:bottom w:val="none" w:sz="0" w:space="0" w:color="auto"/>
            <w:right w:val="none" w:sz="0" w:space="0" w:color="auto"/>
          </w:divBdr>
        </w:div>
        <w:div w:id="1296523937">
          <w:marLeft w:val="640"/>
          <w:marRight w:val="0"/>
          <w:marTop w:val="0"/>
          <w:marBottom w:val="0"/>
          <w:divBdr>
            <w:top w:val="none" w:sz="0" w:space="0" w:color="auto"/>
            <w:left w:val="none" w:sz="0" w:space="0" w:color="auto"/>
            <w:bottom w:val="none" w:sz="0" w:space="0" w:color="auto"/>
            <w:right w:val="none" w:sz="0" w:space="0" w:color="auto"/>
          </w:divBdr>
        </w:div>
        <w:div w:id="1303536991">
          <w:marLeft w:val="640"/>
          <w:marRight w:val="0"/>
          <w:marTop w:val="0"/>
          <w:marBottom w:val="0"/>
          <w:divBdr>
            <w:top w:val="none" w:sz="0" w:space="0" w:color="auto"/>
            <w:left w:val="none" w:sz="0" w:space="0" w:color="auto"/>
            <w:bottom w:val="none" w:sz="0" w:space="0" w:color="auto"/>
            <w:right w:val="none" w:sz="0" w:space="0" w:color="auto"/>
          </w:divBdr>
        </w:div>
        <w:div w:id="1332952421">
          <w:marLeft w:val="640"/>
          <w:marRight w:val="0"/>
          <w:marTop w:val="0"/>
          <w:marBottom w:val="0"/>
          <w:divBdr>
            <w:top w:val="none" w:sz="0" w:space="0" w:color="auto"/>
            <w:left w:val="none" w:sz="0" w:space="0" w:color="auto"/>
            <w:bottom w:val="none" w:sz="0" w:space="0" w:color="auto"/>
            <w:right w:val="none" w:sz="0" w:space="0" w:color="auto"/>
          </w:divBdr>
        </w:div>
        <w:div w:id="1401247295">
          <w:marLeft w:val="640"/>
          <w:marRight w:val="0"/>
          <w:marTop w:val="0"/>
          <w:marBottom w:val="0"/>
          <w:divBdr>
            <w:top w:val="none" w:sz="0" w:space="0" w:color="auto"/>
            <w:left w:val="none" w:sz="0" w:space="0" w:color="auto"/>
            <w:bottom w:val="none" w:sz="0" w:space="0" w:color="auto"/>
            <w:right w:val="none" w:sz="0" w:space="0" w:color="auto"/>
          </w:divBdr>
        </w:div>
        <w:div w:id="1458185288">
          <w:marLeft w:val="640"/>
          <w:marRight w:val="0"/>
          <w:marTop w:val="0"/>
          <w:marBottom w:val="0"/>
          <w:divBdr>
            <w:top w:val="none" w:sz="0" w:space="0" w:color="auto"/>
            <w:left w:val="none" w:sz="0" w:space="0" w:color="auto"/>
            <w:bottom w:val="none" w:sz="0" w:space="0" w:color="auto"/>
            <w:right w:val="none" w:sz="0" w:space="0" w:color="auto"/>
          </w:divBdr>
        </w:div>
        <w:div w:id="1777283909">
          <w:marLeft w:val="640"/>
          <w:marRight w:val="0"/>
          <w:marTop w:val="0"/>
          <w:marBottom w:val="0"/>
          <w:divBdr>
            <w:top w:val="none" w:sz="0" w:space="0" w:color="auto"/>
            <w:left w:val="none" w:sz="0" w:space="0" w:color="auto"/>
            <w:bottom w:val="none" w:sz="0" w:space="0" w:color="auto"/>
            <w:right w:val="none" w:sz="0" w:space="0" w:color="auto"/>
          </w:divBdr>
        </w:div>
        <w:div w:id="1872842250">
          <w:marLeft w:val="640"/>
          <w:marRight w:val="0"/>
          <w:marTop w:val="0"/>
          <w:marBottom w:val="0"/>
          <w:divBdr>
            <w:top w:val="none" w:sz="0" w:space="0" w:color="auto"/>
            <w:left w:val="none" w:sz="0" w:space="0" w:color="auto"/>
            <w:bottom w:val="none" w:sz="0" w:space="0" w:color="auto"/>
            <w:right w:val="none" w:sz="0" w:space="0" w:color="auto"/>
          </w:divBdr>
        </w:div>
        <w:div w:id="1951349943">
          <w:marLeft w:val="640"/>
          <w:marRight w:val="0"/>
          <w:marTop w:val="0"/>
          <w:marBottom w:val="0"/>
          <w:divBdr>
            <w:top w:val="none" w:sz="0" w:space="0" w:color="auto"/>
            <w:left w:val="none" w:sz="0" w:space="0" w:color="auto"/>
            <w:bottom w:val="none" w:sz="0" w:space="0" w:color="auto"/>
            <w:right w:val="none" w:sz="0" w:space="0" w:color="auto"/>
          </w:divBdr>
        </w:div>
        <w:div w:id="1952742527">
          <w:marLeft w:val="640"/>
          <w:marRight w:val="0"/>
          <w:marTop w:val="0"/>
          <w:marBottom w:val="0"/>
          <w:divBdr>
            <w:top w:val="none" w:sz="0" w:space="0" w:color="auto"/>
            <w:left w:val="none" w:sz="0" w:space="0" w:color="auto"/>
            <w:bottom w:val="none" w:sz="0" w:space="0" w:color="auto"/>
            <w:right w:val="none" w:sz="0" w:space="0" w:color="auto"/>
          </w:divBdr>
        </w:div>
        <w:div w:id="1983927578">
          <w:marLeft w:val="640"/>
          <w:marRight w:val="0"/>
          <w:marTop w:val="0"/>
          <w:marBottom w:val="0"/>
          <w:divBdr>
            <w:top w:val="none" w:sz="0" w:space="0" w:color="auto"/>
            <w:left w:val="none" w:sz="0" w:space="0" w:color="auto"/>
            <w:bottom w:val="none" w:sz="0" w:space="0" w:color="auto"/>
            <w:right w:val="none" w:sz="0" w:space="0" w:color="auto"/>
          </w:divBdr>
        </w:div>
        <w:div w:id="2010869121">
          <w:marLeft w:val="640"/>
          <w:marRight w:val="0"/>
          <w:marTop w:val="0"/>
          <w:marBottom w:val="0"/>
          <w:divBdr>
            <w:top w:val="none" w:sz="0" w:space="0" w:color="auto"/>
            <w:left w:val="none" w:sz="0" w:space="0" w:color="auto"/>
            <w:bottom w:val="none" w:sz="0" w:space="0" w:color="auto"/>
            <w:right w:val="none" w:sz="0" w:space="0" w:color="auto"/>
          </w:divBdr>
        </w:div>
      </w:divsChild>
    </w:div>
    <w:div w:id="1453279638">
      <w:marLeft w:val="0"/>
      <w:marRight w:val="0"/>
      <w:marTop w:val="0"/>
      <w:marBottom w:val="0"/>
      <w:divBdr>
        <w:top w:val="none" w:sz="0" w:space="0" w:color="auto"/>
        <w:left w:val="none" w:sz="0" w:space="0" w:color="auto"/>
        <w:bottom w:val="none" w:sz="0" w:space="0" w:color="auto"/>
        <w:right w:val="none" w:sz="0" w:space="0" w:color="auto"/>
      </w:divBdr>
    </w:div>
    <w:div w:id="1453481787">
      <w:marLeft w:val="0"/>
      <w:marRight w:val="0"/>
      <w:marTop w:val="0"/>
      <w:marBottom w:val="0"/>
      <w:divBdr>
        <w:top w:val="none" w:sz="0" w:space="0" w:color="auto"/>
        <w:left w:val="none" w:sz="0" w:space="0" w:color="auto"/>
        <w:bottom w:val="none" w:sz="0" w:space="0" w:color="auto"/>
        <w:right w:val="none" w:sz="0" w:space="0" w:color="auto"/>
      </w:divBdr>
    </w:div>
    <w:div w:id="1454789751">
      <w:bodyDiv w:val="1"/>
      <w:marLeft w:val="0"/>
      <w:marRight w:val="0"/>
      <w:marTop w:val="0"/>
      <w:marBottom w:val="0"/>
      <w:divBdr>
        <w:top w:val="none" w:sz="0" w:space="0" w:color="auto"/>
        <w:left w:val="none" w:sz="0" w:space="0" w:color="auto"/>
        <w:bottom w:val="none" w:sz="0" w:space="0" w:color="auto"/>
        <w:right w:val="none" w:sz="0" w:space="0" w:color="auto"/>
      </w:divBdr>
      <w:divsChild>
        <w:div w:id="634793339">
          <w:marLeft w:val="640"/>
          <w:marRight w:val="0"/>
          <w:marTop w:val="0"/>
          <w:marBottom w:val="0"/>
          <w:divBdr>
            <w:top w:val="none" w:sz="0" w:space="0" w:color="auto"/>
            <w:left w:val="none" w:sz="0" w:space="0" w:color="auto"/>
            <w:bottom w:val="none" w:sz="0" w:space="0" w:color="auto"/>
            <w:right w:val="none" w:sz="0" w:space="0" w:color="auto"/>
          </w:divBdr>
        </w:div>
        <w:div w:id="536501895">
          <w:marLeft w:val="640"/>
          <w:marRight w:val="0"/>
          <w:marTop w:val="0"/>
          <w:marBottom w:val="0"/>
          <w:divBdr>
            <w:top w:val="none" w:sz="0" w:space="0" w:color="auto"/>
            <w:left w:val="none" w:sz="0" w:space="0" w:color="auto"/>
            <w:bottom w:val="none" w:sz="0" w:space="0" w:color="auto"/>
            <w:right w:val="none" w:sz="0" w:space="0" w:color="auto"/>
          </w:divBdr>
        </w:div>
        <w:div w:id="681972122">
          <w:marLeft w:val="640"/>
          <w:marRight w:val="0"/>
          <w:marTop w:val="0"/>
          <w:marBottom w:val="0"/>
          <w:divBdr>
            <w:top w:val="none" w:sz="0" w:space="0" w:color="auto"/>
            <w:left w:val="none" w:sz="0" w:space="0" w:color="auto"/>
            <w:bottom w:val="none" w:sz="0" w:space="0" w:color="auto"/>
            <w:right w:val="none" w:sz="0" w:space="0" w:color="auto"/>
          </w:divBdr>
        </w:div>
        <w:div w:id="1144858915">
          <w:marLeft w:val="640"/>
          <w:marRight w:val="0"/>
          <w:marTop w:val="0"/>
          <w:marBottom w:val="0"/>
          <w:divBdr>
            <w:top w:val="none" w:sz="0" w:space="0" w:color="auto"/>
            <w:left w:val="none" w:sz="0" w:space="0" w:color="auto"/>
            <w:bottom w:val="none" w:sz="0" w:space="0" w:color="auto"/>
            <w:right w:val="none" w:sz="0" w:space="0" w:color="auto"/>
          </w:divBdr>
        </w:div>
        <w:div w:id="1815443292">
          <w:marLeft w:val="640"/>
          <w:marRight w:val="0"/>
          <w:marTop w:val="0"/>
          <w:marBottom w:val="0"/>
          <w:divBdr>
            <w:top w:val="none" w:sz="0" w:space="0" w:color="auto"/>
            <w:left w:val="none" w:sz="0" w:space="0" w:color="auto"/>
            <w:bottom w:val="none" w:sz="0" w:space="0" w:color="auto"/>
            <w:right w:val="none" w:sz="0" w:space="0" w:color="auto"/>
          </w:divBdr>
        </w:div>
        <w:div w:id="1449743521">
          <w:marLeft w:val="640"/>
          <w:marRight w:val="0"/>
          <w:marTop w:val="0"/>
          <w:marBottom w:val="0"/>
          <w:divBdr>
            <w:top w:val="none" w:sz="0" w:space="0" w:color="auto"/>
            <w:left w:val="none" w:sz="0" w:space="0" w:color="auto"/>
            <w:bottom w:val="none" w:sz="0" w:space="0" w:color="auto"/>
            <w:right w:val="none" w:sz="0" w:space="0" w:color="auto"/>
          </w:divBdr>
        </w:div>
        <w:div w:id="817377534">
          <w:marLeft w:val="640"/>
          <w:marRight w:val="0"/>
          <w:marTop w:val="0"/>
          <w:marBottom w:val="0"/>
          <w:divBdr>
            <w:top w:val="none" w:sz="0" w:space="0" w:color="auto"/>
            <w:left w:val="none" w:sz="0" w:space="0" w:color="auto"/>
            <w:bottom w:val="none" w:sz="0" w:space="0" w:color="auto"/>
            <w:right w:val="none" w:sz="0" w:space="0" w:color="auto"/>
          </w:divBdr>
        </w:div>
        <w:div w:id="1652252655">
          <w:marLeft w:val="640"/>
          <w:marRight w:val="0"/>
          <w:marTop w:val="0"/>
          <w:marBottom w:val="0"/>
          <w:divBdr>
            <w:top w:val="none" w:sz="0" w:space="0" w:color="auto"/>
            <w:left w:val="none" w:sz="0" w:space="0" w:color="auto"/>
            <w:bottom w:val="none" w:sz="0" w:space="0" w:color="auto"/>
            <w:right w:val="none" w:sz="0" w:space="0" w:color="auto"/>
          </w:divBdr>
        </w:div>
        <w:div w:id="1208253286">
          <w:marLeft w:val="640"/>
          <w:marRight w:val="0"/>
          <w:marTop w:val="0"/>
          <w:marBottom w:val="0"/>
          <w:divBdr>
            <w:top w:val="none" w:sz="0" w:space="0" w:color="auto"/>
            <w:left w:val="none" w:sz="0" w:space="0" w:color="auto"/>
            <w:bottom w:val="none" w:sz="0" w:space="0" w:color="auto"/>
            <w:right w:val="none" w:sz="0" w:space="0" w:color="auto"/>
          </w:divBdr>
        </w:div>
        <w:div w:id="1301182887">
          <w:marLeft w:val="640"/>
          <w:marRight w:val="0"/>
          <w:marTop w:val="0"/>
          <w:marBottom w:val="0"/>
          <w:divBdr>
            <w:top w:val="none" w:sz="0" w:space="0" w:color="auto"/>
            <w:left w:val="none" w:sz="0" w:space="0" w:color="auto"/>
            <w:bottom w:val="none" w:sz="0" w:space="0" w:color="auto"/>
            <w:right w:val="none" w:sz="0" w:space="0" w:color="auto"/>
          </w:divBdr>
        </w:div>
        <w:div w:id="1411075606">
          <w:marLeft w:val="640"/>
          <w:marRight w:val="0"/>
          <w:marTop w:val="0"/>
          <w:marBottom w:val="0"/>
          <w:divBdr>
            <w:top w:val="none" w:sz="0" w:space="0" w:color="auto"/>
            <w:left w:val="none" w:sz="0" w:space="0" w:color="auto"/>
            <w:bottom w:val="none" w:sz="0" w:space="0" w:color="auto"/>
            <w:right w:val="none" w:sz="0" w:space="0" w:color="auto"/>
          </w:divBdr>
        </w:div>
        <w:div w:id="1137337606">
          <w:marLeft w:val="640"/>
          <w:marRight w:val="0"/>
          <w:marTop w:val="0"/>
          <w:marBottom w:val="0"/>
          <w:divBdr>
            <w:top w:val="none" w:sz="0" w:space="0" w:color="auto"/>
            <w:left w:val="none" w:sz="0" w:space="0" w:color="auto"/>
            <w:bottom w:val="none" w:sz="0" w:space="0" w:color="auto"/>
            <w:right w:val="none" w:sz="0" w:space="0" w:color="auto"/>
          </w:divBdr>
        </w:div>
        <w:div w:id="415595456">
          <w:marLeft w:val="640"/>
          <w:marRight w:val="0"/>
          <w:marTop w:val="0"/>
          <w:marBottom w:val="0"/>
          <w:divBdr>
            <w:top w:val="none" w:sz="0" w:space="0" w:color="auto"/>
            <w:left w:val="none" w:sz="0" w:space="0" w:color="auto"/>
            <w:bottom w:val="none" w:sz="0" w:space="0" w:color="auto"/>
            <w:right w:val="none" w:sz="0" w:space="0" w:color="auto"/>
          </w:divBdr>
        </w:div>
        <w:div w:id="26689331">
          <w:marLeft w:val="640"/>
          <w:marRight w:val="0"/>
          <w:marTop w:val="0"/>
          <w:marBottom w:val="0"/>
          <w:divBdr>
            <w:top w:val="none" w:sz="0" w:space="0" w:color="auto"/>
            <w:left w:val="none" w:sz="0" w:space="0" w:color="auto"/>
            <w:bottom w:val="none" w:sz="0" w:space="0" w:color="auto"/>
            <w:right w:val="none" w:sz="0" w:space="0" w:color="auto"/>
          </w:divBdr>
        </w:div>
        <w:div w:id="1314796890">
          <w:marLeft w:val="640"/>
          <w:marRight w:val="0"/>
          <w:marTop w:val="0"/>
          <w:marBottom w:val="0"/>
          <w:divBdr>
            <w:top w:val="none" w:sz="0" w:space="0" w:color="auto"/>
            <w:left w:val="none" w:sz="0" w:space="0" w:color="auto"/>
            <w:bottom w:val="none" w:sz="0" w:space="0" w:color="auto"/>
            <w:right w:val="none" w:sz="0" w:space="0" w:color="auto"/>
          </w:divBdr>
        </w:div>
        <w:div w:id="271059337">
          <w:marLeft w:val="640"/>
          <w:marRight w:val="0"/>
          <w:marTop w:val="0"/>
          <w:marBottom w:val="0"/>
          <w:divBdr>
            <w:top w:val="none" w:sz="0" w:space="0" w:color="auto"/>
            <w:left w:val="none" w:sz="0" w:space="0" w:color="auto"/>
            <w:bottom w:val="none" w:sz="0" w:space="0" w:color="auto"/>
            <w:right w:val="none" w:sz="0" w:space="0" w:color="auto"/>
          </w:divBdr>
        </w:div>
        <w:div w:id="83578415">
          <w:marLeft w:val="640"/>
          <w:marRight w:val="0"/>
          <w:marTop w:val="0"/>
          <w:marBottom w:val="0"/>
          <w:divBdr>
            <w:top w:val="none" w:sz="0" w:space="0" w:color="auto"/>
            <w:left w:val="none" w:sz="0" w:space="0" w:color="auto"/>
            <w:bottom w:val="none" w:sz="0" w:space="0" w:color="auto"/>
            <w:right w:val="none" w:sz="0" w:space="0" w:color="auto"/>
          </w:divBdr>
        </w:div>
        <w:div w:id="550844714">
          <w:marLeft w:val="640"/>
          <w:marRight w:val="0"/>
          <w:marTop w:val="0"/>
          <w:marBottom w:val="0"/>
          <w:divBdr>
            <w:top w:val="none" w:sz="0" w:space="0" w:color="auto"/>
            <w:left w:val="none" w:sz="0" w:space="0" w:color="auto"/>
            <w:bottom w:val="none" w:sz="0" w:space="0" w:color="auto"/>
            <w:right w:val="none" w:sz="0" w:space="0" w:color="auto"/>
          </w:divBdr>
        </w:div>
        <w:div w:id="2096319770">
          <w:marLeft w:val="640"/>
          <w:marRight w:val="0"/>
          <w:marTop w:val="0"/>
          <w:marBottom w:val="0"/>
          <w:divBdr>
            <w:top w:val="none" w:sz="0" w:space="0" w:color="auto"/>
            <w:left w:val="none" w:sz="0" w:space="0" w:color="auto"/>
            <w:bottom w:val="none" w:sz="0" w:space="0" w:color="auto"/>
            <w:right w:val="none" w:sz="0" w:space="0" w:color="auto"/>
          </w:divBdr>
        </w:div>
        <w:div w:id="809977632">
          <w:marLeft w:val="640"/>
          <w:marRight w:val="0"/>
          <w:marTop w:val="0"/>
          <w:marBottom w:val="0"/>
          <w:divBdr>
            <w:top w:val="none" w:sz="0" w:space="0" w:color="auto"/>
            <w:left w:val="none" w:sz="0" w:space="0" w:color="auto"/>
            <w:bottom w:val="none" w:sz="0" w:space="0" w:color="auto"/>
            <w:right w:val="none" w:sz="0" w:space="0" w:color="auto"/>
          </w:divBdr>
        </w:div>
        <w:div w:id="139854593">
          <w:marLeft w:val="640"/>
          <w:marRight w:val="0"/>
          <w:marTop w:val="0"/>
          <w:marBottom w:val="0"/>
          <w:divBdr>
            <w:top w:val="none" w:sz="0" w:space="0" w:color="auto"/>
            <w:left w:val="none" w:sz="0" w:space="0" w:color="auto"/>
            <w:bottom w:val="none" w:sz="0" w:space="0" w:color="auto"/>
            <w:right w:val="none" w:sz="0" w:space="0" w:color="auto"/>
          </w:divBdr>
        </w:div>
        <w:div w:id="68581299">
          <w:marLeft w:val="640"/>
          <w:marRight w:val="0"/>
          <w:marTop w:val="0"/>
          <w:marBottom w:val="0"/>
          <w:divBdr>
            <w:top w:val="none" w:sz="0" w:space="0" w:color="auto"/>
            <w:left w:val="none" w:sz="0" w:space="0" w:color="auto"/>
            <w:bottom w:val="none" w:sz="0" w:space="0" w:color="auto"/>
            <w:right w:val="none" w:sz="0" w:space="0" w:color="auto"/>
          </w:divBdr>
        </w:div>
        <w:div w:id="617223460">
          <w:marLeft w:val="640"/>
          <w:marRight w:val="0"/>
          <w:marTop w:val="0"/>
          <w:marBottom w:val="0"/>
          <w:divBdr>
            <w:top w:val="none" w:sz="0" w:space="0" w:color="auto"/>
            <w:left w:val="none" w:sz="0" w:space="0" w:color="auto"/>
            <w:bottom w:val="none" w:sz="0" w:space="0" w:color="auto"/>
            <w:right w:val="none" w:sz="0" w:space="0" w:color="auto"/>
          </w:divBdr>
        </w:div>
        <w:div w:id="1501314721">
          <w:marLeft w:val="640"/>
          <w:marRight w:val="0"/>
          <w:marTop w:val="0"/>
          <w:marBottom w:val="0"/>
          <w:divBdr>
            <w:top w:val="none" w:sz="0" w:space="0" w:color="auto"/>
            <w:left w:val="none" w:sz="0" w:space="0" w:color="auto"/>
            <w:bottom w:val="none" w:sz="0" w:space="0" w:color="auto"/>
            <w:right w:val="none" w:sz="0" w:space="0" w:color="auto"/>
          </w:divBdr>
        </w:div>
        <w:div w:id="2077624682">
          <w:marLeft w:val="640"/>
          <w:marRight w:val="0"/>
          <w:marTop w:val="0"/>
          <w:marBottom w:val="0"/>
          <w:divBdr>
            <w:top w:val="none" w:sz="0" w:space="0" w:color="auto"/>
            <w:left w:val="none" w:sz="0" w:space="0" w:color="auto"/>
            <w:bottom w:val="none" w:sz="0" w:space="0" w:color="auto"/>
            <w:right w:val="none" w:sz="0" w:space="0" w:color="auto"/>
          </w:divBdr>
        </w:div>
        <w:div w:id="1436098415">
          <w:marLeft w:val="640"/>
          <w:marRight w:val="0"/>
          <w:marTop w:val="0"/>
          <w:marBottom w:val="0"/>
          <w:divBdr>
            <w:top w:val="none" w:sz="0" w:space="0" w:color="auto"/>
            <w:left w:val="none" w:sz="0" w:space="0" w:color="auto"/>
            <w:bottom w:val="none" w:sz="0" w:space="0" w:color="auto"/>
            <w:right w:val="none" w:sz="0" w:space="0" w:color="auto"/>
          </w:divBdr>
        </w:div>
        <w:div w:id="1036347021">
          <w:marLeft w:val="640"/>
          <w:marRight w:val="0"/>
          <w:marTop w:val="0"/>
          <w:marBottom w:val="0"/>
          <w:divBdr>
            <w:top w:val="none" w:sz="0" w:space="0" w:color="auto"/>
            <w:left w:val="none" w:sz="0" w:space="0" w:color="auto"/>
            <w:bottom w:val="none" w:sz="0" w:space="0" w:color="auto"/>
            <w:right w:val="none" w:sz="0" w:space="0" w:color="auto"/>
          </w:divBdr>
        </w:div>
        <w:div w:id="993727813">
          <w:marLeft w:val="640"/>
          <w:marRight w:val="0"/>
          <w:marTop w:val="0"/>
          <w:marBottom w:val="0"/>
          <w:divBdr>
            <w:top w:val="none" w:sz="0" w:space="0" w:color="auto"/>
            <w:left w:val="none" w:sz="0" w:space="0" w:color="auto"/>
            <w:bottom w:val="none" w:sz="0" w:space="0" w:color="auto"/>
            <w:right w:val="none" w:sz="0" w:space="0" w:color="auto"/>
          </w:divBdr>
        </w:div>
        <w:div w:id="1826317494">
          <w:marLeft w:val="640"/>
          <w:marRight w:val="0"/>
          <w:marTop w:val="0"/>
          <w:marBottom w:val="0"/>
          <w:divBdr>
            <w:top w:val="none" w:sz="0" w:space="0" w:color="auto"/>
            <w:left w:val="none" w:sz="0" w:space="0" w:color="auto"/>
            <w:bottom w:val="none" w:sz="0" w:space="0" w:color="auto"/>
            <w:right w:val="none" w:sz="0" w:space="0" w:color="auto"/>
          </w:divBdr>
        </w:div>
        <w:div w:id="231670063">
          <w:marLeft w:val="640"/>
          <w:marRight w:val="0"/>
          <w:marTop w:val="0"/>
          <w:marBottom w:val="0"/>
          <w:divBdr>
            <w:top w:val="none" w:sz="0" w:space="0" w:color="auto"/>
            <w:left w:val="none" w:sz="0" w:space="0" w:color="auto"/>
            <w:bottom w:val="none" w:sz="0" w:space="0" w:color="auto"/>
            <w:right w:val="none" w:sz="0" w:space="0" w:color="auto"/>
          </w:divBdr>
        </w:div>
        <w:div w:id="2122262301">
          <w:marLeft w:val="640"/>
          <w:marRight w:val="0"/>
          <w:marTop w:val="0"/>
          <w:marBottom w:val="0"/>
          <w:divBdr>
            <w:top w:val="none" w:sz="0" w:space="0" w:color="auto"/>
            <w:left w:val="none" w:sz="0" w:space="0" w:color="auto"/>
            <w:bottom w:val="none" w:sz="0" w:space="0" w:color="auto"/>
            <w:right w:val="none" w:sz="0" w:space="0" w:color="auto"/>
          </w:divBdr>
        </w:div>
        <w:div w:id="471606371">
          <w:marLeft w:val="640"/>
          <w:marRight w:val="0"/>
          <w:marTop w:val="0"/>
          <w:marBottom w:val="0"/>
          <w:divBdr>
            <w:top w:val="none" w:sz="0" w:space="0" w:color="auto"/>
            <w:left w:val="none" w:sz="0" w:space="0" w:color="auto"/>
            <w:bottom w:val="none" w:sz="0" w:space="0" w:color="auto"/>
            <w:right w:val="none" w:sz="0" w:space="0" w:color="auto"/>
          </w:divBdr>
        </w:div>
        <w:div w:id="1197084285">
          <w:marLeft w:val="640"/>
          <w:marRight w:val="0"/>
          <w:marTop w:val="0"/>
          <w:marBottom w:val="0"/>
          <w:divBdr>
            <w:top w:val="none" w:sz="0" w:space="0" w:color="auto"/>
            <w:left w:val="none" w:sz="0" w:space="0" w:color="auto"/>
            <w:bottom w:val="none" w:sz="0" w:space="0" w:color="auto"/>
            <w:right w:val="none" w:sz="0" w:space="0" w:color="auto"/>
          </w:divBdr>
        </w:div>
        <w:div w:id="1320769572">
          <w:marLeft w:val="640"/>
          <w:marRight w:val="0"/>
          <w:marTop w:val="0"/>
          <w:marBottom w:val="0"/>
          <w:divBdr>
            <w:top w:val="none" w:sz="0" w:space="0" w:color="auto"/>
            <w:left w:val="none" w:sz="0" w:space="0" w:color="auto"/>
            <w:bottom w:val="none" w:sz="0" w:space="0" w:color="auto"/>
            <w:right w:val="none" w:sz="0" w:space="0" w:color="auto"/>
          </w:divBdr>
        </w:div>
        <w:div w:id="609314540">
          <w:marLeft w:val="640"/>
          <w:marRight w:val="0"/>
          <w:marTop w:val="0"/>
          <w:marBottom w:val="0"/>
          <w:divBdr>
            <w:top w:val="none" w:sz="0" w:space="0" w:color="auto"/>
            <w:left w:val="none" w:sz="0" w:space="0" w:color="auto"/>
            <w:bottom w:val="none" w:sz="0" w:space="0" w:color="auto"/>
            <w:right w:val="none" w:sz="0" w:space="0" w:color="auto"/>
          </w:divBdr>
        </w:div>
        <w:div w:id="73161389">
          <w:marLeft w:val="640"/>
          <w:marRight w:val="0"/>
          <w:marTop w:val="0"/>
          <w:marBottom w:val="0"/>
          <w:divBdr>
            <w:top w:val="none" w:sz="0" w:space="0" w:color="auto"/>
            <w:left w:val="none" w:sz="0" w:space="0" w:color="auto"/>
            <w:bottom w:val="none" w:sz="0" w:space="0" w:color="auto"/>
            <w:right w:val="none" w:sz="0" w:space="0" w:color="auto"/>
          </w:divBdr>
        </w:div>
        <w:div w:id="2069187618">
          <w:marLeft w:val="640"/>
          <w:marRight w:val="0"/>
          <w:marTop w:val="0"/>
          <w:marBottom w:val="0"/>
          <w:divBdr>
            <w:top w:val="none" w:sz="0" w:space="0" w:color="auto"/>
            <w:left w:val="none" w:sz="0" w:space="0" w:color="auto"/>
            <w:bottom w:val="none" w:sz="0" w:space="0" w:color="auto"/>
            <w:right w:val="none" w:sz="0" w:space="0" w:color="auto"/>
          </w:divBdr>
        </w:div>
        <w:div w:id="1690451663">
          <w:marLeft w:val="640"/>
          <w:marRight w:val="0"/>
          <w:marTop w:val="0"/>
          <w:marBottom w:val="0"/>
          <w:divBdr>
            <w:top w:val="none" w:sz="0" w:space="0" w:color="auto"/>
            <w:left w:val="none" w:sz="0" w:space="0" w:color="auto"/>
            <w:bottom w:val="none" w:sz="0" w:space="0" w:color="auto"/>
            <w:right w:val="none" w:sz="0" w:space="0" w:color="auto"/>
          </w:divBdr>
        </w:div>
        <w:div w:id="1833334413">
          <w:marLeft w:val="640"/>
          <w:marRight w:val="0"/>
          <w:marTop w:val="0"/>
          <w:marBottom w:val="0"/>
          <w:divBdr>
            <w:top w:val="none" w:sz="0" w:space="0" w:color="auto"/>
            <w:left w:val="none" w:sz="0" w:space="0" w:color="auto"/>
            <w:bottom w:val="none" w:sz="0" w:space="0" w:color="auto"/>
            <w:right w:val="none" w:sz="0" w:space="0" w:color="auto"/>
          </w:divBdr>
        </w:div>
        <w:div w:id="833372527">
          <w:marLeft w:val="640"/>
          <w:marRight w:val="0"/>
          <w:marTop w:val="0"/>
          <w:marBottom w:val="0"/>
          <w:divBdr>
            <w:top w:val="none" w:sz="0" w:space="0" w:color="auto"/>
            <w:left w:val="none" w:sz="0" w:space="0" w:color="auto"/>
            <w:bottom w:val="none" w:sz="0" w:space="0" w:color="auto"/>
            <w:right w:val="none" w:sz="0" w:space="0" w:color="auto"/>
          </w:divBdr>
        </w:div>
        <w:div w:id="467213438">
          <w:marLeft w:val="640"/>
          <w:marRight w:val="0"/>
          <w:marTop w:val="0"/>
          <w:marBottom w:val="0"/>
          <w:divBdr>
            <w:top w:val="none" w:sz="0" w:space="0" w:color="auto"/>
            <w:left w:val="none" w:sz="0" w:space="0" w:color="auto"/>
            <w:bottom w:val="none" w:sz="0" w:space="0" w:color="auto"/>
            <w:right w:val="none" w:sz="0" w:space="0" w:color="auto"/>
          </w:divBdr>
        </w:div>
        <w:div w:id="180898453">
          <w:marLeft w:val="640"/>
          <w:marRight w:val="0"/>
          <w:marTop w:val="0"/>
          <w:marBottom w:val="0"/>
          <w:divBdr>
            <w:top w:val="none" w:sz="0" w:space="0" w:color="auto"/>
            <w:left w:val="none" w:sz="0" w:space="0" w:color="auto"/>
            <w:bottom w:val="none" w:sz="0" w:space="0" w:color="auto"/>
            <w:right w:val="none" w:sz="0" w:space="0" w:color="auto"/>
          </w:divBdr>
        </w:div>
        <w:div w:id="1313098958">
          <w:marLeft w:val="640"/>
          <w:marRight w:val="0"/>
          <w:marTop w:val="0"/>
          <w:marBottom w:val="0"/>
          <w:divBdr>
            <w:top w:val="none" w:sz="0" w:space="0" w:color="auto"/>
            <w:left w:val="none" w:sz="0" w:space="0" w:color="auto"/>
            <w:bottom w:val="none" w:sz="0" w:space="0" w:color="auto"/>
            <w:right w:val="none" w:sz="0" w:space="0" w:color="auto"/>
          </w:divBdr>
        </w:div>
      </w:divsChild>
    </w:div>
    <w:div w:id="1456562438">
      <w:bodyDiv w:val="1"/>
      <w:marLeft w:val="0"/>
      <w:marRight w:val="0"/>
      <w:marTop w:val="0"/>
      <w:marBottom w:val="0"/>
      <w:divBdr>
        <w:top w:val="none" w:sz="0" w:space="0" w:color="auto"/>
        <w:left w:val="none" w:sz="0" w:space="0" w:color="auto"/>
        <w:bottom w:val="none" w:sz="0" w:space="0" w:color="auto"/>
        <w:right w:val="none" w:sz="0" w:space="0" w:color="auto"/>
      </w:divBdr>
      <w:divsChild>
        <w:div w:id="35742866">
          <w:marLeft w:val="640"/>
          <w:marRight w:val="0"/>
          <w:marTop w:val="0"/>
          <w:marBottom w:val="0"/>
          <w:divBdr>
            <w:top w:val="none" w:sz="0" w:space="0" w:color="auto"/>
            <w:left w:val="none" w:sz="0" w:space="0" w:color="auto"/>
            <w:bottom w:val="none" w:sz="0" w:space="0" w:color="auto"/>
            <w:right w:val="none" w:sz="0" w:space="0" w:color="auto"/>
          </w:divBdr>
        </w:div>
        <w:div w:id="113714179">
          <w:marLeft w:val="640"/>
          <w:marRight w:val="0"/>
          <w:marTop w:val="0"/>
          <w:marBottom w:val="0"/>
          <w:divBdr>
            <w:top w:val="none" w:sz="0" w:space="0" w:color="auto"/>
            <w:left w:val="none" w:sz="0" w:space="0" w:color="auto"/>
            <w:bottom w:val="none" w:sz="0" w:space="0" w:color="auto"/>
            <w:right w:val="none" w:sz="0" w:space="0" w:color="auto"/>
          </w:divBdr>
        </w:div>
        <w:div w:id="183713579">
          <w:marLeft w:val="640"/>
          <w:marRight w:val="0"/>
          <w:marTop w:val="0"/>
          <w:marBottom w:val="0"/>
          <w:divBdr>
            <w:top w:val="none" w:sz="0" w:space="0" w:color="auto"/>
            <w:left w:val="none" w:sz="0" w:space="0" w:color="auto"/>
            <w:bottom w:val="none" w:sz="0" w:space="0" w:color="auto"/>
            <w:right w:val="none" w:sz="0" w:space="0" w:color="auto"/>
          </w:divBdr>
        </w:div>
        <w:div w:id="196354266">
          <w:marLeft w:val="640"/>
          <w:marRight w:val="0"/>
          <w:marTop w:val="0"/>
          <w:marBottom w:val="0"/>
          <w:divBdr>
            <w:top w:val="none" w:sz="0" w:space="0" w:color="auto"/>
            <w:left w:val="none" w:sz="0" w:space="0" w:color="auto"/>
            <w:bottom w:val="none" w:sz="0" w:space="0" w:color="auto"/>
            <w:right w:val="none" w:sz="0" w:space="0" w:color="auto"/>
          </w:divBdr>
        </w:div>
        <w:div w:id="201333375">
          <w:marLeft w:val="640"/>
          <w:marRight w:val="0"/>
          <w:marTop w:val="0"/>
          <w:marBottom w:val="0"/>
          <w:divBdr>
            <w:top w:val="none" w:sz="0" w:space="0" w:color="auto"/>
            <w:left w:val="none" w:sz="0" w:space="0" w:color="auto"/>
            <w:bottom w:val="none" w:sz="0" w:space="0" w:color="auto"/>
            <w:right w:val="none" w:sz="0" w:space="0" w:color="auto"/>
          </w:divBdr>
        </w:div>
        <w:div w:id="210578397">
          <w:marLeft w:val="640"/>
          <w:marRight w:val="0"/>
          <w:marTop w:val="0"/>
          <w:marBottom w:val="0"/>
          <w:divBdr>
            <w:top w:val="none" w:sz="0" w:space="0" w:color="auto"/>
            <w:left w:val="none" w:sz="0" w:space="0" w:color="auto"/>
            <w:bottom w:val="none" w:sz="0" w:space="0" w:color="auto"/>
            <w:right w:val="none" w:sz="0" w:space="0" w:color="auto"/>
          </w:divBdr>
        </w:div>
        <w:div w:id="293294083">
          <w:marLeft w:val="640"/>
          <w:marRight w:val="0"/>
          <w:marTop w:val="0"/>
          <w:marBottom w:val="0"/>
          <w:divBdr>
            <w:top w:val="none" w:sz="0" w:space="0" w:color="auto"/>
            <w:left w:val="none" w:sz="0" w:space="0" w:color="auto"/>
            <w:bottom w:val="none" w:sz="0" w:space="0" w:color="auto"/>
            <w:right w:val="none" w:sz="0" w:space="0" w:color="auto"/>
          </w:divBdr>
        </w:div>
        <w:div w:id="320355838">
          <w:marLeft w:val="640"/>
          <w:marRight w:val="0"/>
          <w:marTop w:val="0"/>
          <w:marBottom w:val="0"/>
          <w:divBdr>
            <w:top w:val="none" w:sz="0" w:space="0" w:color="auto"/>
            <w:left w:val="none" w:sz="0" w:space="0" w:color="auto"/>
            <w:bottom w:val="none" w:sz="0" w:space="0" w:color="auto"/>
            <w:right w:val="none" w:sz="0" w:space="0" w:color="auto"/>
          </w:divBdr>
        </w:div>
        <w:div w:id="399524464">
          <w:marLeft w:val="640"/>
          <w:marRight w:val="0"/>
          <w:marTop w:val="0"/>
          <w:marBottom w:val="0"/>
          <w:divBdr>
            <w:top w:val="none" w:sz="0" w:space="0" w:color="auto"/>
            <w:left w:val="none" w:sz="0" w:space="0" w:color="auto"/>
            <w:bottom w:val="none" w:sz="0" w:space="0" w:color="auto"/>
            <w:right w:val="none" w:sz="0" w:space="0" w:color="auto"/>
          </w:divBdr>
        </w:div>
        <w:div w:id="426072930">
          <w:marLeft w:val="640"/>
          <w:marRight w:val="0"/>
          <w:marTop w:val="0"/>
          <w:marBottom w:val="0"/>
          <w:divBdr>
            <w:top w:val="none" w:sz="0" w:space="0" w:color="auto"/>
            <w:left w:val="none" w:sz="0" w:space="0" w:color="auto"/>
            <w:bottom w:val="none" w:sz="0" w:space="0" w:color="auto"/>
            <w:right w:val="none" w:sz="0" w:space="0" w:color="auto"/>
          </w:divBdr>
        </w:div>
        <w:div w:id="446852367">
          <w:marLeft w:val="640"/>
          <w:marRight w:val="0"/>
          <w:marTop w:val="0"/>
          <w:marBottom w:val="0"/>
          <w:divBdr>
            <w:top w:val="none" w:sz="0" w:space="0" w:color="auto"/>
            <w:left w:val="none" w:sz="0" w:space="0" w:color="auto"/>
            <w:bottom w:val="none" w:sz="0" w:space="0" w:color="auto"/>
            <w:right w:val="none" w:sz="0" w:space="0" w:color="auto"/>
          </w:divBdr>
        </w:div>
        <w:div w:id="618297015">
          <w:marLeft w:val="640"/>
          <w:marRight w:val="0"/>
          <w:marTop w:val="0"/>
          <w:marBottom w:val="0"/>
          <w:divBdr>
            <w:top w:val="none" w:sz="0" w:space="0" w:color="auto"/>
            <w:left w:val="none" w:sz="0" w:space="0" w:color="auto"/>
            <w:bottom w:val="none" w:sz="0" w:space="0" w:color="auto"/>
            <w:right w:val="none" w:sz="0" w:space="0" w:color="auto"/>
          </w:divBdr>
        </w:div>
        <w:div w:id="670375405">
          <w:marLeft w:val="640"/>
          <w:marRight w:val="0"/>
          <w:marTop w:val="0"/>
          <w:marBottom w:val="0"/>
          <w:divBdr>
            <w:top w:val="none" w:sz="0" w:space="0" w:color="auto"/>
            <w:left w:val="none" w:sz="0" w:space="0" w:color="auto"/>
            <w:bottom w:val="none" w:sz="0" w:space="0" w:color="auto"/>
            <w:right w:val="none" w:sz="0" w:space="0" w:color="auto"/>
          </w:divBdr>
        </w:div>
        <w:div w:id="672806825">
          <w:marLeft w:val="640"/>
          <w:marRight w:val="0"/>
          <w:marTop w:val="0"/>
          <w:marBottom w:val="0"/>
          <w:divBdr>
            <w:top w:val="none" w:sz="0" w:space="0" w:color="auto"/>
            <w:left w:val="none" w:sz="0" w:space="0" w:color="auto"/>
            <w:bottom w:val="none" w:sz="0" w:space="0" w:color="auto"/>
            <w:right w:val="none" w:sz="0" w:space="0" w:color="auto"/>
          </w:divBdr>
        </w:div>
        <w:div w:id="704478291">
          <w:marLeft w:val="640"/>
          <w:marRight w:val="0"/>
          <w:marTop w:val="0"/>
          <w:marBottom w:val="0"/>
          <w:divBdr>
            <w:top w:val="none" w:sz="0" w:space="0" w:color="auto"/>
            <w:left w:val="none" w:sz="0" w:space="0" w:color="auto"/>
            <w:bottom w:val="none" w:sz="0" w:space="0" w:color="auto"/>
            <w:right w:val="none" w:sz="0" w:space="0" w:color="auto"/>
          </w:divBdr>
        </w:div>
        <w:div w:id="724917433">
          <w:marLeft w:val="640"/>
          <w:marRight w:val="0"/>
          <w:marTop w:val="0"/>
          <w:marBottom w:val="0"/>
          <w:divBdr>
            <w:top w:val="none" w:sz="0" w:space="0" w:color="auto"/>
            <w:left w:val="none" w:sz="0" w:space="0" w:color="auto"/>
            <w:bottom w:val="none" w:sz="0" w:space="0" w:color="auto"/>
            <w:right w:val="none" w:sz="0" w:space="0" w:color="auto"/>
          </w:divBdr>
        </w:div>
        <w:div w:id="811941212">
          <w:marLeft w:val="640"/>
          <w:marRight w:val="0"/>
          <w:marTop w:val="0"/>
          <w:marBottom w:val="0"/>
          <w:divBdr>
            <w:top w:val="none" w:sz="0" w:space="0" w:color="auto"/>
            <w:left w:val="none" w:sz="0" w:space="0" w:color="auto"/>
            <w:bottom w:val="none" w:sz="0" w:space="0" w:color="auto"/>
            <w:right w:val="none" w:sz="0" w:space="0" w:color="auto"/>
          </w:divBdr>
        </w:div>
        <w:div w:id="821197438">
          <w:marLeft w:val="640"/>
          <w:marRight w:val="0"/>
          <w:marTop w:val="0"/>
          <w:marBottom w:val="0"/>
          <w:divBdr>
            <w:top w:val="none" w:sz="0" w:space="0" w:color="auto"/>
            <w:left w:val="none" w:sz="0" w:space="0" w:color="auto"/>
            <w:bottom w:val="none" w:sz="0" w:space="0" w:color="auto"/>
            <w:right w:val="none" w:sz="0" w:space="0" w:color="auto"/>
          </w:divBdr>
        </w:div>
        <w:div w:id="909003507">
          <w:marLeft w:val="640"/>
          <w:marRight w:val="0"/>
          <w:marTop w:val="0"/>
          <w:marBottom w:val="0"/>
          <w:divBdr>
            <w:top w:val="none" w:sz="0" w:space="0" w:color="auto"/>
            <w:left w:val="none" w:sz="0" w:space="0" w:color="auto"/>
            <w:bottom w:val="none" w:sz="0" w:space="0" w:color="auto"/>
            <w:right w:val="none" w:sz="0" w:space="0" w:color="auto"/>
          </w:divBdr>
        </w:div>
        <w:div w:id="919682393">
          <w:marLeft w:val="640"/>
          <w:marRight w:val="0"/>
          <w:marTop w:val="0"/>
          <w:marBottom w:val="0"/>
          <w:divBdr>
            <w:top w:val="none" w:sz="0" w:space="0" w:color="auto"/>
            <w:left w:val="none" w:sz="0" w:space="0" w:color="auto"/>
            <w:bottom w:val="none" w:sz="0" w:space="0" w:color="auto"/>
            <w:right w:val="none" w:sz="0" w:space="0" w:color="auto"/>
          </w:divBdr>
        </w:div>
        <w:div w:id="970524296">
          <w:marLeft w:val="640"/>
          <w:marRight w:val="0"/>
          <w:marTop w:val="0"/>
          <w:marBottom w:val="0"/>
          <w:divBdr>
            <w:top w:val="none" w:sz="0" w:space="0" w:color="auto"/>
            <w:left w:val="none" w:sz="0" w:space="0" w:color="auto"/>
            <w:bottom w:val="none" w:sz="0" w:space="0" w:color="auto"/>
            <w:right w:val="none" w:sz="0" w:space="0" w:color="auto"/>
          </w:divBdr>
        </w:div>
        <w:div w:id="984427426">
          <w:marLeft w:val="640"/>
          <w:marRight w:val="0"/>
          <w:marTop w:val="0"/>
          <w:marBottom w:val="0"/>
          <w:divBdr>
            <w:top w:val="none" w:sz="0" w:space="0" w:color="auto"/>
            <w:left w:val="none" w:sz="0" w:space="0" w:color="auto"/>
            <w:bottom w:val="none" w:sz="0" w:space="0" w:color="auto"/>
            <w:right w:val="none" w:sz="0" w:space="0" w:color="auto"/>
          </w:divBdr>
        </w:div>
        <w:div w:id="1046443181">
          <w:marLeft w:val="640"/>
          <w:marRight w:val="0"/>
          <w:marTop w:val="0"/>
          <w:marBottom w:val="0"/>
          <w:divBdr>
            <w:top w:val="none" w:sz="0" w:space="0" w:color="auto"/>
            <w:left w:val="none" w:sz="0" w:space="0" w:color="auto"/>
            <w:bottom w:val="none" w:sz="0" w:space="0" w:color="auto"/>
            <w:right w:val="none" w:sz="0" w:space="0" w:color="auto"/>
          </w:divBdr>
        </w:div>
        <w:div w:id="1096827025">
          <w:marLeft w:val="640"/>
          <w:marRight w:val="0"/>
          <w:marTop w:val="0"/>
          <w:marBottom w:val="0"/>
          <w:divBdr>
            <w:top w:val="none" w:sz="0" w:space="0" w:color="auto"/>
            <w:left w:val="none" w:sz="0" w:space="0" w:color="auto"/>
            <w:bottom w:val="none" w:sz="0" w:space="0" w:color="auto"/>
            <w:right w:val="none" w:sz="0" w:space="0" w:color="auto"/>
          </w:divBdr>
        </w:div>
        <w:div w:id="1174416415">
          <w:marLeft w:val="640"/>
          <w:marRight w:val="0"/>
          <w:marTop w:val="0"/>
          <w:marBottom w:val="0"/>
          <w:divBdr>
            <w:top w:val="none" w:sz="0" w:space="0" w:color="auto"/>
            <w:left w:val="none" w:sz="0" w:space="0" w:color="auto"/>
            <w:bottom w:val="none" w:sz="0" w:space="0" w:color="auto"/>
            <w:right w:val="none" w:sz="0" w:space="0" w:color="auto"/>
          </w:divBdr>
        </w:div>
        <w:div w:id="1218739212">
          <w:marLeft w:val="640"/>
          <w:marRight w:val="0"/>
          <w:marTop w:val="0"/>
          <w:marBottom w:val="0"/>
          <w:divBdr>
            <w:top w:val="none" w:sz="0" w:space="0" w:color="auto"/>
            <w:left w:val="none" w:sz="0" w:space="0" w:color="auto"/>
            <w:bottom w:val="none" w:sz="0" w:space="0" w:color="auto"/>
            <w:right w:val="none" w:sz="0" w:space="0" w:color="auto"/>
          </w:divBdr>
        </w:div>
        <w:div w:id="1261718355">
          <w:marLeft w:val="640"/>
          <w:marRight w:val="0"/>
          <w:marTop w:val="0"/>
          <w:marBottom w:val="0"/>
          <w:divBdr>
            <w:top w:val="none" w:sz="0" w:space="0" w:color="auto"/>
            <w:left w:val="none" w:sz="0" w:space="0" w:color="auto"/>
            <w:bottom w:val="none" w:sz="0" w:space="0" w:color="auto"/>
            <w:right w:val="none" w:sz="0" w:space="0" w:color="auto"/>
          </w:divBdr>
        </w:div>
        <w:div w:id="1275136030">
          <w:marLeft w:val="640"/>
          <w:marRight w:val="0"/>
          <w:marTop w:val="0"/>
          <w:marBottom w:val="0"/>
          <w:divBdr>
            <w:top w:val="none" w:sz="0" w:space="0" w:color="auto"/>
            <w:left w:val="none" w:sz="0" w:space="0" w:color="auto"/>
            <w:bottom w:val="none" w:sz="0" w:space="0" w:color="auto"/>
            <w:right w:val="none" w:sz="0" w:space="0" w:color="auto"/>
          </w:divBdr>
        </w:div>
        <w:div w:id="1288194556">
          <w:marLeft w:val="640"/>
          <w:marRight w:val="0"/>
          <w:marTop w:val="0"/>
          <w:marBottom w:val="0"/>
          <w:divBdr>
            <w:top w:val="none" w:sz="0" w:space="0" w:color="auto"/>
            <w:left w:val="none" w:sz="0" w:space="0" w:color="auto"/>
            <w:bottom w:val="none" w:sz="0" w:space="0" w:color="auto"/>
            <w:right w:val="none" w:sz="0" w:space="0" w:color="auto"/>
          </w:divBdr>
        </w:div>
        <w:div w:id="1304192215">
          <w:marLeft w:val="640"/>
          <w:marRight w:val="0"/>
          <w:marTop w:val="0"/>
          <w:marBottom w:val="0"/>
          <w:divBdr>
            <w:top w:val="none" w:sz="0" w:space="0" w:color="auto"/>
            <w:left w:val="none" w:sz="0" w:space="0" w:color="auto"/>
            <w:bottom w:val="none" w:sz="0" w:space="0" w:color="auto"/>
            <w:right w:val="none" w:sz="0" w:space="0" w:color="auto"/>
          </w:divBdr>
        </w:div>
        <w:div w:id="1452284645">
          <w:marLeft w:val="640"/>
          <w:marRight w:val="0"/>
          <w:marTop w:val="0"/>
          <w:marBottom w:val="0"/>
          <w:divBdr>
            <w:top w:val="none" w:sz="0" w:space="0" w:color="auto"/>
            <w:left w:val="none" w:sz="0" w:space="0" w:color="auto"/>
            <w:bottom w:val="none" w:sz="0" w:space="0" w:color="auto"/>
            <w:right w:val="none" w:sz="0" w:space="0" w:color="auto"/>
          </w:divBdr>
        </w:div>
        <w:div w:id="1595432520">
          <w:marLeft w:val="640"/>
          <w:marRight w:val="0"/>
          <w:marTop w:val="0"/>
          <w:marBottom w:val="0"/>
          <w:divBdr>
            <w:top w:val="none" w:sz="0" w:space="0" w:color="auto"/>
            <w:left w:val="none" w:sz="0" w:space="0" w:color="auto"/>
            <w:bottom w:val="none" w:sz="0" w:space="0" w:color="auto"/>
            <w:right w:val="none" w:sz="0" w:space="0" w:color="auto"/>
          </w:divBdr>
        </w:div>
        <w:div w:id="1652513499">
          <w:marLeft w:val="640"/>
          <w:marRight w:val="0"/>
          <w:marTop w:val="0"/>
          <w:marBottom w:val="0"/>
          <w:divBdr>
            <w:top w:val="none" w:sz="0" w:space="0" w:color="auto"/>
            <w:left w:val="none" w:sz="0" w:space="0" w:color="auto"/>
            <w:bottom w:val="none" w:sz="0" w:space="0" w:color="auto"/>
            <w:right w:val="none" w:sz="0" w:space="0" w:color="auto"/>
          </w:divBdr>
        </w:div>
        <w:div w:id="1686857528">
          <w:marLeft w:val="640"/>
          <w:marRight w:val="0"/>
          <w:marTop w:val="0"/>
          <w:marBottom w:val="0"/>
          <w:divBdr>
            <w:top w:val="none" w:sz="0" w:space="0" w:color="auto"/>
            <w:left w:val="none" w:sz="0" w:space="0" w:color="auto"/>
            <w:bottom w:val="none" w:sz="0" w:space="0" w:color="auto"/>
            <w:right w:val="none" w:sz="0" w:space="0" w:color="auto"/>
          </w:divBdr>
        </w:div>
        <w:div w:id="1753424995">
          <w:marLeft w:val="640"/>
          <w:marRight w:val="0"/>
          <w:marTop w:val="0"/>
          <w:marBottom w:val="0"/>
          <w:divBdr>
            <w:top w:val="none" w:sz="0" w:space="0" w:color="auto"/>
            <w:left w:val="none" w:sz="0" w:space="0" w:color="auto"/>
            <w:bottom w:val="none" w:sz="0" w:space="0" w:color="auto"/>
            <w:right w:val="none" w:sz="0" w:space="0" w:color="auto"/>
          </w:divBdr>
        </w:div>
        <w:div w:id="1808008890">
          <w:marLeft w:val="640"/>
          <w:marRight w:val="0"/>
          <w:marTop w:val="0"/>
          <w:marBottom w:val="0"/>
          <w:divBdr>
            <w:top w:val="none" w:sz="0" w:space="0" w:color="auto"/>
            <w:left w:val="none" w:sz="0" w:space="0" w:color="auto"/>
            <w:bottom w:val="none" w:sz="0" w:space="0" w:color="auto"/>
            <w:right w:val="none" w:sz="0" w:space="0" w:color="auto"/>
          </w:divBdr>
        </w:div>
        <w:div w:id="1837186862">
          <w:marLeft w:val="640"/>
          <w:marRight w:val="0"/>
          <w:marTop w:val="0"/>
          <w:marBottom w:val="0"/>
          <w:divBdr>
            <w:top w:val="none" w:sz="0" w:space="0" w:color="auto"/>
            <w:left w:val="none" w:sz="0" w:space="0" w:color="auto"/>
            <w:bottom w:val="none" w:sz="0" w:space="0" w:color="auto"/>
            <w:right w:val="none" w:sz="0" w:space="0" w:color="auto"/>
          </w:divBdr>
        </w:div>
        <w:div w:id="1840387349">
          <w:marLeft w:val="640"/>
          <w:marRight w:val="0"/>
          <w:marTop w:val="0"/>
          <w:marBottom w:val="0"/>
          <w:divBdr>
            <w:top w:val="none" w:sz="0" w:space="0" w:color="auto"/>
            <w:left w:val="none" w:sz="0" w:space="0" w:color="auto"/>
            <w:bottom w:val="none" w:sz="0" w:space="0" w:color="auto"/>
            <w:right w:val="none" w:sz="0" w:space="0" w:color="auto"/>
          </w:divBdr>
        </w:div>
        <w:div w:id="1844315097">
          <w:marLeft w:val="640"/>
          <w:marRight w:val="0"/>
          <w:marTop w:val="0"/>
          <w:marBottom w:val="0"/>
          <w:divBdr>
            <w:top w:val="none" w:sz="0" w:space="0" w:color="auto"/>
            <w:left w:val="none" w:sz="0" w:space="0" w:color="auto"/>
            <w:bottom w:val="none" w:sz="0" w:space="0" w:color="auto"/>
            <w:right w:val="none" w:sz="0" w:space="0" w:color="auto"/>
          </w:divBdr>
        </w:div>
        <w:div w:id="1851796405">
          <w:marLeft w:val="640"/>
          <w:marRight w:val="0"/>
          <w:marTop w:val="0"/>
          <w:marBottom w:val="0"/>
          <w:divBdr>
            <w:top w:val="none" w:sz="0" w:space="0" w:color="auto"/>
            <w:left w:val="none" w:sz="0" w:space="0" w:color="auto"/>
            <w:bottom w:val="none" w:sz="0" w:space="0" w:color="auto"/>
            <w:right w:val="none" w:sz="0" w:space="0" w:color="auto"/>
          </w:divBdr>
        </w:div>
        <w:div w:id="1862863178">
          <w:marLeft w:val="640"/>
          <w:marRight w:val="0"/>
          <w:marTop w:val="0"/>
          <w:marBottom w:val="0"/>
          <w:divBdr>
            <w:top w:val="none" w:sz="0" w:space="0" w:color="auto"/>
            <w:left w:val="none" w:sz="0" w:space="0" w:color="auto"/>
            <w:bottom w:val="none" w:sz="0" w:space="0" w:color="auto"/>
            <w:right w:val="none" w:sz="0" w:space="0" w:color="auto"/>
          </w:divBdr>
        </w:div>
        <w:div w:id="1969427975">
          <w:marLeft w:val="640"/>
          <w:marRight w:val="0"/>
          <w:marTop w:val="0"/>
          <w:marBottom w:val="0"/>
          <w:divBdr>
            <w:top w:val="none" w:sz="0" w:space="0" w:color="auto"/>
            <w:left w:val="none" w:sz="0" w:space="0" w:color="auto"/>
            <w:bottom w:val="none" w:sz="0" w:space="0" w:color="auto"/>
            <w:right w:val="none" w:sz="0" w:space="0" w:color="auto"/>
          </w:divBdr>
        </w:div>
        <w:div w:id="2020741402">
          <w:marLeft w:val="640"/>
          <w:marRight w:val="0"/>
          <w:marTop w:val="0"/>
          <w:marBottom w:val="0"/>
          <w:divBdr>
            <w:top w:val="none" w:sz="0" w:space="0" w:color="auto"/>
            <w:left w:val="none" w:sz="0" w:space="0" w:color="auto"/>
            <w:bottom w:val="none" w:sz="0" w:space="0" w:color="auto"/>
            <w:right w:val="none" w:sz="0" w:space="0" w:color="auto"/>
          </w:divBdr>
        </w:div>
        <w:div w:id="2038042799">
          <w:marLeft w:val="640"/>
          <w:marRight w:val="0"/>
          <w:marTop w:val="0"/>
          <w:marBottom w:val="0"/>
          <w:divBdr>
            <w:top w:val="none" w:sz="0" w:space="0" w:color="auto"/>
            <w:left w:val="none" w:sz="0" w:space="0" w:color="auto"/>
            <w:bottom w:val="none" w:sz="0" w:space="0" w:color="auto"/>
            <w:right w:val="none" w:sz="0" w:space="0" w:color="auto"/>
          </w:divBdr>
        </w:div>
      </w:divsChild>
    </w:div>
    <w:div w:id="1456826214">
      <w:marLeft w:val="0"/>
      <w:marRight w:val="0"/>
      <w:marTop w:val="0"/>
      <w:marBottom w:val="0"/>
      <w:divBdr>
        <w:top w:val="none" w:sz="0" w:space="0" w:color="auto"/>
        <w:left w:val="none" w:sz="0" w:space="0" w:color="auto"/>
        <w:bottom w:val="none" w:sz="0" w:space="0" w:color="auto"/>
        <w:right w:val="none" w:sz="0" w:space="0" w:color="auto"/>
      </w:divBdr>
    </w:div>
    <w:div w:id="1459447518">
      <w:bodyDiv w:val="1"/>
      <w:marLeft w:val="0"/>
      <w:marRight w:val="0"/>
      <w:marTop w:val="0"/>
      <w:marBottom w:val="0"/>
      <w:divBdr>
        <w:top w:val="none" w:sz="0" w:space="0" w:color="auto"/>
        <w:left w:val="none" w:sz="0" w:space="0" w:color="auto"/>
        <w:bottom w:val="none" w:sz="0" w:space="0" w:color="auto"/>
        <w:right w:val="none" w:sz="0" w:space="0" w:color="auto"/>
      </w:divBdr>
      <w:divsChild>
        <w:div w:id="140268764">
          <w:marLeft w:val="640"/>
          <w:marRight w:val="0"/>
          <w:marTop w:val="0"/>
          <w:marBottom w:val="0"/>
          <w:divBdr>
            <w:top w:val="none" w:sz="0" w:space="0" w:color="auto"/>
            <w:left w:val="none" w:sz="0" w:space="0" w:color="auto"/>
            <w:bottom w:val="none" w:sz="0" w:space="0" w:color="auto"/>
            <w:right w:val="none" w:sz="0" w:space="0" w:color="auto"/>
          </w:divBdr>
        </w:div>
        <w:div w:id="165558959">
          <w:marLeft w:val="640"/>
          <w:marRight w:val="0"/>
          <w:marTop w:val="0"/>
          <w:marBottom w:val="0"/>
          <w:divBdr>
            <w:top w:val="none" w:sz="0" w:space="0" w:color="auto"/>
            <w:left w:val="none" w:sz="0" w:space="0" w:color="auto"/>
            <w:bottom w:val="none" w:sz="0" w:space="0" w:color="auto"/>
            <w:right w:val="none" w:sz="0" w:space="0" w:color="auto"/>
          </w:divBdr>
        </w:div>
        <w:div w:id="206262557">
          <w:marLeft w:val="640"/>
          <w:marRight w:val="0"/>
          <w:marTop w:val="0"/>
          <w:marBottom w:val="0"/>
          <w:divBdr>
            <w:top w:val="none" w:sz="0" w:space="0" w:color="auto"/>
            <w:left w:val="none" w:sz="0" w:space="0" w:color="auto"/>
            <w:bottom w:val="none" w:sz="0" w:space="0" w:color="auto"/>
            <w:right w:val="none" w:sz="0" w:space="0" w:color="auto"/>
          </w:divBdr>
        </w:div>
        <w:div w:id="227113089">
          <w:marLeft w:val="640"/>
          <w:marRight w:val="0"/>
          <w:marTop w:val="0"/>
          <w:marBottom w:val="0"/>
          <w:divBdr>
            <w:top w:val="none" w:sz="0" w:space="0" w:color="auto"/>
            <w:left w:val="none" w:sz="0" w:space="0" w:color="auto"/>
            <w:bottom w:val="none" w:sz="0" w:space="0" w:color="auto"/>
            <w:right w:val="none" w:sz="0" w:space="0" w:color="auto"/>
          </w:divBdr>
        </w:div>
        <w:div w:id="335771286">
          <w:marLeft w:val="640"/>
          <w:marRight w:val="0"/>
          <w:marTop w:val="0"/>
          <w:marBottom w:val="0"/>
          <w:divBdr>
            <w:top w:val="none" w:sz="0" w:space="0" w:color="auto"/>
            <w:left w:val="none" w:sz="0" w:space="0" w:color="auto"/>
            <w:bottom w:val="none" w:sz="0" w:space="0" w:color="auto"/>
            <w:right w:val="none" w:sz="0" w:space="0" w:color="auto"/>
          </w:divBdr>
        </w:div>
        <w:div w:id="428162661">
          <w:marLeft w:val="640"/>
          <w:marRight w:val="0"/>
          <w:marTop w:val="0"/>
          <w:marBottom w:val="0"/>
          <w:divBdr>
            <w:top w:val="none" w:sz="0" w:space="0" w:color="auto"/>
            <w:left w:val="none" w:sz="0" w:space="0" w:color="auto"/>
            <w:bottom w:val="none" w:sz="0" w:space="0" w:color="auto"/>
            <w:right w:val="none" w:sz="0" w:space="0" w:color="auto"/>
          </w:divBdr>
        </w:div>
        <w:div w:id="515465419">
          <w:marLeft w:val="640"/>
          <w:marRight w:val="0"/>
          <w:marTop w:val="0"/>
          <w:marBottom w:val="0"/>
          <w:divBdr>
            <w:top w:val="none" w:sz="0" w:space="0" w:color="auto"/>
            <w:left w:val="none" w:sz="0" w:space="0" w:color="auto"/>
            <w:bottom w:val="none" w:sz="0" w:space="0" w:color="auto"/>
            <w:right w:val="none" w:sz="0" w:space="0" w:color="auto"/>
          </w:divBdr>
        </w:div>
        <w:div w:id="527762356">
          <w:marLeft w:val="640"/>
          <w:marRight w:val="0"/>
          <w:marTop w:val="0"/>
          <w:marBottom w:val="0"/>
          <w:divBdr>
            <w:top w:val="none" w:sz="0" w:space="0" w:color="auto"/>
            <w:left w:val="none" w:sz="0" w:space="0" w:color="auto"/>
            <w:bottom w:val="none" w:sz="0" w:space="0" w:color="auto"/>
            <w:right w:val="none" w:sz="0" w:space="0" w:color="auto"/>
          </w:divBdr>
        </w:div>
        <w:div w:id="635332174">
          <w:marLeft w:val="640"/>
          <w:marRight w:val="0"/>
          <w:marTop w:val="0"/>
          <w:marBottom w:val="0"/>
          <w:divBdr>
            <w:top w:val="none" w:sz="0" w:space="0" w:color="auto"/>
            <w:left w:val="none" w:sz="0" w:space="0" w:color="auto"/>
            <w:bottom w:val="none" w:sz="0" w:space="0" w:color="auto"/>
            <w:right w:val="none" w:sz="0" w:space="0" w:color="auto"/>
          </w:divBdr>
        </w:div>
        <w:div w:id="730542889">
          <w:marLeft w:val="640"/>
          <w:marRight w:val="0"/>
          <w:marTop w:val="0"/>
          <w:marBottom w:val="0"/>
          <w:divBdr>
            <w:top w:val="none" w:sz="0" w:space="0" w:color="auto"/>
            <w:left w:val="none" w:sz="0" w:space="0" w:color="auto"/>
            <w:bottom w:val="none" w:sz="0" w:space="0" w:color="auto"/>
            <w:right w:val="none" w:sz="0" w:space="0" w:color="auto"/>
          </w:divBdr>
        </w:div>
        <w:div w:id="738020884">
          <w:marLeft w:val="640"/>
          <w:marRight w:val="0"/>
          <w:marTop w:val="0"/>
          <w:marBottom w:val="0"/>
          <w:divBdr>
            <w:top w:val="none" w:sz="0" w:space="0" w:color="auto"/>
            <w:left w:val="none" w:sz="0" w:space="0" w:color="auto"/>
            <w:bottom w:val="none" w:sz="0" w:space="0" w:color="auto"/>
            <w:right w:val="none" w:sz="0" w:space="0" w:color="auto"/>
          </w:divBdr>
        </w:div>
        <w:div w:id="877280767">
          <w:marLeft w:val="640"/>
          <w:marRight w:val="0"/>
          <w:marTop w:val="0"/>
          <w:marBottom w:val="0"/>
          <w:divBdr>
            <w:top w:val="none" w:sz="0" w:space="0" w:color="auto"/>
            <w:left w:val="none" w:sz="0" w:space="0" w:color="auto"/>
            <w:bottom w:val="none" w:sz="0" w:space="0" w:color="auto"/>
            <w:right w:val="none" w:sz="0" w:space="0" w:color="auto"/>
          </w:divBdr>
        </w:div>
        <w:div w:id="892499054">
          <w:marLeft w:val="640"/>
          <w:marRight w:val="0"/>
          <w:marTop w:val="0"/>
          <w:marBottom w:val="0"/>
          <w:divBdr>
            <w:top w:val="none" w:sz="0" w:space="0" w:color="auto"/>
            <w:left w:val="none" w:sz="0" w:space="0" w:color="auto"/>
            <w:bottom w:val="none" w:sz="0" w:space="0" w:color="auto"/>
            <w:right w:val="none" w:sz="0" w:space="0" w:color="auto"/>
          </w:divBdr>
        </w:div>
        <w:div w:id="981227940">
          <w:marLeft w:val="640"/>
          <w:marRight w:val="0"/>
          <w:marTop w:val="0"/>
          <w:marBottom w:val="0"/>
          <w:divBdr>
            <w:top w:val="none" w:sz="0" w:space="0" w:color="auto"/>
            <w:left w:val="none" w:sz="0" w:space="0" w:color="auto"/>
            <w:bottom w:val="none" w:sz="0" w:space="0" w:color="auto"/>
            <w:right w:val="none" w:sz="0" w:space="0" w:color="auto"/>
          </w:divBdr>
        </w:div>
        <w:div w:id="983393746">
          <w:marLeft w:val="640"/>
          <w:marRight w:val="0"/>
          <w:marTop w:val="0"/>
          <w:marBottom w:val="0"/>
          <w:divBdr>
            <w:top w:val="none" w:sz="0" w:space="0" w:color="auto"/>
            <w:left w:val="none" w:sz="0" w:space="0" w:color="auto"/>
            <w:bottom w:val="none" w:sz="0" w:space="0" w:color="auto"/>
            <w:right w:val="none" w:sz="0" w:space="0" w:color="auto"/>
          </w:divBdr>
        </w:div>
        <w:div w:id="985360472">
          <w:marLeft w:val="640"/>
          <w:marRight w:val="0"/>
          <w:marTop w:val="0"/>
          <w:marBottom w:val="0"/>
          <w:divBdr>
            <w:top w:val="none" w:sz="0" w:space="0" w:color="auto"/>
            <w:left w:val="none" w:sz="0" w:space="0" w:color="auto"/>
            <w:bottom w:val="none" w:sz="0" w:space="0" w:color="auto"/>
            <w:right w:val="none" w:sz="0" w:space="0" w:color="auto"/>
          </w:divBdr>
        </w:div>
        <w:div w:id="1004286444">
          <w:marLeft w:val="640"/>
          <w:marRight w:val="0"/>
          <w:marTop w:val="0"/>
          <w:marBottom w:val="0"/>
          <w:divBdr>
            <w:top w:val="none" w:sz="0" w:space="0" w:color="auto"/>
            <w:left w:val="none" w:sz="0" w:space="0" w:color="auto"/>
            <w:bottom w:val="none" w:sz="0" w:space="0" w:color="auto"/>
            <w:right w:val="none" w:sz="0" w:space="0" w:color="auto"/>
          </w:divBdr>
        </w:div>
        <w:div w:id="1013532802">
          <w:marLeft w:val="640"/>
          <w:marRight w:val="0"/>
          <w:marTop w:val="0"/>
          <w:marBottom w:val="0"/>
          <w:divBdr>
            <w:top w:val="none" w:sz="0" w:space="0" w:color="auto"/>
            <w:left w:val="none" w:sz="0" w:space="0" w:color="auto"/>
            <w:bottom w:val="none" w:sz="0" w:space="0" w:color="auto"/>
            <w:right w:val="none" w:sz="0" w:space="0" w:color="auto"/>
          </w:divBdr>
        </w:div>
        <w:div w:id="1046830379">
          <w:marLeft w:val="640"/>
          <w:marRight w:val="0"/>
          <w:marTop w:val="0"/>
          <w:marBottom w:val="0"/>
          <w:divBdr>
            <w:top w:val="none" w:sz="0" w:space="0" w:color="auto"/>
            <w:left w:val="none" w:sz="0" w:space="0" w:color="auto"/>
            <w:bottom w:val="none" w:sz="0" w:space="0" w:color="auto"/>
            <w:right w:val="none" w:sz="0" w:space="0" w:color="auto"/>
          </w:divBdr>
        </w:div>
        <w:div w:id="1070881171">
          <w:marLeft w:val="640"/>
          <w:marRight w:val="0"/>
          <w:marTop w:val="0"/>
          <w:marBottom w:val="0"/>
          <w:divBdr>
            <w:top w:val="none" w:sz="0" w:space="0" w:color="auto"/>
            <w:left w:val="none" w:sz="0" w:space="0" w:color="auto"/>
            <w:bottom w:val="none" w:sz="0" w:space="0" w:color="auto"/>
            <w:right w:val="none" w:sz="0" w:space="0" w:color="auto"/>
          </w:divBdr>
        </w:div>
        <w:div w:id="1119567955">
          <w:marLeft w:val="640"/>
          <w:marRight w:val="0"/>
          <w:marTop w:val="0"/>
          <w:marBottom w:val="0"/>
          <w:divBdr>
            <w:top w:val="none" w:sz="0" w:space="0" w:color="auto"/>
            <w:left w:val="none" w:sz="0" w:space="0" w:color="auto"/>
            <w:bottom w:val="none" w:sz="0" w:space="0" w:color="auto"/>
            <w:right w:val="none" w:sz="0" w:space="0" w:color="auto"/>
          </w:divBdr>
        </w:div>
        <w:div w:id="1164591248">
          <w:marLeft w:val="640"/>
          <w:marRight w:val="0"/>
          <w:marTop w:val="0"/>
          <w:marBottom w:val="0"/>
          <w:divBdr>
            <w:top w:val="none" w:sz="0" w:space="0" w:color="auto"/>
            <w:left w:val="none" w:sz="0" w:space="0" w:color="auto"/>
            <w:bottom w:val="none" w:sz="0" w:space="0" w:color="auto"/>
            <w:right w:val="none" w:sz="0" w:space="0" w:color="auto"/>
          </w:divBdr>
        </w:div>
        <w:div w:id="1177840698">
          <w:marLeft w:val="640"/>
          <w:marRight w:val="0"/>
          <w:marTop w:val="0"/>
          <w:marBottom w:val="0"/>
          <w:divBdr>
            <w:top w:val="none" w:sz="0" w:space="0" w:color="auto"/>
            <w:left w:val="none" w:sz="0" w:space="0" w:color="auto"/>
            <w:bottom w:val="none" w:sz="0" w:space="0" w:color="auto"/>
            <w:right w:val="none" w:sz="0" w:space="0" w:color="auto"/>
          </w:divBdr>
        </w:div>
        <w:div w:id="1178881846">
          <w:marLeft w:val="640"/>
          <w:marRight w:val="0"/>
          <w:marTop w:val="0"/>
          <w:marBottom w:val="0"/>
          <w:divBdr>
            <w:top w:val="none" w:sz="0" w:space="0" w:color="auto"/>
            <w:left w:val="none" w:sz="0" w:space="0" w:color="auto"/>
            <w:bottom w:val="none" w:sz="0" w:space="0" w:color="auto"/>
            <w:right w:val="none" w:sz="0" w:space="0" w:color="auto"/>
          </w:divBdr>
        </w:div>
        <w:div w:id="1181160256">
          <w:marLeft w:val="640"/>
          <w:marRight w:val="0"/>
          <w:marTop w:val="0"/>
          <w:marBottom w:val="0"/>
          <w:divBdr>
            <w:top w:val="none" w:sz="0" w:space="0" w:color="auto"/>
            <w:left w:val="none" w:sz="0" w:space="0" w:color="auto"/>
            <w:bottom w:val="none" w:sz="0" w:space="0" w:color="auto"/>
            <w:right w:val="none" w:sz="0" w:space="0" w:color="auto"/>
          </w:divBdr>
        </w:div>
        <w:div w:id="1189371914">
          <w:marLeft w:val="640"/>
          <w:marRight w:val="0"/>
          <w:marTop w:val="0"/>
          <w:marBottom w:val="0"/>
          <w:divBdr>
            <w:top w:val="none" w:sz="0" w:space="0" w:color="auto"/>
            <w:left w:val="none" w:sz="0" w:space="0" w:color="auto"/>
            <w:bottom w:val="none" w:sz="0" w:space="0" w:color="auto"/>
            <w:right w:val="none" w:sz="0" w:space="0" w:color="auto"/>
          </w:divBdr>
        </w:div>
        <w:div w:id="1198616763">
          <w:marLeft w:val="640"/>
          <w:marRight w:val="0"/>
          <w:marTop w:val="0"/>
          <w:marBottom w:val="0"/>
          <w:divBdr>
            <w:top w:val="none" w:sz="0" w:space="0" w:color="auto"/>
            <w:left w:val="none" w:sz="0" w:space="0" w:color="auto"/>
            <w:bottom w:val="none" w:sz="0" w:space="0" w:color="auto"/>
            <w:right w:val="none" w:sz="0" w:space="0" w:color="auto"/>
          </w:divBdr>
        </w:div>
        <w:div w:id="1200825568">
          <w:marLeft w:val="640"/>
          <w:marRight w:val="0"/>
          <w:marTop w:val="0"/>
          <w:marBottom w:val="0"/>
          <w:divBdr>
            <w:top w:val="none" w:sz="0" w:space="0" w:color="auto"/>
            <w:left w:val="none" w:sz="0" w:space="0" w:color="auto"/>
            <w:bottom w:val="none" w:sz="0" w:space="0" w:color="auto"/>
            <w:right w:val="none" w:sz="0" w:space="0" w:color="auto"/>
          </w:divBdr>
        </w:div>
        <w:div w:id="1219777281">
          <w:marLeft w:val="640"/>
          <w:marRight w:val="0"/>
          <w:marTop w:val="0"/>
          <w:marBottom w:val="0"/>
          <w:divBdr>
            <w:top w:val="none" w:sz="0" w:space="0" w:color="auto"/>
            <w:left w:val="none" w:sz="0" w:space="0" w:color="auto"/>
            <w:bottom w:val="none" w:sz="0" w:space="0" w:color="auto"/>
            <w:right w:val="none" w:sz="0" w:space="0" w:color="auto"/>
          </w:divBdr>
        </w:div>
        <w:div w:id="1304626966">
          <w:marLeft w:val="640"/>
          <w:marRight w:val="0"/>
          <w:marTop w:val="0"/>
          <w:marBottom w:val="0"/>
          <w:divBdr>
            <w:top w:val="none" w:sz="0" w:space="0" w:color="auto"/>
            <w:left w:val="none" w:sz="0" w:space="0" w:color="auto"/>
            <w:bottom w:val="none" w:sz="0" w:space="0" w:color="auto"/>
            <w:right w:val="none" w:sz="0" w:space="0" w:color="auto"/>
          </w:divBdr>
        </w:div>
        <w:div w:id="1312979357">
          <w:marLeft w:val="640"/>
          <w:marRight w:val="0"/>
          <w:marTop w:val="0"/>
          <w:marBottom w:val="0"/>
          <w:divBdr>
            <w:top w:val="none" w:sz="0" w:space="0" w:color="auto"/>
            <w:left w:val="none" w:sz="0" w:space="0" w:color="auto"/>
            <w:bottom w:val="none" w:sz="0" w:space="0" w:color="auto"/>
            <w:right w:val="none" w:sz="0" w:space="0" w:color="auto"/>
          </w:divBdr>
        </w:div>
        <w:div w:id="1346708804">
          <w:marLeft w:val="640"/>
          <w:marRight w:val="0"/>
          <w:marTop w:val="0"/>
          <w:marBottom w:val="0"/>
          <w:divBdr>
            <w:top w:val="none" w:sz="0" w:space="0" w:color="auto"/>
            <w:left w:val="none" w:sz="0" w:space="0" w:color="auto"/>
            <w:bottom w:val="none" w:sz="0" w:space="0" w:color="auto"/>
            <w:right w:val="none" w:sz="0" w:space="0" w:color="auto"/>
          </w:divBdr>
        </w:div>
        <w:div w:id="1375084233">
          <w:marLeft w:val="640"/>
          <w:marRight w:val="0"/>
          <w:marTop w:val="0"/>
          <w:marBottom w:val="0"/>
          <w:divBdr>
            <w:top w:val="none" w:sz="0" w:space="0" w:color="auto"/>
            <w:left w:val="none" w:sz="0" w:space="0" w:color="auto"/>
            <w:bottom w:val="none" w:sz="0" w:space="0" w:color="auto"/>
            <w:right w:val="none" w:sz="0" w:space="0" w:color="auto"/>
          </w:divBdr>
        </w:div>
        <w:div w:id="1395619854">
          <w:marLeft w:val="640"/>
          <w:marRight w:val="0"/>
          <w:marTop w:val="0"/>
          <w:marBottom w:val="0"/>
          <w:divBdr>
            <w:top w:val="none" w:sz="0" w:space="0" w:color="auto"/>
            <w:left w:val="none" w:sz="0" w:space="0" w:color="auto"/>
            <w:bottom w:val="none" w:sz="0" w:space="0" w:color="auto"/>
            <w:right w:val="none" w:sz="0" w:space="0" w:color="auto"/>
          </w:divBdr>
        </w:div>
        <w:div w:id="1412434671">
          <w:marLeft w:val="640"/>
          <w:marRight w:val="0"/>
          <w:marTop w:val="0"/>
          <w:marBottom w:val="0"/>
          <w:divBdr>
            <w:top w:val="none" w:sz="0" w:space="0" w:color="auto"/>
            <w:left w:val="none" w:sz="0" w:space="0" w:color="auto"/>
            <w:bottom w:val="none" w:sz="0" w:space="0" w:color="auto"/>
            <w:right w:val="none" w:sz="0" w:space="0" w:color="auto"/>
          </w:divBdr>
        </w:div>
        <w:div w:id="1433670943">
          <w:marLeft w:val="640"/>
          <w:marRight w:val="0"/>
          <w:marTop w:val="0"/>
          <w:marBottom w:val="0"/>
          <w:divBdr>
            <w:top w:val="none" w:sz="0" w:space="0" w:color="auto"/>
            <w:left w:val="none" w:sz="0" w:space="0" w:color="auto"/>
            <w:bottom w:val="none" w:sz="0" w:space="0" w:color="auto"/>
            <w:right w:val="none" w:sz="0" w:space="0" w:color="auto"/>
          </w:divBdr>
        </w:div>
        <w:div w:id="1438207786">
          <w:marLeft w:val="640"/>
          <w:marRight w:val="0"/>
          <w:marTop w:val="0"/>
          <w:marBottom w:val="0"/>
          <w:divBdr>
            <w:top w:val="none" w:sz="0" w:space="0" w:color="auto"/>
            <w:left w:val="none" w:sz="0" w:space="0" w:color="auto"/>
            <w:bottom w:val="none" w:sz="0" w:space="0" w:color="auto"/>
            <w:right w:val="none" w:sz="0" w:space="0" w:color="auto"/>
          </w:divBdr>
        </w:div>
        <w:div w:id="1438212016">
          <w:marLeft w:val="640"/>
          <w:marRight w:val="0"/>
          <w:marTop w:val="0"/>
          <w:marBottom w:val="0"/>
          <w:divBdr>
            <w:top w:val="none" w:sz="0" w:space="0" w:color="auto"/>
            <w:left w:val="none" w:sz="0" w:space="0" w:color="auto"/>
            <w:bottom w:val="none" w:sz="0" w:space="0" w:color="auto"/>
            <w:right w:val="none" w:sz="0" w:space="0" w:color="auto"/>
          </w:divBdr>
        </w:div>
        <w:div w:id="1471903902">
          <w:marLeft w:val="640"/>
          <w:marRight w:val="0"/>
          <w:marTop w:val="0"/>
          <w:marBottom w:val="0"/>
          <w:divBdr>
            <w:top w:val="none" w:sz="0" w:space="0" w:color="auto"/>
            <w:left w:val="none" w:sz="0" w:space="0" w:color="auto"/>
            <w:bottom w:val="none" w:sz="0" w:space="0" w:color="auto"/>
            <w:right w:val="none" w:sz="0" w:space="0" w:color="auto"/>
          </w:divBdr>
        </w:div>
        <w:div w:id="1473326907">
          <w:marLeft w:val="640"/>
          <w:marRight w:val="0"/>
          <w:marTop w:val="0"/>
          <w:marBottom w:val="0"/>
          <w:divBdr>
            <w:top w:val="none" w:sz="0" w:space="0" w:color="auto"/>
            <w:left w:val="none" w:sz="0" w:space="0" w:color="auto"/>
            <w:bottom w:val="none" w:sz="0" w:space="0" w:color="auto"/>
            <w:right w:val="none" w:sz="0" w:space="0" w:color="auto"/>
          </w:divBdr>
        </w:div>
        <w:div w:id="1481921765">
          <w:marLeft w:val="640"/>
          <w:marRight w:val="0"/>
          <w:marTop w:val="0"/>
          <w:marBottom w:val="0"/>
          <w:divBdr>
            <w:top w:val="none" w:sz="0" w:space="0" w:color="auto"/>
            <w:left w:val="none" w:sz="0" w:space="0" w:color="auto"/>
            <w:bottom w:val="none" w:sz="0" w:space="0" w:color="auto"/>
            <w:right w:val="none" w:sz="0" w:space="0" w:color="auto"/>
          </w:divBdr>
        </w:div>
        <w:div w:id="1636717249">
          <w:marLeft w:val="640"/>
          <w:marRight w:val="0"/>
          <w:marTop w:val="0"/>
          <w:marBottom w:val="0"/>
          <w:divBdr>
            <w:top w:val="none" w:sz="0" w:space="0" w:color="auto"/>
            <w:left w:val="none" w:sz="0" w:space="0" w:color="auto"/>
            <w:bottom w:val="none" w:sz="0" w:space="0" w:color="auto"/>
            <w:right w:val="none" w:sz="0" w:space="0" w:color="auto"/>
          </w:divBdr>
        </w:div>
        <w:div w:id="1658417894">
          <w:marLeft w:val="640"/>
          <w:marRight w:val="0"/>
          <w:marTop w:val="0"/>
          <w:marBottom w:val="0"/>
          <w:divBdr>
            <w:top w:val="none" w:sz="0" w:space="0" w:color="auto"/>
            <w:left w:val="none" w:sz="0" w:space="0" w:color="auto"/>
            <w:bottom w:val="none" w:sz="0" w:space="0" w:color="auto"/>
            <w:right w:val="none" w:sz="0" w:space="0" w:color="auto"/>
          </w:divBdr>
        </w:div>
        <w:div w:id="1660840908">
          <w:marLeft w:val="640"/>
          <w:marRight w:val="0"/>
          <w:marTop w:val="0"/>
          <w:marBottom w:val="0"/>
          <w:divBdr>
            <w:top w:val="none" w:sz="0" w:space="0" w:color="auto"/>
            <w:left w:val="none" w:sz="0" w:space="0" w:color="auto"/>
            <w:bottom w:val="none" w:sz="0" w:space="0" w:color="auto"/>
            <w:right w:val="none" w:sz="0" w:space="0" w:color="auto"/>
          </w:divBdr>
        </w:div>
        <w:div w:id="1764715828">
          <w:marLeft w:val="640"/>
          <w:marRight w:val="0"/>
          <w:marTop w:val="0"/>
          <w:marBottom w:val="0"/>
          <w:divBdr>
            <w:top w:val="none" w:sz="0" w:space="0" w:color="auto"/>
            <w:left w:val="none" w:sz="0" w:space="0" w:color="auto"/>
            <w:bottom w:val="none" w:sz="0" w:space="0" w:color="auto"/>
            <w:right w:val="none" w:sz="0" w:space="0" w:color="auto"/>
          </w:divBdr>
        </w:div>
        <w:div w:id="1824420972">
          <w:marLeft w:val="640"/>
          <w:marRight w:val="0"/>
          <w:marTop w:val="0"/>
          <w:marBottom w:val="0"/>
          <w:divBdr>
            <w:top w:val="none" w:sz="0" w:space="0" w:color="auto"/>
            <w:left w:val="none" w:sz="0" w:space="0" w:color="auto"/>
            <w:bottom w:val="none" w:sz="0" w:space="0" w:color="auto"/>
            <w:right w:val="none" w:sz="0" w:space="0" w:color="auto"/>
          </w:divBdr>
        </w:div>
        <w:div w:id="1840732461">
          <w:marLeft w:val="640"/>
          <w:marRight w:val="0"/>
          <w:marTop w:val="0"/>
          <w:marBottom w:val="0"/>
          <w:divBdr>
            <w:top w:val="none" w:sz="0" w:space="0" w:color="auto"/>
            <w:left w:val="none" w:sz="0" w:space="0" w:color="auto"/>
            <w:bottom w:val="none" w:sz="0" w:space="0" w:color="auto"/>
            <w:right w:val="none" w:sz="0" w:space="0" w:color="auto"/>
          </w:divBdr>
        </w:div>
        <w:div w:id="1881671663">
          <w:marLeft w:val="640"/>
          <w:marRight w:val="0"/>
          <w:marTop w:val="0"/>
          <w:marBottom w:val="0"/>
          <w:divBdr>
            <w:top w:val="none" w:sz="0" w:space="0" w:color="auto"/>
            <w:left w:val="none" w:sz="0" w:space="0" w:color="auto"/>
            <w:bottom w:val="none" w:sz="0" w:space="0" w:color="auto"/>
            <w:right w:val="none" w:sz="0" w:space="0" w:color="auto"/>
          </w:divBdr>
        </w:div>
        <w:div w:id="1952659586">
          <w:marLeft w:val="640"/>
          <w:marRight w:val="0"/>
          <w:marTop w:val="0"/>
          <w:marBottom w:val="0"/>
          <w:divBdr>
            <w:top w:val="none" w:sz="0" w:space="0" w:color="auto"/>
            <w:left w:val="none" w:sz="0" w:space="0" w:color="auto"/>
            <w:bottom w:val="none" w:sz="0" w:space="0" w:color="auto"/>
            <w:right w:val="none" w:sz="0" w:space="0" w:color="auto"/>
          </w:divBdr>
        </w:div>
        <w:div w:id="2037273457">
          <w:marLeft w:val="640"/>
          <w:marRight w:val="0"/>
          <w:marTop w:val="0"/>
          <w:marBottom w:val="0"/>
          <w:divBdr>
            <w:top w:val="none" w:sz="0" w:space="0" w:color="auto"/>
            <w:left w:val="none" w:sz="0" w:space="0" w:color="auto"/>
            <w:bottom w:val="none" w:sz="0" w:space="0" w:color="auto"/>
            <w:right w:val="none" w:sz="0" w:space="0" w:color="auto"/>
          </w:divBdr>
        </w:div>
        <w:div w:id="2047755215">
          <w:marLeft w:val="640"/>
          <w:marRight w:val="0"/>
          <w:marTop w:val="0"/>
          <w:marBottom w:val="0"/>
          <w:divBdr>
            <w:top w:val="none" w:sz="0" w:space="0" w:color="auto"/>
            <w:left w:val="none" w:sz="0" w:space="0" w:color="auto"/>
            <w:bottom w:val="none" w:sz="0" w:space="0" w:color="auto"/>
            <w:right w:val="none" w:sz="0" w:space="0" w:color="auto"/>
          </w:divBdr>
        </w:div>
        <w:div w:id="2061709531">
          <w:marLeft w:val="640"/>
          <w:marRight w:val="0"/>
          <w:marTop w:val="0"/>
          <w:marBottom w:val="0"/>
          <w:divBdr>
            <w:top w:val="none" w:sz="0" w:space="0" w:color="auto"/>
            <w:left w:val="none" w:sz="0" w:space="0" w:color="auto"/>
            <w:bottom w:val="none" w:sz="0" w:space="0" w:color="auto"/>
            <w:right w:val="none" w:sz="0" w:space="0" w:color="auto"/>
          </w:divBdr>
        </w:div>
        <w:div w:id="2097093965">
          <w:marLeft w:val="640"/>
          <w:marRight w:val="0"/>
          <w:marTop w:val="0"/>
          <w:marBottom w:val="0"/>
          <w:divBdr>
            <w:top w:val="none" w:sz="0" w:space="0" w:color="auto"/>
            <w:left w:val="none" w:sz="0" w:space="0" w:color="auto"/>
            <w:bottom w:val="none" w:sz="0" w:space="0" w:color="auto"/>
            <w:right w:val="none" w:sz="0" w:space="0" w:color="auto"/>
          </w:divBdr>
        </w:div>
      </w:divsChild>
    </w:div>
    <w:div w:id="1465002997">
      <w:marLeft w:val="0"/>
      <w:marRight w:val="0"/>
      <w:marTop w:val="0"/>
      <w:marBottom w:val="0"/>
      <w:divBdr>
        <w:top w:val="none" w:sz="0" w:space="0" w:color="auto"/>
        <w:left w:val="none" w:sz="0" w:space="0" w:color="auto"/>
        <w:bottom w:val="none" w:sz="0" w:space="0" w:color="auto"/>
        <w:right w:val="none" w:sz="0" w:space="0" w:color="auto"/>
      </w:divBdr>
    </w:div>
    <w:div w:id="1466502849">
      <w:marLeft w:val="0"/>
      <w:marRight w:val="0"/>
      <w:marTop w:val="0"/>
      <w:marBottom w:val="0"/>
      <w:divBdr>
        <w:top w:val="none" w:sz="0" w:space="0" w:color="auto"/>
        <w:left w:val="none" w:sz="0" w:space="0" w:color="auto"/>
        <w:bottom w:val="none" w:sz="0" w:space="0" w:color="auto"/>
        <w:right w:val="none" w:sz="0" w:space="0" w:color="auto"/>
      </w:divBdr>
    </w:div>
    <w:div w:id="1467890169">
      <w:marLeft w:val="0"/>
      <w:marRight w:val="0"/>
      <w:marTop w:val="0"/>
      <w:marBottom w:val="0"/>
      <w:divBdr>
        <w:top w:val="none" w:sz="0" w:space="0" w:color="auto"/>
        <w:left w:val="none" w:sz="0" w:space="0" w:color="auto"/>
        <w:bottom w:val="none" w:sz="0" w:space="0" w:color="auto"/>
        <w:right w:val="none" w:sz="0" w:space="0" w:color="auto"/>
      </w:divBdr>
    </w:div>
    <w:div w:id="1468820713">
      <w:bodyDiv w:val="1"/>
      <w:marLeft w:val="0"/>
      <w:marRight w:val="0"/>
      <w:marTop w:val="0"/>
      <w:marBottom w:val="0"/>
      <w:divBdr>
        <w:top w:val="none" w:sz="0" w:space="0" w:color="auto"/>
        <w:left w:val="none" w:sz="0" w:space="0" w:color="auto"/>
        <w:bottom w:val="none" w:sz="0" w:space="0" w:color="auto"/>
        <w:right w:val="none" w:sz="0" w:space="0" w:color="auto"/>
      </w:divBdr>
      <w:divsChild>
        <w:div w:id="66004154">
          <w:marLeft w:val="640"/>
          <w:marRight w:val="0"/>
          <w:marTop w:val="0"/>
          <w:marBottom w:val="0"/>
          <w:divBdr>
            <w:top w:val="none" w:sz="0" w:space="0" w:color="auto"/>
            <w:left w:val="none" w:sz="0" w:space="0" w:color="auto"/>
            <w:bottom w:val="none" w:sz="0" w:space="0" w:color="auto"/>
            <w:right w:val="none" w:sz="0" w:space="0" w:color="auto"/>
          </w:divBdr>
        </w:div>
        <w:div w:id="80612293">
          <w:marLeft w:val="640"/>
          <w:marRight w:val="0"/>
          <w:marTop w:val="0"/>
          <w:marBottom w:val="0"/>
          <w:divBdr>
            <w:top w:val="none" w:sz="0" w:space="0" w:color="auto"/>
            <w:left w:val="none" w:sz="0" w:space="0" w:color="auto"/>
            <w:bottom w:val="none" w:sz="0" w:space="0" w:color="auto"/>
            <w:right w:val="none" w:sz="0" w:space="0" w:color="auto"/>
          </w:divBdr>
        </w:div>
        <w:div w:id="88426855">
          <w:marLeft w:val="640"/>
          <w:marRight w:val="0"/>
          <w:marTop w:val="0"/>
          <w:marBottom w:val="0"/>
          <w:divBdr>
            <w:top w:val="none" w:sz="0" w:space="0" w:color="auto"/>
            <w:left w:val="none" w:sz="0" w:space="0" w:color="auto"/>
            <w:bottom w:val="none" w:sz="0" w:space="0" w:color="auto"/>
            <w:right w:val="none" w:sz="0" w:space="0" w:color="auto"/>
          </w:divBdr>
        </w:div>
        <w:div w:id="122887533">
          <w:marLeft w:val="640"/>
          <w:marRight w:val="0"/>
          <w:marTop w:val="0"/>
          <w:marBottom w:val="0"/>
          <w:divBdr>
            <w:top w:val="none" w:sz="0" w:space="0" w:color="auto"/>
            <w:left w:val="none" w:sz="0" w:space="0" w:color="auto"/>
            <w:bottom w:val="none" w:sz="0" w:space="0" w:color="auto"/>
            <w:right w:val="none" w:sz="0" w:space="0" w:color="auto"/>
          </w:divBdr>
        </w:div>
        <w:div w:id="185291546">
          <w:marLeft w:val="640"/>
          <w:marRight w:val="0"/>
          <w:marTop w:val="0"/>
          <w:marBottom w:val="0"/>
          <w:divBdr>
            <w:top w:val="none" w:sz="0" w:space="0" w:color="auto"/>
            <w:left w:val="none" w:sz="0" w:space="0" w:color="auto"/>
            <w:bottom w:val="none" w:sz="0" w:space="0" w:color="auto"/>
            <w:right w:val="none" w:sz="0" w:space="0" w:color="auto"/>
          </w:divBdr>
        </w:div>
        <w:div w:id="226770454">
          <w:marLeft w:val="640"/>
          <w:marRight w:val="0"/>
          <w:marTop w:val="0"/>
          <w:marBottom w:val="0"/>
          <w:divBdr>
            <w:top w:val="none" w:sz="0" w:space="0" w:color="auto"/>
            <w:left w:val="none" w:sz="0" w:space="0" w:color="auto"/>
            <w:bottom w:val="none" w:sz="0" w:space="0" w:color="auto"/>
            <w:right w:val="none" w:sz="0" w:space="0" w:color="auto"/>
          </w:divBdr>
        </w:div>
        <w:div w:id="262881984">
          <w:marLeft w:val="640"/>
          <w:marRight w:val="0"/>
          <w:marTop w:val="0"/>
          <w:marBottom w:val="0"/>
          <w:divBdr>
            <w:top w:val="none" w:sz="0" w:space="0" w:color="auto"/>
            <w:left w:val="none" w:sz="0" w:space="0" w:color="auto"/>
            <w:bottom w:val="none" w:sz="0" w:space="0" w:color="auto"/>
            <w:right w:val="none" w:sz="0" w:space="0" w:color="auto"/>
          </w:divBdr>
        </w:div>
        <w:div w:id="337932339">
          <w:marLeft w:val="640"/>
          <w:marRight w:val="0"/>
          <w:marTop w:val="0"/>
          <w:marBottom w:val="0"/>
          <w:divBdr>
            <w:top w:val="none" w:sz="0" w:space="0" w:color="auto"/>
            <w:left w:val="none" w:sz="0" w:space="0" w:color="auto"/>
            <w:bottom w:val="none" w:sz="0" w:space="0" w:color="auto"/>
            <w:right w:val="none" w:sz="0" w:space="0" w:color="auto"/>
          </w:divBdr>
        </w:div>
        <w:div w:id="341978430">
          <w:marLeft w:val="640"/>
          <w:marRight w:val="0"/>
          <w:marTop w:val="0"/>
          <w:marBottom w:val="0"/>
          <w:divBdr>
            <w:top w:val="none" w:sz="0" w:space="0" w:color="auto"/>
            <w:left w:val="none" w:sz="0" w:space="0" w:color="auto"/>
            <w:bottom w:val="none" w:sz="0" w:space="0" w:color="auto"/>
            <w:right w:val="none" w:sz="0" w:space="0" w:color="auto"/>
          </w:divBdr>
        </w:div>
        <w:div w:id="373433472">
          <w:marLeft w:val="640"/>
          <w:marRight w:val="0"/>
          <w:marTop w:val="0"/>
          <w:marBottom w:val="0"/>
          <w:divBdr>
            <w:top w:val="none" w:sz="0" w:space="0" w:color="auto"/>
            <w:left w:val="none" w:sz="0" w:space="0" w:color="auto"/>
            <w:bottom w:val="none" w:sz="0" w:space="0" w:color="auto"/>
            <w:right w:val="none" w:sz="0" w:space="0" w:color="auto"/>
          </w:divBdr>
        </w:div>
        <w:div w:id="564604777">
          <w:marLeft w:val="640"/>
          <w:marRight w:val="0"/>
          <w:marTop w:val="0"/>
          <w:marBottom w:val="0"/>
          <w:divBdr>
            <w:top w:val="none" w:sz="0" w:space="0" w:color="auto"/>
            <w:left w:val="none" w:sz="0" w:space="0" w:color="auto"/>
            <w:bottom w:val="none" w:sz="0" w:space="0" w:color="auto"/>
            <w:right w:val="none" w:sz="0" w:space="0" w:color="auto"/>
          </w:divBdr>
        </w:div>
        <w:div w:id="637958752">
          <w:marLeft w:val="640"/>
          <w:marRight w:val="0"/>
          <w:marTop w:val="0"/>
          <w:marBottom w:val="0"/>
          <w:divBdr>
            <w:top w:val="none" w:sz="0" w:space="0" w:color="auto"/>
            <w:left w:val="none" w:sz="0" w:space="0" w:color="auto"/>
            <w:bottom w:val="none" w:sz="0" w:space="0" w:color="auto"/>
            <w:right w:val="none" w:sz="0" w:space="0" w:color="auto"/>
          </w:divBdr>
        </w:div>
        <w:div w:id="663781210">
          <w:marLeft w:val="640"/>
          <w:marRight w:val="0"/>
          <w:marTop w:val="0"/>
          <w:marBottom w:val="0"/>
          <w:divBdr>
            <w:top w:val="none" w:sz="0" w:space="0" w:color="auto"/>
            <w:left w:val="none" w:sz="0" w:space="0" w:color="auto"/>
            <w:bottom w:val="none" w:sz="0" w:space="0" w:color="auto"/>
            <w:right w:val="none" w:sz="0" w:space="0" w:color="auto"/>
          </w:divBdr>
        </w:div>
        <w:div w:id="903374113">
          <w:marLeft w:val="640"/>
          <w:marRight w:val="0"/>
          <w:marTop w:val="0"/>
          <w:marBottom w:val="0"/>
          <w:divBdr>
            <w:top w:val="none" w:sz="0" w:space="0" w:color="auto"/>
            <w:left w:val="none" w:sz="0" w:space="0" w:color="auto"/>
            <w:bottom w:val="none" w:sz="0" w:space="0" w:color="auto"/>
            <w:right w:val="none" w:sz="0" w:space="0" w:color="auto"/>
          </w:divBdr>
        </w:div>
        <w:div w:id="903489872">
          <w:marLeft w:val="640"/>
          <w:marRight w:val="0"/>
          <w:marTop w:val="0"/>
          <w:marBottom w:val="0"/>
          <w:divBdr>
            <w:top w:val="none" w:sz="0" w:space="0" w:color="auto"/>
            <w:left w:val="none" w:sz="0" w:space="0" w:color="auto"/>
            <w:bottom w:val="none" w:sz="0" w:space="0" w:color="auto"/>
            <w:right w:val="none" w:sz="0" w:space="0" w:color="auto"/>
          </w:divBdr>
        </w:div>
        <w:div w:id="924264178">
          <w:marLeft w:val="640"/>
          <w:marRight w:val="0"/>
          <w:marTop w:val="0"/>
          <w:marBottom w:val="0"/>
          <w:divBdr>
            <w:top w:val="none" w:sz="0" w:space="0" w:color="auto"/>
            <w:left w:val="none" w:sz="0" w:space="0" w:color="auto"/>
            <w:bottom w:val="none" w:sz="0" w:space="0" w:color="auto"/>
            <w:right w:val="none" w:sz="0" w:space="0" w:color="auto"/>
          </w:divBdr>
        </w:div>
        <w:div w:id="955259262">
          <w:marLeft w:val="640"/>
          <w:marRight w:val="0"/>
          <w:marTop w:val="0"/>
          <w:marBottom w:val="0"/>
          <w:divBdr>
            <w:top w:val="none" w:sz="0" w:space="0" w:color="auto"/>
            <w:left w:val="none" w:sz="0" w:space="0" w:color="auto"/>
            <w:bottom w:val="none" w:sz="0" w:space="0" w:color="auto"/>
            <w:right w:val="none" w:sz="0" w:space="0" w:color="auto"/>
          </w:divBdr>
        </w:div>
        <w:div w:id="964625022">
          <w:marLeft w:val="640"/>
          <w:marRight w:val="0"/>
          <w:marTop w:val="0"/>
          <w:marBottom w:val="0"/>
          <w:divBdr>
            <w:top w:val="none" w:sz="0" w:space="0" w:color="auto"/>
            <w:left w:val="none" w:sz="0" w:space="0" w:color="auto"/>
            <w:bottom w:val="none" w:sz="0" w:space="0" w:color="auto"/>
            <w:right w:val="none" w:sz="0" w:space="0" w:color="auto"/>
          </w:divBdr>
        </w:div>
        <w:div w:id="1003900051">
          <w:marLeft w:val="640"/>
          <w:marRight w:val="0"/>
          <w:marTop w:val="0"/>
          <w:marBottom w:val="0"/>
          <w:divBdr>
            <w:top w:val="none" w:sz="0" w:space="0" w:color="auto"/>
            <w:left w:val="none" w:sz="0" w:space="0" w:color="auto"/>
            <w:bottom w:val="none" w:sz="0" w:space="0" w:color="auto"/>
            <w:right w:val="none" w:sz="0" w:space="0" w:color="auto"/>
          </w:divBdr>
        </w:div>
        <w:div w:id="1018430595">
          <w:marLeft w:val="640"/>
          <w:marRight w:val="0"/>
          <w:marTop w:val="0"/>
          <w:marBottom w:val="0"/>
          <w:divBdr>
            <w:top w:val="none" w:sz="0" w:space="0" w:color="auto"/>
            <w:left w:val="none" w:sz="0" w:space="0" w:color="auto"/>
            <w:bottom w:val="none" w:sz="0" w:space="0" w:color="auto"/>
            <w:right w:val="none" w:sz="0" w:space="0" w:color="auto"/>
          </w:divBdr>
        </w:div>
        <w:div w:id="1194459736">
          <w:marLeft w:val="640"/>
          <w:marRight w:val="0"/>
          <w:marTop w:val="0"/>
          <w:marBottom w:val="0"/>
          <w:divBdr>
            <w:top w:val="none" w:sz="0" w:space="0" w:color="auto"/>
            <w:left w:val="none" w:sz="0" w:space="0" w:color="auto"/>
            <w:bottom w:val="none" w:sz="0" w:space="0" w:color="auto"/>
            <w:right w:val="none" w:sz="0" w:space="0" w:color="auto"/>
          </w:divBdr>
        </w:div>
        <w:div w:id="1245725051">
          <w:marLeft w:val="640"/>
          <w:marRight w:val="0"/>
          <w:marTop w:val="0"/>
          <w:marBottom w:val="0"/>
          <w:divBdr>
            <w:top w:val="none" w:sz="0" w:space="0" w:color="auto"/>
            <w:left w:val="none" w:sz="0" w:space="0" w:color="auto"/>
            <w:bottom w:val="none" w:sz="0" w:space="0" w:color="auto"/>
            <w:right w:val="none" w:sz="0" w:space="0" w:color="auto"/>
          </w:divBdr>
        </w:div>
        <w:div w:id="1255361018">
          <w:marLeft w:val="640"/>
          <w:marRight w:val="0"/>
          <w:marTop w:val="0"/>
          <w:marBottom w:val="0"/>
          <w:divBdr>
            <w:top w:val="none" w:sz="0" w:space="0" w:color="auto"/>
            <w:left w:val="none" w:sz="0" w:space="0" w:color="auto"/>
            <w:bottom w:val="none" w:sz="0" w:space="0" w:color="auto"/>
            <w:right w:val="none" w:sz="0" w:space="0" w:color="auto"/>
          </w:divBdr>
        </w:div>
        <w:div w:id="1349138968">
          <w:marLeft w:val="640"/>
          <w:marRight w:val="0"/>
          <w:marTop w:val="0"/>
          <w:marBottom w:val="0"/>
          <w:divBdr>
            <w:top w:val="none" w:sz="0" w:space="0" w:color="auto"/>
            <w:left w:val="none" w:sz="0" w:space="0" w:color="auto"/>
            <w:bottom w:val="none" w:sz="0" w:space="0" w:color="auto"/>
            <w:right w:val="none" w:sz="0" w:space="0" w:color="auto"/>
          </w:divBdr>
        </w:div>
        <w:div w:id="1359816015">
          <w:marLeft w:val="640"/>
          <w:marRight w:val="0"/>
          <w:marTop w:val="0"/>
          <w:marBottom w:val="0"/>
          <w:divBdr>
            <w:top w:val="none" w:sz="0" w:space="0" w:color="auto"/>
            <w:left w:val="none" w:sz="0" w:space="0" w:color="auto"/>
            <w:bottom w:val="none" w:sz="0" w:space="0" w:color="auto"/>
            <w:right w:val="none" w:sz="0" w:space="0" w:color="auto"/>
          </w:divBdr>
        </w:div>
        <w:div w:id="1473012763">
          <w:marLeft w:val="640"/>
          <w:marRight w:val="0"/>
          <w:marTop w:val="0"/>
          <w:marBottom w:val="0"/>
          <w:divBdr>
            <w:top w:val="none" w:sz="0" w:space="0" w:color="auto"/>
            <w:left w:val="none" w:sz="0" w:space="0" w:color="auto"/>
            <w:bottom w:val="none" w:sz="0" w:space="0" w:color="auto"/>
            <w:right w:val="none" w:sz="0" w:space="0" w:color="auto"/>
          </w:divBdr>
        </w:div>
        <w:div w:id="1476294164">
          <w:marLeft w:val="640"/>
          <w:marRight w:val="0"/>
          <w:marTop w:val="0"/>
          <w:marBottom w:val="0"/>
          <w:divBdr>
            <w:top w:val="none" w:sz="0" w:space="0" w:color="auto"/>
            <w:left w:val="none" w:sz="0" w:space="0" w:color="auto"/>
            <w:bottom w:val="none" w:sz="0" w:space="0" w:color="auto"/>
            <w:right w:val="none" w:sz="0" w:space="0" w:color="auto"/>
          </w:divBdr>
        </w:div>
        <w:div w:id="1643536865">
          <w:marLeft w:val="640"/>
          <w:marRight w:val="0"/>
          <w:marTop w:val="0"/>
          <w:marBottom w:val="0"/>
          <w:divBdr>
            <w:top w:val="none" w:sz="0" w:space="0" w:color="auto"/>
            <w:left w:val="none" w:sz="0" w:space="0" w:color="auto"/>
            <w:bottom w:val="none" w:sz="0" w:space="0" w:color="auto"/>
            <w:right w:val="none" w:sz="0" w:space="0" w:color="auto"/>
          </w:divBdr>
        </w:div>
        <w:div w:id="1725525267">
          <w:marLeft w:val="640"/>
          <w:marRight w:val="0"/>
          <w:marTop w:val="0"/>
          <w:marBottom w:val="0"/>
          <w:divBdr>
            <w:top w:val="none" w:sz="0" w:space="0" w:color="auto"/>
            <w:left w:val="none" w:sz="0" w:space="0" w:color="auto"/>
            <w:bottom w:val="none" w:sz="0" w:space="0" w:color="auto"/>
            <w:right w:val="none" w:sz="0" w:space="0" w:color="auto"/>
          </w:divBdr>
        </w:div>
        <w:div w:id="1740979296">
          <w:marLeft w:val="640"/>
          <w:marRight w:val="0"/>
          <w:marTop w:val="0"/>
          <w:marBottom w:val="0"/>
          <w:divBdr>
            <w:top w:val="none" w:sz="0" w:space="0" w:color="auto"/>
            <w:left w:val="none" w:sz="0" w:space="0" w:color="auto"/>
            <w:bottom w:val="none" w:sz="0" w:space="0" w:color="auto"/>
            <w:right w:val="none" w:sz="0" w:space="0" w:color="auto"/>
          </w:divBdr>
        </w:div>
        <w:div w:id="1747530023">
          <w:marLeft w:val="640"/>
          <w:marRight w:val="0"/>
          <w:marTop w:val="0"/>
          <w:marBottom w:val="0"/>
          <w:divBdr>
            <w:top w:val="none" w:sz="0" w:space="0" w:color="auto"/>
            <w:left w:val="none" w:sz="0" w:space="0" w:color="auto"/>
            <w:bottom w:val="none" w:sz="0" w:space="0" w:color="auto"/>
            <w:right w:val="none" w:sz="0" w:space="0" w:color="auto"/>
          </w:divBdr>
        </w:div>
        <w:div w:id="1762751156">
          <w:marLeft w:val="640"/>
          <w:marRight w:val="0"/>
          <w:marTop w:val="0"/>
          <w:marBottom w:val="0"/>
          <w:divBdr>
            <w:top w:val="none" w:sz="0" w:space="0" w:color="auto"/>
            <w:left w:val="none" w:sz="0" w:space="0" w:color="auto"/>
            <w:bottom w:val="none" w:sz="0" w:space="0" w:color="auto"/>
            <w:right w:val="none" w:sz="0" w:space="0" w:color="auto"/>
          </w:divBdr>
        </w:div>
        <w:div w:id="1802109106">
          <w:marLeft w:val="640"/>
          <w:marRight w:val="0"/>
          <w:marTop w:val="0"/>
          <w:marBottom w:val="0"/>
          <w:divBdr>
            <w:top w:val="none" w:sz="0" w:space="0" w:color="auto"/>
            <w:left w:val="none" w:sz="0" w:space="0" w:color="auto"/>
            <w:bottom w:val="none" w:sz="0" w:space="0" w:color="auto"/>
            <w:right w:val="none" w:sz="0" w:space="0" w:color="auto"/>
          </w:divBdr>
        </w:div>
        <w:div w:id="1835873701">
          <w:marLeft w:val="640"/>
          <w:marRight w:val="0"/>
          <w:marTop w:val="0"/>
          <w:marBottom w:val="0"/>
          <w:divBdr>
            <w:top w:val="none" w:sz="0" w:space="0" w:color="auto"/>
            <w:left w:val="none" w:sz="0" w:space="0" w:color="auto"/>
            <w:bottom w:val="none" w:sz="0" w:space="0" w:color="auto"/>
            <w:right w:val="none" w:sz="0" w:space="0" w:color="auto"/>
          </w:divBdr>
        </w:div>
        <w:div w:id="1878003923">
          <w:marLeft w:val="640"/>
          <w:marRight w:val="0"/>
          <w:marTop w:val="0"/>
          <w:marBottom w:val="0"/>
          <w:divBdr>
            <w:top w:val="none" w:sz="0" w:space="0" w:color="auto"/>
            <w:left w:val="none" w:sz="0" w:space="0" w:color="auto"/>
            <w:bottom w:val="none" w:sz="0" w:space="0" w:color="auto"/>
            <w:right w:val="none" w:sz="0" w:space="0" w:color="auto"/>
          </w:divBdr>
        </w:div>
        <w:div w:id="1878158334">
          <w:marLeft w:val="640"/>
          <w:marRight w:val="0"/>
          <w:marTop w:val="0"/>
          <w:marBottom w:val="0"/>
          <w:divBdr>
            <w:top w:val="none" w:sz="0" w:space="0" w:color="auto"/>
            <w:left w:val="none" w:sz="0" w:space="0" w:color="auto"/>
            <w:bottom w:val="none" w:sz="0" w:space="0" w:color="auto"/>
            <w:right w:val="none" w:sz="0" w:space="0" w:color="auto"/>
          </w:divBdr>
        </w:div>
        <w:div w:id="1921283942">
          <w:marLeft w:val="640"/>
          <w:marRight w:val="0"/>
          <w:marTop w:val="0"/>
          <w:marBottom w:val="0"/>
          <w:divBdr>
            <w:top w:val="none" w:sz="0" w:space="0" w:color="auto"/>
            <w:left w:val="none" w:sz="0" w:space="0" w:color="auto"/>
            <w:bottom w:val="none" w:sz="0" w:space="0" w:color="auto"/>
            <w:right w:val="none" w:sz="0" w:space="0" w:color="auto"/>
          </w:divBdr>
        </w:div>
        <w:div w:id="1942882557">
          <w:marLeft w:val="640"/>
          <w:marRight w:val="0"/>
          <w:marTop w:val="0"/>
          <w:marBottom w:val="0"/>
          <w:divBdr>
            <w:top w:val="none" w:sz="0" w:space="0" w:color="auto"/>
            <w:left w:val="none" w:sz="0" w:space="0" w:color="auto"/>
            <w:bottom w:val="none" w:sz="0" w:space="0" w:color="auto"/>
            <w:right w:val="none" w:sz="0" w:space="0" w:color="auto"/>
          </w:divBdr>
        </w:div>
        <w:div w:id="1955402089">
          <w:marLeft w:val="640"/>
          <w:marRight w:val="0"/>
          <w:marTop w:val="0"/>
          <w:marBottom w:val="0"/>
          <w:divBdr>
            <w:top w:val="none" w:sz="0" w:space="0" w:color="auto"/>
            <w:left w:val="none" w:sz="0" w:space="0" w:color="auto"/>
            <w:bottom w:val="none" w:sz="0" w:space="0" w:color="auto"/>
            <w:right w:val="none" w:sz="0" w:space="0" w:color="auto"/>
          </w:divBdr>
        </w:div>
        <w:div w:id="2013292662">
          <w:marLeft w:val="640"/>
          <w:marRight w:val="0"/>
          <w:marTop w:val="0"/>
          <w:marBottom w:val="0"/>
          <w:divBdr>
            <w:top w:val="none" w:sz="0" w:space="0" w:color="auto"/>
            <w:left w:val="none" w:sz="0" w:space="0" w:color="auto"/>
            <w:bottom w:val="none" w:sz="0" w:space="0" w:color="auto"/>
            <w:right w:val="none" w:sz="0" w:space="0" w:color="auto"/>
          </w:divBdr>
        </w:div>
        <w:div w:id="2015840487">
          <w:marLeft w:val="640"/>
          <w:marRight w:val="0"/>
          <w:marTop w:val="0"/>
          <w:marBottom w:val="0"/>
          <w:divBdr>
            <w:top w:val="none" w:sz="0" w:space="0" w:color="auto"/>
            <w:left w:val="none" w:sz="0" w:space="0" w:color="auto"/>
            <w:bottom w:val="none" w:sz="0" w:space="0" w:color="auto"/>
            <w:right w:val="none" w:sz="0" w:space="0" w:color="auto"/>
          </w:divBdr>
        </w:div>
        <w:div w:id="2110849490">
          <w:marLeft w:val="640"/>
          <w:marRight w:val="0"/>
          <w:marTop w:val="0"/>
          <w:marBottom w:val="0"/>
          <w:divBdr>
            <w:top w:val="none" w:sz="0" w:space="0" w:color="auto"/>
            <w:left w:val="none" w:sz="0" w:space="0" w:color="auto"/>
            <w:bottom w:val="none" w:sz="0" w:space="0" w:color="auto"/>
            <w:right w:val="none" w:sz="0" w:space="0" w:color="auto"/>
          </w:divBdr>
        </w:div>
        <w:div w:id="2135252288">
          <w:marLeft w:val="640"/>
          <w:marRight w:val="0"/>
          <w:marTop w:val="0"/>
          <w:marBottom w:val="0"/>
          <w:divBdr>
            <w:top w:val="none" w:sz="0" w:space="0" w:color="auto"/>
            <w:left w:val="none" w:sz="0" w:space="0" w:color="auto"/>
            <w:bottom w:val="none" w:sz="0" w:space="0" w:color="auto"/>
            <w:right w:val="none" w:sz="0" w:space="0" w:color="auto"/>
          </w:divBdr>
        </w:div>
      </w:divsChild>
    </w:div>
    <w:div w:id="1471752911">
      <w:bodyDiv w:val="1"/>
      <w:marLeft w:val="0"/>
      <w:marRight w:val="0"/>
      <w:marTop w:val="0"/>
      <w:marBottom w:val="0"/>
      <w:divBdr>
        <w:top w:val="none" w:sz="0" w:space="0" w:color="auto"/>
        <w:left w:val="none" w:sz="0" w:space="0" w:color="auto"/>
        <w:bottom w:val="none" w:sz="0" w:space="0" w:color="auto"/>
        <w:right w:val="none" w:sz="0" w:space="0" w:color="auto"/>
      </w:divBdr>
      <w:divsChild>
        <w:div w:id="92630775">
          <w:marLeft w:val="640"/>
          <w:marRight w:val="0"/>
          <w:marTop w:val="0"/>
          <w:marBottom w:val="0"/>
          <w:divBdr>
            <w:top w:val="none" w:sz="0" w:space="0" w:color="auto"/>
            <w:left w:val="none" w:sz="0" w:space="0" w:color="auto"/>
            <w:bottom w:val="none" w:sz="0" w:space="0" w:color="auto"/>
            <w:right w:val="none" w:sz="0" w:space="0" w:color="auto"/>
          </w:divBdr>
        </w:div>
        <w:div w:id="108546036">
          <w:marLeft w:val="640"/>
          <w:marRight w:val="0"/>
          <w:marTop w:val="0"/>
          <w:marBottom w:val="0"/>
          <w:divBdr>
            <w:top w:val="none" w:sz="0" w:space="0" w:color="auto"/>
            <w:left w:val="none" w:sz="0" w:space="0" w:color="auto"/>
            <w:bottom w:val="none" w:sz="0" w:space="0" w:color="auto"/>
            <w:right w:val="none" w:sz="0" w:space="0" w:color="auto"/>
          </w:divBdr>
        </w:div>
        <w:div w:id="113140022">
          <w:marLeft w:val="640"/>
          <w:marRight w:val="0"/>
          <w:marTop w:val="0"/>
          <w:marBottom w:val="0"/>
          <w:divBdr>
            <w:top w:val="none" w:sz="0" w:space="0" w:color="auto"/>
            <w:left w:val="none" w:sz="0" w:space="0" w:color="auto"/>
            <w:bottom w:val="none" w:sz="0" w:space="0" w:color="auto"/>
            <w:right w:val="none" w:sz="0" w:space="0" w:color="auto"/>
          </w:divBdr>
        </w:div>
        <w:div w:id="172182518">
          <w:marLeft w:val="640"/>
          <w:marRight w:val="0"/>
          <w:marTop w:val="0"/>
          <w:marBottom w:val="0"/>
          <w:divBdr>
            <w:top w:val="none" w:sz="0" w:space="0" w:color="auto"/>
            <w:left w:val="none" w:sz="0" w:space="0" w:color="auto"/>
            <w:bottom w:val="none" w:sz="0" w:space="0" w:color="auto"/>
            <w:right w:val="none" w:sz="0" w:space="0" w:color="auto"/>
          </w:divBdr>
        </w:div>
        <w:div w:id="180896178">
          <w:marLeft w:val="640"/>
          <w:marRight w:val="0"/>
          <w:marTop w:val="0"/>
          <w:marBottom w:val="0"/>
          <w:divBdr>
            <w:top w:val="none" w:sz="0" w:space="0" w:color="auto"/>
            <w:left w:val="none" w:sz="0" w:space="0" w:color="auto"/>
            <w:bottom w:val="none" w:sz="0" w:space="0" w:color="auto"/>
            <w:right w:val="none" w:sz="0" w:space="0" w:color="auto"/>
          </w:divBdr>
        </w:div>
        <w:div w:id="332219328">
          <w:marLeft w:val="640"/>
          <w:marRight w:val="0"/>
          <w:marTop w:val="0"/>
          <w:marBottom w:val="0"/>
          <w:divBdr>
            <w:top w:val="none" w:sz="0" w:space="0" w:color="auto"/>
            <w:left w:val="none" w:sz="0" w:space="0" w:color="auto"/>
            <w:bottom w:val="none" w:sz="0" w:space="0" w:color="auto"/>
            <w:right w:val="none" w:sz="0" w:space="0" w:color="auto"/>
          </w:divBdr>
        </w:div>
        <w:div w:id="380981260">
          <w:marLeft w:val="640"/>
          <w:marRight w:val="0"/>
          <w:marTop w:val="0"/>
          <w:marBottom w:val="0"/>
          <w:divBdr>
            <w:top w:val="none" w:sz="0" w:space="0" w:color="auto"/>
            <w:left w:val="none" w:sz="0" w:space="0" w:color="auto"/>
            <w:bottom w:val="none" w:sz="0" w:space="0" w:color="auto"/>
            <w:right w:val="none" w:sz="0" w:space="0" w:color="auto"/>
          </w:divBdr>
        </w:div>
        <w:div w:id="455564639">
          <w:marLeft w:val="640"/>
          <w:marRight w:val="0"/>
          <w:marTop w:val="0"/>
          <w:marBottom w:val="0"/>
          <w:divBdr>
            <w:top w:val="none" w:sz="0" w:space="0" w:color="auto"/>
            <w:left w:val="none" w:sz="0" w:space="0" w:color="auto"/>
            <w:bottom w:val="none" w:sz="0" w:space="0" w:color="auto"/>
            <w:right w:val="none" w:sz="0" w:space="0" w:color="auto"/>
          </w:divBdr>
        </w:div>
        <w:div w:id="465398306">
          <w:marLeft w:val="640"/>
          <w:marRight w:val="0"/>
          <w:marTop w:val="0"/>
          <w:marBottom w:val="0"/>
          <w:divBdr>
            <w:top w:val="none" w:sz="0" w:space="0" w:color="auto"/>
            <w:left w:val="none" w:sz="0" w:space="0" w:color="auto"/>
            <w:bottom w:val="none" w:sz="0" w:space="0" w:color="auto"/>
            <w:right w:val="none" w:sz="0" w:space="0" w:color="auto"/>
          </w:divBdr>
        </w:div>
        <w:div w:id="519244752">
          <w:marLeft w:val="640"/>
          <w:marRight w:val="0"/>
          <w:marTop w:val="0"/>
          <w:marBottom w:val="0"/>
          <w:divBdr>
            <w:top w:val="none" w:sz="0" w:space="0" w:color="auto"/>
            <w:left w:val="none" w:sz="0" w:space="0" w:color="auto"/>
            <w:bottom w:val="none" w:sz="0" w:space="0" w:color="auto"/>
            <w:right w:val="none" w:sz="0" w:space="0" w:color="auto"/>
          </w:divBdr>
        </w:div>
        <w:div w:id="540360056">
          <w:marLeft w:val="640"/>
          <w:marRight w:val="0"/>
          <w:marTop w:val="0"/>
          <w:marBottom w:val="0"/>
          <w:divBdr>
            <w:top w:val="none" w:sz="0" w:space="0" w:color="auto"/>
            <w:left w:val="none" w:sz="0" w:space="0" w:color="auto"/>
            <w:bottom w:val="none" w:sz="0" w:space="0" w:color="auto"/>
            <w:right w:val="none" w:sz="0" w:space="0" w:color="auto"/>
          </w:divBdr>
        </w:div>
        <w:div w:id="597297302">
          <w:marLeft w:val="640"/>
          <w:marRight w:val="0"/>
          <w:marTop w:val="0"/>
          <w:marBottom w:val="0"/>
          <w:divBdr>
            <w:top w:val="none" w:sz="0" w:space="0" w:color="auto"/>
            <w:left w:val="none" w:sz="0" w:space="0" w:color="auto"/>
            <w:bottom w:val="none" w:sz="0" w:space="0" w:color="auto"/>
            <w:right w:val="none" w:sz="0" w:space="0" w:color="auto"/>
          </w:divBdr>
        </w:div>
        <w:div w:id="597712748">
          <w:marLeft w:val="640"/>
          <w:marRight w:val="0"/>
          <w:marTop w:val="0"/>
          <w:marBottom w:val="0"/>
          <w:divBdr>
            <w:top w:val="none" w:sz="0" w:space="0" w:color="auto"/>
            <w:left w:val="none" w:sz="0" w:space="0" w:color="auto"/>
            <w:bottom w:val="none" w:sz="0" w:space="0" w:color="auto"/>
            <w:right w:val="none" w:sz="0" w:space="0" w:color="auto"/>
          </w:divBdr>
        </w:div>
        <w:div w:id="605695675">
          <w:marLeft w:val="640"/>
          <w:marRight w:val="0"/>
          <w:marTop w:val="0"/>
          <w:marBottom w:val="0"/>
          <w:divBdr>
            <w:top w:val="none" w:sz="0" w:space="0" w:color="auto"/>
            <w:left w:val="none" w:sz="0" w:space="0" w:color="auto"/>
            <w:bottom w:val="none" w:sz="0" w:space="0" w:color="auto"/>
            <w:right w:val="none" w:sz="0" w:space="0" w:color="auto"/>
          </w:divBdr>
        </w:div>
        <w:div w:id="658193342">
          <w:marLeft w:val="640"/>
          <w:marRight w:val="0"/>
          <w:marTop w:val="0"/>
          <w:marBottom w:val="0"/>
          <w:divBdr>
            <w:top w:val="none" w:sz="0" w:space="0" w:color="auto"/>
            <w:left w:val="none" w:sz="0" w:space="0" w:color="auto"/>
            <w:bottom w:val="none" w:sz="0" w:space="0" w:color="auto"/>
            <w:right w:val="none" w:sz="0" w:space="0" w:color="auto"/>
          </w:divBdr>
        </w:div>
        <w:div w:id="715272474">
          <w:marLeft w:val="640"/>
          <w:marRight w:val="0"/>
          <w:marTop w:val="0"/>
          <w:marBottom w:val="0"/>
          <w:divBdr>
            <w:top w:val="none" w:sz="0" w:space="0" w:color="auto"/>
            <w:left w:val="none" w:sz="0" w:space="0" w:color="auto"/>
            <w:bottom w:val="none" w:sz="0" w:space="0" w:color="auto"/>
            <w:right w:val="none" w:sz="0" w:space="0" w:color="auto"/>
          </w:divBdr>
        </w:div>
        <w:div w:id="806434616">
          <w:marLeft w:val="640"/>
          <w:marRight w:val="0"/>
          <w:marTop w:val="0"/>
          <w:marBottom w:val="0"/>
          <w:divBdr>
            <w:top w:val="none" w:sz="0" w:space="0" w:color="auto"/>
            <w:left w:val="none" w:sz="0" w:space="0" w:color="auto"/>
            <w:bottom w:val="none" w:sz="0" w:space="0" w:color="auto"/>
            <w:right w:val="none" w:sz="0" w:space="0" w:color="auto"/>
          </w:divBdr>
        </w:div>
        <w:div w:id="861355159">
          <w:marLeft w:val="640"/>
          <w:marRight w:val="0"/>
          <w:marTop w:val="0"/>
          <w:marBottom w:val="0"/>
          <w:divBdr>
            <w:top w:val="none" w:sz="0" w:space="0" w:color="auto"/>
            <w:left w:val="none" w:sz="0" w:space="0" w:color="auto"/>
            <w:bottom w:val="none" w:sz="0" w:space="0" w:color="auto"/>
            <w:right w:val="none" w:sz="0" w:space="0" w:color="auto"/>
          </w:divBdr>
        </w:div>
        <w:div w:id="896352994">
          <w:marLeft w:val="640"/>
          <w:marRight w:val="0"/>
          <w:marTop w:val="0"/>
          <w:marBottom w:val="0"/>
          <w:divBdr>
            <w:top w:val="none" w:sz="0" w:space="0" w:color="auto"/>
            <w:left w:val="none" w:sz="0" w:space="0" w:color="auto"/>
            <w:bottom w:val="none" w:sz="0" w:space="0" w:color="auto"/>
            <w:right w:val="none" w:sz="0" w:space="0" w:color="auto"/>
          </w:divBdr>
        </w:div>
        <w:div w:id="943457059">
          <w:marLeft w:val="640"/>
          <w:marRight w:val="0"/>
          <w:marTop w:val="0"/>
          <w:marBottom w:val="0"/>
          <w:divBdr>
            <w:top w:val="none" w:sz="0" w:space="0" w:color="auto"/>
            <w:left w:val="none" w:sz="0" w:space="0" w:color="auto"/>
            <w:bottom w:val="none" w:sz="0" w:space="0" w:color="auto"/>
            <w:right w:val="none" w:sz="0" w:space="0" w:color="auto"/>
          </w:divBdr>
        </w:div>
        <w:div w:id="943461490">
          <w:marLeft w:val="640"/>
          <w:marRight w:val="0"/>
          <w:marTop w:val="0"/>
          <w:marBottom w:val="0"/>
          <w:divBdr>
            <w:top w:val="none" w:sz="0" w:space="0" w:color="auto"/>
            <w:left w:val="none" w:sz="0" w:space="0" w:color="auto"/>
            <w:bottom w:val="none" w:sz="0" w:space="0" w:color="auto"/>
            <w:right w:val="none" w:sz="0" w:space="0" w:color="auto"/>
          </w:divBdr>
        </w:div>
        <w:div w:id="950863127">
          <w:marLeft w:val="640"/>
          <w:marRight w:val="0"/>
          <w:marTop w:val="0"/>
          <w:marBottom w:val="0"/>
          <w:divBdr>
            <w:top w:val="none" w:sz="0" w:space="0" w:color="auto"/>
            <w:left w:val="none" w:sz="0" w:space="0" w:color="auto"/>
            <w:bottom w:val="none" w:sz="0" w:space="0" w:color="auto"/>
            <w:right w:val="none" w:sz="0" w:space="0" w:color="auto"/>
          </w:divBdr>
        </w:div>
        <w:div w:id="973753338">
          <w:marLeft w:val="640"/>
          <w:marRight w:val="0"/>
          <w:marTop w:val="0"/>
          <w:marBottom w:val="0"/>
          <w:divBdr>
            <w:top w:val="none" w:sz="0" w:space="0" w:color="auto"/>
            <w:left w:val="none" w:sz="0" w:space="0" w:color="auto"/>
            <w:bottom w:val="none" w:sz="0" w:space="0" w:color="auto"/>
            <w:right w:val="none" w:sz="0" w:space="0" w:color="auto"/>
          </w:divBdr>
        </w:div>
        <w:div w:id="1010986965">
          <w:marLeft w:val="640"/>
          <w:marRight w:val="0"/>
          <w:marTop w:val="0"/>
          <w:marBottom w:val="0"/>
          <w:divBdr>
            <w:top w:val="none" w:sz="0" w:space="0" w:color="auto"/>
            <w:left w:val="none" w:sz="0" w:space="0" w:color="auto"/>
            <w:bottom w:val="none" w:sz="0" w:space="0" w:color="auto"/>
            <w:right w:val="none" w:sz="0" w:space="0" w:color="auto"/>
          </w:divBdr>
        </w:div>
        <w:div w:id="1039402866">
          <w:marLeft w:val="640"/>
          <w:marRight w:val="0"/>
          <w:marTop w:val="0"/>
          <w:marBottom w:val="0"/>
          <w:divBdr>
            <w:top w:val="none" w:sz="0" w:space="0" w:color="auto"/>
            <w:left w:val="none" w:sz="0" w:space="0" w:color="auto"/>
            <w:bottom w:val="none" w:sz="0" w:space="0" w:color="auto"/>
            <w:right w:val="none" w:sz="0" w:space="0" w:color="auto"/>
          </w:divBdr>
        </w:div>
        <w:div w:id="1081486235">
          <w:marLeft w:val="640"/>
          <w:marRight w:val="0"/>
          <w:marTop w:val="0"/>
          <w:marBottom w:val="0"/>
          <w:divBdr>
            <w:top w:val="none" w:sz="0" w:space="0" w:color="auto"/>
            <w:left w:val="none" w:sz="0" w:space="0" w:color="auto"/>
            <w:bottom w:val="none" w:sz="0" w:space="0" w:color="auto"/>
            <w:right w:val="none" w:sz="0" w:space="0" w:color="auto"/>
          </w:divBdr>
        </w:div>
        <w:div w:id="1094058186">
          <w:marLeft w:val="640"/>
          <w:marRight w:val="0"/>
          <w:marTop w:val="0"/>
          <w:marBottom w:val="0"/>
          <w:divBdr>
            <w:top w:val="none" w:sz="0" w:space="0" w:color="auto"/>
            <w:left w:val="none" w:sz="0" w:space="0" w:color="auto"/>
            <w:bottom w:val="none" w:sz="0" w:space="0" w:color="auto"/>
            <w:right w:val="none" w:sz="0" w:space="0" w:color="auto"/>
          </w:divBdr>
        </w:div>
        <w:div w:id="1249077262">
          <w:marLeft w:val="640"/>
          <w:marRight w:val="0"/>
          <w:marTop w:val="0"/>
          <w:marBottom w:val="0"/>
          <w:divBdr>
            <w:top w:val="none" w:sz="0" w:space="0" w:color="auto"/>
            <w:left w:val="none" w:sz="0" w:space="0" w:color="auto"/>
            <w:bottom w:val="none" w:sz="0" w:space="0" w:color="auto"/>
            <w:right w:val="none" w:sz="0" w:space="0" w:color="auto"/>
          </w:divBdr>
        </w:div>
        <w:div w:id="1285885258">
          <w:marLeft w:val="640"/>
          <w:marRight w:val="0"/>
          <w:marTop w:val="0"/>
          <w:marBottom w:val="0"/>
          <w:divBdr>
            <w:top w:val="none" w:sz="0" w:space="0" w:color="auto"/>
            <w:left w:val="none" w:sz="0" w:space="0" w:color="auto"/>
            <w:bottom w:val="none" w:sz="0" w:space="0" w:color="auto"/>
            <w:right w:val="none" w:sz="0" w:space="0" w:color="auto"/>
          </w:divBdr>
        </w:div>
        <w:div w:id="1301304642">
          <w:marLeft w:val="640"/>
          <w:marRight w:val="0"/>
          <w:marTop w:val="0"/>
          <w:marBottom w:val="0"/>
          <w:divBdr>
            <w:top w:val="none" w:sz="0" w:space="0" w:color="auto"/>
            <w:left w:val="none" w:sz="0" w:space="0" w:color="auto"/>
            <w:bottom w:val="none" w:sz="0" w:space="0" w:color="auto"/>
            <w:right w:val="none" w:sz="0" w:space="0" w:color="auto"/>
          </w:divBdr>
        </w:div>
        <w:div w:id="1303466804">
          <w:marLeft w:val="640"/>
          <w:marRight w:val="0"/>
          <w:marTop w:val="0"/>
          <w:marBottom w:val="0"/>
          <w:divBdr>
            <w:top w:val="none" w:sz="0" w:space="0" w:color="auto"/>
            <w:left w:val="none" w:sz="0" w:space="0" w:color="auto"/>
            <w:bottom w:val="none" w:sz="0" w:space="0" w:color="auto"/>
            <w:right w:val="none" w:sz="0" w:space="0" w:color="auto"/>
          </w:divBdr>
        </w:div>
        <w:div w:id="1348866564">
          <w:marLeft w:val="640"/>
          <w:marRight w:val="0"/>
          <w:marTop w:val="0"/>
          <w:marBottom w:val="0"/>
          <w:divBdr>
            <w:top w:val="none" w:sz="0" w:space="0" w:color="auto"/>
            <w:left w:val="none" w:sz="0" w:space="0" w:color="auto"/>
            <w:bottom w:val="none" w:sz="0" w:space="0" w:color="auto"/>
            <w:right w:val="none" w:sz="0" w:space="0" w:color="auto"/>
          </w:divBdr>
        </w:div>
        <w:div w:id="1392269980">
          <w:marLeft w:val="640"/>
          <w:marRight w:val="0"/>
          <w:marTop w:val="0"/>
          <w:marBottom w:val="0"/>
          <w:divBdr>
            <w:top w:val="none" w:sz="0" w:space="0" w:color="auto"/>
            <w:left w:val="none" w:sz="0" w:space="0" w:color="auto"/>
            <w:bottom w:val="none" w:sz="0" w:space="0" w:color="auto"/>
            <w:right w:val="none" w:sz="0" w:space="0" w:color="auto"/>
          </w:divBdr>
        </w:div>
        <w:div w:id="1471168590">
          <w:marLeft w:val="640"/>
          <w:marRight w:val="0"/>
          <w:marTop w:val="0"/>
          <w:marBottom w:val="0"/>
          <w:divBdr>
            <w:top w:val="none" w:sz="0" w:space="0" w:color="auto"/>
            <w:left w:val="none" w:sz="0" w:space="0" w:color="auto"/>
            <w:bottom w:val="none" w:sz="0" w:space="0" w:color="auto"/>
            <w:right w:val="none" w:sz="0" w:space="0" w:color="auto"/>
          </w:divBdr>
        </w:div>
        <w:div w:id="1496258303">
          <w:marLeft w:val="640"/>
          <w:marRight w:val="0"/>
          <w:marTop w:val="0"/>
          <w:marBottom w:val="0"/>
          <w:divBdr>
            <w:top w:val="none" w:sz="0" w:space="0" w:color="auto"/>
            <w:left w:val="none" w:sz="0" w:space="0" w:color="auto"/>
            <w:bottom w:val="none" w:sz="0" w:space="0" w:color="auto"/>
            <w:right w:val="none" w:sz="0" w:space="0" w:color="auto"/>
          </w:divBdr>
        </w:div>
        <w:div w:id="1554610398">
          <w:marLeft w:val="640"/>
          <w:marRight w:val="0"/>
          <w:marTop w:val="0"/>
          <w:marBottom w:val="0"/>
          <w:divBdr>
            <w:top w:val="none" w:sz="0" w:space="0" w:color="auto"/>
            <w:left w:val="none" w:sz="0" w:space="0" w:color="auto"/>
            <w:bottom w:val="none" w:sz="0" w:space="0" w:color="auto"/>
            <w:right w:val="none" w:sz="0" w:space="0" w:color="auto"/>
          </w:divBdr>
        </w:div>
        <w:div w:id="1603610000">
          <w:marLeft w:val="640"/>
          <w:marRight w:val="0"/>
          <w:marTop w:val="0"/>
          <w:marBottom w:val="0"/>
          <w:divBdr>
            <w:top w:val="none" w:sz="0" w:space="0" w:color="auto"/>
            <w:left w:val="none" w:sz="0" w:space="0" w:color="auto"/>
            <w:bottom w:val="none" w:sz="0" w:space="0" w:color="auto"/>
            <w:right w:val="none" w:sz="0" w:space="0" w:color="auto"/>
          </w:divBdr>
        </w:div>
        <w:div w:id="1604874001">
          <w:marLeft w:val="640"/>
          <w:marRight w:val="0"/>
          <w:marTop w:val="0"/>
          <w:marBottom w:val="0"/>
          <w:divBdr>
            <w:top w:val="none" w:sz="0" w:space="0" w:color="auto"/>
            <w:left w:val="none" w:sz="0" w:space="0" w:color="auto"/>
            <w:bottom w:val="none" w:sz="0" w:space="0" w:color="auto"/>
            <w:right w:val="none" w:sz="0" w:space="0" w:color="auto"/>
          </w:divBdr>
        </w:div>
        <w:div w:id="1613126216">
          <w:marLeft w:val="640"/>
          <w:marRight w:val="0"/>
          <w:marTop w:val="0"/>
          <w:marBottom w:val="0"/>
          <w:divBdr>
            <w:top w:val="none" w:sz="0" w:space="0" w:color="auto"/>
            <w:left w:val="none" w:sz="0" w:space="0" w:color="auto"/>
            <w:bottom w:val="none" w:sz="0" w:space="0" w:color="auto"/>
            <w:right w:val="none" w:sz="0" w:space="0" w:color="auto"/>
          </w:divBdr>
        </w:div>
        <w:div w:id="1655523196">
          <w:marLeft w:val="640"/>
          <w:marRight w:val="0"/>
          <w:marTop w:val="0"/>
          <w:marBottom w:val="0"/>
          <w:divBdr>
            <w:top w:val="none" w:sz="0" w:space="0" w:color="auto"/>
            <w:left w:val="none" w:sz="0" w:space="0" w:color="auto"/>
            <w:bottom w:val="none" w:sz="0" w:space="0" w:color="auto"/>
            <w:right w:val="none" w:sz="0" w:space="0" w:color="auto"/>
          </w:divBdr>
        </w:div>
        <w:div w:id="1705013468">
          <w:marLeft w:val="640"/>
          <w:marRight w:val="0"/>
          <w:marTop w:val="0"/>
          <w:marBottom w:val="0"/>
          <w:divBdr>
            <w:top w:val="none" w:sz="0" w:space="0" w:color="auto"/>
            <w:left w:val="none" w:sz="0" w:space="0" w:color="auto"/>
            <w:bottom w:val="none" w:sz="0" w:space="0" w:color="auto"/>
            <w:right w:val="none" w:sz="0" w:space="0" w:color="auto"/>
          </w:divBdr>
        </w:div>
        <w:div w:id="1854494049">
          <w:marLeft w:val="640"/>
          <w:marRight w:val="0"/>
          <w:marTop w:val="0"/>
          <w:marBottom w:val="0"/>
          <w:divBdr>
            <w:top w:val="none" w:sz="0" w:space="0" w:color="auto"/>
            <w:left w:val="none" w:sz="0" w:space="0" w:color="auto"/>
            <w:bottom w:val="none" w:sz="0" w:space="0" w:color="auto"/>
            <w:right w:val="none" w:sz="0" w:space="0" w:color="auto"/>
          </w:divBdr>
        </w:div>
        <w:div w:id="1871651156">
          <w:marLeft w:val="640"/>
          <w:marRight w:val="0"/>
          <w:marTop w:val="0"/>
          <w:marBottom w:val="0"/>
          <w:divBdr>
            <w:top w:val="none" w:sz="0" w:space="0" w:color="auto"/>
            <w:left w:val="none" w:sz="0" w:space="0" w:color="auto"/>
            <w:bottom w:val="none" w:sz="0" w:space="0" w:color="auto"/>
            <w:right w:val="none" w:sz="0" w:space="0" w:color="auto"/>
          </w:divBdr>
        </w:div>
        <w:div w:id="1943102980">
          <w:marLeft w:val="640"/>
          <w:marRight w:val="0"/>
          <w:marTop w:val="0"/>
          <w:marBottom w:val="0"/>
          <w:divBdr>
            <w:top w:val="none" w:sz="0" w:space="0" w:color="auto"/>
            <w:left w:val="none" w:sz="0" w:space="0" w:color="auto"/>
            <w:bottom w:val="none" w:sz="0" w:space="0" w:color="auto"/>
            <w:right w:val="none" w:sz="0" w:space="0" w:color="auto"/>
          </w:divBdr>
        </w:div>
        <w:div w:id="1955163216">
          <w:marLeft w:val="640"/>
          <w:marRight w:val="0"/>
          <w:marTop w:val="0"/>
          <w:marBottom w:val="0"/>
          <w:divBdr>
            <w:top w:val="none" w:sz="0" w:space="0" w:color="auto"/>
            <w:left w:val="none" w:sz="0" w:space="0" w:color="auto"/>
            <w:bottom w:val="none" w:sz="0" w:space="0" w:color="auto"/>
            <w:right w:val="none" w:sz="0" w:space="0" w:color="auto"/>
          </w:divBdr>
        </w:div>
        <w:div w:id="1958562797">
          <w:marLeft w:val="640"/>
          <w:marRight w:val="0"/>
          <w:marTop w:val="0"/>
          <w:marBottom w:val="0"/>
          <w:divBdr>
            <w:top w:val="none" w:sz="0" w:space="0" w:color="auto"/>
            <w:left w:val="none" w:sz="0" w:space="0" w:color="auto"/>
            <w:bottom w:val="none" w:sz="0" w:space="0" w:color="auto"/>
            <w:right w:val="none" w:sz="0" w:space="0" w:color="auto"/>
          </w:divBdr>
        </w:div>
        <w:div w:id="1974754208">
          <w:marLeft w:val="640"/>
          <w:marRight w:val="0"/>
          <w:marTop w:val="0"/>
          <w:marBottom w:val="0"/>
          <w:divBdr>
            <w:top w:val="none" w:sz="0" w:space="0" w:color="auto"/>
            <w:left w:val="none" w:sz="0" w:space="0" w:color="auto"/>
            <w:bottom w:val="none" w:sz="0" w:space="0" w:color="auto"/>
            <w:right w:val="none" w:sz="0" w:space="0" w:color="auto"/>
          </w:divBdr>
        </w:div>
        <w:div w:id="2000227947">
          <w:marLeft w:val="640"/>
          <w:marRight w:val="0"/>
          <w:marTop w:val="0"/>
          <w:marBottom w:val="0"/>
          <w:divBdr>
            <w:top w:val="none" w:sz="0" w:space="0" w:color="auto"/>
            <w:left w:val="none" w:sz="0" w:space="0" w:color="auto"/>
            <w:bottom w:val="none" w:sz="0" w:space="0" w:color="auto"/>
            <w:right w:val="none" w:sz="0" w:space="0" w:color="auto"/>
          </w:divBdr>
        </w:div>
        <w:div w:id="2014456806">
          <w:marLeft w:val="640"/>
          <w:marRight w:val="0"/>
          <w:marTop w:val="0"/>
          <w:marBottom w:val="0"/>
          <w:divBdr>
            <w:top w:val="none" w:sz="0" w:space="0" w:color="auto"/>
            <w:left w:val="none" w:sz="0" w:space="0" w:color="auto"/>
            <w:bottom w:val="none" w:sz="0" w:space="0" w:color="auto"/>
            <w:right w:val="none" w:sz="0" w:space="0" w:color="auto"/>
          </w:divBdr>
        </w:div>
        <w:div w:id="2131587621">
          <w:marLeft w:val="640"/>
          <w:marRight w:val="0"/>
          <w:marTop w:val="0"/>
          <w:marBottom w:val="0"/>
          <w:divBdr>
            <w:top w:val="none" w:sz="0" w:space="0" w:color="auto"/>
            <w:left w:val="none" w:sz="0" w:space="0" w:color="auto"/>
            <w:bottom w:val="none" w:sz="0" w:space="0" w:color="auto"/>
            <w:right w:val="none" w:sz="0" w:space="0" w:color="auto"/>
          </w:divBdr>
        </w:div>
      </w:divsChild>
    </w:div>
    <w:div w:id="1474565740">
      <w:marLeft w:val="0"/>
      <w:marRight w:val="0"/>
      <w:marTop w:val="0"/>
      <w:marBottom w:val="0"/>
      <w:divBdr>
        <w:top w:val="none" w:sz="0" w:space="0" w:color="auto"/>
        <w:left w:val="none" w:sz="0" w:space="0" w:color="auto"/>
        <w:bottom w:val="none" w:sz="0" w:space="0" w:color="auto"/>
        <w:right w:val="none" w:sz="0" w:space="0" w:color="auto"/>
      </w:divBdr>
    </w:div>
    <w:div w:id="1482507132">
      <w:marLeft w:val="0"/>
      <w:marRight w:val="0"/>
      <w:marTop w:val="0"/>
      <w:marBottom w:val="0"/>
      <w:divBdr>
        <w:top w:val="none" w:sz="0" w:space="0" w:color="auto"/>
        <w:left w:val="none" w:sz="0" w:space="0" w:color="auto"/>
        <w:bottom w:val="none" w:sz="0" w:space="0" w:color="auto"/>
        <w:right w:val="none" w:sz="0" w:space="0" w:color="auto"/>
      </w:divBdr>
    </w:div>
    <w:div w:id="1499807226">
      <w:bodyDiv w:val="1"/>
      <w:marLeft w:val="0"/>
      <w:marRight w:val="0"/>
      <w:marTop w:val="0"/>
      <w:marBottom w:val="0"/>
      <w:divBdr>
        <w:top w:val="none" w:sz="0" w:space="0" w:color="auto"/>
        <w:left w:val="none" w:sz="0" w:space="0" w:color="auto"/>
        <w:bottom w:val="none" w:sz="0" w:space="0" w:color="auto"/>
        <w:right w:val="none" w:sz="0" w:space="0" w:color="auto"/>
      </w:divBdr>
      <w:divsChild>
        <w:div w:id="78527188">
          <w:marLeft w:val="640"/>
          <w:marRight w:val="0"/>
          <w:marTop w:val="0"/>
          <w:marBottom w:val="0"/>
          <w:divBdr>
            <w:top w:val="none" w:sz="0" w:space="0" w:color="auto"/>
            <w:left w:val="none" w:sz="0" w:space="0" w:color="auto"/>
            <w:bottom w:val="none" w:sz="0" w:space="0" w:color="auto"/>
            <w:right w:val="none" w:sz="0" w:space="0" w:color="auto"/>
          </w:divBdr>
        </w:div>
        <w:div w:id="81227420">
          <w:marLeft w:val="640"/>
          <w:marRight w:val="0"/>
          <w:marTop w:val="0"/>
          <w:marBottom w:val="0"/>
          <w:divBdr>
            <w:top w:val="none" w:sz="0" w:space="0" w:color="auto"/>
            <w:left w:val="none" w:sz="0" w:space="0" w:color="auto"/>
            <w:bottom w:val="none" w:sz="0" w:space="0" w:color="auto"/>
            <w:right w:val="none" w:sz="0" w:space="0" w:color="auto"/>
          </w:divBdr>
        </w:div>
        <w:div w:id="97213159">
          <w:marLeft w:val="640"/>
          <w:marRight w:val="0"/>
          <w:marTop w:val="0"/>
          <w:marBottom w:val="0"/>
          <w:divBdr>
            <w:top w:val="none" w:sz="0" w:space="0" w:color="auto"/>
            <w:left w:val="none" w:sz="0" w:space="0" w:color="auto"/>
            <w:bottom w:val="none" w:sz="0" w:space="0" w:color="auto"/>
            <w:right w:val="none" w:sz="0" w:space="0" w:color="auto"/>
          </w:divBdr>
        </w:div>
        <w:div w:id="111366994">
          <w:marLeft w:val="640"/>
          <w:marRight w:val="0"/>
          <w:marTop w:val="0"/>
          <w:marBottom w:val="0"/>
          <w:divBdr>
            <w:top w:val="none" w:sz="0" w:space="0" w:color="auto"/>
            <w:left w:val="none" w:sz="0" w:space="0" w:color="auto"/>
            <w:bottom w:val="none" w:sz="0" w:space="0" w:color="auto"/>
            <w:right w:val="none" w:sz="0" w:space="0" w:color="auto"/>
          </w:divBdr>
        </w:div>
        <w:div w:id="138037799">
          <w:marLeft w:val="640"/>
          <w:marRight w:val="0"/>
          <w:marTop w:val="0"/>
          <w:marBottom w:val="0"/>
          <w:divBdr>
            <w:top w:val="none" w:sz="0" w:space="0" w:color="auto"/>
            <w:left w:val="none" w:sz="0" w:space="0" w:color="auto"/>
            <w:bottom w:val="none" w:sz="0" w:space="0" w:color="auto"/>
            <w:right w:val="none" w:sz="0" w:space="0" w:color="auto"/>
          </w:divBdr>
        </w:div>
        <w:div w:id="146483123">
          <w:marLeft w:val="640"/>
          <w:marRight w:val="0"/>
          <w:marTop w:val="0"/>
          <w:marBottom w:val="0"/>
          <w:divBdr>
            <w:top w:val="none" w:sz="0" w:space="0" w:color="auto"/>
            <w:left w:val="none" w:sz="0" w:space="0" w:color="auto"/>
            <w:bottom w:val="none" w:sz="0" w:space="0" w:color="auto"/>
            <w:right w:val="none" w:sz="0" w:space="0" w:color="auto"/>
          </w:divBdr>
        </w:div>
        <w:div w:id="377357227">
          <w:marLeft w:val="640"/>
          <w:marRight w:val="0"/>
          <w:marTop w:val="0"/>
          <w:marBottom w:val="0"/>
          <w:divBdr>
            <w:top w:val="none" w:sz="0" w:space="0" w:color="auto"/>
            <w:left w:val="none" w:sz="0" w:space="0" w:color="auto"/>
            <w:bottom w:val="none" w:sz="0" w:space="0" w:color="auto"/>
            <w:right w:val="none" w:sz="0" w:space="0" w:color="auto"/>
          </w:divBdr>
        </w:div>
        <w:div w:id="394088217">
          <w:marLeft w:val="640"/>
          <w:marRight w:val="0"/>
          <w:marTop w:val="0"/>
          <w:marBottom w:val="0"/>
          <w:divBdr>
            <w:top w:val="none" w:sz="0" w:space="0" w:color="auto"/>
            <w:left w:val="none" w:sz="0" w:space="0" w:color="auto"/>
            <w:bottom w:val="none" w:sz="0" w:space="0" w:color="auto"/>
            <w:right w:val="none" w:sz="0" w:space="0" w:color="auto"/>
          </w:divBdr>
        </w:div>
        <w:div w:id="464003100">
          <w:marLeft w:val="640"/>
          <w:marRight w:val="0"/>
          <w:marTop w:val="0"/>
          <w:marBottom w:val="0"/>
          <w:divBdr>
            <w:top w:val="none" w:sz="0" w:space="0" w:color="auto"/>
            <w:left w:val="none" w:sz="0" w:space="0" w:color="auto"/>
            <w:bottom w:val="none" w:sz="0" w:space="0" w:color="auto"/>
            <w:right w:val="none" w:sz="0" w:space="0" w:color="auto"/>
          </w:divBdr>
        </w:div>
        <w:div w:id="483669046">
          <w:marLeft w:val="640"/>
          <w:marRight w:val="0"/>
          <w:marTop w:val="0"/>
          <w:marBottom w:val="0"/>
          <w:divBdr>
            <w:top w:val="none" w:sz="0" w:space="0" w:color="auto"/>
            <w:left w:val="none" w:sz="0" w:space="0" w:color="auto"/>
            <w:bottom w:val="none" w:sz="0" w:space="0" w:color="auto"/>
            <w:right w:val="none" w:sz="0" w:space="0" w:color="auto"/>
          </w:divBdr>
        </w:div>
        <w:div w:id="485901977">
          <w:marLeft w:val="640"/>
          <w:marRight w:val="0"/>
          <w:marTop w:val="0"/>
          <w:marBottom w:val="0"/>
          <w:divBdr>
            <w:top w:val="none" w:sz="0" w:space="0" w:color="auto"/>
            <w:left w:val="none" w:sz="0" w:space="0" w:color="auto"/>
            <w:bottom w:val="none" w:sz="0" w:space="0" w:color="auto"/>
            <w:right w:val="none" w:sz="0" w:space="0" w:color="auto"/>
          </w:divBdr>
        </w:div>
        <w:div w:id="501624431">
          <w:marLeft w:val="640"/>
          <w:marRight w:val="0"/>
          <w:marTop w:val="0"/>
          <w:marBottom w:val="0"/>
          <w:divBdr>
            <w:top w:val="none" w:sz="0" w:space="0" w:color="auto"/>
            <w:left w:val="none" w:sz="0" w:space="0" w:color="auto"/>
            <w:bottom w:val="none" w:sz="0" w:space="0" w:color="auto"/>
            <w:right w:val="none" w:sz="0" w:space="0" w:color="auto"/>
          </w:divBdr>
        </w:div>
        <w:div w:id="544565109">
          <w:marLeft w:val="640"/>
          <w:marRight w:val="0"/>
          <w:marTop w:val="0"/>
          <w:marBottom w:val="0"/>
          <w:divBdr>
            <w:top w:val="none" w:sz="0" w:space="0" w:color="auto"/>
            <w:left w:val="none" w:sz="0" w:space="0" w:color="auto"/>
            <w:bottom w:val="none" w:sz="0" w:space="0" w:color="auto"/>
            <w:right w:val="none" w:sz="0" w:space="0" w:color="auto"/>
          </w:divBdr>
        </w:div>
        <w:div w:id="641084703">
          <w:marLeft w:val="640"/>
          <w:marRight w:val="0"/>
          <w:marTop w:val="0"/>
          <w:marBottom w:val="0"/>
          <w:divBdr>
            <w:top w:val="none" w:sz="0" w:space="0" w:color="auto"/>
            <w:left w:val="none" w:sz="0" w:space="0" w:color="auto"/>
            <w:bottom w:val="none" w:sz="0" w:space="0" w:color="auto"/>
            <w:right w:val="none" w:sz="0" w:space="0" w:color="auto"/>
          </w:divBdr>
        </w:div>
        <w:div w:id="675183957">
          <w:marLeft w:val="640"/>
          <w:marRight w:val="0"/>
          <w:marTop w:val="0"/>
          <w:marBottom w:val="0"/>
          <w:divBdr>
            <w:top w:val="none" w:sz="0" w:space="0" w:color="auto"/>
            <w:left w:val="none" w:sz="0" w:space="0" w:color="auto"/>
            <w:bottom w:val="none" w:sz="0" w:space="0" w:color="auto"/>
            <w:right w:val="none" w:sz="0" w:space="0" w:color="auto"/>
          </w:divBdr>
        </w:div>
        <w:div w:id="694617675">
          <w:marLeft w:val="640"/>
          <w:marRight w:val="0"/>
          <w:marTop w:val="0"/>
          <w:marBottom w:val="0"/>
          <w:divBdr>
            <w:top w:val="none" w:sz="0" w:space="0" w:color="auto"/>
            <w:left w:val="none" w:sz="0" w:space="0" w:color="auto"/>
            <w:bottom w:val="none" w:sz="0" w:space="0" w:color="auto"/>
            <w:right w:val="none" w:sz="0" w:space="0" w:color="auto"/>
          </w:divBdr>
        </w:div>
        <w:div w:id="708190248">
          <w:marLeft w:val="640"/>
          <w:marRight w:val="0"/>
          <w:marTop w:val="0"/>
          <w:marBottom w:val="0"/>
          <w:divBdr>
            <w:top w:val="none" w:sz="0" w:space="0" w:color="auto"/>
            <w:left w:val="none" w:sz="0" w:space="0" w:color="auto"/>
            <w:bottom w:val="none" w:sz="0" w:space="0" w:color="auto"/>
            <w:right w:val="none" w:sz="0" w:space="0" w:color="auto"/>
          </w:divBdr>
        </w:div>
        <w:div w:id="758217080">
          <w:marLeft w:val="640"/>
          <w:marRight w:val="0"/>
          <w:marTop w:val="0"/>
          <w:marBottom w:val="0"/>
          <w:divBdr>
            <w:top w:val="none" w:sz="0" w:space="0" w:color="auto"/>
            <w:left w:val="none" w:sz="0" w:space="0" w:color="auto"/>
            <w:bottom w:val="none" w:sz="0" w:space="0" w:color="auto"/>
            <w:right w:val="none" w:sz="0" w:space="0" w:color="auto"/>
          </w:divBdr>
        </w:div>
        <w:div w:id="825127031">
          <w:marLeft w:val="640"/>
          <w:marRight w:val="0"/>
          <w:marTop w:val="0"/>
          <w:marBottom w:val="0"/>
          <w:divBdr>
            <w:top w:val="none" w:sz="0" w:space="0" w:color="auto"/>
            <w:left w:val="none" w:sz="0" w:space="0" w:color="auto"/>
            <w:bottom w:val="none" w:sz="0" w:space="0" w:color="auto"/>
            <w:right w:val="none" w:sz="0" w:space="0" w:color="auto"/>
          </w:divBdr>
        </w:div>
        <w:div w:id="837380121">
          <w:marLeft w:val="640"/>
          <w:marRight w:val="0"/>
          <w:marTop w:val="0"/>
          <w:marBottom w:val="0"/>
          <w:divBdr>
            <w:top w:val="none" w:sz="0" w:space="0" w:color="auto"/>
            <w:left w:val="none" w:sz="0" w:space="0" w:color="auto"/>
            <w:bottom w:val="none" w:sz="0" w:space="0" w:color="auto"/>
            <w:right w:val="none" w:sz="0" w:space="0" w:color="auto"/>
          </w:divBdr>
        </w:div>
        <w:div w:id="949822943">
          <w:marLeft w:val="640"/>
          <w:marRight w:val="0"/>
          <w:marTop w:val="0"/>
          <w:marBottom w:val="0"/>
          <w:divBdr>
            <w:top w:val="none" w:sz="0" w:space="0" w:color="auto"/>
            <w:left w:val="none" w:sz="0" w:space="0" w:color="auto"/>
            <w:bottom w:val="none" w:sz="0" w:space="0" w:color="auto"/>
            <w:right w:val="none" w:sz="0" w:space="0" w:color="auto"/>
          </w:divBdr>
        </w:div>
        <w:div w:id="1052728850">
          <w:marLeft w:val="640"/>
          <w:marRight w:val="0"/>
          <w:marTop w:val="0"/>
          <w:marBottom w:val="0"/>
          <w:divBdr>
            <w:top w:val="none" w:sz="0" w:space="0" w:color="auto"/>
            <w:left w:val="none" w:sz="0" w:space="0" w:color="auto"/>
            <w:bottom w:val="none" w:sz="0" w:space="0" w:color="auto"/>
            <w:right w:val="none" w:sz="0" w:space="0" w:color="auto"/>
          </w:divBdr>
        </w:div>
        <w:div w:id="1083719397">
          <w:marLeft w:val="640"/>
          <w:marRight w:val="0"/>
          <w:marTop w:val="0"/>
          <w:marBottom w:val="0"/>
          <w:divBdr>
            <w:top w:val="none" w:sz="0" w:space="0" w:color="auto"/>
            <w:left w:val="none" w:sz="0" w:space="0" w:color="auto"/>
            <w:bottom w:val="none" w:sz="0" w:space="0" w:color="auto"/>
            <w:right w:val="none" w:sz="0" w:space="0" w:color="auto"/>
          </w:divBdr>
        </w:div>
        <w:div w:id="1087505351">
          <w:marLeft w:val="640"/>
          <w:marRight w:val="0"/>
          <w:marTop w:val="0"/>
          <w:marBottom w:val="0"/>
          <w:divBdr>
            <w:top w:val="none" w:sz="0" w:space="0" w:color="auto"/>
            <w:left w:val="none" w:sz="0" w:space="0" w:color="auto"/>
            <w:bottom w:val="none" w:sz="0" w:space="0" w:color="auto"/>
            <w:right w:val="none" w:sz="0" w:space="0" w:color="auto"/>
          </w:divBdr>
        </w:div>
        <w:div w:id="1128234786">
          <w:marLeft w:val="640"/>
          <w:marRight w:val="0"/>
          <w:marTop w:val="0"/>
          <w:marBottom w:val="0"/>
          <w:divBdr>
            <w:top w:val="none" w:sz="0" w:space="0" w:color="auto"/>
            <w:left w:val="none" w:sz="0" w:space="0" w:color="auto"/>
            <w:bottom w:val="none" w:sz="0" w:space="0" w:color="auto"/>
            <w:right w:val="none" w:sz="0" w:space="0" w:color="auto"/>
          </w:divBdr>
        </w:div>
        <w:div w:id="1188059563">
          <w:marLeft w:val="640"/>
          <w:marRight w:val="0"/>
          <w:marTop w:val="0"/>
          <w:marBottom w:val="0"/>
          <w:divBdr>
            <w:top w:val="none" w:sz="0" w:space="0" w:color="auto"/>
            <w:left w:val="none" w:sz="0" w:space="0" w:color="auto"/>
            <w:bottom w:val="none" w:sz="0" w:space="0" w:color="auto"/>
            <w:right w:val="none" w:sz="0" w:space="0" w:color="auto"/>
          </w:divBdr>
        </w:div>
        <w:div w:id="1207640622">
          <w:marLeft w:val="640"/>
          <w:marRight w:val="0"/>
          <w:marTop w:val="0"/>
          <w:marBottom w:val="0"/>
          <w:divBdr>
            <w:top w:val="none" w:sz="0" w:space="0" w:color="auto"/>
            <w:left w:val="none" w:sz="0" w:space="0" w:color="auto"/>
            <w:bottom w:val="none" w:sz="0" w:space="0" w:color="auto"/>
            <w:right w:val="none" w:sz="0" w:space="0" w:color="auto"/>
          </w:divBdr>
        </w:div>
        <w:div w:id="1216114884">
          <w:marLeft w:val="640"/>
          <w:marRight w:val="0"/>
          <w:marTop w:val="0"/>
          <w:marBottom w:val="0"/>
          <w:divBdr>
            <w:top w:val="none" w:sz="0" w:space="0" w:color="auto"/>
            <w:left w:val="none" w:sz="0" w:space="0" w:color="auto"/>
            <w:bottom w:val="none" w:sz="0" w:space="0" w:color="auto"/>
            <w:right w:val="none" w:sz="0" w:space="0" w:color="auto"/>
          </w:divBdr>
        </w:div>
        <w:div w:id="1311666795">
          <w:marLeft w:val="640"/>
          <w:marRight w:val="0"/>
          <w:marTop w:val="0"/>
          <w:marBottom w:val="0"/>
          <w:divBdr>
            <w:top w:val="none" w:sz="0" w:space="0" w:color="auto"/>
            <w:left w:val="none" w:sz="0" w:space="0" w:color="auto"/>
            <w:bottom w:val="none" w:sz="0" w:space="0" w:color="auto"/>
            <w:right w:val="none" w:sz="0" w:space="0" w:color="auto"/>
          </w:divBdr>
        </w:div>
        <w:div w:id="1315573350">
          <w:marLeft w:val="640"/>
          <w:marRight w:val="0"/>
          <w:marTop w:val="0"/>
          <w:marBottom w:val="0"/>
          <w:divBdr>
            <w:top w:val="none" w:sz="0" w:space="0" w:color="auto"/>
            <w:left w:val="none" w:sz="0" w:space="0" w:color="auto"/>
            <w:bottom w:val="none" w:sz="0" w:space="0" w:color="auto"/>
            <w:right w:val="none" w:sz="0" w:space="0" w:color="auto"/>
          </w:divBdr>
        </w:div>
        <w:div w:id="1350259459">
          <w:marLeft w:val="640"/>
          <w:marRight w:val="0"/>
          <w:marTop w:val="0"/>
          <w:marBottom w:val="0"/>
          <w:divBdr>
            <w:top w:val="none" w:sz="0" w:space="0" w:color="auto"/>
            <w:left w:val="none" w:sz="0" w:space="0" w:color="auto"/>
            <w:bottom w:val="none" w:sz="0" w:space="0" w:color="auto"/>
            <w:right w:val="none" w:sz="0" w:space="0" w:color="auto"/>
          </w:divBdr>
        </w:div>
        <w:div w:id="1393961307">
          <w:marLeft w:val="640"/>
          <w:marRight w:val="0"/>
          <w:marTop w:val="0"/>
          <w:marBottom w:val="0"/>
          <w:divBdr>
            <w:top w:val="none" w:sz="0" w:space="0" w:color="auto"/>
            <w:left w:val="none" w:sz="0" w:space="0" w:color="auto"/>
            <w:bottom w:val="none" w:sz="0" w:space="0" w:color="auto"/>
            <w:right w:val="none" w:sz="0" w:space="0" w:color="auto"/>
          </w:divBdr>
        </w:div>
        <w:div w:id="1404527288">
          <w:marLeft w:val="640"/>
          <w:marRight w:val="0"/>
          <w:marTop w:val="0"/>
          <w:marBottom w:val="0"/>
          <w:divBdr>
            <w:top w:val="none" w:sz="0" w:space="0" w:color="auto"/>
            <w:left w:val="none" w:sz="0" w:space="0" w:color="auto"/>
            <w:bottom w:val="none" w:sz="0" w:space="0" w:color="auto"/>
            <w:right w:val="none" w:sz="0" w:space="0" w:color="auto"/>
          </w:divBdr>
        </w:div>
        <w:div w:id="1415318395">
          <w:marLeft w:val="640"/>
          <w:marRight w:val="0"/>
          <w:marTop w:val="0"/>
          <w:marBottom w:val="0"/>
          <w:divBdr>
            <w:top w:val="none" w:sz="0" w:space="0" w:color="auto"/>
            <w:left w:val="none" w:sz="0" w:space="0" w:color="auto"/>
            <w:bottom w:val="none" w:sz="0" w:space="0" w:color="auto"/>
            <w:right w:val="none" w:sz="0" w:space="0" w:color="auto"/>
          </w:divBdr>
        </w:div>
        <w:div w:id="1463032704">
          <w:marLeft w:val="640"/>
          <w:marRight w:val="0"/>
          <w:marTop w:val="0"/>
          <w:marBottom w:val="0"/>
          <w:divBdr>
            <w:top w:val="none" w:sz="0" w:space="0" w:color="auto"/>
            <w:left w:val="none" w:sz="0" w:space="0" w:color="auto"/>
            <w:bottom w:val="none" w:sz="0" w:space="0" w:color="auto"/>
            <w:right w:val="none" w:sz="0" w:space="0" w:color="auto"/>
          </w:divBdr>
        </w:div>
        <w:div w:id="1466854083">
          <w:marLeft w:val="640"/>
          <w:marRight w:val="0"/>
          <w:marTop w:val="0"/>
          <w:marBottom w:val="0"/>
          <w:divBdr>
            <w:top w:val="none" w:sz="0" w:space="0" w:color="auto"/>
            <w:left w:val="none" w:sz="0" w:space="0" w:color="auto"/>
            <w:bottom w:val="none" w:sz="0" w:space="0" w:color="auto"/>
            <w:right w:val="none" w:sz="0" w:space="0" w:color="auto"/>
          </w:divBdr>
        </w:div>
        <w:div w:id="1655798506">
          <w:marLeft w:val="640"/>
          <w:marRight w:val="0"/>
          <w:marTop w:val="0"/>
          <w:marBottom w:val="0"/>
          <w:divBdr>
            <w:top w:val="none" w:sz="0" w:space="0" w:color="auto"/>
            <w:left w:val="none" w:sz="0" w:space="0" w:color="auto"/>
            <w:bottom w:val="none" w:sz="0" w:space="0" w:color="auto"/>
            <w:right w:val="none" w:sz="0" w:space="0" w:color="auto"/>
          </w:divBdr>
        </w:div>
        <w:div w:id="1739938025">
          <w:marLeft w:val="640"/>
          <w:marRight w:val="0"/>
          <w:marTop w:val="0"/>
          <w:marBottom w:val="0"/>
          <w:divBdr>
            <w:top w:val="none" w:sz="0" w:space="0" w:color="auto"/>
            <w:left w:val="none" w:sz="0" w:space="0" w:color="auto"/>
            <w:bottom w:val="none" w:sz="0" w:space="0" w:color="auto"/>
            <w:right w:val="none" w:sz="0" w:space="0" w:color="auto"/>
          </w:divBdr>
        </w:div>
        <w:div w:id="1843162475">
          <w:marLeft w:val="640"/>
          <w:marRight w:val="0"/>
          <w:marTop w:val="0"/>
          <w:marBottom w:val="0"/>
          <w:divBdr>
            <w:top w:val="none" w:sz="0" w:space="0" w:color="auto"/>
            <w:left w:val="none" w:sz="0" w:space="0" w:color="auto"/>
            <w:bottom w:val="none" w:sz="0" w:space="0" w:color="auto"/>
            <w:right w:val="none" w:sz="0" w:space="0" w:color="auto"/>
          </w:divBdr>
        </w:div>
        <w:div w:id="1852450076">
          <w:marLeft w:val="640"/>
          <w:marRight w:val="0"/>
          <w:marTop w:val="0"/>
          <w:marBottom w:val="0"/>
          <w:divBdr>
            <w:top w:val="none" w:sz="0" w:space="0" w:color="auto"/>
            <w:left w:val="none" w:sz="0" w:space="0" w:color="auto"/>
            <w:bottom w:val="none" w:sz="0" w:space="0" w:color="auto"/>
            <w:right w:val="none" w:sz="0" w:space="0" w:color="auto"/>
          </w:divBdr>
        </w:div>
        <w:div w:id="1913851583">
          <w:marLeft w:val="640"/>
          <w:marRight w:val="0"/>
          <w:marTop w:val="0"/>
          <w:marBottom w:val="0"/>
          <w:divBdr>
            <w:top w:val="none" w:sz="0" w:space="0" w:color="auto"/>
            <w:left w:val="none" w:sz="0" w:space="0" w:color="auto"/>
            <w:bottom w:val="none" w:sz="0" w:space="0" w:color="auto"/>
            <w:right w:val="none" w:sz="0" w:space="0" w:color="auto"/>
          </w:divBdr>
        </w:div>
        <w:div w:id="1995642120">
          <w:marLeft w:val="640"/>
          <w:marRight w:val="0"/>
          <w:marTop w:val="0"/>
          <w:marBottom w:val="0"/>
          <w:divBdr>
            <w:top w:val="none" w:sz="0" w:space="0" w:color="auto"/>
            <w:left w:val="none" w:sz="0" w:space="0" w:color="auto"/>
            <w:bottom w:val="none" w:sz="0" w:space="0" w:color="auto"/>
            <w:right w:val="none" w:sz="0" w:space="0" w:color="auto"/>
          </w:divBdr>
        </w:div>
        <w:div w:id="2029016117">
          <w:marLeft w:val="640"/>
          <w:marRight w:val="0"/>
          <w:marTop w:val="0"/>
          <w:marBottom w:val="0"/>
          <w:divBdr>
            <w:top w:val="none" w:sz="0" w:space="0" w:color="auto"/>
            <w:left w:val="none" w:sz="0" w:space="0" w:color="auto"/>
            <w:bottom w:val="none" w:sz="0" w:space="0" w:color="auto"/>
            <w:right w:val="none" w:sz="0" w:space="0" w:color="auto"/>
          </w:divBdr>
        </w:div>
        <w:div w:id="2120250368">
          <w:marLeft w:val="640"/>
          <w:marRight w:val="0"/>
          <w:marTop w:val="0"/>
          <w:marBottom w:val="0"/>
          <w:divBdr>
            <w:top w:val="none" w:sz="0" w:space="0" w:color="auto"/>
            <w:left w:val="none" w:sz="0" w:space="0" w:color="auto"/>
            <w:bottom w:val="none" w:sz="0" w:space="0" w:color="auto"/>
            <w:right w:val="none" w:sz="0" w:space="0" w:color="auto"/>
          </w:divBdr>
        </w:div>
      </w:divsChild>
    </w:div>
    <w:div w:id="1501307404">
      <w:bodyDiv w:val="1"/>
      <w:marLeft w:val="0"/>
      <w:marRight w:val="0"/>
      <w:marTop w:val="0"/>
      <w:marBottom w:val="0"/>
      <w:divBdr>
        <w:top w:val="none" w:sz="0" w:space="0" w:color="auto"/>
        <w:left w:val="none" w:sz="0" w:space="0" w:color="auto"/>
        <w:bottom w:val="none" w:sz="0" w:space="0" w:color="auto"/>
        <w:right w:val="none" w:sz="0" w:space="0" w:color="auto"/>
      </w:divBdr>
      <w:divsChild>
        <w:div w:id="37321825">
          <w:marLeft w:val="640"/>
          <w:marRight w:val="0"/>
          <w:marTop w:val="0"/>
          <w:marBottom w:val="0"/>
          <w:divBdr>
            <w:top w:val="none" w:sz="0" w:space="0" w:color="auto"/>
            <w:left w:val="none" w:sz="0" w:space="0" w:color="auto"/>
            <w:bottom w:val="none" w:sz="0" w:space="0" w:color="auto"/>
            <w:right w:val="none" w:sz="0" w:space="0" w:color="auto"/>
          </w:divBdr>
        </w:div>
        <w:div w:id="96756796">
          <w:marLeft w:val="640"/>
          <w:marRight w:val="0"/>
          <w:marTop w:val="0"/>
          <w:marBottom w:val="0"/>
          <w:divBdr>
            <w:top w:val="none" w:sz="0" w:space="0" w:color="auto"/>
            <w:left w:val="none" w:sz="0" w:space="0" w:color="auto"/>
            <w:bottom w:val="none" w:sz="0" w:space="0" w:color="auto"/>
            <w:right w:val="none" w:sz="0" w:space="0" w:color="auto"/>
          </w:divBdr>
        </w:div>
        <w:div w:id="111748541">
          <w:marLeft w:val="640"/>
          <w:marRight w:val="0"/>
          <w:marTop w:val="0"/>
          <w:marBottom w:val="0"/>
          <w:divBdr>
            <w:top w:val="none" w:sz="0" w:space="0" w:color="auto"/>
            <w:left w:val="none" w:sz="0" w:space="0" w:color="auto"/>
            <w:bottom w:val="none" w:sz="0" w:space="0" w:color="auto"/>
            <w:right w:val="none" w:sz="0" w:space="0" w:color="auto"/>
          </w:divBdr>
        </w:div>
        <w:div w:id="171453879">
          <w:marLeft w:val="640"/>
          <w:marRight w:val="0"/>
          <w:marTop w:val="0"/>
          <w:marBottom w:val="0"/>
          <w:divBdr>
            <w:top w:val="none" w:sz="0" w:space="0" w:color="auto"/>
            <w:left w:val="none" w:sz="0" w:space="0" w:color="auto"/>
            <w:bottom w:val="none" w:sz="0" w:space="0" w:color="auto"/>
            <w:right w:val="none" w:sz="0" w:space="0" w:color="auto"/>
          </w:divBdr>
        </w:div>
        <w:div w:id="234358770">
          <w:marLeft w:val="640"/>
          <w:marRight w:val="0"/>
          <w:marTop w:val="0"/>
          <w:marBottom w:val="0"/>
          <w:divBdr>
            <w:top w:val="none" w:sz="0" w:space="0" w:color="auto"/>
            <w:left w:val="none" w:sz="0" w:space="0" w:color="auto"/>
            <w:bottom w:val="none" w:sz="0" w:space="0" w:color="auto"/>
            <w:right w:val="none" w:sz="0" w:space="0" w:color="auto"/>
          </w:divBdr>
        </w:div>
        <w:div w:id="246350903">
          <w:marLeft w:val="640"/>
          <w:marRight w:val="0"/>
          <w:marTop w:val="0"/>
          <w:marBottom w:val="0"/>
          <w:divBdr>
            <w:top w:val="none" w:sz="0" w:space="0" w:color="auto"/>
            <w:left w:val="none" w:sz="0" w:space="0" w:color="auto"/>
            <w:bottom w:val="none" w:sz="0" w:space="0" w:color="auto"/>
            <w:right w:val="none" w:sz="0" w:space="0" w:color="auto"/>
          </w:divBdr>
        </w:div>
        <w:div w:id="290524684">
          <w:marLeft w:val="640"/>
          <w:marRight w:val="0"/>
          <w:marTop w:val="0"/>
          <w:marBottom w:val="0"/>
          <w:divBdr>
            <w:top w:val="none" w:sz="0" w:space="0" w:color="auto"/>
            <w:left w:val="none" w:sz="0" w:space="0" w:color="auto"/>
            <w:bottom w:val="none" w:sz="0" w:space="0" w:color="auto"/>
            <w:right w:val="none" w:sz="0" w:space="0" w:color="auto"/>
          </w:divBdr>
        </w:div>
        <w:div w:id="304625008">
          <w:marLeft w:val="640"/>
          <w:marRight w:val="0"/>
          <w:marTop w:val="0"/>
          <w:marBottom w:val="0"/>
          <w:divBdr>
            <w:top w:val="none" w:sz="0" w:space="0" w:color="auto"/>
            <w:left w:val="none" w:sz="0" w:space="0" w:color="auto"/>
            <w:bottom w:val="none" w:sz="0" w:space="0" w:color="auto"/>
            <w:right w:val="none" w:sz="0" w:space="0" w:color="auto"/>
          </w:divBdr>
        </w:div>
        <w:div w:id="493421686">
          <w:marLeft w:val="640"/>
          <w:marRight w:val="0"/>
          <w:marTop w:val="0"/>
          <w:marBottom w:val="0"/>
          <w:divBdr>
            <w:top w:val="none" w:sz="0" w:space="0" w:color="auto"/>
            <w:left w:val="none" w:sz="0" w:space="0" w:color="auto"/>
            <w:bottom w:val="none" w:sz="0" w:space="0" w:color="auto"/>
            <w:right w:val="none" w:sz="0" w:space="0" w:color="auto"/>
          </w:divBdr>
        </w:div>
        <w:div w:id="533268728">
          <w:marLeft w:val="640"/>
          <w:marRight w:val="0"/>
          <w:marTop w:val="0"/>
          <w:marBottom w:val="0"/>
          <w:divBdr>
            <w:top w:val="none" w:sz="0" w:space="0" w:color="auto"/>
            <w:left w:val="none" w:sz="0" w:space="0" w:color="auto"/>
            <w:bottom w:val="none" w:sz="0" w:space="0" w:color="auto"/>
            <w:right w:val="none" w:sz="0" w:space="0" w:color="auto"/>
          </w:divBdr>
        </w:div>
        <w:div w:id="672221917">
          <w:marLeft w:val="640"/>
          <w:marRight w:val="0"/>
          <w:marTop w:val="0"/>
          <w:marBottom w:val="0"/>
          <w:divBdr>
            <w:top w:val="none" w:sz="0" w:space="0" w:color="auto"/>
            <w:left w:val="none" w:sz="0" w:space="0" w:color="auto"/>
            <w:bottom w:val="none" w:sz="0" w:space="0" w:color="auto"/>
            <w:right w:val="none" w:sz="0" w:space="0" w:color="auto"/>
          </w:divBdr>
        </w:div>
        <w:div w:id="804129719">
          <w:marLeft w:val="640"/>
          <w:marRight w:val="0"/>
          <w:marTop w:val="0"/>
          <w:marBottom w:val="0"/>
          <w:divBdr>
            <w:top w:val="none" w:sz="0" w:space="0" w:color="auto"/>
            <w:left w:val="none" w:sz="0" w:space="0" w:color="auto"/>
            <w:bottom w:val="none" w:sz="0" w:space="0" w:color="auto"/>
            <w:right w:val="none" w:sz="0" w:space="0" w:color="auto"/>
          </w:divBdr>
        </w:div>
        <w:div w:id="910314282">
          <w:marLeft w:val="640"/>
          <w:marRight w:val="0"/>
          <w:marTop w:val="0"/>
          <w:marBottom w:val="0"/>
          <w:divBdr>
            <w:top w:val="none" w:sz="0" w:space="0" w:color="auto"/>
            <w:left w:val="none" w:sz="0" w:space="0" w:color="auto"/>
            <w:bottom w:val="none" w:sz="0" w:space="0" w:color="auto"/>
            <w:right w:val="none" w:sz="0" w:space="0" w:color="auto"/>
          </w:divBdr>
        </w:div>
        <w:div w:id="1006711747">
          <w:marLeft w:val="640"/>
          <w:marRight w:val="0"/>
          <w:marTop w:val="0"/>
          <w:marBottom w:val="0"/>
          <w:divBdr>
            <w:top w:val="none" w:sz="0" w:space="0" w:color="auto"/>
            <w:left w:val="none" w:sz="0" w:space="0" w:color="auto"/>
            <w:bottom w:val="none" w:sz="0" w:space="0" w:color="auto"/>
            <w:right w:val="none" w:sz="0" w:space="0" w:color="auto"/>
          </w:divBdr>
        </w:div>
        <w:div w:id="1070927180">
          <w:marLeft w:val="640"/>
          <w:marRight w:val="0"/>
          <w:marTop w:val="0"/>
          <w:marBottom w:val="0"/>
          <w:divBdr>
            <w:top w:val="none" w:sz="0" w:space="0" w:color="auto"/>
            <w:left w:val="none" w:sz="0" w:space="0" w:color="auto"/>
            <w:bottom w:val="none" w:sz="0" w:space="0" w:color="auto"/>
            <w:right w:val="none" w:sz="0" w:space="0" w:color="auto"/>
          </w:divBdr>
        </w:div>
        <w:div w:id="1091466756">
          <w:marLeft w:val="640"/>
          <w:marRight w:val="0"/>
          <w:marTop w:val="0"/>
          <w:marBottom w:val="0"/>
          <w:divBdr>
            <w:top w:val="none" w:sz="0" w:space="0" w:color="auto"/>
            <w:left w:val="none" w:sz="0" w:space="0" w:color="auto"/>
            <w:bottom w:val="none" w:sz="0" w:space="0" w:color="auto"/>
            <w:right w:val="none" w:sz="0" w:space="0" w:color="auto"/>
          </w:divBdr>
        </w:div>
        <w:div w:id="1106148685">
          <w:marLeft w:val="640"/>
          <w:marRight w:val="0"/>
          <w:marTop w:val="0"/>
          <w:marBottom w:val="0"/>
          <w:divBdr>
            <w:top w:val="none" w:sz="0" w:space="0" w:color="auto"/>
            <w:left w:val="none" w:sz="0" w:space="0" w:color="auto"/>
            <w:bottom w:val="none" w:sz="0" w:space="0" w:color="auto"/>
            <w:right w:val="none" w:sz="0" w:space="0" w:color="auto"/>
          </w:divBdr>
        </w:div>
        <w:div w:id="1117479835">
          <w:marLeft w:val="640"/>
          <w:marRight w:val="0"/>
          <w:marTop w:val="0"/>
          <w:marBottom w:val="0"/>
          <w:divBdr>
            <w:top w:val="none" w:sz="0" w:space="0" w:color="auto"/>
            <w:left w:val="none" w:sz="0" w:space="0" w:color="auto"/>
            <w:bottom w:val="none" w:sz="0" w:space="0" w:color="auto"/>
            <w:right w:val="none" w:sz="0" w:space="0" w:color="auto"/>
          </w:divBdr>
        </w:div>
        <w:div w:id="1200896751">
          <w:marLeft w:val="640"/>
          <w:marRight w:val="0"/>
          <w:marTop w:val="0"/>
          <w:marBottom w:val="0"/>
          <w:divBdr>
            <w:top w:val="none" w:sz="0" w:space="0" w:color="auto"/>
            <w:left w:val="none" w:sz="0" w:space="0" w:color="auto"/>
            <w:bottom w:val="none" w:sz="0" w:space="0" w:color="auto"/>
            <w:right w:val="none" w:sz="0" w:space="0" w:color="auto"/>
          </w:divBdr>
        </w:div>
        <w:div w:id="1248542396">
          <w:marLeft w:val="640"/>
          <w:marRight w:val="0"/>
          <w:marTop w:val="0"/>
          <w:marBottom w:val="0"/>
          <w:divBdr>
            <w:top w:val="none" w:sz="0" w:space="0" w:color="auto"/>
            <w:left w:val="none" w:sz="0" w:space="0" w:color="auto"/>
            <w:bottom w:val="none" w:sz="0" w:space="0" w:color="auto"/>
            <w:right w:val="none" w:sz="0" w:space="0" w:color="auto"/>
          </w:divBdr>
        </w:div>
        <w:div w:id="1274442820">
          <w:marLeft w:val="640"/>
          <w:marRight w:val="0"/>
          <w:marTop w:val="0"/>
          <w:marBottom w:val="0"/>
          <w:divBdr>
            <w:top w:val="none" w:sz="0" w:space="0" w:color="auto"/>
            <w:left w:val="none" w:sz="0" w:space="0" w:color="auto"/>
            <w:bottom w:val="none" w:sz="0" w:space="0" w:color="auto"/>
            <w:right w:val="none" w:sz="0" w:space="0" w:color="auto"/>
          </w:divBdr>
        </w:div>
        <w:div w:id="1299609482">
          <w:marLeft w:val="640"/>
          <w:marRight w:val="0"/>
          <w:marTop w:val="0"/>
          <w:marBottom w:val="0"/>
          <w:divBdr>
            <w:top w:val="none" w:sz="0" w:space="0" w:color="auto"/>
            <w:left w:val="none" w:sz="0" w:space="0" w:color="auto"/>
            <w:bottom w:val="none" w:sz="0" w:space="0" w:color="auto"/>
            <w:right w:val="none" w:sz="0" w:space="0" w:color="auto"/>
          </w:divBdr>
        </w:div>
        <w:div w:id="1382829498">
          <w:marLeft w:val="640"/>
          <w:marRight w:val="0"/>
          <w:marTop w:val="0"/>
          <w:marBottom w:val="0"/>
          <w:divBdr>
            <w:top w:val="none" w:sz="0" w:space="0" w:color="auto"/>
            <w:left w:val="none" w:sz="0" w:space="0" w:color="auto"/>
            <w:bottom w:val="none" w:sz="0" w:space="0" w:color="auto"/>
            <w:right w:val="none" w:sz="0" w:space="0" w:color="auto"/>
          </w:divBdr>
        </w:div>
        <w:div w:id="1409965264">
          <w:marLeft w:val="640"/>
          <w:marRight w:val="0"/>
          <w:marTop w:val="0"/>
          <w:marBottom w:val="0"/>
          <w:divBdr>
            <w:top w:val="none" w:sz="0" w:space="0" w:color="auto"/>
            <w:left w:val="none" w:sz="0" w:space="0" w:color="auto"/>
            <w:bottom w:val="none" w:sz="0" w:space="0" w:color="auto"/>
            <w:right w:val="none" w:sz="0" w:space="0" w:color="auto"/>
          </w:divBdr>
        </w:div>
        <w:div w:id="1419903628">
          <w:marLeft w:val="640"/>
          <w:marRight w:val="0"/>
          <w:marTop w:val="0"/>
          <w:marBottom w:val="0"/>
          <w:divBdr>
            <w:top w:val="none" w:sz="0" w:space="0" w:color="auto"/>
            <w:left w:val="none" w:sz="0" w:space="0" w:color="auto"/>
            <w:bottom w:val="none" w:sz="0" w:space="0" w:color="auto"/>
            <w:right w:val="none" w:sz="0" w:space="0" w:color="auto"/>
          </w:divBdr>
        </w:div>
        <w:div w:id="1445075633">
          <w:marLeft w:val="640"/>
          <w:marRight w:val="0"/>
          <w:marTop w:val="0"/>
          <w:marBottom w:val="0"/>
          <w:divBdr>
            <w:top w:val="none" w:sz="0" w:space="0" w:color="auto"/>
            <w:left w:val="none" w:sz="0" w:space="0" w:color="auto"/>
            <w:bottom w:val="none" w:sz="0" w:space="0" w:color="auto"/>
            <w:right w:val="none" w:sz="0" w:space="0" w:color="auto"/>
          </w:divBdr>
        </w:div>
        <w:div w:id="1495759281">
          <w:marLeft w:val="640"/>
          <w:marRight w:val="0"/>
          <w:marTop w:val="0"/>
          <w:marBottom w:val="0"/>
          <w:divBdr>
            <w:top w:val="none" w:sz="0" w:space="0" w:color="auto"/>
            <w:left w:val="none" w:sz="0" w:space="0" w:color="auto"/>
            <w:bottom w:val="none" w:sz="0" w:space="0" w:color="auto"/>
            <w:right w:val="none" w:sz="0" w:space="0" w:color="auto"/>
          </w:divBdr>
        </w:div>
        <w:div w:id="1525901294">
          <w:marLeft w:val="640"/>
          <w:marRight w:val="0"/>
          <w:marTop w:val="0"/>
          <w:marBottom w:val="0"/>
          <w:divBdr>
            <w:top w:val="none" w:sz="0" w:space="0" w:color="auto"/>
            <w:left w:val="none" w:sz="0" w:space="0" w:color="auto"/>
            <w:bottom w:val="none" w:sz="0" w:space="0" w:color="auto"/>
            <w:right w:val="none" w:sz="0" w:space="0" w:color="auto"/>
          </w:divBdr>
        </w:div>
        <w:div w:id="1546791715">
          <w:marLeft w:val="640"/>
          <w:marRight w:val="0"/>
          <w:marTop w:val="0"/>
          <w:marBottom w:val="0"/>
          <w:divBdr>
            <w:top w:val="none" w:sz="0" w:space="0" w:color="auto"/>
            <w:left w:val="none" w:sz="0" w:space="0" w:color="auto"/>
            <w:bottom w:val="none" w:sz="0" w:space="0" w:color="auto"/>
            <w:right w:val="none" w:sz="0" w:space="0" w:color="auto"/>
          </w:divBdr>
        </w:div>
        <w:div w:id="1584603343">
          <w:marLeft w:val="640"/>
          <w:marRight w:val="0"/>
          <w:marTop w:val="0"/>
          <w:marBottom w:val="0"/>
          <w:divBdr>
            <w:top w:val="none" w:sz="0" w:space="0" w:color="auto"/>
            <w:left w:val="none" w:sz="0" w:space="0" w:color="auto"/>
            <w:bottom w:val="none" w:sz="0" w:space="0" w:color="auto"/>
            <w:right w:val="none" w:sz="0" w:space="0" w:color="auto"/>
          </w:divBdr>
        </w:div>
        <w:div w:id="1622422546">
          <w:marLeft w:val="640"/>
          <w:marRight w:val="0"/>
          <w:marTop w:val="0"/>
          <w:marBottom w:val="0"/>
          <w:divBdr>
            <w:top w:val="none" w:sz="0" w:space="0" w:color="auto"/>
            <w:left w:val="none" w:sz="0" w:space="0" w:color="auto"/>
            <w:bottom w:val="none" w:sz="0" w:space="0" w:color="auto"/>
            <w:right w:val="none" w:sz="0" w:space="0" w:color="auto"/>
          </w:divBdr>
        </w:div>
        <w:div w:id="1634672092">
          <w:marLeft w:val="640"/>
          <w:marRight w:val="0"/>
          <w:marTop w:val="0"/>
          <w:marBottom w:val="0"/>
          <w:divBdr>
            <w:top w:val="none" w:sz="0" w:space="0" w:color="auto"/>
            <w:left w:val="none" w:sz="0" w:space="0" w:color="auto"/>
            <w:bottom w:val="none" w:sz="0" w:space="0" w:color="auto"/>
            <w:right w:val="none" w:sz="0" w:space="0" w:color="auto"/>
          </w:divBdr>
        </w:div>
        <w:div w:id="1646620304">
          <w:marLeft w:val="640"/>
          <w:marRight w:val="0"/>
          <w:marTop w:val="0"/>
          <w:marBottom w:val="0"/>
          <w:divBdr>
            <w:top w:val="none" w:sz="0" w:space="0" w:color="auto"/>
            <w:left w:val="none" w:sz="0" w:space="0" w:color="auto"/>
            <w:bottom w:val="none" w:sz="0" w:space="0" w:color="auto"/>
            <w:right w:val="none" w:sz="0" w:space="0" w:color="auto"/>
          </w:divBdr>
        </w:div>
        <w:div w:id="1656252540">
          <w:marLeft w:val="640"/>
          <w:marRight w:val="0"/>
          <w:marTop w:val="0"/>
          <w:marBottom w:val="0"/>
          <w:divBdr>
            <w:top w:val="none" w:sz="0" w:space="0" w:color="auto"/>
            <w:left w:val="none" w:sz="0" w:space="0" w:color="auto"/>
            <w:bottom w:val="none" w:sz="0" w:space="0" w:color="auto"/>
            <w:right w:val="none" w:sz="0" w:space="0" w:color="auto"/>
          </w:divBdr>
        </w:div>
        <w:div w:id="1697655358">
          <w:marLeft w:val="640"/>
          <w:marRight w:val="0"/>
          <w:marTop w:val="0"/>
          <w:marBottom w:val="0"/>
          <w:divBdr>
            <w:top w:val="none" w:sz="0" w:space="0" w:color="auto"/>
            <w:left w:val="none" w:sz="0" w:space="0" w:color="auto"/>
            <w:bottom w:val="none" w:sz="0" w:space="0" w:color="auto"/>
            <w:right w:val="none" w:sz="0" w:space="0" w:color="auto"/>
          </w:divBdr>
        </w:div>
        <w:div w:id="1890535442">
          <w:marLeft w:val="640"/>
          <w:marRight w:val="0"/>
          <w:marTop w:val="0"/>
          <w:marBottom w:val="0"/>
          <w:divBdr>
            <w:top w:val="none" w:sz="0" w:space="0" w:color="auto"/>
            <w:left w:val="none" w:sz="0" w:space="0" w:color="auto"/>
            <w:bottom w:val="none" w:sz="0" w:space="0" w:color="auto"/>
            <w:right w:val="none" w:sz="0" w:space="0" w:color="auto"/>
          </w:divBdr>
        </w:div>
        <w:div w:id="1906866786">
          <w:marLeft w:val="640"/>
          <w:marRight w:val="0"/>
          <w:marTop w:val="0"/>
          <w:marBottom w:val="0"/>
          <w:divBdr>
            <w:top w:val="none" w:sz="0" w:space="0" w:color="auto"/>
            <w:left w:val="none" w:sz="0" w:space="0" w:color="auto"/>
            <w:bottom w:val="none" w:sz="0" w:space="0" w:color="auto"/>
            <w:right w:val="none" w:sz="0" w:space="0" w:color="auto"/>
          </w:divBdr>
        </w:div>
        <w:div w:id="1968461717">
          <w:marLeft w:val="640"/>
          <w:marRight w:val="0"/>
          <w:marTop w:val="0"/>
          <w:marBottom w:val="0"/>
          <w:divBdr>
            <w:top w:val="none" w:sz="0" w:space="0" w:color="auto"/>
            <w:left w:val="none" w:sz="0" w:space="0" w:color="auto"/>
            <w:bottom w:val="none" w:sz="0" w:space="0" w:color="auto"/>
            <w:right w:val="none" w:sz="0" w:space="0" w:color="auto"/>
          </w:divBdr>
        </w:div>
        <w:div w:id="1973360473">
          <w:marLeft w:val="640"/>
          <w:marRight w:val="0"/>
          <w:marTop w:val="0"/>
          <w:marBottom w:val="0"/>
          <w:divBdr>
            <w:top w:val="none" w:sz="0" w:space="0" w:color="auto"/>
            <w:left w:val="none" w:sz="0" w:space="0" w:color="auto"/>
            <w:bottom w:val="none" w:sz="0" w:space="0" w:color="auto"/>
            <w:right w:val="none" w:sz="0" w:space="0" w:color="auto"/>
          </w:divBdr>
        </w:div>
        <w:div w:id="1986201681">
          <w:marLeft w:val="640"/>
          <w:marRight w:val="0"/>
          <w:marTop w:val="0"/>
          <w:marBottom w:val="0"/>
          <w:divBdr>
            <w:top w:val="none" w:sz="0" w:space="0" w:color="auto"/>
            <w:left w:val="none" w:sz="0" w:space="0" w:color="auto"/>
            <w:bottom w:val="none" w:sz="0" w:space="0" w:color="auto"/>
            <w:right w:val="none" w:sz="0" w:space="0" w:color="auto"/>
          </w:divBdr>
        </w:div>
        <w:div w:id="2018268144">
          <w:marLeft w:val="640"/>
          <w:marRight w:val="0"/>
          <w:marTop w:val="0"/>
          <w:marBottom w:val="0"/>
          <w:divBdr>
            <w:top w:val="none" w:sz="0" w:space="0" w:color="auto"/>
            <w:left w:val="none" w:sz="0" w:space="0" w:color="auto"/>
            <w:bottom w:val="none" w:sz="0" w:space="0" w:color="auto"/>
            <w:right w:val="none" w:sz="0" w:space="0" w:color="auto"/>
          </w:divBdr>
        </w:div>
        <w:div w:id="2039966413">
          <w:marLeft w:val="640"/>
          <w:marRight w:val="0"/>
          <w:marTop w:val="0"/>
          <w:marBottom w:val="0"/>
          <w:divBdr>
            <w:top w:val="none" w:sz="0" w:space="0" w:color="auto"/>
            <w:left w:val="none" w:sz="0" w:space="0" w:color="auto"/>
            <w:bottom w:val="none" w:sz="0" w:space="0" w:color="auto"/>
            <w:right w:val="none" w:sz="0" w:space="0" w:color="auto"/>
          </w:divBdr>
        </w:div>
        <w:div w:id="2041859620">
          <w:marLeft w:val="640"/>
          <w:marRight w:val="0"/>
          <w:marTop w:val="0"/>
          <w:marBottom w:val="0"/>
          <w:divBdr>
            <w:top w:val="none" w:sz="0" w:space="0" w:color="auto"/>
            <w:left w:val="none" w:sz="0" w:space="0" w:color="auto"/>
            <w:bottom w:val="none" w:sz="0" w:space="0" w:color="auto"/>
            <w:right w:val="none" w:sz="0" w:space="0" w:color="auto"/>
          </w:divBdr>
        </w:div>
        <w:div w:id="2043431698">
          <w:marLeft w:val="640"/>
          <w:marRight w:val="0"/>
          <w:marTop w:val="0"/>
          <w:marBottom w:val="0"/>
          <w:divBdr>
            <w:top w:val="none" w:sz="0" w:space="0" w:color="auto"/>
            <w:left w:val="none" w:sz="0" w:space="0" w:color="auto"/>
            <w:bottom w:val="none" w:sz="0" w:space="0" w:color="auto"/>
            <w:right w:val="none" w:sz="0" w:space="0" w:color="auto"/>
          </w:divBdr>
        </w:div>
      </w:divsChild>
    </w:div>
    <w:div w:id="1502967419">
      <w:marLeft w:val="0"/>
      <w:marRight w:val="0"/>
      <w:marTop w:val="0"/>
      <w:marBottom w:val="0"/>
      <w:divBdr>
        <w:top w:val="none" w:sz="0" w:space="0" w:color="auto"/>
        <w:left w:val="none" w:sz="0" w:space="0" w:color="auto"/>
        <w:bottom w:val="none" w:sz="0" w:space="0" w:color="auto"/>
        <w:right w:val="none" w:sz="0" w:space="0" w:color="auto"/>
      </w:divBdr>
    </w:div>
    <w:div w:id="1509364752">
      <w:bodyDiv w:val="1"/>
      <w:marLeft w:val="0"/>
      <w:marRight w:val="0"/>
      <w:marTop w:val="0"/>
      <w:marBottom w:val="0"/>
      <w:divBdr>
        <w:top w:val="none" w:sz="0" w:space="0" w:color="auto"/>
        <w:left w:val="none" w:sz="0" w:space="0" w:color="auto"/>
        <w:bottom w:val="none" w:sz="0" w:space="0" w:color="auto"/>
        <w:right w:val="none" w:sz="0" w:space="0" w:color="auto"/>
      </w:divBdr>
      <w:divsChild>
        <w:div w:id="634411398">
          <w:marLeft w:val="640"/>
          <w:marRight w:val="0"/>
          <w:marTop w:val="0"/>
          <w:marBottom w:val="0"/>
          <w:divBdr>
            <w:top w:val="none" w:sz="0" w:space="0" w:color="auto"/>
            <w:left w:val="none" w:sz="0" w:space="0" w:color="auto"/>
            <w:bottom w:val="none" w:sz="0" w:space="0" w:color="auto"/>
            <w:right w:val="none" w:sz="0" w:space="0" w:color="auto"/>
          </w:divBdr>
        </w:div>
        <w:div w:id="481624091">
          <w:marLeft w:val="640"/>
          <w:marRight w:val="0"/>
          <w:marTop w:val="0"/>
          <w:marBottom w:val="0"/>
          <w:divBdr>
            <w:top w:val="none" w:sz="0" w:space="0" w:color="auto"/>
            <w:left w:val="none" w:sz="0" w:space="0" w:color="auto"/>
            <w:bottom w:val="none" w:sz="0" w:space="0" w:color="auto"/>
            <w:right w:val="none" w:sz="0" w:space="0" w:color="auto"/>
          </w:divBdr>
        </w:div>
        <w:div w:id="180096727">
          <w:marLeft w:val="640"/>
          <w:marRight w:val="0"/>
          <w:marTop w:val="0"/>
          <w:marBottom w:val="0"/>
          <w:divBdr>
            <w:top w:val="none" w:sz="0" w:space="0" w:color="auto"/>
            <w:left w:val="none" w:sz="0" w:space="0" w:color="auto"/>
            <w:bottom w:val="none" w:sz="0" w:space="0" w:color="auto"/>
            <w:right w:val="none" w:sz="0" w:space="0" w:color="auto"/>
          </w:divBdr>
        </w:div>
        <w:div w:id="1924486192">
          <w:marLeft w:val="640"/>
          <w:marRight w:val="0"/>
          <w:marTop w:val="0"/>
          <w:marBottom w:val="0"/>
          <w:divBdr>
            <w:top w:val="none" w:sz="0" w:space="0" w:color="auto"/>
            <w:left w:val="none" w:sz="0" w:space="0" w:color="auto"/>
            <w:bottom w:val="none" w:sz="0" w:space="0" w:color="auto"/>
            <w:right w:val="none" w:sz="0" w:space="0" w:color="auto"/>
          </w:divBdr>
        </w:div>
        <w:div w:id="1386642071">
          <w:marLeft w:val="640"/>
          <w:marRight w:val="0"/>
          <w:marTop w:val="0"/>
          <w:marBottom w:val="0"/>
          <w:divBdr>
            <w:top w:val="none" w:sz="0" w:space="0" w:color="auto"/>
            <w:left w:val="none" w:sz="0" w:space="0" w:color="auto"/>
            <w:bottom w:val="none" w:sz="0" w:space="0" w:color="auto"/>
            <w:right w:val="none" w:sz="0" w:space="0" w:color="auto"/>
          </w:divBdr>
        </w:div>
        <w:div w:id="1515610060">
          <w:marLeft w:val="640"/>
          <w:marRight w:val="0"/>
          <w:marTop w:val="0"/>
          <w:marBottom w:val="0"/>
          <w:divBdr>
            <w:top w:val="none" w:sz="0" w:space="0" w:color="auto"/>
            <w:left w:val="none" w:sz="0" w:space="0" w:color="auto"/>
            <w:bottom w:val="none" w:sz="0" w:space="0" w:color="auto"/>
            <w:right w:val="none" w:sz="0" w:space="0" w:color="auto"/>
          </w:divBdr>
        </w:div>
        <w:div w:id="802967506">
          <w:marLeft w:val="640"/>
          <w:marRight w:val="0"/>
          <w:marTop w:val="0"/>
          <w:marBottom w:val="0"/>
          <w:divBdr>
            <w:top w:val="none" w:sz="0" w:space="0" w:color="auto"/>
            <w:left w:val="none" w:sz="0" w:space="0" w:color="auto"/>
            <w:bottom w:val="none" w:sz="0" w:space="0" w:color="auto"/>
            <w:right w:val="none" w:sz="0" w:space="0" w:color="auto"/>
          </w:divBdr>
        </w:div>
        <w:div w:id="2074042928">
          <w:marLeft w:val="640"/>
          <w:marRight w:val="0"/>
          <w:marTop w:val="0"/>
          <w:marBottom w:val="0"/>
          <w:divBdr>
            <w:top w:val="none" w:sz="0" w:space="0" w:color="auto"/>
            <w:left w:val="none" w:sz="0" w:space="0" w:color="auto"/>
            <w:bottom w:val="none" w:sz="0" w:space="0" w:color="auto"/>
            <w:right w:val="none" w:sz="0" w:space="0" w:color="auto"/>
          </w:divBdr>
        </w:div>
        <w:div w:id="1617908968">
          <w:marLeft w:val="640"/>
          <w:marRight w:val="0"/>
          <w:marTop w:val="0"/>
          <w:marBottom w:val="0"/>
          <w:divBdr>
            <w:top w:val="none" w:sz="0" w:space="0" w:color="auto"/>
            <w:left w:val="none" w:sz="0" w:space="0" w:color="auto"/>
            <w:bottom w:val="none" w:sz="0" w:space="0" w:color="auto"/>
            <w:right w:val="none" w:sz="0" w:space="0" w:color="auto"/>
          </w:divBdr>
        </w:div>
        <w:div w:id="691296491">
          <w:marLeft w:val="640"/>
          <w:marRight w:val="0"/>
          <w:marTop w:val="0"/>
          <w:marBottom w:val="0"/>
          <w:divBdr>
            <w:top w:val="none" w:sz="0" w:space="0" w:color="auto"/>
            <w:left w:val="none" w:sz="0" w:space="0" w:color="auto"/>
            <w:bottom w:val="none" w:sz="0" w:space="0" w:color="auto"/>
            <w:right w:val="none" w:sz="0" w:space="0" w:color="auto"/>
          </w:divBdr>
        </w:div>
        <w:div w:id="1670793673">
          <w:marLeft w:val="640"/>
          <w:marRight w:val="0"/>
          <w:marTop w:val="0"/>
          <w:marBottom w:val="0"/>
          <w:divBdr>
            <w:top w:val="none" w:sz="0" w:space="0" w:color="auto"/>
            <w:left w:val="none" w:sz="0" w:space="0" w:color="auto"/>
            <w:bottom w:val="none" w:sz="0" w:space="0" w:color="auto"/>
            <w:right w:val="none" w:sz="0" w:space="0" w:color="auto"/>
          </w:divBdr>
        </w:div>
        <w:div w:id="881408182">
          <w:marLeft w:val="640"/>
          <w:marRight w:val="0"/>
          <w:marTop w:val="0"/>
          <w:marBottom w:val="0"/>
          <w:divBdr>
            <w:top w:val="none" w:sz="0" w:space="0" w:color="auto"/>
            <w:left w:val="none" w:sz="0" w:space="0" w:color="auto"/>
            <w:bottom w:val="none" w:sz="0" w:space="0" w:color="auto"/>
            <w:right w:val="none" w:sz="0" w:space="0" w:color="auto"/>
          </w:divBdr>
        </w:div>
        <w:div w:id="1134711013">
          <w:marLeft w:val="640"/>
          <w:marRight w:val="0"/>
          <w:marTop w:val="0"/>
          <w:marBottom w:val="0"/>
          <w:divBdr>
            <w:top w:val="none" w:sz="0" w:space="0" w:color="auto"/>
            <w:left w:val="none" w:sz="0" w:space="0" w:color="auto"/>
            <w:bottom w:val="none" w:sz="0" w:space="0" w:color="auto"/>
            <w:right w:val="none" w:sz="0" w:space="0" w:color="auto"/>
          </w:divBdr>
        </w:div>
        <w:div w:id="458644944">
          <w:marLeft w:val="640"/>
          <w:marRight w:val="0"/>
          <w:marTop w:val="0"/>
          <w:marBottom w:val="0"/>
          <w:divBdr>
            <w:top w:val="none" w:sz="0" w:space="0" w:color="auto"/>
            <w:left w:val="none" w:sz="0" w:space="0" w:color="auto"/>
            <w:bottom w:val="none" w:sz="0" w:space="0" w:color="auto"/>
            <w:right w:val="none" w:sz="0" w:space="0" w:color="auto"/>
          </w:divBdr>
        </w:div>
        <w:div w:id="1620838657">
          <w:marLeft w:val="640"/>
          <w:marRight w:val="0"/>
          <w:marTop w:val="0"/>
          <w:marBottom w:val="0"/>
          <w:divBdr>
            <w:top w:val="none" w:sz="0" w:space="0" w:color="auto"/>
            <w:left w:val="none" w:sz="0" w:space="0" w:color="auto"/>
            <w:bottom w:val="none" w:sz="0" w:space="0" w:color="auto"/>
            <w:right w:val="none" w:sz="0" w:space="0" w:color="auto"/>
          </w:divBdr>
        </w:div>
        <w:div w:id="1947154296">
          <w:marLeft w:val="640"/>
          <w:marRight w:val="0"/>
          <w:marTop w:val="0"/>
          <w:marBottom w:val="0"/>
          <w:divBdr>
            <w:top w:val="none" w:sz="0" w:space="0" w:color="auto"/>
            <w:left w:val="none" w:sz="0" w:space="0" w:color="auto"/>
            <w:bottom w:val="none" w:sz="0" w:space="0" w:color="auto"/>
            <w:right w:val="none" w:sz="0" w:space="0" w:color="auto"/>
          </w:divBdr>
        </w:div>
        <w:div w:id="1372074650">
          <w:marLeft w:val="640"/>
          <w:marRight w:val="0"/>
          <w:marTop w:val="0"/>
          <w:marBottom w:val="0"/>
          <w:divBdr>
            <w:top w:val="none" w:sz="0" w:space="0" w:color="auto"/>
            <w:left w:val="none" w:sz="0" w:space="0" w:color="auto"/>
            <w:bottom w:val="none" w:sz="0" w:space="0" w:color="auto"/>
            <w:right w:val="none" w:sz="0" w:space="0" w:color="auto"/>
          </w:divBdr>
        </w:div>
        <w:div w:id="172696163">
          <w:marLeft w:val="640"/>
          <w:marRight w:val="0"/>
          <w:marTop w:val="0"/>
          <w:marBottom w:val="0"/>
          <w:divBdr>
            <w:top w:val="none" w:sz="0" w:space="0" w:color="auto"/>
            <w:left w:val="none" w:sz="0" w:space="0" w:color="auto"/>
            <w:bottom w:val="none" w:sz="0" w:space="0" w:color="auto"/>
            <w:right w:val="none" w:sz="0" w:space="0" w:color="auto"/>
          </w:divBdr>
        </w:div>
        <w:div w:id="307173942">
          <w:marLeft w:val="640"/>
          <w:marRight w:val="0"/>
          <w:marTop w:val="0"/>
          <w:marBottom w:val="0"/>
          <w:divBdr>
            <w:top w:val="none" w:sz="0" w:space="0" w:color="auto"/>
            <w:left w:val="none" w:sz="0" w:space="0" w:color="auto"/>
            <w:bottom w:val="none" w:sz="0" w:space="0" w:color="auto"/>
            <w:right w:val="none" w:sz="0" w:space="0" w:color="auto"/>
          </w:divBdr>
        </w:div>
        <w:div w:id="1290014469">
          <w:marLeft w:val="640"/>
          <w:marRight w:val="0"/>
          <w:marTop w:val="0"/>
          <w:marBottom w:val="0"/>
          <w:divBdr>
            <w:top w:val="none" w:sz="0" w:space="0" w:color="auto"/>
            <w:left w:val="none" w:sz="0" w:space="0" w:color="auto"/>
            <w:bottom w:val="none" w:sz="0" w:space="0" w:color="auto"/>
            <w:right w:val="none" w:sz="0" w:space="0" w:color="auto"/>
          </w:divBdr>
        </w:div>
        <w:div w:id="758915053">
          <w:marLeft w:val="640"/>
          <w:marRight w:val="0"/>
          <w:marTop w:val="0"/>
          <w:marBottom w:val="0"/>
          <w:divBdr>
            <w:top w:val="none" w:sz="0" w:space="0" w:color="auto"/>
            <w:left w:val="none" w:sz="0" w:space="0" w:color="auto"/>
            <w:bottom w:val="none" w:sz="0" w:space="0" w:color="auto"/>
            <w:right w:val="none" w:sz="0" w:space="0" w:color="auto"/>
          </w:divBdr>
        </w:div>
        <w:div w:id="1032850944">
          <w:marLeft w:val="640"/>
          <w:marRight w:val="0"/>
          <w:marTop w:val="0"/>
          <w:marBottom w:val="0"/>
          <w:divBdr>
            <w:top w:val="none" w:sz="0" w:space="0" w:color="auto"/>
            <w:left w:val="none" w:sz="0" w:space="0" w:color="auto"/>
            <w:bottom w:val="none" w:sz="0" w:space="0" w:color="auto"/>
            <w:right w:val="none" w:sz="0" w:space="0" w:color="auto"/>
          </w:divBdr>
        </w:div>
        <w:div w:id="645210629">
          <w:marLeft w:val="640"/>
          <w:marRight w:val="0"/>
          <w:marTop w:val="0"/>
          <w:marBottom w:val="0"/>
          <w:divBdr>
            <w:top w:val="none" w:sz="0" w:space="0" w:color="auto"/>
            <w:left w:val="none" w:sz="0" w:space="0" w:color="auto"/>
            <w:bottom w:val="none" w:sz="0" w:space="0" w:color="auto"/>
            <w:right w:val="none" w:sz="0" w:space="0" w:color="auto"/>
          </w:divBdr>
        </w:div>
        <w:div w:id="184709983">
          <w:marLeft w:val="640"/>
          <w:marRight w:val="0"/>
          <w:marTop w:val="0"/>
          <w:marBottom w:val="0"/>
          <w:divBdr>
            <w:top w:val="none" w:sz="0" w:space="0" w:color="auto"/>
            <w:left w:val="none" w:sz="0" w:space="0" w:color="auto"/>
            <w:bottom w:val="none" w:sz="0" w:space="0" w:color="auto"/>
            <w:right w:val="none" w:sz="0" w:space="0" w:color="auto"/>
          </w:divBdr>
        </w:div>
        <w:div w:id="1534809739">
          <w:marLeft w:val="640"/>
          <w:marRight w:val="0"/>
          <w:marTop w:val="0"/>
          <w:marBottom w:val="0"/>
          <w:divBdr>
            <w:top w:val="none" w:sz="0" w:space="0" w:color="auto"/>
            <w:left w:val="none" w:sz="0" w:space="0" w:color="auto"/>
            <w:bottom w:val="none" w:sz="0" w:space="0" w:color="auto"/>
            <w:right w:val="none" w:sz="0" w:space="0" w:color="auto"/>
          </w:divBdr>
        </w:div>
        <w:div w:id="1818692848">
          <w:marLeft w:val="640"/>
          <w:marRight w:val="0"/>
          <w:marTop w:val="0"/>
          <w:marBottom w:val="0"/>
          <w:divBdr>
            <w:top w:val="none" w:sz="0" w:space="0" w:color="auto"/>
            <w:left w:val="none" w:sz="0" w:space="0" w:color="auto"/>
            <w:bottom w:val="none" w:sz="0" w:space="0" w:color="auto"/>
            <w:right w:val="none" w:sz="0" w:space="0" w:color="auto"/>
          </w:divBdr>
        </w:div>
        <w:div w:id="1122186769">
          <w:marLeft w:val="640"/>
          <w:marRight w:val="0"/>
          <w:marTop w:val="0"/>
          <w:marBottom w:val="0"/>
          <w:divBdr>
            <w:top w:val="none" w:sz="0" w:space="0" w:color="auto"/>
            <w:left w:val="none" w:sz="0" w:space="0" w:color="auto"/>
            <w:bottom w:val="none" w:sz="0" w:space="0" w:color="auto"/>
            <w:right w:val="none" w:sz="0" w:space="0" w:color="auto"/>
          </w:divBdr>
        </w:div>
        <w:div w:id="97068849">
          <w:marLeft w:val="640"/>
          <w:marRight w:val="0"/>
          <w:marTop w:val="0"/>
          <w:marBottom w:val="0"/>
          <w:divBdr>
            <w:top w:val="none" w:sz="0" w:space="0" w:color="auto"/>
            <w:left w:val="none" w:sz="0" w:space="0" w:color="auto"/>
            <w:bottom w:val="none" w:sz="0" w:space="0" w:color="auto"/>
            <w:right w:val="none" w:sz="0" w:space="0" w:color="auto"/>
          </w:divBdr>
        </w:div>
        <w:div w:id="1513254836">
          <w:marLeft w:val="640"/>
          <w:marRight w:val="0"/>
          <w:marTop w:val="0"/>
          <w:marBottom w:val="0"/>
          <w:divBdr>
            <w:top w:val="none" w:sz="0" w:space="0" w:color="auto"/>
            <w:left w:val="none" w:sz="0" w:space="0" w:color="auto"/>
            <w:bottom w:val="none" w:sz="0" w:space="0" w:color="auto"/>
            <w:right w:val="none" w:sz="0" w:space="0" w:color="auto"/>
          </w:divBdr>
        </w:div>
        <w:div w:id="1829327604">
          <w:marLeft w:val="640"/>
          <w:marRight w:val="0"/>
          <w:marTop w:val="0"/>
          <w:marBottom w:val="0"/>
          <w:divBdr>
            <w:top w:val="none" w:sz="0" w:space="0" w:color="auto"/>
            <w:left w:val="none" w:sz="0" w:space="0" w:color="auto"/>
            <w:bottom w:val="none" w:sz="0" w:space="0" w:color="auto"/>
            <w:right w:val="none" w:sz="0" w:space="0" w:color="auto"/>
          </w:divBdr>
        </w:div>
        <w:div w:id="974683135">
          <w:marLeft w:val="640"/>
          <w:marRight w:val="0"/>
          <w:marTop w:val="0"/>
          <w:marBottom w:val="0"/>
          <w:divBdr>
            <w:top w:val="none" w:sz="0" w:space="0" w:color="auto"/>
            <w:left w:val="none" w:sz="0" w:space="0" w:color="auto"/>
            <w:bottom w:val="none" w:sz="0" w:space="0" w:color="auto"/>
            <w:right w:val="none" w:sz="0" w:space="0" w:color="auto"/>
          </w:divBdr>
        </w:div>
        <w:div w:id="607007985">
          <w:marLeft w:val="640"/>
          <w:marRight w:val="0"/>
          <w:marTop w:val="0"/>
          <w:marBottom w:val="0"/>
          <w:divBdr>
            <w:top w:val="none" w:sz="0" w:space="0" w:color="auto"/>
            <w:left w:val="none" w:sz="0" w:space="0" w:color="auto"/>
            <w:bottom w:val="none" w:sz="0" w:space="0" w:color="auto"/>
            <w:right w:val="none" w:sz="0" w:space="0" w:color="auto"/>
          </w:divBdr>
        </w:div>
        <w:div w:id="96368996">
          <w:marLeft w:val="640"/>
          <w:marRight w:val="0"/>
          <w:marTop w:val="0"/>
          <w:marBottom w:val="0"/>
          <w:divBdr>
            <w:top w:val="none" w:sz="0" w:space="0" w:color="auto"/>
            <w:left w:val="none" w:sz="0" w:space="0" w:color="auto"/>
            <w:bottom w:val="none" w:sz="0" w:space="0" w:color="auto"/>
            <w:right w:val="none" w:sz="0" w:space="0" w:color="auto"/>
          </w:divBdr>
        </w:div>
        <w:div w:id="156918857">
          <w:marLeft w:val="640"/>
          <w:marRight w:val="0"/>
          <w:marTop w:val="0"/>
          <w:marBottom w:val="0"/>
          <w:divBdr>
            <w:top w:val="none" w:sz="0" w:space="0" w:color="auto"/>
            <w:left w:val="none" w:sz="0" w:space="0" w:color="auto"/>
            <w:bottom w:val="none" w:sz="0" w:space="0" w:color="auto"/>
            <w:right w:val="none" w:sz="0" w:space="0" w:color="auto"/>
          </w:divBdr>
        </w:div>
        <w:div w:id="247152761">
          <w:marLeft w:val="640"/>
          <w:marRight w:val="0"/>
          <w:marTop w:val="0"/>
          <w:marBottom w:val="0"/>
          <w:divBdr>
            <w:top w:val="none" w:sz="0" w:space="0" w:color="auto"/>
            <w:left w:val="none" w:sz="0" w:space="0" w:color="auto"/>
            <w:bottom w:val="none" w:sz="0" w:space="0" w:color="auto"/>
            <w:right w:val="none" w:sz="0" w:space="0" w:color="auto"/>
          </w:divBdr>
        </w:div>
        <w:div w:id="150995851">
          <w:marLeft w:val="640"/>
          <w:marRight w:val="0"/>
          <w:marTop w:val="0"/>
          <w:marBottom w:val="0"/>
          <w:divBdr>
            <w:top w:val="none" w:sz="0" w:space="0" w:color="auto"/>
            <w:left w:val="none" w:sz="0" w:space="0" w:color="auto"/>
            <w:bottom w:val="none" w:sz="0" w:space="0" w:color="auto"/>
            <w:right w:val="none" w:sz="0" w:space="0" w:color="auto"/>
          </w:divBdr>
        </w:div>
        <w:div w:id="1953130373">
          <w:marLeft w:val="640"/>
          <w:marRight w:val="0"/>
          <w:marTop w:val="0"/>
          <w:marBottom w:val="0"/>
          <w:divBdr>
            <w:top w:val="none" w:sz="0" w:space="0" w:color="auto"/>
            <w:left w:val="none" w:sz="0" w:space="0" w:color="auto"/>
            <w:bottom w:val="none" w:sz="0" w:space="0" w:color="auto"/>
            <w:right w:val="none" w:sz="0" w:space="0" w:color="auto"/>
          </w:divBdr>
        </w:div>
        <w:div w:id="54819513">
          <w:marLeft w:val="640"/>
          <w:marRight w:val="0"/>
          <w:marTop w:val="0"/>
          <w:marBottom w:val="0"/>
          <w:divBdr>
            <w:top w:val="none" w:sz="0" w:space="0" w:color="auto"/>
            <w:left w:val="none" w:sz="0" w:space="0" w:color="auto"/>
            <w:bottom w:val="none" w:sz="0" w:space="0" w:color="auto"/>
            <w:right w:val="none" w:sz="0" w:space="0" w:color="auto"/>
          </w:divBdr>
        </w:div>
        <w:div w:id="181405083">
          <w:marLeft w:val="640"/>
          <w:marRight w:val="0"/>
          <w:marTop w:val="0"/>
          <w:marBottom w:val="0"/>
          <w:divBdr>
            <w:top w:val="none" w:sz="0" w:space="0" w:color="auto"/>
            <w:left w:val="none" w:sz="0" w:space="0" w:color="auto"/>
            <w:bottom w:val="none" w:sz="0" w:space="0" w:color="auto"/>
            <w:right w:val="none" w:sz="0" w:space="0" w:color="auto"/>
          </w:divBdr>
        </w:div>
        <w:div w:id="2079748738">
          <w:marLeft w:val="640"/>
          <w:marRight w:val="0"/>
          <w:marTop w:val="0"/>
          <w:marBottom w:val="0"/>
          <w:divBdr>
            <w:top w:val="none" w:sz="0" w:space="0" w:color="auto"/>
            <w:left w:val="none" w:sz="0" w:space="0" w:color="auto"/>
            <w:bottom w:val="none" w:sz="0" w:space="0" w:color="auto"/>
            <w:right w:val="none" w:sz="0" w:space="0" w:color="auto"/>
          </w:divBdr>
        </w:div>
        <w:div w:id="596593612">
          <w:marLeft w:val="640"/>
          <w:marRight w:val="0"/>
          <w:marTop w:val="0"/>
          <w:marBottom w:val="0"/>
          <w:divBdr>
            <w:top w:val="none" w:sz="0" w:space="0" w:color="auto"/>
            <w:left w:val="none" w:sz="0" w:space="0" w:color="auto"/>
            <w:bottom w:val="none" w:sz="0" w:space="0" w:color="auto"/>
            <w:right w:val="none" w:sz="0" w:space="0" w:color="auto"/>
          </w:divBdr>
        </w:div>
        <w:div w:id="1472214084">
          <w:marLeft w:val="640"/>
          <w:marRight w:val="0"/>
          <w:marTop w:val="0"/>
          <w:marBottom w:val="0"/>
          <w:divBdr>
            <w:top w:val="none" w:sz="0" w:space="0" w:color="auto"/>
            <w:left w:val="none" w:sz="0" w:space="0" w:color="auto"/>
            <w:bottom w:val="none" w:sz="0" w:space="0" w:color="auto"/>
            <w:right w:val="none" w:sz="0" w:space="0" w:color="auto"/>
          </w:divBdr>
        </w:div>
        <w:div w:id="393820521">
          <w:marLeft w:val="640"/>
          <w:marRight w:val="0"/>
          <w:marTop w:val="0"/>
          <w:marBottom w:val="0"/>
          <w:divBdr>
            <w:top w:val="none" w:sz="0" w:space="0" w:color="auto"/>
            <w:left w:val="none" w:sz="0" w:space="0" w:color="auto"/>
            <w:bottom w:val="none" w:sz="0" w:space="0" w:color="auto"/>
            <w:right w:val="none" w:sz="0" w:space="0" w:color="auto"/>
          </w:divBdr>
        </w:div>
        <w:div w:id="425543380">
          <w:marLeft w:val="640"/>
          <w:marRight w:val="0"/>
          <w:marTop w:val="0"/>
          <w:marBottom w:val="0"/>
          <w:divBdr>
            <w:top w:val="none" w:sz="0" w:space="0" w:color="auto"/>
            <w:left w:val="none" w:sz="0" w:space="0" w:color="auto"/>
            <w:bottom w:val="none" w:sz="0" w:space="0" w:color="auto"/>
            <w:right w:val="none" w:sz="0" w:space="0" w:color="auto"/>
          </w:divBdr>
        </w:div>
        <w:div w:id="116723849">
          <w:marLeft w:val="640"/>
          <w:marRight w:val="0"/>
          <w:marTop w:val="0"/>
          <w:marBottom w:val="0"/>
          <w:divBdr>
            <w:top w:val="none" w:sz="0" w:space="0" w:color="auto"/>
            <w:left w:val="none" w:sz="0" w:space="0" w:color="auto"/>
            <w:bottom w:val="none" w:sz="0" w:space="0" w:color="auto"/>
            <w:right w:val="none" w:sz="0" w:space="0" w:color="auto"/>
          </w:divBdr>
        </w:div>
        <w:div w:id="1588806781">
          <w:marLeft w:val="640"/>
          <w:marRight w:val="0"/>
          <w:marTop w:val="0"/>
          <w:marBottom w:val="0"/>
          <w:divBdr>
            <w:top w:val="none" w:sz="0" w:space="0" w:color="auto"/>
            <w:left w:val="none" w:sz="0" w:space="0" w:color="auto"/>
            <w:bottom w:val="none" w:sz="0" w:space="0" w:color="auto"/>
            <w:right w:val="none" w:sz="0" w:space="0" w:color="auto"/>
          </w:divBdr>
        </w:div>
        <w:div w:id="487213667">
          <w:marLeft w:val="640"/>
          <w:marRight w:val="0"/>
          <w:marTop w:val="0"/>
          <w:marBottom w:val="0"/>
          <w:divBdr>
            <w:top w:val="none" w:sz="0" w:space="0" w:color="auto"/>
            <w:left w:val="none" w:sz="0" w:space="0" w:color="auto"/>
            <w:bottom w:val="none" w:sz="0" w:space="0" w:color="auto"/>
            <w:right w:val="none" w:sz="0" w:space="0" w:color="auto"/>
          </w:divBdr>
        </w:div>
        <w:div w:id="742916694">
          <w:marLeft w:val="640"/>
          <w:marRight w:val="0"/>
          <w:marTop w:val="0"/>
          <w:marBottom w:val="0"/>
          <w:divBdr>
            <w:top w:val="none" w:sz="0" w:space="0" w:color="auto"/>
            <w:left w:val="none" w:sz="0" w:space="0" w:color="auto"/>
            <w:bottom w:val="none" w:sz="0" w:space="0" w:color="auto"/>
            <w:right w:val="none" w:sz="0" w:space="0" w:color="auto"/>
          </w:divBdr>
        </w:div>
        <w:div w:id="1397509774">
          <w:marLeft w:val="640"/>
          <w:marRight w:val="0"/>
          <w:marTop w:val="0"/>
          <w:marBottom w:val="0"/>
          <w:divBdr>
            <w:top w:val="none" w:sz="0" w:space="0" w:color="auto"/>
            <w:left w:val="none" w:sz="0" w:space="0" w:color="auto"/>
            <w:bottom w:val="none" w:sz="0" w:space="0" w:color="auto"/>
            <w:right w:val="none" w:sz="0" w:space="0" w:color="auto"/>
          </w:divBdr>
        </w:div>
      </w:divsChild>
    </w:div>
    <w:div w:id="1513299357">
      <w:bodyDiv w:val="1"/>
      <w:marLeft w:val="0"/>
      <w:marRight w:val="0"/>
      <w:marTop w:val="0"/>
      <w:marBottom w:val="0"/>
      <w:divBdr>
        <w:top w:val="none" w:sz="0" w:space="0" w:color="auto"/>
        <w:left w:val="none" w:sz="0" w:space="0" w:color="auto"/>
        <w:bottom w:val="none" w:sz="0" w:space="0" w:color="auto"/>
        <w:right w:val="none" w:sz="0" w:space="0" w:color="auto"/>
      </w:divBdr>
      <w:divsChild>
        <w:div w:id="857936071">
          <w:marLeft w:val="640"/>
          <w:marRight w:val="0"/>
          <w:marTop w:val="0"/>
          <w:marBottom w:val="0"/>
          <w:divBdr>
            <w:top w:val="none" w:sz="0" w:space="0" w:color="auto"/>
            <w:left w:val="none" w:sz="0" w:space="0" w:color="auto"/>
            <w:bottom w:val="none" w:sz="0" w:space="0" w:color="auto"/>
            <w:right w:val="none" w:sz="0" w:space="0" w:color="auto"/>
          </w:divBdr>
        </w:div>
        <w:div w:id="1894384482">
          <w:marLeft w:val="640"/>
          <w:marRight w:val="0"/>
          <w:marTop w:val="0"/>
          <w:marBottom w:val="0"/>
          <w:divBdr>
            <w:top w:val="none" w:sz="0" w:space="0" w:color="auto"/>
            <w:left w:val="none" w:sz="0" w:space="0" w:color="auto"/>
            <w:bottom w:val="none" w:sz="0" w:space="0" w:color="auto"/>
            <w:right w:val="none" w:sz="0" w:space="0" w:color="auto"/>
          </w:divBdr>
        </w:div>
        <w:div w:id="637951414">
          <w:marLeft w:val="640"/>
          <w:marRight w:val="0"/>
          <w:marTop w:val="0"/>
          <w:marBottom w:val="0"/>
          <w:divBdr>
            <w:top w:val="none" w:sz="0" w:space="0" w:color="auto"/>
            <w:left w:val="none" w:sz="0" w:space="0" w:color="auto"/>
            <w:bottom w:val="none" w:sz="0" w:space="0" w:color="auto"/>
            <w:right w:val="none" w:sz="0" w:space="0" w:color="auto"/>
          </w:divBdr>
        </w:div>
        <w:div w:id="862089792">
          <w:marLeft w:val="640"/>
          <w:marRight w:val="0"/>
          <w:marTop w:val="0"/>
          <w:marBottom w:val="0"/>
          <w:divBdr>
            <w:top w:val="none" w:sz="0" w:space="0" w:color="auto"/>
            <w:left w:val="none" w:sz="0" w:space="0" w:color="auto"/>
            <w:bottom w:val="none" w:sz="0" w:space="0" w:color="auto"/>
            <w:right w:val="none" w:sz="0" w:space="0" w:color="auto"/>
          </w:divBdr>
        </w:div>
        <w:div w:id="506948951">
          <w:marLeft w:val="640"/>
          <w:marRight w:val="0"/>
          <w:marTop w:val="0"/>
          <w:marBottom w:val="0"/>
          <w:divBdr>
            <w:top w:val="none" w:sz="0" w:space="0" w:color="auto"/>
            <w:left w:val="none" w:sz="0" w:space="0" w:color="auto"/>
            <w:bottom w:val="none" w:sz="0" w:space="0" w:color="auto"/>
            <w:right w:val="none" w:sz="0" w:space="0" w:color="auto"/>
          </w:divBdr>
        </w:div>
        <w:div w:id="2123912683">
          <w:marLeft w:val="640"/>
          <w:marRight w:val="0"/>
          <w:marTop w:val="0"/>
          <w:marBottom w:val="0"/>
          <w:divBdr>
            <w:top w:val="none" w:sz="0" w:space="0" w:color="auto"/>
            <w:left w:val="none" w:sz="0" w:space="0" w:color="auto"/>
            <w:bottom w:val="none" w:sz="0" w:space="0" w:color="auto"/>
            <w:right w:val="none" w:sz="0" w:space="0" w:color="auto"/>
          </w:divBdr>
        </w:div>
        <w:div w:id="958026239">
          <w:marLeft w:val="640"/>
          <w:marRight w:val="0"/>
          <w:marTop w:val="0"/>
          <w:marBottom w:val="0"/>
          <w:divBdr>
            <w:top w:val="none" w:sz="0" w:space="0" w:color="auto"/>
            <w:left w:val="none" w:sz="0" w:space="0" w:color="auto"/>
            <w:bottom w:val="none" w:sz="0" w:space="0" w:color="auto"/>
            <w:right w:val="none" w:sz="0" w:space="0" w:color="auto"/>
          </w:divBdr>
        </w:div>
        <w:div w:id="652413892">
          <w:marLeft w:val="640"/>
          <w:marRight w:val="0"/>
          <w:marTop w:val="0"/>
          <w:marBottom w:val="0"/>
          <w:divBdr>
            <w:top w:val="none" w:sz="0" w:space="0" w:color="auto"/>
            <w:left w:val="none" w:sz="0" w:space="0" w:color="auto"/>
            <w:bottom w:val="none" w:sz="0" w:space="0" w:color="auto"/>
            <w:right w:val="none" w:sz="0" w:space="0" w:color="auto"/>
          </w:divBdr>
        </w:div>
        <w:div w:id="1060203439">
          <w:marLeft w:val="640"/>
          <w:marRight w:val="0"/>
          <w:marTop w:val="0"/>
          <w:marBottom w:val="0"/>
          <w:divBdr>
            <w:top w:val="none" w:sz="0" w:space="0" w:color="auto"/>
            <w:left w:val="none" w:sz="0" w:space="0" w:color="auto"/>
            <w:bottom w:val="none" w:sz="0" w:space="0" w:color="auto"/>
            <w:right w:val="none" w:sz="0" w:space="0" w:color="auto"/>
          </w:divBdr>
        </w:div>
        <w:div w:id="1374117889">
          <w:marLeft w:val="640"/>
          <w:marRight w:val="0"/>
          <w:marTop w:val="0"/>
          <w:marBottom w:val="0"/>
          <w:divBdr>
            <w:top w:val="none" w:sz="0" w:space="0" w:color="auto"/>
            <w:left w:val="none" w:sz="0" w:space="0" w:color="auto"/>
            <w:bottom w:val="none" w:sz="0" w:space="0" w:color="auto"/>
            <w:right w:val="none" w:sz="0" w:space="0" w:color="auto"/>
          </w:divBdr>
        </w:div>
        <w:div w:id="1665473272">
          <w:marLeft w:val="640"/>
          <w:marRight w:val="0"/>
          <w:marTop w:val="0"/>
          <w:marBottom w:val="0"/>
          <w:divBdr>
            <w:top w:val="none" w:sz="0" w:space="0" w:color="auto"/>
            <w:left w:val="none" w:sz="0" w:space="0" w:color="auto"/>
            <w:bottom w:val="none" w:sz="0" w:space="0" w:color="auto"/>
            <w:right w:val="none" w:sz="0" w:space="0" w:color="auto"/>
          </w:divBdr>
        </w:div>
        <w:div w:id="1154295146">
          <w:marLeft w:val="640"/>
          <w:marRight w:val="0"/>
          <w:marTop w:val="0"/>
          <w:marBottom w:val="0"/>
          <w:divBdr>
            <w:top w:val="none" w:sz="0" w:space="0" w:color="auto"/>
            <w:left w:val="none" w:sz="0" w:space="0" w:color="auto"/>
            <w:bottom w:val="none" w:sz="0" w:space="0" w:color="auto"/>
            <w:right w:val="none" w:sz="0" w:space="0" w:color="auto"/>
          </w:divBdr>
        </w:div>
        <w:div w:id="265504953">
          <w:marLeft w:val="640"/>
          <w:marRight w:val="0"/>
          <w:marTop w:val="0"/>
          <w:marBottom w:val="0"/>
          <w:divBdr>
            <w:top w:val="none" w:sz="0" w:space="0" w:color="auto"/>
            <w:left w:val="none" w:sz="0" w:space="0" w:color="auto"/>
            <w:bottom w:val="none" w:sz="0" w:space="0" w:color="auto"/>
            <w:right w:val="none" w:sz="0" w:space="0" w:color="auto"/>
          </w:divBdr>
        </w:div>
        <w:div w:id="1844203875">
          <w:marLeft w:val="640"/>
          <w:marRight w:val="0"/>
          <w:marTop w:val="0"/>
          <w:marBottom w:val="0"/>
          <w:divBdr>
            <w:top w:val="none" w:sz="0" w:space="0" w:color="auto"/>
            <w:left w:val="none" w:sz="0" w:space="0" w:color="auto"/>
            <w:bottom w:val="none" w:sz="0" w:space="0" w:color="auto"/>
            <w:right w:val="none" w:sz="0" w:space="0" w:color="auto"/>
          </w:divBdr>
        </w:div>
        <w:div w:id="2015954766">
          <w:marLeft w:val="640"/>
          <w:marRight w:val="0"/>
          <w:marTop w:val="0"/>
          <w:marBottom w:val="0"/>
          <w:divBdr>
            <w:top w:val="none" w:sz="0" w:space="0" w:color="auto"/>
            <w:left w:val="none" w:sz="0" w:space="0" w:color="auto"/>
            <w:bottom w:val="none" w:sz="0" w:space="0" w:color="auto"/>
            <w:right w:val="none" w:sz="0" w:space="0" w:color="auto"/>
          </w:divBdr>
        </w:div>
        <w:div w:id="2044136924">
          <w:marLeft w:val="640"/>
          <w:marRight w:val="0"/>
          <w:marTop w:val="0"/>
          <w:marBottom w:val="0"/>
          <w:divBdr>
            <w:top w:val="none" w:sz="0" w:space="0" w:color="auto"/>
            <w:left w:val="none" w:sz="0" w:space="0" w:color="auto"/>
            <w:bottom w:val="none" w:sz="0" w:space="0" w:color="auto"/>
            <w:right w:val="none" w:sz="0" w:space="0" w:color="auto"/>
          </w:divBdr>
        </w:div>
        <w:div w:id="1862820006">
          <w:marLeft w:val="640"/>
          <w:marRight w:val="0"/>
          <w:marTop w:val="0"/>
          <w:marBottom w:val="0"/>
          <w:divBdr>
            <w:top w:val="none" w:sz="0" w:space="0" w:color="auto"/>
            <w:left w:val="none" w:sz="0" w:space="0" w:color="auto"/>
            <w:bottom w:val="none" w:sz="0" w:space="0" w:color="auto"/>
            <w:right w:val="none" w:sz="0" w:space="0" w:color="auto"/>
          </w:divBdr>
        </w:div>
        <w:div w:id="855388183">
          <w:marLeft w:val="640"/>
          <w:marRight w:val="0"/>
          <w:marTop w:val="0"/>
          <w:marBottom w:val="0"/>
          <w:divBdr>
            <w:top w:val="none" w:sz="0" w:space="0" w:color="auto"/>
            <w:left w:val="none" w:sz="0" w:space="0" w:color="auto"/>
            <w:bottom w:val="none" w:sz="0" w:space="0" w:color="auto"/>
            <w:right w:val="none" w:sz="0" w:space="0" w:color="auto"/>
          </w:divBdr>
        </w:div>
        <w:div w:id="1115910302">
          <w:marLeft w:val="640"/>
          <w:marRight w:val="0"/>
          <w:marTop w:val="0"/>
          <w:marBottom w:val="0"/>
          <w:divBdr>
            <w:top w:val="none" w:sz="0" w:space="0" w:color="auto"/>
            <w:left w:val="none" w:sz="0" w:space="0" w:color="auto"/>
            <w:bottom w:val="none" w:sz="0" w:space="0" w:color="auto"/>
            <w:right w:val="none" w:sz="0" w:space="0" w:color="auto"/>
          </w:divBdr>
        </w:div>
        <w:div w:id="1515455683">
          <w:marLeft w:val="640"/>
          <w:marRight w:val="0"/>
          <w:marTop w:val="0"/>
          <w:marBottom w:val="0"/>
          <w:divBdr>
            <w:top w:val="none" w:sz="0" w:space="0" w:color="auto"/>
            <w:left w:val="none" w:sz="0" w:space="0" w:color="auto"/>
            <w:bottom w:val="none" w:sz="0" w:space="0" w:color="auto"/>
            <w:right w:val="none" w:sz="0" w:space="0" w:color="auto"/>
          </w:divBdr>
        </w:div>
        <w:div w:id="1561403882">
          <w:marLeft w:val="640"/>
          <w:marRight w:val="0"/>
          <w:marTop w:val="0"/>
          <w:marBottom w:val="0"/>
          <w:divBdr>
            <w:top w:val="none" w:sz="0" w:space="0" w:color="auto"/>
            <w:left w:val="none" w:sz="0" w:space="0" w:color="auto"/>
            <w:bottom w:val="none" w:sz="0" w:space="0" w:color="auto"/>
            <w:right w:val="none" w:sz="0" w:space="0" w:color="auto"/>
          </w:divBdr>
        </w:div>
        <w:div w:id="1804999466">
          <w:marLeft w:val="640"/>
          <w:marRight w:val="0"/>
          <w:marTop w:val="0"/>
          <w:marBottom w:val="0"/>
          <w:divBdr>
            <w:top w:val="none" w:sz="0" w:space="0" w:color="auto"/>
            <w:left w:val="none" w:sz="0" w:space="0" w:color="auto"/>
            <w:bottom w:val="none" w:sz="0" w:space="0" w:color="auto"/>
            <w:right w:val="none" w:sz="0" w:space="0" w:color="auto"/>
          </w:divBdr>
        </w:div>
        <w:div w:id="1486316252">
          <w:marLeft w:val="640"/>
          <w:marRight w:val="0"/>
          <w:marTop w:val="0"/>
          <w:marBottom w:val="0"/>
          <w:divBdr>
            <w:top w:val="none" w:sz="0" w:space="0" w:color="auto"/>
            <w:left w:val="none" w:sz="0" w:space="0" w:color="auto"/>
            <w:bottom w:val="none" w:sz="0" w:space="0" w:color="auto"/>
            <w:right w:val="none" w:sz="0" w:space="0" w:color="auto"/>
          </w:divBdr>
        </w:div>
        <w:div w:id="756638889">
          <w:marLeft w:val="640"/>
          <w:marRight w:val="0"/>
          <w:marTop w:val="0"/>
          <w:marBottom w:val="0"/>
          <w:divBdr>
            <w:top w:val="none" w:sz="0" w:space="0" w:color="auto"/>
            <w:left w:val="none" w:sz="0" w:space="0" w:color="auto"/>
            <w:bottom w:val="none" w:sz="0" w:space="0" w:color="auto"/>
            <w:right w:val="none" w:sz="0" w:space="0" w:color="auto"/>
          </w:divBdr>
        </w:div>
        <w:div w:id="322900841">
          <w:marLeft w:val="640"/>
          <w:marRight w:val="0"/>
          <w:marTop w:val="0"/>
          <w:marBottom w:val="0"/>
          <w:divBdr>
            <w:top w:val="none" w:sz="0" w:space="0" w:color="auto"/>
            <w:left w:val="none" w:sz="0" w:space="0" w:color="auto"/>
            <w:bottom w:val="none" w:sz="0" w:space="0" w:color="auto"/>
            <w:right w:val="none" w:sz="0" w:space="0" w:color="auto"/>
          </w:divBdr>
        </w:div>
        <w:div w:id="2022776847">
          <w:marLeft w:val="640"/>
          <w:marRight w:val="0"/>
          <w:marTop w:val="0"/>
          <w:marBottom w:val="0"/>
          <w:divBdr>
            <w:top w:val="none" w:sz="0" w:space="0" w:color="auto"/>
            <w:left w:val="none" w:sz="0" w:space="0" w:color="auto"/>
            <w:bottom w:val="none" w:sz="0" w:space="0" w:color="auto"/>
            <w:right w:val="none" w:sz="0" w:space="0" w:color="auto"/>
          </w:divBdr>
        </w:div>
        <w:div w:id="1370566165">
          <w:marLeft w:val="640"/>
          <w:marRight w:val="0"/>
          <w:marTop w:val="0"/>
          <w:marBottom w:val="0"/>
          <w:divBdr>
            <w:top w:val="none" w:sz="0" w:space="0" w:color="auto"/>
            <w:left w:val="none" w:sz="0" w:space="0" w:color="auto"/>
            <w:bottom w:val="none" w:sz="0" w:space="0" w:color="auto"/>
            <w:right w:val="none" w:sz="0" w:space="0" w:color="auto"/>
          </w:divBdr>
        </w:div>
        <w:div w:id="1668167472">
          <w:marLeft w:val="640"/>
          <w:marRight w:val="0"/>
          <w:marTop w:val="0"/>
          <w:marBottom w:val="0"/>
          <w:divBdr>
            <w:top w:val="none" w:sz="0" w:space="0" w:color="auto"/>
            <w:left w:val="none" w:sz="0" w:space="0" w:color="auto"/>
            <w:bottom w:val="none" w:sz="0" w:space="0" w:color="auto"/>
            <w:right w:val="none" w:sz="0" w:space="0" w:color="auto"/>
          </w:divBdr>
        </w:div>
        <w:div w:id="1202789657">
          <w:marLeft w:val="640"/>
          <w:marRight w:val="0"/>
          <w:marTop w:val="0"/>
          <w:marBottom w:val="0"/>
          <w:divBdr>
            <w:top w:val="none" w:sz="0" w:space="0" w:color="auto"/>
            <w:left w:val="none" w:sz="0" w:space="0" w:color="auto"/>
            <w:bottom w:val="none" w:sz="0" w:space="0" w:color="auto"/>
            <w:right w:val="none" w:sz="0" w:space="0" w:color="auto"/>
          </w:divBdr>
        </w:div>
        <w:div w:id="578563947">
          <w:marLeft w:val="640"/>
          <w:marRight w:val="0"/>
          <w:marTop w:val="0"/>
          <w:marBottom w:val="0"/>
          <w:divBdr>
            <w:top w:val="none" w:sz="0" w:space="0" w:color="auto"/>
            <w:left w:val="none" w:sz="0" w:space="0" w:color="auto"/>
            <w:bottom w:val="none" w:sz="0" w:space="0" w:color="auto"/>
            <w:right w:val="none" w:sz="0" w:space="0" w:color="auto"/>
          </w:divBdr>
        </w:div>
        <w:div w:id="1768697237">
          <w:marLeft w:val="640"/>
          <w:marRight w:val="0"/>
          <w:marTop w:val="0"/>
          <w:marBottom w:val="0"/>
          <w:divBdr>
            <w:top w:val="none" w:sz="0" w:space="0" w:color="auto"/>
            <w:left w:val="none" w:sz="0" w:space="0" w:color="auto"/>
            <w:bottom w:val="none" w:sz="0" w:space="0" w:color="auto"/>
            <w:right w:val="none" w:sz="0" w:space="0" w:color="auto"/>
          </w:divBdr>
        </w:div>
        <w:div w:id="1987279817">
          <w:marLeft w:val="640"/>
          <w:marRight w:val="0"/>
          <w:marTop w:val="0"/>
          <w:marBottom w:val="0"/>
          <w:divBdr>
            <w:top w:val="none" w:sz="0" w:space="0" w:color="auto"/>
            <w:left w:val="none" w:sz="0" w:space="0" w:color="auto"/>
            <w:bottom w:val="none" w:sz="0" w:space="0" w:color="auto"/>
            <w:right w:val="none" w:sz="0" w:space="0" w:color="auto"/>
          </w:divBdr>
        </w:div>
        <w:div w:id="126899582">
          <w:marLeft w:val="640"/>
          <w:marRight w:val="0"/>
          <w:marTop w:val="0"/>
          <w:marBottom w:val="0"/>
          <w:divBdr>
            <w:top w:val="none" w:sz="0" w:space="0" w:color="auto"/>
            <w:left w:val="none" w:sz="0" w:space="0" w:color="auto"/>
            <w:bottom w:val="none" w:sz="0" w:space="0" w:color="auto"/>
            <w:right w:val="none" w:sz="0" w:space="0" w:color="auto"/>
          </w:divBdr>
        </w:div>
        <w:div w:id="2099448026">
          <w:marLeft w:val="640"/>
          <w:marRight w:val="0"/>
          <w:marTop w:val="0"/>
          <w:marBottom w:val="0"/>
          <w:divBdr>
            <w:top w:val="none" w:sz="0" w:space="0" w:color="auto"/>
            <w:left w:val="none" w:sz="0" w:space="0" w:color="auto"/>
            <w:bottom w:val="none" w:sz="0" w:space="0" w:color="auto"/>
            <w:right w:val="none" w:sz="0" w:space="0" w:color="auto"/>
          </w:divBdr>
        </w:div>
        <w:div w:id="1889101570">
          <w:marLeft w:val="640"/>
          <w:marRight w:val="0"/>
          <w:marTop w:val="0"/>
          <w:marBottom w:val="0"/>
          <w:divBdr>
            <w:top w:val="none" w:sz="0" w:space="0" w:color="auto"/>
            <w:left w:val="none" w:sz="0" w:space="0" w:color="auto"/>
            <w:bottom w:val="none" w:sz="0" w:space="0" w:color="auto"/>
            <w:right w:val="none" w:sz="0" w:space="0" w:color="auto"/>
          </w:divBdr>
        </w:div>
        <w:div w:id="1460220524">
          <w:marLeft w:val="640"/>
          <w:marRight w:val="0"/>
          <w:marTop w:val="0"/>
          <w:marBottom w:val="0"/>
          <w:divBdr>
            <w:top w:val="none" w:sz="0" w:space="0" w:color="auto"/>
            <w:left w:val="none" w:sz="0" w:space="0" w:color="auto"/>
            <w:bottom w:val="none" w:sz="0" w:space="0" w:color="auto"/>
            <w:right w:val="none" w:sz="0" w:space="0" w:color="auto"/>
          </w:divBdr>
        </w:div>
        <w:div w:id="438379259">
          <w:marLeft w:val="640"/>
          <w:marRight w:val="0"/>
          <w:marTop w:val="0"/>
          <w:marBottom w:val="0"/>
          <w:divBdr>
            <w:top w:val="none" w:sz="0" w:space="0" w:color="auto"/>
            <w:left w:val="none" w:sz="0" w:space="0" w:color="auto"/>
            <w:bottom w:val="none" w:sz="0" w:space="0" w:color="auto"/>
            <w:right w:val="none" w:sz="0" w:space="0" w:color="auto"/>
          </w:divBdr>
        </w:div>
        <w:div w:id="1754424505">
          <w:marLeft w:val="640"/>
          <w:marRight w:val="0"/>
          <w:marTop w:val="0"/>
          <w:marBottom w:val="0"/>
          <w:divBdr>
            <w:top w:val="none" w:sz="0" w:space="0" w:color="auto"/>
            <w:left w:val="none" w:sz="0" w:space="0" w:color="auto"/>
            <w:bottom w:val="none" w:sz="0" w:space="0" w:color="auto"/>
            <w:right w:val="none" w:sz="0" w:space="0" w:color="auto"/>
          </w:divBdr>
        </w:div>
        <w:div w:id="1954288832">
          <w:marLeft w:val="640"/>
          <w:marRight w:val="0"/>
          <w:marTop w:val="0"/>
          <w:marBottom w:val="0"/>
          <w:divBdr>
            <w:top w:val="none" w:sz="0" w:space="0" w:color="auto"/>
            <w:left w:val="none" w:sz="0" w:space="0" w:color="auto"/>
            <w:bottom w:val="none" w:sz="0" w:space="0" w:color="auto"/>
            <w:right w:val="none" w:sz="0" w:space="0" w:color="auto"/>
          </w:divBdr>
        </w:div>
        <w:div w:id="89207914">
          <w:marLeft w:val="640"/>
          <w:marRight w:val="0"/>
          <w:marTop w:val="0"/>
          <w:marBottom w:val="0"/>
          <w:divBdr>
            <w:top w:val="none" w:sz="0" w:space="0" w:color="auto"/>
            <w:left w:val="none" w:sz="0" w:space="0" w:color="auto"/>
            <w:bottom w:val="none" w:sz="0" w:space="0" w:color="auto"/>
            <w:right w:val="none" w:sz="0" w:space="0" w:color="auto"/>
          </w:divBdr>
        </w:div>
        <w:div w:id="1912275738">
          <w:marLeft w:val="640"/>
          <w:marRight w:val="0"/>
          <w:marTop w:val="0"/>
          <w:marBottom w:val="0"/>
          <w:divBdr>
            <w:top w:val="none" w:sz="0" w:space="0" w:color="auto"/>
            <w:left w:val="none" w:sz="0" w:space="0" w:color="auto"/>
            <w:bottom w:val="none" w:sz="0" w:space="0" w:color="auto"/>
            <w:right w:val="none" w:sz="0" w:space="0" w:color="auto"/>
          </w:divBdr>
        </w:div>
        <w:div w:id="369190894">
          <w:marLeft w:val="640"/>
          <w:marRight w:val="0"/>
          <w:marTop w:val="0"/>
          <w:marBottom w:val="0"/>
          <w:divBdr>
            <w:top w:val="none" w:sz="0" w:space="0" w:color="auto"/>
            <w:left w:val="none" w:sz="0" w:space="0" w:color="auto"/>
            <w:bottom w:val="none" w:sz="0" w:space="0" w:color="auto"/>
            <w:right w:val="none" w:sz="0" w:space="0" w:color="auto"/>
          </w:divBdr>
        </w:div>
        <w:div w:id="1681929230">
          <w:marLeft w:val="640"/>
          <w:marRight w:val="0"/>
          <w:marTop w:val="0"/>
          <w:marBottom w:val="0"/>
          <w:divBdr>
            <w:top w:val="none" w:sz="0" w:space="0" w:color="auto"/>
            <w:left w:val="none" w:sz="0" w:space="0" w:color="auto"/>
            <w:bottom w:val="none" w:sz="0" w:space="0" w:color="auto"/>
            <w:right w:val="none" w:sz="0" w:space="0" w:color="auto"/>
          </w:divBdr>
        </w:div>
        <w:div w:id="762146437">
          <w:marLeft w:val="640"/>
          <w:marRight w:val="0"/>
          <w:marTop w:val="0"/>
          <w:marBottom w:val="0"/>
          <w:divBdr>
            <w:top w:val="none" w:sz="0" w:space="0" w:color="auto"/>
            <w:left w:val="none" w:sz="0" w:space="0" w:color="auto"/>
            <w:bottom w:val="none" w:sz="0" w:space="0" w:color="auto"/>
            <w:right w:val="none" w:sz="0" w:space="0" w:color="auto"/>
          </w:divBdr>
        </w:div>
        <w:div w:id="2047827999">
          <w:marLeft w:val="640"/>
          <w:marRight w:val="0"/>
          <w:marTop w:val="0"/>
          <w:marBottom w:val="0"/>
          <w:divBdr>
            <w:top w:val="none" w:sz="0" w:space="0" w:color="auto"/>
            <w:left w:val="none" w:sz="0" w:space="0" w:color="auto"/>
            <w:bottom w:val="none" w:sz="0" w:space="0" w:color="auto"/>
            <w:right w:val="none" w:sz="0" w:space="0" w:color="auto"/>
          </w:divBdr>
        </w:div>
        <w:div w:id="1948344888">
          <w:marLeft w:val="640"/>
          <w:marRight w:val="0"/>
          <w:marTop w:val="0"/>
          <w:marBottom w:val="0"/>
          <w:divBdr>
            <w:top w:val="none" w:sz="0" w:space="0" w:color="auto"/>
            <w:left w:val="none" w:sz="0" w:space="0" w:color="auto"/>
            <w:bottom w:val="none" w:sz="0" w:space="0" w:color="auto"/>
            <w:right w:val="none" w:sz="0" w:space="0" w:color="auto"/>
          </w:divBdr>
        </w:div>
        <w:div w:id="406997757">
          <w:marLeft w:val="640"/>
          <w:marRight w:val="0"/>
          <w:marTop w:val="0"/>
          <w:marBottom w:val="0"/>
          <w:divBdr>
            <w:top w:val="none" w:sz="0" w:space="0" w:color="auto"/>
            <w:left w:val="none" w:sz="0" w:space="0" w:color="auto"/>
            <w:bottom w:val="none" w:sz="0" w:space="0" w:color="auto"/>
            <w:right w:val="none" w:sz="0" w:space="0" w:color="auto"/>
          </w:divBdr>
        </w:div>
        <w:div w:id="264921576">
          <w:marLeft w:val="640"/>
          <w:marRight w:val="0"/>
          <w:marTop w:val="0"/>
          <w:marBottom w:val="0"/>
          <w:divBdr>
            <w:top w:val="none" w:sz="0" w:space="0" w:color="auto"/>
            <w:left w:val="none" w:sz="0" w:space="0" w:color="auto"/>
            <w:bottom w:val="none" w:sz="0" w:space="0" w:color="auto"/>
            <w:right w:val="none" w:sz="0" w:space="0" w:color="auto"/>
          </w:divBdr>
        </w:div>
        <w:div w:id="427384606">
          <w:marLeft w:val="640"/>
          <w:marRight w:val="0"/>
          <w:marTop w:val="0"/>
          <w:marBottom w:val="0"/>
          <w:divBdr>
            <w:top w:val="none" w:sz="0" w:space="0" w:color="auto"/>
            <w:left w:val="none" w:sz="0" w:space="0" w:color="auto"/>
            <w:bottom w:val="none" w:sz="0" w:space="0" w:color="auto"/>
            <w:right w:val="none" w:sz="0" w:space="0" w:color="auto"/>
          </w:divBdr>
        </w:div>
        <w:div w:id="1596018329">
          <w:marLeft w:val="640"/>
          <w:marRight w:val="0"/>
          <w:marTop w:val="0"/>
          <w:marBottom w:val="0"/>
          <w:divBdr>
            <w:top w:val="none" w:sz="0" w:space="0" w:color="auto"/>
            <w:left w:val="none" w:sz="0" w:space="0" w:color="auto"/>
            <w:bottom w:val="none" w:sz="0" w:space="0" w:color="auto"/>
            <w:right w:val="none" w:sz="0" w:space="0" w:color="auto"/>
          </w:divBdr>
        </w:div>
      </w:divsChild>
    </w:div>
    <w:div w:id="1520389841">
      <w:bodyDiv w:val="1"/>
      <w:marLeft w:val="0"/>
      <w:marRight w:val="0"/>
      <w:marTop w:val="0"/>
      <w:marBottom w:val="0"/>
      <w:divBdr>
        <w:top w:val="none" w:sz="0" w:space="0" w:color="auto"/>
        <w:left w:val="none" w:sz="0" w:space="0" w:color="auto"/>
        <w:bottom w:val="none" w:sz="0" w:space="0" w:color="auto"/>
        <w:right w:val="none" w:sz="0" w:space="0" w:color="auto"/>
      </w:divBdr>
      <w:divsChild>
        <w:div w:id="729840775">
          <w:marLeft w:val="640"/>
          <w:marRight w:val="0"/>
          <w:marTop w:val="0"/>
          <w:marBottom w:val="0"/>
          <w:divBdr>
            <w:top w:val="none" w:sz="0" w:space="0" w:color="auto"/>
            <w:left w:val="none" w:sz="0" w:space="0" w:color="auto"/>
            <w:bottom w:val="none" w:sz="0" w:space="0" w:color="auto"/>
            <w:right w:val="none" w:sz="0" w:space="0" w:color="auto"/>
          </w:divBdr>
        </w:div>
        <w:div w:id="514612096">
          <w:marLeft w:val="640"/>
          <w:marRight w:val="0"/>
          <w:marTop w:val="0"/>
          <w:marBottom w:val="0"/>
          <w:divBdr>
            <w:top w:val="none" w:sz="0" w:space="0" w:color="auto"/>
            <w:left w:val="none" w:sz="0" w:space="0" w:color="auto"/>
            <w:bottom w:val="none" w:sz="0" w:space="0" w:color="auto"/>
            <w:right w:val="none" w:sz="0" w:space="0" w:color="auto"/>
          </w:divBdr>
        </w:div>
        <w:div w:id="675881650">
          <w:marLeft w:val="640"/>
          <w:marRight w:val="0"/>
          <w:marTop w:val="0"/>
          <w:marBottom w:val="0"/>
          <w:divBdr>
            <w:top w:val="none" w:sz="0" w:space="0" w:color="auto"/>
            <w:left w:val="none" w:sz="0" w:space="0" w:color="auto"/>
            <w:bottom w:val="none" w:sz="0" w:space="0" w:color="auto"/>
            <w:right w:val="none" w:sz="0" w:space="0" w:color="auto"/>
          </w:divBdr>
        </w:div>
        <w:div w:id="927542973">
          <w:marLeft w:val="640"/>
          <w:marRight w:val="0"/>
          <w:marTop w:val="0"/>
          <w:marBottom w:val="0"/>
          <w:divBdr>
            <w:top w:val="none" w:sz="0" w:space="0" w:color="auto"/>
            <w:left w:val="none" w:sz="0" w:space="0" w:color="auto"/>
            <w:bottom w:val="none" w:sz="0" w:space="0" w:color="auto"/>
            <w:right w:val="none" w:sz="0" w:space="0" w:color="auto"/>
          </w:divBdr>
        </w:div>
        <w:div w:id="54086768">
          <w:marLeft w:val="640"/>
          <w:marRight w:val="0"/>
          <w:marTop w:val="0"/>
          <w:marBottom w:val="0"/>
          <w:divBdr>
            <w:top w:val="none" w:sz="0" w:space="0" w:color="auto"/>
            <w:left w:val="none" w:sz="0" w:space="0" w:color="auto"/>
            <w:bottom w:val="none" w:sz="0" w:space="0" w:color="auto"/>
            <w:right w:val="none" w:sz="0" w:space="0" w:color="auto"/>
          </w:divBdr>
        </w:div>
        <w:div w:id="1139883717">
          <w:marLeft w:val="640"/>
          <w:marRight w:val="0"/>
          <w:marTop w:val="0"/>
          <w:marBottom w:val="0"/>
          <w:divBdr>
            <w:top w:val="none" w:sz="0" w:space="0" w:color="auto"/>
            <w:left w:val="none" w:sz="0" w:space="0" w:color="auto"/>
            <w:bottom w:val="none" w:sz="0" w:space="0" w:color="auto"/>
            <w:right w:val="none" w:sz="0" w:space="0" w:color="auto"/>
          </w:divBdr>
        </w:div>
        <w:div w:id="704331102">
          <w:marLeft w:val="640"/>
          <w:marRight w:val="0"/>
          <w:marTop w:val="0"/>
          <w:marBottom w:val="0"/>
          <w:divBdr>
            <w:top w:val="none" w:sz="0" w:space="0" w:color="auto"/>
            <w:left w:val="none" w:sz="0" w:space="0" w:color="auto"/>
            <w:bottom w:val="none" w:sz="0" w:space="0" w:color="auto"/>
            <w:right w:val="none" w:sz="0" w:space="0" w:color="auto"/>
          </w:divBdr>
        </w:div>
        <w:div w:id="182015977">
          <w:marLeft w:val="640"/>
          <w:marRight w:val="0"/>
          <w:marTop w:val="0"/>
          <w:marBottom w:val="0"/>
          <w:divBdr>
            <w:top w:val="none" w:sz="0" w:space="0" w:color="auto"/>
            <w:left w:val="none" w:sz="0" w:space="0" w:color="auto"/>
            <w:bottom w:val="none" w:sz="0" w:space="0" w:color="auto"/>
            <w:right w:val="none" w:sz="0" w:space="0" w:color="auto"/>
          </w:divBdr>
        </w:div>
        <w:div w:id="240405674">
          <w:marLeft w:val="640"/>
          <w:marRight w:val="0"/>
          <w:marTop w:val="0"/>
          <w:marBottom w:val="0"/>
          <w:divBdr>
            <w:top w:val="none" w:sz="0" w:space="0" w:color="auto"/>
            <w:left w:val="none" w:sz="0" w:space="0" w:color="auto"/>
            <w:bottom w:val="none" w:sz="0" w:space="0" w:color="auto"/>
            <w:right w:val="none" w:sz="0" w:space="0" w:color="auto"/>
          </w:divBdr>
        </w:div>
        <w:div w:id="651984582">
          <w:marLeft w:val="640"/>
          <w:marRight w:val="0"/>
          <w:marTop w:val="0"/>
          <w:marBottom w:val="0"/>
          <w:divBdr>
            <w:top w:val="none" w:sz="0" w:space="0" w:color="auto"/>
            <w:left w:val="none" w:sz="0" w:space="0" w:color="auto"/>
            <w:bottom w:val="none" w:sz="0" w:space="0" w:color="auto"/>
            <w:right w:val="none" w:sz="0" w:space="0" w:color="auto"/>
          </w:divBdr>
        </w:div>
        <w:div w:id="1806507875">
          <w:marLeft w:val="640"/>
          <w:marRight w:val="0"/>
          <w:marTop w:val="0"/>
          <w:marBottom w:val="0"/>
          <w:divBdr>
            <w:top w:val="none" w:sz="0" w:space="0" w:color="auto"/>
            <w:left w:val="none" w:sz="0" w:space="0" w:color="auto"/>
            <w:bottom w:val="none" w:sz="0" w:space="0" w:color="auto"/>
            <w:right w:val="none" w:sz="0" w:space="0" w:color="auto"/>
          </w:divBdr>
        </w:div>
        <w:div w:id="533923620">
          <w:marLeft w:val="640"/>
          <w:marRight w:val="0"/>
          <w:marTop w:val="0"/>
          <w:marBottom w:val="0"/>
          <w:divBdr>
            <w:top w:val="none" w:sz="0" w:space="0" w:color="auto"/>
            <w:left w:val="none" w:sz="0" w:space="0" w:color="auto"/>
            <w:bottom w:val="none" w:sz="0" w:space="0" w:color="auto"/>
            <w:right w:val="none" w:sz="0" w:space="0" w:color="auto"/>
          </w:divBdr>
        </w:div>
        <w:div w:id="523175745">
          <w:marLeft w:val="640"/>
          <w:marRight w:val="0"/>
          <w:marTop w:val="0"/>
          <w:marBottom w:val="0"/>
          <w:divBdr>
            <w:top w:val="none" w:sz="0" w:space="0" w:color="auto"/>
            <w:left w:val="none" w:sz="0" w:space="0" w:color="auto"/>
            <w:bottom w:val="none" w:sz="0" w:space="0" w:color="auto"/>
            <w:right w:val="none" w:sz="0" w:space="0" w:color="auto"/>
          </w:divBdr>
        </w:div>
        <w:div w:id="1901742666">
          <w:marLeft w:val="640"/>
          <w:marRight w:val="0"/>
          <w:marTop w:val="0"/>
          <w:marBottom w:val="0"/>
          <w:divBdr>
            <w:top w:val="none" w:sz="0" w:space="0" w:color="auto"/>
            <w:left w:val="none" w:sz="0" w:space="0" w:color="auto"/>
            <w:bottom w:val="none" w:sz="0" w:space="0" w:color="auto"/>
            <w:right w:val="none" w:sz="0" w:space="0" w:color="auto"/>
          </w:divBdr>
        </w:div>
        <w:div w:id="137040918">
          <w:marLeft w:val="640"/>
          <w:marRight w:val="0"/>
          <w:marTop w:val="0"/>
          <w:marBottom w:val="0"/>
          <w:divBdr>
            <w:top w:val="none" w:sz="0" w:space="0" w:color="auto"/>
            <w:left w:val="none" w:sz="0" w:space="0" w:color="auto"/>
            <w:bottom w:val="none" w:sz="0" w:space="0" w:color="auto"/>
            <w:right w:val="none" w:sz="0" w:space="0" w:color="auto"/>
          </w:divBdr>
        </w:div>
        <w:div w:id="2118714802">
          <w:marLeft w:val="640"/>
          <w:marRight w:val="0"/>
          <w:marTop w:val="0"/>
          <w:marBottom w:val="0"/>
          <w:divBdr>
            <w:top w:val="none" w:sz="0" w:space="0" w:color="auto"/>
            <w:left w:val="none" w:sz="0" w:space="0" w:color="auto"/>
            <w:bottom w:val="none" w:sz="0" w:space="0" w:color="auto"/>
            <w:right w:val="none" w:sz="0" w:space="0" w:color="auto"/>
          </w:divBdr>
        </w:div>
        <w:div w:id="49115019">
          <w:marLeft w:val="640"/>
          <w:marRight w:val="0"/>
          <w:marTop w:val="0"/>
          <w:marBottom w:val="0"/>
          <w:divBdr>
            <w:top w:val="none" w:sz="0" w:space="0" w:color="auto"/>
            <w:left w:val="none" w:sz="0" w:space="0" w:color="auto"/>
            <w:bottom w:val="none" w:sz="0" w:space="0" w:color="auto"/>
            <w:right w:val="none" w:sz="0" w:space="0" w:color="auto"/>
          </w:divBdr>
        </w:div>
        <w:div w:id="270473390">
          <w:marLeft w:val="640"/>
          <w:marRight w:val="0"/>
          <w:marTop w:val="0"/>
          <w:marBottom w:val="0"/>
          <w:divBdr>
            <w:top w:val="none" w:sz="0" w:space="0" w:color="auto"/>
            <w:left w:val="none" w:sz="0" w:space="0" w:color="auto"/>
            <w:bottom w:val="none" w:sz="0" w:space="0" w:color="auto"/>
            <w:right w:val="none" w:sz="0" w:space="0" w:color="auto"/>
          </w:divBdr>
        </w:div>
        <w:div w:id="1489322271">
          <w:marLeft w:val="640"/>
          <w:marRight w:val="0"/>
          <w:marTop w:val="0"/>
          <w:marBottom w:val="0"/>
          <w:divBdr>
            <w:top w:val="none" w:sz="0" w:space="0" w:color="auto"/>
            <w:left w:val="none" w:sz="0" w:space="0" w:color="auto"/>
            <w:bottom w:val="none" w:sz="0" w:space="0" w:color="auto"/>
            <w:right w:val="none" w:sz="0" w:space="0" w:color="auto"/>
          </w:divBdr>
        </w:div>
        <w:div w:id="2069645254">
          <w:marLeft w:val="640"/>
          <w:marRight w:val="0"/>
          <w:marTop w:val="0"/>
          <w:marBottom w:val="0"/>
          <w:divBdr>
            <w:top w:val="none" w:sz="0" w:space="0" w:color="auto"/>
            <w:left w:val="none" w:sz="0" w:space="0" w:color="auto"/>
            <w:bottom w:val="none" w:sz="0" w:space="0" w:color="auto"/>
            <w:right w:val="none" w:sz="0" w:space="0" w:color="auto"/>
          </w:divBdr>
        </w:div>
        <w:div w:id="1074085299">
          <w:marLeft w:val="640"/>
          <w:marRight w:val="0"/>
          <w:marTop w:val="0"/>
          <w:marBottom w:val="0"/>
          <w:divBdr>
            <w:top w:val="none" w:sz="0" w:space="0" w:color="auto"/>
            <w:left w:val="none" w:sz="0" w:space="0" w:color="auto"/>
            <w:bottom w:val="none" w:sz="0" w:space="0" w:color="auto"/>
            <w:right w:val="none" w:sz="0" w:space="0" w:color="auto"/>
          </w:divBdr>
        </w:div>
        <w:div w:id="1875968798">
          <w:marLeft w:val="640"/>
          <w:marRight w:val="0"/>
          <w:marTop w:val="0"/>
          <w:marBottom w:val="0"/>
          <w:divBdr>
            <w:top w:val="none" w:sz="0" w:space="0" w:color="auto"/>
            <w:left w:val="none" w:sz="0" w:space="0" w:color="auto"/>
            <w:bottom w:val="none" w:sz="0" w:space="0" w:color="auto"/>
            <w:right w:val="none" w:sz="0" w:space="0" w:color="auto"/>
          </w:divBdr>
        </w:div>
        <w:div w:id="888422017">
          <w:marLeft w:val="640"/>
          <w:marRight w:val="0"/>
          <w:marTop w:val="0"/>
          <w:marBottom w:val="0"/>
          <w:divBdr>
            <w:top w:val="none" w:sz="0" w:space="0" w:color="auto"/>
            <w:left w:val="none" w:sz="0" w:space="0" w:color="auto"/>
            <w:bottom w:val="none" w:sz="0" w:space="0" w:color="auto"/>
            <w:right w:val="none" w:sz="0" w:space="0" w:color="auto"/>
          </w:divBdr>
        </w:div>
        <w:div w:id="497967166">
          <w:marLeft w:val="640"/>
          <w:marRight w:val="0"/>
          <w:marTop w:val="0"/>
          <w:marBottom w:val="0"/>
          <w:divBdr>
            <w:top w:val="none" w:sz="0" w:space="0" w:color="auto"/>
            <w:left w:val="none" w:sz="0" w:space="0" w:color="auto"/>
            <w:bottom w:val="none" w:sz="0" w:space="0" w:color="auto"/>
            <w:right w:val="none" w:sz="0" w:space="0" w:color="auto"/>
          </w:divBdr>
        </w:div>
        <w:div w:id="1173839235">
          <w:marLeft w:val="640"/>
          <w:marRight w:val="0"/>
          <w:marTop w:val="0"/>
          <w:marBottom w:val="0"/>
          <w:divBdr>
            <w:top w:val="none" w:sz="0" w:space="0" w:color="auto"/>
            <w:left w:val="none" w:sz="0" w:space="0" w:color="auto"/>
            <w:bottom w:val="none" w:sz="0" w:space="0" w:color="auto"/>
            <w:right w:val="none" w:sz="0" w:space="0" w:color="auto"/>
          </w:divBdr>
        </w:div>
        <w:div w:id="891577404">
          <w:marLeft w:val="640"/>
          <w:marRight w:val="0"/>
          <w:marTop w:val="0"/>
          <w:marBottom w:val="0"/>
          <w:divBdr>
            <w:top w:val="none" w:sz="0" w:space="0" w:color="auto"/>
            <w:left w:val="none" w:sz="0" w:space="0" w:color="auto"/>
            <w:bottom w:val="none" w:sz="0" w:space="0" w:color="auto"/>
            <w:right w:val="none" w:sz="0" w:space="0" w:color="auto"/>
          </w:divBdr>
        </w:div>
        <w:div w:id="909002392">
          <w:marLeft w:val="640"/>
          <w:marRight w:val="0"/>
          <w:marTop w:val="0"/>
          <w:marBottom w:val="0"/>
          <w:divBdr>
            <w:top w:val="none" w:sz="0" w:space="0" w:color="auto"/>
            <w:left w:val="none" w:sz="0" w:space="0" w:color="auto"/>
            <w:bottom w:val="none" w:sz="0" w:space="0" w:color="auto"/>
            <w:right w:val="none" w:sz="0" w:space="0" w:color="auto"/>
          </w:divBdr>
        </w:div>
        <w:div w:id="10378360">
          <w:marLeft w:val="640"/>
          <w:marRight w:val="0"/>
          <w:marTop w:val="0"/>
          <w:marBottom w:val="0"/>
          <w:divBdr>
            <w:top w:val="none" w:sz="0" w:space="0" w:color="auto"/>
            <w:left w:val="none" w:sz="0" w:space="0" w:color="auto"/>
            <w:bottom w:val="none" w:sz="0" w:space="0" w:color="auto"/>
            <w:right w:val="none" w:sz="0" w:space="0" w:color="auto"/>
          </w:divBdr>
        </w:div>
        <w:div w:id="2035304339">
          <w:marLeft w:val="640"/>
          <w:marRight w:val="0"/>
          <w:marTop w:val="0"/>
          <w:marBottom w:val="0"/>
          <w:divBdr>
            <w:top w:val="none" w:sz="0" w:space="0" w:color="auto"/>
            <w:left w:val="none" w:sz="0" w:space="0" w:color="auto"/>
            <w:bottom w:val="none" w:sz="0" w:space="0" w:color="auto"/>
            <w:right w:val="none" w:sz="0" w:space="0" w:color="auto"/>
          </w:divBdr>
        </w:div>
        <w:div w:id="387072024">
          <w:marLeft w:val="640"/>
          <w:marRight w:val="0"/>
          <w:marTop w:val="0"/>
          <w:marBottom w:val="0"/>
          <w:divBdr>
            <w:top w:val="none" w:sz="0" w:space="0" w:color="auto"/>
            <w:left w:val="none" w:sz="0" w:space="0" w:color="auto"/>
            <w:bottom w:val="none" w:sz="0" w:space="0" w:color="auto"/>
            <w:right w:val="none" w:sz="0" w:space="0" w:color="auto"/>
          </w:divBdr>
        </w:div>
        <w:div w:id="1813056171">
          <w:marLeft w:val="640"/>
          <w:marRight w:val="0"/>
          <w:marTop w:val="0"/>
          <w:marBottom w:val="0"/>
          <w:divBdr>
            <w:top w:val="none" w:sz="0" w:space="0" w:color="auto"/>
            <w:left w:val="none" w:sz="0" w:space="0" w:color="auto"/>
            <w:bottom w:val="none" w:sz="0" w:space="0" w:color="auto"/>
            <w:right w:val="none" w:sz="0" w:space="0" w:color="auto"/>
          </w:divBdr>
        </w:div>
        <w:div w:id="637759612">
          <w:marLeft w:val="640"/>
          <w:marRight w:val="0"/>
          <w:marTop w:val="0"/>
          <w:marBottom w:val="0"/>
          <w:divBdr>
            <w:top w:val="none" w:sz="0" w:space="0" w:color="auto"/>
            <w:left w:val="none" w:sz="0" w:space="0" w:color="auto"/>
            <w:bottom w:val="none" w:sz="0" w:space="0" w:color="auto"/>
            <w:right w:val="none" w:sz="0" w:space="0" w:color="auto"/>
          </w:divBdr>
        </w:div>
        <w:div w:id="1758792177">
          <w:marLeft w:val="640"/>
          <w:marRight w:val="0"/>
          <w:marTop w:val="0"/>
          <w:marBottom w:val="0"/>
          <w:divBdr>
            <w:top w:val="none" w:sz="0" w:space="0" w:color="auto"/>
            <w:left w:val="none" w:sz="0" w:space="0" w:color="auto"/>
            <w:bottom w:val="none" w:sz="0" w:space="0" w:color="auto"/>
            <w:right w:val="none" w:sz="0" w:space="0" w:color="auto"/>
          </w:divBdr>
        </w:div>
        <w:div w:id="1434472446">
          <w:marLeft w:val="640"/>
          <w:marRight w:val="0"/>
          <w:marTop w:val="0"/>
          <w:marBottom w:val="0"/>
          <w:divBdr>
            <w:top w:val="none" w:sz="0" w:space="0" w:color="auto"/>
            <w:left w:val="none" w:sz="0" w:space="0" w:color="auto"/>
            <w:bottom w:val="none" w:sz="0" w:space="0" w:color="auto"/>
            <w:right w:val="none" w:sz="0" w:space="0" w:color="auto"/>
          </w:divBdr>
        </w:div>
        <w:div w:id="736368544">
          <w:marLeft w:val="640"/>
          <w:marRight w:val="0"/>
          <w:marTop w:val="0"/>
          <w:marBottom w:val="0"/>
          <w:divBdr>
            <w:top w:val="none" w:sz="0" w:space="0" w:color="auto"/>
            <w:left w:val="none" w:sz="0" w:space="0" w:color="auto"/>
            <w:bottom w:val="none" w:sz="0" w:space="0" w:color="auto"/>
            <w:right w:val="none" w:sz="0" w:space="0" w:color="auto"/>
          </w:divBdr>
        </w:div>
        <w:div w:id="562569480">
          <w:marLeft w:val="640"/>
          <w:marRight w:val="0"/>
          <w:marTop w:val="0"/>
          <w:marBottom w:val="0"/>
          <w:divBdr>
            <w:top w:val="none" w:sz="0" w:space="0" w:color="auto"/>
            <w:left w:val="none" w:sz="0" w:space="0" w:color="auto"/>
            <w:bottom w:val="none" w:sz="0" w:space="0" w:color="auto"/>
            <w:right w:val="none" w:sz="0" w:space="0" w:color="auto"/>
          </w:divBdr>
        </w:div>
        <w:div w:id="1123038707">
          <w:marLeft w:val="640"/>
          <w:marRight w:val="0"/>
          <w:marTop w:val="0"/>
          <w:marBottom w:val="0"/>
          <w:divBdr>
            <w:top w:val="none" w:sz="0" w:space="0" w:color="auto"/>
            <w:left w:val="none" w:sz="0" w:space="0" w:color="auto"/>
            <w:bottom w:val="none" w:sz="0" w:space="0" w:color="auto"/>
            <w:right w:val="none" w:sz="0" w:space="0" w:color="auto"/>
          </w:divBdr>
        </w:div>
        <w:div w:id="779225326">
          <w:marLeft w:val="640"/>
          <w:marRight w:val="0"/>
          <w:marTop w:val="0"/>
          <w:marBottom w:val="0"/>
          <w:divBdr>
            <w:top w:val="none" w:sz="0" w:space="0" w:color="auto"/>
            <w:left w:val="none" w:sz="0" w:space="0" w:color="auto"/>
            <w:bottom w:val="none" w:sz="0" w:space="0" w:color="auto"/>
            <w:right w:val="none" w:sz="0" w:space="0" w:color="auto"/>
          </w:divBdr>
        </w:div>
        <w:div w:id="1725057198">
          <w:marLeft w:val="640"/>
          <w:marRight w:val="0"/>
          <w:marTop w:val="0"/>
          <w:marBottom w:val="0"/>
          <w:divBdr>
            <w:top w:val="none" w:sz="0" w:space="0" w:color="auto"/>
            <w:left w:val="none" w:sz="0" w:space="0" w:color="auto"/>
            <w:bottom w:val="none" w:sz="0" w:space="0" w:color="auto"/>
            <w:right w:val="none" w:sz="0" w:space="0" w:color="auto"/>
          </w:divBdr>
        </w:div>
        <w:div w:id="110049861">
          <w:marLeft w:val="640"/>
          <w:marRight w:val="0"/>
          <w:marTop w:val="0"/>
          <w:marBottom w:val="0"/>
          <w:divBdr>
            <w:top w:val="none" w:sz="0" w:space="0" w:color="auto"/>
            <w:left w:val="none" w:sz="0" w:space="0" w:color="auto"/>
            <w:bottom w:val="none" w:sz="0" w:space="0" w:color="auto"/>
            <w:right w:val="none" w:sz="0" w:space="0" w:color="auto"/>
          </w:divBdr>
        </w:div>
        <w:div w:id="1615167000">
          <w:marLeft w:val="640"/>
          <w:marRight w:val="0"/>
          <w:marTop w:val="0"/>
          <w:marBottom w:val="0"/>
          <w:divBdr>
            <w:top w:val="none" w:sz="0" w:space="0" w:color="auto"/>
            <w:left w:val="none" w:sz="0" w:space="0" w:color="auto"/>
            <w:bottom w:val="none" w:sz="0" w:space="0" w:color="auto"/>
            <w:right w:val="none" w:sz="0" w:space="0" w:color="auto"/>
          </w:divBdr>
        </w:div>
        <w:div w:id="1063992928">
          <w:marLeft w:val="640"/>
          <w:marRight w:val="0"/>
          <w:marTop w:val="0"/>
          <w:marBottom w:val="0"/>
          <w:divBdr>
            <w:top w:val="none" w:sz="0" w:space="0" w:color="auto"/>
            <w:left w:val="none" w:sz="0" w:space="0" w:color="auto"/>
            <w:bottom w:val="none" w:sz="0" w:space="0" w:color="auto"/>
            <w:right w:val="none" w:sz="0" w:space="0" w:color="auto"/>
          </w:divBdr>
        </w:div>
        <w:div w:id="1463813818">
          <w:marLeft w:val="640"/>
          <w:marRight w:val="0"/>
          <w:marTop w:val="0"/>
          <w:marBottom w:val="0"/>
          <w:divBdr>
            <w:top w:val="none" w:sz="0" w:space="0" w:color="auto"/>
            <w:left w:val="none" w:sz="0" w:space="0" w:color="auto"/>
            <w:bottom w:val="none" w:sz="0" w:space="0" w:color="auto"/>
            <w:right w:val="none" w:sz="0" w:space="0" w:color="auto"/>
          </w:divBdr>
        </w:div>
        <w:div w:id="678391985">
          <w:marLeft w:val="640"/>
          <w:marRight w:val="0"/>
          <w:marTop w:val="0"/>
          <w:marBottom w:val="0"/>
          <w:divBdr>
            <w:top w:val="none" w:sz="0" w:space="0" w:color="auto"/>
            <w:left w:val="none" w:sz="0" w:space="0" w:color="auto"/>
            <w:bottom w:val="none" w:sz="0" w:space="0" w:color="auto"/>
            <w:right w:val="none" w:sz="0" w:space="0" w:color="auto"/>
          </w:divBdr>
        </w:div>
        <w:div w:id="1871262218">
          <w:marLeft w:val="640"/>
          <w:marRight w:val="0"/>
          <w:marTop w:val="0"/>
          <w:marBottom w:val="0"/>
          <w:divBdr>
            <w:top w:val="none" w:sz="0" w:space="0" w:color="auto"/>
            <w:left w:val="none" w:sz="0" w:space="0" w:color="auto"/>
            <w:bottom w:val="none" w:sz="0" w:space="0" w:color="auto"/>
            <w:right w:val="none" w:sz="0" w:space="0" w:color="auto"/>
          </w:divBdr>
        </w:div>
        <w:div w:id="38631323">
          <w:marLeft w:val="640"/>
          <w:marRight w:val="0"/>
          <w:marTop w:val="0"/>
          <w:marBottom w:val="0"/>
          <w:divBdr>
            <w:top w:val="none" w:sz="0" w:space="0" w:color="auto"/>
            <w:left w:val="none" w:sz="0" w:space="0" w:color="auto"/>
            <w:bottom w:val="none" w:sz="0" w:space="0" w:color="auto"/>
            <w:right w:val="none" w:sz="0" w:space="0" w:color="auto"/>
          </w:divBdr>
        </w:div>
        <w:div w:id="338773514">
          <w:marLeft w:val="640"/>
          <w:marRight w:val="0"/>
          <w:marTop w:val="0"/>
          <w:marBottom w:val="0"/>
          <w:divBdr>
            <w:top w:val="none" w:sz="0" w:space="0" w:color="auto"/>
            <w:left w:val="none" w:sz="0" w:space="0" w:color="auto"/>
            <w:bottom w:val="none" w:sz="0" w:space="0" w:color="auto"/>
            <w:right w:val="none" w:sz="0" w:space="0" w:color="auto"/>
          </w:divBdr>
        </w:div>
        <w:div w:id="1798646932">
          <w:marLeft w:val="640"/>
          <w:marRight w:val="0"/>
          <w:marTop w:val="0"/>
          <w:marBottom w:val="0"/>
          <w:divBdr>
            <w:top w:val="none" w:sz="0" w:space="0" w:color="auto"/>
            <w:left w:val="none" w:sz="0" w:space="0" w:color="auto"/>
            <w:bottom w:val="none" w:sz="0" w:space="0" w:color="auto"/>
            <w:right w:val="none" w:sz="0" w:space="0" w:color="auto"/>
          </w:divBdr>
        </w:div>
        <w:div w:id="2143033093">
          <w:marLeft w:val="640"/>
          <w:marRight w:val="0"/>
          <w:marTop w:val="0"/>
          <w:marBottom w:val="0"/>
          <w:divBdr>
            <w:top w:val="none" w:sz="0" w:space="0" w:color="auto"/>
            <w:left w:val="none" w:sz="0" w:space="0" w:color="auto"/>
            <w:bottom w:val="none" w:sz="0" w:space="0" w:color="auto"/>
            <w:right w:val="none" w:sz="0" w:space="0" w:color="auto"/>
          </w:divBdr>
        </w:div>
        <w:div w:id="1575705541">
          <w:marLeft w:val="640"/>
          <w:marRight w:val="0"/>
          <w:marTop w:val="0"/>
          <w:marBottom w:val="0"/>
          <w:divBdr>
            <w:top w:val="none" w:sz="0" w:space="0" w:color="auto"/>
            <w:left w:val="none" w:sz="0" w:space="0" w:color="auto"/>
            <w:bottom w:val="none" w:sz="0" w:space="0" w:color="auto"/>
            <w:right w:val="none" w:sz="0" w:space="0" w:color="auto"/>
          </w:divBdr>
        </w:div>
      </w:divsChild>
    </w:div>
    <w:div w:id="1521504462">
      <w:marLeft w:val="0"/>
      <w:marRight w:val="0"/>
      <w:marTop w:val="0"/>
      <w:marBottom w:val="0"/>
      <w:divBdr>
        <w:top w:val="none" w:sz="0" w:space="0" w:color="auto"/>
        <w:left w:val="none" w:sz="0" w:space="0" w:color="auto"/>
        <w:bottom w:val="none" w:sz="0" w:space="0" w:color="auto"/>
        <w:right w:val="none" w:sz="0" w:space="0" w:color="auto"/>
      </w:divBdr>
    </w:div>
    <w:div w:id="1521701192">
      <w:bodyDiv w:val="1"/>
      <w:marLeft w:val="0"/>
      <w:marRight w:val="0"/>
      <w:marTop w:val="0"/>
      <w:marBottom w:val="0"/>
      <w:divBdr>
        <w:top w:val="none" w:sz="0" w:space="0" w:color="auto"/>
        <w:left w:val="none" w:sz="0" w:space="0" w:color="auto"/>
        <w:bottom w:val="none" w:sz="0" w:space="0" w:color="auto"/>
        <w:right w:val="none" w:sz="0" w:space="0" w:color="auto"/>
      </w:divBdr>
      <w:divsChild>
        <w:div w:id="8337069">
          <w:marLeft w:val="640"/>
          <w:marRight w:val="0"/>
          <w:marTop w:val="0"/>
          <w:marBottom w:val="0"/>
          <w:divBdr>
            <w:top w:val="none" w:sz="0" w:space="0" w:color="auto"/>
            <w:left w:val="none" w:sz="0" w:space="0" w:color="auto"/>
            <w:bottom w:val="none" w:sz="0" w:space="0" w:color="auto"/>
            <w:right w:val="none" w:sz="0" w:space="0" w:color="auto"/>
          </w:divBdr>
        </w:div>
        <w:div w:id="100103562">
          <w:marLeft w:val="640"/>
          <w:marRight w:val="0"/>
          <w:marTop w:val="0"/>
          <w:marBottom w:val="0"/>
          <w:divBdr>
            <w:top w:val="none" w:sz="0" w:space="0" w:color="auto"/>
            <w:left w:val="none" w:sz="0" w:space="0" w:color="auto"/>
            <w:bottom w:val="none" w:sz="0" w:space="0" w:color="auto"/>
            <w:right w:val="none" w:sz="0" w:space="0" w:color="auto"/>
          </w:divBdr>
        </w:div>
        <w:div w:id="220799475">
          <w:marLeft w:val="640"/>
          <w:marRight w:val="0"/>
          <w:marTop w:val="0"/>
          <w:marBottom w:val="0"/>
          <w:divBdr>
            <w:top w:val="none" w:sz="0" w:space="0" w:color="auto"/>
            <w:left w:val="none" w:sz="0" w:space="0" w:color="auto"/>
            <w:bottom w:val="none" w:sz="0" w:space="0" w:color="auto"/>
            <w:right w:val="none" w:sz="0" w:space="0" w:color="auto"/>
          </w:divBdr>
        </w:div>
        <w:div w:id="266624159">
          <w:marLeft w:val="640"/>
          <w:marRight w:val="0"/>
          <w:marTop w:val="0"/>
          <w:marBottom w:val="0"/>
          <w:divBdr>
            <w:top w:val="none" w:sz="0" w:space="0" w:color="auto"/>
            <w:left w:val="none" w:sz="0" w:space="0" w:color="auto"/>
            <w:bottom w:val="none" w:sz="0" w:space="0" w:color="auto"/>
            <w:right w:val="none" w:sz="0" w:space="0" w:color="auto"/>
          </w:divBdr>
        </w:div>
        <w:div w:id="273708147">
          <w:marLeft w:val="640"/>
          <w:marRight w:val="0"/>
          <w:marTop w:val="0"/>
          <w:marBottom w:val="0"/>
          <w:divBdr>
            <w:top w:val="none" w:sz="0" w:space="0" w:color="auto"/>
            <w:left w:val="none" w:sz="0" w:space="0" w:color="auto"/>
            <w:bottom w:val="none" w:sz="0" w:space="0" w:color="auto"/>
            <w:right w:val="none" w:sz="0" w:space="0" w:color="auto"/>
          </w:divBdr>
        </w:div>
        <w:div w:id="300501652">
          <w:marLeft w:val="640"/>
          <w:marRight w:val="0"/>
          <w:marTop w:val="0"/>
          <w:marBottom w:val="0"/>
          <w:divBdr>
            <w:top w:val="none" w:sz="0" w:space="0" w:color="auto"/>
            <w:left w:val="none" w:sz="0" w:space="0" w:color="auto"/>
            <w:bottom w:val="none" w:sz="0" w:space="0" w:color="auto"/>
            <w:right w:val="none" w:sz="0" w:space="0" w:color="auto"/>
          </w:divBdr>
        </w:div>
        <w:div w:id="344284586">
          <w:marLeft w:val="640"/>
          <w:marRight w:val="0"/>
          <w:marTop w:val="0"/>
          <w:marBottom w:val="0"/>
          <w:divBdr>
            <w:top w:val="none" w:sz="0" w:space="0" w:color="auto"/>
            <w:left w:val="none" w:sz="0" w:space="0" w:color="auto"/>
            <w:bottom w:val="none" w:sz="0" w:space="0" w:color="auto"/>
            <w:right w:val="none" w:sz="0" w:space="0" w:color="auto"/>
          </w:divBdr>
        </w:div>
        <w:div w:id="488598727">
          <w:marLeft w:val="640"/>
          <w:marRight w:val="0"/>
          <w:marTop w:val="0"/>
          <w:marBottom w:val="0"/>
          <w:divBdr>
            <w:top w:val="none" w:sz="0" w:space="0" w:color="auto"/>
            <w:left w:val="none" w:sz="0" w:space="0" w:color="auto"/>
            <w:bottom w:val="none" w:sz="0" w:space="0" w:color="auto"/>
            <w:right w:val="none" w:sz="0" w:space="0" w:color="auto"/>
          </w:divBdr>
        </w:div>
        <w:div w:id="489518082">
          <w:marLeft w:val="640"/>
          <w:marRight w:val="0"/>
          <w:marTop w:val="0"/>
          <w:marBottom w:val="0"/>
          <w:divBdr>
            <w:top w:val="none" w:sz="0" w:space="0" w:color="auto"/>
            <w:left w:val="none" w:sz="0" w:space="0" w:color="auto"/>
            <w:bottom w:val="none" w:sz="0" w:space="0" w:color="auto"/>
            <w:right w:val="none" w:sz="0" w:space="0" w:color="auto"/>
          </w:divBdr>
        </w:div>
        <w:div w:id="520823817">
          <w:marLeft w:val="640"/>
          <w:marRight w:val="0"/>
          <w:marTop w:val="0"/>
          <w:marBottom w:val="0"/>
          <w:divBdr>
            <w:top w:val="none" w:sz="0" w:space="0" w:color="auto"/>
            <w:left w:val="none" w:sz="0" w:space="0" w:color="auto"/>
            <w:bottom w:val="none" w:sz="0" w:space="0" w:color="auto"/>
            <w:right w:val="none" w:sz="0" w:space="0" w:color="auto"/>
          </w:divBdr>
        </w:div>
        <w:div w:id="623463226">
          <w:marLeft w:val="640"/>
          <w:marRight w:val="0"/>
          <w:marTop w:val="0"/>
          <w:marBottom w:val="0"/>
          <w:divBdr>
            <w:top w:val="none" w:sz="0" w:space="0" w:color="auto"/>
            <w:left w:val="none" w:sz="0" w:space="0" w:color="auto"/>
            <w:bottom w:val="none" w:sz="0" w:space="0" w:color="auto"/>
            <w:right w:val="none" w:sz="0" w:space="0" w:color="auto"/>
          </w:divBdr>
        </w:div>
        <w:div w:id="633829882">
          <w:marLeft w:val="640"/>
          <w:marRight w:val="0"/>
          <w:marTop w:val="0"/>
          <w:marBottom w:val="0"/>
          <w:divBdr>
            <w:top w:val="none" w:sz="0" w:space="0" w:color="auto"/>
            <w:left w:val="none" w:sz="0" w:space="0" w:color="auto"/>
            <w:bottom w:val="none" w:sz="0" w:space="0" w:color="auto"/>
            <w:right w:val="none" w:sz="0" w:space="0" w:color="auto"/>
          </w:divBdr>
        </w:div>
        <w:div w:id="704791618">
          <w:marLeft w:val="640"/>
          <w:marRight w:val="0"/>
          <w:marTop w:val="0"/>
          <w:marBottom w:val="0"/>
          <w:divBdr>
            <w:top w:val="none" w:sz="0" w:space="0" w:color="auto"/>
            <w:left w:val="none" w:sz="0" w:space="0" w:color="auto"/>
            <w:bottom w:val="none" w:sz="0" w:space="0" w:color="auto"/>
            <w:right w:val="none" w:sz="0" w:space="0" w:color="auto"/>
          </w:divBdr>
        </w:div>
        <w:div w:id="720977179">
          <w:marLeft w:val="640"/>
          <w:marRight w:val="0"/>
          <w:marTop w:val="0"/>
          <w:marBottom w:val="0"/>
          <w:divBdr>
            <w:top w:val="none" w:sz="0" w:space="0" w:color="auto"/>
            <w:left w:val="none" w:sz="0" w:space="0" w:color="auto"/>
            <w:bottom w:val="none" w:sz="0" w:space="0" w:color="auto"/>
            <w:right w:val="none" w:sz="0" w:space="0" w:color="auto"/>
          </w:divBdr>
        </w:div>
        <w:div w:id="803085214">
          <w:marLeft w:val="640"/>
          <w:marRight w:val="0"/>
          <w:marTop w:val="0"/>
          <w:marBottom w:val="0"/>
          <w:divBdr>
            <w:top w:val="none" w:sz="0" w:space="0" w:color="auto"/>
            <w:left w:val="none" w:sz="0" w:space="0" w:color="auto"/>
            <w:bottom w:val="none" w:sz="0" w:space="0" w:color="auto"/>
            <w:right w:val="none" w:sz="0" w:space="0" w:color="auto"/>
          </w:divBdr>
        </w:div>
        <w:div w:id="896471813">
          <w:marLeft w:val="640"/>
          <w:marRight w:val="0"/>
          <w:marTop w:val="0"/>
          <w:marBottom w:val="0"/>
          <w:divBdr>
            <w:top w:val="none" w:sz="0" w:space="0" w:color="auto"/>
            <w:left w:val="none" w:sz="0" w:space="0" w:color="auto"/>
            <w:bottom w:val="none" w:sz="0" w:space="0" w:color="auto"/>
            <w:right w:val="none" w:sz="0" w:space="0" w:color="auto"/>
          </w:divBdr>
        </w:div>
        <w:div w:id="913394634">
          <w:marLeft w:val="640"/>
          <w:marRight w:val="0"/>
          <w:marTop w:val="0"/>
          <w:marBottom w:val="0"/>
          <w:divBdr>
            <w:top w:val="none" w:sz="0" w:space="0" w:color="auto"/>
            <w:left w:val="none" w:sz="0" w:space="0" w:color="auto"/>
            <w:bottom w:val="none" w:sz="0" w:space="0" w:color="auto"/>
            <w:right w:val="none" w:sz="0" w:space="0" w:color="auto"/>
          </w:divBdr>
        </w:div>
        <w:div w:id="987440900">
          <w:marLeft w:val="640"/>
          <w:marRight w:val="0"/>
          <w:marTop w:val="0"/>
          <w:marBottom w:val="0"/>
          <w:divBdr>
            <w:top w:val="none" w:sz="0" w:space="0" w:color="auto"/>
            <w:left w:val="none" w:sz="0" w:space="0" w:color="auto"/>
            <w:bottom w:val="none" w:sz="0" w:space="0" w:color="auto"/>
            <w:right w:val="none" w:sz="0" w:space="0" w:color="auto"/>
          </w:divBdr>
        </w:div>
        <w:div w:id="1026515440">
          <w:marLeft w:val="640"/>
          <w:marRight w:val="0"/>
          <w:marTop w:val="0"/>
          <w:marBottom w:val="0"/>
          <w:divBdr>
            <w:top w:val="none" w:sz="0" w:space="0" w:color="auto"/>
            <w:left w:val="none" w:sz="0" w:space="0" w:color="auto"/>
            <w:bottom w:val="none" w:sz="0" w:space="0" w:color="auto"/>
            <w:right w:val="none" w:sz="0" w:space="0" w:color="auto"/>
          </w:divBdr>
        </w:div>
        <w:div w:id="1079405810">
          <w:marLeft w:val="640"/>
          <w:marRight w:val="0"/>
          <w:marTop w:val="0"/>
          <w:marBottom w:val="0"/>
          <w:divBdr>
            <w:top w:val="none" w:sz="0" w:space="0" w:color="auto"/>
            <w:left w:val="none" w:sz="0" w:space="0" w:color="auto"/>
            <w:bottom w:val="none" w:sz="0" w:space="0" w:color="auto"/>
            <w:right w:val="none" w:sz="0" w:space="0" w:color="auto"/>
          </w:divBdr>
        </w:div>
        <w:div w:id="1101796987">
          <w:marLeft w:val="640"/>
          <w:marRight w:val="0"/>
          <w:marTop w:val="0"/>
          <w:marBottom w:val="0"/>
          <w:divBdr>
            <w:top w:val="none" w:sz="0" w:space="0" w:color="auto"/>
            <w:left w:val="none" w:sz="0" w:space="0" w:color="auto"/>
            <w:bottom w:val="none" w:sz="0" w:space="0" w:color="auto"/>
            <w:right w:val="none" w:sz="0" w:space="0" w:color="auto"/>
          </w:divBdr>
        </w:div>
        <w:div w:id="1102072075">
          <w:marLeft w:val="640"/>
          <w:marRight w:val="0"/>
          <w:marTop w:val="0"/>
          <w:marBottom w:val="0"/>
          <w:divBdr>
            <w:top w:val="none" w:sz="0" w:space="0" w:color="auto"/>
            <w:left w:val="none" w:sz="0" w:space="0" w:color="auto"/>
            <w:bottom w:val="none" w:sz="0" w:space="0" w:color="auto"/>
            <w:right w:val="none" w:sz="0" w:space="0" w:color="auto"/>
          </w:divBdr>
        </w:div>
        <w:div w:id="1136337468">
          <w:marLeft w:val="640"/>
          <w:marRight w:val="0"/>
          <w:marTop w:val="0"/>
          <w:marBottom w:val="0"/>
          <w:divBdr>
            <w:top w:val="none" w:sz="0" w:space="0" w:color="auto"/>
            <w:left w:val="none" w:sz="0" w:space="0" w:color="auto"/>
            <w:bottom w:val="none" w:sz="0" w:space="0" w:color="auto"/>
            <w:right w:val="none" w:sz="0" w:space="0" w:color="auto"/>
          </w:divBdr>
        </w:div>
        <w:div w:id="1157451275">
          <w:marLeft w:val="640"/>
          <w:marRight w:val="0"/>
          <w:marTop w:val="0"/>
          <w:marBottom w:val="0"/>
          <w:divBdr>
            <w:top w:val="none" w:sz="0" w:space="0" w:color="auto"/>
            <w:left w:val="none" w:sz="0" w:space="0" w:color="auto"/>
            <w:bottom w:val="none" w:sz="0" w:space="0" w:color="auto"/>
            <w:right w:val="none" w:sz="0" w:space="0" w:color="auto"/>
          </w:divBdr>
        </w:div>
        <w:div w:id="1249927323">
          <w:marLeft w:val="640"/>
          <w:marRight w:val="0"/>
          <w:marTop w:val="0"/>
          <w:marBottom w:val="0"/>
          <w:divBdr>
            <w:top w:val="none" w:sz="0" w:space="0" w:color="auto"/>
            <w:left w:val="none" w:sz="0" w:space="0" w:color="auto"/>
            <w:bottom w:val="none" w:sz="0" w:space="0" w:color="auto"/>
            <w:right w:val="none" w:sz="0" w:space="0" w:color="auto"/>
          </w:divBdr>
        </w:div>
        <w:div w:id="1311788002">
          <w:marLeft w:val="640"/>
          <w:marRight w:val="0"/>
          <w:marTop w:val="0"/>
          <w:marBottom w:val="0"/>
          <w:divBdr>
            <w:top w:val="none" w:sz="0" w:space="0" w:color="auto"/>
            <w:left w:val="none" w:sz="0" w:space="0" w:color="auto"/>
            <w:bottom w:val="none" w:sz="0" w:space="0" w:color="auto"/>
            <w:right w:val="none" w:sz="0" w:space="0" w:color="auto"/>
          </w:divBdr>
        </w:div>
        <w:div w:id="1321735924">
          <w:marLeft w:val="640"/>
          <w:marRight w:val="0"/>
          <w:marTop w:val="0"/>
          <w:marBottom w:val="0"/>
          <w:divBdr>
            <w:top w:val="none" w:sz="0" w:space="0" w:color="auto"/>
            <w:left w:val="none" w:sz="0" w:space="0" w:color="auto"/>
            <w:bottom w:val="none" w:sz="0" w:space="0" w:color="auto"/>
            <w:right w:val="none" w:sz="0" w:space="0" w:color="auto"/>
          </w:divBdr>
        </w:div>
        <w:div w:id="1354458044">
          <w:marLeft w:val="640"/>
          <w:marRight w:val="0"/>
          <w:marTop w:val="0"/>
          <w:marBottom w:val="0"/>
          <w:divBdr>
            <w:top w:val="none" w:sz="0" w:space="0" w:color="auto"/>
            <w:left w:val="none" w:sz="0" w:space="0" w:color="auto"/>
            <w:bottom w:val="none" w:sz="0" w:space="0" w:color="auto"/>
            <w:right w:val="none" w:sz="0" w:space="0" w:color="auto"/>
          </w:divBdr>
        </w:div>
        <w:div w:id="1358695178">
          <w:marLeft w:val="640"/>
          <w:marRight w:val="0"/>
          <w:marTop w:val="0"/>
          <w:marBottom w:val="0"/>
          <w:divBdr>
            <w:top w:val="none" w:sz="0" w:space="0" w:color="auto"/>
            <w:left w:val="none" w:sz="0" w:space="0" w:color="auto"/>
            <w:bottom w:val="none" w:sz="0" w:space="0" w:color="auto"/>
            <w:right w:val="none" w:sz="0" w:space="0" w:color="auto"/>
          </w:divBdr>
        </w:div>
        <w:div w:id="1360819820">
          <w:marLeft w:val="640"/>
          <w:marRight w:val="0"/>
          <w:marTop w:val="0"/>
          <w:marBottom w:val="0"/>
          <w:divBdr>
            <w:top w:val="none" w:sz="0" w:space="0" w:color="auto"/>
            <w:left w:val="none" w:sz="0" w:space="0" w:color="auto"/>
            <w:bottom w:val="none" w:sz="0" w:space="0" w:color="auto"/>
            <w:right w:val="none" w:sz="0" w:space="0" w:color="auto"/>
          </w:divBdr>
        </w:div>
        <w:div w:id="1372462519">
          <w:marLeft w:val="640"/>
          <w:marRight w:val="0"/>
          <w:marTop w:val="0"/>
          <w:marBottom w:val="0"/>
          <w:divBdr>
            <w:top w:val="none" w:sz="0" w:space="0" w:color="auto"/>
            <w:left w:val="none" w:sz="0" w:space="0" w:color="auto"/>
            <w:bottom w:val="none" w:sz="0" w:space="0" w:color="auto"/>
            <w:right w:val="none" w:sz="0" w:space="0" w:color="auto"/>
          </w:divBdr>
        </w:div>
        <w:div w:id="1417441641">
          <w:marLeft w:val="640"/>
          <w:marRight w:val="0"/>
          <w:marTop w:val="0"/>
          <w:marBottom w:val="0"/>
          <w:divBdr>
            <w:top w:val="none" w:sz="0" w:space="0" w:color="auto"/>
            <w:left w:val="none" w:sz="0" w:space="0" w:color="auto"/>
            <w:bottom w:val="none" w:sz="0" w:space="0" w:color="auto"/>
            <w:right w:val="none" w:sz="0" w:space="0" w:color="auto"/>
          </w:divBdr>
        </w:div>
        <w:div w:id="1459303418">
          <w:marLeft w:val="640"/>
          <w:marRight w:val="0"/>
          <w:marTop w:val="0"/>
          <w:marBottom w:val="0"/>
          <w:divBdr>
            <w:top w:val="none" w:sz="0" w:space="0" w:color="auto"/>
            <w:left w:val="none" w:sz="0" w:space="0" w:color="auto"/>
            <w:bottom w:val="none" w:sz="0" w:space="0" w:color="auto"/>
            <w:right w:val="none" w:sz="0" w:space="0" w:color="auto"/>
          </w:divBdr>
        </w:div>
        <w:div w:id="1496989976">
          <w:marLeft w:val="640"/>
          <w:marRight w:val="0"/>
          <w:marTop w:val="0"/>
          <w:marBottom w:val="0"/>
          <w:divBdr>
            <w:top w:val="none" w:sz="0" w:space="0" w:color="auto"/>
            <w:left w:val="none" w:sz="0" w:space="0" w:color="auto"/>
            <w:bottom w:val="none" w:sz="0" w:space="0" w:color="auto"/>
            <w:right w:val="none" w:sz="0" w:space="0" w:color="auto"/>
          </w:divBdr>
        </w:div>
        <w:div w:id="1526023276">
          <w:marLeft w:val="640"/>
          <w:marRight w:val="0"/>
          <w:marTop w:val="0"/>
          <w:marBottom w:val="0"/>
          <w:divBdr>
            <w:top w:val="none" w:sz="0" w:space="0" w:color="auto"/>
            <w:left w:val="none" w:sz="0" w:space="0" w:color="auto"/>
            <w:bottom w:val="none" w:sz="0" w:space="0" w:color="auto"/>
            <w:right w:val="none" w:sz="0" w:space="0" w:color="auto"/>
          </w:divBdr>
        </w:div>
        <w:div w:id="1526821709">
          <w:marLeft w:val="640"/>
          <w:marRight w:val="0"/>
          <w:marTop w:val="0"/>
          <w:marBottom w:val="0"/>
          <w:divBdr>
            <w:top w:val="none" w:sz="0" w:space="0" w:color="auto"/>
            <w:left w:val="none" w:sz="0" w:space="0" w:color="auto"/>
            <w:bottom w:val="none" w:sz="0" w:space="0" w:color="auto"/>
            <w:right w:val="none" w:sz="0" w:space="0" w:color="auto"/>
          </w:divBdr>
        </w:div>
        <w:div w:id="1605530052">
          <w:marLeft w:val="640"/>
          <w:marRight w:val="0"/>
          <w:marTop w:val="0"/>
          <w:marBottom w:val="0"/>
          <w:divBdr>
            <w:top w:val="none" w:sz="0" w:space="0" w:color="auto"/>
            <w:left w:val="none" w:sz="0" w:space="0" w:color="auto"/>
            <w:bottom w:val="none" w:sz="0" w:space="0" w:color="auto"/>
            <w:right w:val="none" w:sz="0" w:space="0" w:color="auto"/>
          </w:divBdr>
        </w:div>
        <w:div w:id="1605721909">
          <w:marLeft w:val="640"/>
          <w:marRight w:val="0"/>
          <w:marTop w:val="0"/>
          <w:marBottom w:val="0"/>
          <w:divBdr>
            <w:top w:val="none" w:sz="0" w:space="0" w:color="auto"/>
            <w:left w:val="none" w:sz="0" w:space="0" w:color="auto"/>
            <w:bottom w:val="none" w:sz="0" w:space="0" w:color="auto"/>
            <w:right w:val="none" w:sz="0" w:space="0" w:color="auto"/>
          </w:divBdr>
        </w:div>
        <w:div w:id="1618827043">
          <w:marLeft w:val="640"/>
          <w:marRight w:val="0"/>
          <w:marTop w:val="0"/>
          <w:marBottom w:val="0"/>
          <w:divBdr>
            <w:top w:val="none" w:sz="0" w:space="0" w:color="auto"/>
            <w:left w:val="none" w:sz="0" w:space="0" w:color="auto"/>
            <w:bottom w:val="none" w:sz="0" w:space="0" w:color="auto"/>
            <w:right w:val="none" w:sz="0" w:space="0" w:color="auto"/>
          </w:divBdr>
        </w:div>
        <w:div w:id="1696155733">
          <w:marLeft w:val="640"/>
          <w:marRight w:val="0"/>
          <w:marTop w:val="0"/>
          <w:marBottom w:val="0"/>
          <w:divBdr>
            <w:top w:val="none" w:sz="0" w:space="0" w:color="auto"/>
            <w:left w:val="none" w:sz="0" w:space="0" w:color="auto"/>
            <w:bottom w:val="none" w:sz="0" w:space="0" w:color="auto"/>
            <w:right w:val="none" w:sz="0" w:space="0" w:color="auto"/>
          </w:divBdr>
        </w:div>
        <w:div w:id="1729955661">
          <w:marLeft w:val="640"/>
          <w:marRight w:val="0"/>
          <w:marTop w:val="0"/>
          <w:marBottom w:val="0"/>
          <w:divBdr>
            <w:top w:val="none" w:sz="0" w:space="0" w:color="auto"/>
            <w:left w:val="none" w:sz="0" w:space="0" w:color="auto"/>
            <w:bottom w:val="none" w:sz="0" w:space="0" w:color="auto"/>
            <w:right w:val="none" w:sz="0" w:space="0" w:color="auto"/>
          </w:divBdr>
        </w:div>
        <w:div w:id="1758595370">
          <w:marLeft w:val="640"/>
          <w:marRight w:val="0"/>
          <w:marTop w:val="0"/>
          <w:marBottom w:val="0"/>
          <w:divBdr>
            <w:top w:val="none" w:sz="0" w:space="0" w:color="auto"/>
            <w:left w:val="none" w:sz="0" w:space="0" w:color="auto"/>
            <w:bottom w:val="none" w:sz="0" w:space="0" w:color="auto"/>
            <w:right w:val="none" w:sz="0" w:space="0" w:color="auto"/>
          </w:divBdr>
        </w:div>
        <w:div w:id="1813672367">
          <w:marLeft w:val="640"/>
          <w:marRight w:val="0"/>
          <w:marTop w:val="0"/>
          <w:marBottom w:val="0"/>
          <w:divBdr>
            <w:top w:val="none" w:sz="0" w:space="0" w:color="auto"/>
            <w:left w:val="none" w:sz="0" w:space="0" w:color="auto"/>
            <w:bottom w:val="none" w:sz="0" w:space="0" w:color="auto"/>
            <w:right w:val="none" w:sz="0" w:space="0" w:color="auto"/>
          </w:divBdr>
        </w:div>
        <w:div w:id="1844127643">
          <w:marLeft w:val="640"/>
          <w:marRight w:val="0"/>
          <w:marTop w:val="0"/>
          <w:marBottom w:val="0"/>
          <w:divBdr>
            <w:top w:val="none" w:sz="0" w:space="0" w:color="auto"/>
            <w:left w:val="none" w:sz="0" w:space="0" w:color="auto"/>
            <w:bottom w:val="none" w:sz="0" w:space="0" w:color="auto"/>
            <w:right w:val="none" w:sz="0" w:space="0" w:color="auto"/>
          </w:divBdr>
        </w:div>
        <w:div w:id="1912156131">
          <w:marLeft w:val="640"/>
          <w:marRight w:val="0"/>
          <w:marTop w:val="0"/>
          <w:marBottom w:val="0"/>
          <w:divBdr>
            <w:top w:val="none" w:sz="0" w:space="0" w:color="auto"/>
            <w:left w:val="none" w:sz="0" w:space="0" w:color="auto"/>
            <w:bottom w:val="none" w:sz="0" w:space="0" w:color="auto"/>
            <w:right w:val="none" w:sz="0" w:space="0" w:color="auto"/>
          </w:divBdr>
        </w:div>
        <w:div w:id="1937398025">
          <w:marLeft w:val="640"/>
          <w:marRight w:val="0"/>
          <w:marTop w:val="0"/>
          <w:marBottom w:val="0"/>
          <w:divBdr>
            <w:top w:val="none" w:sz="0" w:space="0" w:color="auto"/>
            <w:left w:val="none" w:sz="0" w:space="0" w:color="auto"/>
            <w:bottom w:val="none" w:sz="0" w:space="0" w:color="auto"/>
            <w:right w:val="none" w:sz="0" w:space="0" w:color="auto"/>
          </w:divBdr>
        </w:div>
        <w:div w:id="1967002655">
          <w:marLeft w:val="640"/>
          <w:marRight w:val="0"/>
          <w:marTop w:val="0"/>
          <w:marBottom w:val="0"/>
          <w:divBdr>
            <w:top w:val="none" w:sz="0" w:space="0" w:color="auto"/>
            <w:left w:val="none" w:sz="0" w:space="0" w:color="auto"/>
            <w:bottom w:val="none" w:sz="0" w:space="0" w:color="auto"/>
            <w:right w:val="none" w:sz="0" w:space="0" w:color="auto"/>
          </w:divBdr>
        </w:div>
        <w:div w:id="1978801082">
          <w:marLeft w:val="640"/>
          <w:marRight w:val="0"/>
          <w:marTop w:val="0"/>
          <w:marBottom w:val="0"/>
          <w:divBdr>
            <w:top w:val="none" w:sz="0" w:space="0" w:color="auto"/>
            <w:left w:val="none" w:sz="0" w:space="0" w:color="auto"/>
            <w:bottom w:val="none" w:sz="0" w:space="0" w:color="auto"/>
            <w:right w:val="none" w:sz="0" w:space="0" w:color="auto"/>
          </w:divBdr>
        </w:div>
        <w:div w:id="2011716482">
          <w:marLeft w:val="640"/>
          <w:marRight w:val="0"/>
          <w:marTop w:val="0"/>
          <w:marBottom w:val="0"/>
          <w:divBdr>
            <w:top w:val="none" w:sz="0" w:space="0" w:color="auto"/>
            <w:left w:val="none" w:sz="0" w:space="0" w:color="auto"/>
            <w:bottom w:val="none" w:sz="0" w:space="0" w:color="auto"/>
            <w:right w:val="none" w:sz="0" w:space="0" w:color="auto"/>
          </w:divBdr>
        </w:div>
        <w:div w:id="2042241304">
          <w:marLeft w:val="640"/>
          <w:marRight w:val="0"/>
          <w:marTop w:val="0"/>
          <w:marBottom w:val="0"/>
          <w:divBdr>
            <w:top w:val="none" w:sz="0" w:space="0" w:color="auto"/>
            <w:left w:val="none" w:sz="0" w:space="0" w:color="auto"/>
            <w:bottom w:val="none" w:sz="0" w:space="0" w:color="auto"/>
            <w:right w:val="none" w:sz="0" w:space="0" w:color="auto"/>
          </w:divBdr>
        </w:div>
        <w:div w:id="2052070374">
          <w:marLeft w:val="640"/>
          <w:marRight w:val="0"/>
          <w:marTop w:val="0"/>
          <w:marBottom w:val="0"/>
          <w:divBdr>
            <w:top w:val="none" w:sz="0" w:space="0" w:color="auto"/>
            <w:left w:val="none" w:sz="0" w:space="0" w:color="auto"/>
            <w:bottom w:val="none" w:sz="0" w:space="0" w:color="auto"/>
            <w:right w:val="none" w:sz="0" w:space="0" w:color="auto"/>
          </w:divBdr>
        </w:div>
        <w:div w:id="2056082964">
          <w:marLeft w:val="640"/>
          <w:marRight w:val="0"/>
          <w:marTop w:val="0"/>
          <w:marBottom w:val="0"/>
          <w:divBdr>
            <w:top w:val="none" w:sz="0" w:space="0" w:color="auto"/>
            <w:left w:val="none" w:sz="0" w:space="0" w:color="auto"/>
            <w:bottom w:val="none" w:sz="0" w:space="0" w:color="auto"/>
            <w:right w:val="none" w:sz="0" w:space="0" w:color="auto"/>
          </w:divBdr>
        </w:div>
        <w:div w:id="2131900365">
          <w:marLeft w:val="640"/>
          <w:marRight w:val="0"/>
          <w:marTop w:val="0"/>
          <w:marBottom w:val="0"/>
          <w:divBdr>
            <w:top w:val="none" w:sz="0" w:space="0" w:color="auto"/>
            <w:left w:val="none" w:sz="0" w:space="0" w:color="auto"/>
            <w:bottom w:val="none" w:sz="0" w:space="0" w:color="auto"/>
            <w:right w:val="none" w:sz="0" w:space="0" w:color="auto"/>
          </w:divBdr>
        </w:div>
        <w:div w:id="2141341677">
          <w:marLeft w:val="640"/>
          <w:marRight w:val="0"/>
          <w:marTop w:val="0"/>
          <w:marBottom w:val="0"/>
          <w:divBdr>
            <w:top w:val="none" w:sz="0" w:space="0" w:color="auto"/>
            <w:left w:val="none" w:sz="0" w:space="0" w:color="auto"/>
            <w:bottom w:val="none" w:sz="0" w:space="0" w:color="auto"/>
            <w:right w:val="none" w:sz="0" w:space="0" w:color="auto"/>
          </w:divBdr>
        </w:div>
      </w:divsChild>
    </w:div>
    <w:div w:id="1524631150">
      <w:marLeft w:val="0"/>
      <w:marRight w:val="0"/>
      <w:marTop w:val="0"/>
      <w:marBottom w:val="0"/>
      <w:divBdr>
        <w:top w:val="none" w:sz="0" w:space="0" w:color="auto"/>
        <w:left w:val="none" w:sz="0" w:space="0" w:color="auto"/>
        <w:bottom w:val="none" w:sz="0" w:space="0" w:color="auto"/>
        <w:right w:val="none" w:sz="0" w:space="0" w:color="auto"/>
      </w:divBdr>
    </w:div>
    <w:div w:id="1536112840">
      <w:bodyDiv w:val="1"/>
      <w:marLeft w:val="0"/>
      <w:marRight w:val="0"/>
      <w:marTop w:val="0"/>
      <w:marBottom w:val="0"/>
      <w:divBdr>
        <w:top w:val="none" w:sz="0" w:space="0" w:color="auto"/>
        <w:left w:val="none" w:sz="0" w:space="0" w:color="auto"/>
        <w:bottom w:val="none" w:sz="0" w:space="0" w:color="auto"/>
        <w:right w:val="none" w:sz="0" w:space="0" w:color="auto"/>
      </w:divBdr>
      <w:divsChild>
        <w:div w:id="1013144252">
          <w:marLeft w:val="640"/>
          <w:marRight w:val="0"/>
          <w:marTop w:val="0"/>
          <w:marBottom w:val="0"/>
          <w:divBdr>
            <w:top w:val="none" w:sz="0" w:space="0" w:color="auto"/>
            <w:left w:val="none" w:sz="0" w:space="0" w:color="auto"/>
            <w:bottom w:val="none" w:sz="0" w:space="0" w:color="auto"/>
            <w:right w:val="none" w:sz="0" w:space="0" w:color="auto"/>
          </w:divBdr>
        </w:div>
        <w:div w:id="612908437">
          <w:marLeft w:val="640"/>
          <w:marRight w:val="0"/>
          <w:marTop w:val="0"/>
          <w:marBottom w:val="0"/>
          <w:divBdr>
            <w:top w:val="none" w:sz="0" w:space="0" w:color="auto"/>
            <w:left w:val="none" w:sz="0" w:space="0" w:color="auto"/>
            <w:bottom w:val="none" w:sz="0" w:space="0" w:color="auto"/>
            <w:right w:val="none" w:sz="0" w:space="0" w:color="auto"/>
          </w:divBdr>
        </w:div>
        <w:div w:id="39981800">
          <w:marLeft w:val="640"/>
          <w:marRight w:val="0"/>
          <w:marTop w:val="0"/>
          <w:marBottom w:val="0"/>
          <w:divBdr>
            <w:top w:val="none" w:sz="0" w:space="0" w:color="auto"/>
            <w:left w:val="none" w:sz="0" w:space="0" w:color="auto"/>
            <w:bottom w:val="none" w:sz="0" w:space="0" w:color="auto"/>
            <w:right w:val="none" w:sz="0" w:space="0" w:color="auto"/>
          </w:divBdr>
        </w:div>
        <w:div w:id="249430171">
          <w:marLeft w:val="640"/>
          <w:marRight w:val="0"/>
          <w:marTop w:val="0"/>
          <w:marBottom w:val="0"/>
          <w:divBdr>
            <w:top w:val="none" w:sz="0" w:space="0" w:color="auto"/>
            <w:left w:val="none" w:sz="0" w:space="0" w:color="auto"/>
            <w:bottom w:val="none" w:sz="0" w:space="0" w:color="auto"/>
            <w:right w:val="none" w:sz="0" w:space="0" w:color="auto"/>
          </w:divBdr>
        </w:div>
        <w:div w:id="879634004">
          <w:marLeft w:val="640"/>
          <w:marRight w:val="0"/>
          <w:marTop w:val="0"/>
          <w:marBottom w:val="0"/>
          <w:divBdr>
            <w:top w:val="none" w:sz="0" w:space="0" w:color="auto"/>
            <w:left w:val="none" w:sz="0" w:space="0" w:color="auto"/>
            <w:bottom w:val="none" w:sz="0" w:space="0" w:color="auto"/>
            <w:right w:val="none" w:sz="0" w:space="0" w:color="auto"/>
          </w:divBdr>
        </w:div>
        <w:div w:id="1805153031">
          <w:marLeft w:val="640"/>
          <w:marRight w:val="0"/>
          <w:marTop w:val="0"/>
          <w:marBottom w:val="0"/>
          <w:divBdr>
            <w:top w:val="none" w:sz="0" w:space="0" w:color="auto"/>
            <w:left w:val="none" w:sz="0" w:space="0" w:color="auto"/>
            <w:bottom w:val="none" w:sz="0" w:space="0" w:color="auto"/>
            <w:right w:val="none" w:sz="0" w:space="0" w:color="auto"/>
          </w:divBdr>
        </w:div>
        <w:div w:id="1245408303">
          <w:marLeft w:val="640"/>
          <w:marRight w:val="0"/>
          <w:marTop w:val="0"/>
          <w:marBottom w:val="0"/>
          <w:divBdr>
            <w:top w:val="none" w:sz="0" w:space="0" w:color="auto"/>
            <w:left w:val="none" w:sz="0" w:space="0" w:color="auto"/>
            <w:bottom w:val="none" w:sz="0" w:space="0" w:color="auto"/>
            <w:right w:val="none" w:sz="0" w:space="0" w:color="auto"/>
          </w:divBdr>
        </w:div>
        <w:div w:id="1199582925">
          <w:marLeft w:val="640"/>
          <w:marRight w:val="0"/>
          <w:marTop w:val="0"/>
          <w:marBottom w:val="0"/>
          <w:divBdr>
            <w:top w:val="none" w:sz="0" w:space="0" w:color="auto"/>
            <w:left w:val="none" w:sz="0" w:space="0" w:color="auto"/>
            <w:bottom w:val="none" w:sz="0" w:space="0" w:color="auto"/>
            <w:right w:val="none" w:sz="0" w:space="0" w:color="auto"/>
          </w:divBdr>
        </w:div>
        <w:div w:id="1287204131">
          <w:marLeft w:val="640"/>
          <w:marRight w:val="0"/>
          <w:marTop w:val="0"/>
          <w:marBottom w:val="0"/>
          <w:divBdr>
            <w:top w:val="none" w:sz="0" w:space="0" w:color="auto"/>
            <w:left w:val="none" w:sz="0" w:space="0" w:color="auto"/>
            <w:bottom w:val="none" w:sz="0" w:space="0" w:color="auto"/>
            <w:right w:val="none" w:sz="0" w:space="0" w:color="auto"/>
          </w:divBdr>
        </w:div>
        <w:div w:id="2145586726">
          <w:marLeft w:val="640"/>
          <w:marRight w:val="0"/>
          <w:marTop w:val="0"/>
          <w:marBottom w:val="0"/>
          <w:divBdr>
            <w:top w:val="none" w:sz="0" w:space="0" w:color="auto"/>
            <w:left w:val="none" w:sz="0" w:space="0" w:color="auto"/>
            <w:bottom w:val="none" w:sz="0" w:space="0" w:color="auto"/>
            <w:right w:val="none" w:sz="0" w:space="0" w:color="auto"/>
          </w:divBdr>
        </w:div>
        <w:div w:id="439569025">
          <w:marLeft w:val="640"/>
          <w:marRight w:val="0"/>
          <w:marTop w:val="0"/>
          <w:marBottom w:val="0"/>
          <w:divBdr>
            <w:top w:val="none" w:sz="0" w:space="0" w:color="auto"/>
            <w:left w:val="none" w:sz="0" w:space="0" w:color="auto"/>
            <w:bottom w:val="none" w:sz="0" w:space="0" w:color="auto"/>
            <w:right w:val="none" w:sz="0" w:space="0" w:color="auto"/>
          </w:divBdr>
        </w:div>
        <w:div w:id="1424110261">
          <w:marLeft w:val="640"/>
          <w:marRight w:val="0"/>
          <w:marTop w:val="0"/>
          <w:marBottom w:val="0"/>
          <w:divBdr>
            <w:top w:val="none" w:sz="0" w:space="0" w:color="auto"/>
            <w:left w:val="none" w:sz="0" w:space="0" w:color="auto"/>
            <w:bottom w:val="none" w:sz="0" w:space="0" w:color="auto"/>
            <w:right w:val="none" w:sz="0" w:space="0" w:color="auto"/>
          </w:divBdr>
        </w:div>
        <w:div w:id="1548493759">
          <w:marLeft w:val="640"/>
          <w:marRight w:val="0"/>
          <w:marTop w:val="0"/>
          <w:marBottom w:val="0"/>
          <w:divBdr>
            <w:top w:val="none" w:sz="0" w:space="0" w:color="auto"/>
            <w:left w:val="none" w:sz="0" w:space="0" w:color="auto"/>
            <w:bottom w:val="none" w:sz="0" w:space="0" w:color="auto"/>
            <w:right w:val="none" w:sz="0" w:space="0" w:color="auto"/>
          </w:divBdr>
        </w:div>
        <w:div w:id="2075397802">
          <w:marLeft w:val="640"/>
          <w:marRight w:val="0"/>
          <w:marTop w:val="0"/>
          <w:marBottom w:val="0"/>
          <w:divBdr>
            <w:top w:val="none" w:sz="0" w:space="0" w:color="auto"/>
            <w:left w:val="none" w:sz="0" w:space="0" w:color="auto"/>
            <w:bottom w:val="none" w:sz="0" w:space="0" w:color="auto"/>
            <w:right w:val="none" w:sz="0" w:space="0" w:color="auto"/>
          </w:divBdr>
        </w:div>
        <w:div w:id="1772125106">
          <w:marLeft w:val="640"/>
          <w:marRight w:val="0"/>
          <w:marTop w:val="0"/>
          <w:marBottom w:val="0"/>
          <w:divBdr>
            <w:top w:val="none" w:sz="0" w:space="0" w:color="auto"/>
            <w:left w:val="none" w:sz="0" w:space="0" w:color="auto"/>
            <w:bottom w:val="none" w:sz="0" w:space="0" w:color="auto"/>
            <w:right w:val="none" w:sz="0" w:space="0" w:color="auto"/>
          </w:divBdr>
        </w:div>
        <w:div w:id="1397706025">
          <w:marLeft w:val="640"/>
          <w:marRight w:val="0"/>
          <w:marTop w:val="0"/>
          <w:marBottom w:val="0"/>
          <w:divBdr>
            <w:top w:val="none" w:sz="0" w:space="0" w:color="auto"/>
            <w:left w:val="none" w:sz="0" w:space="0" w:color="auto"/>
            <w:bottom w:val="none" w:sz="0" w:space="0" w:color="auto"/>
            <w:right w:val="none" w:sz="0" w:space="0" w:color="auto"/>
          </w:divBdr>
        </w:div>
        <w:div w:id="712466158">
          <w:marLeft w:val="640"/>
          <w:marRight w:val="0"/>
          <w:marTop w:val="0"/>
          <w:marBottom w:val="0"/>
          <w:divBdr>
            <w:top w:val="none" w:sz="0" w:space="0" w:color="auto"/>
            <w:left w:val="none" w:sz="0" w:space="0" w:color="auto"/>
            <w:bottom w:val="none" w:sz="0" w:space="0" w:color="auto"/>
            <w:right w:val="none" w:sz="0" w:space="0" w:color="auto"/>
          </w:divBdr>
        </w:div>
        <w:div w:id="1032418244">
          <w:marLeft w:val="640"/>
          <w:marRight w:val="0"/>
          <w:marTop w:val="0"/>
          <w:marBottom w:val="0"/>
          <w:divBdr>
            <w:top w:val="none" w:sz="0" w:space="0" w:color="auto"/>
            <w:left w:val="none" w:sz="0" w:space="0" w:color="auto"/>
            <w:bottom w:val="none" w:sz="0" w:space="0" w:color="auto"/>
            <w:right w:val="none" w:sz="0" w:space="0" w:color="auto"/>
          </w:divBdr>
        </w:div>
        <w:div w:id="1225482375">
          <w:marLeft w:val="640"/>
          <w:marRight w:val="0"/>
          <w:marTop w:val="0"/>
          <w:marBottom w:val="0"/>
          <w:divBdr>
            <w:top w:val="none" w:sz="0" w:space="0" w:color="auto"/>
            <w:left w:val="none" w:sz="0" w:space="0" w:color="auto"/>
            <w:bottom w:val="none" w:sz="0" w:space="0" w:color="auto"/>
            <w:right w:val="none" w:sz="0" w:space="0" w:color="auto"/>
          </w:divBdr>
        </w:div>
        <w:div w:id="230972248">
          <w:marLeft w:val="640"/>
          <w:marRight w:val="0"/>
          <w:marTop w:val="0"/>
          <w:marBottom w:val="0"/>
          <w:divBdr>
            <w:top w:val="none" w:sz="0" w:space="0" w:color="auto"/>
            <w:left w:val="none" w:sz="0" w:space="0" w:color="auto"/>
            <w:bottom w:val="none" w:sz="0" w:space="0" w:color="auto"/>
            <w:right w:val="none" w:sz="0" w:space="0" w:color="auto"/>
          </w:divBdr>
        </w:div>
        <w:div w:id="2045790028">
          <w:marLeft w:val="640"/>
          <w:marRight w:val="0"/>
          <w:marTop w:val="0"/>
          <w:marBottom w:val="0"/>
          <w:divBdr>
            <w:top w:val="none" w:sz="0" w:space="0" w:color="auto"/>
            <w:left w:val="none" w:sz="0" w:space="0" w:color="auto"/>
            <w:bottom w:val="none" w:sz="0" w:space="0" w:color="auto"/>
            <w:right w:val="none" w:sz="0" w:space="0" w:color="auto"/>
          </w:divBdr>
        </w:div>
        <w:div w:id="1010983598">
          <w:marLeft w:val="640"/>
          <w:marRight w:val="0"/>
          <w:marTop w:val="0"/>
          <w:marBottom w:val="0"/>
          <w:divBdr>
            <w:top w:val="none" w:sz="0" w:space="0" w:color="auto"/>
            <w:left w:val="none" w:sz="0" w:space="0" w:color="auto"/>
            <w:bottom w:val="none" w:sz="0" w:space="0" w:color="auto"/>
            <w:right w:val="none" w:sz="0" w:space="0" w:color="auto"/>
          </w:divBdr>
        </w:div>
        <w:div w:id="864173616">
          <w:marLeft w:val="640"/>
          <w:marRight w:val="0"/>
          <w:marTop w:val="0"/>
          <w:marBottom w:val="0"/>
          <w:divBdr>
            <w:top w:val="none" w:sz="0" w:space="0" w:color="auto"/>
            <w:left w:val="none" w:sz="0" w:space="0" w:color="auto"/>
            <w:bottom w:val="none" w:sz="0" w:space="0" w:color="auto"/>
            <w:right w:val="none" w:sz="0" w:space="0" w:color="auto"/>
          </w:divBdr>
        </w:div>
        <w:div w:id="922182856">
          <w:marLeft w:val="640"/>
          <w:marRight w:val="0"/>
          <w:marTop w:val="0"/>
          <w:marBottom w:val="0"/>
          <w:divBdr>
            <w:top w:val="none" w:sz="0" w:space="0" w:color="auto"/>
            <w:left w:val="none" w:sz="0" w:space="0" w:color="auto"/>
            <w:bottom w:val="none" w:sz="0" w:space="0" w:color="auto"/>
            <w:right w:val="none" w:sz="0" w:space="0" w:color="auto"/>
          </w:divBdr>
        </w:div>
        <w:div w:id="46758052">
          <w:marLeft w:val="640"/>
          <w:marRight w:val="0"/>
          <w:marTop w:val="0"/>
          <w:marBottom w:val="0"/>
          <w:divBdr>
            <w:top w:val="none" w:sz="0" w:space="0" w:color="auto"/>
            <w:left w:val="none" w:sz="0" w:space="0" w:color="auto"/>
            <w:bottom w:val="none" w:sz="0" w:space="0" w:color="auto"/>
            <w:right w:val="none" w:sz="0" w:space="0" w:color="auto"/>
          </w:divBdr>
        </w:div>
        <w:div w:id="1603801562">
          <w:marLeft w:val="640"/>
          <w:marRight w:val="0"/>
          <w:marTop w:val="0"/>
          <w:marBottom w:val="0"/>
          <w:divBdr>
            <w:top w:val="none" w:sz="0" w:space="0" w:color="auto"/>
            <w:left w:val="none" w:sz="0" w:space="0" w:color="auto"/>
            <w:bottom w:val="none" w:sz="0" w:space="0" w:color="auto"/>
            <w:right w:val="none" w:sz="0" w:space="0" w:color="auto"/>
          </w:divBdr>
        </w:div>
        <w:div w:id="720593859">
          <w:marLeft w:val="640"/>
          <w:marRight w:val="0"/>
          <w:marTop w:val="0"/>
          <w:marBottom w:val="0"/>
          <w:divBdr>
            <w:top w:val="none" w:sz="0" w:space="0" w:color="auto"/>
            <w:left w:val="none" w:sz="0" w:space="0" w:color="auto"/>
            <w:bottom w:val="none" w:sz="0" w:space="0" w:color="auto"/>
            <w:right w:val="none" w:sz="0" w:space="0" w:color="auto"/>
          </w:divBdr>
        </w:div>
        <w:div w:id="290484189">
          <w:marLeft w:val="640"/>
          <w:marRight w:val="0"/>
          <w:marTop w:val="0"/>
          <w:marBottom w:val="0"/>
          <w:divBdr>
            <w:top w:val="none" w:sz="0" w:space="0" w:color="auto"/>
            <w:left w:val="none" w:sz="0" w:space="0" w:color="auto"/>
            <w:bottom w:val="none" w:sz="0" w:space="0" w:color="auto"/>
            <w:right w:val="none" w:sz="0" w:space="0" w:color="auto"/>
          </w:divBdr>
        </w:div>
        <w:div w:id="1255940234">
          <w:marLeft w:val="640"/>
          <w:marRight w:val="0"/>
          <w:marTop w:val="0"/>
          <w:marBottom w:val="0"/>
          <w:divBdr>
            <w:top w:val="none" w:sz="0" w:space="0" w:color="auto"/>
            <w:left w:val="none" w:sz="0" w:space="0" w:color="auto"/>
            <w:bottom w:val="none" w:sz="0" w:space="0" w:color="auto"/>
            <w:right w:val="none" w:sz="0" w:space="0" w:color="auto"/>
          </w:divBdr>
        </w:div>
        <w:div w:id="1677924739">
          <w:marLeft w:val="640"/>
          <w:marRight w:val="0"/>
          <w:marTop w:val="0"/>
          <w:marBottom w:val="0"/>
          <w:divBdr>
            <w:top w:val="none" w:sz="0" w:space="0" w:color="auto"/>
            <w:left w:val="none" w:sz="0" w:space="0" w:color="auto"/>
            <w:bottom w:val="none" w:sz="0" w:space="0" w:color="auto"/>
            <w:right w:val="none" w:sz="0" w:space="0" w:color="auto"/>
          </w:divBdr>
        </w:div>
        <w:div w:id="2057730675">
          <w:marLeft w:val="640"/>
          <w:marRight w:val="0"/>
          <w:marTop w:val="0"/>
          <w:marBottom w:val="0"/>
          <w:divBdr>
            <w:top w:val="none" w:sz="0" w:space="0" w:color="auto"/>
            <w:left w:val="none" w:sz="0" w:space="0" w:color="auto"/>
            <w:bottom w:val="none" w:sz="0" w:space="0" w:color="auto"/>
            <w:right w:val="none" w:sz="0" w:space="0" w:color="auto"/>
          </w:divBdr>
        </w:div>
        <w:div w:id="569656329">
          <w:marLeft w:val="640"/>
          <w:marRight w:val="0"/>
          <w:marTop w:val="0"/>
          <w:marBottom w:val="0"/>
          <w:divBdr>
            <w:top w:val="none" w:sz="0" w:space="0" w:color="auto"/>
            <w:left w:val="none" w:sz="0" w:space="0" w:color="auto"/>
            <w:bottom w:val="none" w:sz="0" w:space="0" w:color="auto"/>
            <w:right w:val="none" w:sz="0" w:space="0" w:color="auto"/>
          </w:divBdr>
        </w:div>
        <w:div w:id="857037789">
          <w:marLeft w:val="640"/>
          <w:marRight w:val="0"/>
          <w:marTop w:val="0"/>
          <w:marBottom w:val="0"/>
          <w:divBdr>
            <w:top w:val="none" w:sz="0" w:space="0" w:color="auto"/>
            <w:left w:val="none" w:sz="0" w:space="0" w:color="auto"/>
            <w:bottom w:val="none" w:sz="0" w:space="0" w:color="auto"/>
            <w:right w:val="none" w:sz="0" w:space="0" w:color="auto"/>
          </w:divBdr>
        </w:div>
        <w:div w:id="32313854">
          <w:marLeft w:val="640"/>
          <w:marRight w:val="0"/>
          <w:marTop w:val="0"/>
          <w:marBottom w:val="0"/>
          <w:divBdr>
            <w:top w:val="none" w:sz="0" w:space="0" w:color="auto"/>
            <w:left w:val="none" w:sz="0" w:space="0" w:color="auto"/>
            <w:bottom w:val="none" w:sz="0" w:space="0" w:color="auto"/>
            <w:right w:val="none" w:sz="0" w:space="0" w:color="auto"/>
          </w:divBdr>
        </w:div>
        <w:div w:id="1659453579">
          <w:marLeft w:val="640"/>
          <w:marRight w:val="0"/>
          <w:marTop w:val="0"/>
          <w:marBottom w:val="0"/>
          <w:divBdr>
            <w:top w:val="none" w:sz="0" w:space="0" w:color="auto"/>
            <w:left w:val="none" w:sz="0" w:space="0" w:color="auto"/>
            <w:bottom w:val="none" w:sz="0" w:space="0" w:color="auto"/>
            <w:right w:val="none" w:sz="0" w:space="0" w:color="auto"/>
          </w:divBdr>
        </w:div>
        <w:div w:id="1269460129">
          <w:marLeft w:val="640"/>
          <w:marRight w:val="0"/>
          <w:marTop w:val="0"/>
          <w:marBottom w:val="0"/>
          <w:divBdr>
            <w:top w:val="none" w:sz="0" w:space="0" w:color="auto"/>
            <w:left w:val="none" w:sz="0" w:space="0" w:color="auto"/>
            <w:bottom w:val="none" w:sz="0" w:space="0" w:color="auto"/>
            <w:right w:val="none" w:sz="0" w:space="0" w:color="auto"/>
          </w:divBdr>
        </w:div>
        <w:div w:id="1026443959">
          <w:marLeft w:val="640"/>
          <w:marRight w:val="0"/>
          <w:marTop w:val="0"/>
          <w:marBottom w:val="0"/>
          <w:divBdr>
            <w:top w:val="none" w:sz="0" w:space="0" w:color="auto"/>
            <w:left w:val="none" w:sz="0" w:space="0" w:color="auto"/>
            <w:bottom w:val="none" w:sz="0" w:space="0" w:color="auto"/>
            <w:right w:val="none" w:sz="0" w:space="0" w:color="auto"/>
          </w:divBdr>
        </w:div>
        <w:div w:id="1689522875">
          <w:marLeft w:val="640"/>
          <w:marRight w:val="0"/>
          <w:marTop w:val="0"/>
          <w:marBottom w:val="0"/>
          <w:divBdr>
            <w:top w:val="none" w:sz="0" w:space="0" w:color="auto"/>
            <w:left w:val="none" w:sz="0" w:space="0" w:color="auto"/>
            <w:bottom w:val="none" w:sz="0" w:space="0" w:color="auto"/>
            <w:right w:val="none" w:sz="0" w:space="0" w:color="auto"/>
          </w:divBdr>
        </w:div>
        <w:div w:id="901907501">
          <w:marLeft w:val="640"/>
          <w:marRight w:val="0"/>
          <w:marTop w:val="0"/>
          <w:marBottom w:val="0"/>
          <w:divBdr>
            <w:top w:val="none" w:sz="0" w:space="0" w:color="auto"/>
            <w:left w:val="none" w:sz="0" w:space="0" w:color="auto"/>
            <w:bottom w:val="none" w:sz="0" w:space="0" w:color="auto"/>
            <w:right w:val="none" w:sz="0" w:space="0" w:color="auto"/>
          </w:divBdr>
        </w:div>
        <w:div w:id="1805392307">
          <w:marLeft w:val="640"/>
          <w:marRight w:val="0"/>
          <w:marTop w:val="0"/>
          <w:marBottom w:val="0"/>
          <w:divBdr>
            <w:top w:val="none" w:sz="0" w:space="0" w:color="auto"/>
            <w:left w:val="none" w:sz="0" w:space="0" w:color="auto"/>
            <w:bottom w:val="none" w:sz="0" w:space="0" w:color="auto"/>
            <w:right w:val="none" w:sz="0" w:space="0" w:color="auto"/>
          </w:divBdr>
        </w:div>
        <w:div w:id="1691250057">
          <w:marLeft w:val="640"/>
          <w:marRight w:val="0"/>
          <w:marTop w:val="0"/>
          <w:marBottom w:val="0"/>
          <w:divBdr>
            <w:top w:val="none" w:sz="0" w:space="0" w:color="auto"/>
            <w:left w:val="none" w:sz="0" w:space="0" w:color="auto"/>
            <w:bottom w:val="none" w:sz="0" w:space="0" w:color="auto"/>
            <w:right w:val="none" w:sz="0" w:space="0" w:color="auto"/>
          </w:divBdr>
        </w:div>
        <w:div w:id="1366636203">
          <w:marLeft w:val="640"/>
          <w:marRight w:val="0"/>
          <w:marTop w:val="0"/>
          <w:marBottom w:val="0"/>
          <w:divBdr>
            <w:top w:val="none" w:sz="0" w:space="0" w:color="auto"/>
            <w:left w:val="none" w:sz="0" w:space="0" w:color="auto"/>
            <w:bottom w:val="none" w:sz="0" w:space="0" w:color="auto"/>
            <w:right w:val="none" w:sz="0" w:space="0" w:color="auto"/>
          </w:divBdr>
        </w:div>
        <w:div w:id="550463299">
          <w:marLeft w:val="640"/>
          <w:marRight w:val="0"/>
          <w:marTop w:val="0"/>
          <w:marBottom w:val="0"/>
          <w:divBdr>
            <w:top w:val="none" w:sz="0" w:space="0" w:color="auto"/>
            <w:left w:val="none" w:sz="0" w:space="0" w:color="auto"/>
            <w:bottom w:val="none" w:sz="0" w:space="0" w:color="auto"/>
            <w:right w:val="none" w:sz="0" w:space="0" w:color="auto"/>
          </w:divBdr>
        </w:div>
        <w:div w:id="505100446">
          <w:marLeft w:val="640"/>
          <w:marRight w:val="0"/>
          <w:marTop w:val="0"/>
          <w:marBottom w:val="0"/>
          <w:divBdr>
            <w:top w:val="none" w:sz="0" w:space="0" w:color="auto"/>
            <w:left w:val="none" w:sz="0" w:space="0" w:color="auto"/>
            <w:bottom w:val="none" w:sz="0" w:space="0" w:color="auto"/>
            <w:right w:val="none" w:sz="0" w:space="0" w:color="auto"/>
          </w:divBdr>
        </w:div>
      </w:divsChild>
    </w:div>
    <w:div w:id="1536238287">
      <w:bodyDiv w:val="1"/>
      <w:marLeft w:val="0"/>
      <w:marRight w:val="0"/>
      <w:marTop w:val="0"/>
      <w:marBottom w:val="0"/>
      <w:divBdr>
        <w:top w:val="none" w:sz="0" w:space="0" w:color="auto"/>
        <w:left w:val="none" w:sz="0" w:space="0" w:color="auto"/>
        <w:bottom w:val="none" w:sz="0" w:space="0" w:color="auto"/>
        <w:right w:val="none" w:sz="0" w:space="0" w:color="auto"/>
      </w:divBdr>
      <w:divsChild>
        <w:div w:id="520510876">
          <w:marLeft w:val="640"/>
          <w:marRight w:val="0"/>
          <w:marTop w:val="0"/>
          <w:marBottom w:val="0"/>
          <w:divBdr>
            <w:top w:val="none" w:sz="0" w:space="0" w:color="auto"/>
            <w:left w:val="none" w:sz="0" w:space="0" w:color="auto"/>
            <w:bottom w:val="none" w:sz="0" w:space="0" w:color="auto"/>
            <w:right w:val="none" w:sz="0" w:space="0" w:color="auto"/>
          </w:divBdr>
        </w:div>
        <w:div w:id="544369852">
          <w:marLeft w:val="640"/>
          <w:marRight w:val="0"/>
          <w:marTop w:val="0"/>
          <w:marBottom w:val="0"/>
          <w:divBdr>
            <w:top w:val="none" w:sz="0" w:space="0" w:color="auto"/>
            <w:left w:val="none" w:sz="0" w:space="0" w:color="auto"/>
            <w:bottom w:val="none" w:sz="0" w:space="0" w:color="auto"/>
            <w:right w:val="none" w:sz="0" w:space="0" w:color="auto"/>
          </w:divBdr>
        </w:div>
        <w:div w:id="584802981">
          <w:marLeft w:val="640"/>
          <w:marRight w:val="0"/>
          <w:marTop w:val="0"/>
          <w:marBottom w:val="0"/>
          <w:divBdr>
            <w:top w:val="none" w:sz="0" w:space="0" w:color="auto"/>
            <w:left w:val="none" w:sz="0" w:space="0" w:color="auto"/>
            <w:bottom w:val="none" w:sz="0" w:space="0" w:color="auto"/>
            <w:right w:val="none" w:sz="0" w:space="0" w:color="auto"/>
          </w:divBdr>
        </w:div>
        <w:div w:id="2710195">
          <w:marLeft w:val="640"/>
          <w:marRight w:val="0"/>
          <w:marTop w:val="0"/>
          <w:marBottom w:val="0"/>
          <w:divBdr>
            <w:top w:val="none" w:sz="0" w:space="0" w:color="auto"/>
            <w:left w:val="none" w:sz="0" w:space="0" w:color="auto"/>
            <w:bottom w:val="none" w:sz="0" w:space="0" w:color="auto"/>
            <w:right w:val="none" w:sz="0" w:space="0" w:color="auto"/>
          </w:divBdr>
        </w:div>
        <w:div w:id="1934892149">
          <w:marLeft w:val="640"/>
          <w:marRight w:val="0"/>
          <w:marTop w:val="0"/>
          <w:marBottom w:val="0"/>
          <w:divBdr>
            <w:top w:val="none" w:sz="0" w:space="0" w:color="auto"/>
            <w:left w:val="none" w:sz="0" w:space="0" w:color="auto"/>
            <w:bottom w:val="none" w:sz="0" w:space="0" w:color="auto"/>
            <w:right w:val="none" w:sz="0" w:space="0" w:color="auto"/>
          </w:divBdr>
        </w:div>
        <w:div w:id="1420830725">
          <w:marLeft w:val="640"/>
          <w:marRight w:val="0"/>
          <w:marTop w:val="0"/>
          <w:marBottom w:val="0"/>
          <w:divBdr>
            <w:top w:val="none" w:sz="0" w:space="0" w:color="auto"/>
            <w:left w:val="none" w:sz="0" w:space="0" w:color="auto"/>
            <w:bottom w:val="none" w:sz="0" w:space="0" w:color="auto"/>
            <w:right w:val="none" w:sz="0" w:space="0" w:color="auto"/>
          </w:divBdr>
        </w:div>
        <w:div w:id="995034793">
          <w:marLeft w:val="640"/>
          <w:marRight w:val="0"/>
          <w:marTop w:val="0"/>
          <w:marBottom w:val="0"/>
          <w:divBdr>
            <w:top w:val="none" w:sz="0" w:space="0" w:color="auto"/>
            <w:left w:val="none" w:sz="0" w:space="0" w:color="auto"/>
            <w:bottom w:val="none" w:sz="0" w:space="0" w:color="auto"/>
            <w:right w:val="none" w:sz="0" w:space="0" w:color="auto"/>
          </w:divBdr>
        </w:div>
        <w:div w:id="983706024">
          <w:marLeft w:val="640"/>
          <w:marRight w:val="0"/>
          <w:marTop w:val="0"/>
          <w:marBottom w:val="0"/>
          <w:divBdr>
            <w:top w:val="none" w:sz="0" w:space="0" w:color="auto"/>
            <w:left w:val="none" w:sz="0" w:space="0" w:color="auto"/>
            <w:bottom w:val="none" w:sz="0" w:space="0" w:color="auto"/>
            <w:right w:val="none" w:sz="0" w:space="0" w:color="auto"/>
          </w:divBdr>
        </w:div>
        <w:div w:id="1673801971">
          <w:marLeft w:val="640"/>
          <w:marRight w:val="0"/>
          <w:marTop w:val="0"/>
          <w:marBottom w:val="0"/>
          <w:divBdr>
            <w:top w:val="none" w:sz="0" w:space="0" w:color="auto"/>
            <w:left w:val="none" w:sz="0" w:space="0" w:color="auto"/>
            <w:bottom w:val="none" w:sz="0" w:space="0" w:color="auto"/>
            <w:right w:val="none" w:sz="0" w:space="0" w:color="auto"/>
          </w:divBdr>
        </w:div>
        <w:div w:id="86388042">
          <w:marLeft w:val="640"/>
          <w:marRight w:val="0"/>
          <w:marTop w:val="0"/>
          <w:marBottom w:val="0"/>
          <w:divBdr>
            <w:top w:val="none" w:sz="0" w:space="0" w:color="auto"/>
            <w:left w:val="none" w:sz="0" w:space="0" w:color="auto"/>
            <w:bottom w:val="none" w:sz="0" w:space="0" w:color="auto"/>
            <w:right w:val="none" w:sz="0" w:space="0" w:color="auto"/>
          </w:divBdr>
        </w:div>
        <w:div w:id="1088042316">
          <w:marLeft w:val="640"/>
          <w:marRight w:val="0"/>
          <w:marTop w:val="0"/>
          <w:marBottom w:val="0"/>
          <w:divBdr>
            <w:top w:val="none" w:sz="0" w:space="0" w:color="auto"/>
            <w:left w:val="none" w:sz="0" w:space="0" w:color="auto"/>
            <w:bottom w:val="none" w:sz="0" w:space="0" w:color="auto"/>
            <w:right w:val="none" w:sz="0" w:space="0" w:color="auto"/>
          </w:divBdr>
        </w:div>
        <w:div w:id="305209662">
          <w:marLeft w:val="640"/>
          <w:marRight w:val="0"/>
          <w:marTop w:val="0"/>
          <w:marBottom w:val="0"/>
          <w:divBdr>
            <w:top w:val="none" w:sz="0" w:space="0" w:color="auto"/>
            <w:left w:val="none" w:sz="0" w:space="0" w:color="auto"/>
            <w:bottom w:val="none" w:sz="0" w:space="0" w:color="auto"/>
            <w:right w:val="none" w:sz="0" w:space="0" w:color="auto"/>
          </w:divBdr>
        </w:div>
        <w:div w:id="485627030">
          <w:marLeft w:val="640"/>
          <w:marRight w:val="0"/>
          <w:marTop w:val="0"/>
          <w:marBottom w:val="0"/>
          <w:divBdr>
            <w:top w:val="none" w:sz="0" w:space="0" w:color="auto"/>
            <w:left w:val="none" w:sz="0" w:space="0" w:color="auto"/>
            <w:bottom w:val="none" w:sz="0" w:space="0" w:color="auto"/>
            <w:right w:val="none" w:sz="0" w:space="0" w:color="auto"/>
          </w:divBdr>
        </w:div>
        <w:div w:id="1510178287">
          <w:marLeft w:val="640"/>
          <w:marRight w:val="0"/>
          <w:marTop w:val="0"/>
          <w:marBottom w:val="0"/>
          <w:divBdr>
            <w:top w:val="none" w:sz="0" w:space="0" w:color="auto"/>
            <w:left w:val="none" w:sz="0" w:space="0" w:color="auto"/>
            <w:bottom w:val="none" w:sz="0" w:space="0" w:color="auto"/>
            <w:right w:val="none" w:sz="0" w:space="0" w:color="auto"/>
          </w:divBdr>
        </w:div>
        <w:div w:id="1123036168">
          <w:marLeft w:val="640"/>
          <w:marRight w:val="0"/>
          <w:marTop w:val="0"/>
          <w:marBottom w:val="0"/>
          <w:divBdr>
            <w:top w:val="none" w:sz="0" w:space="0" w:color="auto"/>
            <w:left w:val="none" w:sz="0" w:space="0" w:color="auto"/>
            <w:bottom w:val="none" w:sz="0" w:space="0" w:color="auto"/>
            <w:right w:val="none" w:sz="0" w:space="0" w:color="auto"/>
          </w:divBdr>
        </w:div>
        <w:div w:id="1385832713">
          <w:marLeft w:val="640"/>
          <w:marRight w:val="0"/>
          <w:marTop w:val="0"/>
          <w:marBottom w:val="0"/>
          <w:divBdr>
            <w:top w:val="none" w:sz="0" w:space="0" w:color="auto"/>
            <w:left w:val="none" w:sz="0" w:space="0" w:color="auto"/>
            <w:bottom w:val="none" w:sz="0" w:space="0" w:color="auto"/>
            <w:right w:val="none" w:sz="0" w:space="0" w:color="auto"/>
          </w:divBdr>
        </w:div>
        <w:div w:id="1583174893">
          <w:marLeft w:val="640"/>
          <w:marRight w:val="0"/>
          <w:marTop w:val="0"/>
          <w:marBottom w:val="0"/>
          <w:divBdr>
            <w:top w:val="none" w:sz="0" w:space="0" w:color="auto"/>
            <w:left w:val="none" w:sz="0" w:space="0" w:color="auto"/>
            <w:bottom w:val="none" w:sz="0" w:space="0" w:color="auto"/>
            <w:right w:val="none" w:sz="0" w:space="0" w:color="auto"/>
          </w:divBdr>
        </w:div>
        <w:div w:id="693581205">
          <w:marLeft w:val="640"/>
          <w:marRight w:val="0"/>
          <w:marTop w:val="0"/>
          <w:marBottom w:val="0"/>
          <w:divBdr>
            <w:top w:val="none" w:sz="0" w:space="0" w:color="auto"/>
            <w:left w:val="none" w:sz="0" w:space="0" w:color="auto"/>
            <w:bottom w:val="none" w:sz="0" w:space="0" w:color="auto"/>
            <w:right w:val="none" w:sz="0" w:space="0" w:color="auto"/>
          </w:divBdr>
        </w:div>
        <w:div w:id="1656101080">
          <w:marLeft w:val="640"/>
          <w:marRight w:val="0"/>
          <w:marTop w:val="0"/>
          <w:marBottom w:val="0"/>
          <w:divBdr>
            <w:top w:val="none" w:sz="0" w:space="0" w:color="auto"/>
            <w:left w:val="none" w:sz="0" w:space="0" w:color="auto"/>
            <w:bottom w:val="none" w:sz="0" w:space="0" w:color="auto"/>
            <w:right w:val="none" w:sz="0" w:space="0" w:color="auto"/>
          </w:divBdr>
        </w:div>
        <w:div w:id="1779834320">
          <w:marLeft w:val="640"/>
          <w:marRight w:val="0"/>
          <w:marTop w:val="0"/>
          <w:marBottom w:val="0"/>
          <w:divBdr>
            <w:top w:val="none" w:sz="0" w:space="0" w:color="auto"/>
            <w:left w:val="none" w:sz="0" w:space="0" w:color="auto"/>
            <w:bottom w:val="none" w:sz="0" w:space="0" w:color="auto"/>
            <w:right w:val="none" w:sz="0" w:space="0" w:color="auto"/>
          </w:divBdr>
        </w:div>
        <w:div w:id="8677568">
          <w:marLeft w:val="640"/>
          <w:marRight w:val="0"/>
          <w:marTop w:val="0"/>
          <w:marBottom w:val="0"/>
          <w:divBdr>
            <w:top w:val="none" w:sz="0" w:space="0" w:color="auto"/>
            <w:left w:val="none" w:sz="0" w:space="0" w:color="auto"/>
            <w:bottom w:val="none" w:sz="0" w:space="0" w:color="auto"/>
            <w:right w:val="none" w:sz="0" w:space="0" w:color="auto"/>
          </w:divBdr>
        </w:div>
        <w:div w:id="1270312541">
          <w:marLeft w:val="640"/>
          <w:marRight w:val="0"/>
          <w:marTop w:val="0"/>
          <w:marBottom w:val="0"/>
          <w:divBdr>
            <w:top w:val="none" w:sz="0" w:space="0" w:color="auto"/>
            <w:left w:val="none" w:sz="0" w:space="0" w:color="auto"/>
            <w:bottom w:val="none" w:sz="0" w:space="0" w:color="auto"/>
            <w:right w:val="none" w:sz="0" w:space="0" w:color="auto"/>
          </w:divBdr>
        </w:div>
        <w:div w:id="2133746816">
          <w:marLeft w:val="640"/>
          <w:marRight w:val="0"/>
          <w:marTop w:val="0"/>
          <w:marBottom w:val="0"/>
          <w:divBdr>
            <w:top w:val="none" w:sz="0" w:space="0" w:color="auto"/>
            <w:left w:val="none" w:sz="0" w:space="0" w:color="auto"/>
            <w:bottom w:val="none" w:sz="0" w:space="0" w:color="auto"/>
            <w:right w:val="none" w:sz="0" w:space="0" w:color="auto"/>
          </w:divBdr>
        </w:div>
        <w:div w:id="2132047539">
          <w:marLeft w:val="640"/>
          <w:marRight w:val="0"/>
          <w:marTop w:val="0"/>
          <w:marBottom w:val="0"/>
          <w:divBdr>
            <w:top w:val="none" w:sz="0" w:space="0" w:color="auto"/>
            <w:left w:val="none" w:sz="0" w:space="0" w:color="auto"/>
            <w:bottom w:val="none" w:sz="0" w:space="0" w:color="auto"/>
            <w:right w:val="none" w:sz="0" w:space="0" w:color="auto"/>
          </w:divBdr>
        </w:div>
        <w:div w:id="857890942">
          <w:marLeft w:val="640"/>
          <w:marRight w:val="0"/>
          <w:marTop w:val="0"/>
          <w:marBottom w:val="0"/>
          <w:divBdr>
            <w:top w:val="none" w:sz="0" w:space="0" w:color="auto"/>
            <w:left w:val="none" w:sz="0" w:space="0" w:color="auto"/>
            <w:bottom w:val="none" w:sz="0" w:space="0" w:color="auto"/>
            <w:right w:val="none" w:sz="0" w:space="0" w:color="auto"/>
          </w:divBdr>
        </w:div>
        <w:div w:id="1264533274">
          <w:marLeft w:val="640"/>
          <w:marRight w:val="0"/>
          <w:marTop w:val="0"/>
          <w:marBottom w:val="0"/>
          <w:divBdr>
            <w:top w:val="none" w:sz="0" w:space="0" w:color="auto"/>
            <w:left w:val="none" w:sz="0" w:space="0" w:color="auto"/>
            <w:bottom w:val="none" w:sz="0" w:space="0" w:color="auto"/>
            <w:right w:val="none" w:sz="0" w:space="0" w:color="auto"/>
          </w:divBdr>
        </w:div>
        <w:div w:id="278724872">
          <w:marLeft w:val="640"/>
          <w:marRight w:val="0"/>
          <w:marTop w:val="0"/>
          <w:marBottom w:val="0"/>
          <w:divBdr>
            <w:top w:val="none" w:sz="0" w:space="0" w:color="auto"/>
            <w:left w:val="none" w:sz="0" w:space="0" w:color="auto"/>
            <w:bottom w:val="none" w:sz="0" w:space="0" w:color="auto"/>
            <w:right w:val="none" w:sz="0" w:space="0" w:color="auto"/>
          </w:divBdr>
        </w:div>
        <w:div w:id="1300258196">
          <w:marLeft w:val="640"/>
          <w:marRight w:val="0"/>
          <w:marTop w:val="0"/>
          <w:marBottom w:val="0"/>
          <w:divBdr>
            <w:top w:val="none" w:sz="0" w:space="0" w:color="auto"/>
            <w:left w:val="none" w:sz="0" w:space="0" w:color="auto"/>
            <w:bottom w:val="none" w:sz="0" w:space="0" w:color="auto"/>
            <w:right w:val="none" w:sz="0" w:space="0" w:color="auto"/>
          </w:divBdr>
        </w:div>
        <w:div w:id="1435050532">
          <w:marLeft w:val="640"/>
          <w:marRight w:val="0"/>
          <w:marTop w:val="0"/>
          <w:marBottom w:val="0"/>
          <w:divBdr>
            <w:top w:val="none" w:sz="0" w:space="0" w:color="auto"/>
            <w:left w:val="none" w:sz="0" w:space="0" w:color="auto"/>
            <w:bottom w:val="none" w:sz="0" w:space="0" w:color="auto"/>
            <w:right w:val="none" w:sz="0" w:space="0" w:color="auto"/>
          </w:divBdr>
        </w:div>
        <w:div w:id="743375868">
          <w:marLeft w:val="640"/>
          <w:marRight w:val="0"/>
          <w:marTop w:val="0"/>
          <w:marBottom w:val="0"/>
          <w:divBdr>
            <w:top w:val="none" w:sz="0" w:space="0" w:color="auto"/>
            <w:left w:val="none" w:sz="0" w:space="0" w:color="auto"/>
            <w:bottom w:val="none" w:sz="0" w:space="0" w:color="auto"/>
            <w:right w:val="none" w:sz="0" w:space="0" w:color="auto"/>
          </w:divBdr>
        </w:div>
        <w:div w:id="1404182112">
          <w:marLeft w:val="640"/>
          <w:marRight w:val="0"/>
          <w:marTop w:val="0"/>
          <w:marBottom w:val="0"/>
          <w:divBdr>
            <w:top w:val="none" w:sz="0" w:space="0" w:color="auto"/>
            <w:left w:val="none" w:sz="0" w:space="0" w:color="auto"/>
            <w:bottom w:val="none" w:sz="0" w:space="0" w:color="auto"/>
            <w:right w:val="none" w:sz="0" w:space="0" w:color="auto"/>
          </w:divBdr>
        </w:div>
        <w:div w:id="125200823">
          <w:marLeft w:val="640"/>
          <w:marRight w:val="0"/>
          <w:marTop w:val="0"/>
          <w:marBottom w:val="0"/>
          <w:divBdr>
            <w:top w:val="none" w:sz="0" w:space="0" w:color="auto"/>
            <w:left w:val="none" w:sz="0" w:space="0" w:color="auto"/>
            <w:bottom w:val="none" w:sz="0" w:space="0" w:color="auto"/>
            <w:right w:val="none" w:sz="0" w:space="0" w:color="auto"/>
          </w:divBdr>
        </w:div>
        <w:div w:id="837502532">
          <w:marLeft w:val="640"/>
          <w:marRight w:val="0"/>
          <w:marTop w:val="0"/>
          <w:marBottom w:val="0"/>
          <w:divBdr>
            <w:top w:val="none" w:sz="0" w:space="0" w:color="auto"/>
            <w:left w:val="none" w:sz="0" w:space="0" w:color="auto"/>
            <w:bottom w:val="none" w:sz="0" w:space="0" w:color="auto"/>
            <w:right w:val="none" w:sz="0" w:space="0" w:color="auto"/>
          </w:divBdr>
        </w:div>
        <w:div w:id="870993403">
          <w:marLeft w:val="640"/>
          <w:marRight w:val="0"/>
          <w:marTop w:val="0"/>
          <w:marBottom w:val="0"/>
          <w:divBdr>
            <w:top w:val="none" w:sz="0" w:space="0" w:color="auto"/>
            <w:left w:val="none" w:sz="0" w:space="0" w:color="auto"/>
            <w:bottom w:val="none" w:sz="0" w:space="0" w:color="auto"/>
            <w:right w:val="none" w:sz="0" w:space="0" w:color="auto"/>
          </w:divBdr>
        </w:div>
        <w:div w:id="1281570396">
          <w:marLeft w:val="640"/>
          <w:marRight w:val="0"/>
          <w:marTop w:val="0"/>
          <w:marBottom w:val="0"/>
          <w:divBdr>
            <w:top w:val="none" w:sz="0" w:space="0" w:color="auto"/>
            <w:left w:val="none" w:sz="0" w:space="0" w:color="auto"/>
            <w:bottom w:val="none" w:sz="0" w:space="0" w:color="auto"/>
            <w:right w:val="none" w:sz="0" w:space="0" w:color="auto"/>
          </w:divBdr>
        </w:div>
        <w:div w:id="726536426">
          <w:marLeft w:val="640"/>
          <w:marRight w:val="0"/>
          <w:marTop w:val="0"/>
          <w:marBottom w:val="0"/>
          <w:divBdr>
            <w:top w:val="none" w:sz="0" w:space="0" w:color="auto"/>
            <w:left w:val="none" w:sz="0" w:space="0" w:color="auto"/>
            <w:bottom w:val="none" w:sz="0" w:space="0" w:color="auto"/>
            <w:right w:val="none" w:sz="0" w:space="0" w:color="auto"/>
          </w:divBdr>
        </w:div>
        <w:div w:id="1448617332">
          <w:marLeft w:val="640"/>
          <w:marRight w:val="0"/>
          <w:marTop w:val="0"/>
          <w:marBottom w:val="0"/>
          <w:divBdr>
            <w:top w:val="none" w:sz="0" w:space="0" w:color="auto"/>
            <w:left w:val="none" w:sz="0" w:space="0" w:color="auto"/>
            <w:bottom w:val="none" w:sz="0" w:space="0" w:color="auto"/>
            <w:right w:val="none" w:sz="0" w:space="0" w:color="auto"/>
          </w:divBdr>
        </w:div>
        <w:div w:id="2134858331">
          <w:marLeft w:val="640"/>
          <w:marRight w:val="0"/>
          <w:marTop w:val="0"/>
          <w:marBottom w:val="0"/>
          <w:divBdr>
            <w:top w:val="none" w:sz="0" w:space="0" w:color="auto"/>
            <w:left w:val="none" w:sz="0" w:space="0" w:color="auto"/>
            <w:bottom w:val="none" w:sz="0" w:space="0" w:color="auto"/>
            <w:right w:val="none" w:sz="0" w:space="0" w:color="auto"/>
          </w:divBdr>
        </w:div>
        <w:div w:id="2094010149">
          <w:marLeft w:val="640"/>
          <w:marRight w:val="0"/>
          <w:marTop w:val="0"/>
          <w:marBottom w:val="0"/>
          <w:divBdr>
            <w:top w:val="none" w:sz="0" w:space="0" w:color="auto"/>
            <w:left w:val="none" w:sz="0" w:space="0" w:color="auto"/>
            <w:bottom w:val="none" w:sz="0" w:space="0" w:color="auto"/>
            <w:right w:val="none" w:sz="0" w:space="0" w:color="auto"/>
          </w:divBdr>
        </w:div>
        <w:div w:id="107823787">
          <w:marLeft w:val="640"/>
          <w:marRight w:val="0"/>
          <w:marTop w:val="0"/>
          <w:marBottom w:val="0"/>
          <w:divBdr>
            <w:top w:val="none" w:sz="0" w:space="0" w:color="auto"/>
            <w:left w:val="none" w:sz="0" w:space="0" w:color="auto"/>
            <w:bottom w:val="none" w:sz="0" w:space="0" w:color="auto"/>
            <w:right w:val="none" w:sz="0" w:space="0" w:color="auto"/>
          </w:divBdr>
        </w:div>
        <w:div w:id="1289896004">
          <w:marLeft w:val="640"/>
          <w:marRight w:val="0"/>
          <w:marTop w:val="0"/>
          <w:marBottom w:val="0"/>
          <w:divBdr>
            <w:top w:val="none" w:sz="0" w:space="0" w:color="auto"/>
            <w:left w:val="none" w:sz="0" w:space="0" w:color="auto"/>
            <w:bottom w:val="none" w:sz="0" w:space="0" w:color="auto"/>
            <w:right w:val="none" w:sz="0" w:space="0" w:color="auto"/>
          </w:divBdr>
        </w:div>
        <w:div w:id="11229436">
          <w:marLeft w:val="640"/>
          <w:marRight w:val="0"/>
          <w:marTop w:val="0"/>
          <w:marBottom w:val="0"/>
          <w:divBdr>
            <w:top w:val="none" w:sz="0" w:space="0" w:color="auto"/>
            <w:left w:val="none" w:sz="0" w:space="0" w:color="auto"/>
            <w:bottom w:val="none" w:sz="0" w:space="0" w:color="auto"/>
            <w:right w:val="none" w:sz="0" w:space="0" w:color="auto"/>
          </w:divBdr>
        </w:div>
        <w:div w:id="738707">
          <w:marLeft w:val="640"/>
          <w:marRight w:val="0"/>
          <w:marTop w:val="0"/>
          <w:marBottom w:val="0"/>
          <w:divBdr>
            <w:top w:val="none" w:sz="0" w:space="0" w:color="auto"/>
            <w:left w:val="none" w:sz="0" w:space="0" w:color="auto"/>
            <w:bottom w:val="none" w:sz="0" w:space="0" w:color="auto"/>
            <w:right w:val="none" w:sz="0" w:space="0" w:color="auto"/>
          </w:divBdr>
        </w:div>
        <w:div w:id="686489935">
          <w:marLeft w:val="640"/>
          <w:marRight w:val="0"/>
          <w:marTop w:val="0"/>
          <w:marBottom w:val="0"/>
          <w:divBdr>
            <w:top w:val="none" w:sz="0" w:space="0" w:color="auto"/>
            <w:left w:val="none" w:sz="0" w:space="0" w:color="auto"/>
            <w:bottom w:val="none" w:sz="0" w:space="0" w:color="auto"/>
            <w:right w:val="none" w:sz="0" w:space="0" w:color="auto"/>
          </w:divBdr>
        </w:div>
        <w:div w:id="2021423906">
          <w:marLeft w:val="640"/>
          <w:marRight w:val="0"/>
          <w:marTop w:val="0"/>
          <w:marBottom w:val="0"/>
          <w:divBdr>
            <w:top w:val="none" w:sz="0" w:space="0" w:color="auto"/>
            <w:left w:val="none" w:sz="0" w:space="0" w:color="auto"/>
            <w:bottom w:val="none" w:sz="0" w:space="0" w:color="auto"/>
            <w:right w:val="none" w:sz="0" w:space="0" w:color="auto"/>
          </w:divBdr>
        </w:div>
        <w:div w:id="1254129174">
          <w:marLeft w:val="640"/>
          <w:marRight w:val="0"/>
          <w:marTop w:val="0"/>
          <w:marBottom w:val="0"/>
          <w:divBdr>
            <w:top w:val="none" w:sz="0" w:space="0" w:color="auto"/>
            <w:left w:val="none" w:sz="0" w:space="0" w:color="auto"/>
            <w:bottom w:val="none" w:sz="0" w:space="0" w:color="auto"/>
            <w:right w:val="none" w:sz="0" w:space="0" w:color="auto"/>
          </w:divBdr>
        </w:div>
        <w:div w:id="1540362304">
          <w:marLeft w:val="640"/>
          <w:marRight w:val="0"/>
          <w:marTop w:val="0"/>
          <w:marBottom w:val="0"/>
          <w:divBdr>
            <w:top w:val="none" w:sz="0" w:space="0" w:color="auto"/>
            <w:left w:val="none" w:sz="0" w:space="0" w:color="auto"/>
            <w:bottom w:val="none" w:sz="0" w:space="0" w:color="auto"/>
            <w:right w:val="none" w:sz="0" w:space="0" w:color="auto"/>
          </w:divBdr>
        </w:div>
        <w:div w:id="346759018">
          <w:marLeft w:val="640"/>
          <w:marRight w:val="0"/>
          <w:marTop w:val="0"/>
          <w:marBottom w:val="0"/>
          <w:divBdr>
            <w:top w:val="none" w:sz="0" w:space="0" w:color="auto"/>
            <w:left w:val="none" w:sz="0" w:space="0" w:color="auto"/>
            <w:bottom w:val="none" w:sz="0" w:space="0" w:color="auto"/>
            <w:right w:val="none" w:sz="0" w:space="0" w:color="auto"/>
          </w:divBdr>
        </w:div>
        <w:div w:id="634918632">
          <w:marLeft w:val="640"/>
          <w:marRight w:val="0"/>
          <w:marTop w:val="0"/>
          <w:marBottom w:val="0"/>
          <w:divBdr>
            <w:top w:val="none" w:sz="0" w:space="0" w:color="auto"/>
            <w:left w:val="none" w:sz="0" w:space="0" w:color="auto"/>
            <w:bottom w:val="none" w:sz="0" w:space="0" w:color="auto"/>
            <w:right w:val="none" w:sz="0" w:space="0" w:color="auto"/>
          </w:divBdr>
        </w:div>
        <w:div w:id="132411865">
          <w:marLeft w:val="640"/>
          <w:marRight w:val="0"/>
          <w:marTop w:val="0"/>
          <w:marBottom w:val="0"/>
          <w:divBdr>
            <w:top w:val="none" w:sz="0" w:space="0" w:color="auto"/>
            <w:left w:val="none" w:sz="0" w:space="0" w:color="auto"/>
            <w:bottom w:val="none" w:sz="0" w:space="0" w:color="auto"/>
            <w:right w:val="none" w:sz="0" w:space="0" w:color="auto"/>
          </w:divBdr>
        </w:div>
        <w:div w:id="304362546">
          <w:marLeft w:val="640"/>
          <w:marRight w:val="0"/>
          <w:marTop w:val="0"/>
          <w:marBottom w:val="0"/>
          <w:divBdr>
            <w:top w:val="none" w:sz="0" w:space="0" w:color="auto"/>
            <w:left w:val="none" w:sz="0" w:space="0" w:color="auto"/>
            <w:bottom w:val="none" w:sz="0" w:space="0" w:color="auto"/>
            <w:right w:val="none" w:sz="0" w:space="0" w:color="auto"/>
          </w:divBdr>
        </w:div>
      </w:divsChild>
    </w:div>
    <w:div w:id="1540168327">
      <w:bodyDiv w:val="1"/>
      <w:marLeft w:val="0"/>
      <w:marRight w:val="0"/>
      <w:marTop w:val="0"/>
      <w:marBottom w:val="0"/>
      <w:divBdr>
        <w:top w:val="none" w:sz="0" w:space="0" w:color="auto"/>
        <w:left w:val="none" w:sz="0" w:space="0" w:color="auto"/>
        <w:bottom w:val="none" w:sz="0" w:space="0" w:color="auto"/>
        <w:right w:val="none" w:sz="0" w:space="0" w:color="auto"/>
      </w:divBdr>
      <w:divsChild>
        <w:div w:id="863204933">
          <w:marLeft w:val="640"/>
          <w:marRight w:val="0"/>
          <w:marTop w:val="0"/>
          <w:marBottom w:val="0"/>
          <w:divBdr>
            <w:top w:val="none" w:sz="0" w:space="0" w:color="auto"/>
            <w:left w:val="none" w:sz="0" w:space="0" w:color="auto"/>
            <w:bottom w:val="none" w:sz="0" w:space="0" w:color="auto"/>
            <w:right w:val="none" w:sz="0" w:space="0" w:color="auto"/>
          </w:divBdr>
        </w:div>
        <w:div w:id="623316293">
          <w:marLeft w:val="640"/>
          <w:marRight w:val="0"/>
          <w:marTop w:val="0"/>
          <w:marBottom w:val="0"/>
          <w:divBdr>
            <w:top w:val="none" w:sz="0" w:space="0" w:color="auto"/>
            <w:left w:val="none" w:sz="0" w:space="0" w:color="auto"/>
            <w:bottom w:val="none" w:sz="0" w:space="0" w:color="auto"/>
            <w:right w:val="none" w:sz="0" w:space="0" w:color="auto"/>
          </w:divBdr>
        </w:div>
        <w:div w:id="49304260">
          <w:marLeft w:val="640"/>
          <w:marRight w:val="0"/>
          <w:marTop w:val="0"/>
          <w:marBottom w:val="0"/>
          <w:divBdr>
            <w:top w:val="none" w:sz="0" w:space="0" w:color="auto"/>
            <w:left w:val="none" w:sz="0" w:space="0" w:color="auto"/>
            <w:bottom w:val="none" w:sz="0" w:space="0" w:color="auto"/>
            <w:right w:val="none" w:sz="0" w:space="0" w:color="auto"/>
          </w:divBdr>
        </w:div>
        <w:div w:id="1730808099">
          <w:marLeft w:val="640"/>
          <w:marRight w:val="0"/>
          <w:marTop w:val="0"/>
          <w:marBottom w:val="0"/>
          <w:divBdr>
            <w:top w:val="none" w:sz="0" w:space="0" w:color="auto"/>
            <w:left w:val="none" w:sz="0" w:space="0" w:color="auto"/>
            <w:bottom w:val="none" w:sz="0" w:space="0" w:color="auto"/>
            <w:right w:val="none" w:sz="0" w:space="0" w:color="auto"/>
          </w:divBdr>
        </w:div>
        <w:div w:id="1274751182">
          <w:marLeft w:val="640"/>
          <w:marRight w:val="0"/>
          <w:marTop w:val="0"/>
          <w:marBottom w:val="0"/>
          <w:divBdr>
            <w:top w:val="none" w:sz="0" w:space="0" w:color="auto"/>
            <w:left w:val="none" w:sz="0" w:space="0" w:color="auto"/>
            <w:bottom w:val="none" w:sz="0" w:space="0" w:color="auto"/>
            <w:right w:val="none" w:sz="0" w:space="0" w:color="auto"/>
          </w:divBdr>
        </w:div>
        <w:div w:id="1385133902">
          <w:marLeft w:val="640"/>
          <w:marRight w:val="0"/>
          <w:marTop w:val="0"/>
          <w:marBottom w:val="0"/>
          <w:divBdr>
            <w:top w:val="none" w:sz="0" w:space="0" w:color="auto"/>
            <w:left w:val="none" w:sz="0" w:space="0" w:color="auto"/>
            <w:bottom w:val="none" w:sz="0" w:space="0" w:color="auto"/>
            <w:right w:val="none" w:sz="0" w:space="0" w:color="auto"/>
          </w:divBdr>
        </w:div>
        <w:div w:id="86653150">
          <w:marLeft w:val="640"/>
          <w:marRight w:val="0"/>
          <w:marTop w:val="0"/>
          <w:marBottom w:val="0"/>
          <w:divBdr>
            <w:top w:val="none" w:sz="0" w:space="0" w:color="auto"/>
            <w:left w:val="none" w:sz="0" w:space="0" w:color="auto"/>
            <w:bottom w:val="none" w:sz="0" w:space="0" w:color="auto"/>
            <w:right w:val="none" w:sz="0" w:space="0" w:color="auto"/>
          </w:divBdr>
        </w:div>
        <w:div w:id="211964283">
          <w:marLeft w:val="640"/>
          <w:marRight w:val="0"/>
          <w:marTop w:val="0"/>
          <w:marBottom w:val="0"/>
          <w:divBdr>
            <w:top w:val="none" w:sz="0" w:space="0" w:color="auto"/>
            <w:left w:val="none" w:sz="0" w:space="0" w:color="auto"/>
            <w:bottom w:val="none" w:sz="0" w:space="0" w:color="auto"/>
            <w:right w:val="none" w:sz="0" w:space="0" w:color="auto"/>
          </w:divBdr>
        </w:div>
        <w:div w:id="44183478">
          <w:marLeft w:val="640"/>
          <w:marRight w:val="0"/>
          <w:marTop w:val="0"/>
          <w:marBottom w:val="0"/>
          <w:divBdr>
            <w:top w:val="none" w:sz="0" w:space="0" w:color="auto"/>
            <w:left w:val="none" w:sz="0" w:space="0" w:color="auto"/>
            <w:bottom w:val="none" w:sz="0" w:space="0" w:color="auto"/>
            <w:right w:val="none" w:sz="0" w:space="0" w:color="auto"/>
          </w:divBdr>
        </w:div>
        <w:div w:id="811288871">
          <w:marLeft w:val="640"/>
          <w:marRight w:val="0"/>
          <w:marTop w:val="0"/>
          <w:marBottom w:val="0"/>
          <w:divBdr>
            <w:top w:val="none" w:sz="0" w:space="0" w:color="auto"/>
            <w:left w:val="none" w:sz="0" w:space="0" w:color="auto"/>
            <w:bottom w:val="none" w:sz="0" w:space="0" w:color="auto"/>
            <w:right w:val="none" w:sz="0" w:space="0" w:color="auto"/>
          </w:divBdr>
        </w:div>
        <w:div w:id="454833924">
          <w:marLeft w:val="640"/>
          <w:marRight w:val="0"/>
          <w:marTop w:val="0"/>
          <w:marBottom w:val="0"/>
          <w:divBdr>
            <w:top w:val="none" w:sz="0" w:space="0" w:color="auto"/>
            <w:left w:val="none" w:sz="0" w:space="0" w:color="auto"/>
            <w:bottom w:val="none" w:sz="0" w:space="0" w:color="auto"/>
            <w:right w:val="none" w:sz="0" w:space="0" w:color="auto"/>
          </w:divBdr>
        </w:div>
        <w:div w:id="1291129387">
          <w:marLeft w:val="640"/>
          <w:marRight w:val="0"/>
          <w:marTop w:val="0"/>
          <w:marBottom w:val="0"/>
          <w:divBdr>
            <w:top w:val="none" w:sz="0" w:space="0" w:color="auto"/>
            <w:left w:val="none" w:sz="0" w:space="0" w:color="auto"/>
            <w:bottom w:val="none" w:sz="0" w:space="0" w:color="auto"/>
            <w:right w:val="none" w:sz="0" w:space="0" w:color="auto"/>
          </w:divBdr>
        </w:div>
        <w:div w:id="1269508033">
          <w:marLeft w:val="640"/>
          <w:marRight w:val="0"/>
          <w:marTop w:val="0"/>
          <w:marBottom w:val="0"/>
          <w:divBdr>
            <w:top w:val="none" w:sz="0" w:space="0" w:color="auto"/>
            <w:left w:val="none" w:sz="0" w:space="0" w:color="auto"/>
            <w:bottom w:val="none" w:sz="0" w:space="0" w:color="auto"/>
            <w:right w:val="none" w:sz="0" w:space="0" w:color="auto"/>
          </w:divBdr>
        </w:div>
        <w:div w:id="826476345">
          <w:marLeft w:val="640"/>
          <w:marRight w:val="0"/>
          <w:marTop w:val="0"/>
          <w:marBottom w:val="0"/>
          <w:divBdr>
            <w:top w:val="none" w:sz="0" w:space="0" w:color="auto"/>
            <w:left w:val="none" w:sz="0" w:space="0" w:color="auto"/>
            <w:bottom w:val="none" w:sz="0" w:space="0" w:color="auto"/>
            <w:right w:val="none" w:sz="0" w:space="0" w:color="auto"/>
          </w:divBdr>
        </w:div>
        <w:div w:id="1786804548">
          <w:marLeft w:val="640"/>
          <w:marRight w:val="0"/>
          <w:marTop w:val="0"/>
          <w:marBottom w:val="0"/>
          <w:divBdr>
            <w:top w:val="none" w:sz="0" w:space="0" w:color="auto"/>
            <w:left w:val="none" w:sz="0" w:space="0" w:color="auto"/>
            <w:bottom w:val="none" w:sz="0" w:space="0" w:color="auto"/>
            <w:right w:val="none" w:sz="0" w:space="0" w:color="auto"/>
          </w:divBdr>
        </w:div>
        <w:div w:id="902563388">
          <w:marLeft w:val="640"/>
          <w:marRight w:val="0"/>
          <w:marTop w:val="0"/>
          <w:marBottom w:val="0"/>
          <w:divBdr>
            <w:top w:val="none" w:sz="0" w:space="0" w:color="auto"/>
            <w:left w:val="none" w:sz="0" w:space="0" w:color="auto"/>
            <w:bottom w:val="none" w:sz="0" w:space="0" w:color="auto"/>
            <w:right w:val="none" w:sz="0" w:space="0" w:color="auto"/>
          </w:divBdr>
        </w:div>
        <w:div w:id="272202817">
          <w:marLeft w:val="640"/>
          <w:marRight w:val="0"/>
          <w:marTop w:val="0"/>
          <w:marBottom w:val="0"/>
          <w:divBdr>
            <w:top w:val="none" w:sz="0" w:space="0" w:color="auto"/>
            <w:left w:val="none" w:sz="0" w:space="0" w:color="auto"/>
            <w:bottom w:val="none" w:sz="0" w:space="0" w:color="auto"/>
            <w:right w:val="none" w:sz="0" w:space="0" w:color="auto"/>
          </w:divBdr>
        </w:div>
        <w:div w:id="245504394">
          <w:marLeft w:val="640"/>
          <w:marRight w:val="0"/>
          <w:marTop w:val="0"/>
          <w:marBottom w:val="0"/>
          <w:divBdr>
            <w:top w:val="none" w:sz="0" w:space="0" w:color="auto"/>
            <w:left w:val="none" w:sz="0" w:space="0" w:color="auto"/>
            <w:bottom w:val="none" w:sz="0" w:space="0" w:color="auto"/>
            <w:right w:val="none" w:sz="0" w:space="0" w:color="auto"/>
          </w:divBdr>
        </w:div>
        <w:div w:id="403451793">
          <w:marLeft w:val="640"/>
          <w:marRight w:val="0"/>
          <w:marTop w:val="0"/>
          <w:marBottom w:val="0"/>
          <w:divBdr>
            <w:top w:val="none" w:sz="0" w:space="0" w:color="auto"/>
            <w:left w:val="none" w:sz="0" w:space="0" w:color="auto"/>
            <w:bottom w:val="none" w:sz="0" w:space="0" w:color="auto"/>
            <w:right w:val="none" w:sz="0" w:space="0" w:color="auto"/>
          </w:divBdr>
        </w:div>
        <w:div w:id="329406957">
          <w:marLeft w:val="640"/>
          <w:marRight w:val="0"/>
          <w:marTop w:val="0"/>
          <w:marBottom w:val="0"/>
          <w:divBdr>
            <w:top w:val="none" w:sz="0" w:space="0" w:color="auto"/>
            <w:left w:val="none" w:sz="0" w:space="0" w:color="auto"/>
            <w:bottom w:val="none" w:sz="0" w:space="0" w:color="auto"/>
            <w:right w:val="none" w:sz="0" w:space="0" w:color="auto"/>
          </w:divBdr>
        </w:div>
        <w:div w:id="1439329687">
          <w:marLeft w:val="640"/>
          <w:marRight w:val="0"/>
          <w:marTop w:val="0"/>
          <w:marBottom w:val="0"/>
          <w:divBdr>
            <w:top w:val="none" w:sz="0" w:space="0" w:color="auto"/>
            <w:left w:val="none" w:sz="0" w:space="0" w:color="auto"/>
            <w:bottom w:val="none" w:sz="0" w:space="0" w:color="auto"/>
            <w:right w:val="none" w:sz="0" w:space="0" w:color="auto"/>
          </w:divBdr>
        </w:div>
        <w:div w:id="442000462">
          <w:marLeft w:val="640"/>
          <w:marRight w:val="0"/>
          <w:marTop w:val="0"/>
          <w:marBottom w:val="0"/>
          <w:divBdr>
            <w:top w:val="none" w:sz="0" w:space="0" w:color="auto"/>
            <w:left w:val="none" w:sz="0" w:space="0" w:color="auto"/>
            <w:bottom w:val="none" w:sz="0" w:space="0" w:color="auto"/>
            <w:right w:val="none" w:sz="0" w:space="0" w:color="auto"/>
          </w:divBdr>
        </w:div>
        <w:div w:id="1938512245">
          <w:marLeft w:val="640"/>
          <w:marRight w:val="0"/>
          <w:marTop w:val="0"/>
          <w:marBottom w:val="0"/>
          <w:divBdr>
            <w:top w:val="none" w:sz="0" w:space="0" w:color="auto"/>
            <w:left w:val="none" w:sz="0" w:space="0" w:color="auto"/>
            <w:bottom w:val="none" w:sz="0" w:space="0" w:color="auto"/>
            <w:right w:val="none" w:sz="0" w:space="0" w:color="auto"/>
          </w:divBdr>
        </w:div>
        <w:div w:id="343165083">
          <w:marLeft w:val="640"/>
          <w:marRight w:val="0"/>
          <w:marTop w:val="0"/>
          <w:marBottom w:val="0"/>
          <w:divBdr>
            <w:top w:val="none" w:sz="0" w:space="0" w:color="auto"/>
            <w:left w:val="none" w:sz="0" w:space="0" w:color="auto"/>
            <w:bottom w:val="none" w:sz="0" w:space="0" w:color="auto"/>
            <w:right w:val="none" w:sz="0" w:space="0" w:color="auto"/>
          </w:divBdr>
        </w:div>
        <w:div w:id="1778594509">
          <w:marLeft w:val="640"/>
          <w:marRight w:val="0"/>
          <w:marTop w:val="0"/>
          <w:marBottom w:val="0"/>
          <w:divBdr>
            <w:top w:val="none" w:sz="0" w:space="0" w:color="auto"/>
            <w:left w:val="none" w:sz="0" w:space="0" w:color="auto"/>
            <w:bottom w:val="none" w:sz="0" w:space="0" w:color="auto"/>
            <w:right w:val="none" w:sz="0" w:space="0" w:color="auto"/>
          </w:divBdr>
        </w:div>
        <w:div w:id="1601331947">
          <w:marLeft w:val="640"/>
          <w:marRight w:val="0"/>
          <w:marTop w:val="0"/>
          <w:marBottom w:val="0"/>
          <w:divBdr>
            <w:top w:val="none" w:sz="0" w:space="0" w:color="auto"/>
            <w:left w:val="none" w:sz="0" w:space="0" w:color="auto"/>
            <w:bottom w:val="none" w:sz="0" w:space="0" w:color="auto"/>
            <w:right w:val="none" w:sz="0" w:space="0" w:color="auto"/>
          </w:divBdr>
        </w:div>
        <w:div w:id="1858303794">
          <w:marLeft w:val="640"/>
          <w:marRight w:val="0"/>
          <w:marTop w:val="0"/>
          <w:marBottom w:val="0"/>
          <w:divBdr>
            <w:top w:val="none" w:sz="0" w:space="0" w:color="auto"/>
            <w:left w:val="none" w:sz="0" w:space="0" w:color="auto"/>
            <w:bottom w:val="none" w:sz="0" w:space="0" w:color="auto"/>
            <w:right w:val="none" w:sz="0" w:space="0" w:color="auto"/>
          </w:divBdr>
        </w:div>
        <w:div w:id="1965306108">
          <w:marLeft w:val="640"/>
          <w:marRight w:val="0"/>
          <w:marTop w:val="0"/>
          <w:marBottom w:val="0"/>
          <w:divBdr>
            <w:top w:val="none" w:sz="0" w:space="0" w:color="auto"/>
            <w:left w:val="none" w:sz="0" w:space="0" w:color="auto"/>
            <w:bottom w:val="none" w:sz="0" w:space="0" w:color="auto"/>
            <w:right w:val="none" w:sz="0" w:space="0" w:color="auto"/>
          </w:divBdr>
        </w:div>
        <w:div w:id="264577468">
          <w:marLeft w:val="640"/>
          <w:marRight w:val="0"/>
          <w:marTop w:val="0"/>
          <w:marBottom w:val="0"/>
          <w:divBdr>
            <w:top w:val="none" w:sz="0" w:space="0" w:color="auto"/>
            <w:left w:val="none" w:sz="0" w:space="0" w:color="auto"/>
            <w:bottom w:val="none" w:sz="0" w:space="0" w:color="auto"/>
            <w:right w:val="none" w:sz="0" w:space="0" w:color="auto"/>
          </w:divBdr>
        </w:div>
        <w:div w:id="969944074">
          <w:marLeft w:val="640"/>
          <w:marRight w:val="0"/>
          <w:marTop w:val="0"/>
          <w:marBottom w:val="0"/>
          <w:divBdr>
            <w:top w:val="none" w:sz="0" w:space="0" w:color="auto"/>
            <w:left w:val="none" w:sz="0" w:space="0" w:color="auto"/>
            <w:bottom w:val="none" w:sz="0" w:space="0" w:color="auto"/>
            <w:right w:val="none" w:sz="0" w:space="0" w:color="auto"/>
          </w:divBdr>
        </w:div>
        <w:div w:id="38939323">
          <w:marLeft w:val="640"/>
          <w:marRight w:val="0"/>
          <w:marTop w:val="0"/>
          <w:marBottom w:val="0"/>
          <w:divBdr>
            <w:top w:val="none" w:sz="0" w:space="0" w:color="auto"/>
            <w:left w:val="none" w:sz="0" w:space="0" w:color="auto"/>
            <w:bottom w:val="none" w:sz="0" w:space="0" w:color="auto"/>
            <w:right w:val="none" w:sz="0" w:space="0" w:color="auto"/>
          </w:divBdr>
        </w:div>
        <w:div w:id="1789422147">
          <w:marLeft w:val="640"/>
          <w:marRight w:val="0"/>
          <w:marTop w:val="0"/>
          <w:marBottom w:val="0"/>
          <w:divBdr>
            <w:top w:val="none" w:sz="0" w:space="0" w:color="auto"/>
            <w:left w:val="none" w:sz="0" w:space="0" w:color="auto"/>
            <w:bottom w:val="none" w:sz="0" w:space="0" w:color="auto"/>
            <w:right w:val="none" w:sz="0" w:space="0" w:color="auto"/>
          </w:divBdr>
        </w:div>
        <w:div w:id="1353608880">
          <w:marLeft w:val="640"/>
          <w:marRight w:val="0"/>
          <w:marTop w:val="0"/>
          <w:marBottom w:val="0"/>
          <w:divBdr>
            <w:top w:val="none" w:sz="0" w:space="0" w:color="auto"/>
            <w:left w:val="none" w:sz="0" w:space="0" w:color="auto"/>
            <w:bottom w:val="none" w:sz="0" w:space="0" w:color="auto"/>
            <w:right w:val="none" w:sz="0" w:space="0" w:color="auto"/>
          </w:divBdr>
        </w:div>
        <w:div w:id="789544839">
          <w:marLeft w:val="640"/>
          <w:marRight w:val="0"/>
          <w:marTop w:val="0"/>
          <w:marBottom w:val="0"/>
          <w:divBdr>
            <w:top w:val="none" w:sz="0" w:space="0" w:color="auto"/>
            <w:left w:val="none" w:sz="0" w:space="0" w:color="auto"/>
            <w:bottom w:val="none" w:sz="0" w:space="0" w:color="auto"/>
            <w:right w:val="none" w:sz="0" w:space="0" w:color="auto"/>
          </w:divBdr>
        </w:div>
        <w:div w:id="1384645558">
          <w:marLeft w:val="640"/>
          <w:marRight w:val="0"/>
          <w:marTop w:val="0"/>
          <w:marBottom w:val="0"/>
          <w:divBdr>
            <w:top w:val="none" w:sz="0" w:space="0" w:color="auto"/>
            <w:left w:val="none" w:sz="0" w:space="0" w:color="auto"/>
            <w:bottom w:val="none" w:sz="0" w:space="0" w:color="auto"/>
            <w:right w:val="none" w:sz="0" w:space="0" w:color="auto"/>
          </w:divBdr>
        </w:div>
        <w:div w:id="809441767">
          <w:marLeft w:val="640"/>
          <w:marRight w:val="0"/>
          <w:marTop w:val="0"/>
          <w:marBottom w:val="0"/>
          <w:divBdr>
            <w:top w:val="none" w:sz="0" w:space="0" w:color="auto"/>
            <w:left w:val="none" w:sz="0" w:space="0" w:color="auto"/>
            <w:bottom w:val="none" w:sz="0" w:space="0" w:color="auto"/>
            <w:right w:val="none" w:sz="0" w:space="0" w:color="auto"/>
          </w:divBdr>
        </w:div>
        <w:div w:id="578372230">
          <w:marLeft w:val="640"/>
          <w:marRight w:val="0"/>
          <w:marTop w:val="0"/>
          <w:marBottom w:val="0"/>
          <w:divBdr>
            <w:top w:val="none" w:sz="0" w:space="0" w:color="auto"/>
            <w:left w:val="none" w:sz="0" w:space="0" w:color="auto"/>
            <w:bottom w:val="none" w:sz="0" w:space="0" w:color="auto"/>
            <w:right w:val="none" w:sz="0" w:space="0" w:color="auto"/>
          </w:divBdr>
        </w:div>
        <w:div w:id="640813719">
          <w:marLeft w:val="640"/>
          <w:marRight w:val="0"/>
          <w:marTop w:val="0"/>
          <w:marBottom w:val="0"/>
          <w:divBdr>
            <w:top w:val="none" w:sz="0" w:space="0" w:color="auto"/>
            <w:left w:val="none" w:sz="0" w:space="0" w:color="auto"/>
            <w:bottom w:val="none" w:sz="0" w:space="0" w:color="auto"/>
            <w:right w:val="none" w:sz="0" w:space="0" w:color="auto"/>
          </w:divBdr>
        </w:div>
        <w:div w:id="188497449">
          <w:marLeft w:val="640"/>
          <w:marRight w:val="0"/>
          <w:marTop w:val="0"/>
          <w:marBottom w:val="0"/>
          <w:divBdr>
            <w:top w:val="none" w:sz="0" w:space="0" w:color="auto"/>
            <w:left w:val="none" w:sz="0" w:space="0" w:color="auto"/>
            <w:bottom w:val="none" w:sz="0" w:space="0" w:color="auto"/>
            <w:right w:val="none" w:sz="0" w:space="0" w:color="auto"/>
          </w:divBdr>
        </w:div>
        <w:div w:id="793519800">
          <w:marLeft w:val="640"/>
          <w:marRight w:val="0"/>
          <w:marTop w:val="0"/>
          <w:marBottom w:val="0"/>
          <w:divBdr>
            <w:top w:val="none" w:sz="0" w:space="0" w:color="auto"/>
            <w:left w:val="none" w:sz="0" w:space="0" w:color="auto"/>
            <w:bottom w:val="none" w:sz="0" w:space="0" w:color="auto"/>
            <w:right w:val="none" w:sz="0" w:space="0" w:color="auto"/>
          </w:divBdr>
        </w:div>
        <w:div w:id="659579325">
          <w:marLeft w:val="640"/>
          <w:marRight w:val="0"/>
          <w:marTop w:val="0"/>
          <w:marBottom w:val="0"/>
          <w:divBdr>
            <w:top w:val="none" w:sz="0" w:space="0" w:color="auto"/>
            <w:left w:val="none" w:sz="0" w:space="0" w:color="auto"/>
            <w:bottom w:val="none" w:sz="0" w:space="0" w:color="auto"/>
            <w:right w:val="none" w:sz="0" w:space="0" w:color="auto"/>
          </w:divBdr>
        </w:div>
        <w:div w:id="1551072318">
          <w:marLeft w:val="640"/>
          <w:marRight w:val="0"/>
          <w:marTop w:val="0"/>
          <w:marBottom w:val="0"/>
          <w:divBdr>
            <w:top w:val="none" w:sz="0" w:space="0" w:color="auto"/>
            <w:left w:val="none" w:sz="0" w:space="0" w:color="auto"/>
            <w:bottom w:val="none" w:sz="0" w:space="0" w:color="auto"/>
            <w:right w:val="none" w:sz="0" w:space="0" w:color="auto"/>
          </w:divBdr>
        </w:div>
        <w:div w:id="1549564787">
          <w:marLeft w:val="640"/>
          <w:marRight w:val="0"/>
          <w:marTop w:val="0"/>
          <w:marBottom w:val="0"/>
          <w:divBdr>
            <w:top w:val="none" w:sz="0" w:space="0" w:color="auto"/>
            <w:left w:val="none" w:sz="0" w:space="0" w:color="auto"/>
            <w:bottom w:val="none" w:sz="0" w:space="0" w:color="auto"/>
            <w:right w:val="none" w:sz="0" w:space="0" w:color="auto"/>
          </w:divBdr>
        </w:div>
        <w:div w:id="2113352837">
          <w:marLeft w:val="640"/>
          <w:marRight w:val="0"/>
          <w:marTop w:val="0"/>
          <w:marBottom w:val="0"/>
          <w:divBdr>
            <w:top w:val="none" w:sz="0" w:space="0" w:color="auto"/>
            <w:left w:val="none" w:sz="0" w:space="0" w:color="auto"/>
            <w:bottom w:val="none" w:sz="0" w:space="0" w:color="auto"/>
            <w:right w:val="none" w:sz="0" w:space="0" w:color="auto"/>
          </w:divBdr>
        </w:div>
        <w:div w:id="79452464">
          <w:marLeft w:val="640"/>
          <w:marRight w:val="0"/>
          <w:marTop w:val="0"/>
          <w:marBottom w:val="0"/>
          <w:divBdr>
            <w:top w:val="none" w:sz="0" w:space="0" w:color="auto"/>
            <w:left w:val="none" w:sz="0" w:space="0" w:color="auto"/>
            <w:bottom w:val="none" w:sz="0" w:space="0" w:color="auto"/>
            <w:right w:val="none" w:sz="0" w:space="0" w:color="auto"/>
          </w:divBdr>
        </w:div>
        <w:div w:id="1496459442">
          <w:marLeft w:val="640"/>
          <w:marRight w:val="0"/>
          <w:marTop w:val="0"/>
          <w:marBottom w:val="0"/>
          <w:divBdr>
            <w:top w:val="none" w:sz="0" w:space="0" w:color="auto"/>
            <w:left w:val="none" w:sz="0" w:space="0" w:color="auto"/>
            <w:bottom w:val="none" w:sz="0" w:space="0" w:color="auto"/>
            <w:right w:val="none" w:sz="0" w:space="0" w:color="auto"/>
          </w:divBdr>
        </w:div>
        <w:div w:id="458955424">
          <w:marLeft w:val="640"/>
          <w:marRight w:val="0"/>
          <w:marTop w:val="0"/>
          <w:marBottom w:val="0"/>
          <w:divBdr>
            <w:top w:val="none" w:sz="0" w:space="0" w:color="auto"/>
            <w:left w:val="none" w:sz="0" w:space="0" w:color="auto"/>
            <w:bottom w:val="none" w:sz="0" w:space="0" w:color="auto"/>
            <w:right w:val="none" w:sz="0" w:space="0" w:color="auto"/>
          </w:divBdr>
        </w:div>
        <w:div w:id="1115751740">
          <w:marLeft w:val="640"/>
          <w:marRight w:val="0"/>
          <w:marTop w:val="0"/>
          <w:marBottom w:val="0"/>
          <w:divBdr>
            <w:top w:val="none" w:sz="0" w:space="0" w:color="auto"/>
            <w:left w:val="none" w:sz="0" w:space="0" w:color="auto"/>
            <w:bottom w:val="none" w:sz="0" w:space="0" w:color="auto"/>
            <w:right w:val="none" w:sz="0" w:space="0" w:color="auto"/>
          </w:divBdr>
        </w:div>
        <w:div w:id="40905979">
          <w:marLeft w:val="640"/>
          <w:marRight w:val="0"/>
          <w:marTop w:val="0"/>
          <w:marBottom w:val="0"/>
          <w:divBdr>
            <w:top w:val="none" w:sz="0" w:space="0" w:color="auto"/>
            <w:left w:val="none" w:sz="0" w:space="0" w:color="auto"/>
            <w:bottom w:val="none" w:sz="0" w:space="0" w:color="auto"/>
            <w:right w:val="none" w:sz="0" w:space="0" w:color="auto"/>
          </w:divBdr>
        </w:div>
      </w:divsChild>
    </w:div>
    <w:div w:id="1542208175">
      <w:bodyDiv w:val="1"/>
      <w:marLeft w:val="0"/>
      <w:marRight w:val="0"/>
      <w:marTop w:val="0"/>
      <w:marBottom w:val="0"/>
      <w:divBdr>
        <w:top w:val="none" w:sz="0" w:space="0" w:color="auto"/>
        <w:left w:val="none" w:sz="0" w:space="0" w:color="auto"/>
        <w:bottom w:val="none" w:sz="0" w:space="0" w:color="auto"/>
        <w:right w:val="none" w:sz="0" w:space="0" w:color="auto"/>
      </w:divBdr>
      <w:divsChild>
        <w:div w:id="1765571521">
          <w:marLeft w:val="640"/>
          <w:marRight w:val="0"/>
          <w:marTop w:val="0"/>
          <w:marBottom w:val="0"/>
          <w:divBdr>
            <w:top w:val="none" w:sz="0" w:space="0" w:color="auto"/>
            <w:left w:val="none" w:sz="0" w:space="0" w:color="auto"/>
            <w:bottom w:val="none" w:sz="0" w:space="0" w:color="auto"/>
            <w:right w:val="none" w:sz="0" w:space="0" w:color="auto"/>
          </w:divBdr>
        </w:div>
        <w:div w:id="1815949606">
          <w:marLeft w:val="640"/>
          <w:marRight w:val="0"/>
          <w:marTop w:val="0"/>
          <w:marBottom w:val="0"/>
          <w:divBdr>
            <w:top w:val="none" w:sz="0" w:space="0" w:color="auto"/>
            <w:left w:val="none" w:sz="0" w:space="0" w:color="auto"/>
            <w:bottom w:val="none" w:sz="0" w:space="0" w:color="auto"/>
            <w:right w:val="none" w:sz="0" w:space="0" w:color="auto"/>
          </w:divBdr>
        </w:div>
        <w:div w:id="1970358189">
          <w:marLeft w:val="640"/>
          <w:marRight w:val="0"/>
          <w:marTop w:val="0"/>
          <w:marBottom w:val="0"/>
          <w:divBdr>
            <w:top w:val="none" w:sz="0" w:space="0" w:color="auto"/>
            <w:left w:val="none" w:sz="0" w:space="0" w:color="auto"/>
            <w:bottom w:val="none" w:sz="0" w:space="0" w:color="auto"/>
            <w:right w:val="none" w:sz="0" w:space="0" w:color="auto"/>
          </w:divBdr>
        </w:div>
        <w:div w:id="573012774">
          <w:marLeft w:val="640"/>
          <w:marRight w:val="0"/>
          <w:marTop w:val="0"/>
          <w:marBottom w:val="0"/>
          <w:divBdr>
            <w:top w:val="none" w:sz="0" w:space="0" w:color="auto"/>
            <w:left w:val="none" w:sz="0" w:space="0" w:color="auto"/>
            <w:bottom w:val="none" w:sz="0" w:space="0" w:color="auto"/>
            <w:right w:val="none" w:sz="0" w:space="0" w:color="auto"/>
          </w:divBdr>
        </w:div>
        <w:div w:id="612597607">
          <w:marLeft w:val="640"/>
          <w:marRight w:val="0"/>
          <w:marTop w:val="0"/>
          <w:marBottom w:val="0"/>
          <w:divBdr>
            <w:top w:val="none" w:sz="0" w:space="0" w:color="auto"/>
            <w:left w:val="none" w:sz="0" w:space="0" w:color="auto"/>
            <w:bottom w:val="none" w:sz="0" w:space="0" w:color="auto"/>
            <w:right w:val="none" w:sz="0" w:space="0" w:color="auto"/>
          </w:divBdr>
        </w:div>
        <w:div w:id="1362510727">
          <w:marLeft w:val="640"/>
          <w:marRight w:val="0"/>
          <w:marTop w:val="0"/>
          <w:marBottom w:val="0"/>
          <w:divBdr>
            <w:top w:val="none" w:sz="0" w:space="0" w:color="auto"/>
            <w:left w:val="none" w:sz="0" w:space="0" w:color="auto"/>
            <w:bottom w:val="none" w:sz="0" w:space="0" w:color="auto"/>
            <w:right w:val="none" w:sz="0" w:space="0" w:color="auto"/>
          </w:divBdr>
        </w:div>
        <w:div w:id="2009944056">
          <w:marLeft w:val="640"/>
          <w:marRight w:val="0"/>
          <w:marTop w:val="0"/>
          <w:marBottom w:val="0"/>
          <w:divBdr>
            <w:top w:val="none" w:sz="0" w:space="0" w:color="auto"/>
            <w:left w:val="none" w:sz="0" w:space="0" w:color="auto"/>
            <w:bottom w:val="none" w:sz="0" w:space="0" w:color="auto"/>
            <w:right w:val="none" w:sz="0" w:space="0" w:color="auto"/>
          </w:divBdr>
        </w:div>
        <w:div w:id="834732097">
          <w:marLeft w:val="640"/>
          <w:marRight w:val="0"/>
          <w:marTop w:val="0"/>
          <w:marBottom w:val="0"/>
          <w:divBdr>
            <w:top w:val="none" w:sz="0" w:space="0" w:color="auto"/>
            <w:left w:val="none" w:sz="0" w:space="0" w:color="auto"/>
            <w:bottom w:val="none" w:sz="0" w:space="0" w:color="auto"/>
            <w:right w:val="none" w:sz="0" w:space="0" w:color="auto"/>
          </w:divBdr>
        </w:div>
        <w:div w:id="88159140">
          <w:marLeft w:val="640"/>
          <w:marRight w:val="0"/>
          <w:marTop w:val="0"/>
          <w:marBottom w:val="0"/>
          <w:divBdr>
            <w:top w:val="none" w:sz="0" w:space="0" w:color="auto"/>
            <w:left w:val="none" w:sz="0" w:space="0" w:color="auto"/>
            <w:bottom w:val="none" w:sz="0" w:space="0" w:color="auto"/>
            <w:right w:val="none" w:sz="0" w:space="0" w:color="auto"/>
          </w:divBdr>
        </w:div>
        <w:div w:id="474176183">
          <w:marLeft w:val="640"/>
          <w:marRight w:val="0"/>
          <w:marTop w:val="0"/>
          <w:marBottom w:val="0"/>
          <w:divBdr>
            <w:top w:val="none" w:sz="0" w:space="0" w:color="auto"/>
            <w:left w:val="none" w:sz="0" w:space="0" w:color="auto"/>
            <w:bottom w:val="none" w:sz="0" w:space="0" w:color="auto"/>
            <w:right w:val="none" w:sz="0" w:space="0" w:color="auto"/>
          </w:divBdr>
        </w:div>
        <w:div w:id="1192182815">
          <w:marLeft w:val="640"/>
          <w:marRight w:val="0"/>
          <w:marTop w:val="0"/>
          <w:marBottom w:val="0"/>
          <w:divBdr>
            <w:top w:val="none" w:sz="0" w:space="0" w:color="auto"/>
            <w:left w:val="none" w:sz="0" w:space="0" w:color="auto"/>
            <w:bottom w:val="none" w:sz="0" w:space="0" w:color="auto"/>
            <w:right w:val="none" w:sz="0" w:space="0" w:color="auto"/>
          </w:divBdr>
        </w:div>
        <w:div w:id="402918238">
          <w:marLeft w:val="640"/>
          <w:marRight w:val="0"/>
          <w:marTop w:val="0"/>
          <w:marBottom w:val="0"/>
          <w:divBdr>
            <w:top w:val="none" w:sz="0" w:space="0" w:color="auto"/>
            <w:left w:val="none" w:sz="0" w:space="0" w:color="auto"/>
            <w:bottom w:val="none" w:sz="0" w:space="0" w:color="auto"/>
            <w:right w:val="none" w:sz="0" w:space="0" w:color="auto"/>
          </w:divBdr>
        </w:div>
        <w:div w:id="1118648589">
          <w:marLeft w:val="640"/>
          <w:marRight w:val="0"/>
          <w:marTop w:val="0"/>
          <w:marBottom w:val="0"/>
          <w:divBdr>
            <w:top w:val="none" w:sz="0" w:space="0" w:color="auto"/>
            <w:left w:val="none" w:sz="0" w:space="0" w:color="auto"/>
            <w:bottom w:val="none" w:sz="0" w:space="0" w:color="auto"/>
            <w:right w:val="none" w:sz="0" w:space="0" w:color="auto"/>
          </w:divBdr>
        </w:div>
        <w:div w:id="382287815">
          <w:marLeft w:val="640"/>
          <w:marRight w:val="0"/>
          <w:marTop w:val="0"/>
          <w:marBottom w:val="0"/>
          <w:divBdr>
            <w:top w:val="none" w:sz="0" w:space="0" w:color="auto"/>
            <w:left w:val="none" w:sz="0" w:space="0" w:color="auto"/>
            <w:bottom w:val="none" w:sz="0" w:space="0" w:color="auto"/>
            <w:right w:val="none" w:sz="0" w:space="0" w:color="auto"/>
          </w:divBdr>
        </w:div>
        <w:div w:id="263153793">
          <w:marLeft w:val="640"/>
          <w:marRight w:val="0"/>
          <w:marTop w:val="0"/>
          <w:marBottom w:val="0"/>
          <w:divBdr>
            <w:top w:val="none" w:sz="0" w:space="0" w:color="auto"/>
            <w:left w:val="none" w:sz="0" w:space="0" w:color="auto"/>
            <w:bottom w:val="none" w:sz="0" w:space="0" w:color="auto"/>
            <w:right w:val="none" w:sz="0" w:space="0" w:color="auto"/>
          </w:divBdr>
        </w:div>
        <w:div w:id="1693068641">
          <w:marLeft w:val="640"/>
          <w:marRight w:val="0"/>
          <w:marTop w:val="0"/>
          <w:marBottom w:val="0"/>
          <w:divBdr>
            <w:top w:val="none" w:sz="0" w:space="0" w:color="auto"/>
            <w:left w:val="none" w:sz="0" w:space="0" w:color="auto"/>
            <w:bottom w:val="none" w:sz="0" w:space="0" w:color="auto"/>
            <w:right w:val="none" w:sz="0" w:space="0" w:color="auto"/>
          </w:divBdr>
        </w:div>
        <w:div w:id="811557869">
          <w:marLeft w:val="640"/>
          <w:marRight w:val="0"/>
          <w:marTop w:val="0"/>
          <w:marBottom w:val="0"/>
          <w:divBdr>
            <w:top w:val="none" w:sz="0" w:space="0" w:color="auto"/>
            <w:left w:val="none" w:sz="0" w:space="0" w:color="auto"/>
            <w:bottom w:val="none" w:sz="0" w:space="0" w:color="auto"/>
            <w:right w:val="none" w:sz="0" w:space="0" w:color="auto"/>
          </w:divBdr>
        </w:div>
        <w:div w:id="2005159070">
          <w:marLeft w:val="640"/>
          <w:marRight w:val="0"/>
          <w:marTop w:val="0"/>
          <w:marBottom w:val="0"/>
          <w:divBdr>
            <w:top w:val="none" w:sz="0" w:space="0" w:color="auto"/>
            <w:left w:val="none" w:sz="0" w:space="0" w:color="auto"/>
            <w:bottom w:val="none" w:sz="0" w:space="0" w:color="auto"/>
            <w:right w:val="none" w:sz="0" w:space="0" w:color="auto"/>
          </w:divBdr>
        </w:div>
        <w:div w:id="1470322311">
          <w:marLeft w:val="640"/>
          <w:marRight w:val="0"/>
          <w:marTop w:val="0"/>
          <w:marBottom w:val="0"/>
          <w:divBdr>
            <w:top w:val="none" w:sz="0" w:space="0" w:color="auto"/>
            <w:left w:val="none" w:sz="0" w:space="0" w:color="auto"/>
            <w:bottom w:val="none" w:sz="0" w:space="0" w:color="auto"/>
            <w:right w:val="none" w:sz="0" w:space="0" w:color="auto"/>
          </w:divBdr>
        </w:div>
        <w:div w:id="212544316">
          <w:marLeft w:val="640"/>
          <w:marRight w:val="0"/>
          <w:marTop w:val="0"/>
          <w:marBottom w:val="0"/>
          <w:divBdr>
            <w:top w:val="none" w:sz="0" w:space="0" w:color="auto"/>
            <w:left w:val="none" w:sz="0" w:space="0" w:color="auto"/>
            <w:bottom w:val="none" w:sz="0" w:space="0" w:color="auto"/>
            <w:right w:val="none" w:sz="0" w:space="0" w:color="auto"/>
          </w:divBdr>
        </w:div>
        <w:div w:id="1917980749">
          <w:marLeft w:val="640"/>
          <w:marRight w:val="0"/>
          <w:marTop w:val="0"/>
          <w:marBottom w:val="0"/>
          <w:divBdr>
            <w:top w:val="none" w:sz="0" w:space="0" w:color="auto"/>
            <w:left w:val="none" w:sz="0" w:space="0" w:color="auto"/>
            <w:bottom w:val="none" w:sz="0" w:space="0" w:color="auto"/>
            <w:right w:val="none" w:sz="0" w:space="0" w:color="auto"/>
          </w:divBdr>
        </w:div>
        <w:div w:id="995454857">
          <w:marLeft w:val="640"/>
          <w:marRight w:val="0"/>
          <w:marTop w:val="0"/>
          <w:marBottom w:val="0"/>
          <w:divBdr>
            <w:top w:val="none" w:sz="0" w:space="0" w:color="auto"/>
            <w:left w:val="none" w:sz="0" w:space="0" w:color="auto"/>
            <w:bottom w:val="none" w:sz="0" w:space="0" w:color="auto"/>
            <w:right w:val="none" w:sz="0" w:space="0" w:color="auto"/>
          </w:divBdr>
        </w:div>
        <w:div w:id="2130394489">
          <w:marLeft w:val="640"/>
          <w:marRight w:val="0"/>
          <w:marTop w:val="0"/>
          <w:marBottom w:val="0"/>
          <w:divBdr>
            <w:top w:val="none" w:sz="0" w:space="0" w:color="auto"/>
            <w:left w:val="none" w:sz="0" w:space="0" w:color="auto"/>
            <w:bottom w:val="none" w:sz="0" w:space="0" w:color="auto"/>
            <w:right w:val="none" w:sz="0" w:space="0" w:color="auto"/>
          </w:divBdr>
        </w:div>
        <w:div w:id="2008550691">
          <w:marLeft w:val="640"/>
          <w:marRight w:val="0"/>
          <w:marTop w:val="0"/>
          <w:marBottom w:val="0"/>
          <w:divBdr>
            <w:top w:val="none" w:sz="0" w:space="0" w:color="auto"/>
            <w:left w:val="none" w:sz="0" w:space="0" w:color="auto"/>
            <w:bottom w:val="none" w:sz="0" w:space="0" w:color="auto"/>
            <w:right w:val="none" w:sz="0" w:space="0" w:color="auto"/>
          </w:divBdr>
        </w:div>
        <w:div w:id="2128111133">
          <w:marLeft w:val="640"/>
          <w:marRight w:val="0"/>
          <w:marTop w:val="0"/>
          <w:marBottom w:val="0"/>
          <w:divBdr>
            <w:top w:val="none" w:sz="0" w:space="0" w:color="auto"/>
            <w:left w:val="none" w:sz="0" w:space="0" w:color="auto"/>
            <w:bottom w:val="none" w:sz="0" w:space="0" w:color="auto"/>
            <w:right w:val="none" w:sz="0" w:space="0" w:color="auto"/>
          </w:divBdr>
        </w:div>
        <w:div w:id="1862665416">
          <w:marLeft w:val="640"/>
          <w:marRight w:val="0"/>
          <w:marTop w:val="0"/>
          <w:marBottom w:val="0"/>
          <w:divBdr>
            <w:top w:val="none" w:sz="0" w:space="0" w:color="auto"/>
            <w:left w:val="none" w:sz="0" w:space="0" w:color="auto"/>
            <w:bottom w:val="none" w:sz="0" w:space="0" w:color="auto"/>
            <w:right w:val="none" w:sz="0" w:space="0" w:color="auto"/>
          </w:divBdr>
        </w:div>
        <w:div w:id="1971470154">
          <w:marLeft w:val="640"/>
          <w:marRight w:val="0"/>
          <w:marTop w:val="0"/>
          <w:marBottom w:val="0"/>
          <w:divBdr>
            <w:top w:val="none" w:sz="0" w:space="0" w:color="auto"/>
            <w:left w:val="none" w:sz="0" w:space="0" w:color="auto"/>
            <w:bottom w:val="none" w:sz="0" w:space="0" w:color="auto"/>
            <w:right w:val="none" w:sz="0" w:space="0" w:color="auto"/>
          </w:divBdr>
        </w:div>
        <w:div w:id="1062287024">
          <w:marLeft w:val="640"/>
          <w:marRight w:val="0"/>
          <w:marTop w:val="0"/>
          <w:marBottom w:val="0"/>
          <w:divBdr>
            <w:top w:val="none" w:sz="0" w:space="0" w:color="auto"/>
            <w:left w:val="none" w:sz="0" w:space="0" w:color="auto"/>
            <w:bottom w:val="none" w:sz="0" w:space="0" w:color="auto"/>
            <w:right w:val="none" w:sz="0" w:space="0" w:color="auto"/>
          </w:divBdr>
        </w:div>
        <w:div w:id="53895406">
          <w:marLeft w:val="640"/>
          <w:marRight w:val="0"/>
          <w:marTop w:val="0"/>
          <w:marBottom w:val="0"/>
          <w:divBdr>
            <w:top w:val="none" w:sz="0" w:space="0" w:color="auto"/>
            <w:left w:val="none" w:sz="0" w:space="0" w:color="auto"/>
            <w:bottom w:val="none" w:sz="0" w:space="0" w:color="auto"/>
            <w:right w:val="none" w:sz="0" w:space="0" w:color="auto"/>
          </w:divBdr>
        </w:div>
        <w:div w:id="1152717849">
          <w:marLeft w:val="640"/>
          <w:marRight w:val="0"/>
          <w:marTop w:val="0"/>
          <w:marBottom w:val="0"/>
          <w:divBdr>
            <w:top w:val="none" w:sz="0" w:space="0" w:color="auto"/>
            <w:left w:val="none" w:sz="0" w:space="0" w:color="auto"/>
            <w:bottom w:val="none" w:sz="0" w:space="0" w:color="auto"/>
            <w:right w:val="none" w:sz="0" w:space="0" w:color="auto"/>
          </w:divBdr>
        </w:div>
        <w:div w:id="1345131372">
          <w:marLeft w:val="640"/>
          <w:marRight w:val="0"/>
          <w:marTop w:val="0"/>
          <w:marBottom w:val="0"/>
          <w:divBdr>
            <w:top w:val="none" w:sz="0" w:space="0" w:color="auto"/>
            <w:left w:val="none" w:sz="0" w:space="0" w:color="auto"/>
            <w:bottom w:val="none" w:sz="0" w:space="0" w:color="auto"/>
            <w:right w:val="none" w:sz="0" w:space="0" w:color="auto"/>
          </w:divBdr>
        </w:div>
        <w:div w:id="1954902877">
          <w:marLeft w:val="640"/>
          <w:marRight w:val="0"/>
          <w:marTop w:val="0"/>
          <w:marBottom w:val="0"/>
          <w:divBdr>
            <w:top w:val="none" w:sz="0" w:space="0" w:color="auto"/>
            <w:left w:val="none" w:sz="0" w:space="0" w:color="auto"/>
            <w:bottom w:val="none" w:sz="0" w:space="0" w:color="auto"/>
            <w:right w:val="none" w:sz="0" w:space="0" w:color="auto"/>
          </w:divBdr>
        </w:div>
        <w:div w:id="1595819526">
          <w:marLeft w:val="640"/>
          <w:marRight w:val="0"/>
          <w:marTop w:val="0"/>
          <w:marBottom w:val="0"/>
          <w:divBdr>
            <w:top w:val="none" w:sz="0" w:space="0" w:color="auto"/>
            <w:left w:val="none" w:sz="0" w:space="0" w:color="auto"/>
            <w:bottom w:val="none" w:sz="0" w:space="0" w:color="auto"/>
            <w:right w:val="none" w:sz="0" w:space="0" w:color="auto"/>
          </w:divBdr>
        </w:div>
        <w:div w:id="706216612">
          <w:marLeft w:val="640"/>
          <w:marRight w:val="0"/>
          <w:marTop w:val="0"/>
          <w:marBottom w:val="0"/>
          <w:divBdr>
            <w:top w:val="none" w:sz="0" w:space="0" w:color="auto"/>
            <w:left w:val="none" w:sz="0" w:space="0" w:color="auto"/>
            <w:bottom w:val="none" w:sz="0" w:space="0" w:color="auto"/>
            <w:right w:val="none" w:sz="0" w:space="0" w:color="auto"/>
          </w:divBdr>
        </w:div>
        <w:div w:id="1031882644">
          <w:marLeft w:val="640"/>
          <w:marRight w:val="0"/>
          <w:marTop w:val="0"/>
          <w:marBottom w:val="0"/>
          <w:divBdr>
            <w:top w:val="none" w:sz="0" w:space="0" w:color="auto"/>
            <w:left w:val="none" w:sz="0" w:space="0" w:color="auto"/>
            <w:bottom w:val="none" w:sz="0" w:space="0" w:color="auto"/>
            <w:right w:val="none" w:sz="0" w:space="0" w:color="auto"/>
          </w:divBdr>
        </w:div>
        <w:div w:id="780028686">
          <w:marLeft w:val="640"/>
          <w:marRight w:val="0"/>
          <w:marTop w:val="0"/>
          <w:marBottom w:val="0"/>
          <w:divBdr>
            <w:top w:val="none" w:sz="0" w:space="0" w:color="auto"/>
            <w:left w:val="none" w:sz="0" w:space="0" w:color="auto"/>
            <w:bottom w:val="none" w:sz="0" w:space="0" w:color="auto"/>
            <w:right w:val="none" w:sz="0" w:space="0" w:color="auto"/>
          </w:divBdr>
        </w:div>
        <w:div w:id="179127065">
          <w:marLeft w:val="640"/>
          <w:marRight w:val="0"/>
          <w:marTop w:val="0"/>
          <w:marBottom w:val="0"/>
          <w:divBdr>
            <w:top w:val="none" w:sz="0" w:space="0" w:color="auto"/>
            <w:left w:val="none" w:sz="0" w:space="0" w:color="auto"/>
            <w:bottom w:val="none" w:sz="0" w:space="0" w:color="auto"/>
            <w:right w:val="none" w:sz="0" w:space="0" w:color="auto"/>
          </w:divBdr>
        </w:div>
        <w:div w:id="347176094">
          <w:marLeft w:val="640"/>
          <w:marRight w:val="0"/>
          <w:marTop w:val="0"/>
          <w:marBottom w:val="0"/>
          <w:divBdr>
            <w:top w:val="none" w:sz="0" w:space="0" w:color="auto"/>
            <w:left w:val="none" w:sz="0" w:space="0" w:color="auto"/>
            <w:bottom w:val="none" w:sz="0" w:space="0" w:color="auto"/>
            <w:right w:val="none" w:sz="0" w:space="0" w:color="auto"/>
          </w:divBdr>
        </w:div>
        <w:div w:id="1386567276">
          <w:marLeft w:val="640"/>
          <w:marRight w:val="0"/>
          <w:marTop w:val="0"/>
          <w:marBottom w:val="0"/>
          <w:divBdr>
            <w:top w:val="none" w:sz="0" w:space="0" w:color="auto"/>
            <w:left w:val="none" w:sz="0" w:space="0" w:color="auto"/>
            <w:bottom w:val="none" w:sz="0" w:space="0" w:color="auto"/>
            <w:right w:val="none" w:sz="0" w:space="0" w:color="auto"/>
          </w:divBdr>
        </w:div>
        <w:div w:id="266741183">
          <w:marLeft w:val="640"/>
          <w:marRight w:val="0"/>
          <w:marTop w:val="0"/>
          <w:marBottom w:val="0"/>
          <w:divBdr>
            <w:top w:val="none" w:sz="0" w:space="0" w:color="auto"/>
            <w:left w:val="none" w:sz="0" w:space="0" w:color="auto"/>
            <w:bottom w:val="none" w:sz="0" w:space="0" w:color="auto"/>
            <w:right w:val="none" w:sz="0" w:space="0" w:color="auto"/>
          </w:divBdr>
        </w:div>
        <w:div w:id="1672180162">
          <w:marLeft w:val="640"/>
          <w:marRight w:val="0"/>
          <w:marTop w:val="0"/>
          <w:marBottom w:val="0"/>
          <w:divBdr>
            <w:top w:val="none" w:sz="0" w:space="0" w:color="auto"/>
            <w:left w:val="none" w:sz="0" w:space="0" w:color="auto"/>
            <w:bottom w:val="none" w:sz="0" w:space="0" w:color="auto"/>
            <w:right w:val="none" w:sz="0" w:space="0" w:color="auto"/>
          </w:divBdr>
        </w:div>
        <w:div w:id="160782925">
          <w:marLeft w:val="640"/>
          <w:marRight w:val="0"/>
          <w:marTop w:val="0"/>
          <w:marBottom w:val="0"/>
          <w:divBdr>
            <w:top w:val="none" w:sz="0" w:space="0" w:color="auto"/>
            <w:left w:val="none" w:sz="0" w:space="0" w:color="auto"/>
            <w:bottom w:val="none" w:sz="0" w:space="0" w:color="auto"/>
            <w:right w:val="none" w:sz="0" w:space="0" w:color="auto"/>
          </w:divBdr>
        </w:div>
        <w:div w:id="798493127">
          <w:marLeft w:val="640"/>
          <w:marRight w:val="0"/>
          <w:marTop w:val="0"/>
          <w:marBottom w:val="0"/>
          <w:divBdr>
            <w:top w:val="none" w:sz="0" w:space="0" w:color="auto"/>
            <w:left w:val="none" w:sz="0" w:space="0" w:color="auto"/>
            <w:bottom w:val="none" w:sz="0" w:space="0" w:color="auto"/>
            <w:right w:val="none" w:sz="0" w:space="0" w:color="auto"/>
          </w:divBdr>
        </w:div>
        <w:div w:id="1079132511">
          <w:marLeft w:val="640"/>
          <w:marRight w:val="0"/>
          <w:marTop w:val="0"/>
          <w:marBottom w:val="0"/>
          <w:divBdr>
            <w:top w:val="none" w:sz="0" w:space="0" w:color="auto"/>
            <w:left w:val="none" w:sz="0" w:space="0" w:color="auto"/>
            <w:bottom w:val="none" w:sz="0" w:space="0" w:color="auto"/>
            <w:right w:val="none" w:sz="0" w:space="0" w:color="auto"/>
          </w:divBdr>
        </w:div>
        <w:div w:id="1520435352">
          <w:marLeft w:val="640"/>
          <w:marRight w:val="0"/>
          <w:marTop w:val="0"/>
          <w:marBottom w:val="0"/>
          <w:divBdr>
            <w:top w:val="none" w:sz="0" w:space="0" w:color="auto"/>
            <w:left w:val="none" w:sz="0" w:space="0" w:color="auto"/>
            <w:bottom w:val="none" w:sz="0" w:space="0" w:color="auto"/>
            <w:right w:val="none" w:sz="0" w:space="0" w:color="auto"/>
          </w:divBdr>
        </w:div>
        <w:div w:id="2051880706">
          <w:marLeft w:val="640"/>
          <w:marRight w:val="0"/>
          <w:marTop w:val="0"/>
          <w:marBottom w:val="0"/>
          <w:divBdr>
            <w:top w:val="none" w:sz="0" w:space="0" w:color="auto"/>
            <w:left w:val="none" w:sz="0" w:space="0" w:color="auto"/>
            <w:bottom w:val="none" w:sz="0" w:space="0" w:color="auto"/>
            <w:right w:val="none" w:sz="0" w:space="0" w:color="auto"/>
          </w:divBdr>
        </w:div>
        <w:div w:id="1484158367">
          <w:marLeft w:val="640"/>
          <w:marRight w:val="0"/>
          <w:marTop w:val="0"/>
          <w:marBottom w:val="0"/>
          <w:divBdr>
            <w:top w:val="none" w:sz="0" w:space="0" w:color="auto"/>
            <w:left w:val="none" w:sz="0" w:space="0" w:color="auto"/>
            <w:bottom w:val="none" w:sz="0" w:space="0" w:color="auto"/>
            <w:right w:val="none" w:sz="0" w:space="0" w:color="auto"/>
          </w:divBdr>
        </w:div>
        <w:div w:id="1663312620">
          <w:marLeft w:val="640"/>
          <w:marRight w:val="0"/>
          <w:marTop w:val="0"/>
          <w:marBottom w:val="0"/>
          <w:divBdr>
            <w:top w:val="none" w:sz="0" w:space="0" w:color="auto"/>
            <w:left w:val="none" w:sz="0" w:space="0" w:color="auto"/>
            <w:bottom w:val="none" w:sz="0" w:space="0" w:color="auto"/>
            <w:right w:val="none" w:sz="0" w:space="0" w:color="auto"/>
          </w:divBdr>
        </w:div>
        <w:div w:id="1812482440">
          <w:marLeft w:val="640"/>
          <w:marRight w:val="0"/>
          <w:marTop w:val="0"/>
          <w:marBottom w:val="0"/>
          <w:divBdr>
            <w:top w:val="none" w:sz="0" w:space="0" w:color="auto"/>
            <w:left w:val="none" w:sz="0" w:space="0" w:color="auto"/>
            <w:bottom w:val="none" w:sz="0" w:space="0" w:color="auto"/>
            <w:right w:val="none" w:sz="0" w:space="0" w:color="auto"/>
          </w:divBdr>
        </w:div>
      </w:divsChild>
    </w:div>
    <w:div w:id="1543010534">
      <w:bodyDiv w:val="1"/>
      <w:marLeft w:val="0"/>
      <w:marRight w:val="0"/>
      <w:marTop w:val="0"/>
      <w:marBottom w:val="0"/>
      <w:divBdr>
        <w:top w:val="none" w:sz="0" w:space="0" w:color="auto"/>
        <w:left w:val="none" w:sz="0" w:space="0" w:color="auto"/>
        <w:bottom w:val="none" w:sz="0" w:space="0" w:color="auto"/>
        <w:right w:val="none" w:sz="0" w:space="0" w:color="auto"/>
      </w:divBdr>
      <w:divsChild>
        <w:div w:id="81803432">
          <w:marLeft w:val="640"/>
          <w:marRight w:val="0"/>
          <w:marTop w:val="0"/>
          <w:marBottom w:val="0"/>
          <w:divBdr>
            <w:top w:val="none" w:sz="0" w:space="0" w:color="auto"/>
            <w:left w:val="none" w:sz="0" w:space="0" w:color="auto"/>
            <w:bottom w:val="none" w:sz="0" w:space="0" w:color="auto"/>
            <w:right w:val="none" w:sz="0" w:space="0" w:color="auto"/>
          </w:divBdr>
        </w:div>
        <w:div w:id="83458711">
          <w:marLeft w:val="640"/>
          <w:marRight w:val="0"/>
          <w:marTop w:val="0"/>
          <w:marBottom w:val="0"/>
          <w:divBdr>
            <w:top w:val="none" w:sz="0" w:space="0" w:color="auto"/>
            <w:left w:val="none" w:sz="0" w:space="0" w:color="auto"/>
            <w:bottom w:val="none" w:sz="0" w:space="0" w:color="auto"/>
            <w:right w:val="none" w:sz="0" w:space="0" w:color="auto"/>
          </w:divBdr>
        </w:div>
        <w:div w:id="130638172">
          <w:marLeft w:val="640"/>
          <w:marRight w:val="0"/>
          <w:marTop w:val="0"/>
          <w:marBottom w:val="0"/>
          <w:divBdr>
            <w:top w:val="none" w:sz="0" w:space="0" w:color="auto"/>
            <w:left w:val="none" w:sz="0" w:space="0" w:color="auto"/>
            <w:bottom w:val="none" w:sz="0" w:space="0" w:color="auto"/>
            <w:right w:val="none" w:sz="0" w:space="0" w:color="auto"/>
          </w:divBdr>
        </w:div>
        <w:div w:id="169293389">
          <w:marLeft w:val="640"/>
          <w:marRight w:val="0"/>
          <w:marTop w:val="0"/>
          <w:marBottom w:val="0"/>
          <w:divBdr>
            <w:top w:val="none" w:sz="0" w:space="0" w:color="auto"/>
            <w:left w:val="none" w:sz="0" w:space="0" w:color="auto"/>
            <w:bottom w:val="none" w:sz="0" w:space="0" w:color="auto"/>
            <w:right w:val="none" w:sz="0" w:space="0" w:color="auto"/>
          </w:divBdr>
        </w:div>
        <w:div w:id="288708462">
          <w:marLeft w:val="640"/>
          <w:marRight w:val="0"/>
          <w:marTop w:val="0"/>
          <w:marBottom w:val="0"/>
          <w:divBdr>
            <w:top w:val="none" w:sz="0" w:space="0" w:color="auto"/>
            <w:left w:val="none" w:sz="0" w:space="0" w:color="auto"/>
            <w:bottom w:val="none" w:sz="0" w:space="0" w:color="auto"/>
            <w:right w:val="none" w:sz="0" w:space="0" w:color="auto"/>
          </w:divBdr>
        </w:div>
        <w:div w:id="305595002">
          <w:marLeft w:val="640"/>
          <w:marRight w:val="0"/>
          <w:marTop w:val="0"/>
          <w:marBottom w:val="0"/>
          <w:divBdr>
            <w:top w:val="none" w:sz="0" w:space="0" w:color="auto"/>
            <w:left w:val="none" w:sz="0" w:space="0" w:color="auto"/>
            <w:bottom w:val="none" w:sz="0" w:space="0" w:color="auto"/>
            <w:right w:val="none" w:sz="0" w:space="0" w:color="auto"/>
          </w:divBdr>
        </w:div>
        <w:div w:id="385759227">
          <w:marLeft w:val="640"/>
          <w:marRight w:val="0"/>
          <w:marTop w:val="0"/>
          <w:marBottom w:val="0"/>
          <w:divBdr>
            <w:top w:val="none" w:sz="0" w:space="0" w:color="auto"/>
            <w:left w:val="none" w:sz="0" w:space="0" w:color="auto"/>
            <w:bottom w:val="none" w:sz="0" w:space="0" w:color="auto"/>
            <w:right w:val="none" w:sz="0" w:space="0" w:color="auto"/>
          </w:divBdr>
        </w:div>
        <w:div w:id="464742488">
          <w:marLeft w:val="640"/>
          <w:marRight w:val="0"/>
          <w:marTop w:val="0"/>
          <w:marBottom w:val="0"/>
          <w:divBdr>
            <w:top w:val="none" w:sz="0" w:space="0" w:color="auto"/>
            <w:left w:val="none" w:sz="0" w:space="0" w:color="auto"/>
            <w:bottom w:val="none" w:sz="0" w:space="0" w:color="auto"/>
            <w:right w:val="none" w:sz="0" w:space="0" w:color="auto"/>
          </w:divBdr>
        </w:div>
        <w:div w:id="538125031">
          <w:marLeft w:val="640"/>
          <w:marRight w:val="0"/>
          <w:marTop w:val="0"/>
          <w:marBottom w:val="0"/>
          <w:divBdr>
            <w:top w:val="none" w:sz="0" w:space="0" w:color="auto"/>
            <w:left w:val="none" w:sz="0" w:space="0" w:color="auto"/>
            <w:bottom w:val="none" w:sz="0" w:space="0" w:color="auto"/>
            <w:right w:val="none" w:sz="0" w:space="0" w:color="auto"/>
          </w:divBdr>
        </w:div>
        <w:div w:id="588734581">
          <w:marLeft w:val="640"/>
          <w:marRight w:val="0"/>
          <w:marTop w:val="0"/>
          <w:marBottom w:val="0"/>
          <w:divBdr>
            <w:top w:val="none" w:sz="0" w:space="0" w:color="auto"/>
            <w:left w:val="none" w:sz="0" w:space="0" w:color="auto"/>
            <w:bottom w:val="none" w:sz="0" w:space="0" w:color="auto"/>
            <w:right w:val="none" w:sz="0" w:space="0" w:color="auto"/>
          </w:divBdr>
        </w:div>
        <w:div w:id="652953950">
          <w:marLeft w:val="640"/>
          <w:marRight w:val="0"/>
          <w:marTop w:val="0"/>
          <w:marBottom w:val="0"/>
          <w:divBdr>
            <w:top w:val="none" w:sz="0" w:space="0" w:color="auto"/>
            <w:left w:val="none" w:sz="0" w:space="0" w:color="auto"/>
            <w:bottom w:val="none" w:sz="0" w:space="0" w:color="auto"/>
            <w:right w:val="none" w:sz="0" w:space="0" w:color="auto"/>
          </w:divBdr>
        </w:div>
        <w:div w:id="680009266">
          <w:marLeft w:val="640"/>
          <w:marRight w:val="0"/>
          <w:marTop w:val="0"/>
          <w:marBottom w:val="0"/>
          <w:divBdr>
            <w:top w:val="none" w:sz="0" w:space="0" w:color="auto"/>
            <w:left w:val="none" w:sz="0" w:space="0" w:color="auto"/>
            <w:bottom w:val="none" w:sz="0" w:space="0" w:color="auto"/>
            <w:right w:val="none" w:sz="0" w:space="0" w:color="auto"/>
          </w:divBdr>
        </w:div>
        <w:div w:id="723407878">
          <w:marLeft w:val="640"/>
          <w:marRight w:val="0"/>
          <w:marTop w:val="0"/>
          <w:marBottom w:val="0"/>
          <w:divBdr>
            <w:top w:val="none" w:sz="0" w:space="0" w:color="auto"/>
            <w:left w:val="none" w:sz="0" w:space="0" w:color="auto"/>
            <w:bottom w:val="none" w:sz="0" w:space="0" w:color="auto"/>
            <w:right w:val="none" w:sz="0" w:space="0" w:color="auto"/>
          </w:divBdr>
        </w:div>
        <w:div w:id="773593535">
          <w:marLeft w:val="640"/>
          <w:marRight w:val="0"/>
          <w:marTop w:val="0"/>
          <w:marBottom w:val="0"/>
          <w:divBdr>
            <w:top w:val="none" w:sz="0" w:space="0" w:color="auto"/>
            <w:left w:val="none" w:sz="0" w:space="0" w:color="auto"/>
            <w:bottom w:val="none" w:sz="0" w:space="0" w:color="auto"/>
            <w:right w:val="none" w:sz="0" w:space="0" w:color="auto"/>
          </w:divBdr>
        </w:div>
        <w:div w:id="776607632">
          <w:marLeft w:val="640"/>
          <w:marRight w:val="0"/>
          <w:marTop w:val="0"/>
          <w:marBottom w:val="0"/>
          <w:divBdr>
            <w:top w:val="none" w:sz="0" w:space="0" w:color="auto"/>
            <w:left w:val="none" w:sz="0" w:space="0" w:color="auto"/>
            <w:bottom w:val="none" w:sz="0" w:space="0" w:color="auto"/>
            <w:right w:val="none" w:sz="0" w:space="0" w:color="auto"/>
          </w:divBdr>
        </w:div>
        <w:div w:id="854465477">
          <w:marLeft w:val="640"/>
          <w:marRight w:val="0"/>
          <w:marTop w:val="0"/>
          <w:marBottom w:val="0"/>
          <w:divBdr>
            <w:top w:val="none" w:sz="0" w:space="0" w:color="auto"/>
            <w:left w:val="none" w:sz="0" w:space="0" w:color="auto"/>
            <w:bottom w:val="none" w:sz="0" w:space="0" w:color="auto"/>
            <w:right w:val="none" w:sz="0" w:space="0" w:color="auto"/>
          </w:divBdr>
        </w:div>
        <w:div w:id="878933909">
          <w:marLeft w:val="640"/>
          <w:marRight w:val="0"/>
          <w:marTop w:val="0"/>
          <w:marBottom w:val="0"/>
          <w:divBdr>
            <w:top w:val="none" w:sz="0" w:space="0" w:color="auto"/>
            <w:left w:val="none" w:sz="0" w:space="0" w:color="auto"/>
            <w:bottom w:val="none" w:sz="0" w:space="0" w:color="auto"/>
            <w:right w:val="none" w:sz="0" w:space="0" w:color="auto"/>
          </w:divBdr>
        </w:div>
        <w:div w:id="927421262">
          <w:marLeft w:val="640"/>
          <w:marRight w:val="0"/>
          <w:marTop w:val="0"/>
          <w:marBottom w:val="0"/>
          <w:divBdr>
            <w:top w:val="none" w:sz="0" w:space="0" w:color="auto"/>
            <w:left w:val="none" w:sz="0" w:space="0" w:color="auto"/>
            <w:bottom w:val="none" w:sz="0" w:space="0" w:color="auto"/>
            <w:right w:val="none" w:sz="0" w:space="0" w:color="auto"/>
          </w:divBdr>
        </w:div>
        <w:div w:id="943540060">
          <w:marLeft w:val="640"/>
          <w:marRight w:val="0"/>
          <w:marTop w:val="0"/>
          <w:marBottom w:val="0"/>
          <w:divBdr>
            <w:top w:val="none" w:sz="0" w:space="0" w:color="auto"/>
            <w:left w:val="none" w:sz="0" w:space="0" w:color="auto"/>
            <w:bottom w:val="none" w:sz="0" w:space="0" w:color="auto"/>
            <w:right w:val="none" w:sz="0" w:space="0" w:color="auto"/>
          </w:divBdr>
        </w:div>
        <w:div w:id="985084559">
          <w:marLeft w:val="640"/>
          <w:marRight w:val="0"/>
          <w:marTop w:val="0"/>
          <w:marBottom w:val="0"/>
          <w:divBdr>
            <w:top w:val="none" w:sz="0" w:space="0" w:color="auto"/>
            <w:left w:val="none" w:sz="0" w:space="0" w:color="auto"/>
            <w:bottom w:val="none" w:sz="0" w:space="0" w:color="auto"/>
            <w:right w:val="none" w:sz="0" w:space="0" w:color="auto"/>
          </w:divBdr>
        </w:div>
        <w:div w:id="999622002">
          <w:marLeft w:val="640"/>
          <w:marRight w:val="0"/>
          <w:marTop w:val="0"/>
          <w:marBottom w:val="0"/>
          <w:divBdr>
            <w:top w:val="none" w:sz="0" w:space="0" w:color="auto"/>
            <w:left w:val="none" w:sz="0" w:space="0" w:color="auto"/>
            <w:bottom w:val="none" w:sz="0" w:space="0" w:color="auto"/>
            <w:right w:val="none" w:sz="0" w:space="0" w:color="auto"/>
          </w:divBdr>
        </w:div>
        <w:div w:id="1012799882">
          <w:marLeft w:val="640"/>
          <w:marRight w:val="0"/>
          <w:marTop w:val="0"/>
          <w:marBottom w:val="0"/>
          <w:divBdr>
            <w:top w:val="none" w:sz="0" w:space="0" w:color="auto"/>
            <w:left w:val="none" w:sz="0" w:space="0" w:color="auto"/>
            <w:bottom w:val="none" w:sz="0" w:space="0" w:color="auto"/>
            <w:right w:val="none" w:sz="0" w:space="0" w:color="auto"/>
          </w:divBdr>
        </w:div>
        <w:div w:id="1085221859">
          <w:marLeft w:val="640"/>
          <w:marRight w:val="0"/>
          <w:marTop w:val="0"/>
          <w:marBottom w:val="0"/>
          <w:divBdr>
            <w:top w:val="none" w:sz="0" w:space="0" w:color="auto"/>
            <w:left w:val="none" w:sz="0" w:space="0" w:color="auto"/>
            <w:bottom w:val="none" w:sz="0" w:space="0" w:color="auto"/>
            <w:right w:val="none" w:sz="0" w:space="0" w:color="auto"/>
          </w:divBdr>
        </w:div>
        <w:div w:id="1129515491">
          <w:marLeft w:val="640"/>
          <w:marRight w:val="0"/>
          <w:marTop w:val="0"/>
          <w:marBottom w:val="0"/>
          <w:divBdr>
            <w:top w:val="none" w:sz="0" w:space="0" w:color="auto"/>
            <w:left w:val="none" w:sz="0" w:space="0" w:color="auto"/>
            <w:bottom w:val="none" w:sz="0" w:space="0" w:color="auto"/>
            <w:right w:val="none" w:sz="0" w:space="0" w:color="auto"/>
          </w:divBdr>
        </w:div>
        <w:div w:id="1191262644">
          <w:marLeft w:val="640"/>
          <w:marRight w:val="0"/>
          <w:marTop w:val="0"/>
          <w:marBottom w:val="0"/>
          <w:divBdr>
            <w:top w:val="none" w:sz="0" w:space="0" w:color="auto"/>
            <w:left w:val="none" w:sz="0" w:space="0" w:color="auto"/>
            <w:bottom w:val="none" w:sz="0" w:space="0" w:color="auto"/>
            <w:right w:val="none" w:sz="0" w:space="0" w:color="auto"/>
          </w:divBdr>
        </w:div>
        <w:div w:id="1213229429">
          <w:marLeft w:val="640"/>
          <w:marRight w:val="0"/>
          <w:marTop w:val="0"/>
          <w:marBottom w:val="0"/>
          <w:divBdr>
            <w:top w:val="none" w:sz="0" w:space="0" w:color="auto"/>
            <w:left w:val="none" w:sz="0" w:space="0" w:color="auto"/>
            <w:bottom w:val="none" w:sz="0" w:space="0" w:color="auto"/>
            <w:right w:val="none" w:sz="0" w:space="0" w:color="auto"/>
          </w:divBdr>
        </w:div>
        <w:div w:id="1233661181">
          <w:marLeft w:val="640"/>
          <w:marRight w:val="0"/>
          <w:marTop w:val="0"/>
          <w:marBottom w:val="0"/>
          <w:divBdr>
            <w:top w:val="none" w:sz="0" w:space="0" w:color="auto"/>
            <w:left w:val="none" w:sz="0" w:space="0" w:color="auto"/>
            <w:bottom w:val="none" w:sz="0" w:space="0" w:color="auto"/>
            <w:right w:val="none" w:sz="0" w:space="0" w:color="auto"/>
          </w:divBdr>
        </w:div>
        <w:div w:id="1306812382">
          <w:marLeft w:val="640"/>
          <w:marRight w:val="0"/>
          <w:marTop w:val="0"/>
          <w:marBottom w:val="0"/>
          <w:divBdr>
            <w:top w:val="none" w:sz="0" w:space="0" w:color="auto"/>
            <w:left w:val="none" w:sz="0" w:space="0" w:color="auto"/>
            <w:bottom w:val="none" w:sz="0" w:space="0" w:color="auto"/>
            <w:right w:val="none" w:sz="0" w:space="0" w:color="auto"/>
          </w:divBdr>
        </w:div>
        <w:div w:id="1410957017">
          <w:marLeft w:val="640"/>
          <w:marRight w:val="0"/>
          <w:marTop w:val="0"/>
          <w:marBottom w:val="0"/>
          <w:divBdr>
            <w:top w:val="none" w:sz="0" w:space="0" w:color="auto"/>
            <w:left w:val="none" w:sz="0" w:space="0" w:color="auto"/>
            <w:bottom w:val="none" w:sz="0" w:space="0" w:color="auto"/>
            <w:right w:val="none" w:sz="0" w:space="0" w:color="auto"/>
          </w:divBdr>
        </w:div>
        <w:div w:id="1447501355">
          <w:marLeft w:val="640"/>
          <w:marRight w:val="0"/>
          <w:marTop w:val="0"/>
          <w:marBottom w:val="0"/>
          <w:divBdr>
            <w:top w:val="none" w:sz="0" w:space="0" w:color="auto"/>
            <w:left w:val="none" w:sz="0" w:space="0" w:color="auto"/>
            <w:bottom w:val="none" w:sz="0" w:space="0" w:color="auto"/>
            <w:right w:val="none" w:sz="0" w:space="0" w:color="auto"/>
          </w:divBdr>
        </w:div>
        <w:div w:id="1671130021">
          <w:marLeft w:val="640"/>
          <w:marRight w:val="0"/>
          <w:marTop w:val="0"/>
          <w:marBottom w:val="0"/>
          <w:divBdr>
            <w:top w:val="none" w:sz="0" w:space="0" w:color="auto"/>
            <w:left w:val="none" w:sz="0" w:space="0" w:color="auto"/>
            <w:bottom w:val="none" w:sz="0" w:space="0" w:color="auto"/>
            <w:right w:val="none" w:sz="0" w:space="0" w:color="auto"/>
          </w:divBdr>
        </w:div>
        <w:div w:id="1680236257">
          <w:marLeft w:val="640"/>
          <w:marRight w:val="0"/>
          <w:marTop w:val="0"/>
          <w:marBottom w:val="0"/>
          <w:divBdr>
            <w:top w:val="none" w:sz="0" w:space="0" w:color="auto"/>
            <w:left w:val="none" w:sz="0" w:space="0" w:color="auto"/>
            <w:bottom w:val="none" w:sz="0" w:space="0" w:color="auto"/>
            <w:right w:val="none" w:sz="0" w:space="0" w:color="auto"/>
          </w:divBdr>
        </w:div>
        <w:div w:id="1720862902">
          <w:marLeft w:val="640"/>
          <w:marRight w:val="0"/>
          <w:marTop w:val="0"/>
          <w:marBottom w:val="0"/>
          <w:divBdr>
            <w:top w:val="none" w:sz="0" w:space="0" w:color="auto"/>
            <w:left w:val="none" w:sz="0" w:space="0" w:color="auto"/>
            <w:bottom w:val="none" w:sz="0" w:space="0" w:color="auto"/>
            <w:right w:val="none" w:sz="0" w:space="0" w:color="auto"/>
          </w:divBdr>
        </w:div>
        <w:div w:id="1774594332">
          <w:marLeft w:val="640"/>
          <w:marRight w:val="0"/>
          <w:marTop w:val="0"/>
          <w:marBottom w:val="0"/>
          <w:divBdr>
            <w:top w:val="none" w:sz="0" w:space="0" w:color="auto"/>
            <w:left w:val="none" w:sz="0" w:space="0" w:color="auto"/>
            <w:bottom w:val="none" w:sz="0" w:space="0" w:color="auto"/>
            <w:right w:val="none" w:sz="0" w:space="0" w:color="auto"/>
          </w:divBdr>
        </w:div>
        <w:div w:id="1855683444">
          <w:marLeft w:val="640"/>
          <w:marRight w:val="0"/>
          <w:marTop w:val="0"/>
          <w:marBottom w:val="0"/>
          <w:divBdr>
            <w:top w:val="none" w:sz="0" w:space="0" w:color="auto"/>
            <w:left w:val="none" w:sz="0" w:space="0" w:color="auto"/>
            <w:bottom w:val="none" w:sz="0" w:space="0" w:color="auto"/>
            <w:right w:val="none" w:sz="0" w:space="0" w:color="auto"/>
          </w:divBdr>
        </w:div>
        <w:div w:id="1870222008">
          <w:marLeft w:val="640"/>
          <w:marRight w:val="0"/>
          <w:marTop w:val="0"/>
          <w:marBottom w:val="0"/>
          <w:divBdr>
            <w:top w:val="none" w:sz="0" w:space="0" w:color="auto"/>
            <w:left w:val="none" w:sz="0" w:space="0" w:color="auto"/>
            <w:bottom w:val="none" w:sz="0" w:space="0" w:color="auto"/>
            <w:right w:val="none" w:sz="0" w:space="0" w:color="auto"/>
          </w:divBdr>
        </w:div>
        <w:div w:id="1898593057">
          <w:marLeft w:val="640"/>
          <w:marRight w:val="0"/>
          <w:marTop w:val="0"/>
          <w:marBottom w:val="0"/>
          <w:divBdr>
            <w:top w:val="none" w:sz="0" w:space="0" w:color="auto"/>
            <w:left w:val="none" w:sz="0" w:space="0" w:color="auto"/>
            <w:bottom w:val="none" w:sz="0" w:space="0" w:color="auto"/>
            <w:right w:val="none" w:sz="0" w:space="0" w:color="auto"/>
          </w:divBdr>
        </w:div>
        <w:div w:id="1992251911">
          <w:marLeft w:val="640"/>
          <w:marRight w:val="0"/>
          <w:marTop w:val="0"/>
          <w:marBottom w:val="0"/>
          <w:divBdr>
            <w:top w:val="none" w:sz="0" w:space="0" w:color="auto"/>
            <w:left w:val="none" w:sz="0" w:space="0" w:color="auto"/>
            <w:bottom w:val="none" w:sz="0" w:space="0" w:color="auto"/>
            <w:right w:val="none" w:sz="0" w:space="0" w:color="auto"/>
          </w:divBdr>
        </w:div>
        <w:div w:id="2020808996">
          <w:marLeft w:val="640"/>
          <w:marRight w:val="0"/>
          <w:marTop w:val="0"/>
          <w:marBottom w:val="0"/>
          <w:divBdr>
            <w:top w:val="none" w:sz="0" w:space="0" w:color="auto"/>
            <w:left w:val="none" w:sz="0" w:space="0" w:color="auto"/>
            <w:bottom w:val="none" w:sz="0" w:space="0" w:color="auto"/>
            <w:right w:val="none" w:sz="0" w:space="0" w:color="auto"/>
          </w:divBdr>
        </w:div>
        <w:div w:id="2039767635">
          <w:marLeft w:val="640"/>
          <w:marRight w:val="0"/>
          <w:marTop w:val="0"/>
          <w:marBottom w:val="0"/>
          <w:divBdr>
            <w:top w:val="none" w:sz="0" w:space="0" w:color="auto"/>
            <w:left w:val="none" w:sz="0" w:space="0" w:color="auto"/>
            <w:bottom w:val="none" w:sz="0" w:space="0" w:color="auto"/>
            <w:right w:val="none" w:sz="0" w:space="0" w:color="auto"/>
          </w:divBdr>
        </w:div>
        <w:div w:id="2042321931">
          <w:marLeft w:val="640"/>
          <w:marRight w:val="0"/>
          <w:marTop w:val="0"/>
          <w:marBottom w:val="0"/>
          <w:divBdr>
            <w:top w:val="none" w:sz="0" w:space="0" w:color="auto"/>
            <w:left w:val="none" w:sz="0" w:space="0" w:color="auto"/>
            <w:bottom w:val="none" w:sz="0" w:space="0" w:color="auto"/>
            <w:right w:val="none" w:sz="0" w:space="0" w:color="auto"/>
          </w:divBdr>
        </w:div>
        <w:div w:id="2064326551">
          <w:marLeft w:val="640"/>
          <w:marRight w:val="0"/>
          <w:marTop w:val="0"/>
          <w:marBottom w:val="0"/>
          <w:divBdr>
            <w:top w:val="none" w:sz="0" w:space="0" w:color="auto"/>
            <w:left w:val="none" w:sz="0" w:space="0" w:color="auto"/>
            <w:bottom w:val="none" w:sz="0" w:space="0" w:color="auto"/>
            <w:right w:val="none" w:sz="0" w:space="0" w:color="auto"/>
          </w:divBdr>
        </w:div>
        <w:div w:id="2066290461">
          <w:marLeft w:val="640"/>
          <w:marRight w:val="0"/>
          <w:marTop w:val="0"/>
          <w:marBottom w:val="0"/>
          <w:divBdr>
            <w:top w:val="none" w:sz="0" w:space="0" w:color="auto"/>
            <w:left w:val="none" w:sz="0" w:space="0" w:color="auto"/>
            <w:bottom w:val="none" w:sz="0" w:space="0" w:color="auto"/>
            <w:right w:val="none" w:sz="0" w:space="0" w:color="auto"/>
          </w:divBdr>
        </w:div>
        <w:div w:id="2072799950">
          <w:marLeft w:val="640"/>
          <w:marRight w:val="0"/>
          <w:marTop w:val="0"/>
          <w:marBottom w:val="0"/>
          <w:divBdr>
            <w:top w:val="none" w:sz="0" w:space="0" w:color="auto"/>
            <w:left w:val="none" w:sz="0" w:space="0" w:color="auto"/>
            <w:bottom w:val="none" w:sz="0" w:space="0" w:color="auto"/>
            <w:right w:val="none" w:sz="0" w:space="0" w:color="auto"/>
          </w:divBdr>
        </w:div>
        <w:div w:id="2073189984">
          <w:marLeft w:val="640"/>
          <w:marRight w:val="0"/>
          <w:marTop w:val="0"/>
          <w:marBottom w:val="0"/>
          <w:divBdr>
            <w:top w:val="none" w:sz="0" w:space="0" w:color="auto"/>
            <w:left w:val="none" w:sz="0" w:space="0" w:color="auto"/>
            <w:bottom w:val="none" w:sz="0" w:space="0" w:color="auto"/>
            <w:right w:val="none" w:sz="0" w:space="0" w:color="auto"/>
          </w:divBdr>
        </w:div>
        <w:div w:id="2105615491">
          <w:marLeft w:val="640"/>
          <w:marRight w:val="0"/>
          <w:marTop w:val="0"/>
          <w:marBottom w:val="0"/>
          <w:divBdr>
            <w:top w:val="none" w:sz="0" w:space="0" w:color="auto"/>
            <w:left w:val="none" w:sz="0" w:space="0" w:color="auto"/>
            <w:bottom w:val="none" w:sz="0" w:space="0" w:color="auto"/>
            <w:right w:val="none" w:sz="0" w:space="0" w:color="auto"/>
          </w:divBdr>
        </w:div>
        <w:div w:id="2120564097">
          <w:marLeft w:val="640"/>
          <w:marRight w:val="0"/>
          <w:marTop w:val="0"/>
          <w:marBottom w:val="0"/>
          <w:divBdr>
            <w:top w:val="none" w:sz="0" w:space="0" w:color="auto"/>
            <w:left w:val="none" w:sz="0" w:space="0" w:color="auto"/>
            <w:bottom w:val="none" w:sz="0" w:space="0" w:color="auto"/>
            <w:right w:val="none" w:sz="0" w:space="0" w:color="auto"/>
          </w:divBdr>
        </w:div>
      </w:divsChild>
    </w:div>
    <w:div w:id="1552419435">
      <w:bodyDiv w:val="1"/>
      <w:marLeft w:val="0"/>
      <w:marRight w:val="0"/>
      <w:marTop w:val="0"/>
      <w:marBottom w:val="0"/>
      <w:divBdr>
        <w:top w:val="none" w:sz="0" w:space="0" w:color="auto"/>
        <w:left w:val="none" w:sz="0" w:space="0" w:color="auto"/>
        <w:bottom w:val="none" w:sz="0" w:space="0" w:color="auto"/>
        <w:right w:val="none" w:sz="0" w:space="0" w:color="auto"/>
      </w:divBdr>
      <w:divsChild>
        <w:div w:id="21368037">
          <w:marLeft w:val="640"/>
          <w:marRight w:val="0"/>
          <w:marTop w:val="0"/>
          <w:marBottom w:val="0"/>
          <w:divBdr>
            <w:top w:val="none" w:sz="0" w:space="0" w:color="auto"/>
            <w:left w:val="none" w:sz="0" w:space="0" w:color="auto"/>
            <w:bottom w:val="none" w:sz="0" w:space="0" w:color="auto"/>
            <w:right w:val="none" w:sz="0" w:space="0" w:color="auto"/>
          </w:divBdr>
        </w:div>
        <w:div w:id="24142136">
          <w:marLeft w:val="640"/>
          <w:marRight w:val="0"/>
          <w:marTop w:val="0"/>
          <w:marBottom w:val="0"/>
          <w:divBdr>
            <w:top w:val="none" w:sz="0" w:space="0" w:color="auto"/>
            <w:left w:val="none" w:sz="0" w:space="0" w:color="auto"/>
            <w:bottom w:val="none" w:sz="0" w:space="0" w:color="auto"/>
            <w:right w:val="none" w:sz="0" w:space="0" w:color="auto"/>
          </w:divBdr>
        </w:div>
        <w:div w:id="94131074">
          <w:marLeft w:val="640"/>
          <w:marRight w:val="0"/>
          <w:marTop w:val="0"/>
          <w:marBottom w:val="0"/>
          <w:divBdr>
            <w:top w:val="none" w:sz="0" w:space="0" w:color="auto"/>
            <w:left w:val="none" w:sz="0" w:space="0" w:color="auto"/>
            <w:bottom w:val="none" w:sz="0" w:space="0" w:color="auto"/>
            <w:right w:val="none" w:sz="0" w:space="0" w:color="auto"/>
          </w:divBdr>
        </w:div>
        <w:div w:id="181676333">
          <w:marLeft w:val="640"/>
          <w:marRight w:val="0"/>
          <w:marTop w:val="0"/>
          <w:marBottom w:val="0"/>
          <w:divBdr>
            <w:top w:val="none" w:sz="0" w:space="0" w:color="auto"/>
            <w:left w:val="none" w:sz="0" w:space="0" w:color="auto"/>
            <w:bottom w:val="none" w:sz="0" w:space="0" w:color="auto"/>
            <w:right w:val="none" w:sz="0" w:space="0" w:color="auto"/>
          </w:divBdr>
        </w:div>
        <w:div w:id="195892402">
          <w:marLeft w:val="640"/>
          <w:marRight w:val="0"/>
          <w:marTop w:val="0"/>
          <w:marBottom w:val="0"/>
          <w:divBdr>
            <w:top w:val="none" w:sz="0" w:space="0" w:color="auto"/>
            <w:left w:val="none" w:sz="0" w:space="0" w:color="auto"/>
            <w:bottom w:val="none" w:sz="0" w:space="0" w:color="auto"/>
            <w:right w:val="none" w:sz="0" w:space="0" w:color="auto"/>
          </w:divBdr>
        </w:div>
        <w:div w:id="245192864">
          <w:marLeft w:val="640"/>
          <w:marRight w:val="0"/>
          <w:marTop w:val="0"/>
          <w:marBottom w:val="0"/>
          <w:divBdr>
            <w:top w:val="none" w:sz="0" w:space="0" w:color="auto"/>
            <w:left w:val="none" w:sz="0" w:space="0" w:color="auto"/>
            <w:bottom w:val="none" w:sz="0" w:space="0" w:color="auto"/>
            <w:right w:val="none" w:sz="0" w:space="0" w:color="auto"/>
          </w:divBdr>
        </w:div>
        <w:div w:id="289674896">
          <w:marLeft w:val="640"/>
          <w:marRight w:val="0"/>
          <w:marTop w:val="0"/>
          <w:marBottom w:val="0"/>
          <w:divBdr>
            <w:top w:val="none" w:sz="0" w:space="0" w:color="auto"/>
            <w:left w:val="none" w:sz="0" w:space="0" w:color="auto"/>
            <w:bottom w:val="none" w:sz="0" w:space="0" w:color="auto"/>
            <w:right w:val="none" w:sz="0" w:space="0" w:color="auto"/>
          </w:divBdr>
        </w:div>
        <w:div w:id="289945154">
          <w:marLeft w:val="640"/>
          <w:marRight w:val="0"/>
          <w:marTop w:val="0"/>
          <w:marBottom w:val="0"/>
          <w:divBdr>
            <w:top w:val="none" w:sz="0" w:space="0" w:color="auto"/>
            <w:left w:val="none" w:sz="0" w:space="0" w:color="auto"/>
            <w:bottom w:val="none" w:sz="0" w:space="0" w:color="auto"/>
            <w:right w:val="none" w:sz="0" w:space="0" w:color="auto"/>
          </w:divBdr>
        </w:div>
        <w:div w:id="302084178">
          <w:marLeft w:val="640"/>
          <w:marRight w:val="0"/>
          <w:marTop w:val="0"/>
          <w:marBottom w:val="0"/>
          <w:divBdr>
            <w:top w:val="none" w:sz="0" w:space="0" w:color="auto"/>
            <w:left w:val="none" w:sz="0" w:space="0" w:color="auto"/>
            <w:bottom w:val="none" w:sz="0" w:space="0" w:color="auto"/>
            <w:right w:val="none" w:sz="0" w:space="0" w:color="auto"/>
          </w:divBdr>
        </w:div>
        <w:div w:id="310062459">
          <w:marLeft w:val="640"/>
          <w:marRight w:val="0"/>
          <w:marTop w:val="0"/>
          <w:marBottom w:val="0"/>
          <w:divBdr>
            <w:top w:val="none" w:sz="0" w:space="0" w:color="auto"/>
            <w:left w:val="none" w:sz="0" w:space="0" w:color="auto"/>
            <w:bottom w:val="none" w:sz="0" w:space="0" w:color="auto"/>
            <w:right w:val="none" w:sz="0" w:space="0" w:color="auto"/>
          </w:divBdr>
        </w:div>
        <w:div w:id="466122262">
          <w:marLeft w:val="640"/>
          <w:marRight w:val="0"/>
          <w:marTop w:val="0"/>
          <w:marBottom w:val="0"/>
          <w:divBdr>
            <w:top w:val="none" w:sz="0" w:space="0" w:color="auto"/>
            <w:left w:val="none" w:sz="0" w:space="0" w:color="auto"/>
            <w:bottom w:val="none" w:sz="0" w:space="0" w:color="auto"/>
            <w:right w:val="none" w:sz="0" w:space="0" w:color="auto"/>
          </w:divBdr>
        </w:div>
        <w:div w:id="469789409">
          <w:marLeft w:val="640"/>
          <w:marRight w:val="0"/>
          <w:marTop w:val="0"/>
          <w:marBottom w:val="0"/>
          <w:divBdr>
            <w:top w:val="none" w:sz="0" w:space="0" w:color="auto"/>
            <w:left w:val="none" w:sz="0" w:space="0" w:color="auto"/>
            <w:bottom w:val="none" w:sz="0" w:space="0" w:color="auto"/>
            <w:right w:val="none" w:sz="0" w:space="0" w:color="auto"/>
          </w:divBdr>
        </w:div>
        <w:div w:id="488209856">
          <w:marLeft w:val="640"/>
          <w:marRight w:val="0"/>
          <w:marTop w:val="0"/>
          <w:marBottom w:val="0"/>
          <w:divBdr>
            <w:top w:val="none" w:sz="0" w:space="0" w:color="auto"/>
            <w:left w:val="none" w:sz="0" w:space="0" w:color="auto"/>
            <w:bottom w:val="none" w:sz="0" w:space="0" w:color="auto"/>
            <w:right w:val="none" w:sz="0" w:space="0" w:color="auto"/>
          </w:divBdr>
        </w:div>
        <w:div w:id="492070204">
          <w:marLeft w:val="640"/>
          <w:marRight w:val="0"/>
          <w:marTop w:val="0"/>
          <w:marBottom w:val="0"/>
          <w:divBdr>
            <w:top w:val="none" w:sz="0" w:space="0" w:color="auto"/>
            <w:left w:val="none" w:sz="0" w:space="0" w:color="auto"/>
            <w:bottom w:val="none" w:sz="0" w:space="0" w:color="auto"/>
            <w:right w:val="none" w:sz="0" w:space="0" w:color="auto"/>
          </w:divBdr>
        </w:div>
        <w:div w:id="686443993">
          <w:marLeft w:val="640"/>
          <w:marRight w:val="0"/>
          <w:marTop w:val="0"/>
          <w:marBottom w:val="0"/>
          <w:divBdr>
            <w:top w:val="none" w:sz="0" w:space="0" w:color="auto"/>
            <w:left w:val="none" w:sz="0" w:space="0" w:color="auto"/>
            <w:bottom w:val="none" w:sz="0" w:space="0" w:color="auto"/>
            <w:right w:val="none" w:sz="0" w:space="0" w:color="auto"/>
          </w:divBdr>
        </w:div>
        <w:div w:id="696127519">
          <w:marLeft w:val="640"/>
          <w:marRight w:val="0"/>
          <w:marTop w:val="0"/>
          <w:marBottom w:val="0"/>
          <w:divBdr>
            <w:top w:val="none" w:sz="0" w:space="0" w:color="auto"/>
            <w:left w:val="none" w:sz="0" w:space="0" w:color="auto"/>
            <w:bottom w:val="none" w:sz="0" w:space="0" w:color="auto"/>
            <w:right w:val="none" w:sz="0" w:space="0" w:color="auto"/>
          </w:divBdr>
        </w:div>
        <w:div w:id="703406501">
          <w:marLeft w:val="640"/>
          <w:marRight w:val="0"/>
          <w:marTop w:val="0"/>
          <w:marBottom w:val="0"/>
          <w:divBdr>
            <w:top w:val="none" w:sz="0" w:space="0" w:color="auto"/>
            <w:left w:val="none" w:sz="0" w:space="0" w:color="auto"/>
            <w:bottom w:val="none" w:sz="0" w:space="0" w:color="auto"/>
            <w:right w:val="none" w:sz="0" w:space="0" w:color="auto"/>
          </w:divBdr>
        </w:div>
        <w:div w:id="799760292">
          <w:marLeft w:val="640"/>
          <w:marRight w:val="0"/>
          <w:marTop w:val="0"/>
          <w:marBottom w:val="0"/>
          <w:divBdr>
            <w:top w:val="none" w:sz="0" w:space="0" w:color="auto"/>
            <w:left w:val="none" w:sz="0" w:space="0" w:color="auto"/>
            <w:bottom w:val="none" w:sz="0" w:space="0" w:color="auto"/>
            <w:right w:val="none" w:sz="0" w:space="0" w:color="auto"/>
          </w:divBdr>
        </w:div>
        <w:div w:id="899825303">
          <w:marLeft w:val="640"/>
          <w:marRight w:val="0"/>
          <w:marTop w:val="0"/>
          <w:marBottom w:val="0"/>
          <w:divBdr>
            <w:top w:val="none" w:sz="0" w:space="0" w:color="auto"/>
            <w:left w:val="none" w:sz="0" w:space="0" w:color="auto"/>
            <w:bottom w:val="none" w:sz="0" w:space="0" w:color="auto"/>
            <w:right w:val="none" w:sz="0" w:space="0" w:color="auto"/>
          </w:divBdr>
        </w:div>
        <w:div w:id="917056026">
          <w:marLeft w:val="640"/>
          <w:marRight w:val="0"/>
          <w:marTop w:val="0"/>
          <w:marBottom w:val="0"/>
          <w:divBdr>
            <w:top w:val="none" w:sz="0" w:space="0" w:color="auto"/>
            <w:left w:val="none" w:sz="0" w:space="0" w:color="auto"/>
            <w:bottom w:val="none" w:sz="0" w:space="0" w:color="auto"/>
            <w:right w:val="none" w:sz="0" w:space="0" w:color="auto"/>
          </w:divBdr>
        </w:div>
        <w:div w:id="927083687">
          <w:marLeft w:val="640"/>
          <w:marRight w:val="0"/>
          <w:marTop w:val="0"/>
          <w:marBottom w:val="0"/>
          <w:divBdr>
            <w:top w:val="none" w:sz="0" w:space="0" w:color="auto"/>
            <w:left w:val="none" w:sz="0" w:space="0" w:color="auto"/>
            <w:bottom w:val="none" w:sz="0" w:space="0" w:color="auto"/>
            <w:right w:val="none" w:sz="0" w:space="0" w:color="auto"/>
          </w:divBdr>
        </w:div>
        <w:div w:id="1117023795">
          <w:marLeft w:val="640"/>
          <w:marRight w:val="0"/>
          <w:marTop w:val="0"/>
          <w:marBottom w:val="0"/>
          <w:divBdr>
            <w:top w:val="none" w:sz="0" w:space="0" w:color="auto"/>
            <w:left w:val="none" w:sz="0" w:space="0" w:color="auto"/>
            <w:bottom w:val="none" w:sz="0" w:space="0" w:color="auto"/>
            <w:right w:val="none" w:sz="0" w:space="0" w:color="auto"/>
          </w:divBdr>
        </w:div>
        <w:div w:id="1242135976">
          <w:marLeft w:val="640"/>
          <w:marRight w:val="0"/>
          <w:marTop w:val="0"/>
          <w:marBottom w:val="0"/>
          <w:divBdr>
            <w:top w:val="none" w:sz="0" w:space="0" w:color="auto"/>
            <w:left w:val="none" w:sz="0" w:space="0" w:color="auto"/>
            <w:bottom w:val="none" w:sz="0" w:space="0" w:color="auto"/>
            <w:right w:val="none" w:sz="0" w:space="0" w:color="auto"/>
          </w:divBdr>
        </w:div>
        <w:div w:id="1251813248">
          <w:marLeft w:val="640"/>
          <w:marRight w:val="0"/>
          <w:marTop w:val="0"/>
          <w:marBottom w:val="0"/>
          <w:divBdr>
            <w:top w:val="none" w:sz="0" w:space="0" w:color="auto"/>
            <w:left w:val="none" w:sz="0" w:space="0" w:color="auto"/>
            <w:bottom w:val="none" w:sz="0" w:space="0" w:color="auto"/>
            <w:right w:val="none" w:sz="0" w:space="0" w:color="auto"/>
          </w:divBdr>
        </w:div>
        <w:div w:id="1279603316">
          <w:marLeft w:val="640"/>
          <w:marRight w:val="0"/>
          <w:marTop w:val="0"/>
          <w:marBottom w:val="0"/>
          <w:divBdr>
            <w:top w:val="none" w:sz="0" w:space="0" w:color="auto"/>
            <w:left w:val="none" w:sz="0" w:space="0" w:color="auto"/>
            <w:bottom w:val="none" w:sz="0" w:space="0" w:color="auto"/>
            <w:right w:val="none" w:sz="0" w:space="0" w:color="auto"/>
          </w:divBdr>
        </w:div>
        <w:div w:id="1301570455">
          <w:marLeft w:val="640"/>
          <w:marRight w:val="0"/>
          <w:marTop w:val="0"/>
          <w:marBottom w:val="0"/>
          <w:divBdr>
            <w:top w:val="none" w:sz="0" w:space="0" w:color="auto"/>
            <w:left w:val="none" w:sz="0" w:space="0" w:color="auto"/>
            <w:bottom w:val="none" w:sz="0" w:space="0" w:color="auto"/>
            <w:right w:val="none" w:sz="0" w:space="0" w:color="auto"/>
          </w:divBdr>
        </w:div>
        <w:div w:id="1378360441">
          <w:marLeft w:val="640"/>
          <w:marRight w:val="0"/>
          <w:marTop w:val="0"/>
          <w:marBottom w:val="0"/>
          <w:divBdr>
            <w:top w:val="none" w:sz="0" w:space="0" w:color="auto"/>
            <w:left w:val="none" w:sz="0" w:space="0" w:color="auto"/>
            <w:bottom w:val="none" w:sz="0" w:space="0" w:color="auto"/>
            <w:right w:val="none" w:sz="0" w:space="0" w:color="auto"/>
          </w:divBdr>
        </w:div>
        <w:div w:id="1413159565">
          <w:marLeft w:val="640"/>
          <w:marRight w:val="0"/>
          <w:marTop w:val="0"/>
          <w:marBottom w:val="0"/>
          <w:divBdr>
            <w:top w:val="none" w:sz="0" w:space="0" w:color="auto"/>
            <w:left w:val="none" w:sz="0" w:space="0" w:color="auto"/>
            <w:bottom w:val="none" w:sz="0" w:space="0" w:color="auto"/>
            <w:right w:val="none" w:sz="0" w:space="0" w:color="auto"/>
          </w:divBdr>
        </w:div>
        <w:div w:id="1450052854">
          <w:marLeft w:val="640"/>
          <w:marRight w:val="0"/>
          <w:marTop w:val="0"/>
          <w:marBottom w:val="0"/>
          <w:divBdr>
            <w:top w:val="none" w:sz="0" w:space="0" w:color="auto"/>
            <w:left w:val="none" w:sz="0" w:space="0" w:color="auto"/>
            <w:bottom w:val="none" w:sz="0" w:space="0" w:color="auto"/>
            <w:right w:val="none" w:sz="0" w:space="0" w:color="auto"/>
          </w:divBdr>
        </w:div>
        <w:div w:id="1452944576">
          <w:marLeft w:val="640"/>
          <w:marRight w:val="0"/>
          <w:marTop w:val="0"/>
          <w:marBottom w:val="0"/>
          <w:divBdr>
            <w:top w:val="none" w:sz="0" w:space="0" w:color="auto"/>
            <w:left w:val="none" w:sz="0" w:space="0" w:color="auto"/>
            <w:bottom w:val="none" w:sz="0" w:space="0" w:color="auto"/>
            <w:right w:val="none" w:sz="0" w:space="0" w:color="auto"/>
          </w:divBdr>
        </w:div>
        <w:div w:id="1567764205">
          <w:marLeft w:val="640"/>
          <w:marRight w:val="0"/>
          <w:marTop w:val="0"/>
          <w:marBottom w:val="0"/>
          <w:divBdr>
            <w:top w:val="none" w:sz="0" w:space="0" w:color="auto"/>
            <w:left w:val="none" w:sz="0" w:space="0" w:color="auto"/>
            <w:bottom w:val="none" w:sz="0" w:space="0" w:color="auto"/>
            <w:right w:val="none" w:sz="0" w:space="0" w:color="auto"/>
          </w:divBdr>
        </w:div>
        <w:div w:id="1587225908">
          <w:marLeft w:val="640"/>
          <w:marRight w:val="0"/>
          <w:marTop w:val="0"/>
          <w:marBottom w:val="0"/>
          <w:divBdr>
            <w:top w:val="none" w:sz="0" w:space="0" w:color="auto"/>
            <w:left w:val="none" w:sz="0" w:space="0" w:color="auto"/>
            <w:bottom w:val="none" w:sz="0" w:space="0" w:color="auto"/>
            <w:right w:val="none" w:sz="0" w:space="0" w:color="auto"/>
          </w:divBdr>
        </w:div>
        <w:div w:id="1600915036">
          <w:marLeft w:val="640"/>
          <w:marRight w:val="0"/>
          <w:marTop w:val="0"/>
          <w:marBottom w:val="0"/>
          <w:divBdr>
            <w:top w:val="none" w:sz="0" w:space="0" w:color="auto"/>
            <w:left w:val="none" w:sz="0" w:space="0" w:color="auto"/>
            <w:bottom w:val="none" w:sz="0" w:space="0" w:color="auto"/>
            <w:right w:val="none" w:sz="0" w:space="0" w:color="auto"/>
          </w:divBdr>
        </w:div>
        <w:div w:id="1641153049">
          <w:marLeft w:val="640"/>
          <w:marRight w:val="0"/>
          <w:marTop w:val="0"/>
          <w:marBottom w:val="0"/>
          <w:divBdr>
            <w:top w:val="none" w:sz="0" w:space="0" w:color="auto"/>
            <w:left w:val="none" w:sz="0" w:space="0" w:color="auto"/>
            <w:bottom w:val="none" w:sz="0" w:space="0" w:color="auto"/>
            <w:right w:val="none" w:sz="0" w:space="0" w:color="auto"/>
          </w:divBdr>
        </w:div>
        <w:div w:id="1650161713">
          <w:marLeft w:val="640"/>
          <w:marRight w:val="0"/>
          <w:marTop w:val="0"/>
          <w:marBottom w:val="0"/>
          <w:divBdr>
            <w:top w:val="none" w:sz="0" w:space="0" w:color="auto"/>
            <w:left w:val="none" w:sz="0" w:space="0" w:color="auto"/>
            <w:bottom w:val="none" w:sz="0" w:space="0" w:color="auto"/>
            <w:right w:val="none" w:sz="0" w:space="0" w:color="auto"/>
          </w:divBdr>
        </w:div>
        <w:div w:id="1717465074">
          <w:marLeft w:val="640"/>
          <w:marRight w:val="0"/>
          <w:marTop w:val="0"/>
          <w:marBottom w:val="0"/>
          <w:divBdr>
            <w:top w:val="none" w:sz="0" w:space="0" w:color="auto"/>
            <w:left w:val="none" w:sz="0" w:space="0" w:color="auto"/>
            <w:bottom w:val="none" w:sz="0" w:space="0" w:color="auto"/>
            <w:right w:val="none" w:sz="0" w:space="0" w:color="auto"/>
          </w:divBdr>
        </w:div>
        <w:div w:id="1722972580">
          <w:marLeft w:val="640"/>
          <w:marRight w:val="0"/>
          <w:marTop w:val="0"/>
          <w:marBottom w:val="0"/>
          <w:divBdr>
            <w:top w:val="none" w:sz="0" w:space="0" w:color="auto"/>
            <w:left w:val="none" w:sz="0" w:space="0" w:color="auto"/>
            <w:bottom w:val="none" w:sz="0" w:space="0" w:color="auto"/>
            <w:right w:val="none" w:sz="0" w:space="0" w:color="auto"/>
          </w:divBdr>
        </w:div>
        <w:div w:id="1966233741">
          <w:marLeft w:val="640"/>
          <w:marRight w:val="0"/>
          <w:marTop w:val="0"/>
          <w:marBottom w:val="0"/>
          <w:divBdr>
            <w:top w:val="none" w:sz="0" w:space="0" w:color="auto"/>
            <w:left w:val="none" w:sz="0" w:space="0" w:color="auto"/>
            <w:bottom w:val="none" w:sz="0" w:space="0" w:color="auto"/>
            <w:right w:val="none" w:sz="0" w:space="0" w:color="auto"/>
          </w:divBdr>
        </w:div>
        <w:div w:id="2003582212">
          <w:marLeft w:val="640"/>
          <w:marRight w:val="0"/>
          <w:marTop w:val="0"/>
          <w:marBottom w:val="0"/>
          <w:divBdr>
            <w:top w:val="none" w:sz="0" w:space="0" w:color="auto"/>
            <w:left w:val="none" w:sz="0" w:space="0" w:color="auto"/>
            <w:bottom w:val="none" w:sz="0" w:space="0" w:color="auto"/>
            <w:right w:val="none" w:sz="0" w:space="0" w:color="auto"/>
          </w:divBdr>
        </w:div>
        <w:div w:id="2044749646">
          <w:marLeft w:val="640"/>
          <w:marRight w:val="0"/>
          <w:marTop w:val="0"/>
          <w:marBottom w:val="0"/>
          <w:divBdr>
            <w:top w:val="none" w:sz="0" w:space="0" w:color="auto"/>
            <w:left w:val="none" w:sz="0" w:space="0" w:color="auto"/>
            <w:bottom w:val="none" w:sz="0" w:space="0" w:color="auto"/>
            <w:right w:val="none" w:sz="0" w:space="0" w:color="auto"/>
          </w:divBdr>
        </w:div>
        <w:div w:id="2052339327">
          <w:marLeft w:val="640"/>
          <w:marRight w:val="0"/>
          <w:marTop w:val="0"/>
          <w:marBottom w:val="0"/>
          <w:divBdr>
            <w:top w:val="none" w:sz="0" w:space="0" w:color="auto"/>
            <w:left w:val="none" w:sz="0" w:space="0" w:color="auto"/>
            <w:bottom w:val="none" w:sz="0" w:space="0" w:color="auto"/>
            <w:right w:val="none" w:sz="0" w:space="0" w:color="auto"/>
          </w:divBdr>
        </w:div>
        <w:div w:id="2058814431">
          <w:marLeft w:val="640"/>
          <w:marRight w:val="0"/>
          <w:marTop w:val="0"/>
          <w:marBottom w:val="0"/>
          <w:divBdr>
            <w:top w:val="none" w:sz="0" w:space="0" w:color="auto"/>
            <w:left w:val="none" w:sz="0" w:space="0" w:color="auto"/>
            <w:bottom w:val="none" w:sz="0" w:space="0" w:color="auto"/>
            <w:right w:val="none" w:sz="0" w:space="0" w:color="auto"/>
          </w:divBdr>
        </w:div>
        <w:div w:id="2142650894">
          <w:marLeft w:val="640"/>
          <w:marRight w:val="0"/>
          <w:marTop w:val="0"/>
          <w:marBottom w:val="0"/>
          <w:divBdr>
            <w:top w:val="none" w:sz="0" w:space="0" w:color="auto"/>
            <w:left w:val="none" w:sz="0" w:space="0" w:color="auto"/>
            <w:bottom w:val="none" w:sz="0" w:space="0" w:color="auto"/>
            <w:right w:val="none" w:sz="0" w:space="0" w:color="auto"/>
          </w:divBdr>
        </w:div>
      </w:divsChild>
    </w:div>
    <w:div w:id="1552493350">
      <w:marLeft w:val="0"/>
      <w:marRight w:val="0"/>
      <w:marTop w:val="0"/>
      <w:marBottom w:val="0"/>
      <w:divBdr>
        <w:top w:val="none" w:sz="0" w:space="0" w:color="auto"/>
        <w:left w:val="none" w:sz="0" w:space="0" w:color="auto"/>
        <w:bottom w:val="none" w:sz="0" w:space="0" w:color="auto"/>
        <w:right w:val="none" w:sz="0" w:space="0" w:color="auto"/>
      </w:divBdr>
    </w:div>
    <w:div w:id="1555897072">
      <w:bodyDiv w:val="1"/>
      <w:marLeft w:val="0"/>
      <w:marRight w:val="0"/>
      <w:marTop w:val="0"/>
      <w:marBottom w:val="0"/>
      <w:divBdr>
        <w:top w:val="none" w:sz="0" w:space="0" w:color="auto"/>
        <w:left w:val="none" w:sz="0" w:space="0" w:color="auto"/>
        <w:bottom w:val="none" w:sz="0" w:space="0" w:color="auto"/>
        <w:right w:val="none" w:sz="0" w:space="0" w:color="auto"/>
      </w:divBdr>
      <w:divsChild>
        <w:div w:id="1524901383">
          <w:marLeft w:val="640"/>
          <w:marRight w:val="0"/>
          <w:marTop w:val="0"/>
          <w:marBottom w:val="0"/>
          <w:divBdr>
            <w:top w:val="none" w:sz="0" w:space="0" w:color="auto"/>
            <w:left w:val="none" w:sz="0" w:space="0" w:color="auto"/>
            <w:bottom w:val="none" w:sz="0" w:space="0" w:color="auto"/>
            <w:right w:val="none" w:sz="0" w:space="0" w:color="auto"/>
          </w:divBdr>
        </w:div>
        <w:div w:id="1419525712">
          <w:marLeft w:val="640"/>
          <w:marRight w:val="0"/>
          <w:marTop w:val="0"/>
          <w:marBottom w:val="0"/>
          <w:divBdr>
            <w:top w:val="none" w:sz="0" w:space="0" w:color="auto"/>
            <w:left w:val="none" w:sz="0" w:space="0" w:color="auto"/>
            <w:bottom w:val="none" w:sz="0" w:space="0" w:color="auto"/>
            <w:right w:val="none" w:sz="0" w:space="0" w:color="auto"/>
          </w:divBdr>
        </w:div>
        <w:div w:id="731465369">
          <w:marLeft w:val="640"/>
          <w:marRight w:val="0"/>
          <w:marTop w:val="0"/>
          <w:marBottom w:val="0"/>
          <w:divBdr>
            <w:top w:val="none" w:sz="0" w:space="0" w:color="auto"/>
            <w:left w:val="none" w:sz="0" w:space="0" w:color="auto"/>
            <w:bottom w:val="none" w:sz="0" w:space="0" w:color="auto"/>
            <w:right w:val="none" w:sz="0" w:space="0" w:color="auto"/>
          </w:divBdr>
        </w:div>
        <w:div w:id="730805855">
          <w:marLeft w:val="640"/>
          <w:marRight w:val="0"/>
          <w:marTop w:val="0"/>
          <w:marBottom w:val="0"/>
          <w:divBdr>
            <w:top w:val="none" w:sz="0" w:space="0" w:color="auto"/>
            <w:left w:val="none" w:sz="0" w:space="0" w:color="auto"/>
            <w:bottom w:val="none" w:sz="0" w:space="0" w:color="auto"/>
            <w:right w:val="none" w:sz="0" w:space="0" w:color="auto"/>
          </w:divBdr>
        </w:div>
        <w:div w:id="944387510">
          <w:marLeft w:val="640"/>
          <w:marRight w:val="0"/>
          <w:marTop w:val="0"/>
          <w:marBottom w:val="0"/>
          <w:divBdr>
            <w:top w:val="none" w:sz="0" w:space="0" w:color="auto"/>
            <w:left w:val="none" w:sz="0" w:space="0" w:color="auto"/>
            <w:bottom w:val="none" w:sz="0" w:space="0" w:color="auto"/>
            <w:right w:val="none" w:sz="0" w:space="0" w:color="auto"/>
          </w:divBdr>
        </w:div>
        <w:div w:id="1484277542">
          <w:marLeft w:val="640"/>
          <w:marRight w:val="0"/>
          <w:marTop w:val="0"/>
          <w:marBottom w:val="0"/>
          <w:divBdr>
            <w:top w:val="none" w:sz="0" w:space="0" w:color="auto"/>
            <w:left w:val="none" w:sz="0" w:space="0" w:color="auto"/>
            <w:bottom w:val="none" w:sz="0" w:space="0" w:color="auto"/>
            <w:right w:val="none" w:sz="0" w:space="0" w:color="auto"/>
          </w:divBdr>
        </w:div>
        <w:div w:id="835849831">
          <w:marLeft w:val="640"/>
          <w:marRight w:val="0"/>
          <w:marTop w:val="0"/>
          <w:marBottom w:val="0"/>
          <w:divBdr>
            <w:top w:val="none" w:sz="0" w:space="0" w:color="auto"/>
            <w:left w:val="none" w:sz="0" w:space="0" w:color="auto"/>
            <w:bottom w:val="none" w:sz="0" w:space="0" w:color="auto"/>
            <w:right w:val="none" w:sz="0" w:space="0" w:color="auto"/>
          </w:divBdr>
        </w:div>
        <w:div w:id="1935935423">
          <w:marLeft w:val="640"/>
          <w:marRight w:val="0"/>
          <w:marTop w:val="0"/>
          <w:marBottom w:val="0"/>
          <w:divBdr>
            <w:top w:val="none" w:sz="0" w:space="0" w:color="auto"/>
            <w:left w:val="none" w:sz="0" w:space="0" w:color="auto"/>
            <w:bottom w:val="none" w:sz="0" w:space="0" w:color="auto"/>
            <w:right w:val="none" w:sz="0" w:space="0" w:color="auto"/>
          </w:divBdr>
        </w:div>
        <w:div w:id="291710846">
          <w:marLeft w:val="640"/>
          <w:marRight w:val="0"/>
          <w:marTop w:val="0"/>
          <w:marBottom w:val="0"/>
          <w:divBdr>
            <w:top w:val="none" w:sz="0" w:space="0" w:color="auto"/>
            <w:left w:val="none" w:sz="0" w:space="0" w:color="auto"/>
            <w:bottom w:val="none" w:sz="0" w:space="0" w:color="auto"/>
            <w:right w:val="none" w:sz="0" w:space="0" w:color="auto"/>
          </w:divBdr>
        </w:div>
        <w:div w:id="1688602687">
          <w:marLeft w:val="640"/>
          <w:marRight w:val="0"/>
          <w:marTop w:val="0"/>
          <w:marBottom w:val="0"/>
          <w:divBdr>
            <w:top w:val="none" w:sz="0" w:space="0" w:color="auto"/>
            <w:left w:val="none" w:sz="0" w:space="0" w:color="auto"/>
            <w:bottom w:val="none" w:sz="0" w:space="0" w:color="auto"/>
            <w:right w:val="none" w:sz="0" w:space="0" w:color="auto"/>
          </w:divBdr>
        </w:div>
        <w:div w:id="1258249564">
          <w:marLeft w:val="640"/>
          <w:marRight w:val="0"/>
          <w:marTop w:val="0"/>
          <w:marBottom w:val="0"/>
          <w:divBdr>
            <w:top w:val="none" w:sz="0" w:space="0" w:color="auto"/>
            <w:left w:val="none" w:sz="0" w:space="0" w:color="auto"/>
            <w:bottom w:val="none" w:sz="0" w:space="0" w:color="auto"/>
            <w:right w:val="none" w:sz="0" w:space="0" w:color="auto"/>
          </w:divBdr>
        </w:div>
        <w:div w:id="182524418">
          <w:marLeft w:val="640"/>
          <w:marRight w:val="0"/>
          <w:marTop w:val="0"/>
          <w:marBottom w:val="0"/>
          <w:divBdr>
            <w:top w:val="none" w:sz="0" w:space="0" w:color="auto"/>
            <w:left w:val="none" w:sz="0" w:space="0" w:color="auto"/>
            <w:bottom w:val="none" w:sz="0" w:space="0" w:color="auto"/>
            <w:right w:val="none" w:sz="0" w:space="0" w:color="auto"/>
          </w:divBdr>
        </w:div>
        <w:div w:id="929848092">
          <w:marLeft w:val="640"/>
          <w:marRight w:val="0"/>
          <w:marTop w:val="0"/>
          <w:marBottom w:val="0"/>
          <w:divBdr>
            <w:top w:val="none" w:sz="0" w:space="0" w:color="auto"/>
            <w:left w:val="none" w:sz="0" w:space="0" w:color="auto"/>
            <w:bottom w:val="none" w:sz="0" w:space="0" w:color="auto"/>
            <w:right w:val="none" w:sz="0" w:space="0" w:color="auto"/>
          </w:divBdr>
        </w:div>
        <w:div w:id="150681735">
          <w:marLeft w:val="640"/>
          <w:marRight w:val="0"/>
          <w:marTop w:val="0"/>
          <w:marBottom w:val="0"/>
          <w:divBdr>
            <w:top w:val="none" w:sz="0" w:space="0" w:color="auto"/>
            <w:left w:val="none" w:sz="0" w:space="0" w:color="auto"/>
            <w:bottom w:val="none" w:sz="0" w:space="0" w:color="auto"/>
            <w:right w:val="none" w:sz="0" w:space="0" w:color="auto"/>
          </w:divBdr>
        </w:div>
        <w:div w:id="154686120">
          <w:marLeft w:val="640"/>
          <w:marRight w:val="0"/>
          <w:marTop w:val="0"/>
          <w:marBottom w:val="0"/>
          <w:divBdr>
            <w:top w:val="none" w:sz="0" w:space="0" w:color="auto"/>
            <w:left w:val="none" w:sz="0" w:space="0" w:color="auto"/>
            <w:bottom w:val="none" w:sz="0" w:space="0" w:color="auto"/>
            <w:right w:val="none" w:sz="0" w:space="0" w:color="auto"/>
          </w:divBdr>
        </w:div>
        <w:div w:id="1138037469">
          <w:marLeft w:val="640"/>
          <w:marRight w:val="0"/>
          <w:marTop w:val="0"/>
          <w:marBottom w:val="0"/>
          <w:divBdr>
            <w:top w:val="none" w:sz="0" w:space="0" w:color="auto"/>
            <w:left w:val="none" w:sz="0" w:space="0" w:color="auto"/>
            <w:bottom w:val="none" w:sz="0" w:space="0" w:color="auto"/>
            <w:right w:val="none" w:sz="0" w:space="0" w:color="auto"/>
          </w:divBdr>
        </w:div>
        <w:div w:id="1696536148">
          <w:marLeft w:val="640"/>
          <w:marRight w:val="0"/>
          <w:marTop w:val="0"/>
          <w:marBottom w:val="0"/>
          <w:divBdr>
            <w:top w:val="none" w:sz="0" w:space="0" w:color="auto"/>
            <w:left w:val="none" w:sz="0" w:space="0" w:color="auto"/>
            <w:bottom w:val="none" w:sz="0" w:space="0" w:color="auto"/>
            <w:right w:val="none" w:sz="0" w:space="0" w:color="auto"/>
          </w:divBdr>
        </w:div>
        <w:div w:id="1601832000">
          <w:marLeft w:val="640"/>
          <w:marRight w:val="0"/>
          <w:marTop w:val="0"/>
          <w:marBottom w:val="0"/>
          <w:divBdr>
            <w:top w:val="none" w:sz="0" w:space="0" w:color="auto"/>
            <w:left w:val="none" w:sz="0" w:space="0" w:color="auto"/>
            <w:bottom w:val="none" w:sz="0" w:space="0" w:color="auto"/>
            <w:right w:val="none" w:sz="0" w:space="0" w:color="auto"/>
          </w:divBdr>
        </w:div>
        <w:div w:id="18119333">
          <w:marLeft w:val="640"/>
          <w:marRight w:val="0"/>
          <w:marTop w:val="0"/>
          <w:marBottom w:val="0"/>
          <w:divBdr>
            <w:top w:val="none" w:sz="0" w:space="0" w:color="auto"/>
            <w:left w:val="none" w:sz="0" w:space="0" w:color="auto"/>
            <w:bottom w:val="none" w:sz="0" w:space="0" w:color="auto"/>
            <w:right w:val="none" w:sz="0" w:space="0" w:color="auto"/>
          </w:divBdr>
        </w:div>
        <w:div w:id="919020746">
          <w:marLeft w:val="640"/>
          <w:marRight w:val="0"/>
          <w:marTop w:val="0"/>
          <w:marBottom w:val="0"/>
          <w:divBdr>
            <w:top w:val="none" w:sz="0" w:space="0" w:color="auto"/>
            <w:left w:val="none" w:sz="0" w:space="0" w:color="auto"/>
            <w:bottom w:val="none" w:sz="0" w:space="0" w:color="auto"/>
            <w:right w:val="none" w:sz="0" w:space="0" w:color="auto"/>
          </w:divBdr>
        </w:div>
        <w:div w:id="1531844303">
          <w:marLeft w:val="640"/>
          <w:marRight w:val="0"/>
          <w:marTop w:val="0"/>
          <w:marBottom w:val="0"/>
          <w:divBdr>
            <w:top w:val="none" w:sz="0" w:space="0" w:color="auto"/>
            <w:left w:val="none" w:sz="0" w:space="0" w:color="auto"/>
            <w:bottom w:val="none" w:sz="0" w:space="0" w:color="auto"/>
            <w:right w:val="none" w:sz="0" w:space="0" w:color="auto"/>
          </w:divBdr>
        </w:div>
        <w:div w:id="583419483">
          <w:marLeft w:val="640"/>
          <w:marRight w:val="0"/>
          <w:marTop w:val="0"/>
          <w:marBottom w:val="0"/>
          <w:divBdr>
            <w:top w:val="none" w:sz="0" w:space="0" w:color="auto"/>
            <w:left w:val="none" w:sz="0" w:space="0" w:color="auto"/>
            <w:bottom w:val="none" w:sz="0" w:space="0" w:color="auto"/>
            <w:right w:val="none" w:sz="0" w:space="0" w:color="auto"/>
          </w:divBdr>
        </w:div>
        <w:div w:id="1132283897">
          <w:marLeft w:val="640"/>
          <w:marRight w:val="0"/>
          <w:marTop w:val="0"/>
          <w:marBottom w:val="0"/>
          <w:divBdr>
            <w:top w:val="none" w:sz="0" w:space="0" w:color="auto"/>
            <w:left w:val="none" w:sz="0" w:space="0" w:color="auto"/>
            <w:bottom w:val="none" w:sz="0" w:space="0" w:color="auto"/>
            <w:right w:val="none" w:sz="0" w:space="0" w:color="auto"/>
          </w:divBdr>
        </w:div>
        <w:div w:id="1531576829">
          <w:marLeft w:val="640"/>
          <w:marRight w:val="0"/>
          <w:marTop w:val="0"/>
          <w:marBottom w:val="0"/>
          <w:divBdr>
            <w:top w:val="none" w:sz="0" w:space="0" w:color="auto"/>
            <w:left w:val="none" w:sz="0" w:space="0" w:color="auto"/>
            <w:bottom w:val="none" w:sz="0" w:space="0" w:color="auto"/>
            <w:right w:val="none" w:sz="0" w:space="0" w:color="auto"/>
          </w:divBdr>
        </w:div>
        <w:div w:id="1232495905">
          <w:marLeft w:val="640"/>
          <w:marRight w:val="0"/>
          <w:marTop w:val="0"/>
          <w:marBottom w:val="0"/>
          <w:divBdr>
            <w:top w:val="none" w:sz="0" w:space="0" w:color="auto"/>
            <w:left w:val="none" w:sz="0" w:space="0" w:color="auto"/>
            <w:bottom w:val="none" w:sz="0" w:space="0" w:color="auto"/>
            <w:right w:val="none" w:sz="0" w:space="0" w:color="auto"/>
          </w:divBdr>
        </w:div>
        <w:div w:id="104815638">
          <w:marLeft w:val="640"/>
          <w:marRight w:val="0"/>
          <w:marTop w:val="0"/>
          <w:marBottom w:val="0"/>
          <w:divBdr>
            <w:top w:val="none" w:sz="0" w:space="0" w:color="auto"/>
            <w:left w:val="none" w:sz="0" w:space="0" w:color="auto"/>
            <w:bottom w:val="none" w:sz="0" w:space="0" w:color="auto"/>
            <w:right w:val="none" w:sz="0" w:space="0" w:color="auto"/>
          </w:divBdr>
        </w:div>
        <w:div w:id="344022259">
          <w:marLeft w:val="640"/>
          <w:marRight w:val="0"/>
          <w:marTop w:val="0"/>
          <w:marBottom w:val="0"/>
          <w:divBdr>
            <w:top w:val="none" w:sz="0" w:space="0" w:color="auto"/>
            <w:left w:val="none" w:sz="0" w:space="0" w:color="auto"/>
            <w:bottom w:val="none" w:sz="0" w:space="0" w:color="auto"/>
            <w:right w:val="none" w:sz="0" w:space="0" w:color="auto"/>
          </w:divBdr>
        </w:div>
        <w:div w:id="1693533807">
          <w:marLeft w:val="640"/>
          <w:marRight w:val="0"/>
          <w:marTop w:val="0"/>
          <w:marBottom w:val="0"/>
          <w:divBdr>
            <w:top w:val="none" w:sz="0" w:space="0" w:color="auto"/>
            <w:left w:val="none" w:sz="0" w:space="0" w:color="auto"/>
            <w:bottom w:val="none" w:sz="0" w:space="0" w:color="auto"/>
            <w:right w:val="none" w:sz="0" w:space="0" w:color="auto"/>
          </w:divBdr>
        </w:div>
        <w:div w:id="1434058915">
          <w:marLeft w:val="640"/>
          <w:marRight w:val="0"/>
          <w:marTop w:val="0"/>
          <w:marBottom w:val="0"/>
          <w:divBdr>
            <w:top w:val="none" w:sz="0" w:space="0" w:color="auto"/>
            <w:left w:val="none" w:sz="0" w:space="0" w:color="auto"/>
            <w:bottom w:val="none" w:sz="0" w:space="0" w:color="auto"/>
            <w:right w:val="none" w:sz="0" w:space="0" w:color="auto"/>
          </w:divBdr>
        </w:div>
        <w:div w:id="445855981">
          <w:marLeft w:val="640"/>
          <w:marRight w:val="0"/>
          <w:marTop w:val="0"/>
          <w:marBottom w:val="0"/>
          <w:divBdr>
            <w:top w:val="none" w:sz="0" w:space="0" w:color="auto"/>
            <w:left w:val="none" w:sz="0" w:space="0" w:color="auto"/>
            <w:bottom w:val="none" w:sz="0" w:space="0" w:color="auto"/>
            <w:right w:val="none" w:sz="0" w:space="0" w:color="auto"/>
          </w:divBdr>
        </w:div>
        <w:div w:id="1695106024">
          <w:marLeft w:val="640"/>
          <w:marRight w:val="0"/>
          <w:marTop w:val="0"/>
          <w:marBottom w:val="0"/>
          <w:divBdr>
            <w:top w:val="none" w:sz="0" w:space="0" w:color="auto"/>
            <w:left w:val="none" w:sz="0" w:space="0" w:color="auto"/>
            <w:bottom w:val="none" w:sz="0" w:space="0" w:color="auto"/>
            <w:right w:val="none" w:sz="0" w:space="0" w:color="auto"/>
          </w:divBdr>
        </w:div>
        <w:div w:id="1646734825">
          <w:marLeft w:val="640"/>
          <w:marRight w:val="0"/>
          <w:marTop w:val="0"/>
          <w:marBottom w:val="0"/>
          <w:divBdr>
            <w:top w:val="none" w:sz="0" w:space="0" w:color="auto"/>
            <w:left w:val="none" w:sz="0" w:space="0" w:color="auto"/>
            <w:bottom w:val="none" w:sz="0" w:space="0" w:color="auto"/>
            <w:right w:val="none" w:sz="0" w:space="0" w:color="auto"/>
          </w:divBdr>
        </w:div>
        <w:div w:id="1238321094">
          <w:marLeft w:val="640"/>
          <w:marRight w:val="0"/>
          <w:marTop w:val="0"/>
          <w:marBottom w:val="0"/>
          <w:divBdr>
            <w:top w:val="none" w:sz="0" w:space="0" w:color="auto"/>
            <w:left w:val="none" w:sz="0" w:space="0" w:color="auto"/>
            <w:bottom w:val="none" w:sz="0" w:space="0" w:color="auto"/>
            <w:right w:val="none" w:sz="0" w:space="0" w:color="auto"/>
          </w:divBdr>
        </w:div>
        <w:div w:id="307129102">
          <w:marLeft w:val="640"/>
          <w:marRight w:val="0"/>
          <w:marTop w:val="0"/>
          <w:marBottom w:val="0"/>
          <w:divBdr>
            <w:top w:val="none" w:sz="0" w:space="0" w:color="auto"/>
            <w:left w:val="none" w:sz="0" w:space="0" w:color="auto"/>
            <w:bottom w:val="none" w:sz="0" w:space="0" w:color="auto"/>
            <w:right w:val="none" w:sz="0" w:space="0" w:color="auto"/>
          </w:divBdr>
        </w:div>
        <w:div w:id="568006883">
          <w:marLeft w:val="640"/>
          <w:marRight w:val="0"/>
          <w:marTop w:val="0"/>
          <w:marBottom w:val="0"/>
          <w:divBdr>
            <w:top w:val="none" w:sz="0" w:space="0" w:color="auto"/>
            <w:left w:val="none" w:sz="0" w:space="0" w:color="auto"/>
            <w:bottom w:val="none" w:sz="0" w:space="0" w:color="auto"/>
            <w:right w:val="none" w:sz="0" w:space="0" w:color="auto"/>
          </w:divBdr>
        </w:div>
        <w:div w:id="834684683">
          <w:marLeft w:val="640"/>
          <w:marRight w:val="0"/>
          <w:marTop w:val="0"/>
          <w:marBottom w:val="0"/>
          <w:divBdr>
            <w:top w:val="none" w:sz="0" w:space="0" w:color="auto"/>
            <w:left w:val="none" w:sz="0" w:space="0" w:color="auto"/>
            <w:bottom w:val="none" w:sz="0" w:space="0" w:color="auto"/>
            <w:right w:val="none" w:sz="0" w:space="0" w:color="auto"/>
          </w:divBdr>
        </w:div>
        <w:div w:id="1499543900">
          <w:marLeft w:val="640"/>
          <w:marRight w:val="0"/>
          <w:marTop w:val="0"/>
          <w:marBottom w:val="0"/>
          <w:divBdr>
            <w:top w:val="none" w:sz="0" w:space="0" w:color="auto"/>
            <w:left w:val="none" w:sz="0" w:space="0" w:color="auto"/>
            <w:bottom w:val="none" w:sz="0" w:space="0" w:color="auto"/>
            <w:right w:val="none" w:sz="0" w:space="0" w:color="auto"/>
          </w:divBdr>
        </w:div>
        <w:div w:id="734207335">
          <w:marLeft w:val="640"/>
          <w:marRight w:val="0"/>
          <w:marTop w:val="0"/>
          <w:marBottom w:val="0"/>
          <w:divBdr>
            <w:top w:val="none" w:sz="0" w:space="0" w:color="auto"/>
            <w:left w:val="none" w:sz="0" w:space="0" w:color="auto"/>
            <w:bottom w:val="none" w:sz="0" w:space="0" w:color="auto"/>
            <w:right w:val="none" w:sz="0" w:space="0" w:color="auto"/>
          </w:divBdr>
        </w:div>
        <w:div w:id="838546042">
          <w:marLeft w:val="640"/>
          <w:marRight w:val="0"/>
          <w:marTop w:val="0"/>
          <w:marBottom w:val="0"/>
          <w:divBdr>
            <w:top w:val="none" w:sz="0" w:space="0" w:color="auto"/>
            <w:left w:val="none" w:sz="0" w:space="0" w:color="auto"/>
            <w:bottom w:val="none" w:sz="0" w:space="0" w:color="auto"/>
            <w:right w:val="none" w:sz="0" w:space="0" w:color="auto"/>
          </w:divBdr>
        </w:div>
        <w:div w:id="2093089004">
          <w:marLeft w:val="640"/>
          <w:marRight w:val="0"/>
          <w:marTop w:val="0"/>
          <w:marBottom w:val="0"/>
          <w:divBdr>
            <w:top w:val="none" w:sz="0" w:space="0" w:color="auto"/>
            <w:left w:val="none" w:sz="0" w:space="0" w:color="auto"/>
            <w:bottom w:val="none" w:sz="0" w:space="0" w:color="auto"/>
            <w:right w:val="none" w:sz="0" w:space="0" w:color="auto"/>
          </w:divBdr>
        </w:div>
        <w:div w:id="1852336484">
          <w:marLeft w:val="640"/>
          <w:marRight w:val="0"/>
          <w:marTop w:val="0"/>
          <w:marBottom w:val="0"/>
          <w:divBdr>
            <w:top w:val="none" w:sz="0" w:space="0" w:color="auto"/>
            <w:left w:val="none" w:sz="0" w:space="0" w:color="auto"/>
            <w:bottom w:val="none" w:sz="0" w:space="0" w:color="auto"/>
            <w:right w:val="none" w:sz="0" w:space="0" w:color="auto"/>
          </w:divBdr>
        </w:div>
        <w:div w:id="24983106">
          <w:marLeft w:val="640"/>
          <w:marRight w:val="0"/>
          <w:marTop w:val="0"/>
          <w:marBottom w:val="0"/>
          <w:divBdr>
            <w:top w:val="none" w:sz="0" w:space="0" w:color="auto"/>
            <w:left w:val="none" w:sz="0" w:space="0" w:color="auto"/>
            <w:bottom w:val="none" w:sz="0" w:space="0" w:color="auto"/>
            <w:right w:val="none" w:sz="0" w:space="0" w:color="auto"/>
          </w:divBdr>
        </w:div>
        <w:div w:id="290594094">
          <w:marLeft w:val="640"/>
          <w:marRight w:val="0"/>
          <w:marTop w:val="0"/>
          <w:marBottom w:val="0"/>
          <w:divBdr>
            <w:top w:val="none" w:sz="0" w:space="0" w:color="auto"/>
            <w:left w:val="none" w:sz="0" w:space="0" w:color="auto"/>
            <w:bottom w:val="none" w:sz="0" w:space="0" w:color="auto"/>
            <w:right w:val="none" w:sz="0" w:space="0" w:color="auto"/>
          </w:divBdr>
        </w:div>
        <w:div w:id="1108740206">
          <w:marLeft w:val="640"/>
          <w:marRight w:val="0"/>
          <w:marTop w:val="0"/>
          <w:marBottom w:val="0"/>
          <w:divBdr>
            <w:top w:val="none" w:sz="0" w:space="0" w:color="auto"/>
            <w:left w:val="none" w:sz="0" w:space="0" w:color="auto"/>
            <w:bottom w:val="none" w:sz="0" w:space="0" w:color="auto"/>
            <w:right w:val="none" w:sz="0" w:space="0" w:color="auto"/>
          </w:divBdr>
        </w:div>
        <w:div w:id="1885559304">
          <w:marLeft w:val="640"/>
          <w:marRight w:val="0"/>
          <w:marTop w:val="0"/>
          <w:marBottom w:val="0"/>
          <w:divBdr>
            <w:top w:val="none" w:sz="0" w:space="0" w:color="auto"/>
            <w:left w:val="none" w:sz="0" w:space="0" w:color="auto"/>
            <w:bottom w:val="none" w:sz="0" w:space="0" w:color="auto"/>
            <w:right w:val="none" w:sz="0" w:space="0" w:color="auto"/>
          </w:divBdr>
        </w:div>
        <w:div w:id="1151795481">
          <w:marLeft w:val="640"/>
          <w:marRight w:val="0"/>
          <w:marTop w:val="0"/>
          <w:marBottom w:val="0"/>
          <w:divBdr>
            <w:top w:val="none" w:sz="0" w:space="0" w:color="auto"/>
            <w:left w:val="none" w:sz="0" w:space="0" w:color="auto"/>
            <w:bottom w:val="none" w:sz="0" w:space="0" w:color="auto"/>
            <w:right w:val="none" w:sz="0" w:space="0" w:color="auto"/>
          </w:divBdr>
        </w:div>
        <w:div w:id="478765123">
          <w:marLeft w:val="640"/>
          <w:marRight w:val="0"/>
          <w:marTop w:val="0"/>
          <w:marBottom w:val="0"/>
          <w:divBdr>
            <w:top w:val="none" w:sz="0" w:space="0" w:color="auto"/>
            <w:left w:val="none" w:sz="0" w:space="0" w:color="auto"/>
            <w:bottom w:val="none" w:sz="0" w:space="0" w:color="auto"/>
            <w:right w:val="none" w:sz="0" w:space="0" w:color="auto"/>
          </w:divBdr>
        </w:div>
        <w:div w:id="64767246">
          <w:marLeft w:val="640"/>
          <w:marRight w:val="0"/>
          <w:marTop w:val="0"/>
          <w:marBottom w:val="0"/>
          <w:divBdr>
            <w:top w:val="none" w:sz="0" w:space="0" w:color="auto"/>
            <w:left w:val="none" w:sz="0" w:space="0" w:color="auto"/>
            <w:bottom w:val="none" w:sz="0" w:space="0" w:color="auto"/>
            <w:right w:val="none" w:sz="0" w:space="0" w:color="auto"/>
          </w:divBdr>
        </w:div>
        <w:div w:id="910847675">
          <w:marLeft w:val="640"/>
          <w:marRight w:val="0"/>
          <w:marTop w:val="0"/>
          <w:marBottom w:val="0"/>
          <w:divBdr>
            <w:top w:val="none" w:sz="0" w:space="0" w:color="auto"/>
            <w:left w:val="none" w:sz="0" w:space="0" w:color="auto"/>
            <w:bottom w:val="none" w:sz="0" w:space="0" w:color="auto"/>
            <w:right w:val="none" w:sz="0" w:space="0" w:color="auto"/>
          </w:divBdr>
        </w:div>
        <w:div w:id="325324637">
          <w:marLeft w:val="640"/>
          <w:marRight w:val="0"/>
          <w:marTop w:val="0"/>
          <w:marBottom w:val="0"/>
          <w:divBdr>
            <w:top w:val="none" w:sz="0" w:space="0" w:color="auto"/>
            <w:left w:val="none" w:sz="0" w:space="0" w:color="auto"/>
            <w:bottom w:val="none" w:sz="0" w:space="0" w:color="auto"/>
            <w:right w:val="none" w:sz="0" w:space="0" w:color="auto"/>
          </w:divBdr>
        </w:div>
        <w:div w:id="749304628">
          <w:marLeft w:val="640"/>
          <w:marRight w:val="0"/>
          <w:marTop w:val="0"/>
          <w:marBottom w:val="0"/>
          <w:divBdr>
            <w:top w:val="none" w:sz="0" w:space="0" w:color="auto"/>
            <w:left w:val="none" w:sz="0" w:space="0" w:color="auto"/>
            <w:bottom w:val="none" w:sz="0" w:space="0" w:color="auto"/>
            <w:right w:val="none" w:sz="0" w:space="0" w:color="auto"/>
          </w:divBdr>
        </w:div>
      </w:divsChild>
    </w:div>
    <w:div w:id="1556549952">
      <w:bodyDiv w:val="1"/>
      <w:marLeft w:val="0"/>
      <w:marRight w:val="0"/>
      <w:marTop w:val="0"/>
      <w:marBottom w:val="0"/>
      <w:divBdr>
        <w:top w:val="none" w:sz="0" w:space="0" w:color="auto"/>
        <w:left w:val="none" w:sz="0" w:space="0" w:color="auto"/>
        <w:bottom w:val="none" w:sz="0" w:space="0" w:color="auto"/>
        <w:right w:val="none" w:sz="0" w:space="0" w:color="auto"/>
      </w:divBdr>
      <w:divsChild>
        <w:div w:id="67188759">
          <w:marLeft w:val="640"/>
          <w:marRight w:val="0"/>
          <w:marTop w:val="0"/>
          <w:marBottom w:val="0"/>
          <w:divBdr>
            <w:top w:val="none" w:sz="0" w:space="0" w:color="auto"/>
            <w:left w:val="none" w:sz="0" w:space="0" w:color="auto"/>
            <w:bottom w:val="none" w:sz="0" w:space="0" w:color="auto"/>
            <w:right w:val="none" w:sz="0" w:space="0" w:color="auto"/>
          </w:divBdr>
        </w:div>
        <w:div w:id="104497083">
          <w:marLeft w:val="640"/>
          <w:marRight w:val="0"/>
          <w:marTop w:val="0"/>
          <w:marBottom w:val="0"/>
          <w:divBdr>
            <w:top w:val="none" w:sz="0" w:space="0" w:color="auto"/>
            <w:left w:val="none" w:sz="0" w:space="0" w:color="auto"/>
            <w:bottom w:val="none" w:sz="0" w:space="0" w:color="auto"/>
            <w:right w:val="none" w:sz="0" w:space="0" w:color="auto"/>
          </w:divBdr>
        </w:div>
        <w:div w:id="191455017">
          <w:marLeft w:val="640"/>
          <w:marRight w:val="0"/>
          <w:marTop w:val="0"/>
          <w:marBottom w:val="0"/>
          <w:divBdr>
            <w:top w:val="none" w:sz="0" w:space="0" w:color="auto"/>
            <w:left w:val="none" w:sz="0" w:space="0" w:color="auto"/>
            <w:bottom w:val="none" w:sz="0" w:space="0" w:color="auto"/>
            <w:right w:val="none" w:sz="0" w:space="0" w:color="auto"/>
          </w:divBdr>
        </w:div>
        <w:div w:id="252785338">
          <w:marLeft w:val="640"/>
          <w:marRight w:val="0"/>
          <w:marTop w:val="0"/>
          <w:marBottom w:val="0"/>
          <w:divBdr>
            <w:top w:val="none" w:sz="0" w:space="0" w:color="auto"/>
            <w:left w:val="none" w:sz="0" w:space="0" w:color="auto"/>
            <w:bottom w:val="none" w:sz="0" w:space="0" w:color="auto"/>
            <w:right w:val="none" w:sz="0" w:space="0" w:color="auto"/>
          </w:divBdr>
        </w:div>
        <w:div w:id="302539679">
          <w:marLeft w:val="640"/>
          <w:marRight w:val="0"/>
          <w:marTop w:val="0"/>
          <w:marBottom w:val="0"/>
          <w:divBdr>
            <w:top w:val="none" w:sz="0" w:space="0" w:color="auto"/>
            <w:left w:val="none" w:sz="0" w:space="0" w:color="auto"/>
            <w:bottom w:val="none" w:sz="0" w:space="0" w:color="auto"/>
            <w:right w:val="none" w:sz="0" w:space="0" w:color="auto"/>
          </w:divBdr>
        </w:div>
        <w:div w:id="332491819">
          <w:marLeft w:val="640"/>
          <w:marRight w:val="0"/>
          <w:marTop w:val="0"/>
          <w:marBottom w:val="0"/>
          <w:divBdr>
            <w:top w:val="none" w:sz="0" w:space="0" w:color="auto"/>
            <w:left w:val="none" w:sz="0" w:space="0" w:color="auto"/>
            <w:bottom w:val="none" w:sz="0" w:space="0" w:color="auto"/>
            <w:right w:val="none" w:sz="0" w:space="0" w:color="auto"/>
          </w:divBdr>
        </w:div>
        <w:div w:id="372073603">
          <w:marLeft w:val="640"/>
          <w:marRight w:val="0"/>
          <w:marTop w:val="0"/>
          <w:marBottom w:val="0"/>
          <w:divBdr>
            <w:top w:val="none" w:sz="0" w:space="0" w:color="auto"/>
            <w:left w:val="none" w:sz="0" w:space="0" w:color="auto"/>
            <w:bottom w:val="none" w:sz="0" w:space="0" w:color="auto"/>
            <w:right w:val="none" w:sz="0" w:space="0" w:color="auto"/>
          </w:divBdr>
        </w:div>
        <w:div w:id="439029109">
          <w:marLeft w:val="640"/>
          <w:marRight w:val="0"/>
          <w:marTop w:val="0"/>
          <w:marBottom w:val="0"/>
          <w:divBdr>
            <w:top w:val="none" w:sz="0" w:space="0" w:color="auto"/>
            <w:left w:val="none" w:sz="0" w:space="0" w:color="auto"/>
            <w:bottom w:val="none" w:sz="0" w:space="0" w:color="auto"/>
            <w:right w:val="none" w:sz="0" w:space="0" w:color="auto"/>
          </w:divBdr>
        </w:div>
        <w:div w:id="490827711">
          <w:marLeft w:val="640"/>
          <w:marRight w:val="0"/>
          <w:marTop w:val="0"/>
          <w:marBottom w:val="0"/>
          <w:divBdr>
            <w:top w:val="none" w:sz="0" w:space="0" w:color="auto"/>
            <w:left w:val="none" w:sz="0" w:space="0" w:color="auto"/>
            <w:bottom w:val="none" w:sz="0" w:space="0" w:color="auto"/>
            <w:right w:val="none" w:sz="0" w:space="0" w:color="auto"/>
          </w:divBdr>
        </w:div>
        <w:div w:id="565260573">
          <w:marLeft w:val="640"/>
          <w:marRight w:val="0"/>
          <w:marTop w:val="0"/>
          <w:marBottom w:val="0"/>
          <w:divBdr>
            <w:top w:val="none" w:sz="0" w:space="0" w:color="auto"/>
            <w:left w:val="none" w:sz="0" w:space="0" w:color="auto"/>
            <w:bottom w:val="none" w:sz="0" w:space="0" w:color="auto"/>
            <w:right w:val="none" w:sz="0" w:space="0" w:color="auto"/>
          </w:divBdr>
        </w:div>
        <w:div w:id="629089288">
          <w:marLeft w:val="640"/>
          <w:marRight w:val="0"/>
          <w:marTop w:val="0"/>
          <w:marBottom w:val="0"/>
          <w:divBdr>
            <w:top w:val="none" w:sz="0" w:space="0" w:color="auto"/>
            <w:left w:val="none" w:sz="0" w:space="0" w:color="auto"/>
            <w:bottom w:val="none" w:sz="0" w:space="0" w:color="auto"/>
            <w:right w:val="none" w:sz="0" w:space="0" w:color="auto"/>
          </w:divBdr>
        </w:div>
        <w:div w:id="688331242">
          <w:marLeft w:val="640"/>
          <w:marRight w:val="0"/>
          <w:marTop w:val="0"/>
          <w:marBottom w:val="0"/>
          <w:divBdr>
            <w:top w:val="none" w:sz="0" w:space="0" w:color="auto"/>
            <w:left w:val="none" w:sz="0" w:space="0" w:color="auto"/>
            <w:bottom w:val="none" w:sz="0" w:space="0" w:color="auto"/>
            <w:right w:val="none" w:sz="0" w:space="0" w:color="auto"/>
          </w:divBdr>
        </w:div>
        <w:div w:id="792016178">
          <w:marLeft w:val="640"/>
          <w:marRight w:val="0"/>
          <w:marTop w:val="0"/>
          <w:marBottom w:val="0"/>
          <w:divBdr>
            <w:top w:val="none" w:sz="0" w:space="0" w:color="auto"/>
            <w:left w:val="none" w:sz="0" w:space="0" w:color="auto"/>
            <w:bottom w:val="none" w:sz="0" w:space="0" w:color="auto"/>
            <w:right w:val="none" w:sz="0" w:space="0" w:color="auto"/>
          </w:divBdr>
        </w:div>
        <w:div w:id="792091166">
          <w:marLeft w:val="640"/>
          <w:marRight w:val="0"/>
          <w:marTop w:val="0"/>
          <w:marBottom w:val="0"/>
          <w:divBdr>
            <w:top w:val="none" w:sz="0" w:space="0" w:color="auto"/>
            <w:left w:val="none" w:sz="0" w:space="0" w:color="auto"/>
            <w:bottom w:val="none" w:sz="0" w:space="0" w:color="auto"/>
            <w:right w:val="none" w:sz="0" w:space="0" w:color="auto"/>
          </w:divBdr>
        </w:div>
        <w:div w:id="834885039">
          <w:marLeft w:val="640"/>
          <w:marRight w:val="0"/>
          <w:marTop w:val="0"/>
          <w:marBottom w:val="0"/>
          <w:divBdr>
            <w:top w:val="none" w:sz="0" w:space="0" w:color="auto"/>
            <w:left w:val="none" w:sz="0" w:space="0" w:color="auto"/>
            <w:bottom w:val="none" w:sz="0" w:space="0" w:color="auto"/>
            <w:right w:val="none" w:sz="0" w:space="0" w:color="auto"/>
          </w:divBdr>
        </w:div>
        <w:div w:id="852378741">
          <w:marLeft w:val="640"/>
          <w:marRight w:val="0"/>
          <w:marTop w:val="0"/>
          <w:marBottom w:val="0"/>
          <w:divBdr>
            <w:top w:val="none" w:sz="0" w:space="0" w:color="auto"/>
            <w:left w:val="none" w:sz="0" w:space="0" w:color="auto"/>
            <w:bottom w:val="none" w:sz="0" w:space="0" w:color="auto"/>
            <w:right w:val="none" w:sz="0" w:space="0" w:color="auto"/>
          </w:divBdr>
        </w:div>
        <w:div w:id="877543949">
          <w:marLeft w:val="640"/>
          <w:marRight w:val="0"/>
          <w:marTop w:val="0"/>
          <w:marBottom w:val="0"/>
          <w:divBdr>
            <w:top w:val="none" w:sz="0" w:space="0" w:color="auto"/>
            <w:left w:val="none" w:sz="0" w:space="0" w:color="auto"/>
            <w:bottom w:val="none" w:sz="0" w:space="0" w:color="auto"/>
            <w:right w:val="none" w:sz="0" w:space="0" w:color="auto"/>
          </w:divBdr>
        </w:div>
        <w:div w:id="884026756">
          <w:marLeft w:val="640"/>
          <w:marRight w:val="0"/>
          <w:marTop w:val="0"/>
          <w:marBottom w:val="0"/>
          <w:divBdr>
            <w:top w:val="none" w:sz="0" w:space="0" w:color="auto"/>
            <w:left w:val="none" w:sz="0" w:space="0" w:color="auto"/>
            <w:bottom w:val="none" w:sz="0" w:space="0" w:color="auto"/>
            <w:right w:val="none" w:sz="0" w:space="0" w:color="auto"/>
          </w:divBdr>
        </w:div>
        <w:div w:id="900479644">
          <w:marLeft w:val="640"/>
          <w:marRight w:val="0"/>
          <w:marTop w:val="0"/>
          <w:marBottom w:val="0"/>
          <w:divBdr>
            <w:top w:val="none" w:sz="0" w:space="0" w:color="auto"/>
            <w:left w:val="none" w:sz="0" w:space="0" w:color="auto"/>
            <w:bottom w:val="none" w:sz="0" w:space="0" w:color="auto"/>
            <w:right w:val="none" w:sz="0" w:space="0" w:color="auto"/>
          </w:divBdr>
        </w:div>
        <w:div w:id="939221970">
          <w:marLeft w:val="640"/>
          <w:marRight w:val="0"/>
          <w:marTop w:val="0"/>
          <w:marBottom w:val="0"/>
          <w:divBdr>
            <w:top w:val="none" w:sz="0" w:space="0" w:color="auto"/>
            <w:left w:val="none" w:sz="0" w:space="0" w:color="auto"/>
            <w:bottom w:val="none" w:sz="0" w:space="0" w:color="auto"/>
            <w:right w:val="none" w:sz="0" w:space="0" w:color="auto"/>
          </w:divBdr>
        </w:div>
        <w:div w:id="949317922">
          <w:marLeft w:val="640"/>
          <w:marRight w:val="0"/>
          <w:marTop w:val="0"/>
          <w:marBottom w:val="0"/>
          <w:divBdr>
            <w:top w:val="none" w:sz="0" w:space="0" w:color="auto"/>
            <w:left w:val="none" w:sz="0" w:space="0" w:color="auto"/>
            <w:bottom w:val="none" w:sz="0" w:space="0" w:color="auto"/>
            <w:right w:val="none" w:sz="0" w:space="0" w:color="auto"/>
          </w:divBdr>
        </w:div>
        <w:div w:id="949820352">
          <w:marLeft w:val="640"/>
          <w:marRight w:val="0"/>
          <w:marTop w:val="0"/>
          <w:marBottom w:val="0"/>
          <w:divBdr>
            <w:top w:val="none" w:sz="0" w:space="0" w:color="auto"/>
            <w:left w:val="none" w:sz="0" w:space="0" w:color="auto"/>
            <w:bottom w:val="none" w:sz="0" w:space="0" w:color="auto"/>
            <w:right w:val="none" w:sz="0" w:space="0" w:color="auto"/>
          </w:divBdr>
        </w:div>
        <w:div w:id="1019890449">
          <w:marLeft w:val="640"/>
          <w:marRight w:val="0"/>
          <w:marTop w:val="0"/>
          <w:marBottom w:val="0"/>
          <w:divBdr>
            <w:top w:val="none" w:sz="0" w:space="0" w:color="auto"/>
            <w:left w:val="none" w:sz="0" w:space="0" w:color="auto"/>
            <w:bottom w:val="none" w:sz="0" w:space="0" w:color="auto"/>
            <w:right w:val="none" w:sz="0" w:space="0" w:color="auto"/>
          </w:divBdr>
        </w:div>
        <w:div w:id="1027565541">
          <w:marLeft w:val="640"/>
          <w:marRight w:val="0"/>
          <w:marTop w:val="0"/>
          <w:marBottom w:val="0"/>
          <w:divBdr>
            <w:top w:val="none" w:sz="0" w:space="0" w:color="auto"/>
            <w:left w:val="none" w:sz="0" w:space="0" w:color="auto"/>
            <w:bottom w:val="none" w:sz="0" w:space="0" w:color="auto"/>
            <w:right w:val="none" w:sz="0" w:space="0" w:color="auto"/>
          </w:divBdr>
        </w:div>
        <w:div w:id="1219320680">
          <w:marLeft w:val="640"/>
          <w:marRight w:val="0"/>
          <w:marTop w:val="0"/>
          <w:marBottom w:val="0"/>
          <w:divBdr>
            <w:top w:val="none" w:sz="0" w:space="0" w:color="auto"/>
            <w:left w:val="none" w:sz="0" w:space="0" w:color="auto"/>
            <w:bottom w:val="none" w:sz="0" w:space="0" w:color="auto"/>
            <w:right w:val="none" w:sz="0" w:space="0" w:color="auto"/>
          </w:divBdr>
        </w:div>
        <w:div w:id="1247422050">
          <w:marLeft w:val="640"/>
          <w:marRight w:val="0"/>
          <w:marTop w:val="0"/>
          <w:marBottom w:val="0"/>
          <w:divBdr>
            <w:top w:val="none" w:sz="0" w:space="0" w:color="auto"/>
            <w:left w:val="none" w:sz="0" w:space="0" w:color="auto"/>
            <w:bottom w:val="none" w:sz="0" w:space="0" w:color="auto"/>
            <w:right w:val="none" w:sz="0" w:space="0" w:color="auto"/>
          </w:divBdr>
        </w:div>
        <w:div w:id="1256665664">
          <w:marLeft w:val="640"/>
          <w:marRight w:val="0"/>
          <w:marTop w:val="0"/>
          <w:marBottom w:val="0"/>
          <w:divBdr>
            <w:top w:val="none" w:sz="0" w:space="0" w:color="auto"/>
            <w:left w:val="none" w:sz="0" w:space="0" w:color="auto"/>
            <w:bottom w:val="none" w:sz="0" w:space="0" w:color="auto"/>
            <w:right w:val="none" w:sz="0" w:space="0" w:color="auto"/>
          </w:divBdr>
        </w:div>
        <w:div w:id="1344091206">
          <w:marLeft w:val="640"/>
          <w:marRight w:val="0"/>
          <w:marTop w:val="0"/>
          <w:marBottom w:val="0"/>
          <w:divBdr>
            <w:top w:val="none" w:sz="0" w:space="0" w:color="auto"/>
            <w:left w:val="none" w:sz="0" w:space="0" w:color="auto"/>
            <w:bottom w:val="none" w:sz="0" w:space="0" w:color="auto"/>
            <w:right w:val="none" w:sz="0" w:space="0" w:color="auto"/>
          </w:divBdr>
        </w:div>
        <w:div w:id="1346640290">
          <w:marLeft w:val="640"/>
          <w:marRight w:val="0"/>
          <w:marTop w:val="0"/>
          <w:marBottom w:val="0"/>
          <w:divBdr>
            <w:top w:val="none" w:sz="0" w:space="0" w:color="auto"/>
            <w:left w:val="none" w:sz="0" w:space="0" w:color="auto"/>
            <w:bottom w:val="none" w:sz="0" w:space="0" w:color="auto"/>
            <w:right w:val="none" w:sz="0" w:space="0" w:color="auto"/>
          </w:divBdr>
        </w:div>
        <w:div w:id="1398942506">
          <w:marLeft w:val="640"/>
          <w:marRight w:val="0"/>
          <w:marTop w:val="0"/>
          <w:marBottom w:val="0"/>
          <w:divBdr>
            <w:top w:val="none" w:sz="0" w:space="0" w:color="auto"/>
            <w:left w:val="none" w:sz="0" w:space="0" w:color="auto"/>
            <w:bottom w:val="none" w:sz="0" w:space="0" w:color="auto"/>
            <w:right w:val="none" w:sz="0" w:space="0" w:color="auto"/>
          </w:divBdr>
        </w:div>
        <w:div w:id="1403404335">
          <w:marLeft w:val="640"/>
          <w:marRight w:val="0"/>
          <w:marTop w:val="0"/>
          <w:marBottom w:val="0"/>
          <w:divBdr>
            <w:top w:val="none" w:sz="0" w:space="0" w:color="auto"/>
            <w:left w:val="none" w:sz="0" w:space="0" w:color="auto"/>
            <w:bottom w:val="none" w:sz="0" w:space="0" w:color="auto"/>
            <w:right w:val="none" w:sz="0" w:space="0" w:color="auto"/>
          </w:divBdr>
        </w:div>
        <w:div w:id="1411660501">
          <w:marLeft w:val="640"/>
          <w:marRight w:val="0"/>
          <w:marTop w:val="0"/>
          <w:marBottom w:val="0"/>
          <w:divBdr>
            <w:top w:val="none" w:sz="0" w:space="0" w:color="auto"/>
            <w:left w:val="none" w:sz="0" w:space="0" w:color="auto"/>
            <w:bottom w:val="none" w:sz="0" w:space="0" w:color="auto"/>
            <w:right w:val="none" w:sz="0" w:space="0" w:color="auto"/>
          </w:divBdr>
        </w:div>
        <w:div w:id="1411730514">
          <w:marLeft w:val="640"/>
          <w:marRight w:val="0"/>
          <w:marTop w:val="0"/>
          <w:marBottom w:val="0"/>
          <w:divBdr>
            <w:top w:val="none" w:sz="0" w:space="0" w:color="auto"/>
            <w:left w:val="none" w:sz="0" w:space="0" w:color="auto"/>
            <w:bottom w:val="none" w:sz="0" w:space="0" w:color="auto"/>
            <w:right w:val="none" w:sz="0" w:space="0" w:color="auto"/>
          </w:divBdr>
        </w:div>
        <w:div w:id="1596017926">
          <w:marLeft w:val="640"/>
          <w:marRight w:val="0"/>
          <w:marTop w:val="0"/>
          <w:marBottom w:val="0"/>
          <w:divBdr>
            <w:top w:val="none" w:sz="0" w:space="0" w:color="auto"/>
            <w:left w:val="none" w:sz="0" w:space="0" w:color="auto"/>
            <w:bottom w:val="none" w:sz="0" w:space="0" w:color="auto"/>
            <w:right w:val="none" w:sz="0" w:space="0" w:color="auto"/>
          </w:divBdr>
        </w:div>
        <w:div w:id="1611620350">
          <w:marLeft w:val="640"/>
          <w:marRight w:val="0"/>
          <w:marTop w:val="0"/>
          <w:marBottom w:val="0"/>
          <w:divBdr>
            <w:top w:val="none" w:sz="0" w:space="0" w:color="auto"/>
            <w:left w:val="none" w:sz="0" w:space="0" w:color="auto"/>
            <w:bottom w:val="none" w:sz="0" w:space="0" w:color="auto"/>
            <w:right w:val="none" w:sz="0" w:space="0" w:color="auto"/>
          </w:divBdr>
        </w:div>
        <w:div w:id="1669863936">
          <w:marLeft w:val="640"/>
          <w:marRight w:val="0"/>
          <w:marTop w:val="0"/>
          <w:marBottom w:val="0"/>
          <w:divBdr>
            <w:top w:val="none" w:sz="0" w:space="0" w:color="auto"/>
            <w:left w:val="none" w:sz="0" w:space="0" w:color="auto"/>
            <w:bottom w:val="none" w:sz="0" w:space="0" w:color="auto"/>
            <w:right w:val="none" w:sz="0" w:space="0" w:color="auto"/>
          </w:divBdr>
        </w:div>
        <w:div w:id="1682124132">
          <w:marLeft w:val="640"/>
          <w:marRight w:val="0"/>
          <w:marTop w:val="0"/>
          <w:marBottom w:val="0"/>
          <w:divBdr>
            <w:top w:val="none" w:sz="0" w:space="0" w:color="auto"/>
            <w:left w:val="none" w:sz="0" w:space="0" w:color="auto"/>
            <w:bottom w:val="none" w:sz="0" w:space="0" w:color="auto"/>
            <w:right w:val="none" w:sz="0" w:space="0" w:color="auto"/>
          </w:divBdr>
        </w:div>
        <w:div w:id="1696271650">
          <w:marLeft w:val="640"/>
          <w:marRight w:val="0"/>
          <w:marTop w:val="0"/>
          <w:marBottom w:val="0"/>
          <w:divBdr>
            <w:top w:val="none" w:sz="0" w:space="0" w:color="auto"/>
            <w:left w:val="none" w:sz="0" w:space="0" w:color="auto"/>
            <w:bottom w:val="none" w:sz="0" w:space="0" w:color="auto"/>
            <w:right w:val="none" w:sz="0" w:space="0" w:color="auto"/>
          </w:divBdr>
        </w:div>
        <w:div w:id="1824009341">
          <w:marLeft w:val="640"/>
          <w:marRight w:val="0"/>
          <w:marTop w:val="0"/>
          <w:marBottom w:val="0"/>
          <w:divBdr>
            <w:top w:val="none" w:sz="0" w:space="0" w:color="auto"/>
            <w:left w:val="none" w:sz="0" w:space="0" w:color="auto"/>
            <w:bottom w:val="none" w:sz="0" w:space="0" w:color="auto"/>
            <w:right w:val="none" w:sz="0" w:space="0" w:color="auto"/>
          </w:divBdr>
        </w:div>
        <w:div w:id="1860267442">
          <w:marLeft w:val="640"/>
          <w:marRight w:val="0"/>
          <w:marTop w:val="0"/>
          <w:marBottom w:val="0"/>
          <w:divBdr>
            <w:top w:val="none" w:sz="0" w:space="0" w:color="auto"/>
            <w:left w:val="none" w:sz="0" w:space="0" w:color="auto"/>
            <w:bottom w:val="none" w:sz="0" w:space="0" w:color="auto"/>
            <w:right w:val="none" w:sz="0" w:space="0" w:color="auto"/>
          </w:divBdr>
        </w:div>
        <w:div w:id="1919055369">
          <w:marLeft w:val="640"/>
          <w:marRight w:val="0"/>
          <w:marTop w:val="0"/>
          <w:marBottom w:val="0"/>
          <w:divBdr>
            <w:top w:val="none" w:sz="0" w:space="0" w:color="auto"/>
            <w:left w:val="none" w:sz="0" w:space="0" w:color="auto"/>
            <w:bottom w:val="none" w:sz="0" w:space="0" w:color="auto"/>
            <w:right w:val="none" w:sz="0" w:space="0" w:color="auto"/>
          </w:divBdr>
        </w:div>
        <w:div w:id="1925409271">
          <w:marLeft w:val="640"/>
          <w:marRight w:val="0"/>
          <w:marTop w:val="0"/>
          <w:marBottom w:val="0"/>
          <w:divBdr>
            <w:top w:val="none" w:sz="0" w:space="0" w:color="auto"/>
            <w:left w:val="none" w:sz="0" w:space="0" w:color="auto"/>
            <w:bottom w:val="none" w:sz="0" w:space="0" w:color="auto"/>
            <w:right w:val="none" w:sz="0" w:space="0" w:color="auto"/>
          </w:divBdr>
        </w:div>
        <w:div w:id="1936860923">
          <w:marLeft w:val="640"/>
          <w:marRight w:val="0"/>
          <w:marTop w:val="0"/>
          <w:marBottom w:val="0"/>
          <w:divBdr>
            <w:top w:val="none" w:sz="0" w:space="0" w:color="auto"/>
            <w:left w:val="none" w:sz="0" w:space="0" w:color="auto"/>
            <w:bottom w:val="none" w:sz="0" w:space="0" w:color="auto"/>
            <w:right w:val="none" w:sz="0" w:space="0" w:color="auto"/>
          </w:divBdr>
        </w:div>
        <w:div w:id="2037806472">
          <w:marLeft w:val="640"/>
          <w:marRight w:val="0"/>
          <w:marTop w:val="0"/>
          <w:marBottom w:val="0"/>
          <w:divBdr>
            <w:top w:val="none" w:sz="0" w:space="0" w:color="auto"/>
            <w:left w:val="none" w:sz="0" w:space="0" w:color="auto"/>
            <w:bottom w:val="none" w:sz="0" w:space="0" w:color="auto"/>
            <w:right w:val="none" w:sz="0" w:space="0" w:color="auto"/>
          </w:divBdr>
        </w:div>
      </w:divsChild>
    </w:div>
    <w:div w:id="1556550117">
      <w:bodyDiv w:val="1"/>
      <w:marLeft w:val="0"/>
      <w:marRight w:val="0"/>
      <w:marTop w:val="0"/>
      <w:marBottom w:val="0"/>
      <w:divBdr>
        <w:top w:val="none" w:sz="0" w:space="0" w:color="auto"/>
        <w:left w:val="none" w:sz="0" w:space="0" w:color="auto"/>
        <w:bottom w:val="none" w:sz="0" w:space="0" w:color="auto"/>
        <w:right w:val="none" w:sz="0" w:space="0" w:color="auto"/>
      </w:divBdr>
      <w:divsChild>
        <w:div w:id="16467452">
          <w:marLeft w:val="640"/>
          <w:marRight w:val="0"/>
          <w:marTop w:val="0"/>
          <w:marBottom w:val="0"/>
          <w:divBdr>
            <w:top w:val="none" w:sz="0" w:space="0" w:color="auto"/>
            <w:left w:val="none" w:sz="0" w:space="0" w:color="auto"/>
            <w:bottom w:val="none" w:sz="0" w:space="0" w:color="auto"/>
            <w:right w:val="none" w:sz="0" w:space="0" w:color="auto"/>
          </w:divBdr>
        </w:div>
        <w:div w:id="33970932">
          <w:marLeft w:val="640"/>
          <w:marRight w:val="0"/>
          <w:marTop w:val="0"/>
          <w:marBottom w:val="0"/>
          <w:divBdr>
            <w:top w:val="none" w:sz="0" w:space="0" w:color="auto"/>
            <w:left w:val="none" w:sz="0" w:space="0" w:color="auto"/>
            <w:bottom w:val="none" w:sz="0" w:space="0" w:color="auto"/>
            <w:right w:val="none" w:sz="0" w:space="0" w:color="auto"/>
          </w:divBdr>
        </w:div>
        <w:div w:id="133186762">
          <w:marLeft w:val="640"/>
          <w:marRight w:val="0"/>
          <w:marTop w:val="0"/>
          <w:marBottom w:val="0"/>
          <w:divBdr>
            <w:top w:val="none" w:sz="0" w:space="0" w:color="auto"/>
            <w:left w:val="none" w:sz="0" w:space="0" w:color="auto"/>
            <w:bottom w:val="none" w:sz="0" w:space="0" w:color="auto"/>
            <w:right w:val="none" w:sz="0" w:space="0" w:color="auto"/>
          </w:divBdr>
        </w:div>
        <w:div w:id="186405928">
          <w:marLeft w:val="640"/>
          <w:marRight w:val="0"/>
          <w:marTop w:val="0"/>
          <w:marBottom w:val="0"/>
          <w:divBdr>
            <w:top w:val="none" w:sz="0" w:space="0" w:color="auto"/>
            <w:left w:val="none" w:sz="0" w:space="0" w:color="auto"/>
            <w:bottom w:val="none" w:sz="0" w:space="0" w:color="auto"/>
            <w:right w:val="none" w:sz="0" w:space="0" w:color="auto"/>
          </w:divBdr>
        </w:div>
        <w:div w:id="253175736">
          <w:marLeft w:val="640"/>
          <w:marRight w:val="0"/>
          <w:marTop w:val="0"/>
          <w:marBottom w:val="0"/>
          <w:divBdr>
            <w:top w:val="none" w:sz="0" w:space="0" w:color="auto"/>
            <w:left w:val="none" w:sz="0" w:space="0" w:color="auto"/>
            <w:bottom w:val="none" w:sz="0" w:space="0" w:color="auto"/>
            <w:right w:val="none" w:sz="0" w:space="0" w:color="auto"/>
          </w:divBdr>
        </w:div>
        <w:div w:id="310062496">
          <w:marLeft w:val="640"/>
          <w:marRight w:val="0"/>
          <w:marTop w:val="0"/>
          <w:marBottom w:val="0"/>
          <w:divBdr>
            <w:top w:val="none" w:sz="0" w:space="0" w:color="auto"/>
            <w:left w:val="none" w:sz="0" w:space="0" w:color="auto"/>
            <w:bottom w:val="none" w:sz="0" w:space="0" w:color="auto"/>
            <w:right w:val="none" w:sz="0" w:space="0" w:color="auto"/>
          </w:divBdr>
        </w:div>
        <w:div w:id="410659909">
          <w:marLeft w:val="640"/>
          <w:marRight w:val="0"/>
          <w:marTop w:val="0"/>
          <w:marBottom w:val="0"/>
          <w:divBdr>
            <w:top w:val="none" w:sz="0" w:space="0" w:color="auto"/>
            <w:left w:val="none" w:sz="0" w:space="0" w:color="auto"/>
            <w:bottom w:val="none" w:sz="0" w:space="0" w:color="auto"/>
            <w:right w:val="none" w:sz="0" w:space="0" w:color="auto"/>
          </w:divBdr>
        </w:div>
        <w:div w:id="419450798">
          <w:marLeft w:val="640"/>
          <w:marRight w:val="0"/>
          <w:marTop w:val="0"/>
          <w:marBottom w:val="0"/>
          <w:divBdr>
            <w:top w:val="none" w:sz="0" w:space="0" w:color="auto"/>
            <w:left w:val="none" w:sz="0" w:space="0" w:color="auto"/>
            <w:bottom w:val="none" w:sz="0" w:space="0" w:color="auto"/>
            <w:right w:val="none" w:sz="0" w:space="0" w:color="auto"/>
          </w:divBdr>
        </w:div>
        <w:div w:id="486437652">
          <w:marLeft w:val="640"/>
          <w:marRight w:val="0"/>
          <w:marTop w:val="0"/>
          <w:marBottom w:val="0"/>
          <w:divBdr>
            <w:top w:val="none" w:sz="0" w:space="0" w:color="auto"/>
            <w:left w:val="none" w:sz="0" w:space="0" w:color="auto"/>
            <w:bottom w:val="none" w:sz="0" w:space="0" w:color="auto"/>
            <w:right w:val="none" w:sz="0" w:space="0" w:color="auto"/>
          </w:divBdr>
        </w:div>
        <w:div w:id="689644109">
          <w:marLeft w:val="640"/>
          <w:marRight w:val="0"/>
          <w:marTop w:val="0"/>
          <w:marBottom w:val="0"/>
          <w:divBdr>
            <w:top w:val="none" w:sz="0" w:space="0" w:color="auto"/>
            <w:left w:val="none" w:sz="0" w:space="0" w:color="auto"/>
            <w:bottom w:val="none" w:sz="0" w:space="0" w:color="auto"/>
            <w:right w:val="none" w:sz="0" w:space="0" w:color="auto"/>
          </w:divBdr>
        </w:div>
        <w:div w:id="715154804">
          <w:marLeft w:val="640"/>
          <w:marRight w:val="0"/>
          <w:marTop w:val="0"/>
          <w:marBottom w:val="0"/>
          <w:divBdr>
            <w:top w:val="none" w:sz="0" w:space="0" w:color="auto"/>
            <w:left w:val="none" w:sz="0" w:space="0" w:color="auto"/>
            <w:bottom w:val="none" w:sz="0" w:space="0" w:color="auto"/>
            <w:right w:val="none" w:sz="0" w:space="0" w:color="auto"/>
          </w:divBdr>
        </w:div>
        <w:div w:id="807093956">
          <w:marLeft w:val="640"/>
          <w:marRight w:val="0"/>
          <w:marTop w:val="0"/>
          <w:marBottom w:val="0"/>
          <w:divBdr>
            <w:top w:val="none" w:sz="0" w:space="0" w:color="auto"/>
            <w:left w:val="none" w:sz="0" w:space="0" w:color="auto"/>
            <w:bottom w:val="none" w:sz="0" w:space="0" w:color="auto"/>
            <w:right w:val="none" w:sz="0" w:space="0" w:color="auto"/>
          </w:divBdr>
        </w:div>
        <w:div w:id="823203823">
          <w:marLeft w:val="640"/>
          <w:marRight w:val="0"/>
          <w:marTop w:val="0"/>
          <w:marBottom w:val="0"/>
          <w:divBdr>
            <w:top w:val="none" w:sz="0" w:space="0" w:color="auto"/>
            <w:left w:val="none" w:sz="0" w:space="0" w:color="auto"/>
            <w:bottom w:val="none" w:sz="0" w:space="0" w:color="auto"/>
            <w:right w:val="none" w:sz="0" w:space="0" w:color="auto"/>
          </w:divBdr>
        </w:div>
        <w:div w:id="903294780">
          <w:marLeft w:val="640"/>
          <w:marRight w:val="0"/>
          <w:marTop w:val="0"/>
          <w:marBottom w:val="0"/>
          <w:divBdr>
            <w:top w:val="none" w:sz="0" w:space="0" w:color="auto"/>
            <w:left w:val="none" w:sz="0" w:space="0" w:color="auto"/>
            <w:bottom w:val="none" w:sz="0" w:space="0" w:color="auto"/>
            <w:right w:val="none" w:sz="0" w:space="0" w:color="auto"/>
          </w:divBdr>
        </w:div>
        <w:div w:id="950018904">
          <w:marLeft w:val="640"/>
          <w:marRight w:val="0"/>
          <w:marTop w:val="0"/>
          <w:marBottom w:val="0"/>
          <w:divBdr>
            <w:top w:val="none" w:sz="0" w:space="0" w:color="auto"/>
            <w:left w:val="none" w:sz="0" w:space="0" w:color="auto"/>
            <w:bottom w:val="none" w:sz="0" w:space="0" w:color="auto"/>
            <w:right w:val="none" w:sz="0" w:space="0" w:color="auto"/>
          </w:divBdr>
        </w:div>
        <w:div w:id="989288695">
          <w:marLeft w:val="640"/>
          <w:marRight w:val="0"/>
          <w:marTop w:val="0"/>
          <w:marBottom w:val="0"/>
          <w:divBdr>
            <w:top w:val="none" w:sz="0" w:space="0" w:color="auto"/>
            <w:left w:val="none" w:sz="0" w:space="0" w:color="auto"/>
            <w:bottom w:val="none" w:sz="0" w:space="0" w:color="auto"/>
            <w:right w:val="none" w:sz="0" w:space="0" w:color="auto"/>
          </w:divBdr>
        </w:div>
        <w:div w:id="1056859021">
          <w:marLeft w:val="640"/>
          <w:marRight w:val="0"/>
          <w:marTop w:val="0"/>
          <w:marBottom w:val="0"/>
          <w:divBdr>
            <w:top w:val="none" w:sz="0" w:space="0" w:color="auto"/>
            <w:left w:val="none" w:sz="0" w:space="0" w:color="auto"/>
            <w:bottom w:val="none" w:sz="0" w:space="0" w:color="auto"/>
            <w:right w:val="none" w:sz="0" w:space="0" w:color="auto"/>
          </w:divBdr>
        </w:div>
        <w:div w:id="1139149355">
          <w:marLeft w:val="640"/>
          <w:marRight w:val="0"/>
          <w:marTop w:val="0"/>
          <w:marBottom w:val="0"/>
          <w:divBdr>
            <w:top w:val="none" w:sz="0" w:space="0" w:color="auto"/>
            <w:left w:val="none" w:sz="0" w:space="0" w:color="auto"/>
            <w:bottom w:val="none" w:sz="0" w:space="0" w:color="auto"/>
            <w:right w:val="none" w:sz="0" w:space="0" w:color="auto"/>
          </w:divBdr>
        </w:div>
        <w:div w:id="1230767633">
          <w:marLeft w:val="640"/>
          <w:marRight w:val="0"/>
          <w:marTop w:val="0"/>
          <w:marBottom w:val="0"/>
          <w:divBdr>
            <w:top w:val="none" w:sz="0" w:space="0" w:color="auto"/>
            <w:left w:val="none" w:sz="0" w:space="0" w:color="auto"/>
            <w:bottom w:val="none" w:sz="0" w:space="0" w:color="auto"/>
            <w:right w:val="none" w:sz="0" w:space="0" w:color="auto"/>
          </w:divBdr>
        </w:div>
        <w:div w:id="1273509931">
          <w:marLeft w:val="640"/>
          <w:marRight w:val="0"/>
          <w:marTop w:val="0"/>
          <w:marBottom w:val="0"/>
          <w:divBdr>
            <w:top w:val="none" w:sz="0" w:space="0" w:color="auto"/>
            <w:left w:val="none" w:sz="0" w:space="0" w:color="auto"/>
            <w:bottom w:val="none" w:sz="0" w:space="0" w:color="auto"/>
            <w:right w:val="none" w:sz="0" w:space="0" w:color="auto"/>
          </w:divBdr>
        </w:div>
        <w:div w:id="1359351853">
          <w:marLeft w:val="640"/>
          <w:marRight w:val="0"/>
          <w:marTop w:val="0"/>
          <w:marBottom w:val="0"/>
          <w:divBdr>
            <w:top w:val="none" w:sz="0" w:space="0" w:color="auto"/>
            <w:left w:val="none" w:sz="0" w:space="0" w:color="auto"/>
            <w:bottom w:val="none" w:sz="0" w:space="0" w:color="auto"/>
            <w:right w:val="none" w:sz="0" w:space="0" w:color="auto"/>
          </w:divBdr>
        </w:div>
        <w:div w:id="1370566005">
          <w:marLeft w:val="640"/>
          <w:marRight w:val="0"/>
          <w:marTop w:val="0"/>
          <w:marBottom w:val="0"/>
          <w:divBdr>
            <w:top w:val="none" w:sz="0" w:space="0" w:color="auto"/>
            <w:left w:val="none" w:sz="0" w:space="0" w:color="auto"/>
            <w:bottom w:val="none" w:sz="0" w:space="0" w:color="auto"/>
            <w:right w:val="none" w:sz="0" w:space="0" w:color="auto"/>
          </w:divBdr>
        </w:div>
        <w:div w:id="1465348810">
          <w:marLeft w:val="640"/>
          <w:marRight w:val="0"/>
          <w:marTop w:val="0"/>
          <w:marBottom w:val="0"/>
          <w:divBdr>
            <w:top w:val="none" w:sz="0" w:space="0" w:color="auto"/>
            <w:left w:val="none" w:sz="0" w:space="0" w:color="auto"/>
            <w:bottom w:val="none" w:sz="0" w:space="0" w:color="auto"/>
            <w:right w:val="none" w:sz="0" w:space="0" w:color="auto"/>
          </w:divBdr>
        </w:div>
        <w:div w:id="1508402301">
          <w:marLeft w:val="640"/>
          <w:marRight w:val="0"/>
          <w:marTop w:val="0"/>
          <w:marBottom w:val="0"/>
          <w:divBdr>
            <w:top w:val="none" w:sz="0" w:space="0" w:color="auto"/>
            <w:left w:val="none" w:sz="0" w:space="0" w:color="auto"/>
            <w:bottom w:val="none" w:sz="0" w:space="0" w:color="auto"/>
            <w:right w:val="none" w:sz="0" w:space="0" w:color="auto"/>
          </w:divBdr>
        </w:div>
        <w:div w:id="1519004093">
          <w:marLeft w:val="640"/>
          <w:marRight w:val="0"/>
          <w:marTop w:val="0"/>
          <w:marBottom w:val="0"/>
          <w:divBdr>
            <w:top w:val="none" w:sz="0" w:space="0" w:color="auto"/>
            <w:left w:val="none" w:sz="0" w:space="0" w:color="auto"/>
            <w:bottom w:val="none" w:sz="0" w:space="0" w:color="auto"/>
            <w:right w:val="none" w:sz="0" w:space="0" w:color="auto"/>
          </w:divBdr>
        </w:div>
        <w:div w:id="1522863422">
          <w:marLeft w:val="640"/>
          <w:marRight w:val="0"/>
          <w:marTop w:val="0"/>
          <w:marBottom w:val="0"/>
          <w:divBdr>
            <w:top w:val="none" w:sz="0" w:space="0" w:color="auto"/>
            <w:left w:val="none" w:sz="0" w:space="0" w:color="auto"/>
            <w:bottom w:val="none" w:sz="0" w:space="0" w:color="auto"/>
            <w:right w:val="none" w:sz="0" w:space="0" w:color="auto"/>
          </w:divBdr>
        </w:div>
        <w:div w:id="1533181624">
          <w:marLeft w:val="640"/>
          <w:marRight w:val="0"/>
          <w:marTop w:val="0"/>
          <w:marBottom w:val="0"/>
          <w:divBdr>
            <w:top w:val="none" w:sz="0" w:space="0" w:color="auto"/>
            <w:left w:val="none" w:sz="0" w:space="0" w:color="auto"/>
            <w:bottom w:val="none" w:sz="0" w:space="0" w:color="auto"/>
            <w:right w:val="none" w:sz="0" w:space="0" w:color="auto"/>
          </w:divBdr>
        </w:div>
        <w:div w:id="1551913313">
          <w:marLeft w:val="640"/>
          <w:marRight w:val="0"/>
          <w:marTop w:val="0"/>
          <w:marBottom w:val="0"/>
          <w:divBdr>
            <w:top w:val="none" w:sz="0" w:space="0" w:color="auto"/>
            <w:left w:val="none" w:sz="0" w:space="0" w:color="auto"/>
            <w:bottom w:val="none" w:sz="0" w:space="0" w:color="auto"/>
            <w:right w:val="none" w:sz="0" w:space="0" w:color="auto"/>
          </w:divBdr>
        </w:div>
        <w:div w:id="1608198046">
          <w:marLeft w:val="640"/>
          <w:marRight w:val="0"/>
          <w:marTop w:val="0"/>
          <w:marBottom w:val="0"/>
          <w:divBdr>
            <w:top w:val="none" w:sz="0" w:space="0" w:color="auto"/>
            <w:left w:val="none" w:sz="0" w:space="0" w:color="auto"/>
            <w:bottom w:val="none" w:sz="0" w:space="0" w:color="auto"/>
            <w:right w:val="none" w:sz="0" w:space="0" w:color="auto"/>
          </w:divBdr>
        </w:div>
        <w:div w:id="1617521285">
          <w:marLeft w:val="640"/>
          <w:marRight w:val="0"/>
          <w:marTop w:val="0"/>
          <w:marBottom w:val="0"/>
          <w:divBdr>
            <w:top w:val="none" w:sz="0" w:space="0" w:color="auto"/>
            <w:left w:val="none" w:sz="0" w:space="0" w:color="auto"/>
            <w:bottom w:val="none" w:sz="0" w:space="0" w:color="auto"/>
            <w:right w:val="none" w:sz="0" w:space="0" w:color="auto"/>
          </w:divBdr>
        </w:div>
        <w:div w:id="1679191722">
          <w:marLeft w:val="640"/>
          <w:marRight w:val="0"/>
          <w:marTop w:val="0"/>
          <w:marBottom w:val="0"/>
          <w:divBdr>
            <w:top w:val="none" w:sz="0" w:space="0" w:color="auto"/>
            <w:left w:val="none" w:sz="0" w:space="0" w:color="auto"/>
            <w:bottom w:val="none" w:sz="0" w:space="0" w:color="auto"/>
            <w:right w:val="none" w:sz="0" w:space="0" w:color="auto"/>
          </w:divBdr>
        </w:div>
        <w:div w:id="1679648829">
          <w:marLeft w:val="640"/>
          <w:marRight w:val="0"/>
          <w:marTop w:val="0"/>
          <w:marBottom w:val="0"/>
          <w:divBdr>
            <w:top w:val="none" w:sz="0" w:space="0" w:color="auto"/>
            <w:left w:val="none" w:sz="0" w:space="0" w:color="auto"/>
            <w:bottom w:val="none" w:sz="0" w:space="0" w:color="auto"/>
            <w:right w:val="none" w:sz="0" w:space="0" w:color="auto"/>
          </w:divBdr>
        </w:div>
        <w:div w:id="1701472744">
          <w:marLeft w:val="640"/>
          <w:marRight w:val="0"/>
          <w:marTop w:val="0"/>
          <w:marBottom w:val="0"/>
          <w:divBdr>
            <w:top w:val="none" w:sz="0" w:space="0" w:color="auto"/>
            <w:left w:val="none" w:sz="0" w:space="0" w:color="auto"/>
            <w:bottom w:val="none" w:sz="0" w:space="0" w:color="auto"/>
            <w:right w:val="none" w:sz="0" w:space="0" w:color="auto"/>
          </w:divBdr>
        </w:div>
        <w:div w:id="1761639948">
          <w:marLeft w:val="640"/>
          <w:marRight w:val="0"/>
          <w:marTop w:val="0"/>
          <w:marBottom w:val="0"/>
          <w:divBdr>
            <w:top w:val="none" w:sz="0" w:space="0" w:color="auto"/>
            <w:left w:val="none" w:sz="0" w:space="0" w:color="auto"/>
            <w:bottom w:val="none" w:sz="0" w:space="0" w:color="auto"/>
            <w:right w:val="none" w:sz="0" w:space="0" w:color="auto"/>
          </w:divBdr>
        </w:div>
        <w:div w:id="1768454715">
          <w:marLeft w:val="640"/>
          <w:marRight w:val="0"/>
          <w:marTop w:val="0"/>
          <w:marBottom w:val="0"/>
          <w:divBdr>
            <w:top w:val="none" w:sz="0" w:space="0" w:color="auto"/>
            <w:left w:val="none" w:sz="0" w:space="0" w:color="auto"/>
            <w:bottom w:val="none" w:sz="0" w:space="0" w:color="auto"/>
            <w:right w:val="none" w:sz="0" w:space="0" w:color="auto"/>
          </w:divBdr>
        </w:div>
        <w:div w:id="1920866571">
          <w:marLeft w:val="640"/>
          <w:marRight w:val="0"/>
          <w:marTop w:val="0"/>
          <w:marBottom w:val="0"/>
          <w:divBdr>
            <w:top w:val="none" w:sz="0" w:space="0" w:color="auto"/>
            <w:left w:val="none" w:sz="0" w:space="0" w:color="auto"/>
            <w:bottom w:val="none" w:sz="0" w:space="0" w:color="auto"/>
            <w:right w:val="none" w:sz="0" w:space="0" w:color="auto"/>
          </w:divBdr>
        </w:div>
        <w:div w:id="1939287248">
          <w:marLeft w:val="640"/>
          <w:marRight w:val="0"/>
          <w:marTop w:val="0"/>
          <w:marBottom w:val="0"/>
          <w:divBdr>
            <w:top w:val="none" w:sz="0" w:space="0" w:color="auto"/>
            <w:left w:val="none" w:sz="0" w:space="0" w:color="auto"/>
            <w:bottom w:val="none" w:sz="0" w:space="0" w:color="auto"/>
            <w:right w:val="none" w:sz="0" w:space="0" w:color="auto"/>
          </w:divBdr>
        </w:div>
        <w:div w:id="1949267786">
          <w:marLeft w:val="640"/>
          <w:marRight w:val="0"/>
          <w:marTop w:val="0"/>
          <w:marBottom w:val="0"/>
          <w:divBdr>
            <w:top w:val="none" w:sz="0" w:space="0" w:color="auto"/>
            <w:left w:val="none" w:sz="0" w:space="0" w:color="auto"/>
            <w:bottom w:val="none" w:sz="0" w:space="0" w:color="auto"/>
            <w:right w:val="none" w:sz="0" w:space="0" w:color="auto"/>
          </w:divBdr>
        </w:div>
        <w:div w:id="1988317015">
          <w:marLeft w:val="640"/>
          <w:marRight w:val="0"/>
          <w:marTop w:val="0"/>
          <w:marBottom w:val="0"/>
          <w:divBdr>
            <w:top w:val="none" w:sz="0" w:space="0" w:color="auto"/>
            <w:left w:val="none" w:sz="0" w:space="0" w:color="auto"/>
            <w:bottom w:val="none" w:sz="0" w:space="0" w:color="auto"/>
            <w:right w:val="none" w:sz="0" w:space="0" w:color="auto"/>
          </w:divBdr>
        </w:div>
        <w:div w:id="2022050853">
          <w:marLeft w:val="640"/>
          <w:marRight w:val="0"/>
          <w:marTop w:val="0"/>
          <w:marBottom w:val="0"/>
          <w:divBdr>
            <w:top w:val="none" w:sz="0" w:space="0" w:color="auto"/>
            <w:left w:val="none" w:sz="0" w:space="0" w:color="auto"/>
            <w:bottom w:val="none" w:sz="0" w:space="0" w:color="auto"/>
            <w:right w:val="none" w:sz="0" w:space="0" w:color="auto"/>
          </w:divBdr>
        </w:div>
        <w:div w:id="2044594711">
          <w:marLeft w:val="640"/>
          <w:marRight w:val="0"/>
          <w:marTop w:val="0"/>
          <w:marBottom w:val="0"/>
          <w:divBdr>
            <w:top w:val="none" w:sz="0" w:space="0" w:color="auto"/>
            <w:left w:val="none" w:sz="0" w:space="0" w:color="auto"/>
            <w:bottom w:val="none" w:sz="0" w:space="0" w:color="auto"/>
            <w:right w:val="none" w:sz="0" w:space="0" w:color="auto"/>
          </w:divBdr>
        </w:div>
        <w:div w:id="2074962419">
          <w:marLeft w:val="640"/>
          <w:marRight w:val="0"/>
          <w:marTop w:val="0"/>
          <w:marBottom w:val="0"/>
          <w:divBdr>
            <w:top w:val="none" w:sz="0" w:space="0" w:color="auto"/>
            <w:left w:val="none" w:sz="0" w:space="0" w:color="auto"/>
            <w:bottom w:val="none" w:sz="0" w:space="0" w:color="auto"/>
            <w:right w:val="none" w:sz="0" w:space="0" w:color="auto"/>
          </w:divBdr>
        </w:div>
        <w:div w:id="2126382396">
          <w:marLeft w:val="640"/>
          <w:marRight w:val="0"/>
          <w:marTop w:val="0"/>
          <w:marBottom w:val="0"/>
          <w:divBdr>
            <w:top w:val="none" w:sz="0" w:space="0" w:color="auto"/>
            <w:left w:val="none" w:sz="0" w:space="0" w:color="auto"/>
            <w:bottom w:val="none" w:sz="0" w:space="0" w:color="auto"/>
            <w:right w:val="none" w:sz="0" w:space="0" w:color="auto"/>
          </w:divBdr>
        </w:div>
      </w:divsChild>
    </w:div>
    <w:div w:id="1557471919">
      <w:bodyDiv w:val="1"/>
      <w:marLeft w:val="0"/>
      <w:marRight w:val="0"/>
      <w:marTop w:val="0"/>
      <w:marBottom w:val="0"/>
      <w:divBdr>
        <w:top w:val="none" w:sz="0" w:space="0" w:color="auto"/>
        <w:left w:val="none" w:sz="0" w:space="0" w:color="auto"/>
        <w:bottom w:val="none" w:sz="0" w:space="0" w:color="auto"/>
        <w:right w:val="none" w:sz="0" w:space="0" w:color="auto"/>
      </w:divBdr>
    </w:div>
    <w:div w:id="1559903021">
      <w:marLeft w:val="0"/>
      <w:marRight w:val="0"/>
      <w:marTop w:val="0"/>
      <w:marBottom w:val="0"/>
      <w:divBdr>
        <w:top w:val="none" w:sz="0" w:space="0" w:color="auto"/>
        <w:left w:val="none" w:sz="0" w:space="0" w:color="auto"/>
        <w:bottom w:val="none" w:sz="0" w:space="0" w:color="auto"/>
        <w:right w:val="none" w:sz="0" w:space="0" w:color="auto"/>
      </w:divBdr>
    </w:div>
    <w:div w:id="1561600121">
      <w:bodyDiv w:val="1"/>
      <w:marLeft w:val="0"/>
      <w:marRight w:val="0"/>
      <w:marTop w:val="0"/>
      <w:marBottom w:val="0"/>
      <w:divBdr>
        <w:top w:val="none" w:sz="0" w:space="0" w:color="auto"/>
        <w:left w:val="none" w:sz="0" w:space="0" w:color="auto"/>
        <w:bottom w:val="none" w:sz="0" w:space="0" w:color="auto"/>
        <w:right w:val="none" w:sz="0" w:space="0" w:color="auto"/>
      </w:divBdr>
      <w:divsChild>
        <w:div w:id="939641">
          <w:marLeft w:val="640"/>
          <w:marRight w:val="0"/>
          <w:marTop w:val="0"/>
          <w:marBottom w:val="0"/>
          <w:divBdr>
            <w:top w:val="none" w:sz="0" w:space="0" w:color="auto"/>
            <w:left w:val="none" w:sz="0" w:space="0" w:color="auto"/>
            <w:bottom w:val="none" w:sz="0" w:space="0" w:color="auto"/>
            <w:right w:val="none" w:sz="0" w:space="0" w:color="auto"/>
          </w:divBdr>
        </w:div>
        <w:div w:id="10449461">
          <w:marLeft w:val="640"/>
          <w:marRight w:val="0"/>
          <w:marTop w:val="0"/>
          <w:marBottom w:val="0"/>
          <w:divBdr>
            <w:top w:val="none" w:sz="0" w:space="0" w:color="auto"/>
            <w:left w:val="none" w:sz="0" w:space="0" w:color="auto"/>
            <w:bottom w:val="none" w:sz="0" w:space="0" w:color="auto"/>
            <w:right w:val="none" w:sz="0" w:space="0" w:color="auto"/>
          </w:divBdr>
        </w:div>
        <w:div w:id="14230179">
          <w:marLeft w:val="640"/>
          <w:marRight w:val="0"/>
          <w:marTop w:val="0"/>
          <w:marBottom w:val="0"/>
          <w:divBdr>
            <w:top w:val="none" w:sz="0" w:space="0" w:color="auto"/>
            <w:left w:val="none" w:sz="0" w:space="0" w:color="auto"/>
            <w:bottom w:val="none" w:sz="0" w:space="0" w:color="auto"/>
            <w:right w:val="none" w:sz="0" w:space="0" w:color="auto"/>
          </w:divBdr>
        </w:div>
        <w:div w:id="19401394">
          <w:marLeft w:val="640"/>
          <w:marRight w:val="0"/>
          <w:marTop w:val="0"/>
          <w:marBottom w:val="0"/>
          <w:divBdr>
            <w:top w:val="none" w:sz="0" w:space="0" w:color="auto"/>
            <w:left w:val="none" w:sz="0" w:space="0" w:color="auto"/>
            <w:bottom w:val="none" w:sz="0" w:space="0" w:color="auto"/>
            <w:right w:val="none" w:sz="0" w:space="0" w:color="auto"/>
          </w:divBdr>
        </w:div>
        <w:div w:id="52504154">
          <w:marLeft w:val="640"/>
          <w:marRight w:val="0"/>
          <w:marTop w:val="0"/>
          <w:marBottom w:val="0"/>
          <w:divBdr>
            <w:top w:val="none" w:sz="0" w:space="0" w:color="auto"/>
            <w:left w:val="none" w:sz="0" w:space="0" w:color="auto"/>
            <w:bottom w:val="none" w:sz="0" w:space="0" w:color="auto"/>
            <w:right w:val="none" w:sz="0" w:space="0" w:color="auto"/>
          </w:divBdr>
        </w:div>
        <w:div w:id="75708151">
          <w:marLeft w:val="640"/>
          <w:marRight w:val="0"/>
          <w:marTop w:val="0"/>
          <w:marBottom w:val="0"/>
          <w:divBdr>
            <w:top w:val="none" w:sz="0" w:space="0" w:color="auto"/>
            <w:left w:val="none" w:sz="0" w:space="0" w:color="auto"/>
            <w:bottom w:val="none" w:sz="0" w:space="0" w:color="auto"/>
            <w:right w:val="none" w:sz="0" w:space="0" w:color="auto"/>
          </w:divBdr>
        </w:div>
        <w:div w:id="116922168">
          <w:marLeft w:val="640"/>
          <w:marRight w:val="0"/>
          <w:marTop w:val="0"/>
          <w:marBottom w:val="0"/>
          <w:divBdr>
            <w:top w:val="none" w:sz="0" w:space="0" w:color="auto"/>
            <w:left w:val="none" w:sz="0" w:space="0" w:color="auto"/>
            <w:bottom w:val="none" w:sz="0" w:space="0" w:color="auto"/>
            <w:right w:val="none" w:sz="0" w:space="0" w:color="auto"/>
          </w:divBdr>
        </w:div>
        <w:div w:id="208539772">
          <w:marLeft w:val="640"/>
          <w:marRight w:val="0"/>
          <w:marTop w:val="0"/>
          <w:marBottom w:val="0"/>
          <w:divBdr>
            <w:top w:val="none" w:sz="0" w:space="0" w:color="auto"/>
            <w:left w:val="none" w:sz="0" w:space="0" w:color="auto"/>
            <w:bottom w:val="none" w:sz="0" w:space="0" w:color="auto"/>
            <w:right w:val="none" w:sz="0" w:space="0" w:color="auto"/>
          </w:divBdr>
        </w:div>
        <w:div w:id="297301089">
          <w:marLeft w:val="640"/>
          <w:marRight w:val="0"/>
          <w:marTop w:val="0"/>
          <w:marBottom w:val="0"/>
          <w:divBdr>
            <w:top w:val="none" w:sz="0" w:space="0" w:color="auto"/>
            <w:left w:val="none" w:sz="0" w:space="0" w:color="auto"/>
            <w:bottom w:val="none" w:sz="0" w:space="0" w:color="auto"/>
            <w:right w:val="none" w:sz="0" w:space="0" w:color="auto"/>
          </w:divBdr>
        </w:div>
        <w:div w:id="309018444">
          <w:marLeft w:val="640"/>
          <w:marRight w:val="0"/>
          <w:marTop w:val="0"/>
          <w:marBottom w:val="0"/>
          <w:divBdr>
            <w:top w:val="none" w:sz="0" w:space="0" w:color="auto"/>
            <w:left w:val="none" w:sz="0" w:space="0" w:color="auto"/>
            <w:bottom w:val="none" w:sz="0" w:space="0" w:color="auto"/>
            <w:right w:val="none" w:sz="0" w:space="0" w:color="auto"/>
          </w:divBdr>
        </w:div>
        <w:div w:id="320163232">
          <w:marLeft w:val="640"/>
          <w:marRight w:val="0"/>
          <w:marTop w:val="0"/>
          <w:marBottom w:val="0"/>
          <w:divBdr>
            <w:top w:val="none" w:sz="0" w:space="0" w:color="auto"/>
            <w:left w:val="none" w:sz="0" w:space="0" w:color="auto"/>
            <w:bottom w:val="none" w:sz="0" w:space="0" w:color="auto"/>
            <w:right w:val="none" w:sz="0" w:space="0" w:color="auto"/>
          </w:divBdr>
        </w:div>
        <w:div w:id="435751125">
          <w:marLeft w:val="640"/>
          <w:marRight w:val="0"/>
          <w:marTop w:val="0"/>
          <w:marBottom w:val="0"/>
          <w:divBdr>
            <w:top w:val="none" w:sz="0" w:space="0" w:color="auto"/>
            <w:left w:val="none" w:sz="0" w:space="0" w:color="auto"/>
            <w:bottom w:val="none" w:sz="0" w:space="0" w:color="auto"/>
            <w:right w:val="none" w:sz="0" w:space="0" w:color="auto"/>
          </w:divBdr>
        </w:div>
        <w:div w:id="549224268">
          <w:marLeft w:val="640"/>
          <w:marRight w:val="0"/>
          <w:marTop w:val="0"/>
          <w:marBottom w:val="0"/>
          <w:divBdr>
            <w:top w:val="none" w:sz="0" w:space="0" w:color="auto"/>
            <w:left w:val="none" w:sz="0" w:space="0" w:color="auto"/>
            <w:bottom w:val="none" w:sz="0" w:space="0" w:color="auto"/>
            <w:right w:val="none" w:sz="0" w:space="0" w:color="auto"/>
          </w:divBdr>
        </w:div>
        <w:div w:id="607809977">
          <w:marLeft w:val="640"/>
          <w:marRight w:val="0"/>
          <w:marTop w:val="0"/>
          <w:marBottom w:val="0"/>
          <w:divBdr>
            <w:top w:val="none" w:sz="0" w:space="0" w:color="auto"/>
            <w:left w:val="none" w:sz="0" w:space="0" w:color="auto"/>
            <w:bottom w:val="none" w:sz="0" w:space="0" w:color="auto"/>
            <w:right w:val="none" w:sz="0" w:space="0" w:color="auto"/>
          </w:divBdr>
        </w:div>
        <w:div w:id="618145201">
          <w:marLeft w:val="640"/>
          <w:marRight w:val="0"/>
          <w:marTop w:val="0"/>
          <w:marBottom w:val="0"/>
          <w:divBdr>
            <w:top w:val="none" w:sz="0" w:space="0" w:color="auto"/>
            <w:left w:val="none" w:sz="0" w:space="0" w:color="auto"/>
            <w:bottom w:val="none" w:sz="0" w:space="0" w:color="auto"/>
            <w:right w:val="none" w:sz="0" w:space="0" w:color="auto"/>
          </w:divBdr>
        </w:div>
        <w:div w:id="659190075">
          <w:marLeft w:val="640"/>
          <w:marRight w:val="0"/>
          <w:marTop w:val="0"/>
          <w:marBottom w:val="0"/>
          <w:divBdr>
            <w:top w:val="none" w:sz="0" w:space="0" w:color="auto"/>
            <w:left w:val="none" w:sz="0" w:space="0" w:color="auto"/>
            <w:bottom w:val="none" w:sz="0" w:space="0" w:color="auto"/>
            <w:right w:val="none" w:sz="0" w:space="0" w:color="auto"/>
          </w:divBdr>
        </w:div>
        <w:div w:id="696083879">
          <w:marLeft w:val="640"/>
          <w:marRight w:val="0"/>
          <w:marTop w:val="0"/>
          <w:marBottom w:val="0"/>
          <w:divBdr>
            <w:top w:val="none" w:sz="0" w:space="0" w:color="auto"/>
            <w:left w:val="none" w:sz="0" w:space="0" w:color="auto"/>
            <w:bottom w:val="none" w:sz="0" w:space="0" w:color="auto"/>
            <w:right w:val="none" w:sz="0" w:space="0" w:color="auto"/>
          </w:divBdr>
        </w:div>
        <w:div w:id="743264853">
          <w:marLeft w:val="640"/>
          <w:marRight w:val="0"/>
          <w:marTop w:val="0"/>
          <w:marBottom w:val="0"/>
          <w:divBdr>
            <w:top w:val="none" w:sz="0" w:space="0" w:color="auto"/>
            <w:left w:val="none" w:sz="0" w:space="0" w:color="auto"/>
            <w:bottom w:val="none" w:sz="0" w:space="0" w:color="auto"/>
            <w:right w:val="none" w:sz="0" w:space="0" w:color="auto"/>
          </w:divBdr>
        </w:div>
        <w:div w:id="776364714">
          <w:marLeft w:val="640"/>
          <w:marRight w:val="0"/>
          <w:marTop w:val="0"/>
          <w:marBottom w:val="0"/>
          <w:divBdr>
            <w:top w:val="none" w:sz="0" w:space="0" w:color="auto"/>
            <w:left w:val="none" w:sz="0" w:space="0" w:color="auto"/>
            <w:bottom w:val="none" w:sz="0" w:space="0" w:color="auto"/>
            <w:right w:val="none" w:sz="0" w:space="0" w:color="auto"/>
          </w:divBdr>
        </w:div>
        <w:div w:id="821435499">
          <w:marLeft w:val="640"/>
          <w:marRight w:val="0"/>
          <w:marTop w:val="0"/>
          <w:marBottom w:val="0"/>
          <w:divBdr>
            <w:top w:val="none" w:sz="0" w:space="0" w:color="auto"/>
            <w:left w:val="none" w:sz="0" w:space="0" w:color="auto"/>
            <w:bottom w:val="none" w:sz="0" w:space="0" w:color="auto"/>
            <w:right w:val="none" w:sz="0" w:space="0" w:color="auto"/>
          </w:divBdr>
        </w:div>
        <w:div w:id="853151685">
          <w:marLeft w:val="640"/>
          <w:marRight w:val="0"/>
          <w:marTop w:val="0"/>
          <w:marBottom w:val="0"/>
          <w:divBdr>
            <w:top w:val="none" w:sz="0" w:space="0" w:color="auto"/>
            <w:left w:val="none" w:sz="0" w:space="0" w:color="auto"/>
            <w:bottom w:val="none" w:sz="0" w:space="0" w:color="auto"/>
            <w:right w:val="none" w:sz="0" w:space="0" w:color="auto"/>
          </w:divBdr>
        </w:div>
        <w:div w:id="868643838">
          <w:marLeft w:val="640"/>
          <w:marRight w:val="0"/>
          <w:marTop w:val="0"/>
          <w:marBottom w:val="0"/>
          <w:divBdr>
            <w:top w:val="none" w:sz="0" w:space="0" w:color="auto"/>
            <w:left w:val="none" w:sz="0" w:space="0" w:color="auto"/>
            <w:bottom w:val="none" w:sz="0" w:space="0" w:color="auto"/>
            <w:right w:val="none" w:sz="0" w:space="0" w:color="auto"/>
          </w:divBdr>
        </w:div>
        <w:div w:id="882714465">
          <w:marLeft w:val="640"/>
          <w:marRight w:val="0"/>
          <w:marTop w:val="0"/>
          <w:marBottom w:val="0"/>
          <w:divBdr>
            <w:top w:val="none" w:sz="0" w:space="0" w:color="auto"/>
            <w:left w:val="none" w:sz="0" w:space="0" w:color="auto"/>
            <w:bottom w:val="none" w:sz="0" w:space="0" w:color="auto"/>
            <w:right w:val="none" w:sz="0" w:space="0" w:color="auto"/>
          </w:divBdr>
        </w:div>
        <w:div w:id="1066302940">
          <w:marLeft w:val="640"/>
          <w:marRight w:val="0"/>
          <w:marTop w:val="0"/>
          <w:marBottom w:val="0"/>
          <w:divBdr>
            <w:top w:val="none" w:sz="0" w:space="0" w:color="auto"/>
            <w:left w:val="none" w:sz="0" w:space="0" w:color="auto"/>
            <w:bottom w:val="none" w:sz="0" w:space="0" w:color="auto"/>
            <w:right w:val="none" w:sz="0" w:space="0" w:color="auto"/>
          </w:divBdr>
        </w:div>
        <w:div w:id="1088041645">
          <w:marLeft w:val="640"/>
          <w:marRight w:val="0"/>
          <w:marTop w:val="0"/>
          <w:marBottom w:val="0"/>
          <w:divBdr>
            <w:top w:val="none" w:sz="0" w:space="0" w:color="auto"/>
            <w:left w:val="none" w:sz="0" w:space="0" w:color="auto"/>
            <w:bottom w:val="none" w:sz="0" w:space="0" w:color="auto"/>
            <w:right w:val="none" w:sz="0" w:space="0" w:color="auto"/>
          </w:divBdr>
        </w:div>
        <w:div w:id="1197080795">
          <w:marLeft w:val="640"/>
          <w:marRight w:val="0"/>
          <w:marTop w:val="0"/>
          <w:marBottom w:val="0"/>
          <w:divBdr>
            <w:top w:val="none" w:sz="0" w:space="0" w:color="auto"/>
            <w:left w:val="none" w:sz="0" w:space="0" w:color="auto"/>
            <w:bottom w:val="none" w:sz="0" w:space="0" w:color="auto"/>
            <w:right w:val="none" w:sz="0" w:space="0" w:color="auto"/>
          </w:divBdr>
        </w:div>
        <w:div w:id="1233125688">
          <w:marLeft w:val="640"/>
          <w:marRight w:val="0"/>
          <w:marTop w:val="0"/>
          <w:marBottom w:val="0"/>
          <w:divBdr>
            <w:top w:val="none" w:sz="0" w:space="0" w:color="auto"/>
            <w:left w:val="none" w:sz="0" w:space="0" w:color="auto"/>
            <w:bottom w:val="none" w:sz="0" w:space="0" w:color="auto"/>
            <w:right w:val="none" w:sz="0" w:space="0" w:color="auto"/>
          </w:divBdr>
        </w:div>
        <w:div w:id="1241868738">
          <w:marLeft w:val="640"/>
          <w:marRight w:val="0"/>
          <w:marTop w:val="0"/>
          <w:marBottom w:val="0"/>
          <w:divBdr>
            <w:top w:val="none" w:sz="0" w:space="0" w:color="auto"/>
            <w:left w:val="none" w:sz="0" w:space="0" w:color="auto"/>
            <w:bottom w:val="none" w:sz="0" w:space="0" w:color="auto"/>
            <w:right w:val="none" w:sz="0" w:space="0" w:color="auto"/>
          </w:divBdr>
        </w:div>
        <w:div w:id="1295983530">
          <w:marLeft w:val="640"/>
          <w:marRight w:val="0"/>
          <w:marTop w:val="0"/>
          <w:marBottom w:val="0"/>
          <w:divBdr>
            <w:top w:val="none" w:sz="0" w:space="0" w:color="auto"/>
            <w:left w:val="none" w:sz="0" w:space="0" w:color="auto"/>
            <w:bottom w:val="none" w:sz="0" w:space="0" w:color="auto"/>
            <w:right w:val="none" w:sz="0" w:space="0" w:color="auto"/>
          </w:divBdr>
        </w:div>
        <w:div w:id="1330715000">
          <w:marLeft w:val="640"/>
          <w:marRight w:val="0"/>
          <w:marTop w:val="0"/>
          <w:marBottom w:val="0"/>
          <w:divBdr>
            <w:top w:val="none" w:sz="0" w:space="0" w:color="auto"/>
            <w:left w:val="none" w:sz="0" w:space="0" w:color="auto"/>
            <w:bottom w:val="none" w:sz="0" w:space="0" w:color="auto"/>
            <w:right w:val="none" w:sz="0" w:space="0" w:color="auto"/>
          </w:divBdr>
        </w:div>
        <w:div w:id="1331636597">
          <w:marLeft w:val="640"/>
          <w:marRight w:val="0"/>
          <w:marTop w:val="0"/>
          <w:marBottom w:val="0"/>
          <w:divBdr>
            <w:top w:val="none" w:sz="0" w:space="0" w:color="auto"/>
            <w:left w:val="none" w:sz="0" w:space="0" w:color="auto"/>
            <w:bottom w:val="none" w:sz="0" w:space="0" w:color="auto"/>
            <w:right w:val="none" w:sz="0" w:space="0" w:color="auto"/>
          </w:divBdr>
        </w:div>
        <w:div w:id="1347440276">
          <w:marLeft w:val="640"/>
          <w:marRight w:val="0"/>
          <w:marTop w:val="0"/>
          <w:marBottom w:val="0"/>
          <w:divBdr>
            <w:top w:val="none" w:sz="0" w:space="0" w:color="auto"/>
            <w:left w:val="none" w:sz="0" w:space="0" w:color="auto"/>
            <w:bottom w:val="none" w:sz="0" w:space="0" w:color="auto"/>
            <w:right w:val="none" w:sz="0" w:space="0" w:color="auto"/>
          </w:divBdr>
        </w:div>
        <w:div w:id="1364474919">
          <w:marLeft w:val="640"/>
          <w:marRight w:val="0"/>
          <w:marTop w:val="0"/>
          <w:marBottom w:val="0"/>
          <w:divBdr>
            <w:top w:val="none" w:sz="0" w:space="0" w:color="auto"/>
            <w:left w:val="none" w:sz="0" w:space="0" w:color="auto"/>
            <w:bottom w:val="none" w:sz="0" w:space="0" w:color="auto"/>
            <w:right w:val="none" w:sz="0" w:space="0" w:color="auto"/>
          </w:divBdr>
        </w:div>
        <w:div w:id="1374311882">
          <w:marLeft w:val="640"/>
          <w:marRight w:val="0"/>
          <w:marTop w:val="0"/>
          <w:marBottom w:val="0"/>
          <w:divBdr>
            <w:top w:val="none" w:sz="0" w:space="0" w:color="auto"/>
            <w:left w:val="none" w:sz="0" w:space="0" w:color="auto"/>
            <w:bottom w:val="none" w:sz="0" w:space="0" w:color="auto"/>
            <w:right w:val="none" w:sz="0" w:space="0" w:color="auto"/>
          </w:divBdr>
        </w:div>
        <w:div w:id="1486122124">
          <w:marLeft w:val="640"/>
          <w:marRight w:val="0"/>
          <w:marTop w:val="0"/>
          <w:marBottom w:val="0"/>
          <w:divBdr>
            <w:top w:val="none" w:sz="0" w:space="0" w:color="auto"/>
            <w:left w:val="none" w:sz="0" w:space="0" w:color="auto"/>
            <w:bottom w:val="none" w:sz="0" w:space="0" w:color="auto"/>
            <w:right w:val="none" w:sz="0" w:space="0" w:color="auto"/>
          </w:divBdr>
        </w:div>
        <w:div w:id="1544293579">
          <w:marLeft w:val="640"/>
          <w:marRight w:val="0"/>
          <w:marTop w:val="0"/>
          <w:marBottom w:val="0"/>
          <w:divBdr>
            <w:top w:val="none" w:sz="0" w:space="0" w:color="auto"/>
            <w:left w:val="none" w:sz="0" w:space="0" w:color="auto"/>
            <w:bottom w:val="none" w:sz="0" w:space="0" w:color="auto"/>
            <w:right w:val="none" w:sz="0" w:space="0" w:color="auto"/>
          </w:divBdr>
        </w:div>
        <w:div w:id="1565094665">
          <w:marLeft w:val="640"/>
          <w:marRight w:val="0"/>
          <w:marTop w:val="0"/>
          <w:marBottom w:val="0"/>
          <w:divBdr>
            <w:top w:val="none" w:sz="0" w:space="0" w:color="auto"/>
            <w:left w:val="none" w:sz="0" w:space="0" w:color="auto"/>
            <w:bottom w:val="none" w:sz="0" w:space="0" w:color="auto"/>
            <w:right w:val="none" w:sz="0" w:space="0" w:color="auto"/>
          </w:divBdr>
        </w:div>
        <w:div w:id="1583681175">
          <w:marLeft w:val="640"/>
          <w:marRight w:val="0"/>
          <w:marTop w:val="0"/>
          <w:marBottom w:val="0"/>
          <w:divBdr>
            <w:top w:val="none" w:sz="0" w:space="0" w:color="auto"/>
            <w:left w:val="none" w:sz="0" w:space="0" w:color="auto"/>
            <w:bottom w:val="none" w:sz="0" w:space="0" w:color="auto"/>
            <w:right w:val="none" w:sz="0" w:space="0" w:color="auto"/>
          </w:divBdr>
        </w:div>
        <w:div w:id="1724593286">
          <w:marLeft w:val="640"/>
          <w:marRight w:val="0"/>
          <w:marTop w:val="0"/>
          <w:marBottom w:val="0"/>
          <w:divBdr>
            <w:top w:val="none" w:sz="0" w:space="0" w:color="auto"/>
            <w:left w:val="none" w:sz="0" w:space="0" w:color="auto"/>
            <w:bottom w:val="none" w:sz="0" w:space="0" w:color="auto"/>
            <w:right w:val="none" w:sz="0" w:space="0" w:color="auto"/>
          </w:divBdr>
        </w:div>
        <w:div w:id="1785613900">
          <w:marLeft w:val="640"/>
          <w:marRight w:val="0"/>
          <w:marTop w:val="0"/>
          <w:marBottom w:val="0"/>
          <w:divBdr>
            <w:top w:val="none" w:sz="0" w:space="0" w:color="auto"/>
            <w:left w:val="none" w:sz="0" w:space="0" w:color="auto"/>
            <w:bottom w:val="none" w:sz="0" w:space="0" w:color="auto"/>
            <w:right w:val="none" w:sz="0" w:space="0" w:color="auto"/>
          </w:divBdr>
        </w:div>
        <w:div w:id="1858081809">
          <w:marLeft w:val="640"/>
          <w:marRight w:val="0"/>
          <w:marTop w:val="0"/>
          <w:marBottom w:val="0"/>
          <w:divBdr>
            <w:top w:val="none" w:sz="0" w:space="0" w:color="auto"/>
            <w:left w:val="none" w:sz="0" w:space="0" w:color="auto"/>
            <w:bottom w:val="none" w:sz="0" w:space="0" w:color="auto"/>
            <w:right w:val="none" w:sz="0" w:space="0" w:color="auto"/>
          </w:divBdr>
        </w:div>
        <w:div w:id="1929581107">
          <w:marLeft w:val="640"/>
          <w:marRight w:val="0"/>
          <w:marTop w:val="0"/>
          <w:marBottom w:val="0"/>
          <w:divBdr>
            <w:top w:val="none" w:sz="0" w:space="0" w:color="auto"/>
            <w:left w:val="none" w:sz="0" w:space="0" w:color="auto"/>
            <w:bottom w:val="none" w:sz="0" w:space="0" w:color="auto"/>
            <w:right w:val="none" w:sz="0" w:space="0" w:color="auto"/>
          </w:divBdr>
        </w:div>
        <w:div w:id="1978147001">
          <w:marLeft w:val="640"/>
          <w:marRight w:val="0"/>
          <w:marTop w:val="0"/>
          <w:marBottom w:val="0"/>
          <w:divBdr>
            <w:top w:val="none" w:sz="0" w:space="0" w:color="auto"/>
            <w:left w:val="none" w:sz="0" w:space="0" w:color="auto"/>
            <w:bottom w:val="none" w:sz="0" w:space="0" w:color="auto"/>
            <w:right w:val="none" w:sz="0" w:space="0" w:color="auto"/>
          </w:divBdr>
        </w:div>
      </w:divsChild>
    </w:div>
    <w:div w:id="1566723006">
      <w:marLeft w:val="0"/>
      <w:marRight w:val="0"/>
      <w:marTop w:val="0"/>
      <w:marBottom w:val="0"/>
      <w:divBdr>
        <w:top w:val="none" w:sz="0" w:space="0" w:color="auto"/>
        <w:left w:val="none" w:sz="0" w:space="0" w:color="auto"/>
        <w:bottom w:val="none" w:sz="0" w:space="0" w:color="auto"/>
        <w:right w:val="none" w:sz="0" w:space="0" w:color="auto"/>
      </w:divBdr>
    </w:div>
    <w:div w:id="1567649510">
      <w:bodyDiv w:val="1"/>
      <w:marLeft w:val="0"/>
      <w:marRight w:val="0"/>
      <w:marTop w:val="0"/>
      <w:marBottom w:val="0"/>
      <w:divBdr>
        <w:top w:val="none" w:sz="0" w:space="0" w:color="auto"/>
        <w:left w:val="none" w:sz="0" w:space="0" w:color="auto"/>
        <w:bottom w:val="none" w:sz="0" w:space="0" w:color="auto"/>
        <w:right w:val="none" w:sz="0" w:space="0" w:color="auto"/>
      </w:divBdr>
      <w:divsChild>
        <w:div w:id="20937607">
          <w:marLeft w:val="640"/>
          <w:marRight w:val="0"/>
          <w:marTop w:val="0"/>
          <w:marBottom w:val="0"/>
          <w:divBdr>
            <w:top w:val="none" w:sz="0" w:space="0" w:color="auto"/>
            <w:left w:val="none" w:sz="0" w:space="0" w:color="auto"/>
            <w:bottom w:val="none" w:sz="0" w:space="0" w:color="auto"/>
            <w:right w:val="none" w:sz="0" w:space="0" w:color="auto"/>
          </w:divBdr>
        </w:div>
        <w:div w:id="73627177">
          <w:marLeft w:val="640"/>
          <w:marRight w:val="0"/>
          <w:marTop w:val="0"/>
          <w:marBottom w:val="0"/>
          <w:divBdr>
            <w:top w:val="none" w:sz="0" w:space="0" w:color="auto"/>
            <w:left w:val="none" w:sz="0" w:space="0" w:color="auto"/>
            <w:bottom w:val="none" w:sz="0" w:space="0" w:color="auto"/>
            <w:right w:val="none" w:sz="0" w:space="0" w:color="auto"/>
          </w:divBdr>
        </w:div>
        <w:div w:id="74714130">
          <w:marLeft w:val="640"/>
          <w:marRight w:val="0"/>
          <w:marTop w:val="0"/>
          <w:marBottom w:val="0"/>
          <w:divBdr>
            <w:top w:val="none" w:sz="0" w:space="0" w:color="auto"/>
            <w:left w:val="none" w:sz="0" w:space="0" w:color="auto"/>
            <w:bottom w:val="none" w:sz="0" w:space="0" w:color="auto"/>
            <w:right w:val="none" w:sz="0" w:space="0" w:color="auto"/>
          </w:divBdr>
        </w:div>
        <w:div w:id="89399538">
          <w:marLeft w:val="640"/>
          <w:marRight w:val="0"/>
          <w:marTop w:val="0"/>
          <w:marBottom w:val="0"/>
          <w:divBdr>
            <w:top w:val="none" w:sz="0" w:space="0" w:color="auto"/>
            <w:left w:val="none" w:sz="0" w:space="0" w:color="auto"/>
            <w:bottom w:val="none" w:sz="0" w:space="0" w:color="auto"/>
            <w:right w:val="none" w:sz="0" w:space="0" w:color="auto"/>
          </w:divBdr>
        </w:div>
        <w:div w:id="103694594">
          <w:marLeft w:val="640"/>
          <w:marRight w:val="0"/>
          <w:marTop w:val="0"/>
          <w:marBottom w:val="0"/>
          <w:divBdr>
            <w:top w:val="none" w:sz="0" w:space="0" w:color="auto"/>
            <w:left w:val="none" w:sz="0" w:space="0" w:color="auto"/>
            <w:bottom w:val="none" w:sz="0" w:space="0" w:color="auto"/>
            <w:right w:val="none" w:sz="0" w:space="0" w:color="auto"/>
          </w:divBdr>
        </w:div>
        <w:div w:id="183056931">
          <w:marLeft w:val="640"/>
          <w:marRight w:val="0"/>
          <w:marTop w:val="0"/>
          <w:marBottom w:val="0"/>
          <w:divBdr>
            <w:top w:val="none" w:sz="0" w:space="0" w:color="auto"/>
            <w:left w:val="none" w:sz="0" w:space="0" w:color="auto"/>
            <w:bottom w:val="none" w:sz="0" w:space="0" w:color="auto"/>
            <w:right w:val="none" w:sz="0" w:space="0" w:color="auto"/>
          </w:divBdr>
        </w:div>
        <w:div w:id="212543951">
          <w:marLeft w:val="640"/>
          <w:marRight w:val="0"/>
          <w:marTop w:val="0"/>
          <w:marBottom w:val="0"/>
          <w:divBdr>
            <w:top w:val="none" w:sz="0" w:space="0" w:color="auto"/>
            <w:left w:val="none" w:sz="0" w:space="0" w:color="auto"/>
            <w:bottom w:val="none" w:sz="0" w:space="0" w:color="auto"/>
            <w:right w:val="none" w:sz="0" w:space="0" w:color="auto"/>
          </w:divBdr>
        </w:div>
        <w:div w:id="212928174">
          <w:marLeft w:val="640"/>
          <w:marRight w:val="0"/>
          <w:marTop w:val="0"/>
          <w:marBottom w:val="0"/>
          <w:divBdr>
            <w:top w:val="none" w:sz="0" w:space="0" w:color="auto"/>
            <w:left w:val="none" w:sz="0" w:space="0" w:color="auto"/>
            <w:bottom w:val="none" w:sz="0" w:space="0" w:color="auto"/>
            <w:right w:val="none" w:sz="0" w:space="0" w:color="auto"/>
          </w:divBdr>
        </w:div>
        <w:div w:id="345249165">
          <w:marLeft w:val="640"/>
          <w:marRight w:val="0"/>
          <w:marTop w:val="0"/>
          <w:marBottom w:val="0"/>
          <w:divBdr>
            <w:top w:val="none" w:sz="0" w:space="0" w:color="auto"/>
            <w:left w:val="none" w:sz="0" w:space="0" w:color="auto"/>
            <w:bottom w:val="none" w:sz="0" w:space="0" w:color="auto"/>
            <w:right w:val="none" w:sz="0" w:space="0" w:color="auto"/>
          </w:divBdr>
        </w:div>
        <w:div w:id="435178510">
          <w:marLeft w:val="640"/>
          <w:marRight w:val="0"/>
          <w:marTop w:val="0"/>
          <w:marBottom w:val="0"/>
          <w:divBdr>
            <w:top w:val="none" w:sz="0" w:space="0" w:color="auto"/>
            <w:left w:val="none" w:sz="0" w:space="0" w:color="auto"/>
            <w:bottom w:val="none" w:sz="0" w:space="0" w:color="auto"/>
            <w:right w:val="none" w:sz="0" w:space="0" w:color="auto"/>
          </w:divBdr>
        </w:div>
        <w:div w:id="465396677">
          <w:marLeft w:val="640"/>
          <w:marRight w:val="0"/>
          <w:marTop w:val="0"/>
          <w:marBottom w:val="0"/>
          <w:divBdr>
            <w:top w:val="none" w:sz="0" w:space="0" w:color="auto"/>
            <w:left w:val="none" w:sz="0" w:space="0" w:color="auto"/>
            <w:bottom w:val="none" w:sz="0" w:space="0" w:color="auto"/>
            <w:right w:val="none" w:sz="0" w:space="0" w:color="auto"/>
          </w:divBdr>
        </w:div>
        <w:div w:id="667368467">
          <w:marLeft w:val="640"/>
          <w:marRight w:val="0"/>
          <w:marTop w:val="0"/>
          <w:marBottom w:val="0"/>
          <w:divBdr>
            <w:top w:val="none" w:sz="0" w:space="0" w:color="auto"/>
            <w:left w:val="none" w:sz="0" w:space="0" w:color="auto"/>
            <w:bottom w:val="none" w:sz="0" w:space="0" w:color="auto"/>
            <w:right w:val="none" w:sz="0" w:space="0" w:color="auto"/>
          </w:divBdr>
        </w:div>
        <w:div w:id="739059059">
          <w:marLeft w:val="640"/>
          <w:marRight w:val="0"/>
          <w:marTop w:val="0"/>
          <w:marBottom w:val="0"/>
          <w:divBdr>
            <w:top w:val="none" w:sz="0" w:space="0" w:color="auto"/>
            <w:left w:val="none" w:sz="0" w:space="0" w:color="auto"/>
            <w:bottom w:val="none" w:sz="0" w:space="0" w:color="auto"/>
            <w:right w:val="none" w:sz="0" w:space="0" w:color="auto"/>
          </w:divBdr>
        </w:div>
        <w:div w:id="803809560">
          <w:marLeft w:val="640"/>
          <w:marRight w:val="0"/>
          <w:marTop w:val="0"/>
          <w:marBottom w:val="0"/>
          <w:divBdr>
            <w:top w:val="none" w:sz="0" w:space="0" w:color="auto"/>
            <w:left w:val="none" w:sz="0" w:space="0" w:color="auto"/>
            <w:bottom w:val="none" w:sz="0" w:space="0" w:color="auto"/>
            <w:right w:val="none" w:sz="0" w:space="0" w:color="auto"/>
          </w:divBdr>
        </w:div>
        <w:div w:id="868643172">
          <w:marLeft w:val="640"/>
          <w:marRight w:val="0"/>
          <w:marTop w:val="0"/>
          <w:marBottom w:val="0"/>
          <w:divBdr>
            <w:top w:val="none" w:sz="0" w:space="0" w:color="auto"/>
            <w:left w:val="none" w:sz="0" w:space="0" w:color="auto"/>
            <w:bottom w:val="none" w:sz="0" w:space="0" w:color="auto"/>
            <w:right w:val="none" w:sz="0" w:space="0" w:color="auto"/>
          </w:divBdr>
        </w:div>
        <w:div w:id="949824160">
          <w:marLeft w:val="640"/>
          <w:marRight w:val="0"/>
          <w:marTop w:val="0"/>
          <w:marBottom w:val="0"/>
          <w:divBdr>
            <w:top w:val="none" w:sz="0" w:space="0" w:color="auto"/>
            <w:left w:val="none" w:sz="0" w:space="0" w:color="auto"/>
            <w:bottom w:val="none" w:sz="0" w:space="0" w:color="auto"/>
            <w:right w:val="none" w:sz="0" w:space="0" w:color="auto"/>
          </w:divBdr>
        </w:div>
        <w:div w:id="1032537453">
          <w:marLeft w:val="640"/>
          <w:marRight w:val="0"/>
          <w:marTop w:val="0"/>
          <w:marBottom w:val="0"/>
          <w:divBdr>
            <w:top w:val="none" w:sz="0" w:space="0" w:color="auto"/>
            <w:left w:val="none" w:sz="0" w:space="0" w:color="auto"/>
            <w:bottom w:val="none" w:sz="0" w:space="0" w:color="auto"/>
            <w:right w:val="none" w:sz="0" w:space="0" w:color="auto"/>
          </w:divBdr>
        </w:div>
        <w:div w:id="1044720853">
          <w:marLeft w:val="640"/>
          <w:marRight w:val="0"/>
          <w:marTop w:val="0"/>
          <w:marBottom w:val="0"/>
          <w:divBdr>
            <w:top w:val="none" w:sz="0" w:space="0" w:color="auto"/>
            <w:left w:val="none" w:sz="0" w:space="0" w:color="auto"/>
            <w:bottom w:val="none" w:sz="0" w:space="0" w:color="auto"/>
            <w:right w:val="none" w:sz="0" w:space="0" w:color="auto"/>
          </w:divBdr>
        </w:div>
        <w:div w:id="1077943373">
          <w:marLeft w:val="640"/>
          <w:marRight w:val="0"/>
          <w:marTop w:val="0"/>
          <w:marBottom w:val="0"/>
          <w:divBdr>
            <w:top w:val="none" w:sz="0" w:space="0" w:color="auto"/>
            <w:left w:val="none" w:sz="0" w:space="0" w:color="auto"/>
            <w:bottom w:val="none" w:sz="0" w:space="0" w:color="auto"/>
            <w:right w:val="none" w:sz="0" w:space="0" w:color="auto"/>
          </w:divBdr>
        </w:div>
        <w:div w:id="1154226418">
          <w:marLeft w:val="640"/>
          <w:marRight w:val="0"/>
          <w:marTop w:val="0"/>
          <w:marBottom w:val="0"/>
          <w:divBdr>
            <w:top w:val="none" w:sz="0" w:space="0" w:color="auto"/>
            <w:left w:val="none" w:sz="0" w:space="0" w:color="auto"/>
            <w:bottom w:val="none" w:sz="0" w:space="0" w:color="auto"/>
            <w:right w:val="none" w:sz="0" w:space="0" w:color="auto"/>
          </w:divBdr>
        </w:div>
        <w:div w:id="1181237562">
          <w:marLeft w:val="640"/>
          <w:marRight w:val="0"/>
          <w:marTop w:val="0"/>
          <w:marBottom w:val="0"/>
          <w:divBdr>
            <w:top w:val="none" w:sz="0" w:space="0" w:color="auto"/>
            <w:left w:val="none" w:sz="0" w:space="0" w:color="auto"/>
            <w:bottom w:val="none" w:sz="0" w:space="0" w:color="auto"/>
            <w:right w:val="none" w:sz="0" w:space="0" w:color="auto"/>
          </w:divBdr>
        </w:div>
        <w:div w:id="1189100128">
          <w:marLeft w:val="640"/>
          <w:marRight w:val="0"/>
          <w:marTop w:val="0"/>
          <w:marBottom w:val="0"/>
          <w:divBdr>
            <w:top w:val="none" w:sz="0" w:space="0" w:color="auto"/>
            <w:left w:val="none" w:sz="0" w:space="0" w:color="auto"/>
            <w:bottom w:val="none" w:sz="0" w:space="0" w:color="auto"/>
            <w:right w:val="none" w:sz="0" w:space="0" w:color="auto"/>
          </w:divBdr>
        </w:div>
        <w:div w:id="1265846971">
          <w:marLeft w:val="640"/>
          <w:marRight w:val="0"/>
          <w:marTop w:val="0"/>
          <w:marBottom w:val="0"/>
          <w:divBdr>
            <w:top w:val="none" w:sz="0" w:space="0" w:color="auto"/>
            <w:left w:val="none" w:sz="0" w:space="0" w:color="auto"/>
            <w:bottom w:val="none" w:sz="0" w:space="0" w:color="auto"/>
            <w:right w:val="none" w:sz="0" w:space="0" w:color="auto"/>
          </w:divBdr>
        </w:div>
        <w:div w:id="1308169320">
          <w:marLeft w:val="640"/>
          <w:marRight w:val="0"/>
          <w:marTop w:val="0"/>
          <w:marBottom w:val="0"/>
          <w:divBdr>
            <w:top w:val="none" w:sz="0" w:space="0" w:color="auto"/>
            <w:left w:val="none" w:sz="0" w:space="0" w:color="auto"/>
            <w:bottom w:val="none" w:sz="0" w:space="0" w:color="auto"/>
            <w:right w:val="none" w:sz="0" w:space="0" w:color="auto"/>
          </w:divBdr>
        </w:div>
        <w:div w:id="1346976549">
          <w:marLeft w:val="640"/>
          <w:marRight w:val="0"/>
          <w:marTop w:val="0"/>
          <w:marBottom w:val="0"/>
          <w:divBdr>
            <w:top w:val="none" w:sz="0" w:space="0" w:color="auto"/>
            <w:left w:val="none" w:sz="0" w:space="0" w:color="auto"/>
            <w:bottom w:val="none" w:sz="0" w:space="0" w:color="auto"/>
            <w:right w:val="none" w:sz="0" w:space="0" w:color="auto"/>
          </w:divBdr>
        </w:div>
        <w:div w:id="1374041483">
          <w:marLeft w:val="640"/>
          <w:marRight w:val="0"/>
          <w:marTop w:val="0"/>
          <w:marBottom w:val="0"/>
          <w:divBdr>
            <w:top w:val="none" w:sz="0" w:space="0" w:color="auto"/>
            <w:left w:val="none" w:sz="0" w:space="0" w:color="auto"/>
            <w:bottom w:val="none" w:sz="0" w:space="0" w:color="auto"/>
            <w:right w:val="none" w:sz="0" w:space="0" w:color="auto"/>
          </w:divBdr>
        </w:div>
        <w:div w:id="1427921908">
          <w:marLeft w:val="640"/>
          <w:marRight w:val="0"/>
          <w:marTop w:val="0"/>
          <w:marBottom w:val="0"/>
          <w:divBdr>
            <w:top w:val="none" w:sz="0" w:space="0" w:color="auto"/>
            <w:left w:val="none" w:sz="0" w:space="0" w:color="auto"/>
            <w:bottom w:val="none" w:sz="0" w:space="0" w:color="auto"/>
            <w:right w:val="none" w:sz="0" w:space="0" w:color="auto"/>
          </w:divBdr>
        </w:div>
        <w:div w:id="1441951402">
          <w:marLeft w:val="640"/>
          <w:marRight w:val="0"/>
          <w:marTop w:val="0"/>
          <w:marBottom w:val="0"/>
          <w:divBdr>
            <w:top w:val="none" w:sz="0" w:space="0" w:color="auto"/>
            <w:left w:val="none" w:sz="0" w:space="0" w:color="auto"/>
            <w:bottom w:val="none" w:sz="0" w:space="0" w:color="auto"/>
            <w:right w:val="none" w:sz="0" w:space="0" w:color="auto"/>
          </w:divBdr>
        </w:div>
        <w:div w:id="1480994158">
          <w:marLeft w:val="640"/>
          <w:marRight w:val="0"/>
          <w:marTop w:val="0"/>
          <w:marBottom w:val="0"/>
          <w:divBdr>
            <w:top w:val="none" w:sz="0" w:space="0" w:color="auto"/>
            <w:left w:val="none" w:sz="0" w:space="0" w:color="auto"/>
            <w:bottom w:val="none" w:sz="0" w:space="0" w:color="auto"/>
            <w:right w:val="none" w:sz="0" w:space="0" w:color="auto"/>
          </w:divBdr>
        </w:div>
        <w:div w:id="1512721952">
          <w:marLeft w:val="640"/>
          <w:marRight w:val="0"/>
          <w:marTop w:val="0"/>
          <w:marBottom w:val="0"/>
          <w:divBdr>
            <w:top w:val="none" w:sz="0" w:space="0" w:color="auto"/>
            <w:left w:val="none" w:sz="0" w:space="0" w:color="auto"/>
            <w:bottom w:val="none" w:sz="0" w:space="0" w:color="auto"/>
            <w:right w:val="none" w:sz="0" w:space="0" w:color="auto"/>
          </w:divBdr>
        </w:div>
        <w:div w:id="1582443088">
          <w:marLeft w:val="640"/>
          <w:marRight w:val="0"/>
          <w:marTop w:val="0"/>
          <w:marBottom w:val="0"/>
          <w:divBdr>
            <w:top w:val="none" w:sz="0" w:space="0" w:color="auto"/>
            <w:left w:val="none" w:sz="0" w:space="0" w:color="auto"/>
            <w:bottom w:val="none" w:sz="0" w:space="0" w:color="auto"/>
            <w:right w:val="none" w:sz="0" w:space="0" w:color="auto"/>
          </w:divBdr>
        </w:div>
        <w:div w:id="1649625413">
          <w:marLeft w:val="640"/>
          <w:marRight w:val="0"/>
          <w:marTop w:val="0"/>
          <w:marBottom w:val="0"/>
          <w:divBdr>
            <w:top w:val="none" w:sz="0" w:space="0" w:color="auto"/>
            <w:left w:val="none" w:sz="0" w:space="0" w:color="auto"/>
            <w:bottom w:val="none" w:sz="0" w:space="0" w:color="auto"/>
            <w:right w:val="none" w:sz="0" w:space="0" w:color="auto"/>
          </w:divBdr>
        </w:div>
        <w:div w:id="1675718658">
          <w:marLeft w:val="640"/>
          <w:marRight w:val="0"/>
          <w:marTop w:val="0"/>
          <w:marBottom w:val="0"/>
          <w:divBdr>
            <w:top w:val="none" w:sz="0" w:space="0" w:color="auto"/>
            <w:left w:val="none" w:sz="0" w:space="0" w:color="auto"/>
            <w:bottom w:val="none" w:sz="0" w:space="0" w:color="auto"/>
            <w:right w:val="none" w:sz="0" w:space="0" w:color="auto"/>
          </w:divBdr>
        </w:div>
        <w:div w:id="1684240476">
          <w:marLeft w:val="640"/>
          <w:marRight w:val="0"/>
          <w:marTop w:val="0"/>
          <w:marBottom w:val="0"/>
          <w:divBdr>
            <w:top w:val="none" w:sz="0" w:space="0" w:color="auto"/>
            <w:left w:val="none" w:sz="0" w:space="0" w:color="auto"/>
            <w:bottom w:val="none" w:sz="0" w:space="0" w:color="auto"/>
            <w:right w:val="none" w:sz="0" w:space="0" w:color="auto"/>
          </w:divBdr>
        </w:div>
        <w:div w:id="1707099172">
          <w:marLeft w:val="640"/>
          <w:marRight w:val="0"/>
          <w:marTop w:val="0"/>
          <w:marBottom w:val="0"/>
          <w:divBdr>
            <w:top w:val="none" w:sz="0" w:space="0" w:color="auto"/>
            <w:left w:val="none" w:sz="0" w:space="0" w:color="auto"/>
            <w:bottom w:val="none" w:sz="0" w:space="0" w:color="auto"/>
            <w:right w:val="none" w:sz="0" w:space="0" w:color="auto"/>
          </w:divBdr>
        </w:div>
        <w:div w:id="1770008332">
          <w:marLeft w:val="640"/>
          <w:marRight w:val="0"/>
          <w:marTop w:val="0"/>
          <w:marBottom w:val="0"/>
          <w:divBdr>
            <w:top w:val="none" w:sz="0" w:space="0" w:color="auto"/>
            <w:left w:val="none" w:sz="0" w:space="0" w:color="auto"/>
            <w:bottom w:val="none" w:sz="0" w:space="0" w:color="auto"/>
            <w:right w:val="none" w:sz="0" w:space="0" w:color="auto"/>
          </w:divBdr>
        </w:div>
        <w:div w:id="1784570316">
          <w:marLeft w:val="640"/>
          <w:marRight w:val="0"/>
          <w:marTop w:val="0"/>
          <w:marBottom w:val="0"/>
          <w:divBdr>
            <w:top w:val="none" w:sz="0" w:space="0" w:color="auto"/>
            <w:left w:val="none" w:sz="0" w:space="0" w:color="auto"/>
            <w:bottom w:val="none" w:sz="0" w:space="0" w:color="auto"/>
            <w:right w:val="none" w:sz="0" w:space="0" w:color="auto"/>
          </w:divBdr>
        </w:div>
        <w:div w:id="1787575538">
          <w:marLeft w:val="640"/>
          <w:marRight w:val="0"/>
          <w:marTop w:val="0"/>
          <w:marBottom w:val="0"/>
          <w:divBdr>
            <w:top w:val="none" w:sz="0" w:space="0" w:color="auto"/>
            <w:left w:val="none" w:sz="0" w:space="0" w:color="auto"/>
            <w:bottom w:val="none" w:sz="0" w:space="0" w:color="auto"/>
            <w:right w:val="none" w:sz="0" w:space="0" w:color="auto"/>
          </w:divBdr>
        </w:div>
        <w:div w:id="1847862500">
          <w:marLeft w:val="640"/>
          <w:marRight w:val="0"/>
          <w:marTop w:val="0"/>
          <w:marBottom w:val="0"/>
          <w:divBdr>
            <w:top w:val="none" w:sz="0" w:space="0" w:color="auto"/>
            <w:left w:val="none" w:sz="0" w:space="0" w:color="auto"/>
            <w:bottom w:val="none" w:sz="0" w:space="0" w:color="auto"/>
            <w:right w:val="none" w:sz="0" w:space="0" w:color="auto"/>
          </w:divBdr>
        </w:div>
        <w:div w:id="1873420241">
          <w:marLeft w:val="640"/>
          <w:marRight w:val="0"/>
          <w:marTop w:val="0"/>
          <w:marBottom w:val="0"/>
          <w:divBdr>
            <w:top w:val="none" w:sz="0" w:space="0" w:color="auto"/>
            <w:left w:val="none" w:sz="0" w:space="0" w:color="auto"/>
            <w:bottom w:val="none" w:sz="0" w:space="0" w:color="auto"/>
            <w:right w:val="none" w:sz="0" w:space="0" w:color="auto"/>
          </w:divBdr>
        </w:div>
        <w:div w:id="1899633459">
          <w:marLeft w:val="640"/>
          <w:marRight w:val="0"/>
          <w:marTop w:val="0"/>
          <w:marBottom w:val="0"/>
          <w:divBdr>
            <w:top w:val="none" w:sz="0" w:space="0" w:color="auto"/>
            <w:left w:val="none" w:sz="0" w:space="0" w:color="auto"/>
            <w:bottom w:val="none" w:sz="0" w:space="0" w:color="auto"/>
            <w:right w:val="none" w:sz="0" w:space="0" w:color="auto"/>
          </w:divBdr>
        </w:div>
        <w:div w:id="1969704989">
          <w:marLeft w:val="640"/>
          <w:marRight w:val="0"/>
          <w:marTop w:val="0"/>
          <w:marBottom w:val="0"/>
          <w:divBdr>
            <w:top w:val="none" w:sz="0" w:space="0" w:color="auto"/>
            <w:left w:val="none" w:sz="0" w:space="0" w:color="auto"/>
            <w:bottom w:val="none" w:sz="0" w:space="0" w:color="auto"/>
            <w:right w:val="none" w:sz="0" w:space="0" w:color="auto"/>
          </w:divBdr>
        </w:div>
        <w:div w:id="2024700660">
          <w:marLeft w:val="640"/>
          <w:marRight w:val="0"/>
          <w:marTop w:val="0"/>
          <w:marBottom w:val="0"/>
          <w:divBdr>
            <w:top w:val="none" w:sz="0" w:space="0" w:color="auto"/>
            <w:left w:val="none" w:sz="0" w:space="0" w:color="auto"/>
            <w:bottom w:val="none" w:sz="0" w:space="0" w:color="auto"/>
            <w:right w:val="none" w:sz="0" w:space="0" w:color="auto"/>
          </w:divBdr>
        </w:div>
      </w:divsChild>
    </w:div>
    <w:div w:id="1570578370">
      <w:bodyDiv w:val="1"/>
      <w:marLeft w:val="0"/>
      <w:marRight w:val="0"/>
      <w:marTop w:val="0"/>
      <w:marBottom w:val="0"/>
      <w:divBdr>
        <w:top w:val="none" w:sz="0" w:space="0" w:color="auto"/>
        <w:left w:val="none" w:sz="0" w:space="0" w:color="auto"/>
        <w:bottom w:val="none" w:sz="0" w:space="0" w:color="auto"/>
        <w:right w:val="none" w:sz="0" w:space="0" w:color="auto"/>
      </w:divBdr>
      <w:divsChild>
        <w:div w:id="1679498094">
          <w:marLeft w:val="640"/>
          <w:marRight w:val="0"/>
          <w:marTop w:val="0"/>
          <w:marBottom w:val="0"/>
          <w:divBdr>
            <w:top w:val="none" w:sz="0" w:space="0" w:color="auto"/>
            <w:left w:val="none" w:sz="0" w:space="0" w:color="auto"/>
            <w:bottom w:val="none" w:sz="0" w:space="0" w:color="auto"/>
            <w:right w:val="none" w:sz="0" w:space="0" w:color="auto"/>
          </w:divBdr>
        </w:div>
        <w:div w:id="649559651">
          <w:marLeft w:val="640"/>
          <w:marRight w:val="0"/>
          <w:marTop w:val="0"/>
          <w:marBottom w:val="0"/>
          <w:divBdr>
            <w:top w:val="none" w:sz="0" w:space="0" w:color="auto"/>
            <w:left w:val="none" w:sz="0" w:space="0" w:color="auto"/>
            <w:bottom w:val="none" w:sz="0" w:space="0" w:color="auto"/>
            <w:right w:val="none" w:sz="0" w:space="0" w:color="auto"/>
          </w:divBdr>
        </w:div>
        <w:div w:id="1509058657">
          <w:marLeft w:val="640"/>
          <w:marRight w:val="0"/>
          <w:marTop w:val="0"/>
          <w:marBottom w:val="0"/>
          <w:divBdr>
            <w:top w:val="none" w:sz="0" w:space="0" w:color="auto"/>
            <w:left w:val="none" w:sz="0" w:space="0" w:color="auto"/>
            <w:bottom w:val="none" w:sz="0" w:space="0" w:color="auto"/>
            <w:right w:val="none" w:sz="0" w:space="0" w:color="auto"/>
          </w:divBdr>
        </w:div>
        <w:div w:id="722023299">
          <w:marLeft w:val="640"/>
          <w:marRight w:val="0"/>
          <w:marTop w:val="0"/>
          <w:marBottom w:val="0"/>
          <w:divBdr>
            <w:top w:val="none" w:sz="0" w:space="0" w:color="auto"/>
            <w:left w:val="none" w:sz="0" w:space="0" w:color="auto"/>
            <w:bottom w:val="none" w:sz="0" w:space="0" w:color="auto"/>
            <w:right w:val="none" w:sz="0" w:space="0" w:color="auto"/>
          </w:divBdr>
        </w:div>
        <w:div w:id="827939608">
          <w:marLeft w:val="640"/>
          <w:marRight w:val="0"/>
          <w:marTop w:val="0"/>
          <w:marBottom w:val="0"/>
          <w:divBdr>
            <w:top w:val="none" w:sz="0" w:space="0" w:color="auto"/>
            <w:left w:val="none" w:sz="0" w:space="0" w:color="auto"/>
            <w:bottom w:val="none" w:sz="0" w:space="0" w:color="auto"/>
            <w:right w:val="none" w:sz="0" w:space="0" w:color="auto"/>
          </w:divBdr>
        </w:div>
        <w:div w:id="1491946332">
          <w:marLeft w:val="640"/>
          <w:marRight w:val="0"/>
          <w:marTop w:val="0"/>
          <w:marBottom w:val="0"/>
          <w:divBdr>
            <w:top w:val="none" w:sz="0" w:space="0" w:color="auto"/>
            <w:left w:val="none" w:sz="0" w:space="0" w:color="auto"/>
            <w:bottom w:val="none" w:sz="0" w:space="0" w:color="auto"/>
            <w:right w:val="none" w:sz="0" w:space="0" w:color="auto"/>
          </w:divBdr>
        </w:div>
        <w:div w:id="836385753">
          <w:marLeft w:val="640"/>
          <w:marRight w:val="0"/>
          <w:marTop w:val="0"/>
          <w:marBottom w:val="0"/>
          <w:divBdr>
            <w:top w:val="none" w:sz="0" w:space="0" w:color="auto"/>
            <w:left w:val="none" w:sz="0" w:space="0" w:color="auto"/>
            <w:bottom w:val="none" w:sz="0" w:space="0" w:color="auto"/>
            <w:right w:val="none" w:sz="0" w:space="0" w:color="auto"/>
          </w:divBdr>
        </w:div>
        <w:div w:id="1691686625">
          <w:marLeft w:val="640"/>
          <w:marRight w:val="0"/>
          <w:marTop w:val="0"/>
          <w:marBottom w:val="0"/>
          <w:divBdr>
            <w:top w:val="none" w:sz="0" w:space="0" w:color="auto"/>
            <w:left w:val="none" w:sz="0" w:space="0" w:color="auto"/>
            <w:bottom w:val="none" w:sz="0" w:space="0" w:color="auto"/>
            <w:right w:val="none" w:sz="0" w:space="0" w:color="auto"/>
          </w:divBdr>
        </w:div>
        <w:div w:id="899481739">
          <w:marLeft w:val="640"/>
          <w:marRight w:val="0"/>
          <w:marTop w:val="0"/>
          <w:marBottom w:val="0"/>
          <w:divBdr>
            <w:top w:val="none" w:sz="0" w:space="0" w:color="auto"/>
            <w:left w:val="none" w:sz="0" w:space="0" w:color="auto"/>
            <w:bottom w:val="none" w:sz="0" w:space="0" w:color="auto"/>
            <w:right w:val="none" w:sz="0" w:space="0" w:color="auto"/>
          </w:divBdr>
        </w:div>
        <w:div w:id="783966620">
          <w:marLeft w:val="640"/>
          <w:marRight w:val="0"/>
          <w:marTop w:val="0"/>
          <w:marBottom w:val="0"/>
          <w:divBdr>
            <w:top w:val="none" w:sz="0" w:space="0" w:color="auto"/>
            <w:left w:val="none" w:sz="0" w:space="0" w:color="auto"/>
            <w:bottom w:val="none" w:sz="0" w:space="0" w:color="auto"/>
            <w:right w:val="none" w:sz="0" w:space="0" w:color="auto"/>
          </w:divBdr>
        </w:div>
        <w:div w:id="1841652060">
          <w:marLeft w:val="640"/>
          <w:marRight w:val="0"/>
          <w:marTop w:val="0"/>
          <w:marBottom w:val="0"/>
          <w:divBdr>
            <w:top w:val="none" w:sz="0" w:space="0" w:color="auto"/>
            <w:left w:val="none" w:sz="0" w:space="0" w:color="auto"/>
            <w:bottom w:val="none" w:sz="0" w:space="0" w:color="auto"/>
            <w:right w:val="none" w:sz="0" w:space="0" w:color="auto"/>
          </w:divBdr>
        </w:div>
        <w:div w:id="803696285">
          <w:marLeft w:val="640"/>
          <w:marRight w:val="0"/>
          <w:marTop w:val="0"/>
          <w:marBottom w:val="0"/>
          <w:divBdr>
            <w:top w:val="none" w:sz="0" w:space="0" w:color="auto"/>
            <w:left w:val="none" w:sz="0" w:space="0" w:color="auto"/>
            <w:bottom w:val="none" w:sz="0" w:space="0" w:color="auto"/>
            <w:right w:val="none" w:sz="0" w:space="0" w:color="auto"/>
          </w:divBdr>
        </w:div>
        <w:div w:id="113599784">
          <w:marLeft w:val="640"/>
          <w:marRight w:val="0"/>
          <w:marTop w:val="0"/>
          <w:marBottom w:val="0"/>
          <w:divBdr>
            <w:top w:val="none" w:sz="0" w:space="0" w:color="auto"/>
            <w:left w:val="none" w:sz="0" w:space="0" w:color="auto"/>
            <w:bottom w:val="none" w:sz="0" w:space="0" w:color="auto"/>
            <w:right w:val="none" w:sz="0" w:space="0" w:color="auto"/>
          </w:divBdr>
        </w:div>
        <w:div w:id="266736520">
          <w:marLeft w:val="640"/>
          <w:marRight w:val="0"/>
          <w:marTop w:val="0"/>
          <w:marBottom w:val="0"/>
          <w:divBdr>
            <w:top w:val="none" w:sz="0" w:space="0" w:color="auto"/>
            <w:left w:val="none" w:sz="0" w:space="0" w:color="auto"/>
            <w:bottom w:val="none" w:sz="0" w:space="0" w:color="auto"/>
            <w:right w:val="none" w:sz="0" w:space="0" w:color="auto"/>
          </w:divBdr>
        </w:div>
        <w:div w:id="223613214">
          <w:marLeft w:val="640"/>
          <w:marRight w:val="0"/>
          <w:marTop w:val="0"/>
          <w:marBottom w:val="0"/>
          <w:divBdr>
            <w:top w:val="none" w:sz="0" w:space="0" w:color="auto"/>
            <w:left w:val="none" w:sz="0" w:space="0" w:color="auto"/>
            <w:bottom w:val="none" w:sz="0" w:space="0" w:color="auto"/>
            <w:right w:val="none" w:sz="0" w:space="0" w:color="auto"/>
          </w:divBdr>
        </w:div>
        <w:div w:id="790249841">
          <w:marLeft w:val="640"/>
          <w:marRight w:val="0"/>
          <w:marTop w:val="0"/>
          <w:marBottom w:val="0"/>
          <w:divBdr>
            <w:top w:val="none" w:sz="0" w:space="0" w:color="auto"/>
            <w:left w:val="none" w:sz="0" w:space="0" w:color="auto"/>
            <w:bottom w:val="none" w:sz="0" w:space="0" w:color="auto"/>
            <w:right w:val="none" w:sz="0" w:space="0" w:color="auto"/>
          </w:divBdr>
        </w:div>
        <w:div w:id="1716932140">
          <w:marLeft w:val="640"/>
          <w:marRight w:val="0"/>
          <w:marTop w:val="0"/>
          <w:marBottom w:val="0"/>
          <w:divBdr>
            <w:top w:val="none" w:sz="0" w:space="0" w:color="auto"/>
            <w:left w:val="none" w:sz="0" w:space="0" w:color="auto"/>
            <w:bottom w:val="none" w:sz="0" w:space="0" w:color="auto"/>
            <w:right w:val="none" w:sz="0" w:space="0" w:color="auto"/>
          </w:divBdr>
        </w:div>
        <w:div w:id="1710648072">
          <w:marLeft w:val="640"/>
          <w:marRight w:val="0"/>
          <w:marTop w:val="0"/>
          <w:marBottom w:val="0"/>
          <w:divBdr>
            <w:top w:val="none" w:sz="0" w:space="0" w:color="auto"/>
            <w:left w:val="none" w:sz="0" w:space="0" w:color="auto"/>
            <w:bottom w:val="none" w:sz="0" w:space="0" w:color="auto"/>
            <w:right w:val="none" w:sz="0" w:space="0" w:color="auto"/>
          </w:divBdr>
        </w:div>
        <w:div w:id="302933074">
          <w:marLeft w:val="640"/>
          <w:marRight w:val="0"/>
          <w:marTop w:val="0"/>
          <w:marBottom w:val="0"/>
          <w:divBdr>
            <w:top w:val="none" w:sz="0" w:space="0" w:color="auto"/>
            <w:left w:val="none" w:sz="0" w:space="0" w:color="auto"/>
            <w:bottom w:val="none" w:sz="0" w:space="0" w:color="auto"/>
            <w:right w:val="none" w:sz="0" w:space="0" w:color="auto"/>
          </w:divBdr>
        </w:div>
        <w:div w:id="190807020">
          <w:marLeft w:val="640"/>
          <w:marRight w:val="0"/>
          <w:marTop w:val="0"/>
          <w:marBottom w:val="0"/>
          <w:divBdr>
            <w:top w:val="none" w:sz="0" w:space="0" w:color="auto"/>
            <w:left w:val="none" w:sz="0" w:space="0" w:color="auto"/>
            <w:bottom w:val="none" w:sz="0" w:space="0" w:color="auto"/>
            <w:right w:val="none" w:sz="0" w:space="0" w:color="auto"/>
          </w:divBdr>
        </w:div>
        <w:div w:id="1236206437">
          <w:marLeft w:val="640"/>
          <w:marRight w:val="0"/>
          <w:marTop w:val="0"/>
          <w:marBottom w:val="0"/>
          <w:divBdr>
            <w:top w:val="none" w:sz="0" w:space="0" w:color="auto"/>
            <w:left w:val="none" w:sz="0" w:space="0" w:color="auto"/>
            <w:bottom w:val="none" w:sz="0" w:space="0" w:color="auto"/>
            <w:right w:val="none" w:sz="0" w:space="0" w:color="auto"/>
          </w:divBdr>
        </w:div>
        <w:div w:id="2080127675">
          <w:marLeft w:val="640"/>
          <w:marRight w:val="0"/>
          <w:marTop w:val="0"/>
          <w:marBottom w:val="0"/>
          <w:divBdr>
            <w:top w:val="none" w:sz="0" w:space="0" w:color="auto"/>
            <w:left w:val="none" w:sz="0" w:space="0" w:color="auto"/>
            <w:bottom w:val="none" w:sz="0" w:space="0" w:color="auto"/>
            <w:right w:val="none" w:sz="0" w:space="0" w:color="auto"/>
          </w:divBdr>
        </w:div>
        <w:div w:id="830680509">
          <w:marLeft w:val="640"/>
          <w:marRight w:val="0"/>
          <w:marTop w:val="0"/>
          <w:marBottom w:val="0"/>
          <w:divBdr>
            <w:top w:val="none" w:sz="0" w:space="0" w:color="auto"/>
            <w:left w:val="none" w:sz="0" w:space="0" w:color="auto"/>
            <w:bottom w:val="none" w:sz="0" w:space="0" w:color="auto"/>
            <w:right w:val="none" w:sz="0" w:space="0" w:color="auto"/>
          </w:divBdr>
        </w:div>
        <w:div w:id="765542017">
          <w:marLeft w:val="640"/>
          <w:marRight w:val="0"/>
          <w:marTop w:val="0"/>
          <w:marBottom w:val="0"/>
          <w:divBdr>
            <w:top w:val="none" w:sz="0" w:space="0" w:color="auto"/>
            <w:left w:val="none" w:sz="0" w:space="0" w:color="auto"/>
            <w:bottom w:val="none" w:sz="0" w:space="0" w:color="auto"/>
            <w:right w:val="none" w:sz="0" w:space="0" w:color="auto"/>
          </w:divBdr>
        </w:div>
        <w:div w:id="1888103971">
          <w:marLeft w:val="640"/>
          <w:marRight w:val="0"/>
          <w:marTop w:val="0"/>
          <w:marBottom w:val="0"/>
          <w:divBdr>
            <w:top w:val="none" w:sz="0" w:space="0" w:color="auto"/>
            <w:left w:val="none" w:sz="0" w:space="0" w:color="auto"/>
            <w:bottom w:val="none" w:sz="0" w:space="0" w:color="auto"/>
            <w:right w:val="none" w:sz="0" w:space="0" w:color="auto"/>
          </w:divBdr>
        </w:div>
        <w:div w:id="1182281455">
          <w:marLeft w:val="640"/>
          <w:marRight w:val="0"/>
          <w:marTop w:val="0"/>
          <w:marBottom w:val="0"/>
          <w:divBdr>
            <w:top w:val="none" w:sz="0" w:space="0" w:color="auto"/>
            <w:left w:val="none" w:sz="0" w:space="0" w:color="auto"/>
            <w:bottom w:val="none" w:sz="0" w:space="0" w:color="auto"/>
            <w:right w:val="none" w:sz="0" w:space="0" w:color="auto"/>
          </w:divBdr>
        </w:div>
        <w:div w:id="1670214934">
          <w:marLeft w:val="640"/>
          <w:marRight w:val="0"/>
          <w:marTop w:val="0"/>
          <w:marBottom w:val="0"/>
          <w:divBdr>
            <w:top w:val="none" w:sz="0" w:space="0" w:color="auto"/>
            <w:left w:val="none" w:sz="0" w:space="0" w:color="auto"/>
            <w:bottom w:val="none" w:sz="0" w:space="0" w:color="auto"/>
            <w:right w:val="none" w:sz="0" w:space="0" w:color="auto"/>
          </w:divBdr>
        </w:div>
        <w:div w:id="1198813623">
          <w:marLeft w:val="640"/>
          <w:marRight w:val="0"/>
          <w:marTop w:val="0"/>
          <w:marBottom w:val="0"/>
          <w:divBdr>
            <w:top w:val="none" w:sz="0" w:space="0" w:color="auto"/>
            <w:left w:val="none" w:sz="0" w:space="0" w:color="auto"/>
            <w:bottom w:val="none" w:sz="0" w:space="0" w:color="auto"/>
            <w:right w:val="none" w:sz="0" w:space="0" w:color="auto"/>
          </w:divBdr>
        </w:div>
        <w:div w:id="10185184">
          <w:marLeft w:val="640"/>
          <w:marRight w:val="0"/>
          <w:marTop w:val="0"/>
          <w:marBottom w:val="0"/>
          <w:divBdr>
            <w:top w:val="none" w:sz="0" w:space="0" w:color="auto"/>
            <w:left w:val="none" w:sz="0" w:space="0" w:color="auto"/>
            <w:bottom w:val="none" w:sz="0" w:space="0" w:color="auto"/>
            <w:right w:val="none" w:sz="0" w:space="0" w:color="auto"/>
          </w:divBdr>
        </w:div>
        <w:div w:id="1508134319">
          <w:marLeft w:val="640"/>
          <w:marRight w:val="0"/>
          <w:marTop w:val="0"/>
          <w:marBottom w:val="0"/>
          <w:divBdr>
            <w:top w:val="none" w:sz="0" w:space="0" w:color="auto"/>
            <w:left w:val="none" w:sz="0" w:space="0" w:color="auto"/>
            <w:bottom w:val="none" w:sz="0" w:space="0" w:color="auto"/>
            <w:right w:val="none" w:sz="0" w:space="0" w:color="auto"/>
          </w:divBdr>
        </w:div>
        <w:div w:id="727723793">
          <w:marLeft w:val="640"/>
          <w:marRight w:val="0"/>
          <w:marTop w:val="0"/>
          <w:marBottom w:val="0"/>
          <w:divBdr>
            <w:top w:val="none" w:sz="0" w:space="0" w:color="auto"/>
            <w:left w:val="none" w:sz="0" w:space="0" w:color="auto"/>
            <w:bottom w:val="none" w:sz="0" w:space="0" w:color="auto"/>
            <w:right w:val="none" w:sz="0" w:space="0" w:color="auto"/>
          </w:divBdr>
        </w:div>
        <w:div w:id="156582313">
          <w:marLeft w:val="640"/>
          <w:marRight w:val="0"/>
          <w:marTop w:val="0"/>
          <w:marBottom w:val="0"/>
          <w:divBdr>
            <w:top w:val="none" w:sz="0" w:space="0" w:color="auto"/>
            <w:left w:val="none" w:sz="0" w:space="0" w:color="auto"/>
            <w:bottom w:val="none" w:sz="0" w:space="0" w:color="auto"/>
            <w:right w:val="none" w:sz="0" w:space="0" w:color="auto"/>
          </w:divBdr>
        </w:div>
        <w:div w:id="572467366">
          <w:marLeft w:val="640"/>
          <w:marRight w:val="0"/>
          <w:marTop w:val="0"/>
          <w:marBottom w:val="0"/>
          <w:divBdr>
            <w:top w:val="none" w:sz="0" w:space="0" w:color="auto"/>
            <w:left w:val="none" w:sz="0" w:space="0" w:color="auto"/>
            <w:bottom w:val="none" w:sz="0" w:space="0" w:color="auto"/>
            <w:right w:val="none" w:sz="0" w:space="0" w:color="auto"/>
          </w:divBdr>
        </w:div>
        <w:div w:id="100344068">
          <w:marLeft w:val="640"/>
          <w:marRight w:val="0"/>
          <w:marTop w:val="0"/>
          <w:marBottom w:val="0"/>
          <w:divBdr>
            <w:top w:val="none" w:sz="0" w:space="0" w:color="auto"/>
            <w:left w:val="none" w:sz="0" w:space="0" w:color="auto"/>
            <w:bottom w:val="none" w:sz="0" w:space="0" w:color="auto"/>
            <w:right w:val="none" w:sz="0" w:space="0" w:color="auto"/>
          </w:divBdr>
        </w:div>
        <w:div w:id="1319454856">
          <w:marLeft w:val="640"/>
          <w:marRight w:val="0"/>
          <w:marTop w:val="0"/>
          <w:marBottom w:val="0"/>
          <w:divBdr>
            <w:top w:val="none" w:sz="0" w:space="0" w:color="auto"/>
            <w:left w:val="none" w:sz="0" w:space="0" w:color="auto"/>
            <w:bottom w:val="none" w:sz="0" w:space="0" w:color="auto"/>
            <w:right w:val="none" w:sz="0" w:space="0" w:color="auto"/>
          </w:divBdr>
        </w:div>
        <w:div w:id="1973051323">
          <w:marLeft w:val="640"/>
          <w:marRight w:val="0"/>
          <w:marTop w:val="0"/>
          <w:marBottom w:val="0"/>
          <w:divBdr>
            <w:top w:val="none" w:sz="0" w:space="0" w:color="auto"/>
            <w:left w:val="none" w:sz="0" w:space="0" w:color="auto"/>
            <w:bottom w:val="none" w:sz="0" w:space="0" w:color="auto"/>
            <w:right w:val="none" w:sz="0" w:space="0" w:color="auto"/>
          </w:divBdr>
        </w:div>
        <w:div w:id="297419083">
          <w:marLeft w:val="640"/>
          <w:marRight w:val="0"/>
          <w:marTop w:val="0"/>
          <w:marBottom w:val="0"/>
          <w:divBdr>
            <w:top w:val="none" w:sz="0" w:space="0" w:color="auto"/>
            <w:left w:val="none" w:sz="0" w:space="0" w:color="auto"/>
            <w:bottom w:val="none" w:sz="0" w:space="0" w:color="auto"/>
            <w:right w:val="none" w:sz="0" w:space="0" w:color="auto"/>
          </w:divBdr>
        </w:div>
        <w:div w:id="177669224">
          <w:marLeft w:val="640"/>
          <w:marRight w:val="0"/>
          <w:marTop w:val="0"/>
          <w:marBottom w:val="0"/>
          <w:divBdr>
            <w:top w:val="none" w:sz="0" w:space="0" w:color="auto"/>
            <w:left w:val="none" w:sz="0" w:space="0" w:color="auto"/>
            <w:bottom w:val="none" w:sz="0" w:space="0" w:color="auto"/>
            <w:right w:val="none" w:sz="0" w:space="0" w:color="auto"/>
          </w:divBdr>
        </w:div>
        <w:div w:id="1220283163">
          <w:marLeft w:val="640"/>
          <w:marRight w:val="0"/>
          <w:marTop w:val="0"/>
          <w:marBottom w:val="0"/>
          <w:divBdr>
            <w:top w:val="none" w:sz="0" w:space="0" w:color="auto"/>
            <w:left w:val="none" w:sz="0" w:space="0" w:color="auto"/>
            <w:bottom w:val="none" w:sz="0" w:space="0" w:color="auto"/>
            <w:right w:val="none" w:sz="0" w:space="0" w:color="auto"/>
          </w:divBdr>
        </w:div>
        <w:div w:id="1771121453">
          <w:marLeft w:val="640"/>
          <w:marRight w:val="0"/>
          <w:marTop w:val="0"/>
          <w:marBottom w:val="0"/>
          <w:divBdr>
            <w:top w:val="none" w:sz="0" w:space="0" w:color="auto"/>
            <w:left w:val="none" w:sz="0" w:space="0" w:color="auto"/>
            <w:bottom w:val="none" w:sz="0" w:space="0" w:color="auto"/>
            <w:right w:val="none" w:sz="0" w:space="0" w:color="auto"/>
          </w:divBdr>
        </w:div>
        <w:div w:id="1033505195">
          <w:marLeft w:val="640"/>
          <w:marRight w:val="0"/>
          <w:marTop w:val="0"/>
          <w:marBottom w:val="0"/>
          <w:divBdr>
            <w:top w:val="none" w:sz="0" w:space="0" w:color="auto"/>
            <w:left w:val="none" w:sz="0" w:space="0" w:color="auto"/>
            <w:bottom w:val="none" w:sz="0" w:space="0" w:color="auto"/>
            <w:right w:val="none" w:sz="0" w:space="0" w:color="auto"/>
          </w:divBdr>
        </w:div>
        <w:div w:id="1626933797">
          <w:marLeft w:val="640"/>
          <w:marRight w:val="0"/>
          <w:marTop w:val="0"/>
          <w:marBottom w:val="0"/>
          <w:divBdr>
            <w:top w:val="none" w:sz="0" w:space="0" w:color="auto"/>
            <w:left w:val="none" w:sz="0" w:space="0" w:color="auto"/>
            <w:bottom w:val="none" w:sz="0" w:space="0" w:color="auto"/>
            <w:right w:val="none" w:sz="0" w:space="0" w:color="auto"/>
          </w:divBdr>
        </w:div>
        <w:div w:id="1820145357">
          <w:marLeft w:val="640"/>
          <w:marRight w:val="0"/>
          <w:marTop w:val="0"/>
          <w:marBottom w:val="0"/>
          <w:divBdr>
            <w:top w:val="none" w:sz="0" w:space="0" w:color="auto"/>
            <w:left w:val="none" w:sz="0" w:space="0" w:color="auto"/>
            <w:bottom w:val="none" w:sz="0" w:space="0" w:color="auto"/>
            <w:right w:val="none" w:sz="0" w:space="0" w:color="auto"/>
          </w:divBdr>
        </w:div>
        <w:div w:id="2069452689">
          <w:marLeft w:val="640"/>
          <w:marRight w:val="0"/>
          <w:marTop w:val="0"/>
          <w:marBottom w:val="0"/>
          <w:divBdr>
            <w:top w:val="none" w:sz="0" w:space="0" w:color="auto"/>
            <w:left w:val="none" w:sz="0" w:space="0" w:color="auto"/>
            <w:bottom w:val="none" w:sz="0" w:space="0" w:color="auto"/>
            <w:right w:val="none" w:sz="0" w:space="0" w:color="auto"/>
          </w:divBdr>
        </w:div>
        <w:div w:id="912158874">
          <w:marLeft w:val="640"/>
          <w:marRight w:val="0"/>
          <w:marTop w:val="0"/>
          <w:marBottom w:val="0"/>
          <w:divBdr>
            <w:top w:val="none" w:sz="0" w:space="0" w:color="auto"/>
            <w:left w:val="none" w:sz="0" w:space="0" w:color="auto"/>
            <w:bottom w:val="none" w:sz="0" w:space="0" w:color="auto"/>
            <w:right w:val="none" w:sz="0" w:space="0" w:color="auto"/>
          </w:divBdr>
        </w:div>
        <w:div w:id="1631135073">
          <w:marLeft w:val="640"/>
          <w:marRight w:val="0"/>
          <w:marTop w:val="0"/>
          <w:marBottom w:val="0"/>
          <w:divBdr>
            <w:top w:val="none" w:sz="0" w:space="0" w:color="auto"/>
            <w:left w:val="none" w:sz="0" w:space="0" w:color="auto"/>
            <w:bottom w:val="none" w:sz="0" w:space="0" w:color="auto"/>
            <w:right w:val="none" w:sz="0" w:space="0" w:color="auto"/>
          </w:divBdr>
        </w:div>
        <w:div w:id="1955089090">
          <w:marLeft w:val="640"/>
          <w:marRight w:val="0"/>
          <w:marTop w:val="0"/>
          <w:marBottom w:val="0"/>
          <w:divBdr>
            <w:top w:val="none" w:sz="0" w:space="0" w:color="auto"/>
            <w:left w:val="none" w:sz="0" w:space="0" w:color="auto"/>
            <w:bottom w:val="none" w:sz="0" w:space="0" w:color="auto"/>
            <w:right w:val="none" w:sz="0" w:space="0" w:color="auto"/>
          </w:divBdr>
        </w:div>
        <w:div w:id="1750039515">
          <w:marLeft w:val="640"/>
          <w:marRight w:val="0"/>
          <w:marTop w:val="0"/>
          <w:marBottom w:val="0"/>
          <w:divBdr>
            <w:top w:val="none" w:sz="0" w:space="0" w:color="auto"/>
            <w:left w:val="none" w:sz="0" w:space="0" w:color="auto"/>
            <w:bottom w:val="none" w:sz="0" w:space="0" w:color="auto"/>
            <w:right w:val="none" w:sz="0" w:space="0" w:color="auto"/>
          </w:divBdr>
        </w:div>
        <w:div w:id="2047026178">
          <w:marLeft w:val="640"/>
          <w:marRight w:val="0"/>
          <w:marTop w:val="0"/>
          <w:marBottom w:val="0"/>
          <w:divBdr>
            <w:top w:val="none" w:sz="0" w:space="0" w:color="auto"/>
            <w:left w:val="none" w:sz="0" w:space="0" w:color="auto"/>
            <w:bottom w:val="none" w:sz="0" w:space="0" w:color="auto"/>
            <w:right w:val="none" w:sz="0" w:space="0" w:color="auto"/>
          </w:divBdr>
        </w:div>
        <w:div w:id="1139230599">
          <w:marLeft w:val="640"/>
          <w:marRight w:val="0"/>
          <w:marTop w:val="0"/>
          <w:marBottom w:val="0"/>
          <w:divBdr>
            <w:top w:val="none" w:sz="0" w:space="0" w:color="auto"/>
            <w:left w:val="none" w:sz="0" w:space="0" w:color="auto"/>
            <w:bottom w:val="none" w:sz="0" w:space="0" w:color="auto"/>
            <w:right w:val="none" w:sz="0" w:space="0" w:color="auto"/>
          </w:divBdr>
        </w:div>
        <w:div w:id="1070234045">
          <w:marLeft w:val="640"/>
          <w:marRight w:val="0"/>
          <w:marTop w:val="0"/>
          <w:marBottom w:val="0"/>
          <w:divBdr>
            <w:top w:val="none" w:sz="0" w:space="0" w:color="auto"/>
            <w:left w:val="none" w:sz="0" w:space="0" w:color="auto"/>
            <w:bottom w:val="none" w:sz="0" w:space="0" w:color="auto"/>
            <w:right w:val="none" w:sz="0" w:space="0" w:color="auto"/>
          </w:divBdr>
        </w:div>
      </w:divsChild>
    </w:div>
    <w:div w:id="1571497659">
      <w:bodyDiv w:val="1"/>
      <w:marLeft w:val="0"/>
      <w:marRight w:val="0"/>
      <w:marTop w:val="0"/>
      <w:marBottom w:val="0"/>
      <w:divBdr>
        <w:top w:val="none" w:sz="0" w:space="0" w:color="auto"/>
        <w:left w:val="none" w:sz="0" w:space="0" w:color="auto"/>
        <w:bottom w:val="none" w:sz="0" w:space="0" w:color="auto"/>
        <w:right w:val="none" w:sz="0" w:space="0" w:color="auto"/>
      </w:divBdr>
    </w:div>
    <w:div w:id="1573469471">
      <w:bodyDiv w:val="1"/>
      <w:marLeft w:val="0"/>
      <w:marRight w:val="0"/>
      <w:marTop w:val="0"/>
      <w:marBottom w:val="0"/>
      <w:divBdr>
        <w:top w:val="none" w:sz="0" w:space="0" w:color="auto"/>
        <w:left w:val="none" w:sz="0" w:space="0" w:color="auto"/>
        <w:bottom w:val="none" w:sz="0" w:space="0" w:color="auto"/>
        <w:right w:val="none" w:sz="0" w:space="0" w:color="auto"/>
      </w:divBdr>
      <w:divsChild>
        <w:div w:id="29501895">
          <w:marLeft w:val="640"/>
          <w:marRight w:val="0"/>
          <w:marTop w:val="0"/>
          <w:marBottom w:val="0"/>
          <w:divBdr>
            <w:top w:val="none" w:sz="0" w:space="0" w:color="auto"/>
            <w:left w:val="none" w:sz="0" w:space="0" w:color="auto"/>
            <w:bottom w:val="none" w:sz="0" w:space="0" w:color="auto"/>
            <w:right w:val="none" w:sz="0" w:space="0" w:color="auto"/>
          </w:divBdr>
        </w:div>
        <w:div w:id="33702727">
          <w:marLeft w:val="640"/>
          <w:marRight w:val="0"/>
          <w:marTop w:val="0"/>
          <w:marBottom w:val="0"/>
          <w:divBdr>
            <w:top w:val="none" w:sz="0" w:space="0" w:color="auto"/>
            <w:left w:val="none" w:sz="0" w:space="0" w:color="auto"/>
            <w:bottom w:val="none" w:sz="0" w:space="0" w:color="auto"/>
            <w:right w:val="none" w:sz="0" w:space="0" w:color="auto"/>
          </w:divBdr>
        </w:div>
        <w:div w:id="145706859">
          <w:marLeft w:val="640"/>
          <w:marRight w:val="0"/>
          <w:marTop w:val="0"/>
          <w:marBottom w:val="0"/>
          <w:divBdr>
            <w:top w:val="none" w:sz="0" w:space="0" w:color="auto"/>
            <w:left w:val="none" w:sz="0" w:space="0" w:color="auto"/>
            <w:bottom w:val="none" w:sz="0" w:space="0" w:color="auto"/>
            <w:right w:val="none" w:sz="0" w:space="0" w:color="auto"/>
          </w:divBdr>
        </w:div>
        <w:div w:id="161966804">
          <w:marLeft w:val="640"/>
          <w:marRight w:val="0"/>
          <w:marTop w:val="0"/>
          <w:marBottom w:val="0"/>
          <w:divBdr>
            <w:top w:val="none" w:sz="0" w:space="0" w:color="auto"/>
            <w:left w:val="none" w:sz="0" w:space="0" w:color="auto"/>
            <w:bottom w:val="none" w:sz="0" w:space="0" w:color="auto"/>
            <w:right w:val="none" w:sz="0" w:space="0" w:color="auto"/>
          </w:divBdr>
        </w:div>
        <w:div w:id="250821572">
          <w:marLeft w:val="640"/>
          <w:marRight w:val="0"/>
          <w:marTop w:val="0"/>
          <w:marBottom w:val="0"/>
          <w:divBdr>
            <w:top w:val="none" w:sz="0" w:space="0" w:color="auto"/>
            <w:left w:val="none" w:sz="0" w:space="0" w:color="auto"/>
            <w:bottom w:val="none" w:sz="0" w:space="0" w:color="auto"/>
            <w:right w:val="none" w:sz="0" w:space="0" w:color="auto"/>
          </w:divBdr>
        </w:div>
        <w:div w:id="341008283">
          <w:marLeft w:val="640"/>
          <w:marRight w:val="0"/>
          <w:marTop w:val="0"/>
          <w:marBottom w:val="0"/>
          <w:divBdr>
            <w:top w:val="none" w:sz="0" w:space="0" w:color="auto"/>
            <w:left w:val="none" w:sz="0" w:space="0" w:color="auto"/>
            <w:bottom w:val="none" w:sz="0" w:space="0" w:color="auto"/>
            <w:right w:val="none" w:sz="0" w:space="0" w:color="auto"/>
          </w:divBdr>
        </w:div>
        <w:div w:id="430473173">
          <w:marLeft w:val="640"/>
          <w:marRight w:val="0"/>
          <w:marTop w:val="0"/>
          <w:marBottom w:val="0"/>
          <w:divBdr>
            <w:top w:val="none" w:sz="0" w:space="0" w:color="auto"/>
            <w:left w:val="none" w:sz="0" w:space="0" w:color="auto"/>
            <w:bottom w:val="none" w:sz="0" w:space="0" w:color="auto"/>
            <w:right w:val="none" w:sz="0" w:space="0" w:color="auto"/>
          </w:divBdr>
        </w:div>
        <w:div w:id="444084243">
          <w:marLeft w:val="640"/>
          <w:marRight w:val="0"/>
          <w:marTop w:val="0"/>
          <w:marBottom w:val="0"/>
          <w:divBdr>
            <w:top w:val="none" w:sz="0" w:space="0" w:color="auto"/>
            <w:left w:val="none" w:sz="0" w:space="0" w:color="auto"/>
            <w:bottom w:val="none" w:sz="0" w:space="0" w:color="auto"/>
            <w:right w:val="none" w:sz="0" w:space="0" w:color="auto"/>
          </w:divBdr>
        </w:div>
        <w:div w:id="573008142">
          <w:marLeft w:val="640"/>
          <w:marRight w:val="0"/>
          <w:marTop w:val="0"/>
          <w:marBottom w:val="0"/>
          <w:divBdr>
            <w:top w:val="none" w:sz="0" w:space="0" w:color="auto"/>
            <w:left w:val="none" w:sz="0" w:space="0" w:color="auto"/>
            <w:bottom w:val="none" w:sz="0" w:space="0" w:color="auto"/>
            <w:right w:val="none" w:sz="0" w:space="0" w:color="auto"/>
          </w:divBdr>
        </w:div>
        <w:div w:id="659695453">
          <w:marLeft w:val="640"/>
          <w:marRight w:val="0"/>
          <w:marTop w:val="0"/>
          <w:marBottom w:val="0"/>
          <w:divBdr>
            <w:top w:val="none" w:sz="0" w:space="0" w:color="auto"/>
            <w:left w:val="none" w:sz="0" w:space="0" w:color="auto"/>
            <w:bottom w:val="none" w:sz="0" w:space="0" w:color="auto"/>
            <w:right w:val="none" w:sz="0" w:space="0" w:color="auto"/>
          </w:divBdr>
        </w:div>
        <w:div w:id="672146081">
          <w:marLeft w:val="640"/>
          <w:marRight w:val="0"/>
          <w:marTop w:val="0"/>
          <w:marBottom w:val="0"/>
          <w:divBdr>
            <w:top w:val="none" w:sz="0" w:space="0" w:color="auto"/>
            <w:left w:val="none" w:sz="0" w:space="0" w:color="auto"/>
            <w:bottom w:val="none" w:sz="0" w:space="0" w:color="auto"/>
            <w:right w:val="none" w:sz="0" w:space="0" w:color="auto"/>
          </w:divBdr>
        </w:div>
        <w:div w:id="768543137">
          <w:marLeft w:val="640"/>
          <w:marRight w:val="0"/>
          <w:marTop w:val="0"/>
          <w:marBottom w:val="0"/>
          <w:divBdr>
            <w:top w:val="none" w:sz="0" w:space="0" w:color="auto"/>
            <w:left w:val="none" w:sz="0" w:space="0" w:color="auto"/>
            <w:bottom w:val="none" w:sz="0" w:space="0" w:color="auto"/>
            <w:right w:val="none" w:sz="0" w:space="0" w:color="auto"/>
          </w:divBdr>
        </w:div>
        <w:div w:id="847133931">
          <w:marLeft w:val="640"/>
          <w:marRight w:val="0"/>
          <w:marTop w:val="0"/>
          <w:marBottom w:val="0"/>
          <w:divBdr>
            <w:top w:val="none" w:sz="0" w:space="0" w:color="auto"/>
            <w:left w:val="none" w:sz="0" w:space="0" w:color="auto"/>
            <w:bottom w:val="none" w:sz="0" w:space="0" w:color="auto"/>
            <w:right w:val="none" w:sz="0" w:space="0" w:color="auto"/>
          </w:divBdr>
        </w:div>
        <w:div w:id="869956478">
          <w:marLeft w:val="640"/>
          <w:marRight w:val="0"/>
          <w:marTop w:val="0"/>
          <w:marBottom w:val="0"/>
          <w:divBdr>
            <w:top w:val="none" w:sz="0" w:space="0" w:color="auto"/>
            <w:left w:val="none" w:sz="0" w:space="0" w:color="auto"/>
            <w:bottom w:val="none" w:sz="0" w:space="0" w:color="auto"/>
            <w:right w:val="none" w:sz="0" w:space="0" w:color="auto"/>
          </w:divBdr>
        </w:div>
        <w:div w:id="895051302">
          <w:marLeft w:val="640"/>
          <w:marRight w:val="0"/>
          <w:marTop w:val="0"/>
          <w:marBottom w:val="0"/>
          <w:divBdr>
            <w:top w:val="none" w:sz="0" w:space="0" w:color="auto"/>
            <w:left w:val="none" w:sz="0" w:space="0" w:color="auto"/>
            <w:bottom w:val="none" w:sz="0" w:space="0" w:color="auto"/>
            <w:right w:val="none" w:sz="0" w:space="0" w:color="auto"/>
          </w:divBdr>
        </w:div>
        <w:div w:id="942346301">
          <w:marLeft w:val="640"/>
          <w:marRight w:val="0"/>
          <w:marTop w:val="0"/>
          <w:marBottom w:val="0"/>
          <w:divBdr>
            <w:top w:val="none" w:sz="0" w:space="0" w:color="auto"/>
            <w:left w:val="none" w:sz="0" w:space="0" w:color="auto"/>
            <w:bottom w:val="none" w:sz="0" w:space="0" w:color="auto"/>
            <w:right w:val="none" w:sz="0" w:space="0" w:color="auto"/>
          </w:divBdr>
        </w:div>
        <w:div w:id="1062632637">
          <w:marLeft w:val="640"/>
          <w:marRight w:val="0"/>
          <w:marTop w:val="0"/>
          <w:marBottom w:val="0"/>
          <w:divBdr>
            <w:top w:val="none" w:sz="0" w:space="0" w:color="auto"/>
            <w:left w:val="none" w:sz="0" w:space="0" w:color="auto"/>
            <w:bottom w:val="none" w:sz="0" w:space="0" w:color="auto"/>
            <w:right w:val="none" w:sz="0" w:space="0" w:color="auto"/>
          </w:divBdr>
        </w:div>
        <w:div w:id="1110199329">
          <w:marLeft w:val="640"/>
          <w:marRight w:val="0"/>
          <w:marTop w:val="0"/>
          <w:marBottom w:val="0"/>
          <w:divBdr>
            <w:top w:val="none" w:sz="0" w:space="0" w:color="auto"/>
            <w:left w:val="none" w:sz="0" w:space="0" w:color="auto"/>
            <w:bottom w:val="none" w:sz="0" w:space="0" w:color="auto"/>
            <w:right w:val="none" w:sz="0" w:space="0" w:color="auto"/>
          </w:divBdr>
        </w:div>
        <w:div w:id="1146780933">
          <w:marLeft w:val="640"/>
          <w:marRight w:val="0"/>
          <w:marTop w:val="0"/>
          <w:marBottom w:val="0"/>
          <w:divBdr>
            <w:top w:val="none" w:sz="0" w:space="0" w:color="auto"/>
            <w:left w:val="none" w:sz="0" w:space="0" w:color="auto"/>
            <w:bottom w:val="none" w:sz="0" w:space="0" w:color="auto"/>
            <w:right w:val="none" w:sz="0" w:space="0" w:color="auto"/>
          </w:divBdr>
        </w:div>
        <w:div w:id="1159494990">
          <w:marLeft w:val="640"/>
          <w:marRight w:val="0"/>
          <w:marTop w:val="0"/>
          <w:marBottom w:val="0"/>
          <w:divBdr>
            <w:top w:val="none" w:sz="0" w:space="0" w:color="auto"/>
            <w:left w:val="none" w:sz="0" w:space="0" w:color="auto"/>
            <w:bottom w:val="none" w:sz="0" w:space="0" w:color="auto"/>
            <w:right w:val="none" w:sz="0" w:space="0" w:color="auto"/>
          </w:divBdr>
        </w:div>
        <w:div w:id="1251506202">
          <w:marLeft w:val="640"/>
          <w:marRight w:val="0"/>
          <w:marTop w:val="0"/>
          <w:marBottom w:val="0"/>
          <w:divBdr>
            <w:top w:val="none" w:sz="0" w:space="0" w:color="auto"/>
            <w:left w:val="none" w:sz="0" w:space="0" w:color="auto"/>
            <w:bottom w:val="none" w:sz="0" w:space="0" w:color="auto"/>
            <w:right w:val="none" w:sz="0" w:space="0" w:color="auto"/>
          </w:divBdr>
        </w:div>
        <w:div w:id="1265500682">
          <w:marLeft w:val="640"/>
          <w:marRight w:val="0"/>
          <w:marTop w:val="0"/>
          <w:marBottom w:val="0"/>
          <w:divBdr>
            <w:top w:val="none" w:sz="0" w:space="0" w:color="auto"/>
            <w:left w:val="none" w:sz="0" w:space="0" w:color="auto"/>
            <w:bottom w:val="none" w:sz="0" w:space="0" w:color="auto"/>
            <w:right w:val="none" w:sz="0" w:space="0" w:color="auto"/>
          </w:divBdr>
        </w:div>
        <w:div w:id="1267425090">
          <w:marLeft w:val="640"/>
          <w:marRight w:val="0"/>
          <w:marTop w:val="0"/>
          <w:marBottom w:val="0"/>
          <w:divBdr>
            <w:top w:val="none" w:sz="0" w:space="0" w:color="auto"/>
            <w:left w:val="none" w:sz="0" w:space="0" w:color="auto"/>
            <w:bottom w:val="none" w:sz="0" w:space="0" w:color="auto"/>
            <w:right w:val="none" w:sz="0" w:space="0" w:color="auto"/>
          </w:divBdr>
        </w:div>
        <w:div w:id="1289311113">
          <w:marLeft w:val="640"/>
          <w:marRight w:val="0"/>
          <w:marTop w:val="0"/>
          <w:marBottom w:val="0"/>
          <w:divBdr>
            <w:top w:val="none" w:sz="0" w:space="0" w:color="auto"/>
            <w:left w:val="none" w:sz="0" w:space="0" w:color="auto"/>
            <w:bottom w:val="none" w:sz="0" w:space="0" w:color="auto"/>
            <w:right w:val="none" w:sz="0" w:space="0" w:color="auto"/>
          </w:divBdr>
        </w:div>
        <w:div w:id="1299724640">
          <w:marLeft w:val="640"/>
          <w:marRight w:val="0"/>
          <w:marTop w:val="0"/>
          <w:marBottom w:val="0"/>
          <w:divBdr>
            <w:top w:val="none" w:sz="0" w:space="0" w:color="auto"/>
            <w:left w:val="none" w:sz="0" w:space="0" w:color="auto"/>
            <w:bottom w:val="none" w:sz="0" w:space="0" w:color="auto"/>
            <w:right w:val="none" w:sz="0" w:space="0" w:color="auto"/>
          </w:divBdr>
        </w:div>
        <w:div w:id="1317415898">
          <w:marLeft w:val="640"/>
          <w:marRight w:val="0"/>
          <w:marTop w:val="0"/>
          <w:marBottom w:val="0"/>
          <w:divBdr>
            <w:top w:val="none" w:sz="0" w:space="0" w:color="auto"/>
            <w:left w:val="none" w:sz="0" w:space="0" w:color="auto"/>
            <w:bottom w:val="none" w:sz="0" w:space="0" w:color="auto"/>
            <w:right w:val="none" w:sz="0" w:space="0" w:color="auto"/>
          </w:divBdr>
        </w:div>
        <w:div w:id="1352687480">
          <w:marLeft w:val="640"/>
          <w:marRight w:val="0"/>
          <w:marTop w:val="0"/>
          <w:marBottom w:val="0"/>
          <w:divBdr>
            <w:top w:val="none" w:sz="0" w:space="0" w:color="auto"/>
            <w:left w:val="none" w:sz="0" w:space="0" w:color="auto"/>
            <w:bottom w:val="none" w:sz="0" w:space="0" w:color="auto"/>
            <w:right w:val="none" w:sz="0" w:space="0" w:color="auto"/>
          </w:divBdr>
        </w:div>
        <w:div w:id="1384448741">
          <w:marLeft w:val="640"/>
          <w:marRight w:val="0"/>
          <w:marTop w:val="0"/>
          <w:marBottom w:val="0"/>
          <w:divBdr>
            <w:top w:val="none" w:sz="0" w:space="0" w:color="auto"/>
            <w:left w:val="none" w:sz="0" w:space="0" w:color="auto"/>
            <w:bottom w:val="none" w:sz="0" w:space="0" w:color="auto"/>
            <w:right w:val="none" w:sz="0" w:space="0" w:color="auto"/>
          </w:divBdr>
        </w:div>
        <w:div w:id="1414165644">
          <w:marLeft w:val="640"/>
          <w:marRight w:val="0"/>
          <w:marTop w:val="0"/>
          <w:marBottom w:val="0"/>
          <w:divBdr>
            <w:top w:val="none" w:sz="0" w:space="0" w:color="auto"/>
            <w:left w:val="none" w:sz="0" w:space="0" w:color="auto"/>
            <w:bottom w:val="none" w:sz="0" w:space="0" w:color="auto"/>
            <w:right w:val="none" w:sz="0" w:space="0" w:color="auto"/>
          </w:divBdr>
        </w:div>
        <w:div w:id="1436634378">
          <w:marLeft w:val="640"/>
          <w:marRight w:val="0"/>
          <w:marTop w:val="0"/>
          <w:marBottom w:val="0"/>
          <w:divBdr>
            <w:top w:val="none" w:sz="0" w:space="0" w:color="auto"/>
            <w:left w:val="none" w:sz="0" w:space="0" w:color="auto"/>
            <w:bottom w:val="none" w:sz="0" w:space="0" w:color="auto"/>
            <w:right w:val="none" w:sz="0" w:space="0" w:color="auto"/>
          </w:divBdr>
        </w:div>
        <w:div w:id="1463765357">
          <w:marLeft w:val="640"/>
          <w:marRight w:val="0"/>
          <w:marTop w:val="0"/>
          <w:marBottom w:val="0"/>
          <w:divBdr>
            <w:top w:val="none" w:sz="0" w:space="0" w:color="auto"/>
            <w:left w:val="none" w:sz="0" w:space="0" w:color="auto"/>
            <w:bottom w:val="none" w:sz="0" w:space="0" w:color="auto"/>
            <w:right w:val="none" w:sz="0" w:space="0" w:color="auto"/>
          </w:divBdr>
        </w:div>
        <w:div w:id="1479765686">
          <w:marLeft w:val="640"/>
          <w:marRight w:val="0"/>
          <w:marTop w:val="0"/>
          <w:marBottom w:val="0"/>
          <w:divBdr>
            <w:top w:val="none" w:sz="0" w:space="0" w:color="auto"/>
            <w:left w:val="none" w:sz="0" w:space="0" w:color="auto"/>
            <w:bottom w:val="none" w:sz="0" w:space="0" w:color="auto"/>
            <w:right w:val="none" w:sz="0" w:space="0" w:color="auto"/>
          </w:divBdr>
        </w:div>
        <w:div w:id="1564486872">
          <w:marLeft w:val="640"/>
          <w:marRight w:val="0"/>
          <w:marTop w:val="0"/>
          <w:marBottom w:val="0"/>
          <w:divBdr>
            <w:top w:val="none" w:sz="0" w:space="0" w:color="auto"/>
            <w:left w:val="none" w:sz="0" w:space="0" w:color="auto"/>
            <w:bottom w:val="none" w:sz="0" w:space="0" w:color="auto"/>
            <w:right w:val="none" w:sz="0" w:space="0" w:color="auto"/>
          </w:divBdr>
        </w:div>
        <w:div w:id="1576281962">
          <w:marLeft w:val="640"/>
          <w:marRight w:val="0"/>
          <w:marTop w:val="0"/>
          <w:marBottom w:val="0"/>
          <w:divBdr>
            <w:top w:val="none" w:sz="0" w:space="0" w:color="auto"/>
            <w:left w:val="none" w:sz="0" w:space="0" w:color="auto"/>
            <w:bottom w:val="none" w:sz="0" w:space="0" w:color="auto"/>
            <w:right w:val="none" w:sz="0" w:space="0" w:color="auto"/>
          </w:divBdr>
        </w:div>
        <w:div w:id="1581519812">
          <w:marLeft w:val="640"/>
          <w:marRight w:val="0"/>
          <w:marTop w:val="0"/>
          <w:marBottom w:val="0"/>
          <w:divBdr>
            <w:top w:val="none" w:sz="0" w:space="0" w:color="auto"/>
            <w:left w:val="none" w:sz="0" w:space="0" w:color="auto"/>
            <w:bottom w:val="none" w:sz="0" w:space="0" w:color="auto"/>
            <w:right w:val="none" w:sz="0" w:space="0" w:color="auto"/>
          </w:divBdr>
        </w:div>
        <w:div w:id="1619336533">
          <w:marLeft w:val="640"/>
          <w:marRight w:val="0"/>
          <w:marTop w:val="0"/>
          <w:marBottom w:val="0"/>
          <w:divBdr>
            <w:top w:val="none" w:sz="0" w:space="0" w:color="auto"/>
            <w:left w:val="none" w:sz="0" w:space="0" w:color="auto"/>
            <w:bottom w:val="none" w:sz="0" w:space="0" w:color="auto"/>
            <w:right w:val="none" w:sz="0" w:space="0" w:color="auto"/>
          </w:divBdr>
        </w:div>
        <w:div w:id="1662536718">
          <w:marLeft w:val="640"/>
          <w:marRight w:val="0"/>
          <w:marTop w:val="0"/>
          <w:marBottom w:val="0"/>
          <w:divBdr>
            <w:top w:val="none" w:sz="0" w:space="0" w:color="auto"/>
            <w:left w:val="none" w:sz="0" w:space="0" w:color="auto"/>
            <w:bottom w:val="none" w:sz="0" w:space="0" w:color="auto"/>
            <w:right w:val="none" w:sz="0" w:space="0" w:color="auto"/>
          </w:divBdr>
        </w:div>
        <w:div w:id="1747804799">
          <w:marLeft w:val="640"/>
          <w:marRight w:val="0"/>
          <w:marTop w:val="0"/>
          <w:marBottom w:val="0"/>
          <w:divBdr>
            <w:top w:val="none" w:sz="0" w:space="0" w:color="auto"/>
            <w:left w:val="none" w:sz="0" w:space="0" w:color="auto"/>
            <w:bottom w:val="none" w:sz="0" w:space="0" w:color="auto"/>
            <w:right w:val="none" w:sz="0" w:space="0" w:color="auto"/>
          </w:divBdr>
        </w:div>
        <w:div w:id="1773355458">
          <w:marLeft w:val="640"/>
          <w:marRight w:val="0"/>
          <w:marTop w:val="0"/>
          <w:marBottom w:val="0"/>
          <w:divBdr>
            <w:top w:val="none" w:sz="0" w:space="0" w:color="auto"/>
            <w:left w:val="none" w:sz="0" w:space="0" w:color="auto"/>
            <w:bottom w:val="none" w:sz="0" w:space="0" w:color="auto"/>
            <w:right w:val="none" w:sz="0" w:space="0" w:color="auto"/>
          </w:divBdr>
        </w:div>
        <w:div w:id="1825586110">
          <w:marLeft w:val="640"/>
          <w:marRight w:val="0"/>
          <w:marTop w:val="0"/>
          <w:marBottom w:val="0"/>
          <w:divBdr>
            <w:top w:val="none" w:sz="0" w:space="0" w:color="auto"/>
            <w:left w:val="none" w:sz="0" w:space="0" w:color="auto"/>
            <w:bottom w:val="none" w:sz="0" w:space="0" w:color="auto"/>
            <w:right w:val="none" w:sz="0" w:space="0" w:color="auto"/>
          </w:divBdr>
        </w:div>
        <w:div w:id="1969506486">
          <w:marLeft w:val="640"/>
          <w:marRight w:val="0"/>
          <w:marTop w:val="0"/>
          <w:marBottom w:val="0"/>
          <w:divBdr>
            <w:top w:val="none" w:sz="0" w:space="0" w:color="auto"/>
            <w:left w:val="none" w:sz="0" w:space="0" w:color="auto"/>
            <w:bottom w:val="none" w:sz="0" w:space="0" w:color="auto"/>
            <w:right w:val="none" w:sz="0" w:space="0" w:color="auto"/>
          </w:divBdr>
        </w:div>
        <w:div w:id="2038113512">
          <w:marLeft w:val="640"/>
          <w:marRight w:val="0"/>
          <w:marTop w:val="0"/>
          <w:marBottom w:val="0"/>
          <w:divBdr>
            <w:top w:val="none" w:sz="0" w:space="0" w:color="auto"/>
            <w:left w:val="none" w:sz="0" w:space="0" w:color="auto"/>
            <w:bottom w:val="none" w:sz="0" w:space="0" w:color="auto"/>
            <w:right w:val="none" w:sz="0" w:space="0" w:color="auto"/>
          </w:divBdr>
        </w:div>
        <w:div w:id="2118062129">
          <w:marLeft w:val="640"/>
          <w:marRight w:val="0"/>
          <w:marTop w:val="0"/>
          <w:marBottom w:val="0"/>
          <w:divBdr>
            <w:top w:val="none" w:sz="0" w:space="0" w:color="auto"/>
            <w:left w:val="none" w:sz="0" w:space="0" w:color="auto"/>
            <w:bottom w:val="none" w:sz="0" w:space="0" w:color="auto"/>
            <w:right w:val="none" w:sz="0" w:space="0" w:color="auto"/>
          </w:divBdr>
        </w:div>
      </w:divsChild>
    </w:div>
    <w:div w:id="1579097772">
      <w:marLeft w:val="0"/>
      <w:marRight w:val="0"/>
      <w:marTop w:val="0"/>
      <w:marBottom w:val="0"/>
      <w:divBdr>
        <w:top w:val="none" w:sz="0" w:space="0" w:color="auto"/>
        <w:left w:val="none" w:sz="0" w:space="0" w:color="auto"/>
        <w:bottom w:val="none" w:sz="0" w:space="0" w:color="auto"/>
        <w:right w:val="none" w:sz="0" w:space="0" w:color="auto"/>
      </w:divBdr>
    </w:div>
    <w:div w:id="1587348582">
      <w:marLeft w:val="0"/>
      <w:marRight w:val="0"/>
      <w:marTop w:val="0"/>
      <w:marBottom w:val="0"/>
      <w:divBdr>
        <w:top w:val="none" w:sz="0" w:space="0" w:color="auto"/>
        <w:left w:val="none" w:sz="0" w:space="0" w:color="auto"/>
        <w:bottom w:val="none" w:sz="0" w:space="0" w:color="auto"/>
        <w:right w:val="none" w:sz="0" w:space="0" w:color="auto"/>
      </w:divBdr>
    </w:div>
    <w:div w:id="1588148452">
      <w:bodyDiv w:val="1"/>
      <w:marLeft w:val="0"/>
      <w:marRight w:val="0"/>
      <w:marTop w:val="0"/>
      <w:marBottom w:val="0"/>
      <w:divBdr>
        <w:top w:val="none" w:sz="0" w:space="0" w:color="auto"/>
        <w:left w:val="none" w:sz="0" w:space="0" w:color="auto"/>
        <w:bottom w:val="none" w:sz="0" w:space="0" w:color="auto"/>
        <w:right w:val="none" w:sz="0" w:space="0" w:color="auto"/>
      </w:divBdr>
      <w:divsChild>
        <w:div w:id="807168740">
          <w:marLeft w:val="640"/>
          <w:marRight w:val="0"/>
          <w:marTop w:val="0"/>
          <w:marBottom w:val="0"/>
          <w:divBdr>
            <w:top w:val="none" w:sz="0" w:space="0" w:color="auto"/>
            <w:left w:val="none" w:sz="0" w:space="0" w:color="auto"/>
            <w:bottom w:val="none" w:sz="0" w:space="0" w:color="auto"/>
            <w:right w:val="none" w:sz="0" w:space="0" w:color="auto"/>
          </w:divBdr>
        </w:div>
        <w:div w:id="1362439185">
          <w:marLeft w:val="640"/>
          <w:marRight w:val="0"/>
          <w:marTop w:val="0"/>
          <w:marBottom w:val="0"/>
          <w:divBdr>
            <w:top w:val="none" w:sz="0" w:space="0" w:color="auto"/>
            <w:left w:val="none" w:sz="0" w:space="0" w:color="auto"/>
            <w:bottom w:val="none" w:sz="0" w:space="0" w:color="auto"/>
            <w:right w:val="none" w:sz="0" w:space="0" w:color="auto"/>
          </w:divBdr>
        </w:div>
        <w:div w:id="1648045219">
          <w:marLeft w:val="640"/>
          <w:marRight w:val="0"/>
          <w:marTop w:val="0"/>
          <w:marBottom w:val="0"/>
          <w:divBdr>
            <w:top w:val="none" w:sz="0" w:space="0" w:color="auto"/>
            <w:left w:val="none" w:sz="0" w:space="0" w:color="auto"/>
            <w:bottom w:val="none" w:sz="0" w:space="0" w:color="auto"/>
            <w:right w:val="none" w:sz="0" w:space="0" w:color="auto"/>
          </w:divBdr>
        </w:div>
        <w:div w:id="933404">
          <w:marLeft w:val="640"/>
          <w:marRight w:val="0"/>
          <w:marTop w:val="0"/>
          <w:marBottom w:val="0"/>
          <w:divBdr>
            <w:top w:val="none" w:sz="0" w:space="0" w:color="auto"/>
            <w:left w:val="none" w:sz="0" w:space="0" w:color="auto"/>
            <w:bottom w:val="none" w:sz="0" w:space="0" w:color="auto"/>
            <w:right w:val="none" w:sz="0" w:space="0" w:color="auto"/>
          </w:divBdr>
        </w:div>
        <w:div w:id="610550082">
          <w:marLeft w:val="640"/>
          <w:marRight w:val="0"/>
          <w:marTop w:val="0"/>
          <w:marBottom w:val="0"/>
          <w:divBdr>
            <w:top w:val="none" w:sz="0" w:space="0" w:color="auto"/>
            <w:left w:val="none" w:sz="0" w:space="0" w:color="auto"/>
            <w:bottom w:val="none" w:sz="0" w:space="0" w:color="auto"/>
            <w:right w:val="none" w:sz="0" w:space="0" w:color="auto"/>
          </w:divBdr>
        </w:div>
        <w:div w:id="1269970674">
          <w:marLeft w:val="640"/>
          <w:marRight w:val="0"/>
          <w:marTop w:val="0"/>
          <w:marBottom w:val="0"/>
          <w:divBdr>
            <w:top w:val="none" w:sz="0" w:space="0" w:color="auto"/>
            <w:left w:val="none" w:sz="0" w:space="0" w:color="auto"/>
            <w:bottom w:val="none" w:sz="0" w:space="0" w:color="auto"/>
            <w:right w:val="none" w:sz="0" w:space="0" w:color="auto"/>
          </w:divBdr>
        </w:div>
        <w:div w:id="1169295458">
          <w:marLeft w:val="640"/>
          <w:marRight w:val="0"/>
          <w:marTop w:val="0"/>
          <w:marBottom w:val="0"/>
          <w:divBdr>
            <w:top w:val="none" w:sz="0" w:space="0" w:color="auto"/>
            <w:left w:val="none" w:sz="0" w:space="0" w:color="auto"/>
            <w:bottom w:val="none" w:sz="0" w:space="0" w:color="auto"/>
            <w:right w:val="none" w:sz="0" w:space="0" w:color="auto"/>
          </w:divBdr>
        </w:div>
        <w:div w:id="1755011109">
          <w:marLeft w:val="640"/>
          <w:marRight w:val="0"/>
          <w:marTop w:val="0"/>
          <w:marBottom w:val="0"/>
          <w:divBdr>
            <w:top w:val="none" w:sz="0" w:space="0" w:color="auto"/>
            <w:left w:val="none" w:sz="0" w:space="0" w:color="auto"/>
            <w:bottom w:val="none" w:sz="0" w:space="0" w:color="auto"/>
            <w:right w:val="none" w:sz="0" w:space="0" w:color="auto"/>
          </w:divBdr>
        </w:div>
        <w:div w:id="1388651603">
          <w:marLeft w:val="640"/>
          <w:marRight w:val="0"/>
          <w:marTop w:val="0"/>
          <w:marBottom w:val="0"/>
          <w:divBdr>
            <w:top w:val="none" w:sz="0" w:space="0" w:color="auto"/>
            <w:left w:val="none" w:sz="0" w:space="0" w:color="auto"/>
            <w:bottom w:val="none" w:sz="0" w:space="0" w:color="auto"/>
            <w:right w:val="none" w:sz="0" w:space="0" w:color="auto"/>
          </w:divBdr>
        </w:div>
        <w:div w:id="2118795259">
          <w:marLeft w:val="640"/>
          <w:marRight w:val="0"/>
          <w:marTop w:val="0"/>
          <w:marBottom w:val="0"/>
          <w:divBdr>
            <w:top w:val="none" w:sz="0" w:space="0" w:color="auto"/>
            <w:left w:val="none" w:sz="0" w:space="0" w:color="auto"/>
            <w:bottom w:val="none" w:sz="0" w:space="0" w:color="auto"/>
            <w:right w:val="none" w:sz="0" w:space="0" w:color="auto"/>
          </w:divBdr>
        </w:div>
        <w:div w:id="658114621">
          <w:marLeft w:val="640"/>
          <w:marRight w:val="0"/>
          <w:marTop w:val="0"/>
          <w:marBottom w:val="0"/>
          <w:divBdr>
            <w:top w:val="none" w:sz="0" w:space="0" w:color="auto"/>
            <w:left w:val="none" w:sz="0" w:space="0" w:color="auto"/>
            <w:bottom w:val="none" w:sz="0" w:space="0" w:color="auto"/>
            <w:right w:val="none" w:sz="0" w:space="0" w:color="auto"/>
          </w:divBdr>
        </w:div>
        <w:div w:id="909313335">
          <w:marLeft w:val="640"/>
          <w:marRight w:val="0"/>
          <w:marTop w:val="0"/>
          <w:marBottom w:val="0"/>
          <w:divBdr>
            <w:top w:val="none" w:sz="0" w:space="0" w:color="auto"/>
            <w:left w:val="none" w:sz="0" w:space="0" w:color="auto"/>
            <w:bottom w:val="none" w:sz="0" w:space="0" w:color="auto"/>
            <w:right w:val="none" w:sz="0" w:space="0" w:color="auto"/>
          </w:divBdr>
        </w:div>
        <w:div w:id="1244409863">
          <w:marLeft w:val="640"/>
          <w:marRight w:val="0"/>
          <w:marTop w:val="0"/>
          <w:marBottom w:val="0"/>
          <w:divBdr>
            <w:top w:val="none" w:sz="0" w:space="0" w:color="auto"/>
            <w:left w:val="none" w:sz="0" w:space="0" w:color="auto"/>
            <w:bottom w:val="none" w:sz="0" w:space="0" w:color="auto"/>
            <w:right w:val="none" w:sz="0" w:space="0" w:color="auto"/>
          </w:divBdr>
        </w:div>
        <w:div w:id="886139219">
          <w:marLeft w:val="640"/>
          <w:marRight w:val="0"/>
          <w:marTop w:val="0"/>
          <w:marBottom w:val="0"/>
          <w:divBdr>
            <w:top w:val="none" w:sz="0" w:space="0" w:color="auto"/>
            <w:left w:val="none" w:sz="0" w:space="0" w:color="auto"/>
            <w:bottom w:val="none" w:sz="0" w:space="0" w:color="auto"/>
            <w:right w:val="none" w:sz="0" w:space="0" w:color="auto"/>
          </w:divBdr>
        </w:div>
        <w:div w:id="1109472805">
          <w:marLeft w:val="640"/>
          <w:marRight w:val="0"/>
          <w:marTop w:val="0"/>
          <w:marBottom w:val="0"/>
          <w:divBdr>
            <w:top w:val="none" w:sz="0" w:space="0" w:color="auto"/>
            <w:left w:val="none" w:sz="0" w:space="0" w:color="auto"/>
            <w:bottom w:val="none" w:sz="0" w:space="0" w:color="auto"/>
            <w:right w:val="none" w:sz="0" w:space="0" w:color="auto"/>
          </w:divBdr>
        </w:div>
        <w:div w:id="1770079023">
          <w:marLeft w:val="640"/>
          <w:marRight w:val="0"/>
          <w:marTop w:val="0"/>
          <w:marBottom w:val="0"/>
          <w:divBdr>
            <w:top w:val="none" w:sz="0" w:space="0" w:color="auto"/>
            <w:left w:val="none" w:sz="0" w:space="0" w:color="auto"/>
            <w:bottom w:val="none" w:sz="0" w:space="0" w:color="auto"/>
            <w:right w:val="none" w:sz="0" w:space="0" w:color="auto"/>
          </w:divBdr>
        </w:div>
        <w:div w:id="490293602">
          <w:marLeft w:val="640"/>
          <w:marRight w:val="0"/>
          <w:marTop w:val="0"/>
          <w:marBottom w:val="0"/>
          <w:divBdr>
            <w:top w:val="none" w:sz="0" w:space="0" w:color="auto"/>
            <w:left w:val="none" w:sz="0" w:space="0" w:color="auto"/>
            <w:bottom w:val="none" w:sz="0" w:space="0" w:color="auto"/>
            <w:right w:val="none" w:sz="0" w:space="0" w:color="auto"/>
          </w:divBdr>
        </w:div>
        <w:div w:id="1273318631">
          <w:marLeft w:val="640"/>
          <w:marRight w:val="0"/>
          <w:marTop w:val="0"/>
          <w:marBottom w:val="0"/>
          <w:divBdr>
            <w:top w:val="none" w:sz="0" w:space="0" w:color="auto"/>
            <w:left w:val="none" w:sz="0" w:space="0" w:color="auto"/>
            <w:bottom w:val="none" w:sz="0" w:space="0" w:color="auto"/>
            <w:right w:val="none" w:sz="0" w:space="0" w:color="auto"/>
          </w:divBdr>
        </w:div>
        <w:div w:id="687416611">
          <w:marLeft w:val="640"/>
          <w:marRight w:val="0"/>
          <w:marTop w:val="0"/>
          <w:marBottom w:val="0"/>
          <w:divBdr>
            <w:top w:val="none" w:sz="0" w:space="0" w:color="auto"/>
            <w:left w:val="none" w:sz="0" w:space="0" w:color="auto"/>
            <w:bottom w:val="none" w:sz="0" w:space="0" w:color="auto"/>
            <w:right w:val="none" w:sz="0" w:space="0" w:color="auto"/>
          </w:divBdr>
        </w:div>
        <w:div w:id="1008992471">
          <w:marLeft w:val="640"/>
          <w:marRight w:val="0"/>
          <w:marTop w:val="0"/>
          <w:marBottom w:val="0"/>
          <w:divBdr>
            <w:top w:val="none" w:sz="0" w:space="0" w:color="auto"/>
            <w:left w:val="none" w:sz="0" w:space="0" w:color="auto"/>
            <w:bottom w:val="none" w:sz="0" w:space="0" w:color="auto"/>
            <w:right w:val="none" w:sz="0" w:space="0" w:color="auto"/>
          </w:divBdr>
        </w:div>
        <w:div w:id="350648807">
          <w:marLeft w:val="640"/>
          <w:marRight w:val="0"/>
          <w:marTop w:val="0"/>
          <w:marBottom w:val="0"/>
          <w:divBdr>
            <w:top w:val="none" w:sz="0" w:space="0" w:color="auto"/>
            <w:left w:val="none" w:sz="0" w:space="0" w:color="auto"/>
            <w:bottom w:val="none" w:sz="0" w:space="0" w:color="auto"/>
            <w:right w:val="none" w:sz="0" w:space="0" w:color="auto"/>
          </w:divBdr>
        </w:div>
        <w:div w:id="873078457">
          <w:marLeft w:val="640"/>
          <w:marRight w:val="0"/>
          <w:marTop w:val="0"/>
          <w:marBottom w:val="0"/>
          <w:divBdr>
            <w:top w:val="none" w:sz="0" w:space="0" w:color="auto"/>
            <w:left w:val="none" w:sz="0" w:space="0" w:color="auto"/>
            <w:bottom w:val="none" w:sz="0" w:space="0" w:color="auto"/>
            <w:right w:val="none" w:sz="0" w:space="0" w:color="auto"/>
          </w:divBdr>
        </w:div>
        <w:div w:id="675573222">
          <w:marLeft w:val="640"/>
          <w:marRight w:val="0"/>
          <w:marTop w:val="0"/>
          <w:marBottom w:val="0"/>
          <w:divBdr>
            <w:top w:val="none" w:sz="0" w:space="0" w:color="auto"/>
            <w:left w:val="none" w:sz="0" w:space="0" w:color="auto"/>
            <w:bottom w:val="none" w:sz="0" w:space="0" w:color="auto"/>
            <w:right w:val="none" w:sz="0" w:space="0" w:color="auto"/>
          </w:divBdr>
        </w:div>
        <w:div w:id="864516954">
          <w:marLeft w:val="640"/>
          <w:marRight w:val="0"/>
          <w:marTop w:val="0"/>
          <w:marBottom w:val="0"/>
          <w:divBdr>
            <w:top w:val="none" w:sz="0" w:space="0" w:color="auto"/>
            <w:left w:val="none" w:sz="0" w:space="0" w:color="auto"/>
            <w:bottom w:val="none" w:sz="0" w:space="0" w:color="auto"/>
            <w:right w:val="none" w:sz="0" w:space="0" w:color="auto"/>
          </w:divBdr>
        </w:div>
        <w:div w:id="343437694">
          <w:marLeft w:val="640"/>
          <w:marRight w:val="0"/>
          <w:marTop w:val="0"/>
          <w:marBottom w:val="0"/>
          <w:divBdr>
            <w:top w:val="none" w:sz="0" w:space="0" w:color="auto"/>
            <w:left w:val="none" w:sz="0" w:space="0" w:color="auto"/>
            <w:bottom w:val="none" w:sz="0" w:space="0" w:color="auto"/>
            <w:right w:val="none" w:sz="0" w:space="0" w:color="auto"/>
          </w:divBdr>
        </w:div>
        <w:div w:id="923759136">
          <w:marLeft w:val="640"/>
          <w:marRight w:val="0"/>
          <w:marTop w:val="0"/>
          <w:marBottom w:val="0"/>
          <w:divBdr>
            <w:top w:val="none" w:sz="0" w:space="0" w:color="auto"/>
            <w:left w:val="none" w:sz="0" w:space="0" w:color="auto"/>
            <w:bottom w:val="none" w:sz="0" w:space="0" w:color="auto"/>
            <w:right w:val="none" w:sz="0" w:space="0" w:color="auto"/>
          </w:divBdr>
        </w:div>
        <w:div w:id="1159736222">
          <w:marLeft w:val="640"/>
          <w:marRight w:val="0"/>
          <w:marTop w:val="0"/>
          <w:marBottom w:val="0"/>
          <w:divBdr>
            <w:top w:val="none" w:sz="0" w:space="0" w:color="auto"/>
            <w:left w:val="none" w:sz="0" w:space="0" w:color="auto"/>
            <w:bottom w:val="none" w:sz="0" w:space="0" w:color="auto"/>
            <w:right w:val="none" w:sz="0" w:space="0" w:color="auto"/>
          </w:divBdr>
        </w:div>
        <w:div w:id="1732385567">
          <w:marLeft w:val="640"/>
          <w:marRight w:val="0"/>
          <w:marTop w:val="0"/>
          <w:marBottom w:val="0"/>
          <w:divBdr>
            <w:top w:val="none" w:sz="0" w:space="0" w:color="auto"/>
            <w:left w:val="none" w:sz="0" w:space="0" w:color="auto"/>
            <w:bottom w:val="none" w:sz="0" w:space="0" w:color="auto"/>
            <w:right w:val="none" w:sz="0" w:space="0" w:color="auto"/>
          </w:divBdr>
        </w:div>
        <w:div w:id="1736389831">
          <w:marLeft w:val="640"/>
          <w:marRight w:val="0"/>
          <w:marTop w:val="0"/>
          <w:marBottom w:val="0"/>
          <w:divBdr>
            <w:top w:val="none" w:sz="0" w:space="0" w:color="auto"/>
            <w:left w:val="none" w:sz="0" w:space="0" w:color="auto"/>
            <w:bottom w:val="none" w:sz="0" w:space="0" w:color="auto"/>
            <w:right w:val="none" w:sz="0" w:space="0" w:color="auto"/>
          </w:divBdr>
        </w:div>
        <w:div w:id="963267702">
          <w:marLeft w:val="640"/>
          <w:marRight w:val="0"/>
          <w:marTop w:val="0"/>
          <w:marBottom w:val="0"/>
          <w:divBdr>
            <w:top w:val="none" w:sz="0" w:space="0" w:color="auto"/>
            <w:left w:val="none" w:sz="0" w:space="0" w:color="auto"/>
            <w:bottom w:val="none" w:sz="0" w:space="0" w:color="auto"/>
            <w:right w:val="none" w:sz="0" w:space="0" w:color="auto"/>
          </w:divBdr>
        </w:div>
        <w:div w:id="738551253">
          <w:marLeft w:val="640"/>
          <w:marRight w:val="0"/>
          <w:marTop w:val="0"/>
          <w:marBottom w:val="0"/>
          <w:divBdr>
            <w:top w:val="none" w:sz="0" w:space="0" w:color="auto"/>
            <w:left w:val="none" w:sz="0" w:space="0" w:color="auto"/>
            <w:bottom w:val="none" w:sz="0" w:space="0" w:color="auto"/>
            <w:right w:val="none" w:sz="0" w:space="0" w:color="auto"/>
          </w:divBdr>
        </w:div>
        <w:div w:id="1028947219">
          <w:marLeft w:val="640"/>
          <w:marRight w:val="0"/>
          <w:marTop w:val="0"/>
          <w:marBottom w:val="0"/>
          <w:divBdr>
            <w:top w:val="none" w:sz="0" w:space="0" w:color="auto"/>
            <w:left w:val="none" w:sz="0" w:space="0" w:color="auto"/>
            <w:bottom w:val="none" w:sz="0" w:space="0" w:color="auto"/>
            <w:right w:val="none" w:sz="0" w:space="0" w:color="auto"/>
          </w:divBdr>
        </w:div>
        <w:div w:id="837112755">
          <w:marLeft w:val="640"/>
          <w:marRight w:val="0"/>
          <w:marTop w:val="0"/>
          <w:marBottom w:val="0"/>
          <w:divBdr>
            <w:top w:val="none" w:sz="0" w:space="0" w:color="auto"/>
            <w:left w:val="none" w:sz="0" w:space="0" w:color="auto"/>
            <w:bottom w:val="none" w:sz="0" w:space="0" w:color="auto"/>
            <w:right w:val="none" w:sz="0" w:space="0" w:color="auto"/>
          </w:divBdr>
        </w:div>
        <w:div w:id="1895071324">
          <w:marLeft w:val="640"/>
          <w:marRight w:val="0"/>
          <w:marTop w:val="0"/>
          <w:marBottom w:val="0"/>
          <w:divBdr>
            <w:top w:val="none" w:sz="0" w:space="0" w:color="auto"/>
            <w:left w:val="none" w:sz="0" w:space="0" w:color="auto"/>
            <w:bottom w:val="none" w:sz="0" w:space="0" w:color="auto"/>
            <w:right w:val="none" w:sz="0" w:space="0" w:color="auto"/>
          </w:divBdr>
        </w:div>
        <w:div w:id="1580485942">
          <w:marLeft w:val="640"/>
          <w:marRight w:val="0"/>
          <w:marTop w:val="0"/>
          <w:marBottom w:val="0"/>
          <w:divBdr>
            <w:top w:val="none" w:sz="0" w:space="0" w:color="auto"/>
            <w:left w:val="none" w:sz="0" w:space="0" w:color="auto"/>
            <w:bottom w:val="none" w:sz="0" w:space="0" w:color="auto"/>
            <w:right w:val="none" w:sz="0" w:space="0" w:color="auto"/>
          </w:divBdr>
        </w:div>
        <w:div w:id="286592189">
          <w:marLeft w:val="640"/>
          <w:marRight w:val="0"/>
          <w:marTop w:val="0"/>
          <w:marBottom w:val="0"/>
          <w:divBdr>
            <w:top w:val="none" w:sz="0" w:space="0" w:color="auto"/>
            <w:left w:val="none" w:sz="0" w:space="0" w:color="auto"/>
            <w:bottom w:val="none" w:sz="0" w:space="0" w:color="auto"/>
            <w:right w:val="none" w:sz="0" w:space="0" w:color="auto"/>
          </w:divBdr>
        </w:div>
        <w:div w:id="1934507881">
          <w:marLeft w:val="640"/>
          <w:marRight w:val="0"/>
          <w:marTop w:val="0"/>
          <w:marBottom w:val="0"/>
          <w:divBdr>
            <w:top w:val="none" w:sz="0" w:space="0" w:color="auto"/>
            <w:left w:val="none" w:sz="0" w:space="0" w:color="auto"/>
            <w:bottom w:val="none" w:sz="0" w:space="0" w:color="auto"/>
            <w:right w:val="none" w:sz="0" w:space="0" w:color="auto"/>
          </w:divBdr>
        </w:div>
        <w:div w:id="196281825">
          <w:marLeft w:val="640"/>
          <w:marRight w:val="0"/>
          <w:marTop w:val="0"/>
          <w:marBottom w:val="0"/>
          <w:divBdr>
            <w:top w:val="none" w:sz="0" w:space="0" w:color="auto"/>
            <w:left w:val="none" w:sz="0" w:space="0" w:color="auto"/>
            <w:bottom w:val="none" w:sz="0" w:space="0" w:color="auto"/>
            <w:right w:val="none" w:sz="0" w:space="0" w:color="auto"/>
          </w:divBdr>
        </w:div>
        <w:div w:id="1732923794">
          <w:marLeft w:val="640"/>
          <w:marRight w:val="0"/>
          <w:marTop w:val="0"/>
          <w:marBottom w:val="0"/>
          <w:divBdr>
            <w:top w:val="none" w:sz="0" w:space="0" w:color="auto"/>
            <w:left w:val="none" w:sz="0" w:space="0" w:color="auto"/>
            <w:bottom w:val="none" w:sz="0" w:space="0" w:color="auto"/>
            <w:right w:val="none" w:sz="0" w:space="0" w:color="auto"/>
          </w:divBdr>
        </w:div>
        <w:div w:id="1105930240">
          <w:marLeft w:val="640"/>
          <w:marRight w:val="0"/>
          <w:marTop w:val="0"/>
          <w:marBottom w:val="0"/>
          <w:divBdr>
            <w:top w:val="none" w:sz="0" w:space="0" w:color="auto"/>
            <w:left w:val="none" w:sz="0" w:space="0" w:color="auto"/>
            <w:bottom w:val="none" w:sz="0" w:space="0" w:color="auto"/>
            <w:right w:val="none" w:sz="0" w:space="0" w:color="auto"/>
          </w:divBdr>
        </w:div>
        <w:div w:id="7410846">
          <w:marLeft w:val="640"/>
          <w:marRight w:val="0"/>
          <w:marTop w:val="0"/>
          <w:marBottom w:val="0"/>
          <w:divBdr>
            <w:top w:val="none" w:sz="0" w:space="0" w:color="auto"/>
            <w:left w:val="none" w:sz="0" w:space="0" w:color="auto"/>
            <w:bottom w:val="none" w:sz="0" w:space="0" w:color="auto"/>
            <w:right w:val="none" w:sz="0" w:space="0" w:color="auto"/>
          </w:divBdr>
        </w:div>
        <w:div w:id="488834777">
          <w:marLeft w:val="640"/>
          <w:marRight w:val="0"/>
          <w:marTop w:val="0"/>
          <w:marBottom w:val="0"/>
          <w:divBdr>
            <w:top w:val="none" w:sz="0" w:space="0" w:color="auto"/>
            <w:left w:val="none" w:sz="0" w:space="0" w:color="auto"/>
            <w:bottom w:val="none" w:sz="0" w:space="0" w:color="auto"/>
            <w:right w:val="none" w:sz="0" w:space="0" w:color="auto"/>
          </w:divBdr>
        </w:div>
        <w:div w:id="628778429">
          <w:marLeft w:val="640"/>
          <w:marRight w:val="0"/>
          <w:marTop w:val="0"/>
          <w:marBottom w:val="0"/>
          <w:divBdr>
            <w:top w:val="none" w:sz="0" w:space="0" w:color="auto"/>
            <w:left w:val="none" w:sz="0" w:space="0" w:color="auto"/>
            <w:bottom w:val="none" w:sz="0" w:space="0" w:color="auto"/>
            <w:right w:val="none" w:sz="0" w:space="0" w:color="auto"/>
          </w:divBdr>
        </w:div>
        <w:div w:id="804128065">
          <w:marLeft w:val="640"/>
          <w:marRight w:val="0"/>
          <w:marTop w:val="0"/>
          <w:marBottom w:val="0"/>
          <w:divBdr>
            <w:top w:val="none" w:sz="0" w:space="0" w:color="auto"/>
            <w:left w:val="none" w:sz="0" w:space="0" w:color="auto"/>
            <w:bottom w:val="none" w:sz="0" w:space="0" w:color="auto"/>
            <w:right w:val="none" w:sz="0" w:space="0" w:color="auto"/>
          </w:divBdr>
        </w:div>
        <w:div w:id="2140686193">
          <w:marLeft w:val="640"/>
          <w:marRight w:val="0"/>
          <w:marTop w:val="0"/>
          <w:marBottom w:val="0"/>
          <w:divBdr>
            <w:top w:val="none" w:sz="0" w:space="0" w:color="auto"/>
            <w:left w:val="none" w:sz="0" w:space="0" w:color="auto"/>
            <w:bottom w:val="none" w:sz="0" w:space="0" w:color="auto"/>
            <w:right w:val="none" w:sz="0" w:space="0" w:color="auto"/>
          </w:divBdr>
        </w:div>
        <w:div w:id="1899590569">
          <w:marLeft w:val="640"/>
          <w:marRight w:val="0"/>
          <w:marTop w:val="0"/>
          <w:marBottom w:val="0"/>
          <w:divBdr>
            <w:top w:val="none" w:sz="0" w:space="0" w:color="auto"/>
            <w:left w:val="none" w:sz="0" w:space="0" w:color="auto"/>
            <w:bottom w:val="none" w:sz="0" w:space="0" w:color="auto"/>
            <w:right w:val="none" w:sz="0" w:space="0" w:color="auto"/>
          </w:divBdr>
        </w:div>
        <w:div w:id="1155606471">
          <w:marLeft w:val="640"/>
          <w:marRight w:val="0"/>
          <w:marTop w:val="0"/>
          <w:marBottom w:val="0"/>
          <w:divBdr>
            <w:top w:val="none" w:sz="0" w:space="0" w:color="auto"/>
            <w:left w:val="none" w:sz="0" w:space="0" w:color="auto"/>
            <w:bottom w:val="none" w:sz="0" w:space="0" w:color="auto"/>
            <w:right w:val="none" w:sz="0" w:space="0" w:color="auto"/>
          </w:divBdr>
        </w:div>
        <w:div w:id="2107531592">
          <w:marLeft w:val="640"/>
          <w:marRight w:val="0"/>
          <w:marTop w:val="0"/>
          <w:marBottom w:val="0"/>
          <w:divBdr>
            <w:top w:val="none" w:sz="0" w:space="0" w:color="auto"/>
            <w:left w:val="none" w:sz="0" w:space="0" w:color="auto"/>
            <w:bottom w:val="none" w:sz="0" w:space="0" w:color="auto"/>
            <w:right w:val="none" w:sz="0" w:space="0" w:color="auto"/>
          </w:divBdr>
        </w:div>
        <w:div w:id="2040083596">
          <w:marLeft w:val="640"/>
          <w:marRight w:val="0"/>
          <w:marTop w:val="0"/>
          <w:marBottom w:val="0"/>
          <w:divBdr>
            <w:top w:val="none" w:sz="0" w:space="0" w:color="auto"/>
            <w:left w:val="none" w:sz="0" w:space="0" w:color="auto"/>
            <w:bottom w:val="none" w:sz="0" w:space="0" w:color="auto"/>
            <w:right w:val="none" w:sz="0" w:space="0" w:color="auto"/>
          </w:divBdr>
        </w:div>
        <w:div w:id="165943488">
          <w:marLeft w:val="640"/>
          <w:marRight w:val="0"/>
          <w:marTop w:val="0"/>
          <w:marBottom w:val="0"/>
          <w:divBdr>
            <w:top w:val="none" w:sz="0" w:space="0" w:color="auto"/>
            <w:left w:val="none" w:sz="0" w:space="0" w:color="auto"/>
            <w:bottom w:val="none" w:sz="0" w:space="0" w:color="auto"/>
            <w:right w:val="none" w:sz="0" w:space="0" w:color="auto"/>
          </w:divBdr>
        </w:div>
        <w:div w:id="1887177285">
          <w:marLeft w:val="640"/>
          <w:marRight w:val="0"/>
          <w:marTop w:val="0"/>
          <w:marBottom w:val="0"/>
          <w:divBdr>
            <w:top w:val="none" w:sz="0" w:space="0" w:color="auto"/>
            <w:left w:val="none" w:sz="0" w:space="0" w:color="auto"/>
            <w:bottom w:val="none" w:sz="0" w:space="0" w:color="auto"/>
            <w:right w:val="none" w:sz="0" w:space="0" w:color="auto"/>
          </w:divBdr>
        </w:div>
      </w:divsChild>
    </w:div>
    <w:div w:id="1592468036">
      <w:bodyDiv w:val="1"/>
      <w:marLeft w:val="0"/>
      <w:marRight w:val="0"/>
      <w:marTop w:val="0"/>
      <w:marBottom w:val="0"/>
      <w:divBdr>
        <w:top w:val="none" w:sz="0" w:space="0" w:color="auto"/>
        <w:left w:val="none" w:sz="0" w:space="0" w:color="auto"/>
        <w:bottom w:val="none" w:sz="0" w:space="0" w:color="auto"/>
        <w:right w:val="none" w:sz="0" w:space="0" w:color="auto"/>
      </w:divBdr>
      <w:divsChild>
        <w:div w:id="27684739">
          <w:marLeft w:val="640"/>
          <w:marRight w:val="0"/>
          <w:marTop w:val="0"/>
          <w:marBottom w:val="0"/>
          <w:divBdr>
            <w:top w:val="none" w:sz="0" w:space="0" w:color="auto"/>
            <w:left w:val="none" w:sz="0" w:space="0" w:color="auto"/>
            <w:bottom w:val="none" w:sz="0" w:space="0" w:color="auto"/>
            <w:right w:val="none" w:sz="0" w:space="0" w:color="auto"/>
          </w:divBdr>
        </w:div>
        <w:div w:id="29766531">
          <w:marLeft w:val="640"/>
          <w:marRight w:val="0"/>
          <w:marTop w:val="0"/>
          <w:marBottom w:val="0"/>
          <w:divBdr>
            <w:top w:val="none" w:sz="0" w:space="0" w:color="auto"/>
            <w:left w:val="none" w:sz="0" w:space="0" w:color="auto"/>
            <w:bottom w:val="none" w:sz="0" w:space="0" w:color="auto"/>
            <w:right w:val="none" w:sz="0" w:space="0" w:color="auto"/>
          </w:divBdr>
        </w:div>
        <w:div w:id="68774713">
          <w:marLeft w:val="640"/>
          <w:marRight w:val="0"/>
          <w:marTop w:val="0"/>
          <w:marBottom w:val="0"/>
          <w:divBdr>
            <w:top w:val="none" w:sz="0" w:space="0" w:color="auto"/>
            <w:left w:val="none" w:sz="0" w:space="0" w:color="auto"/>
            <w:bottom w:val="none" w:sz="0" w:space="0" w:color="auto"/>
            <w:right w:val="none" w:sz="0" w:space="0" w:color="auto"/>
          </w:divBdr>
        </w:div>
        <w:div w:id="84881887">
          <w:marLeft w:val="640"/>
          <w:marRight w:val="0"/>
          <w:marTop w:val="0"/>
          <w:marBottom w:val="0"/>
          <w:divBdr>
            <w:top w:val="none" w:sz="0" w:space="0" w:color="auto"/>
            <w:left w:val="none" w:sz="0" w:space="0" w:color="auto"/>
            <w:bottom w:val="none" w:sz="0" w:space="0" w:color="auto"/>
            <w:right w:val="none" w:sz="0" w:space="0" w:color="auto"/>
          </w:divBdr>
        </w:div>
        <w:div w:id="100033322">
          <w:marLeft w:val="640"/>
          <w:marRight w:val="0"/>
          <w:marTop w:val="0"/>
          <w:marBottom w:val="0"/>
          <w:divBdr>
            <w:top w:val="none" w:sz="0" w:space="0" w:color="auto"/>
            <w:left w:val="none" w:sz="0" w:space="0" w:color="auto"/>
            <w:bottom w:val="none" w:sz="0" w:space="0" w:color="auto"/>
            <w:right w:val="none" w:sz="0" w:space="0" w:color="auto"/>
          </w:divBdr>
        </w:div>
        <w:div w:id="184295849">
          <w:marLeft w:val="640"/>
          <w:marRight w:val="0"/>
          <w:marTop w:val="0"/>
          <w:marBottom w:val="0"/>
          <w:divBdr>
            <w:top w:val="none" w:sz="0" w:space="0" w:color="auto"/>
            <w:left w:val="none" w:sz="0" w:space="0" w:color="auto"/>
            <w:bottom w:val="none" w:sz="0" w:space="0" w:color="auto"/>
            <w:right w:val="none" w:sz="0" w:space="0" w:color="auto"/>
          </w:divBdr>
        </w:div>
        <w:div w:id="206991017">
          <w:marLeft w:val="640"/>
          <w:marRight w:val="0"/>
          <w:marTop w:val="0"/>
          <w:marBottom w:val="0"/>
          <w:divBdr>
            <w:top w:val="none" w:sz="0" w:space="0" w:color="auto"/>
            <w:left w:val="none" w:sz="0" w:space="0" w:color="auto"/>
            <w:bottom w:val="none" w:sz="0" w:space="0" w:color="auto"/>
            <w:right w:val="none" w:sz="0" w:space="0" w:color="auto"/>
          </w:divBdr>
        </w:div>
        <w:div w:id="214709060">
          <w:marLeft w:val="640"/>
          <w:marRight w:val="0"/>
          <w:marTop w:val="0"/>
          <w:marBottom w:val="0"/>
          <w:divBdr>
            <w:top w:val="none" w:sz="0" w:space="0" w:color="auto"/>
            <w:left w:val="none" w:sz="0" w:space="0" w:color="auto"/>
            <w:bottom w:val="none" w:sz="0" w:space="0" w:color="auto"/>
            <w:right w:val="none" w:sz="0" w:space="0" w:color="auto"/>
          </w:divBdr>
        </w:div>
        <w:div w:id="242568361">
          <w:marLeft w:val="640"/>
          <w:marRight w:val="0"/>
          <w:marTop w:val="0"/>
          <w:marBottom w:val="0"/>
          <w:divBdr>
            <w:top w:val="none" w:sz="0" w:space="0" w:color="auto"/>
            <w:left w:val="none" w:sz="0" w:space="0" w:color="auto"/>
            <w:bottom w:val="none" w:sz="0" w:space="0" w:color="auto"/>
            <w:right w:val="none" w:sz="0" w:space="0" w:color="auto"/>
          </w:divBdr>
        </w:div>
        <w:div w:id="397024339">
          <w:marLeft w:val="640"/>
          <w:marRight w:val="0"/>
          <w:marTop w:val="0"/>
          <w:marBottom w:val="0"/>
          <w:divBdr>
            <w:top w:val="none" w:sz="0" w:space="0" w:color="auto"/>
            <w:left w:val="none" w:sz="0" w:space="0" w:color="auto"/>
            <w:bottom w:val="none" w:sz="0" w:space="0" w:color="auto"/>
            <w:right w:val="none" w:sz="0" w:space="0" w:color="auto"/>
          </w:divBdr>
        </w:div>
        <w:div w:id="408115018">
          <w:marLeft w:val="640"/>
          <w:marRight w:val="0"/>
          <w:marTop w:val="0"/>
          <w:marBottom w:val="0"/>
          <w:divBdr>
            <w:top w:val="none" w:sz="0" w:space="0" w:color="auto"/>
            <w:left w:val="none" w:sz="0" w:space="0" w:color="auto"/>
            <w:bottom w:val="none" w:sz="0" w:space="0" w:color="auto"/>
            <w:right w:val="none" w:sz="0" w:space="0" w:color="auto"/>
          </w:divBdr>
        </w:div>
        <w:div w:id="419914166">
          <w:marLeft w:val="640"/>
          <w:marRight w:val="0"/>
          <w:marTop w:val="0"/>
          <w:marBottom w:val="0"/>
          <w:divBdr>
            <w:top w:val="none" w:sz="0" w:space="0" w:color="auto"/>
            <w:left w:val="none" w:sz="0" w:space="0" w:color="auto"/>
            <w:bottom w:val="none" w:sz="0" w:space="0" w:color="auto"/>
            <w:right w:val="none" w:sz="0" w:space="0" w:color="auto"/>
          </w:divBdr>
        </w:div>
        <w:div w:id="423116443">
          <w:marLeft w:val="640"/>
          <w:marRight w:val="0"/>
          <w:marTop w:val="0"/>
          <w:marBottom w:val="0"/>
          <w:divBdr>
            <w:top w:val="none" w:sz="0" w:space="0" w:color="auto"/>
            <w:left w:val="none" w:sz="0" w:space="0" w:color="auto"/>
            <w:bottom w:val="none" w:sz="0" w:space="0" w:color="auto"/>
            <w:right w:val="none" w:sz="0" w:space="0" w:color="auto"/>
          </w:divBdr>
        </w:div>
        <w:div w:id="531498486">
          <w:marLeft w:val="640"/>
          <w:marRight w:val="0"/>
          <w:marTop w:val="0"/>
          <w:marBottom w:val="0"/>
          <w:divBdr>
            <w:top w:val="none" w:sz="0" w:space="0" w:color="auto"/>
            <w:left w:val="none" w:sz="0" w:space="0" w:color="auto"/>
            <w:bottom w:val="none" w:sz="0" w:space="0" w:color="auto"/>
            <w:right w:val="none" w:sz="0" w:space="0" w:color="auto"/>
          </w:divBdr>
        </w:div>
        <w:div w:id="628315157">
          <w:marLeft w:val="640"/>
          <w:marRight w:val="0"/>
          <w:marTop w:val="0"/>
          <w:marBottom w:val="0"/>
          <w:divBdr>
            <w:top w:val="none" w:sz="0" w:space="0" w:color="auto"/>
            <w:left w:val="none" w:sz="0" w:space="0" w:color="auto"/>
            <w:bottom w:val="none" w:sz="0" w:space="0" w:color="auto"/>
            <w:right w:val="none" w:sz="0" w:space="0" w:color="auto"/>
          </w:divBdr>
        </w:div>
        <w:div w:id="707146763">
          <w:marLeft w:val="640"/>
          <w:marRight w:val="0"/>
          <w:marTop w:val="0"/>
          <w:marBottom w:val="0"/>
          <w:divBdr>
            <w:top w:val="none" w:sz="0" w:space="0" w:color="auto"/>
            <w:left w:val="none" w:sz="0" w:space="0" w:color="auto"/>
            <w:bottom w:val="none" w:sz="0" w:space="0" w:color="auto"/>
            <w:right w:val="none" w:sz="0" w:space="0" w:color="auto"/>
          </w:divBdr>
        </w:div>
        <w:div w:id="827093250">
          <w:marLeft w:val="640"/>
          <w:marRight w:val="0"/>
          <w:marTop w:val="0"/>
          <w:marBottom w:val="0"/>
          <w:divBdr>
            <w:top w:val="none" w:sz="0" w:space="0" w:color="auto"/>
            <w:left w:val="none" w:sz="0" w:space="0" w:color="auto"/>
            <w:bottom w:val="none" w:sz="0" w:space="0" w:color="auto"/>
            <w:right w:val="none" w:sz="0" w:space="0" w:color="auto"/>
          </w:divBdr>
        </w:div>
        <w:div w:id="841892611">
          <w:marLeft w:val="640"/>
          <w:marRight w:val="0"/>
          <w:marTop w:val="0"/>
          <w:marBottom w:val="0"/>
          <w:divBdr>
            <w:top w:val="none" w:sz="0" w:space="0" w:color="auto"/>
            <w:left w:val="none" w:sz="0" w:space="0" w:color="auto"/>
            <w:bottom w:val="none" w:sz="0" w:space="0" w:color="auto"/>
            <w:right w:val="none" w:sz="0" w:space="0" w:color="auto"/>
          </w:divBdr>
        </w:div>
        <w:div w:id="875317625">
          <w:marLeft w:val="640"/>
          <w:marRight w:val="0"/>
          <w:marTop w:val="0"/>
          <w:marBottom w:val="0"/>
          <w:divBdr>
            <w:top w:val="none" w:sz="0" w:space="0" w:color="auto"/>
            <w:left w:val="none" w:sz="0" w:space="0" w:color="auto"/>
            <w:bottom w:val="none" w:sz="0" w:space="0" w:color="auto"/>
            <w:right w:val="none" w:sz="0" w:space="0" w:color="auto"/>
          </w:divBdr>
        </w:div>
        <w:div w:id="1000698638">
          <w:marLeft w:val="640"/>
          <w:marRight w:val="0"/>
          <w:marTop w:val="0"/>
          <w:marBottom w:val="0"/>
          <w:divBdr>
            <w:top w:val="none" w:sz="0" w:space="0" w:color="auto"/>
            <w:left w:val="none" w:sz="0" w:space="0" w:color="auto"/>
            <w:bottom w:val="none" w:sz="0" w:space="0" w:color="auto"/>
            <w:right w:val="none" w:sz="0" w:space="0" w:color="auto"/>
          </w:divBdr>
        </w:div>
        <w:div w:id="1030835552">
          <w:marLeft w:val="640"/>
          <w:marRight w:val="0"/>
          <w:marTop w:val="0"/>
          <w:marBottom w:val="0"/>
          <w:divBdr>
            <w:top w:val="none" w:sz="0" w:space="0" w:color="auto"/>
            <w:left w:val="none" w:sz="0" w:space="0" w:color="auto"/>
            <w:bottom w:val="none" w:sz="0" w:space="0" w:color="auto"/>
            <w:right w:val="none" w:sz="0" w:space="0" w:color="auto"/>
          </w:divBdr>
        </w:div>
        <w:div w:id="1084299964">
          <w:marLeft w:val="640"/>
          <w:marRight w:val="0"/>
          <w:marTop w:val="0"/>
          <w:marBottom w:val="0"/>
          <w:divBdr>
            <w:top w:val="none" w:sz="0" w:space="0" w:color="auto"/>
            <w:left w:val="none" w:sz="0" w:space="0" w:color="auto"/>
            <w:bottom w:val="none" w:sz="0" w:space="0" w:color="auto"/>
            <w:right w:val="none" w:sz="0" w:space="0" w:color="auto"/>
          </w:divBdr>
        </w:div>
        <w:div w:id="1100955264">
          <w:marLeft w:val="640"/>
          <w:marRight w:val="0"/>
          <w:marTop w:val="0"/>
          <w:marBottom w:val="0"/>
          <w:divBdr>
            <w:top w:val="none" w:sz="0" w:space="0" w:color="auto"/>
            <w:left w:val="none" w:sz="0" w:space="0" w:color="auto"/>
            <w:bottom w:val="none" w:sz="0" w:space="0" w:color="auto"/>
            <w:right w:val="none" w:sz="0" w:space="0" w:color="auto"/>
          </w:divBdr>
        </w:div>
        <w:div w:id="1104618950">
          <w:marLeft w:val="640"/>
          <w:marRight w:val="0"/>
          <w:marTop w:val="0"/>
          <w:marBottom w:val="0"/>
          <w:divBdr>
            <w:top w:val="none" w:sz="0" w:space="0" w:color="auto"/>
            <w:left w:val="none" w:sz="0" w:space="0" w:color="auto"/>
            <w:bottom w:val="none" w:sz="0" w:space="0" w:color="auto"/>
            <w:right w:val="none" w:sz="0" w:space="0" w:color="auto"/>
          </w:divBdr>
        </w:div>
        <w:div w:id="1146507780">
          <w:marLeft w:val="640"/>
          <w:marRight w:val="0"/>
          <w:marTop w:val="0"/>
          <w:marBottom w:val="0"/>
          <w:divBdr>
            <w:top w:val="none" w:sz="0" w:space="0" w:color="auto"/>
            <w:left w:val="none" w:sz="0" w:space="0" w:color="auto"/>
            <w:bottom w:val="none" w:sz="0" w:space="0" w:color="auto"/>
            <w:right w:val="none" w:sz="0" w:space="0" w:color="auto"/>
          </w:divBdr>
        </w:div>
        <w:div w:id="1176462716">
          <w:marLeft w:val="640"/>
          <w:marRight w:val="0"/>
          <w:marTop w:val="0"/>
          <w:marBottom w:val="0"/>
          <w:divBdr>
            <w:top w:val="none" w:sz="0" w:space="0" w:color="auto"/>
            <w:left w:val="none" w:sz="0" w:space="0" w:color="auto"/>
            <w:bottom w:val="none" w:sz="0" w:space="0" w:color="auto"/>
            <w:right w:val="none" w:sz="0" w:space="0" w:color="auto"/>
          </w:divBdr>
        </w:div>
        <w:div w:id="1188060752">
          <w:marLeft w:val="640"/>
          <w:marRight w:val="0"/>
          <w:marTop w:val="0"/>
          <w:marBottom w:val="0"/>
          <w:divBdr>
            <w:top w:val="none" w:sz="0" w:space="0" w:color="auto"/>
            <w:left w:val="none" w:sz="0" w:space="0" w:color="auto"/>
            <w:bottom w:val="none" w:sz="0" w:space="0" w:color="auto"/>
            <w:right w:val="none" w:sz="0" w:space="0" w:color="auto"/>
          </w:divBdr>
        </w:div>
        <w:div w:id="1214345289">
          <w:marLeft w:val="640"/>
          <w:marRight w:val="0"/>
          <w:marTop w:val="0"/>
          <w:marBottom w:val="0"/>
          <w:divBdr>
            <w:top w:val="none" w:sz="0" w:space="0" w:color="auto"/>
            <w:left w:val="none" w:sz="0" w:space="0" w:color="auto"/>
            <w:bottom w:val="none" w:sz="0" w:space="0" w:color="auto"/>
            <w:right w:val="none" w:sz="0" w:space="0" w:color="auto"/>
          </w:divBdr>
        </w:div>
        <w:div w:id="1226532569">
          <w:marLeft w:val="640"/>
          <w:marRight w:val="0"/>
          <w:marTop w:val="0"/>
          <w:marBottom w:val="0"/>
          <w:divBdr>
            <w:top w:val="none" w:sz="0" w:space="0" w:color="auto"/>
            <w:left w:val="none" w:sz="0" w:space="0" w:color="auto"/>
            <w:bottom w:val="none" w:sz="0" w:space="0" w:color="auto"/>
            <w:right w:val="none" w:sz="0" w:space="0" w:color="auto"/>
          </w:divBdr>
        </w:div>
        <w:div w:id="1312103333">
          <w:marLeft w:val="640"/>
          <w:marRight w:val="0"/>
          <w:marTop w:val="0"/>
          <w:marBottom w:val="0"/>
          <w:divBdr>
            <w:top w:val="none" w:sz="0" w:space="0" w:color="auto"/>
            <w:left w:val="none" w:sz="0" w:space="0" w:color="auto"/>
            <w:bottom w:val="none" w:sz="0" w:space="0" w:color="auto"/>
            <w:right w:val="none" w:sz="0" w:space="0" w:color="auto"/>
          </w:divBdr>
        </w:div>
        <w:div w:id="1354452420">
          <w:marLeft w:val="640"/>
          <w:marRight w:val="0"/>
          <w:marTop w:val="0"/>
          <w:marBottom w:val="0"/>
          <w:divBdr>
            <w:top w:val="none" w:sz="0" w:space="0" w:color="auto"/>
            <w:left w:val="none" w:sz="0" w:space="0" w:color="auto"/>
            <w:bottom w:val="none" w:sz="0" w:space="0" w:color="auto"/>
            <w:right w:val="none" w:sz="0" w:space="0" w:color="auto"/>
          </w:divBdr>
        </w:div>
        <w:div w:id="1381246430">
          <w:marLeft w:val="640"/>
          <w:marRight w:val="0"/>
          <w:marTop w:val="0"/>
          <w:marBottom w:val="0"/>
          <w:divBdr>
            <w:top w:val="none" w:sz="0" w:space="0" w:color="auto"/>
            <w:left w:val="none" w:sz="0" w:space="0" w:color="auto"/>
            <w:bottom w:val="none" w:sz="0" w:space="0" w:color="auto"/>
            <w:right w:val="none" w:sz="0" w:space="0" w:color="auto"/>
          </w:divBdr>
        </w:div>
        <w:div w:id="1385565464">
          <w:marLeft w:val="640"/>
          <w:marRight w:val="0"/>
          <w:marTop w:val="0"/>
          <w:marBottom w:val="0"/>
          <w:divBdr>
            <w:top w:val="none" w:sz="0" w:space="0" w:color="auto"/>
            <w:left w:val="none" w:sz="0" w:space="0" w:color="auto"/>
            <w:bottom w:val="none" w:sz="0" w:space="0" w:color="auto"/>
            <w:right w:val="none" w:sz="0" w:space="0" w:color="auto"/>
          </w:divBdr>
        </w:div>
        <w:div w:id="1441293085">
          <w:marLeft w:val="640"/>
          <w:marRight w:val="0"/>
          <w:marTop w:val="0"/>
          <w:marBottom w:val="0"/>
          <w:divBdr>
            <w:top w:val="none" w:sz="0" w:space="0" w:color="auto"/>
            <w:left w:val="none" w:sz="0" w:space="0" w:color="auto"/>
            <w:bottom w:val="none" w:sz="0" w:space="0" w:color="auto"/>
            <w:right w:val="none" w:sz="0" w:space="0" w:color="auto"/>
          </w:divBdr>
        </w:div>
        <w:div w:id="1533181453">
          <w:marLeft w:val="640"/>
          <w:marRight w:val="0"/>
          <w:marTop w:val="0"/>
          <w:marBottom w:val="0"/>
          <w:divBdr>
            <w:top w:val="none" w:sz="0" w:space="0" w:color="auto"/>
            <w:left w:val="none" w:sz="0" w:space="0" w:color="auto"/>
            <w:bottom w:val="none" w:sz="0" w:space="0" w:color="auto"/>
            <w:right w:val="none" w:sz="0" w:space="0" w:color="auto"/>
          </w:divBdr>
        </w:div>
        <w:div w:id="1535313736">
          <w:marLeft w:val="640"/>
          <w:marRight w:val="0"/>
          <w:marTop w:val="0"/>
          <w:marBottom w:val="0"/>
          <w:divBdr>
            <w:top w:val="none" w:sz="0" w:space="0" w:color="auto"/>
            <w:left w:val="none" w:sz="0" w:space="0" w:color="auto"/>
            <w:bottom w:val="none" w:sz="0" w:space="0" w:color="auto"/>
            <w:right w:val="none" w:sz="0" w:space="0" w:color="auto"/>
          </w:divBdr>
        </w:div>
        <w:div w:id="1565986020">
          <w:marLeft w:val="640"/>
          <w:marRight w:val="0"/>
          <w:marTop w:val="0"/>
          <w:marBottom w:val="0"/>
          <w:divBdr>
            <w:top w:val="none" w:sz="0" w:space="0" w:color="auto"/>
            <w:left w:val="none" w:sz="0" w:space="0" w:color="auto"/>
            <w:bottom w:val="none" w:sz="0" w:space="0" w:color="auto"/>
            <w:right w:val="none" w:sz="0" w:space="0" w:color="auto"/>
          </w:divBdr>
        </w:div>
        <w:div w:id="1715155529">
          <w:marLeft w:val="640"/>
          <w:marRight w:val="0"/>
          <w:marTop w:val="0"/>
          <w:marBottom w:val="0"/>
          <w:divBdr>
            <w:top w:val="none" w:sz="0" w:space="0" w:color="auto"/>
            <w:left w:val="none" w:sz="0" w:space="0" w:color="auto"/>
            <w:bottom w:val="none" w:sz="0" w:space="0" w:color="auto"/>
            <w:right w:val="none" w:sz="0" w:space="0" w:color="auto"/>
          </w:divBdr>
        </w:div>
        <w:div w:id="1898859823">
          <w:marLeft w:val="640"/>
          <w:marRight w:val="0"/>
          <w:marTop w:val="0"/>
          <w:marBottom w:val="0"/>
          <w:divBdr>
            <w:top w:val="none" w:sz="0" w:space="0" w:color="auto"/>
            <w:left w:val="none" w:sz="0" w:space="0" w:color="auto"/>
            <w:bottom w:val="none" w:sz="0" w:space="0" w:color="auto"/>
            <w:right w:val="none" w:sz="0" w:space="0" w:color="auto"/>
          </w:divBdr>
        </w:div>
        <w:div w:id="1908880117">
          <w:marLeft w:val="640"/>
          <w:marRight w:val="0"/>
          <w:marTop w:val="0"/>
          <w:marBottom w:val="0"/>
          <w:divBdr>
            <w:top w:val="none" w:sz="0" w:space="0" w:color="auto"/>
            <w:left w:val="none" w:sz="0" w:space="0" w:color="auto"/>
            <w:bottom w:val="none" w:sz="0" w:space="0" w:color="auto"/>
            <w:right w:val="none" w:sz="0" w:space="0" w:color="auto"/>
          </w:divBdr>
        </w:div>
        <w:div w:id="1934124862">
          <w:marLeft w:val="640"/>
          <w:marRight w:val="0"/>
          <w:marTop w:val="0"/>
          <w:marBottom w:val="0"/>
          <w:divBdr>
            <w:top w:val="none" w:sz="0" w:space="0" w:color="auto"/>
            <w:left w:val="none" w:sz="0" w:space="0" w:color="auto"/>
            <w:bottom w:val="none" w:sz="0" w:space="0" w:color="auto"/>
            <w:right w:val="none" w:sz="0" w:space="0" w:color="auto"/>
          </w:divBdr>
        </w:div>
        <w:div w:id="2015062088">
          <w:marLeft w:val="640"/>
          <w:marRight w:val="0"/>
          <w:marTop w:val="0"/>
          <w:marBottom w:val="0"/>
          <w:divBdr>
            <w:top w:val="none" w:sz="0" w:space="0" w:color="auto"/>
            <w:left w:val="none" w:sz="0" w:space="0" w:color="auto"/>
            <w:bottom w:val="none" w:sz="0" w:space="0" w:color="auto"/>
            <w:right w:val="none" w:sz="0" w:space="0" w:color="auto"/>
          </w:divBdr>
        </w:div>
        <w:div w:id="2044203792">
          <w:marLeft w:val="640"/>
          <w:marRight w:val="0"/>
          <w:marTop w:val="0"/>
          <w:marBottom w:val="0"/>
          <w:divBdr>
            <w:top w:val="none" w:sz="0" w:space="0" w:color="auto"/>
            <w:left w:val="none" w:sz="0" w:space="0" w:color="auto"/>
            <w:bottom w:val="none" w:sz="0" w:space="0" w:color="auto"/>
            <w:right w:val="none" w:sz="0" w:space="0" w:color="auto"/>
          </w:divBdr>
        </w:div>
      </w:divsChild>
    </w:div>
    <w:div w:id="1593977209">
      <w:marLeft w:val="0"/>
      <w:marRight w:val="0"/>
      <w:marTop w:val="0"/>
      <w:marBottom w:val="0"/>
      <w:divBdr>
        <w:top w:val="none" w:sz="0" w:space="0" w:color="auto"/>
        <w:left w:val="none" w:sz="0" w:space="0" w:color="auto"/>
        <w:bottom w:val="none" w:sz="0" w:space="0" w:color="auto"/>
        <w:right w:val="none" w:sz="0" w:space="0" w:color="auto"/>
      </w:divBdr>
    </w:div>
    <w:div w:id="1600336876">
      <w:bodyDiv w:val="1"/>
      <w:marLeft w:val="0"/>
      <w:marRight w:val="0"/>
      <w:marTop w:val="0"/>
      <w:marBottom w:val="0"/>
      <w:divBdr>
        <w:top w:val="none" w:sz="0" w:space="0" w:color="auto"/>
        <w:left w:val="none" w:sz="0" w:space="0" w:color="auto"/>
        <w:bottom w:val="none" w:sz="0" w:space="0" w:color="auto"/>
        <w:right w:val="none" w:sz="0" w:space="0" w:color="auto"/>
      </w:divBdr>
      <w:divsChild>
        <w:div w:id="3946574">
          <w:marLeft w:val="640"/>
          <w:marRight w:val="0"/>
          <w:marTop w:val="0"/>
          <w:marBottom w:val="0"/>
          <w:divBdr>
            <w:top w:val="none" w:sz="0" w:space="0" w:color="auto"/>
            <w:left w:val="none" w:sz="0" w:space="0" w:color="auto"/>
            <w:bottom w:val="none" w:sz="0" w:space="0" w:color="auto"/>
            <w:right w:val="none" w:sz="0" w:space="0" w:color="auto"/>
          </w:divBdr>
        </w:div>
        <w:div w:id="59523903">
          <w:marLeft w:val="640"/>
          <w:marRight w:val="0"/>
          <w:marTop w:val="0"/>
          <w:marBottom w:val="0"/>
          <w:divBdr>
            <w:top w:val="none" w:sz="0" w:space="0" w:color="auto"/>
            <w:left w:val="none" w:sz="0" w:space="0" w:color="auto"/>
            <w:bottom w:val="none" w:sz="0" w:space="0" w:color="auto"/>
            <w:right w:val="none" w:sz="0" w:space="0" w:color="auto"/>
          </w:divBdr>
        </w:div>
        <w:div w:id="85855183">
          <w:marLeft w:val="640"/>
          <w:marRight w:val="0"/>
          <w:marTop w:val="0"/>
          <w:marBottom w:val="0"/>
          <w:divBdr>
            <w:top w:val="none" w:sz="0" w:space="0" w:color="auto"/>
            <w:left w:val="none" w:sz="0" w:space="0" w:color="auto"/>
            <w:bottom w:val="none" w:sz="0" w:space="0" w:color="auto"/>
            <w:right w:val="none" w:sz="0" w:space="0" w:color="auto"/>
          </w:divBdr>
        </w:div>
        <w:div w:id="89012377">
          <w:marLeft w:val="640"/>
          <w:marRight w:val="0"/>
          <w:marTop w:val="0"/>
          <w:marBottom w:val="0"/>
          <w:divBdr>
            <w:top w:val="none" w:sz="0" w:space="0" w:color="auto"/>
            <w:left w:val="none" w:sz="0" w:space="0" w:color="auto"/>
            <w:bottom w:val="none" w:sz="0" w:space="0" w:color="auto"/>
            <w:right w:val="none" w:sz="0" w:space="0" w:color="auto"/>
          </w:divBdr>
        </w:div>
        <w:div w:id="125125441">
          <w:marLeft w:val="640"/>
          <w:marRight w:val="0"/>
          <w:marTop w:val="0"/>
          <w:marBottom w:val="0"/>
          <w:divBdr>
            <w:top w:val="none" w:sz="0" w:space="0" w:color="auto"/>
            <w:left w:val="none" w:sz="0" w:space="0" w:color="auto"/>
            <w:bottom w:val="none" w:sz="0" w:space="0" w:color="auto"/>
            <w:right w:val="none" w:sz="0" w:space="0" w:color="auto"/>
          </w:divBdr>
        </w:div>
        <w:div w:id="137580207">
          <w:marLeft w:val="640"/>
          <w:marRight w:val="0"/>
          <w:marTop w:val="0"/>
          <w:marBottom w:val="0"/>
          <w:divBdr>
            <w:top w:val="none" w:sz="0" w:space="0" w:color="auto"/>
            <w:left w:val="none" w:sz="0" w:space="0" w:color="auto"/>
            <w:bottom w:val="none" w:sz="0" w:space="0" w:color="auto"/>
            <w:right w:val="none" w:sz="0" w:space="0" w:color="auto"/>
          </w:divBdr>
        </w:div>
        <w:div w:id="169494047">
          <w:marLeft w:val="640"/>
          <w:marRight w:val="0"/>
          <w:marTop w:val="0"/>
          <w:marBottom w:val="0"/>
          <w:divBdr>
            <w:top w:val="none" w:sz="0" w:space="0" w:color="auto"/>
            <w:left w:val="none" w:sz="0" w:space="0" w:color="auto"/>
            <w:bottom w:val="none" w:sz="0" w:space="0" w:color="auto"/>
            <w:right w:val="none" w:sz="0" w:space="0" w:color="auto"/>
          </w:divBdr>
        </w:div>
        <w:div w:id="312679069">
          <w:marLeft w:val="640"/>
          <w:marRight w:val="0"/>
          <w:marTop w:val="0"/>
          <w:marBottom w:val="0"/>
          <w:divBdr>
            <w:top w:val="none" w:sz="0" w:space="0" w:color="auto"/>
            <w:left w:val="none" w:sz="0" w:space="0" w:color="auto"/>
            <w:bottom w:val="none" w:sz="0" w:space="0" w:color="auto"/>
            <w:right w:val="none" w:sz="0" w:space="0" w:color="auto"/>
          </w:divBdr>
        </w:div>
        <w:div w:id="332101845">
          <w:marLeft w:val="640"/>
          <w:marRight w:val="0"/>
          <w:marTop w:val="0"/>
          <w:marBottom w:val="0"/>
          <w:divBdr>
            <w:top w:val="none" w:sz="0" w:space="0" w:color="auto"/>
            <w:left w:val="none" w:sz="0" w:space="0" w:color="auto"/>
            <w:bottom w:val="none" w:sz="0" w:space="0" w:color="auto"/>
            <w:right w:val="none" w:sz="0" w:space="0" w:color="auto"/>
          </w:divBdr>
        </w:div>
        <w:div w:id="335545180">
          <w:marLeft w:val="640"/>
          <w:marRight w:val="0"/>
          <w:marTop w:val="0"/>
          <w:marBottom w:val="0"/>
          <w:divBdr>
            <w:top w:val="none" w:sz="0" w:space="0" w:color="auto"/>
            <w:left w:val="none" w:sz="0" w:space="0" w:color="auto"/>
            <w:bottom w:val="none" w:sz="0" w:space="0" w:color="auto"/>
            <w:right w:val="none" w:sz="0" w:space="0" w:color="auto"/>
          </w:divBdr>
        </w:div>
        <w:div w:id="363987796">
          <w:marLeft w:val="640"/>
          <w:marRight w:val="0"/>
          <w:marTop w:val="0"/>
          <w:marBottom w:val="0"/>
          <w:divBdr>
            <w:top w:val="none" w:sz="0" w:space="0" w:color="auto"/>
            <w:left w:val="none" w:sz="0" w:space="0" w:color="auto"/>
            <w:bottom w:val="none" w:sz="0" w:space="0" w:color="auto"/>
            <w:right w:val="none" w:sz="0" w:space="0" w:color="auto"/>
          </w:divBdr>
        </w:div>
        <w:div w:id="388724700">
          <w:marLeft w:val="640"/>
          <w:marRight w:val="0"/>
          <w:marTop w:val="0"/>
          <w:marBottom w:val="0"/>
          <w:divBdr>
            <w:top w:val="none" w:sz="0" w:space="0" w:color="auto"/>
            <w:left w:val="none" w:sz="0" w:space="0" w:color="auto"/>
            <w:bottom w:val="none" w:sz="0" w:space="0" w:color="auto"/>
            <w:right w:val="none" w:sz="0" w:space="0" w:color="auto"/>
          </w:divBdr>
        </w:div>
        <w:div w:id="565919511">
          <w:marLeft w:val="640"/>
          <w:marRight w:val="0"/>
          <w:marTop w:val="0"/>
          <w:marBottom w:val="0"/>
          <w:divBdr>
            <w:top w:val="none" w:sz="0" w:space="0" w:color="auto"/>
            <w:left w:val="none" w:sz="0" w:space="0" w:color="auto"/>
            <w:bottom w:val="none" w:sz="0" w:space="0" w:color="auto"/>
            <w:right w:val="none" w:sz="0" w:space="0" w:color="auto"/>
          </w:divBdr>
        </w:div>
        <w:div w:id="604924301">
          <w:marLeft w:val="640"/>
          <w:marRight w:val="0"/>
          <w:marTop w:val="0"/>
          <w:marBottom w:val="0"/>
          <w:divBdr>
            <w:top w:val="none" w:sz="0" w:space="0" w:color="auto"/>
            <w:left w:val="none" w:sz="0" w:space="0" w:color="auto"/>
            <w:bottom w:val="none" w:sz="0" w:space="0" w:color="auto"/>
            <w:right w:val="none" w:sz="0" w:space="0" w:color="auto"/>
          </w:divBdr>
        </w:div>
        <w:div w:id="721560227">
          <w:marLeft w:val="640"/>
          <w:marRight w:val="0"/>
          <w:marTop w:val="0"/>
          <w:marBottom w:val="0"/>
          <w:divBdr>
            <w:top w:val="none" w:sz="0" w:space="0" w:color="auto"/>
            <w:left w:val="none" w:sz="0" w:space="0" w:color="auto"/>
            <w:bottom w:val="none" w:sz="0" w:space="0" w:color="auto"/>
            <w:right w:val="none" w:sz="0" w:space="0" w:color="auto"/>
          </w:divBdr>
        </w:div>
        <w:div w:id="760370648">
          <w:marLeft w:val="640"/>
          <w:marRight w:val="0"/>
          <w:marTop w:val="0"/>
          <w:marBottom w:val="0"/>
          <w:divBdr>
            <w:top w:val="none" w:sz="0" w:space="0" w:color="auto"/>
            <w:left w:val="none" w:sz="0" w:space="0" w:color="auto"/>
            <w:bottom w:val="none" w:sz="0" w:space="0" w:color="auto"/>
            <w:right w:val="none" w:sz="0" w:space="0" w:color="auto"/>
          </w:divBdr>
        </w:div>
        <w:div w:id="763650885">
          <w:marLeft w:val="640"/>
          <w:marRight w:val="0"/>
          <w:marTop w:val="0"/>
          <w:marBottom w:val="0"/>
          <w:divBdr>
            <w:top w:val="none" w:sz="0" w:space="0" w:color="auto"/>
            <w:left w:val="none" w:sz="0" w:space="0" w:color="auto"/>
            <w:bottom w:val="none" w:sz="0" w:space="0" w:color="auto"/>
            <w:right w:val="none" w:sz="0" w:space="0" w:color="auto"/>
          </w:divBdr>
        </w:div>
        <w:div w:id="798500112">
          <w:marLeft w:val="640"/>
          <w:marRight w:val="0"/>
          <w:marTop w:val="0"/>
          <w:marBottom w:val="0"/>
          <w:divBdr>
            <w:top w:val="none" w:sz="0" w:space="0" w:color="auto"/>
            <w:left w:val="none" w:sz="0" w:space="0" w:color="auto"/>
            <w:bottom w:val="none" w:sz="0" w:space="0" w:color="auto"/>
            <w:right w:val="none" w:sz="0" w:space="0" w:color="auto"/>
          </w:divBdr>
        </w:div>
        <w:div w:id="832839052">
          <w:marLeft w:val="640"/>
          <w:marRight w:val="0"/>
          <w:marTop w:val="0"/>
          <w:marBottom w:val="0"/>
          <w:divBdr>
            <w:top w:val="none" w:sz="0" w:space="0" w:color="auto"/>
            <w:left w:val="none" w:sz="0" w:space="0" w:color="auto"/>
            <w:bottom w:val="none" w:sz="0" w:space="0" w:color="auto"/>
            <w:right w:val="none" w:sz="0" w:space="0" w:color="auto"/>
          </w:divBdr>
        </w:div>
        <w:div w:id="921063238">
          <w:marLeft w:val="640"/>
          <w:marRight w:val="0"/>
          <w:marTop w:val="0"/>
          <w:marBottom w:val="0"/>
          <w:divBdr>
            <w:top w:val="none" w:sz="0" w:space="0" w:color="auto"/>
            <w:left w:val="none" w:sz="0" w:space="0" w:color="auto"/>
            <w:bottom w:val="none" w:sz="0" w:space="0" w:color="auto"/>
            <w:right w:val="none" w:sz="0" w:space="0" w:color="auto"/>
          </w:divBdr>
        </w:div>
        <w:div w:id="922029599">
          <w:marLeft w:val="640"/>
          <w:marRight w:val="0"/>
          <w:marTop w:val="0"/>
          <w:marBottom w:val="0"/>
          <w:divBdr>
            <w:top w:val="none" w:sz="0" w:space="0" w:color="auto"/>
            <w:left w:val="none" w:sz="0" w:space="0" w:color="auto"/>
            <w:bottom w:val="none" w:sz="0" w:space="0" w:color="auto"/>
            <w:right w:val="none" w:sz="0" w:space="0" w:color="auto"/>
          </w:divBdr>
        </w:div>
        <w:div w:id="948197033">
          <w:marLeft w:val="640"/>
          <w:marRight w:val="0"/>
          <w:marTop w:val="0"/>
          <w:marBottom w:val="0"/>
          <w:divBdr>
            <w:top w:val="none" w:sz="0" w:space="0" w:color="auto"/>
            <w:left w:val="none" w:sz="0" w:space="0" w:color="auto"/>
            <w:bottom w:val="none" w:sz="0" w:space="0" w:color="auto"/>
            <w:right w:val="none" w:sz="0" w:space="0" w:color="auto"/>
          </w:divBdr>
        </w:div>
        <w:div w:id="995962343">
          <w:marLeft w:val="640"/>
          <w:marRight w:val="0"/>
          <w:marTop w:val="0"/>
          <w:marBottom w:val="0"/>
          <w:divBdr>
            <w:top w:val="none" w:sz="0" w:space="0" w:color="auto"/>
            <w:left w:val="none" w:sz="0" w:space="0" w:color="auto"/>
            <w:bottom w:val="none" w:sz="0" w:space="0" w:color="auto"/>
            <w:right w:val="none" w:sz="0" w:space="0" w:color="auto"/>
          </w:divBdr>
        </w:div>
        <w:div w:id="1031300332">
          <w:marLeft w:val="640"/>
          <w:marRight w:val="0"/>
          <w:marTop w:val="0"/>
          <w:marBottom w:val="0"/>
          <w:divBdr>
            <w:top w:val="none" w:sz="0" w:space="0" w:color="auto"/>
            <w:left w:val="none" w:sz="0" w:space="0" w:color="auto"/>
            <w:bottom w:val="none" w:sz="0" w:space="0" w:color="auto"/>
            <w:right w:val="none" w:sz="0" w:space="0" w:color="auto"/>
          </w:divBdr>
        </w:div>
        <w:div w:id="1099519768">
          <w:marLeft w:val="640"/>
          <w:marRight w:val="0"/>
          <w:marTop w:val="0"/>
          <w:marBottom w:val="0"/>
          <w:divBdr>
            <w:top w:val="none" w:sz="0" w:space="0" w:color="auto"/>
            <w:left w:val="none" w:sz="0" w:space="0" w:color="auto"/>
            <w:bottom w:val="none" w:sz="0" w:space="0" w:color="auto"/>
            <w:right w:val="none" w:sz="0" w:space="0" w:color="auto"/>
          </w:divBdr>
        </w:div>
        <w:div w:id="1110198150">
          <w:marLeft w:val="640"/>
          <w:marRight w:val="0"/>
          <w:marTop w:val="0"/>
          <w:marBottom w:val="0"/>
          <w:divBdr>
            <w:top w:val="none" w:sz="0" w:space="0" w:color="auto"/>
            <w:left w:val="none" w:sz="0" w:space="0" w:color="auto"/>
            <w:bottom w:val="none" w:sz="0" w:space="0" w:color="auto"/>
            <w:right w:val="none" w:sz="0" w:space="0" w:color="auto"/>
          </w:divBdr>
        </w:div>
        <w:div w:id="1134636551">
          <w:marLeft w:val="640"/>
          <w:marRight w:val="0"/>
          <w:marTop w:val="0"/>
          <w:marBottom w:val="0"/>
          <w:divBdr>
            <w:top w:val="none" w:sz="0" w:space="0" w:color="auto"/>
            <w:left w:val="none" w:sz="0" w:space="0" w:color="auto"/>
            <w:bottom w:val="none" w:sz="0" w:space="0" w:color="auto"/>
            <w:right w:val="none" w:sz="0" w:space="0" w:color="auto"/>
          </w:divBdr>
        </w:div>
        <w:div w:id="1259292443">
          <w:marLeft w:val="640"/>
          <w:marRight w:val="0"/>
          <w:marTop w:val="0"/>
          <w:marBottom w:val="0"/>
          <w:divBdr>
            <w:top w:val="none" w:sz="0" w:space="0" w:color="auto"/>
            <w:left w:val="none" w:sz="0" w:space="0" w:color="auto"/>
            <w:bottom w:val="none" w:sz="0" w:space="0" w:color="auto"/>
            <w:right w:val="none" w:sz="0" w:space="0" w:color="auto"/>
          </w:divBdr>
        </w:div>
        <w:div w:id="1269116595">
          <w:marLeft w:val="640"/>
          <w:marRight w:val="0"/>
          <w:marTop w:val="0"/>
          <w:marBottom w:val="0"/>
          <w:divBdr>
            <w:top w:val="none" w:sz="0" w:space="0" w:color="auto"/>
            <w:left w:val="none" w:sz="0" w:space="0" w:color="auto"/>
            <w:bottom w:val="none" w:sz="0" w:space="0" w:color="auto"/>
            <w:right w:val="none" w:sz="0" w:space="0" w:color="auto"/>
          </w:divBdr>
        </w:div>
        <w:div w:id="1334723466">
          <w:marLeft w:val="640"/>
          <w:marRight w:val="0"/>
          <w:marTop w:val="0"/>
          <w:marBottom w:val="0"/>
          <w:divBdr>
            <w:top w:val="none" w:sz="0" w:space="0" w:color="auto"/>
            <w:left w:val="none" w:sz="0" w:space="0" w:color="auto"/>
            <w:bottom w:val="none" w:sz="0" w:space="0" w:color="auto"/>
            <w:right w:val="none" w:sz="0" w:space="0" w:color="auto"/>
          </w:divBdr>
        </w:div>
        <w:div w:id="1395859807">
          <w:marLeft w:val="640"/>
          <w:marRight w:val="0"/>
          <w:marTop w:val="0"/>
          <w:marBottom w:val="0"/>
          <w:divBdr>
            <w:top w:val="none" w:sz="0" w:space="0" w:color="auto"/>
            <w:left w:val="none" w:sz="0" w:space="0" w:color="auto"/>
            <w:bottom w:val="none" w:sz="0" w:space="0" w:color="auto"/>
            <w:right w:val="none" w:sz="0" w:space="0" w:color="auto"/>
          </w:divBdr>
        </w:div>
        <w:div w:id="1409226810">
          <w:marLeft w:val="640"/>
          <w:marRight w:val="0"/>
          <w:marTop w:val="0"/>
          <w:marBottom w:val="0"/>
          <w:divBdr>
            <w:top w:val="none" w:sz="0" w:space="0" w:color="auto"/>
            <w:left w:val="none" w:sz="0" w:space="0" w:color="auto"/>
            <w:bottom w:val="none" w:sz="0" w:space="0" w:color="auto"/>
            <w:right w:val="none" w:sz="0" w:space="0" w:color="auto"/>
          </w:divBdr>
        </w:div>
        <w:div w:id="1431120776">
          <w:marLeft w:val="640"/>
          <w:marRight w:val="0"/>
          <w:marTop w:val="0"/>
          <w:marBottom w:val="0"/>
          <w:divBdr>
            <w:top w:val="none" w:sz="0" w:space="0" w:color="auto"/>
            <w:left w:val="none" w:sz="0" w:space="0" w:color="auto"/>
            <w:bottom w:val="none" w:sz="0" w:space="0" w:color="auto"/>
            <w:right w:val="none" w:sz="0" w:space="0" w:color="auto"/>
          </w:divBdr>
        </w:div>
        <w:div w:id="1461411413">
          <w:marLeft w:val="640"/>
          <w:marRight w:val="0"/>
          <w:marTop w:val="0"/>
          <w:marBottom w:val="0"/>
          <w:divBdr>
            <w:top w:val="none" w:sz="0" w:space="0" w:color="auto"/>
            <w:left w:val="none" w:sz="0" w:space="0" w:color="auto"/>
            <w:bottom w:val="none" w:sz="0" w:space="0" w:color="auto"/>
            <w:right w:val="none" w:sz="0" w:space="0" w:color="auto"/>
          </w:divBdr>
        </w:div>
        <w:div w:id="1652173543">
          <w:marLeft w:val="640"/>
          <w:marRight w:val="0"/>
          <w:marTop w:val="0"/>
          <w:marBottom w:val="0"/>
          <w:divBdr>
            <w:top w:val="none" w:sz="0" w:space="0" w:color="auto"/>
            <w:left w:val="none" w:sz="0" w:space="0" w:color="auto"/>
            <w:bottom w:val="none" w:sz="0" w:space="0" w:color="auto"/>
            <w:right w:val="none" w:sz="0" w:space="0" w:color="auto"/>
          </w:divBdr>
        </w:div>
        <w:div w:id="1750809817">
          <w:marLeft w:val="640"/>
          <w:marRight w:val="0"/>
          <w:marTop w:val="0"/>
          <w:marBottom w:val="0"/>
          <w:divBdr>
            <w:top w:val="none" w:sz="0" w:space="0" w:color="auto"/>
            <w:left w:val="none" w:sz="0" w:space="0" w:color="auto"/>
            <w:bottom w:val="none" w:sz="0" w:space="0" w:color="auto"/>
            <w:right w:val="none" w:sz="0" w:space="0" w:color="auto"/>
          </w:divBdr>
        </w:div>
        <w:div w:id="1836607456">
          <w:marLeft w:val="640"/>
          <w:marRight w:val="0"/>
          <w:marTop w:val="0"/>
          <w:marBottom w:val="0"/>
          <w:divBdr>
            <w:top w:val="none" w:sz="0" w:space="0" w:color="auto"/>
            <w:left w:val="none" w:sz="0" w:space="0" w:color="auto"/>
            <w:bottom w:val="none" w:sz="0" w:space="0" w:color="auto"/>
            <w:right w:val="none" w:sz="0" w:space="0" w:color="auto"/>
          </w:divBdr>
        </w:div>
        <w:div w:id="1868711425">
          <w:marLeft w:val="640"/>
          <w:marRight w:val="0"/>
          <w:marTop w:val="0"/>
          <w:marBottom w:val="0"/>
          <w:divBdr>
            <w:top w:val="none" w:sz="0" w:space="0" w:color="auto"/>
            <w:left w:val="none" w:sz="0" w:space="0" w:color="auto"/>
            <w:bottom w:val="none" w:sz="0" w:space="0" w:color="auto"/>
            <w:right w:val="none" w:sz="0" w:space="0" w:color="auto"/>
          </w:divBdr>
        </w:div>
        <w:div w:id="1895002908">
          <w:marLeft w:val="640"/>
          <w:marRight w:val="0"/>
          <w:marTop w:val="0"/>
          <w:marBottom w:val="0"/>
          <w:divBdr>
            <w:top w:val="none" w:sz="0" w:space="0" w:color="auto"/>
            <w:left w:val="none" w:sz="0" w:space="0" w:color="auto"/>
            <w:bottom w:val="none" w:sz="0" w:space="0" w:color="auto"/>
            <w:right w:val="none" w:sz="0" w:space="0" w:color="auto"/>
          </w:divBdr>
        </w:div>
        <w:div w:id="1938781185">
          <w:marLeft w:val="640"/>
          <w:marRight w:val="0"/>
          <w:marTop w:val="0"/>
          <w:marBottom w:val="0"/>
          <w:divBdr>
            <w:top w:val="none" w:sz="0" w:space="0" w:color="auto"/>
            <w:left w:val="none" w:sz="0" w:space="0" w:color="auto"/>
            <w:bottom w:val="none" w:sz="0" w:space="0" w:color="auto"/>
            <w:right w:val="none" w:sz="0" w:space="0" w:color="auto"/>
          </w:divBdr>
        </w:div>
        <w:div w:id="2019581443">
          <w:marLeft w:val="640"/>
          <w:marRight w:val="0"/>
          <w:marTop w:val="0"/>
          <w:marBottom w:val="0"/>
          <w:divBdr>
            <w:top w:val="none" w:sz="0" w:space="0" w:color="auto"/>
            <w:left w:val="none" w:sz="0" w:space="0" w:color="auto"/>
            <w:bottom w:val="none" w:sz="0" w:space="0" w:color="auto"/>
            <w:right w:val="none" w:sz="0" w:space="0" w:color="auto"/>
          </w:divBdr>
        </w:div>
        <w:div w:id="2117284708">
          <w:marLeft w:val="640"/>
          <w:marRight w:val="0"/>
          <w:marTop w:val="0"/>
          <w:marBottom w:val="0"/>
          <w:divBdr>
            <w:top w:val="none" w:sz="0" w:space="0" w:color="auto"/>
            <w:left w:val="none" w:sz="0" w:space="0" w:color="auto"/>
            <w:bottom w:val="none" w:sz="0" w:space="0" w:color="auto"/>
            <w:right w:val="none" w:sz="0" w:space="0" w:color="auto"/>
          </w:divBdr>
        </w:div>
        <w:div w:id="2147119164">
          <w:marLeft w:val="640"/>
          <w:marRight w:val="0"/>
          <w:marTop w:val="0"/>
          <w:marBottom w:val="0"/>
          <w:divBdr>
            <w:top w:val="none" w:sz="0" w:space="0" w:color="auto"/>
            <w:left w:val="none" w:sz="0" w:space="0" w:color="auto"/>
            <w:bottom w:val="none" w:sz="0" w:space="0" w:color="auto"/>
            <w:right w:val="none" w:sz="0" w:space="0" w:color="auto"/>
          </w:divBdr>
        </w:div>
      </w:divsChild>
    </w:div>
    <w:div w:id="1601526480">
      <w:marLeft w:val="0"/>
      <w:marRight w:val="0"/>
      <w:marTop w:val="0"/>
      <w:marBottom w:val="0"/>
      <w:divBdr>
        <w:top w:val="none" w:sz="0" w:space="0" w:color="auto"/>
        <w:left w:val="none" w:sz="0" w:space="0" w:color="auto"/>
        <w:bottom w:val="none" w:sz="0" w:space="0" w:color="auto"/>
        <w:right w:val="none" w:sz="0" w:space="0" w:color="auto"/>
      </w:divBdr>
    </w:div>
    <w:div w:id="1604654175">
      <w:marLeft w:val="0"/>
      <w:marRight w:val="0"/>
      <w:marTop w:val="0"/>
      <w:marBottom w:val="0"/>
      <w:divBdr>
        <w:top w:val="none" w:sz="0" w:space="0" w:color="auto"/>
        <w:left w:val="none" w:sz="0" w:space="0" w:color="auto"/>
        <w:bottom w:val="none" w:sz="0" w:space="0" w:color="auto"/>
        <w:right w:val="none" w:sz="0" w:space="0" w:color="auto"/>
      </w:divBdr>
    </w:div>
    <w:div w:id="1606619601">
      <w:marLeft w:val="0"/>
      <w:marRight w:val="0"/>
      <w:marTop w:val="0"/>
      <w:marBottom w:val="0"/>
      <w:divBdr>
        <w:top w:val="none" w:sz="0" w:space="0" w:color="auto"/>
        <w:left w:val="none" w:sz="0" w:space="0" w:color="auto"/>
        <w:bottom w:val="none" w:sz="0" w:space="0" w:color="auto"/>
        <w:right w:val="none" w:sz="0" w:space="0" w:color="auto"/>
      </w:divBdr>
    </w:div>
    <w:div w:id="1614826943">
      <w:bodyDiv w:val="1"/>
      <w:marLeft w:val="0"/>
      <w:marRight w:val="0"/>
      <w:marTop w:val="0"/>
      <w:marBottom w:val="0"/>
      <w:divBdr>
        <w:top w:val="none" w:sz="0" w:space="0" w:color="auto"/>
        <w:left w:val="none" w:sz="0" w:space="0" w:color="auto"/>
        <w:bottom w:val="none" w:sz="0" w:space="0" w:color="auto"/>
        <w:right w:val="none" w:sz="0" w:space="0" w:color="auto"/>
      </w:divBdr>
      <w:divsChild>
        <w:div w:id="2008901672">
          <w:marLeft w:val="640"/>
          <w:marRight w:val="0"/>
          <w:marTop w:val="0"/>
          <w:marBottom w:val="0"/>
          <w:divBdr>
            <w:top w:val="none" w:sz="0" w:space="0" w:color="auto"/>
            <w:left w:val="none" w:sz="0" w:space="0" w:color="auto"/>
            <w:bottom w:val="none" w:sz="0" w:space="0" w:color="auto"/>
            <w:right w:val="none" w:sz="0" w:space="0" w:color="auto"/>
          </w:divBdr>
        </w:div>
        <w:div w:id="10031469">
          <w:marLeft w:val="640"/>
          <w:marRight w:val="0"/>
          <w:marTop w:val="0"/>
          <w:marBottom w:val="0"/>
          <w:divBdr>
            <w:top w:val="none" w:sz="0" w:space="0" w:color="auto"/>
            <w:left w:val="none" w:sz="0" w:space="0" w:color="auto"/>
            <w:bottom w:val="none" w:sz="0" w:space="0" w:color="auto"/>
            <w:right w:val="none" w:sz="0" w:space="0" w:color="auto"/>
          </w:divBdr>
        </w:div>
        <w:div w:id="1961648098">
          <w:marLeft w:val="640"/>
          <w:marRight w:val="0"/>
          <w:marTop w:val="0"/>
          <w:marBottom w:val="0"/>
          <w:divBdr>
            <w:top w:val="none" w:sz="0" w:space="0" w:color="auto"/>
            <w:left w:val="none" w:sz="0" w:space="0" w:color="auto"/>
            <w:bottom w:val="none" w:sz="0" w:space="0" w:color="auto"/>
            <w:right w:val="none" w:sz="0" w:space="0" w:color="auto"/>
          </w:divBdr>
        </w:div>
        <w:div w:id="1323508971">
          <w:marLeft w:val="640"/>
          <w:marRight w:val="0"/>
          <w:marTop w:val="0"/>
          <w:marBottom w:val="0"/>
          <w:divBdr>
            <w:top w:val="none" w:sz="0" w:space="0" w:color="auto"/>
            <w:left w:val="none" w:sz="0" w:space="0" w:color="auto"/>
            <w:bottom w:val="none" w:sz="0" w:space="0" w:color="auto"/>
            <w:right w:val="none" w:sz="0" w:space="0" w:color="auto"/>
          </w:divBdr>
        </w:div>
        <w:div w:id="372458680">
          <w:marLeft w:val="640"/>
          <w:marRight w:val="0"/>
          <w:marTop w:val="0"/>
          <w:marBottom w:val="0"/>
          <w:divBdr>
            <w:top w:val="none" w:sz="0" w:space="0" w:color="auto"/>
            <w:left w:val="none" w:sz="0" w:space="0" w:color="auto"/>
            <w:bottom w:val="none" w:sz="0" w:space="0" w:color="auto"/>
            <w:right w:val="none" w:sz="0" w:space="0" w:color="auto"/>
          </w:divBdr>
        </w:div>
        <w:div w:id="676886969">
          <w:marLeft w:val="640"/>
          <w:marRight w:val="0"/>
          <w:marTop w:val="0"/>
          <w:marBottom w:val="0"/>
          <w:divBdr>
            <w:top w:val="none" w:sz="0" w:space="0" w:color="auto"/>
            <w:left w:val="none" w:sz="0" w:space="0" w:color="auto"/>
            <w:bottom w:val="none" w:sz="0" w:space="0" w:color="auto"/>
            <w:right w:val="none" w:sz="0" w:space="0" w:color="auto"/>
          </w:divBdr>
        </w:div>
        <w:div w:id="1203444354">
          <w:marLeft w:val="640"/>
          <w:marRight w:val="0"/>
          <w:marTop w:val="0"/>
          <w:marBottom w:val="0"/>
          <w:divBdr>
            <w:top w:val="none" w:sz="0" w:space="0" w:color="auto"/>
            <w:left w:val="none" w:sz="0" w:space="0" w:color="auto"/>
            <w:bottom w:val="none" w:sz="0" w:space="0" w:color="auto"/>
            <w:right w:val="none" w:sz="0" w:space="0" w:color="auto"/>
          </w:divBdr>
        </w:div>
        <w:div w:id="2122071554">
          <w:marLeft w:val="640"/>
          <w:marRight w:val="0"/>
          <w:marTop w:val="0"/>
          <w:marBottom w:val="0"/>
          <w:divBdr>
            <w:top w:val="none" w:sz="0" w:space="0" w:color="auto"/>
            <w:left w:val="none" w:sz="0" w:space="0" w:color="auto"/>
            <w:bottom w:val="none" w:sz="0" w:space="0" w:color="auto"/>
            <w:right w:val="none" w:sz="0" w:space="0" w:color="auto"/>
          </w:divBdr>
        </w:div>
        <w:div w:id="681587510">
          <w:marLeft w:val="640"/>
          <w:marRight w:val="0"/>
          <w:marTop w:val="0"/>
          <w:marBottom w:val="0"/>
          <w:divBdr>
            <w:top w:val="none" w:sz="0" w:space="0" w:color="auto"/>
            <w:left w:val="none" w:sz="0" w:space="0" w:color="auto"/>
            <w:bottom w:val="none" w:sz="0" w:space="0" w:color="auto"/>
            <w:right w:val="none" w:sz="0" w:space="0" w:color="auto"/>
          </w:divBdr>
        </w:div>
        <w:div w:id="709257987">
          <w:marLeft w:val="640"/>
          <w:marRight w:val="0"/>
          <w:marTop w:val="0"/>
          <w:marBottom w:val="0"/>
          <w:divBdr>
            <w:top w:val="none" w:sz="0" w:space="0" w:color="auto"/>
            <w:left w:val="none" w:sz="0" w:space="0" w:color="auto"/>
            <w:bottom w:val="none" w:sz="0" w:space="0" w:color="auto"/>
            <w:right w:val="none" w:sz="0" w:space="0" w:color="auto"/>
          </w:divBdr>
        </w:div>
        <w:div w:id="2107266524">
          <w:marLeft w:val="640"/>
          <w:marRight w:val="0"/>
          <w:marTop w:val="0"/>
          <w:marBottom w:val="0"/>
          <w:divBdr>
            <w:top w:val="none" w:sz="0" w:space="0" w:color="auto"/>
            <w:left w:val="none" w:sz="0" w:space="0" w:color="auto"/>
            <w:bottom w:val="none" w:sz="0" w:space="0" w:color="auto"/>
            <w:right w:val="none" w:sz="0" w:space="0" w:color="auto"/>
          </w:divBdr>
        </w:div>
        <w:div w:id="2060590760">
          <w:marLeft w:val="640"/>
          <w:marRight w:val="0"/>
          <w:marTop w:val="0"/>
          <w:marBottom w:val="0"/>
          <w:divBdr>
            <w:top w:val="none" w:sz="0" w:space="0" w:color="auto"/>
            <w:left w:val="none" w:sz="0" w:space="0" w:color="auto"/>
            <w:bottom w:val="none" w:sz="0" w:space="0" w:color="auto"/>
            <w:right w:val="none" w:sz="0" w:space="0" w:color="auto"/>
          </w:divBdr>
        </w:div>
        <w:div w:id="172771788">
          <w:marLeft w:val="640"/>
          <w:marRight w:val="0"/>
          <w:marTop w:val="0"/>
          <w:marBottom w:val="0"/>
          <w:divBdr>
            <w:top w:val="none" w:sz="0" w:space="0" w:color="auto"/>
            <w:left w:val="none" w:sz="0" w:space="0" w:color="auto"/>
            <w:bottom w:val="none" w:sz="0" w:space="0" w:color="auto"/>
            <w:right w:val="none" w:sz="0" w:space="0" w:color="auto"/>
          </w:divBdr>
        </w:div>
        <w:div w:id="368728304">
          <w:marLeft w:val="640"/>
          <w:marRight w:val="0"/>
          <w:marTop w:val="0"/>
          <w:marBottom w:val="0"/>
          <w:divBdr>
            <w:top w:val="none" w:sz="0" w:space="0" w:color="auto"/>
            <w:left w:val="none" w:sz="0" w:space="0" w:color="auto"/>
            <w:bottom w:val="none" w:sz="0" w:space="0" w:color="auto"/>
            <w:right w:val="none" w:sz="0" w:space="0" w:color="auto"/>
          </w:divBdr>
        </w:div>
        <w:div w:id="1704669227">
          <w:marLeft w:val="640"/>
          <w:marRight w:val="0"/>
          <w:marTop w:val="0"/>
          <w:marBottom w:val="0"/>
          <w:divBdr>
            <w:top w:val="none" w:sz="0" w:space="0" w:color="auto"/>
            <w:left w:val="none" w:sz="0" w:space="0" w:color="auto"/>
            <w:bottom w:val="none" w:sz="0" w:space="0" w:color="auto"/>
            <w:right w:val="none" w:sz="0" w:space="0" w:color="auto"/>
          </w:divBdr>
        </w:div>
        <w:div w:id="1732193474">
          <w:marLeft w:val="640"/>
          <w:marRight w:val="0"/>
          <w:marTop w:val="0"/>
          <w:marBottom w:val="0"/>
          <w:divBdr>
            <w:top w:val="none" w:sz="0" w:space="0" w:color="auto"/>
            <w:left w:val="none" w:sz="0" w:space="0" w:color="auto"/>
            <w:bottom w:val="none" w:sz="0" w:space="0" w:color="auto"/>
            <w:right w:val="none" w:sz="0" w:space="0" w:color="auto"/>
          </w:divBdr>
        </w:div>
        <w:div w:id="1550337264">
          <w:marLeft w:val="640"/>
          <w:marRight w:val="0"/>
          <w:marTop w:val="0"/>
          <w:marBottom w:val="0"/>
          <w:divBdr>
            <w:top w:val="none" w:sz="0" w:space="0" w:color="auto"/>
            <w:left w:val="none" w:sz="0" w:space="0" w:color="auto"/>
            <w:bottom w:val="none" w:sz="0" w:space="0" w:color="auto"/>
            <w:right w:val="none" w:sz="0" w:space="0" w:color="auto"/>
          </w:divBdr>
        </w:div>
        <w:div w:id="1455830934">
          <w:marLeft w:val="640"/>
          <w:marRight w:val="0"/>
          <w:marTop w:val="0"/>
          <w:marBottom w:val="0"/>
          <w:divBdr>
            <w:top w:val="none" w:sz="0" w:space="0" w:color="auto"/>
            <w:left w:val="none" w:sz="0" w:space="0" w:color="auto"/>
            <w:bottom w:val="none" w:sz="0" w:space="0" w:color="auto"/>
            <w:right w:val="none" w:sz="0" w:space="0" w:color="auto"/>
          </w:divBdr>
        </w:div>
        <w:div w:id="49233735">
          <w:marLeft w:val="640"/>
          <w:marRight w:val="0"/>
          <w:marTop w:val="0"/>
          <w:marBottom w:val="0"/>
          <w:divBdr>
            <w:top w:val="none" w:sz="0" w:space="0" w:color="auto"/>
            <w:left w:val="none" w:sz="0" w:space="0" w:color="auto"/>
            <w:bottom w:val="none" w:sz="0" w:space="0" w:color="auto"/>
            <w:right w:val="none" w:sz="0" w:space="0" w:color="auto"/>
          </w:divBdr>
        </w:div>
        <w:div w:id="1684546654">
          <w:marLeft w:val="640"/>
          <w:marRight w:val="0"/>
          <w:marTop w:val="0"/>
          <w:marBottom w:val="0"/>
          <w:divBdr>
            <w:top w:val="none" w:sz="0" w:space="0" w:color="auto"/>
            <w:left w:val="none" w:sz="0" w:space="0" w:color="auto"/>
            <w:bottom w:val="none" w:sz="0" w:space="0" w:color="auto"/>
            <w:right w:val="none" w:sz="0" w:space="0" w:color="auto"/>
          </w:divBdr>
        </w:div>
        <w:div w:id="831337897">
          <w:marLeft w:val="640"/>
          <w:marRight w:val="0"/>
          <w:marTop w:val="0"/>
          <w:marBottom w:val="0"/>
          <w:divBdr>
            <w:top w:val="none" w:sz="0" w:space="0" w:color="auto"/>
            <w:left w:val="none" w:sz="0" w:space="0" w:color="auto"/>
            <w:bottom w:val="none" w:sz="0" w:space="0" w:color="auto"/>
            <w:right w:val="none" w:sz="0" w:space="0" w:color="auto"/>
          </w:divBdr>
        </w:div>
        <w:div w:id="472719349">
          <w:marLeft w:val="640"/>
          <w:marRight w:val="0"/>
          <w:marTop w:val="0"/>
          <w:marBottom w:val="0"/>
          <w:divBdr>
            <w:top w:val="none" w:sz="0" w:space="0" w:color="auto"/>
            <w:left w:val="none" w:sz="0" w:space="0" w:color="auto"/>
            <w:bottom w:val="none" w:sz="0" w:space="0" w:color="auto"/>
            <w:right w:val="none" w:sz="0" w:space="0" w:color="auto"/>
          </w:divBdr>
        </w:div>
        <w:div w:id="841311954">
          <w:marLeft w:val="640"/>
          <w:marRight w:val="0"/>
          <w:marTop w:val="0"/>
          <w:marBottom w:val="0"/>
          <w:divBdr>
            <w:top w:val="none" w:sz="0" w:space="0" w:color="auto"/>
            <w:left w:val="none" w:sz="0" w:space="0" w:color="auto"/>
            <w:bottom w:val="none" w:sz="0" w:space="0" w:color="auto"/>
            <w:right w:val="none" w:sz="0" w:space="0" w:color="auto"/>
          </w:divBdr>
        </w:div>
        <w:div w:id="2033333310">
          <w:marLeft w:val="640"/>
          <w:marRight w:val="0"/>
          <w:marTop w:val="0"/>
          <w:marBottom w:val="0"/>
          <w:divBdr>
            <w:top w:val="none" w:sz="0" w:space="0" w:color="auto"/>
            <w:left w:val="none" w:sz="0" w:space="0" w:color="auto"/>
            <w:bottom w:val="none" w:sz="0" w:space="0" w:color="auto"/>
            <w:right w:val="none" w:sz="0" w:space="0" w:color="auto"/>
          </w:divBdr>
        </w:div>
        <w:div w:id="1958482953">
          <w:marLeft w:val="640"/>
          <w:marRight w:val="0"/>
          <w:marTop w:val="0"/>
          <w:marBottom w:val="0"/>
          <w:divBdr>
            <w:top w:val="none" w:sz="0" w:space="0" w:color="auto"/>
            <w:left w:val="none" w:sz="0" w:space="0" w:color="auto"/>
            <w:bottom w:val="none" w:sz="0" w:space="0" w:color="auto"/>
            <w:right w:val="none" w:sz="0" w:space="0" w:color="auto"/>
          </w:divBdr>
        </w:div>
        <w:div w:id="1012534736">
          <w:marLeft w:val="640"/>
          <w:marRight w:val="0"/>
          <w:marTop w:val="0"/>
          <w:marBottom w:val="0"/>
          <w:divBdr>
            <w:top w:val="none" w:sz="0" w:space="0" w:color="auto"/>
            <w:left w:val="none" w:sz="0" w:space="0" w:color="auto"/>
            <w:bottom w:val="none" w:sz="0" w:space="0" w:color="auto"/>
            <w:right w:val="none" w:sz="0" w:space="0" w:color="auto"/>
          </w:divBdr>
        </w:div>
        <w:div w:id="1194617047">
          <w:marLeft w:val="640"/>
          <w:marRight w:val="0"/>
          <w:marTop w:val="0"/>
          <w:marBottom w:val="0"/>
          <w:divBdr>
            <w:top w:val="none" w:sz="0" w:space="0" w:color="auto"/>
            <w:left w:val="none" w:sz="0" w:space="0" w:color="auto"/>
            <w:bottom w:val="none" w:sz="0" w:space="0" w:color="auto"/>
            <w:right w:val="none" w:sz="0" w:space="0" w:color="auto"/>
          </w:divBdr>
        </w:div>
        <w:div w:id="837841187">
          <w:marLeft w:val="640"/>
          <w:marRight w:val="0"/>
          <w:marTop w:val="0"/>
          <w:marBottom w:val="0"/>
          <w:divBdr>
            <w:top w:val="none" w:sz="0" w:space="0" w:color="auto"/>
            <w:left w:val="none" w:sz="0" w:space="0" w:color="auto"/>
            <w:bottom w:val="none" w:sz="0" w:space="0" w:color="auto"/>
            <w:right w:val="none" w:sz="0" w:space="0" w:color="auto"/>
          </w:divBdr>
        </w:div>
        <w:div w:id="1984775861">
          <w:marLeft w:val="640"/>
          <w:marRight w:val="0"/>
          <w:marTop w:val="0"/>
          <w:marBottom w:val="0"/>
          <w:divBdr>
            <w:top w:val="none" w:sz="0" w:space="0" w:color="auto"/>
            <w:left w:val="none" w:sz="0" w:space="0" w:color="auto"/>
            <w:bottom w:val="none" w:sz="0" w:space="0" w:color="auto"/>
            <w:right w:val="none" w:sz="0" w:space="0" w:color="auto"/>
          </w:divBdr>
        </w:div>
        <w:div w:id="963384553">
          <w:marLeft w:val="640"/>
          <w:marRight w:val="0"/>
          <w:marTop w:val="0"/>
          <w:marBottom w:val="0"/>
          <w:divBdr>
            <w:top w:val="none" w:sz="0" w:space="0" w:color="auto"/>
            <w:left w:val="none" w:sz="0" w:space="0" w:color="auto"/>
            <w:bottom w:val="none" w:sz="0" w:space="0" w:color="auto"/>
            <w:right w:val="none" w:sz="0" w:space="0" w:color="auto"/>
          </w:divBdr>
        </w:div>
        <w:div w:id="586501449">
          <w:marLeft w:val="640"/>
          <w:marRight w:val="0"/>
          <w:marTop w:val="0"/>
          <w:marBottom w:val="0"/>
          <w:divBdr>
            <w:top w:val="none" w:sz="0" w:space="0" w:color="auto"/>
            <w:left w:val="none" w:sz="0" w:space="0" w:color="auto"/>
            <w:bottom w:val="none" w:sz="0" w:space="0" w:color="auto"/>
            <w:right w:val="none" w:sz="0" w:space="0" w:color="auto"/>
          </w:divBdr>
        </w:div>
        <w:div w:id="531916054">
          <w:marLeft w:val="640"/>
          <w:marRight w:val="0"/>
          <w:marTop w:val="0"/>
          <w:marBottom w:val="0"/>
          <w:divBdr>
            <w:top w:val="none" w:sz="0" w:space="0" w:color="auto"/>
            <w:left w:val="none" w:sz="0" w:space="0" w:color="auto"/>
            <w:bottom w:val="none" w:sz="0" w:space="0" w:color="auto"/>
            <w:right w:val="none" w:sz="0" w:space="0" w:color="auto"/>
          </w:divBdr>
        </w:div>
        <w:div w:id="1609312413">
          <w:marLeft w:val="640"/>
          <w:marRight w:val="0"/>
          <w:marTop w:val="0"/>
          <w:marBottom w:val="0"/>
          <w:divBdr>
            <w:top w:val="none" w:sz="0" w:space="0" w:color="auto"/>
            <w:left w:val="none" w:sz="0" w:space="0" w:color="auto"/>
            <w:bottom w:val="none" w:sz="0" w:space="0" w:color="auto"/>
            <w:right w:val="none" w:sz="0" w:space="0" w:color="auto"/>
          </w:divBdr>
        </w:div>
        <w:div w:id="804615640">
          <w:marLeft w:val="640"/>
          <w:marRight w:val="0"/>
          <w:marTop w:val="0"/>
          <w:marBottom w:val="0"/>
          <w:divBdr>
            <w:top w:val="none" w:sz="0" w:space="0" w:color="auto"/>
            <w:left w:val="none" w:sz="0" w:space="0" w:color="auto"/>
            <w:bottom w:val="none" w:sz="0" w:space="0" w:color="auto"/>
            <w:right w:val="none" w:sz="0" w:space="0" w:color="auto"/>
          </w:divBdr>
        </w:div>
        <w:div w:id="1209688823">
          <w:marLeft w:val="640"/>
          <w:marRight w:val="0"/>
          <w:marTop w:val="0"/>
          <w:marBottom w:val="0"/>
          <w:divBdr>
            <w:top w:val="none" w:sz="0" w:space="0" w:color="auto"/>
            <w:left w:val="none" w:sz="0" w:space="0" w:color="auto"/>
            <w:bottom w:val="none" w:sz="0" w:space="0" w:color="auto"/>
            <w:right w:val="none" w:sz="0" w:space="0" w:color="auto"/>
          </w:divBdr>
        </w:div>
        <w:div w:id="1180194325">
          <w:marLeft w:val="640"/>
          <w:marRight w:val="0"/>
          <w:marTop w:val="0"/>
          <w:marBottom w:val="0"/>
          <w:divBdr>
            <w:top w:val="none" w:sz="0" w:space="0" w:color="auto"/>
            <w:left w:val="none" w:sz="0" w:space="0" w:color="auto"/>
            <w:bottom w:val="none" w:sz="0" w:space="0" w:color="auto"/>
            <w:right w:val="none" w:sz="0" w:space="0" w:color="auto"/>
          </w:divBdr>
        </w:div>
        <w:div w:id="1778983519">
          <w:marLeft w:val="640"/>
          <w:marRight w:val="0"/>
          <w:marTop w:val="0"/>
          <w:marBottom w:val="0"/>
          <w:divBdr>
            <w:top w:val="none" w:sz="0" w:space="0" w:color="auto"/>
            <w:left w:val="none" w:sz="0" w:space="0" w:color="auto"/>
            <w:bottom w:val="none" w:sz="0" w:space="0" w:color="auto"/>
            <w:right w:val="none" w:sz="0" w:space="0" w:color="auto"/>
          </w:divBdr>
        </w:div>
        <w:div w:id="527451933">
          <w:marLeft w:val="640"/>
          <w:marRight w:val="0"/>
          <w:marTop w:val="0"/>
          <w:marBottom w:val="0"/>
          <w:divBdr>
            <w:top w:val="none" w:sz="0" w:space="0" w:color="auto"/>
            <w:left w:val="none" w:sz="0" w:space="0" w:color="auto"/>
            <w:bottom w:val="none" w:sz="0" w:space="0" w:color="auto"/>
            <w:right w:val="none" w:sz="0" w:space="0" w:color="auto"/>
          </w:divBdr>
        </w:div>
        <w:div w:id="544290095">
          <w:marLeft w:val="640"/>
          <w:marRight w:val="0"/>
          <w:marTop w:val="0"/>
          <w:marBottom w:val="0"/>
          <w:divBdr>
            <w:top w:val="none" w:sz="0" w:space="0" w:color="auto"/>
            <w:left w:val="none" w:sz="0" w:space="0" w:color="auto"/>
            <w:bottom w:val="none" w:sz="0" w:space="0" w:color="auto"/>
            <w:right w:val="none" w:sz="0" w:space="0" w:color="auto"/>
          </w:divBdr>
        </w:div>
        <w:div w:id="781998314">
          <w:marLeft w:val="640"/>
          <w:marRight w:val="0"/>
          <w:marTop w:val="0"/>
          <w:marBottom w:val="0"/>
          <w:divBdr>
            <w:top w:val="none" w:sz="0" w:space="0" w:color="auto"/>
            <w:left w:val="none" w:sz="0" w:space="0" w:color="auto"/>
            <w:bottom w:val="none" w:sz="0" w:space="0" w:color="auto"/>
            <w:right w:val="none" w:sz="0" w:space="0" w:color="auto"/>
          </w:divBdr>
        </w:div>
        <w:div w:id="1200242581">
          <w:marLeft w:val="640"/>
          <w:marRight w:val="0"/>
          <w:marTop w:val="0"/>
          <w:marBottom w:val="0"/>
          <w:divBdr>
            <w:top w:val="none" w:sz="0" w:space="0" w:color="auto"/>
            <w:left w:val="none" w:sz="0" w:space="0" w:color="auto"/>
            <w:bottom w:val="none" w:sz="0" w:space="0" w:color="auto"/>
            <w:right w:val="none" w:sz="0" w:space="0" w:color="auto"/>
          </w:divBdr>
        </w:div>
        <w:div w:id="1743024434">
          <w:marLeft w:val="640"/>
          <w:marRight w:val="0"/>
          <w:marTop w:val="0"/>
          <w:marBottom w:val="0"/>
          <w:divBdr>
            <w:top w:val="none" w:sz="0" w:space="0" w:color="auto"/>
            <w:left w:val="none" w:sz="0" w:space="0" w:color="auto"/>
            <w:bottom w:val="none" w:sz="0" w:space="0" w:color="auto"/>
            <w:right w:val="none" w:sz="0" w:space="0" w:color="auto"/>
          </w:divBdr>
        </w:div>
        <w:div w:id="2100057541">
          <w:marLeft w:val="640"/>
          <w:marRight w:val="0"/>
          <w:marTop w:val="0"/>
          <w:marBottom w:val="0"/>
          <w:divBdr>
            <w:top w:val="none" w:sz="0" w:space="0" w:color="auto"/>
            <w:left w:val="none" w:sz="0" w:space="0" w:color="auto"/>
            <w:bottom w:val="none" w:sz="0" w:space="0" w:color="auto"/>
            <w:right w:val="none" w:sz="0" w:space="0" w:color="auto"/>
          </w:divBdr>
        </w:div>
        <w:div w:id="174811233">
          <w:marLeft w:val="640"/>
          <w:marRight w:val="0"/>
          <w:marTop w:val="0"/>
          <w:marBottom w:val="0"/>
          <w:divBdr>
            <w:top w:val="none" w:sz="0" w:space="0" w:color="auto"/>
            <w:left w:val="none" w:sz="0" w:space="0" w:color="auto"/>
            <w:bottom w:val="none" w:sz="0" w:space="0" w:color="auto"/>
            <w:right w:val="none" w:sz="0" w:space="0" w:color="auto"/>
          </w:divBdr>
        </w:div>
        <w:div w:id="1981304365">
          <w:marLeft w:val="640"/>
          <w:marRight w:val="0"/>
          <w:marTop w:val="0"/>
          <w:marBottom w:val="0"/>
          <w:divBdr>
            <w:top w:val="none" w:sz="0" w:space="0" w:color="auto"/>
            <w:left w:val="none" w:sz="0" w:space="0" w:color="auto"/>
            <w:bottom w:val="none" w:sz="0" w:space="0" w:color="auto"/>
            <w:right w:val="none" w:sz="0" w:space="0" w:color="auto"/>
          </w:divBdr>
        </w:div>
        <w:div w:id="189681514">
          <w:marLeft w:val="640"/>
          <w:marRight w:val="0"/>
          <w:marTop w:val="0"/>
          <w:marBottom w:val="0"/>
          <w:divBdr>
            <w:top w:val="none" w:sz="0" w:space="0" w:color="auto"/>
            <w:left w:val="none" w:sz="0" w:space="0" w:color="auto"/>
            <w:bottom w:val="none" w:sz="0" w:space="0" w:color="auto"/>
            <w:right w:val="none" w:sz="0" w:space="0" w:color="auto"/>
          </w:divBdr>
        </w:div>
        <w:div w:id="521633694">
          <w:marLeft w:val="640"/>
          <w:marRight w:val="0"/>
          <w:marTop w:val="0"/>
          <w:marBottom w:val="0"/>
          <w:divBdr>
            <w:top w:val="none" w:sz="0" w:space="0" w:color="auto"/>
            <w:left w:val="none" w:sz="0" w:space="0" w:color="auto"/>
            <w:bottom w:val="none" w:sz="0" w:space="0" w:color="auto"/>
            <w:right w:val="none" w:sz="0" w:space="0" w:color="auto"/>
          </w:divBdr>
        </w:div>
        <w:div w:id="1047293966">
          <w:marLeft w:val="640"/>
          <w:marRight w:val="0"/>
          <w:marTop w:val="0"/>
          <w:marBottom w:val="0"/>
          <w:divBdr>
            <w:top w:val="none" w:sz="0" w:space="0" w:color="auto"/>
            <w:left w:val="none" w:sz="0" w:space="0" w:color="auto"/>
            <w:bottom w:val="none" w:sz="0" w:space="0" w:color="auto"/>
            <w:right w:val="none" w:sz="0" w:space="0" w:color="auto"/>
          </w:divBdr>
        </w:div>
        <w:div w:id="716130097">
          <w:marLeft w:val="640"/>
          <w:marRight w:val="0"/>
          <w:marTop w:val="0"/>
          <w:marBottom w:val="0"/>
          <w:divBdr>
            <w:top w:val="none" w:sz="0" w:space="0" w:color="auto"/>
            <w:left w:val="none" w:sz="0" w:space="0" w:color="auto"/>
            <w:bottom w:val="none" w:sz="0" w:space="0" w:color="auto"/>
            <w:right w:val="none" w:sz="0" w:space="0" w:color="auto"/>
          </w:divBdr>
        </w:div>
        <w:div w:id="933171448">
          <w:marLeft w:val="640"/>
          <w:marRight w:val="0"/>
          <w:marTop w:val="0"/>
          <w:marBottom w:val="0"/>
          <w:divBdr>
            <w:top w:val="none" w:sz="0" w:space="0" w:color="auto"/>
            <w:left w:val="none" w:sz="0" w:space="0" w:color="auto"/>
            <w:bottom w:val="none" w:sz="0" w:space="0" w:color="auto"/>
            <w:right w:val="none" w:sz="0" w:space="0" w:color="auto"/>
          </w:divBdr>
        </w:div>
        <w:div w:id="1384907115">
          <w:marLeft w:val="640"/>
          <w:marRight w:val="0"/>
          <w:marTop w:val="0"/>
          <w:marBottom w:val="0"/>
          <w:divBdr>
            <w:top w:val="none" w:sz="0" w:space="0" w:color="auto"/>
            <w:left w:val="none" w:sz="0" w:space="0" w:color="auto"/>
            <w:bottom w:val="none" w:sz="0" w:space="0" w:color="auto"/>
            <w:right w:val="none" w:sz="0" w:space="0" w:color="auto"/>
          </w:divBdr>
        </w:div>
      </w:divsChild>
    </w:div>
    <w:div w:id="1616014060">
      <w:bodyDiv w:val="1"/>
      <w:marLeft w:val="0"/>
      <w:marRight w:val="0"/>
      <w:marTop w:val="0"/>
      <w:marBottom w:val="0"/>
      <w:divBdr>
        <w:top w:val="none" w:sz="0" w:space="0" w:color="auto"/>
        <w:left w:val="none" w:sz="0" w:space="0" w:color="auto"/>
        <w:bottom w:val="none" w:sz="0" w:space="0" w:color="auto"/>
        <w:right w:val="none" w:sz="0" w:space="0" w:color="auto"/>
      </w:divBdr>
      <w:divsChild>
        <w:div w:id="1285695210">
          <w:marLeft w:val="640"/>
          <w:marRight w:val="0"/>
          <w:marTop w:val="0"/>
          <w:marBottom w:val="0"/>
          <w:divBdr>
            <w:top w:val="none" w:sz="0" w:space="0" w:color="auto"/>
            <w:left w:val="none" w:sz="0" w:space="0" w:color="auto"/>
            <w:bottom w:val="none" w:sz="0" w:space="0" w:color="auto"/>
            <w:right w:val="none" w:sz="0" w:space="0" w:color="auto"/>
          </w:divBdr>
        </w:div>
        <w:div w:id="1421490265">
          <w:marLeft w:val="640"/>
          <w:marRight w:val="0"/>
          <w:marTop w:val="0"/>
          <w:marBottom w:val="0"/>
          <w:divBdr>
            <w:top w:val="none" w:sz="0" w:space="0" w:color="auto"/>
            <w:left w:val="none" w:sz="0" w:space="0" w:color="auto"/>
            <w:bottom w:val="none" w:sz="0" w:space="0" w:color="auto"/>
            <w:right w:val="none" w:sz="0" w:space="0" w:color="auto"/>
          </w:divBdr>
        </w:div>
        <w:div w:id="1867982021">
          <w:marLeft w:val="640"/>
          <w:marRight w:val="0"/>
          <w:marTop w:val="0"/>
          <w:marBottom w:val="0"/>
          <w:divBdr>
            <w:top w:val="none" w:sz="0" w:space="0" w:color="auto"/>
            <w:left w:val="none" w:sz="0" w:space="0" w:color="auto"/>
            <w:bottom w:val="none" w:sz="0" w:space="0" w:color="auto"/>
            <w:right w:val="none" w:sz="0" w:space="0" w:color="auto"/>
          </w:divBdr>
        </w:div>
        <w:div w:id="286669245">
          <w:marLeft w:val="640"/>
          <w:marRight w:val="0"/>
          <w:marTop w:val="0"/>
          <w:marBottom w:val="0"/>
          <w:divBdr>
            <w:top w:val="none" w:sz="0" w:space="0" w:color="auto"/>
            <w:left w:val="none" w:sz="0" w:space="0" w:color="auto"/>
            <w:bottom w:val="none" w:sz="0" w:space="0" w:color="auto"/>
            <w:right w:val="none" w:sz="0" w:space="0" w:color="auto"/>
          </w:divBdr>
        </w:div>
        <w:div w:id="1746688583">
          <w:marLeft w:val="640"/>
          <w:marRight w:val="0"/>
          <w:marTop w:val="0"/>
          <w:marBottom w:val="0"/>
          <w:divBdr>
            <w:top w:val="none" w:sz="0" w:space="0" w:color="auto"/>
            <w:left w:val="none" w:sz="0" w:space="0" w:color="auto"/>
            <w:bottom w:val="none" w:sz="0" w:space="0" w:color="auto"/>
            <w:right w:val="none" w:sz="0" w:space="0" w:color="auto"/>
          </w:divBdr>
        </w:div>
        <w:div w:id="1374576124">
          <w:marLeft w:val="640"/>
          <w:marRight w:val="0"/>
          <w:marTop w:val="0"/>
          <w:marBottom w:val="0"/>
          <w:divBdr>
            <w:top w:val="none" w:sz="0" w:space="0" w:color="auto"/>
            <w:left w:val="none" w:sz="0" w:space="0" w:color="auto"/>
            <w:bottom w:val="none" w:sz="0" w:space="0" w:color="auto"/>
            <w:right w:val="none" w:sz="0" w:space="0" w:color="auto"/>
          </w:divBdr>
        </w:div>
        <w:div w:id="792409750">
          <w:marLeft w:val="640"/>
          <w:marRight w:val="0"/>
          <w:marTop w:val="0"/>
          <w:marBottom w:val="0"/>
          <w:divBdr>
            <w:top w:val="none" w:sz="0" w:space="0" w:color="auto"/>
            <w:left w:val="none" w:sz="0" w:space="0" w:color="auto"/>
            <w:bottom w:val="none" w:sz="0" w:space="0" w:color="auto"/>
            <w:right w:val="none" w:sz="0" w:space="0" w:color="auto"/>
          </w:divBdr>
        </w:div>
        <w:div w:id="1611474684">
          <w:marLeft w:val="640"/>
          <w:marRight w:val="0"/>
          <w:marTop w:val="0"/>
          <w:marBottom w:val="0"/>
          <w:divBdr>
            <w:top w:val="none" w:sz="0" w:space="0" w:color="auto"/>
            <w:left w:val="none" w:sz="0" w:space="0" w:color="auto"/>
            <w:bottom w:val="none" w:sz="0" w:space="0" w:color="auto"/>
            <w:right w:val="none" w:sz="0" w:space="0" w:color="auto"/>
          </w:divBdr>
        </w:div>
        <w:div w:id="1072435973">
          <w:marLeft w:val="640"/>
          <w:marRight w:val="0"/>
          <w:marTop w:val="0"/>
          <w:marBottom w:val="0"/>
          <w:divBdr>
            <w:top w:val="none" w:sz="0" w:space="0" w:color="auto"/>
            <w:left w:val="none" w:sz="0" w:space="0" w:color="auto"/>
            <w:bottom w:val="none" w:sz="0" w:space="0" w:color="auto"/>
            <w:right w:val="none" w:sz="0" w:space="0" w:color="auto"/>
          </w:divBdr>
        </w:div>
        <w:div w:id="928584728">
          <w:marLeft w:val="640"/>
          <w:marRight w:val="0"/>
          <w:marTop w:val="0"/>
          <w:marBottom w:val="0"/>
          <w:divBdr>
            <w:top w:val="none" w:sz="0" w:space="0" w:color="auto"/>
            <w:left w:val="none" w:sz="0" w:space="0" w:color="auto"/>
            <w:bottom w:val="none" w:sz="0" w:space="0" w:color="auto"/>
            <w:right w:val="none" w:sz="0" w:space="0" w:color="auto"/>
          </w:divBdr>
        </w:div>
        <w:div w:id="1338969093">
          <w:marLeft w:val="640"/>
          <w:marRight w:val="0"/>
          <w:marTop w:val="0"/>
          <w:marBottom w:val="0"/>
          <w:divBdr>
            <w:top w:val="none" w:sz="0" w:space="0" w:color="auto"/>
            <w:left w:val="none" w:sz="0" w:space="0" w:color="auto"/>
            <w:bottom w:val="none" w:sz="0" w:space="0" w:color="auto"/>
            <w:right w:val="none" w:sz="0" w:space="0" w:color="auto"/>
          </w:divBdr>
        </w:div>
        <w:div w:id="1482499367">
          <w:marLeft w:val="640"/>
          <w:marRight w:val="0"/>
          <w:marTop w:val="0"/>
          <w:marBottom w:val="0"/>
          <w:divBdr>
            <w:top w:val="none" w:sz="0" w:space="0" w:color="auto"/>
            <w:left w:val="none" w:sz="0" w:space="0" w:color="auto"/>
            <w:bottom w:val="none" w:sz="0" w:space="0" w:color="auto"/>
            <w:right w:val="none" w:sz="0" w:space="0" w:color="auto"/>
          </w:divBdr>
        </w:div>
        <w:div w:id="863713929">
          <w:marLeft w:val="640"/>
          <w:marRight w:val="0"/>
          <w:marTop w:val="0"/>
          <w:marBottom w:val="0"/>
          <w:divBdr>
            <w:top w:val="none" w:sz="0" w:space="0" w:color="auto"/>
            <w:left w:val="none" w:sz="0" w:space="0" w:color="auto"/>
            <w:bottom w:val="none" w:sz="0" w:space="0" w:color="auto"/>
            <w:right w:val="none" w:sz="0" w:space="0" w:color="auto"/>
          </w:divBdr>
        </w:div>
        <w:div w:id="1239444643">
          <w:marLeft w:val="640"/>
          <w:marRight w:val="0"/>
          <w:marTop w:val="0"/>
          <w:marBottom w:val="0"/>
          <w:divBdr>
            <w:top w:val="none" w:sz="0" w:space="0" w:color="auto"/>
            <w:left w:val="none" w:sz="0" w:space="0" w:color="auto"/>
            <w:bottom w:val="none" w:sz="0" w:space="0" w:color="auto"/>
            <w:right w:val="none" w:sz="0" w:space="0" w:color="auto"/>
          </w:divBdr>
        </w:div>
        <w:div w:id="474301623">
          <w:marLeft w:val="640"/>
          <w:marRight w:val="0"/>
          <w:marTop w:val="0"/>
          <w:marBottom w:val="0"/>
          <w:divBdr>
            <w:top w:val="none" w:sz="0" w:space="0" w:color="auto"/>
            <w:left w:val="none" w:sz="0" w:space="0" w:color="auto"/>
            <w:bottom w:val="none" w:sz="0" w:space="0" w:color="auto"/>
            <w:right w:val="none" w:sz="0" w:space="0" w:color="auto"/>
          </w:divBdr>
        </w:div>
        <w:div w:id="1569608947">
          <w:marLeft w:val="640"/>
          <w:marRight w:val="0"/>
          <w:marTop w:val="0"/>
          <w:marBottom w:val="0"/>
          <w:divBdr>
            <w:top w:val="none" w:sz="0" w:space="0" w:color="auto"/>
            <w:left w:val="none" w:sz="0" w:space="0" w:color="auto"/>
            <w:bottom w:val="none" w:sz="0" w:space="0" w:color="auto"/>
            <w:right w:val="none" w:sz="0" w:space="0" w:color="auto"/>
          </w:divBdr>
        </w:div>
        <w:div w:id="145055098">
          <w:marLeft w:val="640"/>
          <w:marRight w:val="0"/>
          <w:marTop w:val="0"/>
          <w:marBottom w:val="0"/>
          <w:divBdr>
            <w:top w:val="none" w:sz="0" w:space="0" w:color="auto"/>
            <w:left w:val="none" w:sz="0" w:space="0" w:color="auto"/>
            <w:bottom w:val="none" w:sz="0" w:space="0" w:color="auto"/>
            <w:right w:val="none" w:sz="0" w:space="0" w:color="auto"/>
          </w:divBdr>
        </w:div>
        <w:div w:id="1072771552">
          <w:marLeft w:val="640"/>
          <w:marRight w:val="0"/>
          <w:marTop w:val="0"/>
          <w:marBottom w:val="0"/>
          <w:divBdr>
            <w:top w:val="none" w:sz="0" w:space="0" w:color="auto"/>
            <w:left w:val="none" w:sz="0" w:space="0" w:color="auto"/>
            <w:bottom w:val="none" w:sz="0" w:space="0" w:color="auto"/>
            <w:right w:val="none" w:sz="0" w:space="0" w:color="auto"/>
          </w:divBdr>
        </w:div>
        <w:div w:id="910310028">
          <w:marLeft w:val="640"/>
          <w:marRight w:val="0"/>
          <w:marTop w:val="0"/>
          <w:marBottom w:val="0"/>
          <w:divBdr>
            <w:top w:val="none" w:sz="0" w:space="0" w:color="auto"/>
            <w:left w:val="none" w:sz="0" w:space="0" w:color="auto"/>
            <w:bottom w:val="none" w:sz="0" w:space="0" w:color="auto"/>
            <w:right w:val="none" w:sz="0" w:space="0" w:color="auto"/>
          </w:divBdr>
        </w:div>
        <w:div w:id="2121944999">
          <w:marLeft w:val="640"/>
          <w:marRight w:val="0"/>
          <w:marTop w:val="0"/>
          <w:marBottom w:val="0"/>
          <w:divBdr>
            <w:top w:val="none" w:sz="0" w:space="0" w:color="auto"/>
            <w:left w:val="none" w:sz="0" w:space="0" w:color="auto"/>
            <w:bottom w:val="none" w:sz="0" w:space="0" w:color="auto"/>
            <w:right w:val="none" w:sz="0" w:space="0" w:color="auto"/>
          </w:divBdr>
        </w:div>
        <w:div w:id="1563564594">
          <w:marLeft w:val="640"/>
          <w:marRight w:val="0"/>
          <w:marTop w:val="0"/>
          <w:marBottom w:val="0"/>
          <w:divBdr>
            <w:top w:val="none" w:sz="0" w:space="0" w:color="auto"/>
            <w:left w:val="none" w:sz="0" w:space="0" w:color="auto"/>
            <w:bottom w:val="none" w:sz="0" w:space="0" w:color="auto"/>
            <w:right w:val="none" w:sz="0" w:space="0" w:color="auto"/>
          </w:divBdr>
        </w:div>
        <w:div w:id="1549031921">
          <w:marLeft w:val="640"/>
          <w:marRight w:val="0"/>
          <w:marTop w:val="0"/>
          <w:marBottom w:val="0"/>
          <w:divBdr>
            <w:top w:val="none" w:sz="0" w:space="0" w:color="auto"/>
            <w:left w:val="none" w:sz="0" w:space="0" w:color="auto"/>
            <w:bottom w:val="none" w:sz="0" w:space="0" w:color="auto"/>
            <w:right w:val="none" w:sz="0" w:space="0" w:color="auto"/>
          </w:divBdr>
        </w:div>
        <w:div w:id="1747535987">
          <w:marLeft w:val="640"/>
          <w:marRight w:val="0"/>
          <w:marTop w:val="0"/>
          <w:marBottom w:val="0"/>
          <w:divBdr>
            <w:top w:val="none" w:sz="0" w:space="0" w:color="auto"/>
            <w:left w:val="none" w:sz="0" w:space="0" w:color="auto"/>
            <w:bottom w:val="none" w:sz="0" w:space="0" w:color="auto"/>
            <w:right w:val="none" w:sz="0" w:space="0" w:color="auto"/>
          </w:divBdr>
        </w:div>
        <w:div w:id="77096896">
          <w:marLeft w:val="640"/>
          <w:marRight w:val="0"/>
          <w:marTop w:val="0"/>
          <w:marBottom w:val="0"/>
          <w:divBdr>
            <w:top w:val="none" w:sz="0" w:space="0" w:color="auto"/>
            <w:left w:val="none" w:sz="0" w:space="0" w:color="auto"/>
            <w:bottom w:val="none" w:sz="0" w:space="0" w:color="auto"/>
            <w:right w:val="none" w:sz="0" w:space="0" w:color="auto"/>
          </w:divBdr>
        </w:div>
        <w:div w:id="586965188">
          <w:marLeft w:val="640"/>
          <w:marRight w:val="0"/>
          <w:marTop w:val="0"/>
          <w:marBottom w:val="0"/>
          <w:divBdr>
            <w:top w:val="none" w:sz="0" w:space="0" w:color="auto"/>
            <w:left w:val="none" w:sz="0" w:space="0" w:color="auto"/>
            <w:bottom w:val="none" w:sz="0" w:space="0" w:color="auto"/>
            <w:right w:val="none" w:sz="0" w:space="0" w:color="auto"/>
          </w:divBdr>
        </w:div>
        <w:div w:id="1986423670">
          <w:marLeft w:val="640"/>
          <w:marRight w:val="0"/>
          <w:marTop w:val="0"/>
          <w:marBottom w:val="0"/>
          <w:divBdr>
            <w:top w:val="none" w:sz="0" w:space="0" w:color="auto"/>
            <w:left w:val="none" w:sz="0" w:space="0" w:color="auto"/>
            <w:bottom w:val="none" w:sz="0" w:space="0" w:color="auto"/>
            <w:right w:val="none" w:sz="0" w:space="0" w:color="auto"/>
          </w:divBdr>
        </w:div>
        <w:div w:id="160463089">
          <w:marLeft w:val="640"/>
          <w:marRight w:val="0"/>
          <w:marTop w:val="0"/>
          <w:marBottom w:val="0"/>
          <w:divBdr>
            <w:top w:val="none" w:sz="0" w:space="0" w:color="auto"/>
            <w:left w:val="none" w:sz="0" w:space="0" w:color="auto"/>
            <w:bottom w:val="none" w:sz="0" w:space="0" w:color="auto"/>
            <w:right w:val="none" w:sz="0" w:space="0" w:color="auto"/>
          </w:divBdr>
        </w:div>
        <w:div w:id="922955519">
          <w:marLeft w:val="640"/>
          <w:marRight w:val="0"/>
          <w:marTop w:val="0"/>
          <w:marBottom w:val="0"/>
          <w:divBdr>
            <w:top w:val="none" w:sz="0" w:space="0" w:color="auto"/>
            <w:left w:val="none" w:sz="0" w:space="0" w:color="auto"/>
            <w:bottom w:val="none" w:sz="0" w:space="0" w:color="auto"/>
            <w:right w:val="none" w:sz="0" w:space="0" w:color="auto"/>
          </w:divBdr>
        </w:div>
        <w:div w:id="1488745363">
          <w:marLeft w:val="640"/>
          <w:marRight w:val="0"/>
          <w:marTop w:val="0"/>
          <w:marBottom w:val="0"/>
          <w:divBdr>
            <w:top w:val="none" w:sz="0" w:space="0" w:color="auto"/>
            <w:left w:val="none" w:sz="0" w:space="0" w:color="auto"/>
            <w:bottom w:val="none" w:sz="0" w:space="0" w:color="auto"/>
            <w:right w:val="none" w:sz="0" w:space="0" w:color="auto"/>
          </w:divBdr>
        </w:div>
        <w:div w:id="56175383">
          <w:marLeft w:val="640"/>
          <w:marRight w:val="0"/>
          <w:marTop w:val="0"/>
          <w:marBottom w:val="0"/>
          <w:divBdr>
            <w:top w:val="none" w:sz="0" w:space="0" w:color="auto"/>
            <w:left w:val="none" w:sz="0" w:space="0" w:color="auto"/>
            <w:bottom w:val="none" w:sz="0" w:space="0" w:color="auto"/>
            <w:right w:val="none" w:sz="0" w:space="0" w:color="auto"/>
          </w:divBdr>
        </w:div>
        <w:div w:id="1917086894">
          <w:marLeft w:val="640"/>
          <w:marRight w:val="0"/>
          <w:marTop w:val="0"/>
          <w:marBottom w:val="0"/>
          <w:divBdr>
            <w:top w:val="none" w:sz="0" w:space="0" w:color="auto"/>
            <w:left w:val="none" w:sz="0" w:space="0" w:color="auto"/>
            <w:bottom w:val="none" w:sz="0" w:space="0" w:color="auto"/>
            <w:right w:val="none" w:sz="0" w:space="0" w:color="auto"/>
          </w:divBdr>
        </w:div>
        <w:div w:id="1533961035">
          <w:marLeft w:val="640"/>
          <w:marRight w:val="0"/>
          <w:marTop w:val="0"/>
          <w:marBottom w:val="0"/>
          <w:divBdr>
            <w:top w:val="none" w:sz="0" w:space="0" w:color="auto"/>
            <w:left w:val="none" w:sz="0" w:space="0" w:color="auto"/>
            <w:bottom w:val="none" w:sz="0" w:space="0" w:color="auto"/>
            <w:right w:val="none" w:sz="0" w:space="0" w:color="auto"/>
          </w:divBdr>
        </w:div>
        <w:div w:id="1221819228">
          <w:marLeft w:val="640"/>
          <w:marRight w:val="0"/>
          <w:marTop w:val="0"/>
          <w:marBottom w:val="0"/>
          <w:divBdr>
            <w:top w:val="none" w:sz="0" w:space="0" w:color="auto"/>
            <w:left w:val="none" w:sz="0" w:space="0" w:color="auto"/>
            <w:bottom w:val="none" w:sz="0" w:space="0" w:color="auto"/>
            <w:right w:val="none" w:sz="0" w:space="0" w:color="auto"/>
          </w:divBdr>
        </w:div>
        <w:div w:id="1638753769">
          <w:marLeft w:val="640"/>
          <w:marRight w:val="0"/>
          <w:marTop w:val="0"/>
          <w:marBottom w:val="0"/>
          <w:divBdr>
            <w:top w:val="none" w:sz="0" w:space="0" w:color="auto"/>
            <w:left w:val="none" w:sz="0" w:space="0" w:color="auto"/>
            <w:bottom w:val="none" w:sz="0" w:space="0" w:color="auto"/>
            <w:right w:val="none" w:sz="0" w:space="0" w:color="auto"/>
          </w:divBdr>
        </w:div>
        <w:div w:id="1386569042">
          <w:marLeft w:val="640"/>
          <w:marRight w:val="0"/>
          <w:marTop w:val="0"/>
          <w:marBottom w:val="0"/>
          <w:divBdr>
            <w:top w:val="none" w:sz="0" w:space="0" w:color="auto"/>
            <w:left w:val="none" w:sz="0" w:space="0" w:color="auto"/>
            <w:bottom w:val="none" w:sz="0" w:space="0" w:color="auto"/>
            <w:right w:val="none" w:sz="0" w:space="0" w:color="auto"/>
          </w:divBdr>
        </w:div>
        <w:div w:id="1752775433">
          <w:marLeft w:val="640"/>
          <w:marRight w:val="0"/>
          <w:marTop w:val="0"/>
          <w:marBottom w:val="0"/>
          <w:divBdr>
            <w:top w:val="none" w:sz="0" w:space="0" w:color="auto"/>
            <w:left w:val="none" w:sz="0" w:space="0" w:color="auto"/>
            <w:bottom w:val="none" w:sz="0" w:space="0" w:color="auto"/>
            <w:right w:val="none" w:sz="0" w:space="0" w:color="auto"/>
          </w:divBdr>
        </w:div>
        <w:div w:id="717969889">
          <w:marLeft w:val="640"/>
          <w:marRight w:val="0"/>
          <w:marTop w:val="0"/>
          <w:marBottom w:val="0"/>
          <w:divBdr>
            <w:top w:val="none" w:sz="0" w:space="0" w:color="auto"/>
            <w:left w:val="none" w:sz="0" w:space="0" w:color="auto"/>
            <w:bottom w:val="none" w:sz="0" w:space="0" w:color="auto"/>
            <w:right w:val="none" w:sz="0" w:space="0" w:color="auto"/>
          </w:divBdr>
        </w:div>
        <w:div w:id="1129402316">
          <w:marLeft w:val="640"/>
          <w:marRight w:val="0"/>
          <w:marTop w:val="0"/>
          <w:marBottom w:val="0"/>
          <w:divBdr>
            <w:top w:val="none" w:sz="0" w:space="0" w:color="auto"/>
            <w:left w:val="none" w:sz="0" w:space="0" w:color="auto"/>
            <w:bottom w:val="none" w:sz="0" w:space="0" w:color="auto"/>
            <w:right w:val="none" w:sz="0" w:space="0" w:color="auto"/>
          </w:divBdr>
        </w:div>
        <w:div w:id="1638412680">
          <w:marLeft w:val="640"/>
          <w:marRight w:val="0"/>
          <w:marTop w:val="0"/>
          <w:marBottom w:val="0"/>
          <w:divBdr>
            <w:top w:val="none" w:sz="0" w:space="0" w:color="auto"/>
            <w:left w:val="none" w:sz="0" w:space="0" w:color="auto"/>
            <w:bottom w:val="none" w:sz="0" w:space="0" w:color="auto"/>
            <w:right w:val="none" w:sz="0" w:space="0" w:color="auto"/>
          </w:divBdr>
        </w:div>
        <w:div w:id="1905414491">
          <w:marLeft w:val="640"/>
          <w:marRight w:val="0"/>
          <w:marTop w:val="0"/>
          <w:marBottom w:val="0"/>
          <w:divBdr>
            <w:top w:val="none" w:sz="0" w:space="0" w:color="auto"/>
            <w:left w:val="none" w:sz="0" w:space="0" w:color="auto"/>
            <w:bottom w:val="none" w:sz="0" w:space="0" w:color="auto"/>
            <w:right w:val="none" w:sz="0" w:space="0" w:color="auto"/>
          </w:divBdr>
        </w:div>
        <w:div w:id="824051852">
          <w:marLeft w:val="640"/>
          <w:marRight w:val="0"/>
          <w:marTop w:val="0"/>
          <w:marBottom w:val="0"/>
          <w:divBdr>
            <w:top w:val="none" w:sz="0" w:space="0" w:color="auto"/>
            <w:left w:val="none" w:sz="0" w:space="0" w:color="auto"/>
            <w:bottom w:val="none" w:sz="0" w:space="0" w:color="auto"/>
            <w:right w:val="none" w:sz="0" w:space="0" w:color="auto"/>
          </w:divBdr>
        </w:div>
        <w:div w:id="1553080586">
          <w:marLeft w:val="640"/>
          <w:marRight w:val="0"/>
          <w:marTop w:val="0"/>
          <w:marBottom w:val="0"/>
          <w:divBdr>
            <w:top w:val="none" w:sz="0" w:space="0" w:color="auto"/>
            <w:left w:val="none" w:sz="0" w:space="0" w:color="auto"/>
            <w:bottom w:val="none" w:sz="0" w:space="0" w:color="auto"/>
            <w:right w:val="none" w:sz="0" w:space="0" w:color="auto"/>
          </w:divBdr>
        </w:div>
        <w:div w:id="639305984">
          <w:marLeft w:val="640"/>
          <w:marRight w:val="0"/>
          <w:marTop w:val="0"/>
          <w:marBottom w:val="0"/>
          <w:divBdr>
            <w:top w:val="none" w:sz="0" w:space="0" w:color="auto"/>
            <w:left w:val="none" w:sz="0" w:space="0" w:color="auto"/>
            <w:bottom w:val="none" w:sz="0" w:space="0" w:color="auto"/>
            <w:right w:val="none" w:sz="0" w:space="0" w:color="auto"/>
          </w:divBdr>
        </w:div>
        <w:div w:id="989097592">
          <w:marLeft w:val="640"/>
          <w:marRight w:val="0"/>
          <w:marTop w:val="0"/>
          <w:marBottom w:val="0"/>
          <w:divBdr>
            <w:top w:val="none" w:sz="0" w:space="0" w:color="auto"/>
            <w:left w:val="none" w:sz="0" w:space="0" w:color="auto"/>
            <w:bottom w:val="none" w:sz="0" w:space="0" w:color="auto"/>
            <w:right w:val="none" w:sz="0" w:space="0" w:color="auto"/>
          </w:divBdr>
        </w:div>
        <w:div w:id="1718048766">
          <w:marLeft w:val="640"/>
          <w:marRight w:val="0"/>
          <w:marTop w:val="0"/>
          <w:marBottom w:val="0"/>
          <w:divBdr>
            <w:top w:val="none" w:sz="0" w:space="0" w:color="auto"/>
            <w:left w:val="none" w:sz="0" w:space="0" w:color="auto"/>
            <w:bottom w:val="none" w:sz="0" w:space="0" w:color="auto"/>
            <w:right w:val="none" w:sz="0" w:space="0" w:color="auto"/>
          </w:divBdr>
        </w:div>
        <w:div w:id="762148867">
          <w:marLeft w:val="640"/>
          <w:marRight w:val="0"/>
          <w:marTop w:val="0"/>
          <w:marBottom w:val="0"/>
          <w:divBdr>
            <w:top w:val="none" w:sz="0" w:space="0" w:color="auto"/>
            <w:left w:val="none" w:sz="0" w:space="0" w:color="auto"/>
            <w:bottom w:val="none" w:sz="0" w:space="0" w:color="auto"/>
            <w:right w:val="none" w:sz="0" w:space="0" w:color="auto"/>
          </w:divBdr>
        </w:div>
        <w:div w:id="1931085820">
          <w:marLeft w:val="640"/>
          <w:marRight w:val="0"/>
          <w:marTop w:val="0"/>
          <w:marBottom w:val="0"/>
          <w:divBdr>
            <w:top w:val="none" w:sz="0" w:space="0" w:color="auto"/>
            <w:left w:val="none" w:sz="0" w:space="0" w:color="auto"/>
            <w:bottom w:val="none" w:sz="0" w:space="0" w:color="auto"/>
            <w:right w:val="none" w:sz="0" w:space="0" w:color="auto"/>
          </w:divBdr>
        </w:div>
        <w:div w:id="237639906">
          <w:marLeft w:val="640"/>
          <w:marRight w:val="0"/>
          <w:marTop w:val="0"/>
          <w:marBottom w:val="0"/>
          <w:divBdr>
            <w:top w:val="none" w:sz="0" w:space="0" w:color="auto"/>
            <w:left w:val="none" w:sz="0" w:space="0" w:color="auto"/>
            <w:bottom w:val="none" w:sz="0" w:space="0" w:color="auto"/>
            <w:right w:val="none" w:sz="0" w:space="0" w:color="auto"/>
          </w:divBdr>
        </w:div>
        <w:div w:id="567227799">
          <w:marLeft w:val="640"/>
          <w:marRight w:val="0"/>
          <w:marTop w:val="0"/>
          <w:marBottom w:val="0"/>
          <w:divBdr>
            <w:top w:val="none" w:sz="0" w:space="0" w:color="auto"/>
            <w:left w:val="none" w:sz="0" w:space="0" w:color="auto"/>
            <w:bottom w:val="none" w:sz="0" w:space="0" w:color="auto"/>
            <w:right w:val="none" w:sz="0" w:space="0" w:color="auto"/>
          </w:divBdr>
        </w:div>
        <w:div w:id="942420710">
          <w:marLeft w:val="640"/>
          <w:marRight w:val="0"/>
          <w:marTop w:val="0"/>
          <w:marBottom w:val="0"/>
          <w:divBdr>
            <w:top w:val="none" w:sz="0" w:space="0" w:color="auto"/>
            <w:left w:val="none" w:sz="0" w:space="0" w:color="auto"/>
            <w:bottom w:val="none" w:sz="0" w:space="0" w:color="auto"/>
            <w:right w:val="none" w:sz="0" w:space="0" w:color="auto"/>
          </w:divBdr>
        </w:div>
        <w:div w:id="1925532999">
          <w:marLeft w:val="640"/>
          <w:marRight w:val="0"/>
          <w:marTop w:val="0"/>
          <w:marBottom w:val="0"/>
          <w:divBdr>
            <w:top w:val="none" w:sz="0" w:space="0" w:color="auto"/>
            <w:left w:val="none" w:sz="0" w:space="0" w:color="auto"/>
            <w:bottom w:val="none" w:sz="0" w:space="0" w:color="auto"/>
            <w:right w:val="none" w:sz="0" w:space="0" w:color="auto"/>
          </w:divBdr>
        </w:div>
      </w:divsChild>
    </w:div>
    <w:div w:id="1619336222">
      <w:marLeft w:val="0"/>
      <w:marRight w:val="0"/>
      <w:marTop w:val="0"/>
      <w:marBottom w:val="0"/>
      <w:divBdr>
        <w:top w:val="none" w:sz="0" w:space="0" w:color="auto"/>
        <w:left w:val="none" w:sz="0" w:space="0" w:color="auto"/>
        <w:bottom w:val="none" w:sz="0" w:space="0" w:color="auto"/>
        <w:right w:val="none" w:sz="0" w:space="0" w:color="auto"/>
      </w:divBdr>
    </w:div>
    <w:div w:id="1624650814">
      <w:bodyDiv w:val="1"/>
      <w:marLeft w:val="0"/>
      <w:marRight w:val="0"/>
      <w:marTop w:val="0"/>
      <w:marBottom w:val="0"/>
      <w:divBdr>
        <w:top w:val="none" w:sz="0" w:space="0" w:color="auto"/>
        <w:left w:val="none" w:sz="0" w:space="0" w:color="auto"/>
        <w:bottom w:val="none" w:sz="0" w:space="0" w:color="auto"/>
        <w:right w:val="none" w:sz="0" w:space="0" w:color="auto"/>
      </w:divBdr>
      <w:divsChild>
        <w:div w:id="11534532">
          <w:marLeft w:val="640"/>
          <w:marRight w:val="0"/>
          <w:marTop w:val="0"/>
          <w:marBottom w:val="0"/>
          <w:divBdr>
            <w:top w:val="none" w:sz="0" w:space="0" w:color="auto"/>
            <w:left w:val="none" w:sz="0" w:space="0" w:color="auto"/>
            <w:bottom w:val="none" w:sz="0" w:space="0" w:color="auto"/>
            <w:right w:val="none" w:sz="0" w:space="0" w:color="auto"/>
          </w:divBdr>
        </w:div>
        <w:div w:id="53551548">
          <w:marLeft w:val="640"/>
          <w:marRight w:val="0"/>
          <w:marTop w:val="0"/>
          <w:marBottom w:val="0"/>
          <w:divBdr>
            <w:top w:val="none" w:sz="0" w:space="0" w:color="auto"/>
            <w:left w:val="none" w:sz="0" w:space="0" w:color="auto"/>
            <w:bottom w:val="none" w:sz="0" w:space="0" w:color="auto"/>
            <w:right w:val="none" w:sz="0" w:space="0" w:color="auto"/>
          </w:divBdr>
        </w:div>
        <w:div w:id="97795393">
          <w:marLeft w:val="640"/>
          <w:marRight w:val="0"/>
          <w:marTop w:val="0"/>
          <w:marBottom w:val="0"/>
          <w:divBdr>
            <w:top w:val="none" w:sz="0" w:space="0" w:color="auto"/>
            <w:left w:val="none" w:sz="0" w:space="0" w:color="auto"/>
            <w:bottom w:val="none" w:sz="0" w:space="0" w:color="auto"/>
            <w:right w:val="none" w:sz="0" w:space="0" w:color="auto"/>
          </w:divBdr>
        </w:div>
        <w:div w:id="157428505">
          <w:marLeft w:val="640"/>
          <w:marRight w:val="0"/>
          <w:marTop w:val="0"/>
          <w:marBottom w:val="0"/>
          <w:divBdr>
            <w:top w:val="none" w:sz="0" w:space="0" w:color="auto"/>
            <w:left w:val="none" w:sz="0" w:space="0" w:color="auto"/>
            <w:bottom w:val="none" w:sz="0" w:space="0" w:color="auto"/>
            <w:right w:val="none" w:sz="0" w:space="0" w:color="auto"/>
          </w:divBdr>
        </w:div>
        <w:div w:id="248736099">
          <w:marLeft w:val="640"/>
          <w:marRight w:val="0"/>
          <w:marTop w:val="0"/>
          <w:marBottom w:val="0"/>
          <w:divBdr>
            <w:top w:val="none" w:sz="0" w:space="0" w:color="auto"/>
            <w:left w:val="none" w:sz="0" w:space="0" w:color="auto"/>
            <w:bottom w:val="none" w:sz="0" w:space="0" w:color="auto"/>
            <w:right w:val="none" w:sz="0" w:space="0" w:color="auto"/>
          </w:divBdr>
        </w:div>
        <w:div w:id="322855362">
          <w:marLeft w:val="640"/>
          <w:marRight w:val="0"/>
          <w:marTop w:val="0"/>
          <w:marBottom w:val="0"/>
          <w:divBdr>
            <w:top w:val="none" w:sz="0" w:space="0" w:color="auto"/>
            <w:left w:val="none" w:sz="0" w:space="0" w:color="auto"/>
            <w:bottom w:val="none" w:sz="0" w:space="0" w:color="auto"/>
            <w:right w:val="none" w:sz="0" w:space="0" w:color="auto"/>
          </w:divBdr>
        </w:div>
        <w:div w:id="382096604">
          <w:marLeft w:val="640"/>
          <w:marRight w:val="0"/>
          <w:marTop w:val="0"/>
          <w:marBottom w:val="0"/>
          <w:divBdr>
            <w:top w:val="none" w:sz="0" w:space="0" w:color="auto"/>
            <w:left w:val="none" w:sz="0" w:space="0" w:color="auto"/>
            <w:bottom w:val="none" w:sz="0" w:space="0" w:color="auto"/>
            <w:right w:val="none" w:sz="0" w:space="0" w:color="auto"/>
          </w:divBdr>
        </w:div>
        <w:div w:id="393817221">
          <w:marLeft w:val="640"/>
          <w:marRight w:val="0"/>
          <w:marTop w:val="0"/>
          <w:marBottom w:val="0"/>
          <w:divBdr>
            <w:top w:val="none" w:sz="0" w:space="0" w:color="auto"/>
            <w:left w:val="none" w:sz="0" w:space="0" w:color="auto"/>
            <w:bottom w:val="none" w:sz="0" w:space="0" w:color="auto"/>
            <w:right w:val="none" w:sz="0" w:space="0" w:color="auto"/>
          </w:divBdr>
        </w:div>
        <w:div w:id="610743685">
          <w:marLeft w:val="640"/>
          <w:marRight w:val="0"/>
          <w:marTop w:val="0"/>
          <w:marBottom w:val="0"/>
          <w:divBdr>
            <w:top w:val="none" w:sz="0" w:space="0" w:color="auto"/>
            <w:left w:val="none" w:sz="0" w:space="0" w:color="auto"/>
            <w:bottom w:val="none" w:sz="0" w:space="0" w:color="auto"/>
            <w:right w:val="none" w:sz="0" w:space="0" w:color="auto"/>
          </w:divBdr>
        </w:div>
        <w:div w:id="687832217">
          <w:marLeft w:val="640"/>
          <w:marRight w:val="0"/>
          <w:marTop w:val="0"/>
          <w:marBottom w:val="0"/>
          <w:divBdr>
            <w:top w:val="none" w:sz="0" w:space="0" w:color="auto"/>
            <w:left w:val="none" w:sz="0" w:space="0" w:color="auto"/>
            <w:bottom w:val="none" w:sz="0" w:space="0" w:color="auto"/>
            <w:right w:val="none" w:sz="0" w:space="0" w:color="auto"/>
          </w:divBdr>
        </w:div>
        <w:div w:id="698121162">
          <w:marLeft w:val="640"/>
          <w:marRight w:val="0"/>
          <w:marTop w:val="0"/>
          <w:marBottom w:val="0"/>
          <w:divBdr>
            <w:top w:val="none" w:sz="0" w:space="0" w:color="auto"/>
            <w:left w:val="none" w:sz="0" w:space="0" w:color="auto"/>
            <w:bottom w:val="none" w:sz="0" w:space="0" w:color="auto"/>
            <w:right w:val="none" w:sz="0" w:space="0" w:color="auto"/>
          </w:divBdr>
        </w:div>
        <w:div w:id="738869846">
          <w:marLeft w:val="640"/>
          <w:marRight w:val="0"/>
          <w:marTop w:val="0"/>
          <w:marBottom w:val="0"/>
          <w:divBdr>
            <w:top w:val="none" w:sz="0" w:space="0" w:color="auto"/>
            <w:left w:val="none" w:sz="0" w:space="0" w:color="auto"/>
            <w:bottom w:val="none" w:sz="0" w:space="0" w:color="auto"/>
            <w:right w:val="none" w:sz="0" w:space="0" w:color="auto"/>
          </w:divBdr>
        </w:div>
        <w:div w:id="752512126">
          <w:marLeft w:val="640"/>
          <w:marRight w:val="0"/>
          <w:marTop w:val="0"/>
          <w:marBottom w:val="0"/>
          <w:divBdr>
            <w:top w:val="none" w:sz="0" w:space="0" w:color="auto"/>
            <w:left w:val="none" w:sz="0" w:space="0" w:color="auto"/>
            <w:bottom w:val="none" w:sz="0" w:space="0" w:color="auto"/>
            <w:right w:val="none" w:sz="0" w:space="0" w:color="auto"/>
          </w:divBdr>
        </w:div>
        <w:div w:id="771781953">
          <w:marLeft w:val="640"/>
          <w:marRight w:val="0"/>
          <w:marTop w:val="0"/>
          <w:marBottom w:val="0"/>
          <w:divBdr>
            <w:top w:val="none" w:sz="0" w:space="0" w:color="auto"/>
            <w:left w:val="none" w:sz="0" w:space="0" w:color="auto"/>
            <w:bottom w:val="none" w:sz="0" w:space="0" w:color="auto"/>
            <w:right w:val="none" w:sz="0" w:space="0" w:color="auto"/>
          </w:divBdr>
        </w:div>
        <w:div w:id="798496295">
          <w:marLeft w:val="640"/>
          <w:marRight w:val="0"/>
          <w:marTop w:val="0"/>
          <w:marBottom w:val="0"/>
          <w:divBdr>
            <w:top w:val="none" w:sz="0" w:space="0" w:color="auto"/>
            <w:left w:val="none" w:sz="0" w:space="0" w:color="auto"/>
            <w:bottom w:val="none" w:sz="0" w:space="0" w:color="auto"/>
            <w:right w:val="none" w:sz="0" w:space="0" w:color="auto"/>
          </w:divBdr>
        </w:div>
        <w:div w:id="826213185">
          <w:marLeft w:val="640"/>
          <w:marRight w:val="0"/>
          <w:marTop w:val="0"/>
          <w:marBottom w:val="0"/>
          <w:divBdr>
            <w:top w:val="none" w:sz="0" w:space="0" w:color="auto"/>
            <w:left w:val="none" w:sz="0" w:space="0" w:color="auto"/>
            <w:bottom w:val="none" w:sz="0" w:space="0" w:color="auto"/>
            <w:right w:val="none" w:sz="0" w:space="0" w:color="auto"/>
          </w:divBdr>
        </w:div>
        <w:div w:id="861866923">
          <w:marLeft w:val="640"/>
          <w:marRight w:val="0"/>
          <w:marTop w:val="0"/>
          <w:marBottom w:val="0"/>
          <w:divBdr>
            <w:top w:val="none" w:sz="0" w:space="0" w:color="auto"/>
            <w:left w:val="none" w:sz="0" w:space="0" w:color="auto"/>
            <w:bottom w:val="none" w:sz="0" w:space="0" w:color="auto"/>
            <w:right w:val="none" w:sz="0" w:space="0" w:color="auto"/>
          </w:divBdr>
        </w:div>
        <w:div w:id="926302686">
          <w:marLeft w:val="640"/>
          <w:marRight w:val="0"/>
          <w:marTop w:val="0"/>
          <w:marBottom w:val="0"/>
          <w:divBdr>
            <w:top w:val="none" w:sz="0" w:space="0" w:color="auto"/>
            <w:left w:val="none" w:sz="0" w:space="0" w:color="auto"/>
            <w:bottom w:val="none" w:sz="0" w:space="0" w:color="auto"/>
            <w:right w:val="none" w:sz="0" w:space="0" w:color="auto"/>
          </w:divBdr>
        </w:div>
        <w:div w:id="935409130">
          <w:marLeft w:val="640"/>
          <w:marRight w:val="0"/>
          <w:marTop w:val="0"/>
          <w:marBottom w:val="0"/>
          <w:divBdr>
            <w:top w:val="none" w:sz="0" w:space="0" w:color="auto"/>
            <w:left w:val="none" w:sz="0" w:space="0" w:color="auto"/>
            <w:bottom w:val="none" w:sz="0" w:space="0" w:color="auto"/>
            <w:right w:val="none" w:sz="0" w:space="0" w:color="auto"/>
          </w:divBdr>
        </w:div>
        <w:div w:id="980381328">
          <w:marLeft w:val="640"/>
          <w:marRight w:val="0"/>
          <w:marTop w:val="0"/>
          <w:marBottom w:val="0"/>
          <w:divBdr>
            <w:top w:val="none" w:sz="0" w:space="0" w:color="auto"/>
            <w:left w:val="none" w:sz="0" w:space="0" w:color="auto"/>
            <w:bottom w:val="none" w:sz="0" w:space="0" w:color="auto"/>
            <w:right w:val="none" w:sz="0" w:space="0" w:color="auto"/>
          </w:divBdr>
        </w:div>
        <w:div w:id="1006906822">
          <w:marLeft w:val="640"/>
          <w:marRight w:val="0"/>
          <w:marTop w:val="0"/>
          <w:marBottom w:val="0"/>
          <w:divBdr>
            <w:top w:val="none" w:sz="0" w:space="0" w:color="auto"/>
            <w:left w:val="none" w:sz="0" w:space="0" w:color="auto"/>
            <w:bottom w:val="none" w:sz="0" w:space="0" w:color="auto"/>
            <w:right w:val="none" w:sz="0" w:space="0" w:color="auto"/>
          </w:divBdr>
        </w:div>
        <w:div w:id="1069113785">
          <w:marLeft w:val="640"/>
          <w:marRight w:val="0"/>
          <w:marTop w:val="0"/>
          <w:marBottom w:val="0"/>
          <w:divBdr>
            <w:top w:val="none" w:sz="0" w:space="0" w:color="auto"/>
            <w:left w:val="none" w:sz="0" w:space="0" w:color="auto"/>
            <w:bottom w:val="none" w:sz="0" w:space="0" w:color="auto"/>
            <w:right w:val="none" w:sz="0" w:space="0" w:color="auto"/>
          </w:divBdr>
        </w:div>
        <w:div w:id="1103108550">
          <w:marLeft w:val="640"/>
          <w:marRight w:val="0"/>
          <w:marTop w:val="0"/>
          <w:marBottom w:val="0"/>
          <w:divBdr>
            <w:top w:val="none" w:sz="0" w:space="0" w:color="auto"/>
            <w:left w:val="none" w:sz="0" w:space="0" w:color="auto"/>
            <w:bottom w:val="none" w:sz="0" w:space="0" w:color="auto"/>
            <w:right w:val="none" w:sz="0" w:space="0" w:color="auto"/>
          </w:divBdr>
        </w:div>
        <w:div w:id="1167549772">
          <w:marLeft w:val="640"/>
          <w:marRight w:val="0"/>
          <w:marTop w:val="0"/>
          <w:marBottom w:val="0"/>
          <w:divBdr>
            <w:top w:val="none" w:sz="0" w:space="0" w:color="auto"/>
            <w:left w:val="none" w:sz="0" w:space="0" w:color="auto"/>
            <w:bottom w:val="none" w:sz="0" w:space="0" w:color="auto"/>
            <w:right w:val="none" w:sz="0" w:space="0" w:color="auto"/>
          </w:divBdr>
        </w:div>
        <w:div w:id="1187330513">
          <w:marLeft w:val="640"/>
          <w:marRight w:val="0"/>
          <w:marTop w:val="0"/>
          <w:marBottom w:val="0"/>
          <w:divBdr>
            <w:top w:val="none" w:sz="0" w:space="0" w:color="auto"/>
            <w:left w:val="none" w:sz="0" w:space="0" w:color="auto"/>
            <w:bottom w:val="none" w:sz="0" w:space="0" w:color="auto"/>
            <w:right w:val="none" w:sz="0" w:space="0" w:color="auto"/>
          </w:divBdr>
        </w:div>
        <w:div w:id="1229995761">
          <w:marLeft w:val="640"/>
          <w:marRight w:val="0"/>
          <w:marTop w:val="0"/>
          <w:marBottom w:val="0"/>
          <w:divBdr>
            <w:top w:val="none" w:sz="0" w:space="0" w:color="auto"/>
            <w:left w:val="none" w:sz="0" w:space="0" w:color="auto"/>
            <w:bottom w:val="none" w:sz="0" w:space="0" w:color="auto"/>
            <w:right w:val="none" w:sz="0" w:space="0" w:color="auto"/>
          </w:divBdr>
        </w:div>
        <w:div w:id="1251357612">
          <w:marLeft w:val="640"/>
          <w:marRight w:val="0"/>
          <w:marTop w:val="0"/>
          <w:marBottom w:val="0"/>
          <w:divBdr>
            <w:top w:val="none" w:sz="0" w:space="0" w:color="auto"/>
            <w:left w:val="none" w:sz="0" w:space="0" w:color="auto"/>
            <w:bottom w:val="none" w:sz="0" w:space="0" w:color="auto"/>
            <w:right w:val="none" w:sz="0" w:space="0" w:color="auto"/>
          </w:divBdr>
        </w:div>
        <w:div w:id="1264070364">
          <w:marLeft w:val="640"/>
          <w:marRight w:val="0"/>
          <w:marTop w:val="0"/>
          <w:marBottom w:val="0"/>
          <w:divBdr>
            <w:top w:val="none" w:sz="0" w:space="0" w:color="auto"/>
            <w:left w:val="none" w:sz="0" w:space="0" w:color="auto"/>
            <w:bottom w:val="none" w:sz="0" w:space="0" w:color="auto"/>
            <w:right w:val="none" w:sz="0" w:space="0" w:color="auto"/>
          </w:divBdr>
        </w:div>
        <w:div w:id="1289779470">
          <w:marLeft w:val="640"/>
          <w:marRight w:val="0"/>
          <w:marTop w:val="0"/>
          <w:marBottom w:val="0"/>
          <w:divBdr>
            <w:top w:val="none" w:sz="0" w:space="0" w:color="auto"/>
            <w:left w:val="none" w:sz="0" w:space="0" w:color="auto"/>
            <w:bottom w:val="none" w:sz="0" w:space="0" w:color="auto"/>
            <w:right w:val="none" w:sz="0" w:space="0" w:color="auto"/>
          </w:divBdr>
        </w:div>
        <w:div w:id="1434745886">
          <w:marLeft w:val="640"/>
          <w:marRight w:val="0"/>
          <w:marTop w:val="0"/>
          <w:marBottom w:val="0"/>
          <w:divBdr>
            <w:top w:val="none" w:sz="0" w:space="0" w:color="auto"/>
            <w:left w:val="none" w:sz="0" w:space="0" w:color="auto"/>
            <w:bottom w:val="none" w:sz="0" w:space="0" w:color="auto"/>
            <w:right w:val="none" w:sz="0" w:space="0" w:color="auto"/>
          </w:divBdr>
        </w:div>
        <w:div w:id="1497498866">
          <w:marLeft w:val="640"/>
          <w:marRight w:val="0"/>
          <w:marTop w:val="0"/>
          <w:marBottom w:val="0"/>
          <w:divBdr>
            <w:top w:val="none" w:sz="0" w:space="0" w:color="auto"/>
            <w:left w:val="none" w:sz="0" w:space="0" w:color="auto"/>
            <w:bottom w:val="none" w:sz="0" w:space="0" w:color="auto"/>
            <w:right w:val="none" w:sz="0" w:space="0" w:color="auto"/>
          </w:divBdr>
        </w:div>
        <w:div w:id="1538158509">
          <w:marLeft w:val="640"/>
          <w:marRight w:val="0"/>
          <w:marTop w:val="0"/>
          <w:marBottom w:val="0"/>
          <w:divBdr>
            <w:top w:val="none" w:sz="0" w:space="0" w:color="auto"/>
            <w:left w:val="none" w:sz="0" w:space="0" w:color="auto"/>
            <w:bottom w:val="none" w:sz="0" w:space="0" w:color="auto"/>
            <w:right w:val="none" w:sz="0" w:space="0" w:color="auto"/>
          </w:divBdr>
        </w:div>
        <w:div w:id="1620868960">
          <w:marLeft w:val="640"/>
          <w:marRight w:val="0"/>
          <w:marTop w:val="0"/>
          <w:marBottom w:val="0"/>
          <w:divBdr>
            <w:top w:val="none" w:sz="0" w:space="0" w:color="auto"/>
            <w:left w:val="none" w:sz="0" w:space="0" w:color="auto"/>
            <w:bottom w:val="none" w:sz="0" w:space="0" w:color="auto"/>
            <w:right w:val="none" w:sz="0" w:space="0" w:color="auto"/>
          </w:divBdr>
        </w:div>
        <w:div w:id="1637179932">
          <w:marLeft w:val="640"/>
          <w:marRight w:val="0"/>
          <w:marTop w:val="0"/>
          <w:marBottom w:val="0"/>
          <w:divBdr>
            <w:top w:val="none" w:sz="0" w:space="0" w:color="auto"/>
            <w:left w:val="none" w:sz="0" w:space="0" w:color="auto"/>
            <w:bottom w:val="none" w:sz="0" w:space="0" w:color="auto"/>
            <w:right w:val="none" w:sz="0" w:space="0" w:color="auto"/>
          </w:divBdr>
        </w:div>
        <w:div w:id="1678389355">
          <w:marLeft w:val="640"/>
          <w:marRight w:val="0"/>
          <w:marTop w:val="0"/>
          <w:marBottom w:val="0"/>
          <w:divBdr>
            <w:top w:val="none" w:sz="0" w:space="0" w:color="auto"/>
            <w:left w:val="none" w:sz="0" w:space="0" w:color="auto"/>
            <w:bottom w:val="none" w:sz="0" w:space="0" w:color="auto"/>
            <w:right w:val="none" w:sz="0" w:space="0" w:color="auto"/>
          </w:divBdr>
        </w:div>
        <w:div w:id="1688174280">
          <w:marLeft w:val="640"/>
          <w:marRight w:val="0"/>
          <w:marTop w:val="0"/>
          <w:marBottom w:val="0"/>
          <w:divBdr>
            <w:top w:val="none" w:sz="0" w:space="0" w:color="auto"/>
            <w:left w:val="none" w:sz="0" w:space="0" w:color="auto"/>
            <w:bottom w:val="none" w:sz="0" w:space="0" w:color="auto"/>
            <w:right w:val="none" w:sz="0" w:space="0" w:color="auto"/>
          </w:divBdr>
        </w:div>
        <w:div w:id="1804224674">
          <w:marLeft w:val="640"/>
          <w:marRight w:val="0"/>
          <w:marTop w:val="0"/>
          <w:marBottom w:val="0"/>
          <w:divBdr>
            <w:top w:val="none" w:sz="0" w:space="0" w:color="auto"/>
            <w:left w:val="none" w:sz="0" w:space="0" w:color="auto"/>
            <w:bottom w:val="none" w:sz="0" w:space="0" w:color="auto"/>
            <w:right w:val="none" w:sz="0" w:space="0" w:color="auto"/>
          </w:divBdr>
        </w:div>
        <w:div w:id="1863737216">
          <w:marLeft w:val="640"/>
          <w:marRight w:val="0"/>
          <w:marTop w:val="0"/>
          <w:marBottom w:val="0"/>
          <w:divBdr>
            <w:top w:val="none" w:sz="0" w:space="0" w:color="auto"/>
            <w:left w:val="none" w:sz="0" w:space="0" w:color="auto"/>
            <w:bottom w:val="none" w:sz="0" w:space="0" w:color="auto"/>
            <w:right w:val="none" w:sz="0" w:space="0" w:color="auto"/>
          </w:divBdr>
        </w:div>
        <w:div w:id="1883320533">
          <w:marLeft w:val="640"/>
          <w:marRight w:val="0"/>
          <w:marTop w:val="0"/>
          <w:marBottom w:val="0"/>
          <w:divBdr>
            <w:top w:val="none" w:sz="0" w:space="0" w:color="auto"/>
            <w:left w:val="none" w:sz="0" w:space="0" w:color="auto"/>
            <w:bottom w:val="none" w:sz="0" w:space="0" w:color="auto"/>
            <w:right w:val="none" w:sz="0" w:space="0" w:color="auto"/>
          </w:divBdr>
        </w:div>
        <w:div w:id="1917737005">
          <w:marLeft w:val="640"/>
          <w:marRight w:val="0"/>
          <w:marTop w:val="0"/>
          <w:marBottom w:val="0"/>
          <w:divBdr>
            <w:top w:val="none" w:sz="0" w:space="0" w:color="auto"/>
            <w:left w:val="none" w:sz="0" w:space="0" w:color="auto"/>
            <w:bottom w:val="none" w:sz="0" w:space="0" w:color="auto"/>
            <w:right w:val="none" w:sz="0" w:space="0" w:color="auto"/>
          </w:divBdr>
        </w:div>
        <w:div w:id="2021082107">
          <w:marLeft w:val="640"/>
          <w:marRight w:val="0"/>
          <w:marTop w:val="0"/>
          <w:marBottom w:val="0"/>
          <w:divBdr>
            <w:top w:val="none" w:sz="0" w:space="0" w:color="auto"/>
            <w:left w:val="none" w:sz="0" w:space="0" w:color="auto"/>
            <w:bottom w:val="none" w:sz="0" w:space="0" w:color="auto"/>
            <w:right w:val="none" w:sz="0" w:space="0" w:color="auto"/>
          </w:divBdr>
        </w:div>
        <w:div w:id="2073459382">
          <w:marLeft w:val="640"/>
          <w:marRight w:val="0"/>
          <w:marTop w:val="0"/>
          <w:marBottom w:val="0"/>
          <w:divBdr>
            <w:top w:val="none" w:sz="0" w:space="0" w:color="auto"/>
            <w:left w:val="none" w:sz="0" w:space="0" w:color="auto"/>
            <w:bottom w:val="none" w:sz="0" w:space="0" w:color="auto"/>
            <w:right w:val="none" w:sz="0" w:space="0" w:color="auto"/>
          </w:divBdr>
        </w:div>
        <w:div w:id="2085570820">
          <w:marLeft w:val="640"/>
          <w:marRight w:val="0"/>
          <w:marTop w:val="0"/>
          <w:marBottom w:val="0"/>
          <w:divBdr>
            <w:top w:val="none" w:sz="0" w:space="0" w:color="auto"/>
            <w:left w:val="none" w:sz="0" w:space="0" w:color="auto"/>
            <w:bottom w:val="none" w:sz="0" w:space="0" w:color="auto"/>
            <w:right w:val="none" w:sz="0" w:space="0" w:color="auto"/>
          </w:divBdr>
        </w:div>
      </w:divsChild>
    </w:div>
    <w:div w:id="1629970049">
      <w:bodyDiv w:val="1"/>
      <w:marLeft w:val="0"/>
      <w:marRight w:val="0"/>
      <w:marTop w:val="0"/>
      <w:marBottom w:val="0"/>
      <w:divBdr>
        <w:top w:val="none" w:sz="0" w:space="0" w:color="auto"/>
        <w:left w:val="none" w:sz="0" w:space="0" w:color="auto"/>
        <w:bottom w:val="none" w:sz="0" w:space="0" w:color="auto"/>
        <w:right w:val="none" w:sz="0" w:space="0" w:color="auto"/>
      </w:divBdr>
    </w:div>
    <w:div w:id="1631739853">
      <w:bodyDiv w:val="1"/>
      <w:marLeft w:val="0"/>
      <w:marRight w:val="0"/>
      <w:marTop w:val="0"/>
      <w:marBottom w:val="0"/>
      <w:divBdr>
        <w:top w:val="none" w:sz="0" w:space="0" w:color="auto"/>
        <w:left w:val="none" w:sz="0" w:space="0" w:color="auto"/>
        <w:bottom w:val="none" w:sz="0" w:space="0" w:color="auto"/>
        <w:right w:val="none" w:sz="0" w:space="0" w:color="auto"/>
      </w:divBdr>
      <w:divsChild>
        <w:div w:id="2115130607">
          <w:marLeft w:val="640"/>
          <w:marRight w:val="0"/>
          <w:marTop w:val="0"/>
          <w:marBottom w:val="0"/>
          <w:divBdr>
            <w:top w:val="none" w:sz="0" w:space="0" w:color="auto"/>
            <w:left w:val="none" w:sz="0" w:space="0" w:color="auto"/>
            <w:bottom w:val="none" w:sz="0" w:space="0" w:color="auto"/>
            <w:right w:val="none" w:sz="0" w:space="0" w:color="auto"/>
          </w:divBdr>
        </w:div>
        <w:div w:id="744302344">
          <w:marLeft w:val="640"/>
          <w:marRight w:val="0"/>
          <w:marTop w:val="0"/>
          <w:marBottom w:val="0"/>
          <w:divBdr>
            <w:top w:val="none" w:sz="0" w:space="0" w:color="auto"/>
            <w:left w:val="none" w:sz="0" w:space="0" w:color="auto"/>
            <w:bottom w:val="none" w:sz="0" w:space="0" w:color="auto"/>
            <w:right w:val="none" w:sz="0" w:space="0" w:color="auto"/>
          </w:divBdr>
        </w:div>
        <w:div w:id="1334869606">
          <w:marLeft w:val="640"/>
          <w:marRight w:val="0"/>
          <w:marTop w:val="0"/>
          <w:marBottom w:val="0"/>
          <w:divBdr>
            <w:top w:val="none" w:sz="0" w:space="0" w:color="auto"/>
            <w:left w:val="none" w:sz="0" w:space="0" w:color="auto"/>
            <w:bottom w:val="none" w:sz="0" w:space="0" w:color="auto"/>
            <w:right w:val="none" w:sz="0" w:space="0" w:color="auto"/>
          </w:divBdr>
        </w:div>
        <w:div w:id="117262263">
          <w:marLeft w:val="640"/>
          <w:marRight w:val="0"/>
          <w:marTop w:val="0"/>
          <w:marBottom w:val="0"/>
          <w:divBdr>
            <w:top w:val="none" w:sz="0" w:space="0" w:color="auto"/>
            <w:left w:val="none" w:sz="0" w:space="0" w:color="auto"/>
            <w:bottom w:val="none" w:sz="0" w:space="0" w:color="auto"/>
            <w:right w:val="none" w:sz="0" w:space="0" w:color="auto"/>
          </w:divBdr>
        </w:div>
        <w:div w:id="222566294">
          <w:marLeft w:val="640"/>
          <w:marRight w:val="0"/>
          <w:marTop w:val="0"/>
          <w:marBottom w:val="0"/>
          <w:divBdr>
            <w:top w:val="none" w:sz="0" w:space="0" w:color="auto"/>
            <w:left w:val="none" w:sz="0" w:space="0" w:color="auto"/>
            <w:bottom w:val="none" w:sz="0" w:space="0" w:color="auto"/>
            <w:right w:val="none" w:sz="0" w:space="0" w:color="auto"/>
          </w:divBdr>
        </w:div>
        <w:div w:id="1855728975">
          <w:marLeft w:val="640"/>
          <w:marRight w:val="0"/>
          <w:marTop w:val="0"/>
          <w:marBottom w:val="0"/>
          <w:divBdr>
            <w:top w:val="none" w:sz="0" w:space="0" w:color="auto"/>
            <w:left w:val="none" w:sz="0" w:space="0" w:color="auto"/>
            <w:bottom w:val="none" w:sz="0" w:space="0" w:color="auto"/>
            <w:right w:val="none" w:sz="0" w:space="0" w:color="auto"/>
          </w:divBdr>
        </w:div>
        <w:div w:id="1882743894">
          <w:marLeft w:val="640"/>
          <w:marRight w:val="0"/>
          <w:marTop w:val="0"/>
          <w:marBottom w:val="0"/>
          <w:divBdr>
            <w:top w:val="none" w:sz="0" w:space="0" w:color="auto"/>
            <w:left w:val="none" w:sz="0" w:space="0" w:color="auto"/>
            <w:bottom w:val="none" w:sz="0" w:space="0" w:color="auto"/>
            <w:right w:val="none" w:sz="0" w:space="0" w:color="auto"/>
          </w:divBdr>
        </w:div>
        <w:div w:id="674693954">
          <w:marLeft w:val="640"/>
          <w:marRight w:val="0"/>
          <w:marTop w:val="0"/>
          <w:marBottom w:val="0"/>
          <w:divBdr>
            <w:top w:val="none" w:sz="0" w:space="0" w:color="auto"/>
            <w:left w:val="none" w:sz="0" w:space="0" w:color="auto"/>
            <w:bottom w:val="none" w:sz="0" w:space="0" w:color="auto"/>
            <w:right w:val="none" w:sz="0" w:space="0" w:color="auto"/>
          </w:divBdr>
        </w:div>
        <w:div w:id="559752890">
          <w:marLeft w:val="640"/>
          <w:marRight w:val="0"/>
          <w:marTop w:val="0"/>
          <w:marBottom w:val="0"/>
          <w:divBdr>
            <w:top w:val="none" w:sz="0" w:space="0" w:color="auto"/>
            <w:left w:val="none" w:sz="0" w:space="0" w:color="auto"/>
            <w:bottom w:val="none" w:sz="0" w:space="0" w:color="auto"/>
            <w:right w:val="none" w:sz="0" w:space="0" w:color="auto"/>
          </w:divBdr>
        </w:div>
        <w:div w:id="299382437">
          <w:marLeft w:val="640"/>
          <w:marRight w:val="0"/>
          <w:marTop w:val="0"/>
          <w:marBottom w:val="0"/>
          <w:divBdr>
            <w:top w:val="none" w:sz="0" w:space="0" w:color="auto"/>
            <w:left w:val="none" w:sz="0" w:space="0" w:color="auto"/>
            <w:bottom w:val="none" w:sz="0" w:space="0" w:color="auto"/>
            <w:right w:val="none" w:sz="0" w:space="0" w:color="auto"/>
          </w:divBdr>
        </w:div>
        <w:div w:id="1275749582">
          <w:marLeft w:val="640"/>
          <w:marRight w:val="0"/>
          <w:marTop w:val="0"/>
          <w:marBottom w:val="0"/>
          <w:divBdr>
            <w:top w:val="none" w:sz="0" w:space="0" w:color="auto"/>
            <w:left w:val="none" w:sz="0" w:space="0" w:color="auto"/>
            <w:bottom w:val="none" w:sz="0" w:space="0" w:color="auto"/>
            <w:right w:val="none" w:sz="0" w:space="0" w:color="auto"/>
          </w:divBdr>
        </w:div>
        <w:div w:id="823083918">
          <w:marLeft w:val="640"/>
          <w:marRight w:val="0"/>
          <w:marTop w:val="0"/>
          <w:marBottom w:val="0"/>
          <w:divBdr>
            <w:top w:val="none" w:sz="0" w:space="0" w:color="auto"/>
            <w:left w:val="none" w:sz="0" w:space="0" w:color="auto"/>
            <w:bottom w:val="none" w:sz="0" w:space="0" w:color="auto"/>
            <w:right w:val="none" w:sz="0" w:space="0" w:color="auto"/>
          </w:divBdr>
        </w:div>
        <w:div w:id="157353367">
          <w:marLeft w:val="640"/>
          <w:marRight w:val="0"/>
          <w:marTop w:val="0"/>
          <w:marBottom w:val="0"/>
          <w:divBdr>
            <w:top w:val="none" w:sz="0" w:space="0" w:color="auto"/>
            <w:left w:val="none" w:sz="0" w:space="0" w:color="auto"/>
            <w:bottom w:val="none" w:sz="0" w:space="0" w:color="auto"/>
            <w:right w:val="none" w:sz="0" w:space="0" w:color="auto"/>
          </w:divBdr>
        </w:div>
        <w:div w:id="470367542">
          <w:marLeft w:val="640"/>
          <w:marRight w:val="0"/>
          <w:marTop w:val="0"/>
          <w:marBottom w:val="0"/>
          <w:divBdr>
            <w:top w:val="none" w:sz="0" w:space="0" w:color="auto"/>
            <w:left w:val="none" w:sz="0" w:space="0" w:color="auto"/>
            <w:bottom w:val="none" w:sz="0" w:space="0" w:color="auto"/>
            <w:right w:val="none" w:sz="0" w:space="0" w:color="auto"/>
          </w:divBdr>
        </w:div>
        <w:div w:id="817960784">
          <w:marLeft w:val="640"/>
          <w:marRight w:val="0"/>
          <w:marTop w:val="0"/>
          <w:marBottom w:val="0"/>
          <w:divBdr>
            <w:top w:val="none" w:sz="0" w:space="0" w:color="auto"/>
            <w:left w:val="none" w:sz="0" w:space="0" w:color="auto"/>
            <w:bottom w:val="none" w:sz="0" w:space="0" w:color="auto"/>
            <w:right w:val="none" w:sz="0" w:space="0" w:color="auto"/>
          </w:divBdr>
        </w:div>
        <w:div w:id="827089357">
          <w:marLeft w:val="640"/>
          <w:marRight w:val="0"/>
          <w:marTop w:val="0"/>
          <w:marBottom w:val="0"/>
          <w:divBdr>
            <w:top w:val="none" w:sz="0" w:space="0" w:color="auto"/>
            <w:left w:val="none" w:sz="0" w:space="0" w:color="auto"/>
            <w:bottom w:val="none" w:sz="0" w:space="0" w:color="auto"/>
            <w:right w:val="none" w:sz="0" w:space="0" w:color="auto"/>
          </w:divBdr>
        </w:div>
        <w:div w:id="808860868">
          <w:marLeft w:val="640"/>
          <w:marRight w:val="0"/>
          <w:marTop w:val="0"/>
          <w:marBottom w:val="0"/>
          <w:divBdr>
            <w:top w:val="none" w:sz="0" w:space="0" w:color="auto"/>
            <w:left w:val="none" w:sz="0" w:space="0" w:color="auto"/>
            <w:bottom w:val="none" w:sz="0" w:space="0" w:color="auto"/>
            <w:right w:val="none" w:sz="0" w:space="0" w:color="auto"/>
          </w:divBdr>
        </w:div>
        <w:div w:id="793207395">
          <w:marLeft w:val="640"/>
          <w:marRight w:val="0"/>
          <w:marTop w:val="0"/>
          <w:marBottom w:val="0"/>
          <w:divBdr>
            <w:top w:val="none" w:sz="0" w:space="0" w:color="auto"/>
            <w:left w:val="none" w:sz="0" w:space="0" w:color="auto"/>
            <w:bottom w:val="none" w:sz="0" w:space="0" w:color="auto"/>
            <w:right w:val="none" w:sz="0" w:space="0" w:color="auto"/>
          </w:divBdr>
        </w:div>
        <w:div w:id="1311983941">
          <w:marLeft w:val="640"/>
          <w:marRight w:val="0"/>
          <w:marTop w:val="0"/>
          <w:marBottom w:val="0"/>
          <w:divBdr>
            <w:top w:val="none" w:sz="0" w:space="0" w:color="auto"/>
            <w:left w:val="none" w:sz="0" w:space="0" w:color="auto"/>
            <w:bottom w:val="none" w:sz="0" w:space="0" w:color="auto"/>
            <w:right w:val="none" w:sz="0" w:space="0" w:color="auto"/>
          </w:divBdr>
        </w:div>
        <w:div w:id="1593662881">
          <w:marLeft w:val="640"/>
          <w:marRight w:val="0"/>
          <w:marTop w:val="0"/>
          <w:marBottom w:val="0"/>
          <w:divBdr>
            <w:top w:val="none" w:sz="0" w:space="0" w:color="auto"/>
            <w:left w:val="none" w:sz="0" w:space="0" w:color="auto"/>
            <w:bottom w:val="none" w:sz="0" w:space="0" w:color="auto"/>
            <w:right w:val="none" w:sz="0" w:space="0" w:color="auto"/>
          </w:divBdr>
        </w:div>
        <w:div w:id="1489638961">
          <w:marLeft w:val="640"/>
          <w:marRight w:val="0"/>
          <w:marTop w:val="0"/>
          <w:marBottom w:val="0"/>
          <w:divBdr>
            <w:top w:val="none" w:sz="0" w:space="0" w:color="auto"/>
            <w:left w:val="none" w:sz="0" w:space="0" w:color="auto"/>
            <w:bottom w:val="none" w:sz="0" w:space="0" w:color="auto"/>
            <w:right w:val="none" w:sz="0" w:space="0" w:color="auto"/>
          </w:divBdr>
        </w:div>
        <w:div w:id="1432159999">
          <w:marLeft w:val="640"/>
          <w:marRight w:val="0"/>
          <w:marTop w:val="0"/>
          <w:marBottom w:val="0"/>
          <w:divBdr>
            <w:top w:val="none" w:sz="0" w:space="0" w:color="auto"/>
            <w:left w:val="none" w:sz="0" w:space="0" w:color="auto"/>
            <w:bottom w:val="none" w:sz="0" w:space="0" w:color="auto"/>
            <w:right w:val="none" w:sz="0" w:space="0" w:color="auto"/>
          </w:divBdr>
        </w:div>
        <w:div w:id="1326931280">
          <w:marLeft w:val="640"/>
          <w:marRight w:val="0"/>
          <w:marTop w:val="0"/>
          <w:marBottom w:val="0"/>
          <w:divBdr>
            <w:top w:val="none" w:sz="0" w:space="0" w:color="auto"/>
            <w:left w:val="none" w:sz="0" w:space="0" w:color="auto"/>
            <w:bottom w:val="none" w:sz="0" w:space="0" w:color="auto"/>
            <w:right w:val="none" w:sz="0" w:space="0" w:color="auto"/>
          </w:divBdr>
        </w:div>
        <w:div w:id="6755554">
          <w:marLeft w:val="640"/>
          <w:marRight w:val="0"/>
          <w:marTop w:val="0"/>
          <w:marBottom w:val="0"/>
          <w:divBdr>
            <w:top w:val="none" w:sz="0" w:space="0" w:color="auto"/>
            <w:left w:val="none" w:sz="0" w:space="0" w:color="auto"/>
            <w:bottom w:val="none" w:sz="0" w:space="0" w:color="auto"/>
            <w:right w:val="none" w:sz="0" w:space="0" w:color="auto"/>
          </w:divBdr>
        </w:div>
        <w:div w:id="966006703">
          <w:marLeft w:val="640"/>
          <w:marRight w:val="0"/>
          <w:marTop w:val="0"/>
          <w:marBottom w:val="0"/>
          <w:divBdr>
            <w:top w:val="none" w:sz="0" w:space="0" w:color="auto"/>
            <w:left w:val="none" w:sz="0" w:space="0" w:color="auto"/>
            <w:bottom w:val="none" w:sz="0" w:space="0" w:color="auto"/>
            <w:right w:val="none" w:sz="0" w:space="0" w:color="auto"/>
          </w:divBdr>
        </w:div>
        <w:div w:id="666975821">
          <w:marLeft w:val="640"/>
          <w:marRight w:val="0"/>
          <w:marTop w:val="0"/>
          <w:marBottom w:val="0"/>
          <w:divBdr>
            <w:top w:val="none" w:sz="0" w:space="0" w:color="auto"/>
            <w:left w:val="none" w:sz="0" w:space="0" w:color="auto"/>
            <w:bottom w:val="none" w:sz="0" w:space="0" w:color="auto"/>
            <w:right w:val="none" w:sz="0" w:space="0" w:color="auto"/>
          </w:divBdr>
        </w:div>
        <w:div w:id="1375276063">
          <w:marLeft w:val="640"/>
          <w:marRight w:val="0"/>
          <w:marTop w:val="0"/>
          <w:marBottom w:val="0"/>
          <w:divBdr>
            <w:top w:val="none" w:sz="0" w:space="0" w:color="auto"/>
            <w:left w:val="none" w:sz="0" w:space="0" w:color="auto"/>
            <w:bottom w:val="none" w:sz="0" w:space="0" w:color="auto"/>
            <w:right w:val="none" w:sz="0" w:space="0" w:color="auto"/>
          </w:divBdr>
        </w:div>
        <w:div w:id="1427187739">
          <w:marLeft w:val="640"/>
          <w:marRight w:val="0"/>
          <w:marTop w:val="0"/>
          <w:marBottom w:val="0"/>
          <w:divBdr>
            <w:top w:val="none" w:sz="0" w:space="0" w:color="auto"/>
            <w:left w:val="none" w:sz="0" w:space="0" w:color="auto"/>
            <w:bottom w:val="none" w:sz="0" w:space="0" w:color="auto"/>
            <w:right w:val="none" w:sz="0" w:space="0" w:color="auto"/>
          </w:divBdr>
        </w:div>
        <w:div w:id="330989138">
          <w:marLeft w:val="640"/>
          <w:marRight w:val="0"/>
          <w:marTop w:val="0"/>
          <w:marBottom w:val="0"/>
          <w:divBdr>
            <w:top w:val="none" w:sz="0" w:space="0" w:color="auto"/>
            <w:left w:val="none" w:sz="0" w:space="0" w:color="auto"/>
            <w:bottom w:val="none" w:sz="0" w:space="0" w:color="auto"/>
            <w:right w:val="none" w:sz="0" w:space="0" w:color="auto"/>
          </w:divBdr>
        </w:div>
        <w:div w:id="101582967">
          <w:marLeft w:val="640"/>
          <w:marRight w:val="0"/>
          <w:marTop w:val="0"/>
          <w:marBottom w:val="0"/>
          <w:divBdr>
            <w:top w:val="none" w:sz="0" w:space="0" w:color="auto"/>
            <w:left w:val="none" w:sz="0" w:space="0" w:color="auto"/>
            <w:bottom w:val="none" w:sz="0" w:space="0" w:color="auto"/>
            <w:right w:val="none" w:sz="0" w:space="0" w:color="auto"/>
          </w:divBdr>
        </w:div>
        <w:div w:id="2088653704">
          <w:marLeft w:val="640"/>
          <w:marRight w:val="0"/>
          <w:marTop w:val="0"/>
          <w:marBottom w:val="0"/>
          <w:divBdr>
            <w:top w:val="none" w:sz="0" w:space="0" w:color="auto"/>
            <w:left w:val="none" w:sz="0" w:space="0" w:color="auto"/>
            <w:bottom w:val="none" w:sz="0" w:space="0" w:color="auto"/>
            <w:right w:val="none" w:sz="0" w:space="0" w:color="auto"/>
          </w:divBdr>
        </w:div>
        <w:div w:id="1382316740">
          <w:marLeft w:val="640"/>
          <w:marRight w:val="0"/>
          <w:marTop w:val="0"/>
          <w:marBottom w:val="0"/>
          <w:divBdr>
            <w:top w:val="none" w:sz="0" w:space="0" w:color="auto"/>
            <w:left w:val="none" w:sz="0" w:space="0" w:color="auto"/>
            <w:bottom w:val="none" w:sz="0" w:space="0" w:color="auto"/>
            <w:right w:val="none" w:sz="0" w:space="0" w:color="auto"/>
          </w:divBdr>
        </w:div>
        <w:div w:id="1742092904">
          <w:marLeft w:val="640"/>
          <w:marRight w:val="0"/>
          <w:marTop w:val="0"/>
          <w:marBottom w:val="0"/>
          <w:divBdr>
            <w:top w:val="none" w:sz="0" w:space="0" w:color="auto"/>
            <w:left w:val="none" w:sz="0" w:space="0" w:color="auto"/>
            <w:bottom w:val="none" w:sz="0" w:space="0" w:color="auto"/>
            <w:right w:val="none" w:sz="0" w:space="0" w:color="auto"/>
          </w:divBdr>
        </w:div>
        <w:div w:id="712924803">
          <w:marLeft w:val="640"/>
          <w:marRight w:val="0"/>
          <w:marTop w:val="0"/>
          <w:marBottom w:val="0"/>
          <w:divBdr>
            <w:top w:val="none" w:sz="0" w:space="0" w:color="auto"/>
            <w:left w:val="none" w:sz="0" w:space="0" w:color="auto"/>
            <w:bottom w:val="none" w:sz="0" w:space="0" w:color="auto"/>
            <w:right w:val="none" w:sz="0" w:space="0" w:color="auto"/>
          </w:divBdr>
        </w:div>
        <w:div w:id="950628163">
          <w:marLeft w:val="640"/>
          <w:marRight w:val="0"/>
          <w:marTop w:val="0"/>
          <w:marBottom w:val="0"/>
          <w:divBdr>
            <w:top w:val="none" w:sz="0" w:space="0" w:color="auto"/>
            <w:left w:val="none" w:sz="0" w:space="0" w:color="auto"/>
            <w:bottom w:val="none" w:sz="0" w:space="0" w:color="auto"/>
            <w:right w:val="none" w:sz="0" w:space="0" w:color="auto"/>
          </w:divBdr>
        </w:div>
        <w:div w:id="669791893">
          <w:marLeft w:val="640"/>
          <w:marRight w:val="0"/>
          <w:marTop w:val="0"/>
          <w:marBottom w:val="0"/>
          <w:divBdr>
            <w:top w:val="none" w:sz="0" w:space="0" w:color="auto"/>
            <w:left w:val="none" w:sz="0" w:space="0" w:color="auto"/>
            <w:bottom w:val="none" w:sz="0" w:space="0" w:color="auto"/>
            <w:right w:val="none" w:sz="0" w:space="0" w:color="auto"/>
          </w:divBdr>
        </w:div>
        <w:div w:id="838422501">
          <w:marLeft w:val="640"/>
          <w:marRight w:val="0"/>
          <w:marTop w:val="0"/>
          <w:marBottom w:val="0"/>
          <w:divBdr>
            <w:top w:val="none" w:sz="0" w:space="0" w:color="auto"/>
            <w:left w:val="none" w:sz="0" w:space="0" w:color="auto"/>
            <w:bottom w:val="none" w:sz="0" w:space="0" w:color="auto"/>
            <w:right w:val="none" w:sz="0" w:space="0" w:color="auto"/>
          </w:divBdr>
        </w:div>
        <w:div w:id="1257864626">
          <w:marLeft w:val="640"/>
          <w:marRight w:val="0"/>
          <w:marTop w:val="0"/>
          <w:marBottom w:val="0"/>
          <w:divBdr>
            <w:top w:val="none" w:sz="0" w:space="0" w:color="auto"/>
            <w:left w:val="none" w:sz="0" w:space="0" w:color="auto"/>
            <w:bottom w:val="none" w:sz="0" w:space="0" w:color="auto"/>
            <w:right w:val="none" w:sz="0" w:space="0" w:color="auto"/>
          </w:divBdr>
        </w:div>
        <w:div w:id="1056515934">
          <w:marLeft w:val="640"/>
          <w:marRight w:val="0"/>
          <w:marTop w:val="0"/>
          <w:marBottom w:val="0"/>
          <w:divBdr>
            <w:top w:val="none" w:sz="0" w:space="0" w:color="auto"/>
            <w:left w:val="none" w:sz="0" w:space="0" w:color="auto"/>
            <w:bottom w:val="none" w:sz="0" w:space="0" w:color="auto"/>
            <w:right w:val="none" w:sz="0" w:space="0" w:color="auto"/>
          </w:divBdr>
        </w:div>
        <w:div w:id="163784161">
          <w:marLeft w:val="640"/>
          <w:marRight w:val="0"/>
          <w:marTop w:val="0"/>
          <w:marBottom w:val="0"/>
          <w:divBdr>
            <w:top w:val="none" w:sz="0" w:space="0" w:color="auto"/>
            <w:left w:val="none" w:sz="0" w:space="0" w:color="auto"/>
            <w:bottom w:val="none" w:sz="0" w:space="0" w:color="auto"/>
            <w:right w:val="none" w:sz="0" w:space="0" w:color="auto"/>
          </w:divBdr>
        </w:div>
        <w:div w:id="1925138192">
          <w:marLeft w:val="640"/>
          <w:marRight w:val="0"/>
          <w:marTop w:val="0"/>
          <w:marBottom w:val="0"/>
          <w:divBdr>
            <w:top w:val="none" w:sz="0" w:space="0" w:color="auto"/>
            <w:left w:val="none" w:sz="0" w:space="0" w:color="auto"/>
            <w:bottom w:val="none" w:sz="0" w:space="0" w:color="auto"/>
            <w:right w:val="none" w:sz="0" w:space="0" w:color="auto"/>
          </w:divBdr>
        </w:div>
        <w:div w:id="192769265">
          <w:marLeft w:val="640"/>
          <w:marRight w:val="0"/>
          <w:marTop w:val="0"/>
          <w:marBottom w:val="0"/>
          <w:divBdr>
            <w:top w:val="none" w:sz="0" w:space="0" w:color="auto"/>
            <w:left w:val="none" w:sz="0" w:space="0" w:color="auto"/>
            <w:bottom w:val="none" w:sz="0" w:space="0" w:color="auto"/>
            <w:right w:val="none" w:sz="0" w:space="0" w:color="auto"/>
          </w:divBdr>
        </w:div>
        <w:div w:id="307974447">
          <w:marLeft w:val="640"/>
          <w:marRight w:val="0"/>
          <w:marTop w:val="0"/>
          <w:marBottom w:val="0"/>
          <w:divBdr>
            <w:top w:val="none" w:sz="0" w:space="0" w:color="auto"/>
            <w:left w:val="none" w:sz="0" w:space="0" w:color="auto"/>
            <w:bottom w:val="none" w:sz="0" w:space="0" w:color="auto"/>
            <w:right w:val="none" w:sz="0" w:space="0" w:color="auto"/>
          </w:divBdr>
        </w:div>
        <w:div w:id="193662794">
          <w:marLeft w:val="640"/>
          <w:marRight w:val="0"/>
          <w:marTop w:val="0"/>
          <w:marBottom w:val="0"/>
          <w:divBdr>
            <w:top w:val="none" w:sz="0" w:space="0" w:color="auto"/>
            <w:left w:val="none" w:sz="0" w:space="0" w:color="auto"/>
            <w:bottom w:val="none" w:sz="0" w:space="0" w:color="auto"/>
            <w:right w:val="none" w:sz="0" w:space="0" w:color="auto"/>
          </w:divBdr>
        </w:div>
        <w:div w:id="475494958">
          <w:marLeft w:val="640"/>
          <w:marRight w:val="0"/>
          <w:marTop w:val="0"/>
          <w:marBottom w:val="0"/>
          <w:divBdr>
            <w:top w:val="none" w:sz="0" w:space="0" w:color="auto"/>
            <w:left w:val="none" w:sz="0" w:space="0" w:color="auto"/>
            <w:bottom w:val="none" w:sz="0" w:space="0" w:color="auto"/>
            <w:right w:val="none" w:sz="0" w:space="0" w:color="auto"/>
          </w:divBdr>
        </w:div>
        <w:div w:id="638993290">
          <w:marLeft w:val="640"/>
          <w:marRight w:val="0"/>
          <w:marTop w:val="0"/>
          <w:marBottom w:val="0"/>
          <w:divBdr>
            <w:top w:val="none" w:sz="0" w:space="0" w:color="auto"/>
            <w:left w:val="none" w:sz="0" w:space="0" w:color="auto"/>
            <w:bottom w:val="none" w:sz="0" w:space="0" w:color="auto"/>
            <w:right w:val="none" w:sz="0" w:space="0" w:color="auto"/>
          </w:divBdr>
        </w:div>
        <w:div w:id="88088227">
          <w:marLeft w:val="640"/>
          <w:marRight w:val="0"/>
          <w:marTop w:val="0"/>
          <w:marBottom w:val="0"/>
          <w:divBdr>
            <w:top w:val="none" w:sz="0" w:space="0" w:color="auto"/>
            <w:left w:val="none" w:sz="0" w:space="0" w:color="auto"/>
            <w:bottom w:val="none" w:sz="0" w:space="0" w:color="auto"/>
            <w:right w:val="none" w:sz="0" w:space="0" w:color="auto"/>
          </w:divBdr>
        </w:div>
        <w:div w:id="954142825">
          <w:marLeft w:val="640"/>
          <w:marRight w:val="0"/>
          <w:marTop w:val="0"/>
          <w:marBottom w:val="0"/>
          <w:divBdr>
            <w:top w:val="none" w:sz="0" w:space="0" w:color="auto"/>
            <w:left w:val="none" w:sz="0" w:space="0" w:color="auto"/>
            <w:bottom w:val="none" w:sz="0" w:space="0" w:color="auto"/>
            <w:right w:val="none" w:sz="0" w:space="0" w:color="auto"/>
          </w:divBdr>
        </w:div>
        <w:div w:id="959604681">
          <w:marLeft w:val="640"/>
          <w:marRight w:val="0"/>
          <w:marTop w:val="0"/>
          <w:marBottom w:val="0"/>
          <w:divBdr>
            <w:top w:val="none" w:sz="0" w:space="0" w:color="auto"/>
            <w:left w:val="none" w:sz="0" w:space="0" w:color="auto"/>
            <w:bottom w:val="none" w:sz="0" w:space="0" w:color="auto"/>
            <w:right w:val="none" w:sz="0" w:space="0" w:color="auto"/>
          </w:divBdr>
        </w:div>
      </w:divsChild>
    </w:div>
    <w:div w:id="1632132379">
      <w:marLeft w:val="0"/>
      <w:marRight w:val="0"/>
      <w:marTop w:val="0"/>
      <w:marBottom w:val="0"/>
      <w:divBdr>
        <w:top w:val="none" w:sz="0" w:space="0" w:color="auto"/>
        <w:left w:val="none" w:sz="0" w:space="0" w:color="auto"/>
        <w:bottom w:val="none" w:sz="0" w:space="0" w:color="auto"/>
        <w:right w:val="none" w:sz="0" w:space="0" w:color="auto"/>
      </w:divBdr>
    </w:div>
    <w:div w:id="1644002420">
      <w:marLeft w:val="0"/>
      <w:marRight w:val="0"/>
      <w:marTop w:val="0"/>
      <w:marBottom w:val="0"/>
      <w:divBdr>
        <w:top w:val="none" w:sz="0" w:space="0" w:color="auto"/>
        <w:left w:val="none" w:sz="0" w:space="0" w:color="auto"/>
        <w:bottom w:val="none" w:sz="0" w:space="0" w:color="auto"/>
        <w:right w:val="none" w:sz="0" w:space="0" w:color="auto"/>
      </w:divBdr>
    </w:div>
    <w:div w:id="1649280153">
      <w:marLeft w:val="0"/>
      <w:marRight w:val="0"/>
      <w:marTop w:val="0"/>
      <w:marBottom w:val="0"/>
      <w:divBdr>
        <w:top w:val="none" w:sz="0" w:space="0" w:color="auto"/>
        <w:left w:val="none" w:sz="0" w:space="0" w:color="auto"/>
        <w:bottom w:val="none" w:sz="0" w:space="0" w:color="auto"/>
        <w:right w:val="none" w:sz="0" w:space="0" w:color="auto"/>
      </w:divBdr>
    </w:div>
    <w:div w:id="1650401954">
      <w:bodyDiv w:val="1"/>
      <w:marLeft w:val="0"/>
      <w:marRight w:val="0"/>
      <w:marTop w:val="0"/>
      <w:marBottom w:val="0"/>
      <w:divBdr>
        <w:top w:val="none" w:sz="0" w:space="0" w:color="auto"/>
        <w:left w:val="none" w:sz="0" w:space="0" w:color="auto"/>
        <w:bottom w:val="none" w:sz="0" w:space="0" w:color="auto"/>
        <w:right w:val="none" w:sz="0" w:space="0" w:color="auto"/>
      </w:divBdr>
      <w:divsChild>
        <w:div w:id="200745445">
          <w:marLeft w:val="640"/>
          <w:marRight w:val="0"/>
          <w:marTop w:val="0"/>
          <w:marBottom w:val="0"/>
          <w:divBdr>
            <w:top w:val="none" w:sz="0" w:space="0" w:color="auto"/>
            <w:left w:val="none" w:sz="0" w:space="0" w:color="auto"/>
            <w:bottom w:val="none" w:sz="0" w:space="0" w:color="auto"/>
            <w:right w:val="none" w:sz="0" w:space="0" w:color="auto"/>
          </w:divBdr>
        </w:div>
        <w:div w:id="318048100">
          <w:marLeft w:val="640"/>
          <w:marRight w:val="0"/>
          <w:marTop w:val="0"/>
          <w:marBottom w:val="0"/>
          <w:divBdr>
            <w:top w:val="none" w:sz="0" w:space="0" w:color="auto"/>
            <w:left w:val="none" w:sz="0" w:space="0" w:color="auto"/>
            <w:bottom w:val="none" w:sz="0" w:space="0" w:color="auto"/>
            <w:right w:val="none" w:sz="0" w:space="0" w:color="auto"/>
          </w:divBdr>
        </w:div>
        <w:div w:id="371617166">
          <w:marLeft w:val="640"/>
          <w:marRight w:val="0"/>
          <w:marTop w:val="0"/>
          <w:marBottom w:val="0"/>
          <w:divBdr>
            <w:top w:val="none" w:sz="0" w:space="0" w:color="auto"/>
            <w:left w:val="none" w:sz="0" w:space="0" w:color="auto"/>
            <w:bottom w:val="none" w:sz="0" w:space="0" w:color="auto"/>
            <w:right w:val="none" w:sz="0" w:space="0" w:color="auto"/>
          </w:divBdr>
        </w:div>
        <w:div w:id="411706191">
          <w:marLeft w:val="640"/>
          <w:marRight w:val="0"/>
          <w:marTop w:val="0"/>
          <w:marBottom w:val="0"/>
          <w:divBdr>
            <w:top w:val="none" w:sz="0" w:space="0" w:color="auto"/>
            <w:left w:val="none" w:sz="0" w:space="0" w:color="auto"/>
            <w:bottom w:val="none" w:sz="0" w:space="0" w:color="auto"/>
            <w:right w:val="none" w:sz="0" w:space="0" w:color="auto"/>
          </w:divBdr>
        </w:div>
        <w:div w:id="450824577">
          <w:marLeft w:val="640"/>
          <w:marRight w:val="0"/>
          <w:marTop w:val="0"/>
          <w:marBottom w:val="0"/>
          <w:divBdr>
            <w:top w:val="none" w:sz="0" w:space="0" w:color="auto"/>
            <w:left w:val="none" w:sz="0" w:space="0" w:color="auto"/>
            <w:bottom w:val="none" w:sz="0" w:space="0" w:color="auto"/>
            <w:right w:val="none" w:sz="0" w:space="0" w:color="auto"/>
          </w:divBdr>
        </w:div>
        <w:div w:id="491675026">
          <w:marLeft w:val="640"/>
          <w:marRight w:val="0"/>
          <w:marTop w:val="0"/>
          <w:marBottom w:val="0"/>
          <w:divBdr>
            <w:top w:val="none" w:sz="0" w:space="0" w:color="auto"/>
            <w:left w:val="none" w:sz="0" w:space="0" w:color="auto"/>
            <w:bottom w:val="none" w:sz="0" w:space="0" w:color="auto"/>
            <w:right w:val="none" w:sz="0" w:space="0" w:color="auto"/>
          </w:divBdr>
        </w:div>
        <w:div w:id="567767991">
          <w:marLeft w:val="640"/>
          <w:marRight w:val="0"/>
          <w:marTop w:val="0"/>
          <w:marBottom w:val="0"/>
          <w:divBdr>
            <w:top w:val="none" w:sz="0" w:space="0" w:color="auto"/>
            <w:left w:val="none" w:sz="0" w:space="0" w:color="auto"/>
            <w:bottom w:val="none" w:sz="0" w:space="0" w:color="auto"/>
            <w:right w:val="none" w:sz="0" w:space="0" w:color="auto"/>
          </w:divBdr>
        </w:div>
        <w:div w:id="684290624">
          <w:marLeft w:val="640"/>
          <w:marRight w:val="0"/>
          <w:marTop w:val="0"/>
          <w:marBottom w:val="0"/>
          <w:divBdr>
            <w:top w:val="none" w:sz="0" w:space="0" w:color="auto"/>
            <w:left w:val="none" w:sz="0" w:space="0" w:color="auto"/>
            <w:bottom w:val="none" w:sz="0" w:space="0" w:color="auto"/>
            <w:right w:val="none" w:sz="0" w:space="0" w:color="auto"/>
          </w:divBdr>
        </w:div>
        <w:div w:id="742992229">
          <w:marLeft w:val="640"/>
          <w:marRight w:val="0"/>
          <w:marTop w:val="0"/>
          <w:marBottom w:val="0"/>
          <w:divBdr>
            <w:top w:val="none" w:sz="0" w:space="0" w:color="auto"/>
            <w:left w:val="none" w:sz="0" w:space="0" w:color="auto"/>
            <w:bottom w:val="none" w:sz="0" w:space="0" w:color="auto"/>
            <w:right w:val="none" w:sz="0" w:space="0" w:color="auto"/>
          </w:divBdr>
        </w:div>
        <w:div w:id="942759380">
          <w:marLeft w:val="640"/>
          <w:marRight w:val="0"/>
          <w:marTop w:val="0"/>
          <w:marBottom w:val="0"/>
          <w:divBdr>
            <w:top w:val="none" w:sz="0" w:space="0" w:color="auto"/>
            <w:left w:val="none" w:sz="0" w:space="0" w:color="auto"/>
            <w:bottom w:val="none" w:sz="0" w:space="0" w:color="auto"/>
            <w:right w:val="none" w:sz="0" w:space="0" w:color="auto"/>
          </w:divBdr>
        </w:div>
        <w:div w:id="974218474">
          <w:marLeft w:val="640"/>
          <w:marRight w:val="0"/>
          <w:marTop w:val="0"/>
          <w:marBottom w:val="0"/>
          <w:divBdr>
            <w:top w:val="none" w:sz="0" w:space="0" w:color="auto"/>
            <w:left w:val="none" w:sz="0" w:space="0" w:color="auto"/>
            <w:bottom w:val="none" w:sz="0" w:space="0" w:color="auto"/>
            <w:right w:val="none" w:sz="0" w:space="0" w:color="auto"/>
          </w:divBdr>
        </w:div>
        <w:div w:id="1021468008">
          <w:marLeft w:val="640"/>
          <w:marRight w:val="0"/>
          <w:marTop w:val="0"/>
          <w:marBottom w:val="0"/>
          <w:divBdr>
            <w:top w:val="none" w:sz="0" w:space="0" w:color="auto"/>
            <w:left w:val="none" w:sz="0" w:space="0" w:color="auto"/>
            <w:bottom w:val="none" w:sz="0" w:space="0" w:color="auto"/>
            <w:right w:val="none" w:sz="0" w:space="0" w:color="auto"/>
          </w:divBdr>
        </w:div>
        <w:div w:id="1060909615">
          <w:marLeft w:val="640"/>
          <w:marRight w:val="0"/>
          <w:marTop w:val="0"/>
          <w:marBottom w:val="0"/>
          <w:divBdr>
            <w:top w:val="none" w:sz="0" w:space="0" w:color="auto"/>
            <w:left w:val="none" w:sz="0" w:space="0" w:color="auto"/>
            <w:bottom w:val="none" w:sz="0" w:space="0" w:color="auto"/>
            <w:right w:val="none" w:sz="0" w:space="0" w:color="auto"/>
          </w:divBdr>
        </w:div>
        <w:div w:id="1143616004">
          <w:marLeft w:val="640"/>
          <w:marRight w:val="0"/>
          <w:marTop w:val="0"/>
          <w:marBottom w:val="0"/>
          <w:divBdr>
            <w:top w:val="none" w:sz="0" w:space="0" w:color="auto"/>
            <w:left w:val="none" w:sz="0" w:space="0" w:color="auto"/>
            <w:bottom w:val="none" w:sz="0" w:space="0" w:color="auto"/>
            <w:right w:val="none" w:sz="0" w:space="0" w:color="auto"/>
          </w:divBdr>
        </w:div>
        <w:div w:id="1202089127">
          <w:marLeft w:val="640"/>
          <w:marRight w:val="0"/>
          <w:marTop w:val="0"/>
          <w:marBottom w:val="0"/>
          <w:divBdr>
            <w:top w:val="none" w:sz="0" w:space="0" w:color="auto"/>
            <w:left w:val="none" w:sz="0" w:space="0" w:color="auto"/>
            <w:bottom w:val="none" w:sz="0" w:space="0" w:color="auto"/>
            <w:right w:val="none" w:sz="0" w:space="0" w:color="auto"/>
          </w:divBdr>
        </w:div>
        <w:div w:id="1279138288">
          <w:marLeft w:val="640"/>
          <w:marRight w:val="0"/>
          <w:marTop w:val="0"/>
          <w:marBottom w:val="0"/>
          <w:divBdr>
            <w:top w:val="none" w:sz="0" w:space="0" w:color="auto"/>
            <w:left w:val="none" w:sz="0" w:space="0" w:color="auto"/>
            <w:bottom w:val="none" w:sz="0" w:space="0" w:color="auto"/>
            <w:right w:val="none" w:sz="0" w:space="0" w:color="auto"/>
          </w:divBdr>
        </w:div>
        <w:div w:id="1622762788">
          <w:marLeft w:val="640"/>
          <w:marRight w:val="0"/>
          <w:marTop w:val="0"/>
          <w:marBottom w:val="0"/>
          <w:divBdr>
            <w:top w:val="none" w:sz="0" w:space="0" w:color="auto"/>
            <w:left w:val="none" w:sz="0" w:space="0" w:color="auto"/>
            <w:bottom w:val="none" w:sz="0" w:space="0" w:color="auto"/>
            <w:right w:val="none" w:sz="0" w:space="0" w:color="auto"/>
          </w:divBdr>
        </w:div>
        <w:div w:id="1734961454">
          <w:marLeft w:val="640"/>
          <w:marRight w:val="0"/>
          <w:marTop w:val="0"/>
          <w:marBottom w:val="0"/>
          <w:divBdr>
            <w:top w:val="none" w:sz="0" w:space="0" w:color="auto"/>
            <w:left w:val="none" w:sz="0" w:space="0" w:color="auto"/>
            <w:bottom w:val="none" w:sz="0" w:space="0" w:color="auto"/>
            <w:right w:val="none" w:sz="0" w:space="0" w:color="auto"/>
          </w:divBdr>
        </w:div>
        <w:div w:id="1834563072">
          <w:marLeft w:val="640"/>
          <w:marRight w:val="0"/>
          <w:marTop w:val="0"/>
          <w:marBottom w:val="0"/>
          <w:divBdr>
            <w:top w:val="none" w:sz="0" w:space="0" w:color="auto"/>
            <w:left w:val="none" w:sz="0" w:space="0" w:color="auto"/>
            <w:bottom w:val="none" w:sz="0" w:space="0" w:color="auto"/>
            <w:right w:val="none" w:sz="0" w:space="0" w:color="auto"/>
          </w:divBdr>
        </w:div>
        <w:div w:id="1906331762">
          <w:marLeft w:val="640"/>
          <w:marRight w:val="0"/>
          <w:marTop w:val="0"/>
          <w:marBottom w:val="0"/>
          <w:divBdr>
            <w:top w:val="none" w:sz="0" w:space="0" w:color="auto"/>
            <w:left w:val="none" w:sz="0" w:space="0" w:color="auto"/>
            <w:bottom w:val="none" w:sz="0" w:space="0" w:color="auto"/>
            <w:right w:val="none" w:sz="0" w:space="0" w:color="auto"/>
          </w:divBdr>
        </w:div>
        <w:div w:id="1991979447">
          <w:marLeft w:val="640"/>
          <w:marRight w:val="0"/>
          <w:marTop w:val="0"/>
          <w:marBottom w:val="0"/>
          <w:divBdr>
            <w:top w:val="none" w:sz="0" w:space="0" w:color="auto"/>
            <w:left w:val="none" w:sz="0" w:space="0" w:color="auto"/>
            <w:bottom w:val="none" w:sz="0" w:space="0" w:color="auto"/>
            <w:right w:val="none" w:sz="0" w:space="0" w:color="auto"/>
          </w:divBdr>
        </w:div>
      </w:divsChild>
    </w:div>
    <w:div w:id="1651127719">
      <w:bodyDiv w:val="1"/>
      <w:marLeft w:val="0"/>
      <w:marRight w:val="0"/>
      <w:marTop w:val="0"/>
      <w:marBottom w:val="0"/>
      <w:divBdr>
        <w:top w:val="none" w:sz="0" w:space="0" w:color="auto"/>
        <w:left w:val="none" w:sz="0" w:space="0" w:color="auto"/>
        <w:bottom w:val="none" w:sz="0" w:space="0" w:color="auto"/>
        <w:right w:val="none" w:sz="0" w:space="0" w:color="auto"/>
      </w:divBdr>
      <w:divsChild>
        <w:div w:id="18432856">
          <w:marLeft w:val="640"/>
          <w:marRight w:val="0"/>
          <w:marTop w:val="0"/>
          <w:marBottom w:val="0"/>
          <w:divBdr>
            <w:top w:val="none" w:sz="0" w:space="0" w:color="auto"/>
            <w:left w:val="none" w:sz="0" w:space="0" w:color="auto"/>
            <w:bottom w:val="none" w:sz="0" w:space="0" w:color="auto"/>
            <w:right w:val="none" w:sz="0" w:space="0" w:color="auto"/>
          </w:divBdr>
        </w:div>
        <w:div w:id="29110803">
          <w:marLeft w:val="640"/>
          <w:marRight w:val="0"/>
          <w:marTop w:val="0"/>
          <w:marBottom w:val="0"/>
          <w:divBdr>
            <w:top w:val="none" w:sz="0" w:space="0" w:color="auto"/>
            <w:left w:val="none" w:sz="0" w:space="0" w:color="auto"/>
            <w:bottom w:val="none" w:sz="0" w:space="0" w:color="auto"/>
            <w:right w:val="none" w:sz="0" w:space="0" w:color="auto"/>
          </w:divBdr>
        </w:div>
        <w:div w:id="54935950">
          <w:marLeft w:val="640"/>
          <w:marRight w:val="0"/>
          <w:marTop w:val="0"/>
          <w:marBottom w:val="0"/>
          <w:divBdr>
            <w:top w:val="none" w:sz="0" w:space="0" w:color="auto"/>
            <w:left w:val="none" w:sz="0" w:space="0" w:color="auto"/>
            <w:bottom w:val="none" w:sz="0" w:space="0" w:color="auto"/>
            <w:right w:val="none" w:sz="0" w:space="0" w:color="auto"/>
          </w:divBdr>
        </w:div>
        <w:div w:id="85196838">
          <w:marLeft w:val="640"/>
          <w:marRight w:val="0"/>
          <w:marTop w:val="0"/>
          <w:marBottom w:val="0"/>
          <w:divBdr>
            <w:top w:val="none" w:sz="0" w:space="0" w:color="auto"/>
            <w:left w:val="none" w:sz="0" w:space="0" w:color="auto"/>
            <w:bottom w:val="none" w:sz="0" w:space="0" w:color="auto"/>
            <w:right w:val="none" w:sz="0" w:space="0" w:color="auto"/>
          </w:divBdr>
        </w:div>
        <w:div w:id="167529052">
          <w:marLeft w:val="640"/>
          <w:marRight w:val="0"/>
          <w:marTop w:val="0"/>
          <w:marBottom w:val="0"/>
          <w:divBdr>
            <w:top w:val="none" w:sz="0" w:space="0" w:color="auto"/>
            <w:left w:val="none" w:sz="0" w:space="0" w:color="auto"/>
            <w:bottom w:val="none" w:sz="0" w:space="0" w:color="auto"/>
            <w:right w:val="none" w:sz="0" w:space="0" w:color="auto"/>
          </w:divBdr>
        </w:div>
        <w:div w:id="224294841">
          <w:marLeft w:val="640"/>
          <w:marRight w:val="0"/>
          <w:marTop w:val="0"/>
          <w:marBottom w:val="0"/>
          <w:divBdr>
            <w:top w:val="none" w:sz="0" w:space="0" w:color="auto"/>
            <w:left w:val="none" w:sz="0" w:space="0" w:color="auto"/>
            <w:bottom w:val="none" w:sz="0" w:space="0" w:color="auto"/>
            <w:right w:val="none" w:sz="0" w:space="0" w:color="auto"/>
          </w:divBdr>
        </w:div>
        <w:div w:id="228466180">
          <w:marLeft w:val="640"/>
          <w:marRight w:val="0"/>
          <w:marTop w:val="0"/>
          <w:marBottom w:val="0"/>
          <w:divBdr>
            <w:top w:val="none" w:sz="0" w:space="0" w:color="auto"/>
            <w:left w:val="none" w:sz="0" w:space="0" w:color="auto"/>
            <w:bottom w:val="none" w:sz="0" w:space="0" w:color="auto"/>
            <w:right w:val="none" w:sz="0" w:space="0" w:color="auto"/>
          </w:divBdr>
        </w:div>
        <w:div w:id="328408938">
          <w:marLeft w:val="640"/>
          <w:marRight w:val="0"/>
          <w:marTop w:val="0"/>
          <w:marBottom w:val="0"/>
          <w:divBdr>
            <w:top w:val="none" w:sz="0" w:space="0" w:color="auto"/>
            <w:left w:val="none" w:sz="0" w:space="0" w:color="auto"/>
            <w:bottom w:val="none" w:sz="0" w:space="0" w:color="auto"/>
            <w:right w:val="none" w:sz="0" w:space="0" w:color="auto"/>
          </w:divBdr>
        </w:div>
        <w:div w:id="333411361">
          <w:marLeft w:val="640"/>
          <w:marRight w:val="0"/>
          <w:marTop w:val="0"/>
          <w:marBottom w:val="0"/>
          <w:divBdr>
            <w:top w:val="none" w:sz="0" w:space="0" w:color="auto"/>
            <w:left w:val="none" w:sz="0" w:space="0" w:color="auto"/>
            <w:bottom w:val="none" w:sz="0" w:space="0" w:color="auto"/>
            <w:right w:val="none" w:sz="0" w:space="0" w:color="auto"/>
          </w:divBdr>
        </w:div>
        <w:div w:id="353461044">
          <w:marLeft w:val="640"/>
          <w:marRight w:val="0"/>
          <w:marTop w:val="0"/>
          <w:marBottom w:val="0"/>
          <w:divBdr>
            <w:top w:val="none" w:sz="0" w:space="0" w:color="auto"/>
            <w:left w:val="none" w:sz="0" w:space="0" w:color="auto"/>
            <w:bottom w:val="none" w:sz="0" w:space="0" w:color="auto"/>
            <w:right w:val="none" w:sz="0" w:space="0" w:color="auto"/>
          </w:divBdr>
        </w:div>
        <w:div w:id="353581752">
          <w:marLeft w:val="640"/>
          <w:marRight w:val="0"/>
          <w:marTop w:val="0"/>
          <w:marBottom w:val="0"/>
          <w:divBdr>
            <w:top w:val="none" w:sz="0" w:space="0" w:color="auto"/>
            <w:left w:val="none" w:sz="0" w:space="0" w:color="auto"/>
            <w:bottom w:val="none" w:sz="0" w:space="0" w:color="auto"/>
            <w:right w:val="none" w:sz="0" w:space="0" w:color="auto"/>
          </w:divBdr>
        </w:div>
        <w:div w:id="356583227">
          <w:marLeft w:val="640"/>
          <w:marRight w:val="0"/>
          <w:marTop w:val="0"/>
          <w:marBottom w:val="0"/>
          <w:divBdr>
            <w:top w:val="none" w:sz="0" w:space="0" w:color="auto"/>
            <w:left w:val="none" w:sz="0" w:space="0" w:color="auto"/>
            <w:bottom w:val="none" w:sz="0" w:space="0" w:color="auto"/>
            <w:right w:val="none" w:sz="0" w:space="0" w:color="auto"/>
          </w:divBdr>
        </w:div>
        <w:div w:id="425542036">
          <w:marLeft w:val="640"/>
          <w:marRight w:val="0"/>
          <w:marTop w:val="0"/>
          <w:marBottom w:val="0"/>
          <w:divBdr>
            <w:top w:val="none" w:sz="0" w:space="0" w:color="auto"/>
            <w:left w:val="none" w:sz="0" w:space="0" w:color="auto"/>
            <w:bottom w:val="none" w:sz="0" w:space="0" w:color="auto"/>
            <w:right w:val="none" w:sz="0" w:space="0" w:color="auto"/>
          </w:divBdr>
        </w:div>
        <w:div w:id="564410842">
          <w:marLeft w:val="640"/>
          <w:marRight w:val="0"/>
          <w:marTop w:val="0"/>
          <w:marBottom w:val="0"/>
          <w:divBdr>
            <w:top w:val="none" w:sz="0" w:space="0" w:color="auto"/>
            <w:left w:val="none" w:sz="0" w:space="0" w:color="auto"/>
            <w:bottom w:val="none" w:sz="0" w:space="0" w:color="auto"/>
            <w:right w:val="none" w:sz="0" w:space="0" w:color="auto"/>
          </w:divBdr>
        </w:div>
        <w:div w:id="577784711">
          <w:marLeft w:val="640"/>
          <w:marRight w:val="0"/>
          <w:marTop w:val="0"/>
          <w:marBottom w:val="0"/>
          <w:divBdr>
            <w:top w:val="none" w:sz="0" w:space="0" w:color="auto"/>
            <w:left w:val="none" w:sz="0" w:space="0" w:color="auto"/>
            <w:bottom w:val="none" w:sz="0" w:space="0" w:color="auto"/>
            <w:right w:val="none" w:sz="0" w:space="0" w:color="auto"/>
          </w:divBdr>
        </w:div>
        <w:div w:id="582758294">
          <w:marLeft w:val="640"/>
          <w:marRight w:val="0"/>
          <w:marTop w:val="0"/>
          <w:marBottom w:val="0"/>
          <w:divBdr>
            <w:top w:val="none" w:sz="0" w:space="0" w:color="auto"/>
            <w:left w:val="none" w:sz="0" w:space="0" w:color="auto"/>
            <w:bottom w:val="none" w:sz="0" w:space="0" w:color="auto"/>
            <w:right w:val="none" w:sz="0" w:space="0" w:color="auto"/>
          </w:divBdr>
        </w:div>
        <w:div w:id="587883721">
          <w:marLeft w:val="640"/>
          <w:marRight w:val="0"/>
          <w:marTop w:val="0"/>
          <w:marBottom w:val="0"/>
          <w:divBdr>
            <w:top w:val="none" w:sz="0" w:space="0" w:color="auto"/>
            <w:left w:val="none" w:sz="0" w:space="0" w:color="auto"/>
            <w:bottom w:val="none" w:sz="0" w:space="0" w:color="auto"/>
            <w:right w:val="none" w:sz="0" w:space="0" w:color="auto"/>
          </w:divBdr>
        </w:div>
        <w:div w:id="590890974">
          <w:marLeft w:val="640"/>
          <w:marRight w:val="0"/>
          <w:marTop w:val="0"/>
          <w:marBottom w:val="0"/>
          <w:divBdr>
            <w:top w:val="none" w:sz="0" w:space="0" w:color="auto"/>
            <w:left w:val="none" w:sz="0" w:space="0" w:color="auto"/>
            <w:bottom w:val="none" w:sz="0" w:space="0" w:color="auto"/>
            <w:right w:val="none" w:sz="0" w:space="0" w:color="auto"/>
          </w:divBdr>
        </w:div>
        <w:div w:id="630864505">
          <w:marLeft w:val="640"/>
          <w:marRight w:val="0"/>
          <w:marTop w:val="0"/>
          <w:marBottom w:val="0"/>
          <w:divBdr>
            <w:top w:val="none" w:sz="0" w:space="0" w:color="auto"/>
            <w:left w:val="none" w:sz="0" w:space="0" w:color="auto"/>
            <w:bottom w:val="none" w:sz="0" w:space="0" w:color="auto"/>
            <w:right w:val="none" w:sz="0" w:space="0" w:color="auto"/>
          </w:divBdr>
        </w:div>
        <w:div w:id="660544853">
          <w:marLeft w:val="640"/>
          <w:marRight w:val="0"/>
          <w:marTop w:val="0"/>
          <w:marBottom w:val="0"/>
          <w:divBdr>
            <w:top w:val="none" w:sz="0" w:space="0" w:color="auto"/>
            <w:left w:val="none" w:sz="0" w:space="0" w:color="auto"/>
            <w:bottom w:val="none" w:sz="0" w:space="0" w:color="auto"/>
            <w:right w:val="none" w:sz="0" w:space="0" w:color="auto"/>
          </w:divBdr>
        </w:div>
        <w:div w:id="672340343">
          <w:marLeft w:val="640"/>
          <w:marRight w:val="0"/>
          <w:marTop w:val="0"/>
          <w:marBottom w:val="0"/>
          <w:divBdr>
            <w:top w:val="none" w:sz="0" w:space="0" w:color="auto"/>
            <w:left w:val="none" w:sz="0" w:space="0" w:color="auto"/>
            <w:bottom w:val="none" w:sz="0" w:space="0" w:color="auto"/>
            <w:right w:val="none" w:sz="0" w:space="0" w:color="auto"/>
          </w:divBdr>
        </w:div>
        <w:div w:id="790127652">
          <w:marLeft w:val="640"/>
          <w:marRight w:val="0"/>
          <w:marTop w:val="0"/>
          <w:marBottom w:val="0"/>
          <w:divBdr>
            <w:top w:val="none" w:sz="0" w:space="0" w:color="auto"/>
            <w:left w:val="none" w:sz="0" w:space="0" w:color="auto"/>
            <w:bottom w:val="none" w:sz="0" w:space="0" w:color="auto"/>
            <w:right w:val="none" w:sz="0" w:space="0" w:color="auto"/>
          </w:divBdr>
        </w:div>
        <w:div w:id="804814173">
          <w:marLeft w:val="640"/>
          <w:marRight w:val="0"/>
          <w:marTop w:val="0"/>
          <w:marBottom w:val="0"/>
          <w:divBdr>
            <w:top w:val="none" w:sz="0" w:space="0" w:color="auto"/>
            <w:left w:val="none" w:sz="0" w:space="0" w:color="auto"/>
            <w:bottom w:val="none" w:sz="0" w:space="0" w:color="auto"/>
            <w:right w:val="none" w:sz="0" w:space="0" w:color="auto"/>
          </w:divBdr>
        </w:div>
        <w:div w:id="833958583">
          <w:marLeft w:val="640"/>
          <w:marRight w:val="0"/>
          <w:marTop w:val="0"/>
          <w:marBottom w:val="0"/>
          <w:divBdr>
            <w:top w:val="none" w:sz="0" w:space="0" w:color="auto"/>
            <w:left w:val="none" w:sz="0" w:space="0" w:color="auto"/>
            <w:bottom w:val="none" w:sz="0" w:space="0" w:color="auto"/>
            <w:right w:val="none" w:sz="0" w:space="0" w:color="auto"/>
          </w:divBdr>
        </w:div>
        <w:div w:id="851379759">
          <w:marLeft w:val="640"/>
          <w:marRight w:val="0"/>
          <w:marTop w:val="0"/>
          <w:marBottom w:val="0"/>
          <w:divBdr>
            <w:top w:val="none" w:sz="0" w:space="0" w:color="auto"/>
            <w:left w:val="none" w:sz="0" w:space="0" w:color="auto"/>
            <w:bottom w:val="none" w:sz="0" w:space="0" w:color="auto"/>
            <w:right w:val="none" w:sz="0" w:space="0" w:color="auto"/>
          </w:divBdr>
        </w:div>
        <w:div w:id="913122629">
          <w:marLeft w:val="640"/>
          <w:marRight w:val="0"/>
          <w:marTop w:val="0"/>
          <w:marBottom w:val="0"/>
          <w:divBdr>
            <w:top w:val="none" w:sz="0" w:space="0" w:color="auto"/>
            <w:left w:val="none" w:sz="0" w:space="0" w:color="auto"/>
            <w:bottom w:val="none" w:sz="0" w:space="0" w:color="auto"/>
            <w:right w:val="none" w:sz="0" w:space="0" w:color="auto"/>
          </w:divBdr>
        </w:div>
        <w:div w:id="913123968">
          <w:marLeft w:val="640"/>
          <w:marRight w:val="0"/>
          <w:marTop w:val="0"/>
          <w:marBottom w:val="0"/>
          <w:divBdr>
            <w:top w:val="none" w:sz="0" w:space="0" w:color="auto"/>
            <w:left w:val="none" w:sz="0" w:space="0" w:color="auto"/>
            <w:bottom w:val="none" w:sz="0" w:space="0" w:color="auto"/>
            <w:right w:val="none" w:sz="0" w:space="0" w:color="auto"/>
          </w:divBdr>
        </w:div>
        <w:div w:id="983924576">
          <w:marLeft w:val="640"/>
          <w:marRight w:val="0"/>
          <w:marTop w:val="0"/>
          <w:marBottom w:val="0"/>
          <w:divBdr>
            <w:top w:val="none" w:sz="0" w:space="0" w:color="auto"/>
            <w:left w:val="none" w:sz="0" w:space="0" w:color="auto"/>
            <w:bottom w:val="none" w:sz="0" w:space="0" w:color="auto"/>
            <w:right w:val="none" w:sz="0" w:space="0" w:color="auto"/>
          </w:divBdr>
        </w:div>
        <w:div w:id="996418534">
          <w:marLeft w:val="640"/>
          <w:marRight w:val="0"/>
          <w:marTop w:val="0"/>
          <w:marBottom w:val="0"/>
          <w:divBdr>
            <w:top w:val="none" w:sz="0" w:space="0" w:color="auto"/>
            <w:left w:val="none" w:sz="0" w:space="0" w:color="auto"/>
            <w:bottom w:val="none" w:sz="0" w:space="0" w:color="auto"/>
            <w:right w:val="none" w:sz="0" w:space="0" w:color="auto"/>
          </w:divBdr>
        </w:div>
        <w:div w:id="1026831518">
          <w:marLeft w:val="640"/>
          <w:marRight w:val="0"/>
          <w:marTop w:val="0"/>
          <w:marBottom w:val="0"/>
          <w:divBdr>
            <w:top w:val="none" w:sz="0" w:space="0" w:color="auto"/>
            <w:left w:val="none" w:sz="0" w:space="0" w:color="auto"/>
            <w:bottom w:val="none" w:sz="0" w:space="0" w:color="auto"/>
            <w:right w:val="none" w:sz="0" w:space="0" w:color="auto"/>
          </w:divBdr>
        </w:div>
        <w:div w:id="1039360046">
          <w:marLeft w:val="640"/>
          <w:marRight w:val="0"/>
          <w:marTop w:val="0"/>
          <w:marBottom w:val="0"/>
          <w:divBdr>
            <w:top w:val="none" w:sz="0" w:space="0" w:color="auto"/>
            <w:left w:val="none" w:sz="0" w:space="0" w:color="auto"/>
            <w:bottom w:val="none" w:sz="0" w:space="0" w:color="auto"/>
            <w:right w:val="none" w:sz="0" w:space="0" w:color="auto"/>
          </w:divBdr>
        </w:div>
        <w:div w:id="1299411981">
          <w:marLeft w:val="640"/>
          <w:marRight w:val="0"/>
          <w:marTop w:val="0"/>
          <w:marBottom w:val="0"/>
          <w:divBdr>
            <w:top w:val="none" w:sz="0" w:space="0" w:color="auto"/>
            <w:left w:val="none" w:sz="0" w:space="0" w:color="auto"/>
            <w:bottom w:val="none" w:sz="0" w:space="0" w:color="auto"/>
            <w:right w:val="none" w:sz="0" w:space="0" w:color="auto"/>
          </w:divBdr>
        </w:div>
        <w:div w:id="1304307096">
          <w:marLeft w:val="640"/>
          <w:marRight w:val="0"/>
          <w:marTop w:val="0"/>
          <w:marBottom w:val="0"/>
          <w:divBdr>
            <w:top w:val="none" w:sz="0" w:space="0" w:color="auto"/>
            <w:left w:val="none" w:sz="0" w:space="0" w:color="auto"/>
            <w:bottom w:val="none" w:sz="0" w:space="0" w:color="auto"/>
            <w:right w:val="none" w:sz="0" w:space="0" w:color="auto"/>
          </w:divBdr>
        </w:div>
        <w:div w:id="1539200792">
          <w:marLeft w:val="640"/>
          <w:marRight w:val="0"/>
          <w:marTop w:val="0"/>
          <w:marBottom w:val="0"/>
          <w:divBdr>
            <w:top w:val="none" w:sz="0" w:space="0" w:color="auto"/>
            <w:left w:val="none" w:sz="0" w:space="0" w:color="auto"/>
            <w:bottom w:val="none" w:sz="0" w:space="0" w:color="auto"/>
            <w:right w:val="none" w:sz="0" w:space="0" w:color="auto"/>
          </w:divBdr>
        </w:div>
        <w:div w:id="1674256643">
          <w:marLeft w:val="640"/>
          <w:marRight w:val="0"/>
          <w:marTop w:val="0"/>
          <w:marBottom w:val="0"/>
          <w:divBdr>
            <w:top w:val="none" w:sz="0" w:space="0" w:color="auto"/>
            <w:left w:val="none" w:sz="0" w:space="0" w:color="auto"/>
            <w:bottom w:val="none" w:sz="0" w:space="0" w:color="auto"/>
            <w:right w:val="none" w:sz="0" w:space="0" w:color="auto"/>
          </w:divBdr>
        </w:div>
        <w:div w:id="1697193916">
          <w:marLeft w:val="640"/>
          <w:marRight w:val="0"/>
          <w:marTop w:val="0"/>
          <w:marBottom w:val="0"/>
          <w:divBdr>
            <w:top w:val="none" w:sz="0" w:space="0" w:color="auto"/>
            <w:left w:val="none" w:sz="0" w:space="0" w:color="auto"/>
            <w:bottom w:val="none" w:sz="0" w:space="0" w:color="auto"/>
            <w:right w:val="none" w:sz="0" w:space="0" w:color="auto"/>
          </w:divBdr>
        </w:div>
        <w:div w:id="1729525455">
          <w:marLeft w:val="640"/>
          <w:marRight w:val="0"/>
          <w:marTop w:val="0"/>
          <w:marBottom w:val="0"/>
          <w:divBdr>
            <w:top w:val="none" w:sz="0" w:space="0" w:color="auto"/>
            <w:left w:val="none" w:sz="0" w:space="0" w:color="auto"/>
            <w:bottom w:val="none" w:sz="0" w:space="0" w:color="auto"/>
            <w:right w:val="none" w:sz="0" w:space="0" w:color="auto"/>
          </w:divBdr>
        </w:div>
        <w:div w:id="1822841516">
          <w:marLeft w:val="640"/>
          <w:marRight w:val="0"/>
          <w:marTop w:val="0"/>
          <w:marBottom w:val="0"/>
          <w:divBdr>
            <w:top w:val="none" w:sz="0" w:space="0" w:color="auto"/>
            <w:left w:val="none" w:sz="0" w:space="0" w:color="auto"/>
            <w:bottom w:val="none" w:sz="0" w:space="0" w:color="auto"/>
            <w:right w:val="none" w:sz="0" w:space="0" w:color="auto"/>
          </w:divBdr>
        </w:div>
        <w:div w:id="2099324871">
          <w:marLeft w:val="640"/>
          <w:marRight w:val="0"/>
          <w:marTop w:val="0"/>
          <w:marBottom w:val="0"/>
          <w:divBdr>
            <w:top w:val="none" w:sz="0" w:space="0" w:color="auto"/>
            <w:left w:val="none" w:sz="0" w:space="0" w:color="auto"/>
            <w:bottom w:val="none" w:sz="0" w:space="0" w:color="auto"/>
            <w:right w:val="none" w:sz="0" w:space="0" w:color="auto"/>
          </w:divBdr>
        </w:div>
        <w:div w:id="2106925569">
          <w:marLeft w:val="640"/>
          <w:marRight w:val="0"/>
          <w:marTop w:val="0"/>
          <w:marBottom w:val="0"/>
          <w:divBdr>
            <w:top w:val="none" w:sz="0" w:space="0" w:color="auto"/>
            <w:left w:val="none" w:sz="0" w:space="0" w:color="auto"/>
            <w:bottom w:val="none" w:sz="0" w:space="0" w:color="auto"/>
            <w:right w:val="none" w:sz="0" w:space="0" w:color="auto"/>
          </w:divBdr>
        </w:div>
      </w:divsChild>
    </w:div>
    <w:div w:id="1653675130">
      <w:marLeft w:val="0"/>
      <w:marRight w:val="0"/>
      <w:marTop w:val="0"/>
      <w:marBottom w:val="0"/>
      <w:divBdr>
        <w:top w:val="none" w:sz="0" w:space="0" w:color="auto"/>
        <w:left w:val="none" w:sz="0" w:space="0" w:color="auto"/>
        <w:bottom w:val="none" w:sz="0" w:space="0" w:color="auto"/>
        <w:right w:val="none" w:sz="0" w:space="0" w:color="auto"/>
      </w:divBdr>
    </w:div>
    <w:div w:id="1659259531">
      <w:bodyDiv w:val="1"/>
      <w:marLeft w:val="0"/>
      <w:marRight w:val="0"/>
      <w:marTop w:val="0"/>
      <w:marBottom w:val="0"/>
      <w:divBdr>
        <w:top w:val="none" w:sz="0" w:space="0" w:color="auto"/>
        <w:left w:val="none" w:sz="0" w:space="0" w:color="auto"/>
        <w:bottom w:val="none" w:sz="0" w:space="0" w:color="auto"/>
        <w:right w:val="none" w:sz="0" w:space="0" w:color="auto"/>
      </w:divBdr>
      <w:divsChild>
        <w:div w:id="1437603147">
          <w:marLeft w:val="640"/>
          <w:marRight w:val="0"/>
          <w:marTop w:val="0"/>
          <w:marBottom w:val="0"/>
          <w:divBdr>
            <w:top w:val="none" w:sz="0" w:space="0" w:color="auto"/>
            <w:left w:val="none" w:sz="0" w:space="0" w:color="auto"/>
            <w:bottom w:val="none" w:sz="0" w:space="0" w:color="auto"/>
            <w:right w:val="none" w:sz="0" w:space="0" w:color="auto"/>
          </w:divBdr>
        </w:div>
        <w:div w:id="1952936245">
          <w:marLeft w:val="640"/>
          <w:marRight w:val="0"/>
          <w:marTop w:val="0"/>
          <w:marBottom w:val="0"/>
          <w:divBdr>
            <w:top w:val="none" w:sz="0" w:space="0" w:color="auto"/>
            <w:left w:val="none" w:sz="0" w:space="0" w:color="auto"/>
            <w:bottom w:val="none" w:sz="0" w:space="0" w:color="auto"/>
            <w:right w:val="none" w:sz="0" w:space="0" w:color="auto"/>
          </w:divBdr>
        </w:div>
        <w:div w:id="1612938335">
          <w:marLeft w:val="640"/>
          <w:marRight w:val="0"/>
          <w:marTop w:val="0"/>
          <w:marBottom w:val="0"/>
          <w:divBdr>
            <w:top w:val="none" w:sz="0" w:space="0" w:color="auto"/>
            <w:left w:val="none" w:sz="0" w:space="0" w:color="auto"/>
            <w:bottom w:val="none" w:sz="0" w:space="0" w:color="auto"/>
            <w:right w:val="none" w:sz="0" w:space="0" w:color="auto"/>
          </w:divBdr>
        </w:div>
        <w:div w:id="1498567909">
          <w:marLeft w:val="640"/>
          <w:marRight w:val="0"/>
          <w:marTop w:val="0"/>
          <w:marBottom w:val="0"/>
          <w:divBdr>
            <w:top w:val="none" w:sz="0" w:space="0" w:color="auto"/>
            <w:left w:val="none" w:sz="0" w:space="0" w:color="auto"/>
            <w:bottom w:val="none" w:sz="0" w:space="0" w:color="auto"/>
            <w:right w:val="none" w:sz="0" w:space="0" w:color="auto"/>
          </w:divBdr>
        </w:div>
        <w:div w:id="578752414">
          <w:marLeft w:val="640"/>
          <w:marRight w:val="0"/>
          <w:marTop w:val="0"/>
          <w:marBottom w:val="0"/>
          <w:divBdr>
            <w:top w:val="none" w:sz="0" w:space="0" w:color="auto"/>
            <w:left w:val="none" w:sz="0" w:space="0" w:color="auto"/>
            <w:bottom w:val="none" w:sz="0" w:space="0" w:color="auto"/>
            <w:right w:val="none" w:sz="0" w:space="0" w:color="auto"/>
          </w:divBdr>
        </w:div>
        <w:div w:id="38672024">
          <w:marLeft w:val="640"/>
          <w:marRight w:val="0"/>
          <w:marTop w:val="0"/>
          <w:marBottom w:val="0"/>
          <w:divBdr>
            <w:top w:val="none" w:sz="0" w:space="0" w:color="auto"/>
            <w:left w:val="none" w:sz="0" w:space="0" w:color="auto"/>
            <w:bottom w:val="none" w:sz="0" w:space="0" w:color="auto"/>
            <w:right w:val="none" w:sz="0" w:space="0" w:color="auto"/>
          </w:divBdr>
        </w:div>
        <w:div w:id="219026201">
          <w:marLeft w:val="640"/>
          <w:marRight w:val="0"/>
          <w:marTop w:val="0"/>
          <w:marBottom w:val="0"/>
          <w:divBdr>
            <w:top w:val="none" w:sz="0" w:space="0" w:color="auto"/>
            <w:left w:val="none" w:sz="0" w:space="0" w:color="auto"/>
            <w:bottom w:val="none" w:sz="0" w:space="0" w:color="auto"/>
            <w:right w:val="none" w:sz="0" w:space="0" w:color="auto"/>
          </w:divBdr>
        </w:div>
        <w:div w:id="1152678922">
          <w:marLeft w:val="640"/>
          <w:marRight w:val="0"/>
          <w:marTop w:val="0"/>
          <w:marBottom w:val="0"/>
          <w:divBdr>
            <w:top w:val="none" w:sz="0" w:space="0" w:color="auto"/>
            <w:left w:val="none" w:sz="0" w:space="0" w:color="auto"/>
            <w:bottom w:val="none" w:sz="0" w:space="0" w:color="auto"/>
            <w:right w:val="none" w:sz="0" w:space="0" w:color="auto"/>
          </w:divBdr>
        </w:div>
        <w:div w:id="441652197">
          <w:marLeft w:val="640"/>
          <w:marRight w:val="0"/>
          <w:marTop w:val="0"/>
          <w:marBottom w:val="0"/>
          <w:divBdr>
            <w:top w:val="none" w:sz="0" w:space="0" w:color="auto"/>
            <w:left w:val="none" w:sz="0" w:space="0" w:color="auto"/>
            <w:bottom w:val="none" w:sz="0" w:space="0" w:color="auto"/>
            <w:right w:val="none" w:sz="0" w:space="0" w:color="auto"/>
          </w:divBdr>
        </w:div>
        <w:div w:id="1412312282">
          <w:marLeft w:val="640"/>
          <w:marRight w:val="0"/>
          <w:marTop w:val="0"/>
          <w:marBottom w:val="0"/>
          <w:divBdr>
            <w:top w:val="none" w:sz="0" w:space="0" w:color="auto"/>
            <w:left w:val="none" w:sz="0" w:space="0" w:color="auto"/>
            <w:bottom w:val="none" w:sz="0" w:space="0" w:color="auto"/>
            <w:right w:val="none" w:sz="0" w:space="0" w:color="auto"/>
          </w:divBdr>
        </w:div>
        <w:div w:id="824974267">
          <w:marLeft w:val="640"/>
          <w:marRight w:val="0"/>
          <w:marTop w:val="0"/>
          <w:marBottom w:val="0"/>
          <w:divBdr>
            <w:top w:val="none" w:sz="0" w:space="0" w:color="auto"/>
            <w:left w:val="none" w:sz="0" w:space="0" w:color="auto"/>
            <w:bottom w:val="none" w:sz="0" w:space="0" w:color="auto"/>
            <w:right w:val="none" w:sz="0" w:space="0" w:color="auto"/>
          </w:divBdr>
        </w:div>
        <w:div w:id="10030099">
          <w:marLeft w:val="640"/>
          <w:marRight w:val="0"/>
          <w:marTop w:val="0"/>
          <w:marBottom w:val="0"/>
          <w:divBdr>
            <w:top w:val="none" w:sz="0" w:space="0" w:color="auto"/>
            <w:left w:val="none" w:sz="0" w:space="0" w:color="auto"/>
            <w:bottom w:val="none" w:sz="0" w:space="0" w:color="auto"/>
            <w:right w:val="none" w:sz="0" w:space="0" w:color="auto"/>
          </w:divBdr>
        </w:div>
        <w:div w:id="1195385912">
          <w:marLeft w:val="640"/>
          <w:marRight w:val="0"/>
          <w:marTop w:val="0"/>
          <w:marBottom w:val="0"/>
          <w:divBdr>
            <w:top w:val="none" w:sz="0" w:space="0" w:color="auto"/>
            <w:left w:val="none" w:sz="0" w:space="0" w:color="auto"/>
            <w:bottom w:val="none" w:sz="0" w:space="0" w:color="auto"/>
            <w:right w:val="none" w:sz="0" w:space="0" w:color="auto"/>
          </w:divBdr>
        </w:div>
        <w:div w:id="904265782">
          <w:marLeft w:val="640"/>
          <w:marRight w:val="0"/>
          <w:marTop w:val="0"/>
          <w:marBottom w:val="0"/>
          <w:divBdr>
            <w:top w:val="none" w:sz="0" w:space="0" w:color="auto"/>
            <w:left w:val="none" w:sz="0" w:space="0" w:color="auto"/>
            <w:bottom w:val="none" w:sz="0" w:space="0" w:color="auto"/>
            <w:right w:val="none" w:sz="0" w:space="0" w:color="auto"/>
          </w:divBdr>
        </w:div>
        <w:div w:id="786047571">
          <w:marLeft w:val="640"/>
          <w:marRight w:val="0"/>
          <w:marTop w:val="0"/>
          <w:marBottom w:val="0"/>
          <w:divBdr>
            <w:top w:val="none" w:sz="0" w:space="0" w:color="auto"/>
            <w:left w:val="none" w:sz="0" w:space="0" w:color="auto"/>
            <w:bottom w:val="none" w:sz="0" w:space="0" w:color="auto"/>
            <w:right w:val="none" w:sz="0" w:space="0" w:color="auto"/>
          </w:divBdr>
        </w:div>
        <w:div w:id="530268536">
          <w:marLeft w:val="640"/>
          <w:marRight w:val="0"/>
          <w:marTop w:val="0"/>
          <w:marBottom w:val="0"/>
          <w:divBdr>
            <w:top w:val="none" w:sz="0" w:space="0" w:color="auto"/>
            <w:left w:val="none" w:sz="0" w:space="0" w:color="auto"/>
            <w:bottom w:val="none" w:sz="0" w:space="0" w:color="auto"/>
            <w:right w:val="none" w:sz="0" w:space="0" w:color="auto"/>
          </w:divBdr>
        </w:div>
        <w:div w:id="704520123">
          <w:marLeft w:val="640"/>
          <w:marRight w:val="0"/>
          <w:marTop w:val="0"/>
          <w:marBottom w:val="0"/>
          <w:divBdr>
            <w:top w:val="none" w:sz="0" w:space="0" w:color="auto"/>
            <w:left w:val="none" w:sz="0" w:space="0" w:color="auto"/>
            <w:bottom w:val="none" w:sz="0" w:space="0" w:color="auto"/>
            <w:right w:val="none" w:sz="0" w:space="0" w:color="auto"/>
          </w:divBdr>
        </w:div>
        <w:div w:id="1536503043">
          <w:marLeft w:val="640"/>
          <w:marRight w:val="0"/>
          <w:marTop w:val="0"/>
          <w:marBottom w:val="0"/>
          <w:divBdr>
            <w:top w:val="none" w:sz="0" w:space="0" w:color="auto"/>
            <w:left w:val="none" w:sz="0" w:space="0" w:color="auto"/>
            <w:bottom w:val="none" w:sz="0" w:space="0" w:color="auto"/>
            <w:right w:val="none" w:sz="0" w:space="0" w:color="auto"/>
          </w:divBdr>
        </w:div>
        <w:div w:id="1473014564">
          <w:marLeft w:val="640"/>
          <w:marRight w:val="0"/>
          <w:marTop w:val="0"/>
          <w:marBottom w:val="0"/>
          <w:divBdr>
            <w:top w:val="none" w:sz="0" w:space="0" w:color="auto"/>
            <w:left w:val="none" w:sz="0" w:space="0" w:color="auto"/>
            <w:bottom w:val="none" w:sz="0" w:space="0" w:color="auto"/>
            <w:right w:val="none" w:sz="0" w:space="0" w:color="auto"/>
          </w:divBdr>
        </w:div>
        <w:div w:id="1211334003">
          <w:marLeft w:val="640"/>
          <w:marRight w:val="0"/>
          <w:marTop w:val="0"/>
          <w:marBottom w:val="0"/>
          <w:divBdr>
            <w:top w:val="none" w:sz="0" w:space="0" w:color="auto"/>
            <w:left w:val="none" w:sz="0" w:space="0" w:color="auto"/>
            <w:bottom w:val="none" w:sz="0" w:space="0" w:color="auto"/>
            <w:right w:val="none" w:sz="0" w:space="0" w:color="auto"/>
          </w:divBdr>
        </w:div>
        <w:div w:id="1634484511">
          <w:marLeft w:val="640"/>
          <w:marRight w:val="0"/>
          <w:marTop w:val="0"/>
          <w:marBottom w:val="0"/>
          <w:divBdr>
            <w:top w:val="none" w:sz="0" w:space="0" w:color="auto"/>
            <w:left w:val="none" w:sz="0" w:space="0" w:color="auto"/>
            <w:bottom w:val="none" w:sz="0" w:space="0" w:color="auto"/>
            <w:right w:val="none" w:sz="0" w:space="0" w:color="auto"/>
          </w:divBdr>
        </w:div>
        <w:div w:id="1928996240">
          <w:marLeft w:val="640"/>
          <w:marRight w:val="0"/>
          <w:marTop w:val="0"/>
          <w:marBottom w:val="0"/>
          <w:divBdr>
            <w:top w:val="none" w:sz="0" w:space="0" w:color="auto"/>
            <w:left w:val="none" w:sz="0" w:space="0" w:color="auto"/>
            <w:bottom w:val="none" w:sz="0" w:space="0" w:color="auto"/>
            <w:right w:val="none" w:sz="0" w:space="0" w:color="auto"/>
          </w:divBdr>
        </w:div>
        <w:div w:id="743650288">
          <w:marLeft w:val="640"/>
          <w:marRight w:val="0"/>
          <w:marTop w:val="0"/>
          <w:marBottom w:val="0"/>
          <w:divBdr>
            <w:top w:val="none" w:sz="0" w:space="0" w:color="auto"/>
            <w:left w:val="none" w:sz="0" w:space="0" w:color="auto"/>
            <w:bottom w:val="none" w:sz="0" w:space="0" w:color="auto"/>
            <w:right w:val="none" w:sz="0" w:space="0" w:color="auto"/>
          </w:divBdr>
        </w:div>
        <w:div w:id="1776755005">
          <w:marLeft w:val="640"/>
          <w:marRight w:val="0"/>
          <w:marTop w:val="0"/>
          <w:marBottom w:val="0"/>
          <w:divBdr>
            <w:top w:val="none" w:sz="0" w:space="0" w:color="auto"/>
            <w:left w:val="none" w:sz="0" w:space="0" w:color="auto"/>
            <w:bottom w:val="none" w:sz="0" w:space="0" w:color="auto"/>
            <w:right w:val="none" w:sz="0" w:space="0" w:color="auto"/>
          </w:divBdr>
        </w:div>
        <w:div w:id="1965229509">
          <w:marLeft w:val="640"/>
          <w:marRight w:val="0"/>
          <w:marTop w:val="0"/>
          <w:marBottom w:val="0"/>
          <w:divBdr>
            <w:top w:val="none" w:sz="0" w:space="0" w:color="auto"/>
            <w:left w:val="none" w:sz="0" w:space="0" w:color="auto"/>
            <w:bottom w:val="none" w:sz="0" w:space="0" w:color="auto"/>
            <w:right w:val="none" w:sz="0" w:space="0" w:color="auto"/>
          </w:divBdr>
        </w:div>
        <w:div w:id="6907091">
          <w:marLeft w:val="640"/>
          <w:marRight w:val="0"/>
          <w:marTop w:val="0"/>
          <w:marBottom w:val="0"/>
          <w:divBdr>
            <w:top w:val="none" w:sz="0" w:space="0" w:color="auto"/>
            <w:left w:val="none" w:sz="0" w:space="0" w:color="auto"/>
            <w:bottom w:val="none" w:sz="0" w:space="0" w:color="auto"/>
            <w:right w:val="none" w:sz="0" w:space="0" w:color="auto"/>
          </w:divBdr>
        </w:div>
        <w:div w:id="306907788">
          <w:marLeft w:val="640"/>
          <w:marRight w:val="0"/>
          <w:marTop w:val="0"/>
          <w:marBottom w:val="0"/>
          <w:divBdr>
            <w:top w:val="none" w:sz="0" w:space="0" w:color="auto"/>
            <w:left w:val="none" w:sz="0" w:space="0" w:color="auto"/>
            <w:bottom w:val="none" w:sz="0" w:space="0" w:color="auto"/>
            <w:right w:val="none" w:sz="0" w:space="0" w:color="auto"/>
          </w:divBdr>
        </w:div>
        <w:div w:id="513030460">
          <w:marLeft w:val="640"/>
          <w:marRight w:val="0"/>
          <w:marTop w:val="0"/>
          <w:marBottom w:val="0"/>
          <w:divBdr>
            <w:top w:val="none" w:sz="0" w:space="0" w:color="auto"/>
            <w:left w:val="none" w:sz="0" w:space="0" w:color="auto"/>
            <w:bottom w:val="none" w:sz="0" w:space="0" w:color="auto"/>
            <w:right w:val="none" w:sz="0" w:space="0" w:color="auto"/>
          </w:divBdr>
        </w:div>
        <w:div w:id="1711415516">
          <w:marLeft w:val="640"/>
          <w:marRight w:val="0"/>
          <w:marTop w:val="0"/>
          <w:marBottom w:val="0"/>
          <w:divBdr>
            <w:top w:val="none" w:sz="0" w:space="0" w:color="auto"/>
            <w:left w:val="none" w:sz="0" w:space="0" w:color="auto"/>
            <w:bottom w:val="none" w:sz="0" w:space="0" w:color="auto"/>
            <w:right w:val="none" w:sz="0" w:space="0" w:color="auto"/>
          </w:divBdr>
        </w:div>
        <w:div w:id="1549339372">
          <w:marLeft w:val="640"/>
          <w:marRight w:val="0"/>
          <w:marTop w:val="0"/>
          <w:marBottom w:val="0"/>
          <w:divBdr>
            <w:top w:val="none" w:sz="0" w:space="0" w:color="auto"/>
            <w:left w:val="none" w:sz="0" w:space="0" w:color="auto"/>
            <w:bottom w:val="none" w:sz="0" w:space="0" w:color="auto"/>
            <w:right w:val="none" w:sz="0" w:space="0" w:color="auto"/>
          </w:divBdr>
        </w:div>
        <w:div w:id="100271184">
          <w:marLeft w:val="640"/>
          <w:marRight w:val="0"/>
          <w:marTop w:val="0"/>
          <w:marBottom w:val="0"/>
          <w:divBdr>
            <w:top w:val="none" w:sz="0" w:space="0" w:color="auto"/>
            <w:left w:val="none" w:sz="0" w:space="0" w:color="auto"/>
            <w:bottom w:val="none" w:sz="0" w:space="0" w:color="auto"/>
            <w:right w:val="none" w:sz="0" w:space="0" w:color="auto"/>
          </w:divBdr>
        </w:div>
        <w:div w:id="1722748301">
          <w:marLeft w:val="640"/>
          <w:marRight w:val="0"/>
          <w:marTop w:val="0"/>
          <w:marBottom w:val="0"/>
          <w:divBdr>
            <w:top w:val="none" w:sz="0" w:space="0" w:color="auto"/>
            <w:left w:val="none" w:sz="0" w:space="0" w:color="auto"/>
            <w:bottom w:val="none" w:sz="0" w:space="0" w:color="auto"/>
            <w:right w:val="none" w:sz="0" w:space="0" w:color="auto"/>
          </w:divBdr>
        </w:div>
        <w:div w:id="1271547365">
          <w:marLeft w:val="640"/>
          <w:marRight w:val="0"/>
          <w:marTop w:val="0"/>
          <w:marBottom w:val="0"/>
          <w:divBdr>
            <w:top w:val="none" w:sz="0" w:space="0" w:color="auto"/>
            <w:left w:val="none" w:sz="0" w:space="0" w:color="auto"/>
            <w:bottom w:val="none" w:sz="0" w:space="0" w:color="auto"/>
            <w:right w:val="none" w:sz="0" w:space="0" w:color="auto"/>
          </w:divBdr>
        </w:div>
        <w:div w:id="1096484636">
          <w:marLeft w:val="640"/>
          <w:marRight w:val="0"/>
          <w:marTop w:val="0"/>
          <w:marBottom w:val="0"/>
          <w:divBdr>
            <w:top w:val="none" w:sz="0" w:space="0" w:color="auto"/>
            <w:left w:val="none" w:sz="0" w:space="0" w:color="auto"/>
            <w:bottom w:val="none" w:sz="0" w:space="0" w:color="auto"/>
            <w:right w:val="none" w:sz="0" w:space="0" w:color="auto"/>
          </w:divBdr>
        </w:div>
        <w:div w:id="622538732">
          <w:marLeft w:val="640"/>
          <w:marRight w:val="0"/>
          <w:marTop w:val="0"/>
          <w:marBottom w:val="0"/>
          <w:divBdr>
            <w:top w:val="none" w:sz="0" w:space="0" w:color="auto"/>
            <w:left w:val="none" w:sz="0" w:space="0" w:color="auto"/>
            <w:bottom w:val="none" w:sz="0" w:space="0" w:color="auto"/>
            <w:right w:val="none" w:sz="0" w:space="0" w:color="auto"/>
          </w:divBdr>
        </w:div>
        <w:div w:id="2123257235">
          <w:marLeft w:val="640"/>
          <w:marRight w:val="0"/>
          <w:marTop w:val="0"/>
          <w:marBottom w:val="0"/>
          <w:divBdr>
            <w:top w:val="none" w:sz="0" w:space="0" w:color="auto"/>
            <w:left w:val="none" w:sz="0" w:space="0" w:color="auto"/>
            <w:bottom w:val="none" w:sz="0" w:space="0" w:color="auto"/>
            <w:right w:val="none" w:sz="0" w:space="0" w:color="auto"/>
          </w:divBdr>
        </w:div>
        <w:div w:id="1913343494">
          <w:marLeft w:val="640"/>
          <w:marRight w:val="0"/>
          <w:marTop w:val="0"/>
          <w:marBottom w:val="0"/>
          <w:divBdr>
            <w:top w:val="none" w:sz="0" w:space="0" w:color="auto"/>
            <w:left w:val="none" w:sz="0" w:space="0" w:color="auto"/>
            <w:bottom w:val="none" w:sz="0" w:space="0" w:color="auto"/>
            <w:right w:val="none" w:sz="0" w:space="0" w:color="auto"/>
          </w:divBdr>
        </w:div>
        <w:div w:id="88165411">
          <w:marLeft w:val="640"/>
          <w:marRight w:val="0"/>
          <w:marTop w:val="0"/>
          <w:marBottom w:val="0"/>
          <w:divBdr>
            <w:top w:val="none" w:sz="0" w:space="0" w:color="auto"/>
            <w:left w:val="none" w:sz="0" w:space="0" w:color="auto"/>
            <w:bottom w:val="none" w:sz="0" w:space="0" w:color="auto"/>
            <w:right w:val="none" w:sz="0" w:space="0" w:color="auto"/>
          </w:divBdr>
        </w:div>
        <w:div w:id="1903786976">
          <w:marLeft w:val="640"/>
          <w:marRight w:val="0"/>
          <w:marTop w:val="0"/>
          <w:marBottom w:val="0"/>
          <w:divBdr>
            <w:top w:val="none" w:sz="0" w:space="0" w:color="auto"/>
            <w:left w:val="none" w:sz="0" w:space="0" w:color="auto"/>
            <w:bottom w:val="none" w:sz="0" w:space="0" w:color="auto"/>
            <w:right w:val="none" w:sz="0" w:space="0" w:color="auto"/>
          </w:divBdr>
        </w:div>
        <w:div w:id="1345933257">
          <w:marLeft w:val="640"/>
          <w:marRight w:val="0"/>
          <w:marTop w:val="0"/>
          <w:marBottom w:val="0"/>
          <w:divBdr>
            <w:top w:val="none" w:sz="0" w:space="0" w:color="auto"/>
            <w:left w:val="none" w:sz="0" w:space="0" w:color="auto"/>
            <w:bottom w:val="none" w:sz="0" w:space="0" w:color="auto"/>
            <w:right w:val="none" w:sz="0" w:space="0" w:color="auto"/>
          </w:divBdr>
        </w:div>
        <w:div w:id="1564683191">
          <w:marLeft w:val="640"/>
          <w:marRight w:val="0"/>
          <w:marTop w:val="0"/>
          <w:marBottom w:val="0"/>
          <w:divBdr>
            <w:top w:val="none" w:sz="0" w:space="0" w:color="auto"/>
            <w:left w:val="none" w:sz="0" w:space="0" w:color="auto"/>
            <w:bottom w:val="none" w:sz="0" w:space="0" w:color="auto"/>
            <w:right w:val="none" w:sz="0" w:space="0" w:color="auto"/>
          </w:divBdr>
        </w:div>
        <w:div w:id="647245127">
          <w:marLeft w:val="640"/>
          <w:marRight w:val="0"/>
          <w:marTop w:val="0"/>
          <w:marBottom w:val="0"/>
          <w:divBdr>
            <w:top w:val="none" w:sz="0" w:space="0" w:color="auto"/>
            <w:left w:val="none" w:sz="0" w:space="0" w:color="auto"/>
            <w:bottom w:val="none" w:sz="0" w:space="0" w:color="auto"/>
            <w:right w:val="none" w:sz="0" w:space="0" w:color="auto"/>
          </w:divBdr>
        </w:div>
        <w:div w:id="1850026344">
          <w:marLeft w:val="640"/>
          <w:marRight w:val="0"/>
          <w:marTop w:val="0"/>
          <w:marBottom w:val="0"/>
          <w:divBdr>
            <w:top w:val="none" w:sz="0" w:space="0" w:color="auto"/>
            <w:left w:val="none" w:sz="0" w:space="0" w:color="auto"/>
            <w:bottom w:val="none" w:sz="0" w:space="0" w:color="auto"/>
            <w:right w:val="none" w:sz="0" w:space="0" w:color="auto"/>
          </w:divBdr>
        </w:div>
        <w:div w:id="489757961">
          <w:marLeft w:val="640"/>
          <w:marRight w:val="0"/>
          <w:marTop w:val="0"/>
          <w:marBottom w:val="0"/>
          <w:divBdr>
            <w:top w:val="none" w:sz="0" w:space="0" w:color="auto"/>
            <w:left w:val="none" w:sz="0" w:space="0" w:color="auto"/>
            <w:bottom w:val="none" w:sz="0" w:space="0" w:color="auto"/>
            <w:right w:val="none" w:sz="0" w:space="0" w:color="auto"/>
          </w:divBdr>
        </w:div>
        <w:div w:id="56245128">
          <w:marLeft w:val="640"/>
          <w:marRight w:val="0"/>
          <w:marTop w:val="0"/>
          <w:marBottom w:val="0"/>
          <w:divBdr>
            <w:top w:val="none" w:sz="0" w:space="0" w:color="auto"/>
            <w:left w:val="none" w:sz="0" w:space="0" w:color="auto"/>
            <w:bottom w:val="none" w:sz="0" w:space="0" w:color="auto"/>
            <w:right w:val="none" w:sz="0" w:space="0" w:color="auto"/>
          </w:divBdr>
        </w:div>
        <w:div w:id="1980115103">
          <w:marLeft w:val="640"/>
          <w:marRight w:val="0"/>
          <w:marTop w:val="0"/>
          <w:marBottom w:val="0"/>
          <w:divBdr>
            <w:top w:val="none" w:sz="0" w:space="0" w:color="auto"/>
            <w:left w:val="none" w:sz="0" w:space="0" w:color="auto"/>
            <w:bottom w:val="none" w:sz="0" w:space="0" w:color="auto"/>
            <w:right w:val="none" w:sz="0" w:space="0" w:color="auto"/>
          </w:divBdr>
        </w:div>
        <w:div w:id="147140234">
          <w:marLeft w:val="640"/>
          <w:marRight w:val="0"/>
          <w:marTop w:val="0"/>
          <w:marBottom w:val="0"/>
          <w:divBdr>
            <w:top w:val="none" w:sz="0" w:space="0" w:color="auto"/>
            <w:left w:val="none" w:sz="0" w:space="0" w:color="auto"/>
            <w:bottom w:val="none" w:sz="0" w:space="0" w:color="auto"/>
            <w:right w:val="none" w:sz="0" w:space="0" w:color="auto"/>
          </w:divBdr>
        </w:div>
        <w:div w:id="1319729233">
          <w:marLeft w:val="640"/>
          <w:marRight w:val="0"/>
          <w:marTop w:val="0"/>
          <w:marBottom w:val="0"/>
          <w:divBdr>
            <w:top w:val="none" w:sz="0" w:space="0" w:color="auto"/>
            <w:left w:val="none" w:sz="0" w:space="0" w:color="auto"/>
            <w:bottom w:val="none" w:sz="0" w:space="0" w:color="auto"/>
            <w:right w:val="none" w:sz="0" w:space="0" w:color="auto"/>
          </w:divBdr>
        </w:div>
        <w:div w:id="1456951409">
          <w:marLeft w:val="640"/>
          <w:marRight w:val="0"/>
          <w:marTop w:val="0"/>
          <w:marBottom w:val="0"/>
          <w:divBdr>
            <w:top w:val="none" w:sz="0" w:space="0" w:color="auto"/>
            <w:left w:val="none" w:sz="0" w:space="0" w:color="auto"/>
            <w:bottom w:val="none" w:sz="0" w:space="0" w:color="auto"/>
            <w:right w:val="none" w:sz="0" w:space="0" w:color="auto"/>
          </w:divBdr>
        </w:div>
      </w:divsChild>
    </w:div>
    <w:div w:id="1659993639">
      <w:bodyDiv w:val="1"/>
      <w:marLeft w:val="0"/>
      <w:marRight w:val="0"/>
      <w:marTop w:val="0"/>
      <w:marBottom w:val="0"/>
      <w:divBdr>
        <w:top w:val="none" w:sz="0" w:space="0" w:color="auto"/>
        <w:left w:val="none" w:sz="0" w:space="0" w:color="auto"/>
        <w:bottom w:val="none" w:sz="0" w:space="0" w:color="auto"/>
        <w:right w:val="none" w:sz="0" w:space="0" w:color="auto"/>
      </w:divBdr>
      <w:divsChild>
        <w:div w:id="27799712">
          <w:marLeft w:val="640"/>
          <w:marRight w:val="0"/>
          <w:marTop w:val="0"/>
          <w:marBottom w:val="0"/>
          <w:divBdr>
            <w:top w:val="none" w:sz="0" w:space="0" w:color="auto"/>
            <w:left w:val="none" w:sz="0" w:space="0" w:color="auto"/>
            <w:bottom w:val="none" w:sz="0" w:space="0" w:color="auto"/>
            <w:right w:val="none" w:sz="0" w:space="0" w:color="auto"/>
          </w:divBdr>
        </w:div>
        <w:div w:id="30151218">
          <w:marLeft w:val="640"/>
          <w:marRight w:val="0"/>
          <w:marTop w:val="0"/>
          <w:marBottom w:val="0"/>
          <w:divBdr>
            <w:top w:val="none" w:sz="0" w:space="0" w:color="auto"/>
            <w:left w:val="none" w:sz="0" w:space="0" w:color="auto"/>
            <w:bottom w:val="none" w:sz="0" w:space="0" w:color="auto"/>
            <w:right w:val="none" w:sz="0" w:space="0" w:color="auto"/>
          </w:divBdr>
        </w:div>
        <w:div w:id="39788773">
          <w:marLeft w:val="640"/>
          <w:marRight w:val="0"/>
          <w:marTop w:val="0"/>
          <w:marBottom w:val="0"/>
          <w:divBdr>
            <w:top w:val="none" w:sz="0" w:space="0" w:color="auto"/>
            <w:left w:val="none" w:sz="0" w:space="0" w:color="auto"/>
            <w:bottom w:val="none" w:sz="0" w:space="0" w:color="auto"/>
            <w:right w:val="none" w:sz="0" w:space="0" w:color="auto"/>
          </w:divBdr>
        </w:div>
        <w:div w:id="61948442">
          <w:marLeft w:val="640"/>
          <w:marRight w:val="0"/>
          <w:marTop w:val="0"/>
          <w:marBottom w:val="0"/>
          <w:divBdr>
            <w:top w:val="none" w:sz="0" w:space="0" w:color="auto"/>
            <w:left w:val="none" w:sz="0" w:space="0" w:color="auto"/>
            <w:bottom w:val="none" w:sz="0" w:space="0" w:color="auto"/>
            <w:right w:val="none" w:sz="0" w:space="0" w:color="auto"/>
          </w:divBdr>
        </w:div>
        <w:div w:id="116148473">
          <w:marLeft w:val="640"/>
          <w:marRight w:val="0"/>
          <w:marTop w:val="0"/>
          <w:marBottom w:val="0"/>
          <w:divBdr>
            <w:top w:val="none" w:sz="0" w:space="0" w:color="auto"/>
            <w:left w:val="none" w:sz="0" w:space="0" w:color="auto"/>
            <w:bottom w:val="none" w:sz="0" w:space="0" w:color="auto"/>
            <w:right w:val="none" w:sz="0" w:space="0" w:color="auto"/>
          </w:divBdr>
        </w:div>
        <w:div w:id="131942154">
          <w:marLeft w:val="640"/>
          <w:marRight w:val="0"/>
          <w:marTop w:val="0"/>
          <w:marBottom w:val="0"/>
          <w:divBdr>
            <w:top w:val="none" w:sz="0" w:space="0" w:color="auto"/>
            <w:left w:val="none" w:sz="0" w:space="0" w:color="auto"/>
            <w:bottom w:val="none" w:sz="0" w:space="0" w:color="auto"/>
            <w:right w:val="none" w:sz="0" w:space="0" w:color="auto"/>
          </w:divBdr>
        </w:div>
        <w:div w:id="156652711">
          <w:marLeft w:val="640"/>
          <w:marRight w:val="0"/>
          <w:marTop w:val="0"/>
          <w:marBottom w:val="0"/>
          <w:divBdr>
            <w:top w:val="none" w:sz="0" w:space="0" w:color="auto"/>
            <w:left w:val="none" w:sz="0" w:space="0" w:color="auto"/>
            <w:bottom w:val="none" w:sz="0" w:space="0" w:color="auto"/>
            <w:right w:val="none" w:sz="0" w:space="0" w:color="auto"/>
          </w:divBdr>
        </w:div>
        <w:div w:id="171187968">
          <w:marLeft w:val="640"/>
          <w:marRight w:val="0"/>
          <w:marTop w:val="0"/>
          <w:marBottom w:val="0"/>
          <w:divBdr>
            <w:top w:val="none" w:sz="0" w:space="0" w:color="auto"/>
            <w:left w:val="none" w:sz="0" w:space="0" w:color="auto"/>
            <w:bottom w:val="none" w:sz="0" w:space="0" w:color="auto"/>
            <w:right w:val="none" w:sz="0" w:space="0" w:color="auto"/>
          </w:divBdr>
        </w:div>
        <w:div w:id="182213762">
          <w:marLeft w:val="640"/>
          <w:marRight w:val="0"/>
          <w:marTop w:val="0"/>
          <w:marBottom w:val="0"/>
          <w:divBdr>
            <w:top w:val="none" w:sz="0" w:space="0" w:color="auto"/>
            <w:left w:val="none" w:sz="0" w:space="0" w:color="auto"/>
            <w:bottom w:val="none" w:sz="0" w:space="0" w:color="auto"/>
            <w:right w:val="none" w:sz="0" w:space="0" w:color="auto"/>
          </w:divBdr>
        </w:div>
        <w:div w:id="203716209">
          <w:marLeft w:val="640"/>
          <w:marRight w:val="0"/>
          <w:marTop w:val="0"/>
          <w:marBottom w:val="0"/>
          <w:divBdr>
            <w:top w:val="none" w:sz="0" w:space="0" w:color="auto"/>
            <w:left w:val="none" w:sz="0" w:space="0" w:color="auto"/>
            <w:bottom w:val="none" w:sz="0" w:space="0" w:color="auto"/>
            <w:right w:val="none" w:sz="0" w:space="0" w:color="auto"/>
          </w:divBdr>
        </w:div>
        <w:div w:id="353191279">
          <w:marLeft w:val="640"/>
          <w:marRight w:val="0"/>
          <w:marTop w:val="0"/>
          <w:marBottom w:val="0"/>
          <w:divBdr>
            <w:top w:val="none" w:sz="0" w:space="0" w:color="auto"/>
            <w:left w:val="none" w:sz="0" w:space="0" w:color="auto"/>
            <w:bottom w:val="none" w:sz="0" w:space="0" w:color="auto"/>
            <w:right w:val="none" w:sz="0" w:space="0" w:color="auto"/>
          </w:divBdr>
        </w:div>
        <w:div w:id="402799157">
          <w:marLeft w:val="640"/>
          <w:marRight w:val="0"/>
          <w:marTop w:val="0"/>
          <w:marBottom w:val="0"/>
          <w:divBdr>
            <w:top w:val="none" w:sz="0" w:space="0" w:color="auto"/>
            <w:left w:val="none" w:sz="0" w:space="0" w:color="auto"/>
            <w:bottom w:val="none" w:sz="0" w:space="0" w:color="auto"/>
            <w:right w:val="none" w:sz="0" w:space="0" w:color="auto"/>
          </w:divBdr>
        </w:div>
        <w:div w:id="433793000">
          <w:marLeft w:val="640"/>
          <w:marRight w:val="0"/>
          <w:marTop w:val="0"/>
          <w:marBottom w:val="0"/>
          <w:divBdr>
            <w:top w:val="none" w:sz="0" w:space="0" w:color="auto"/>
            <w:left w:val="none" w:sz="0" w:space="0" w:color="auto"/>
            <w:bottom w:val="none" w:sz="0" w:space="0" w:color="auto"/>
            <w:right w:val="none" w:sz="0" w:space="0" w:color="auto"/>
          </w:divBdr>
        </w:div>
        <w:div w:id="580525084">
          <w:marLeft w:val="640"/>
          <w:marRight w:val="0"/>
          <w:marTop w:val="0"/>
          <w:marBottom w:val="0"/>
          <w:divBdr>
            <w:top w:val="none" w:sz="0" w:space="0" w:color="auto"/>
            <w:left w:val="none" w:sz="0" w:space="0" w:color="auto"/>
            <w:bottom w:val="none" w:sz="0" w:space="0" w:color="auto"/>
            <w:right w:val="none" w:sz="0" w:space="0" w:color="auto"/>
          </w:divBdr>
        </w:div>
        <w:div w:id="582837918">
          <w:marLeft w:val="640"/>
          <w:marRight w:val="0"/>
          <w:marTop w:val="0"/>
          <w:marBottom w:val="0"/>
          <w:divBdr>
            <w:top w:val="none" w:sz="0" w:space="0" w:color="auto"/>
            <w:left w:val="none" w:sz="0" w:space="0" w:color="auto"/>
            <w:bottom w:val="none" w:sz="0" w:space="0" w:color="auto"/>
            <w:right w:val="none" w:sz="0" w:space="0" w:color="auto"/>
          </w:divBdr>
        </w:div>
        <w:div w:id="664556794">
          <w:marLeft w:val="640"/>
          <w:marRight w:val="0"/>
          <w:marTop w:val="0"/>
          <w:marBottom w:val="0"/>
          <w:divBdr>
            <w:top w:val="none" w:sz="0" w:space="0" w:color="auto"/>
            <w:left w:val="none" w:sz="0" w:space="0" w:color="auto"/>
            <w:bottom w:val="none" w:sz="0" w:space="0" w:color="auto"/>
            <w:right w:val="none" w:sz="0" w:space="0" w:color="auto"/>
          </w:divBdr>
        </w:div>
        <w:div w:id="693456136">
          <w:marLeft w:val="640"/>
          <w:marRight w:val="0"/>
          <w:marTop w:val="0"/>
          <w:marBottom w:val="0"/>
          <w:divBdr>
            <w:top w:val="none" w:sz="0" w:space="0" w:color="auto"/>
            <w:left w:val="none" w:sz="0" w:space="0" w:color="auto"/>
            <w:bottom w:val="none" w:sz="0" w:space="0" w:color="auto"/>
            <w:right w:val="none" w:sz="0" w:space="0" w:color="auto"/>
          </w:divBdr>
        </w:div>
        <w:div w:id="695891019">
          <w:marLeft w:val="640"/>
          <w:marRight w:val="0"/>
          <w:marTop w:val="0"/>
          <w:marBottom w:val="0"/>
          <w:divBdr>
            <w:top w:val="none" w:sz="0" w:space="0" w:color="auto"/>
            <w:left w:val="none" w:sz="0" w:space="0" w:color="auto"/>
            <w:bottom w:val="none" w:sz="0" w:space="0" w:color="auto"/>
            <w:right w:val="none" w:sz="0" w:space="0" w:color="auto"/>
          </w:divBdr>
        </w:div>
        <w:div w:id="708185912">
          <w:marLeft w:val="640"/>
          <w:marRight w:val="0"/>
          <w:marTop w:val="0"/>
          <w:marBottom w:val="0"/>
          <w:divBdr>
            <w:top w:val="none" w:sz="0" w:space="0" w:color="auto"/>
            <w:left w:val="none" w:sz="0" w:space="0" w:color="auto"/>
            <w:bottom w:val="none" w:sz="0" w:space="0" w:color="auto"/>
            <w:right w:val="none" w:sz="0" w:space="0" w:color="auto"/>
          </w:divBdr>
        </w:div>
        <w:div w:id="774446616">
          <w:marLeft w:val="640"/>
          <w:marRight w:val="0"/>
          <w:marTop w:val="0"/>
          <w:marBottom w:val="0"/>
          <w:divBdr>
            <w:top w:val="none" w:sz="0" w:space="0" w:color="auto"/>
            <w:left w:val="none" w:sz="0" w:space="0" w:color="auto"/>
            <w:bottom w:val="none" w:sz="0" w:space="0" w:color="auto"/>
            <w:right w:val="none" w:sz="0" w:space="0" w:color="auto"/>
          </w:divBdr>
        </w:div>
        <w:div w:id="915282298">
          <w:marLeft w:val="640"/>
          <w:marRight w:val="0"/>
          <w:marTop w:val="0"/>
          <w:marBottom w:val="0"/>
          <w:divBdr>
            <w:top w:val="none" w:sz="0" w:space="0" w:color="auto"/>
            <w:left w:val="none" w:sz="0" w:space="0" w:color="auto"/>
            <w:bottom w:val="none" w:sz="0" w:space="0" w:color="auto"/>
            <w:right w:val="none" w:sz="0" w:space="0" w:color="auto"/>
          </w:divBdr>
        </w:div>
        <w:div w:id="921140551">
          <w:marLeft w:val="640"/>
          <w:marRight w:val="0"/>
          <w:marTop w:val="0"/>
          <w:marBottom w:val="0"/>
          <w:divBdr>
            <w:top w:val="none" w:sz="0" w:space="0" w:color="auto"/>
            <w:left w:val="none" w:sz="0" w:space="0" w:color="auto"/>
            <w:bottom w:val="none" w:sz="0" w:space="0" w:color="auto"/>
            <w:right w:val="none" w:sz="0" w:space="0" w:color="auto"/>
          </w:divBdr>
        </w:div>
        <w:div w:id="938827708">
          <w:marLeft w:val="640"/>
          <w:marRight w:val="0"/>
          <w:marTop w:val="0"/>
          <w:marBottom w:val="0"/>
          <w:divBdr>
            <w:top w:val="none" w:sz="0" w:space="0" w:color="auto"/>
            <w:left w:val="none" w:sz="0" w:space="0" w:color="auto"/>
            <w:bottom w:val="none" w:sz="0" w:space="0" w:color="auto"/>
            <w:right w:val="none" w:sz="0" w:space="0" w:color="auto"/>
          </w:divBdr>
        </w:div>
        <w:div w:id="942491393">
          <w:marLeft w:val="640"/>
          <w:marRight w:val="0"/>
          <w:marTop w:val="0"/>
          <w:marBottom w:val="0"/>
          <w:divBdr>
            <w:top w:val="none" w:sz="0" w:space="0" w:color="auto"/>
            <w:left w:val="none" w:sz="0" w:space="0" w:color="auto"/>
            <w:bottom w:val="none" w:sz="0" w:space="0" w:color="auto"/>
            <w:right w:val="none" w:sz="0" w:space="0" w:color="auto"/>
          </w:divBdr>
        </w:div>
        <w:div w:id="1026325660">
          <w:marLeft w:val="640"/>
          <w:marRight w:val="0"/>
          <w:marTop w:val="0"/>
          <w:marBottom w:val="0"/>
          <w:divBdr>
            <w:top w:val="none" w:sz="0" w:space="0" w:color="auto"/>
            <w:left w:val="none" w:sz="0" w:space="0" w:color="auto"/>
            <w:bottom w:val="none" w:sz="0" w:space="0" w:color="auto"/>
            <w:right w:val="none" w:sz="0" w:space="0" w:color="auto"/>
          </w:divBdr>
        </w:div>
        <w:div w:id="1040208527">
          <w:marLeft w:val="640"/>
          <w:marRight w:val="0"/>
          <w:marTop w:val="0"/>
          <w:marBottom w:val="0"/>
          <w:divBdr>
            <w:top w:val="none" w:sz="0" w:space="0" w:color="auto"/>
            <w:left w:val="none" w:sz="0" w:space="0" w:color="auto"/>
            <w:bottom w:val="none" w:sz="0" w:space="0" w:color="auto"/>
            <w:right w:val="none" w:sz="0" w:space="0" w:color="auto"/>
          </w:divBdr>
        </w:div>
        <w:div w:id="1108500297">
          <w:marLeft w:val="640"/>
          <w:marRight w:val="0"/>
          <w:marTop w:val="0"/>
          <w:marBottom w:val="0"/>
          <w:divBdr>
            <w:top w:val="none" w:sz="0" w:space="0" w:color="auto"/>
            <w:left w:val="none" w:sz="0" w:space="0" w:color="auto"/>
            <w:bottom w:val="none" w:sz="0" w:space="0" w:color="auto"/>
            <w:right w:val="none" w:sz="0" w:space="0" w:color="auto"/>
          </w:divBdr>
        </w:div>
        <w:div w:id="1150753770">
          <w:marLeft w:val="640"/>
          <w:marRight w:val="0"/>
          <w:marTop w:val="0"/>
          <w:marBottom w:val="0"/>
          <w:divBdr>
            <w:top w:val="none" w:sz="0" w:space="0" w:color="auto"/>
            <w:left w:val="none" w:sz="0" w:space="0" w:color="auto"/>
            <w:bottom w:val="none" w:sz="0" w:space="0" w:color="auto"/>
            <w:right w:val="none" w:sz="0" w:space="0" w:color="auto"/>
          </w:divBdr>
        </w:div>
        <w:div w:id="1192458563">
          <w:marLeft w:val="640"/>
          <w:marRight w:val="0"/>
          <w:marTop w:val="0"/>
          <w:marBottom w:val="0"/>
          <w:divBdr>
            <w:top w:val="none" w:sz="0" w:space="0" w:color="auto"/>
            <w:left w:val="none" w:sz="0" w:space="0" w:color="auto"/>
            <w:bottom w:val="none" w:sz="0" w:space="0" w:color="auto"/>
            <w:right w:val="none" w:sz="0" w:space="0" w:color="auto"/>
          </w:divBdr>
        </w:div>
        <w:div w:id="1217626042">
          <w:marLeft w:val="640"/>
          <w:marRight w:val="0"/>
          <w:marTop w:val="0"/>
          <w:marBottom w:val="0"/>
          <w:divBdr>
            <w:top w:val="none" w:sz="0" w:space="0" w:color="auto"/>
            <w:left w:val="none" w:sz="0" w:space="0" w:color="auto"/>
            <w:bottom w:val="none" w:sz="0" w:space="0" w:color="auto"/>
            <w:right w:val="none" w:sz="0" w:space="0" w:color="auto"/>
          </w:divBdr>
        </w:div>
        <w:div w:id="1225872034">
          <w:marLeft w:val="640"/>
          <w:marRight w:val="0"/>
          <w:marTop w:val="0"/>
          <w:marBottom w:val="0"/>
          <w:divBdr>
            <w:top w:val="none" w:sz="0" w:space="0" w:color="auto"/>
            <w:left w:val="none" w:sz="0" w:space="0" w:color="auto"/>
            <w:bottom w:val="none" w:sz="0" w:space="0" w:color="auto"/>
            <w:right w:val="none" w:sz="0" w:space="0" w:color="auto"/>
          </w:divBdr>
        </w:div>
        <w:div w:id="1258059621">
          <w:marLeft w:val="640"/>
          <w:marRight w:val="0"/>
          <w:marTop w:val="0"/>
          <w:marBottom w:val="0"/>
          <w:divBdr>
            <w:top w:val="none" w:sz="0" w:space="0" w:color="auto"/>
            <w:left w:val="none" w:sz="0" w:space="0" w:color="auto"/>
            <w:bottom w:val="none" w:sz="0" w:space="0" w:color="auto"/>
            <w:right w:val="none" w:sz="0" w:space="0" w:color="auto"/>
          </w:divBdr>
        </w:div>
        <w:div w:id="1304656229">
          <w:marLeft w:val="640"/>
          <w:marRight w:val="0"/>
          <w:marTop w:val="0"/>
          <w:marBottom w:val="0"/>
          <w:divBdr>
            <w:top w:val="none" w:sz="0" w:space="0" w:color="auto"/>
            <w:left w:val="none" w:sz="0" w:space="0" w:color="auto"/>
            <w:bottom w:val="none" w:sz="0" w:space="0" w:color="auto"/>
            <w:right w:val="none" w:sz="0" w:space="0" w:color="auto"/>
          </w:divBdr>
        </w:div>
        <w:div w:id="1305240168">
          <w:marLeft w:val="640"/>
          <w:marRight w:val="0"/>
          <w:marTop w:val="0"/>
          <w:marBottom w:val="0"/>
          <w:divBdr>
            <w:top w:val="none" w:sz="0" w:space="0" w:color="auto"/>
            <w:left w:val="none" w:sz="0" w:space="0" w:color="auto"/>
            <w:bottom w:val="none" w:sz="0" w:space="0" w:color="auto"/>
            <w:right w:val="none" w:sz="0" w:space="0" w:color="auto"/>
          </w:divBdr>
        </w:div>
        <w:div w:id="1307858501">
          <w:marLeft w:val="640"/>
          <w:marRight w:val="0"/>
          <w:marTop w:val="0"/>
          <w:marBottom w:val="0"/>
          <w:divBdr>
            <w:top w:val="none" w:sz="0" w:space="0" w:color="auto"/>
            <w:left w:val="none" w:sz="0" w:space="0" w:color="auto"/>
            <w:bottom w:val="none" w:sz="0" w:space="0" w:color="auto"/>
            <w:right w:val="none" w:sz="0" w:space="0" w:color="auto"/>
          </w:divBdr>
        </w:div>
        <w:div w:id="1357465645">
          <w:marLeft w:val="640"/>
          <w:marRight w:val="0"/>
          <w:marTop w:val="0"/>
          <w:marBottom w:val="0"/>
          <w:divBdr>
            <w:top w:val="none" w:sz="0" w:space="0" w:color="auto"/>
            <w:left w:val="none" w:sz="0" w:space="0" w:color="auto"/>
            <w:bottom w:val="none" w:sz="0" w:space="0" w:color="auto"/>
            <w:right w:val="none" w:sz="0" w:space="0" w:color="auto"/>
          </w:divBdr>
        </w:div>
        <w:div w:id="1505586539">
          <w:marLeft w:val="640"/>
          <w:marRight w:val="0"/>
          <w:marTop w:val="0"/>
          <w:marBottom w:val="0"/>
          <w:divBdr>
            <w:top w:val="none" w:sz="0" w:space="0" w:color="auto"/>
            <w:left w:val="none" w:sz="0" w:space="0" w:color="auto"/>
            <w:bottom w:val="none" w:sz="0" w:space="0" w:color="auto"/>
            <w:right w:val="none" w:sz="0" w:space="0" w:color="auto"/>
          </w:divBdr>
        </w:div>
        <w:div w:id="1651060053">
          <w:marLeft w:val="640"/>
          <w:marRight w:val="0"/>
          <w:marTop w:val="0"/>
          <w:marBottom w:val="0"/>
          <w:divBdr>
            <w:top w:val="none" w:sz="0" w:space="0" w:color="auto"/>
            <w:left w:val="none" w:sz="0" w:space="0" w:color="auto"/>
            <w:bottom w:val="none" w:sz="0" w:space="0" w:color="auto"/>
            <w:right w:val="none" w:sz="0" w:space="0" w:color="auto"/>
          </w:divBdr>
        </w:div>
        <w:div w:id="1737361504">
          <w:marLeft w:val="640"/>
          <w:marRight w:val="0"/>
          <w:marTop w:val="0"/>
          <w:marBottom w:val="0"/>
          <w:divBdr>
            <w:top w:val="none" w:sz="0" w:space="0" w:color="auto"/>
            <w:left w:val="none" w:sz="0" w:space="0" w:color="auto"/>
            <w:bottom w:val="none" w:sz="0" w:space="0" w:color="auto"/>
            <w:right w:val="none" w:sz="0" w:space="0" w:color="auto"/>
          </w:divBdr>
        </w:div>
        <w:div w:id="1808431214">
          <w:marLeft w:val="640"/>
          <w:marRight w:val="0"/>
          <w:marTop w:val="0"/>
          <w:marBottom w:val="0"/>
          <w:divBdr>
            <w:top w:val="none" w:sz="0" w:space="0" w:color="auto"/>
            <w:left w:val="none" w:sz="0" w:space="0" w:color="auto"/>
            <w:bottom w:val="none" w:sz="0" w:space="0" w:color="auto"/>
            <w:right w:val="none" w:sz="0" w:space="0" w:color="auto"/>
          </w:divBdr>
        </w:div>
        <w:div w:id="2017415657">
          <w:marLeft w:val="640"/>
          <w:marRight w:val="0"/>
          <w:marTop w:val="0"/>
          <w:marBottom w:val="0"/>
          <w:divBdr>
            <w:top w:val="none" w:sz="0" w:space="0" w:color="auto"/>
            <w:left w:val="none" w:sz="0" w:space="0" w:color="auto"/>
            <w:bottom w:val="none" w:sz="0" w:space="0" w:color="auto"/>
            <w:right w:val="none" w:sz="0" w:space="0" w:color="auto"/>
          </w:divBdr>
        </w:div>
        <w:div w:id="2043629317">
          <w:marLeft w:val="640"/>
          <w:marRight w:val="0"/>
          <w:marTop w:val="0"/>
          <w:marBottom w:val="0"/>
          <w:divBdr>
            <w:top w:val="none" w:sz="0" w:space="0" w:color="auto"/>
            <w:left w:val="none" w:sz="0" w:space="0" w:color="auto"/>
            <w:bottom w:val="none" w:sz="0" w:space="0" w:color="auto"/>
            <w:right w:val="none" w:sz="0" w:space="0" w:color="auto"/>
          </w:divBdr>
        </w:div>
        <w:div w:id="2134015001">
          <w:marLeft w:val="640"/>
          <w:marRight w:val="0"/>
          <w:marTop w:val="0"/>
          <w:marBottom w:val="0"/>
          <w:divBdr>
            <w:top w:val="none" w:sz="0" w:space="0" w:color="auto"/>
            <w:left w:val="none" w:sz="0" w:space="0" w:color="auto"/>
            <w:bottom w:val="none" w:sz="0" w:space="0" w:color="auto"/>
            <w:right w:val="none" w:sz="0" w:space="0" w:color="auto"/>
          </w:divBdr>
        </w:div>
      </w:divsChild>
    </w:div>
    <w:div w:id="1666081710">
      <w:marLeft w:val="0"/>
      <w:marRight w:val="0"/>
      <w:marTop w:val="0"/>
      <w:marBottom w:val="0"/>
      <w:divBdr>
        <w:top w:val="none" w:sz="0" w:space="0" w:color="auto"/>
        <w:left w:val="none" w:sz="0" w:space="0" w:color="auto"/>
        <w:bottom w:val="none" w:sz="0" w:space="0" w:color="auto"/>
        <w:right w:val="none" w:sz="0" w:space="0" w:color="auto"/>
      </w:divBdr>
    </w:div>
    <w:div w:id="1666393206">
      <w:marLeft w:val="0"/>
      <w:marRight w:val="0"/>
      <w:marTop w:val="0"/>
      <w:marBottom w:val="0"/>
      <w:divBdr>
        <w:top w:val="none" w:sz="0" w:space="0" w:color="auto"/>
        <w:left w:val="none" w:sz="0" w:space="0" w:color="auto"/>
        <w:bottom w:val="none" w:sz="0" w:space="0" w:color="auto"/>
        <w:right w:val="none" w:sz="0" w:space="0" w:color="auto"/>
      </w:divBdr>
    </w:div>
    <w:div w:id="1667325761">
      <w:bodyDiv w:val="1"/>
      <w:marLeft w:val="0"/>
      <w:marRight w:val="0"/>
      <w:marTop w:val="0"/>
      <w:marBottom w:val="0"/>
      <w:divBdr>
        <w:top w:val="none" w:sz="0" w:space="0" w:color="auto"/>
        <w:left w:val="none" w:sz="0" w:space="0" w:color="auto"/>
        <w:bottom w:val="none" w:sz="0" w:space="0" w:color="auto"/>
        <w:right w:val="none" w:sz="0" w:space="0" w:color="auto"/>
      </w:divBdr>
      <w:divsChild>
        <w:div w:id="595483472">
          <w:marLeft w:val="640"/>
          <w:marRight w:val="0"/>
          <w:marTop w:val="0"/>
          <w:marBottom w:val="0"/>
          <w:divBdr>
            <w:top w:val="none" w:sz="0" w:space="0" w:color="auto"/>
            <w:left w:val="none" w:sz="0" w:space="0" w:color="auto"/>
            <w:bottom w:val="none" w:sz="0" w:space="0" w:color="auto"/>
            <w:right w:val="none" w:sz="0" w:space="0" w:color="auto"/>
          </w:divBdr>
        </w:div>
        <w:div w:id="1960136155">
          <w:marLeft w:val="640"/>
          <w:marRight w:val="0"/>
          <w:marTop w:val="0"/>
          <w:marBottom w:val="0"/>
          <w:divBdr>
            <w:top w:val="none" w:sz="0" w:space="0" w:color="auto"/>
            <w:left w:val="none" w:sz="0" w:space="0" w:color="auto"/>
            <w:bottom w:val="none" w:sz="0" w:space="0" w:color="auto"/>
            <w:right w:val="none" w:sz="0" w:space="0" w:color="auto"/>
          </w:divBdr>
        </w:div>
        <w:div w:id="1492866751">
          <w:marLeft w:val="640"/>
          <w:marRight w:val="0"/>
          <w:marTop w:val="0"/>
          <w:marBottom w:val="0"/>
          <w:divBdr>
            <w:top w:val="none" w:sz="0" w:space="0" w:color="auto"/>
            <w:left w:val="none" w:sz="0" w:space="0" w:color="auto"/>
            <w:bottom w:val="none" w:sz="0" w:space="0" w:color="auto"/>
            <w:right w:val="none" w:sz="0" w:space="0" w:color="auto"/>
          </w:divBdr>
        </w:div>
        <w:div w:id="1065034884">
          <w:marLeft w:val="640"/>
          <w:marRight w:val="0"/>
          <w:marTop w:val="0"/>
          <w:marBottom w:val="0"/>
          <w:divBdr>
            <w:top w:val="none" w:sz="0" w:space="0" w:color="auto"/>
            <w:left w:val="none" w:sz="0" w:space="0" w:color="auto"/>
            <w:bottom w:val="none" w:sz="0" w:space="0" w:color="auto"/>
            <w:right w:val="none" w:sz="0" w:space="0" w:color="auto"/>
          </w:divBdr>
        </w:div>
        <w:div w:id="1045714823">
          <w:marLeft w:val="640"/>
          <w:marRight w:val="0"/>
          <w:marTop w:val="0"/>
          <w:marBottom w:val="0"/>
          <w:divBdr>
            <w:top w:val="none" w:sz="0" w:space="0" w:color="auto"/>
            <w:left w:val="none" w:sz="0" w:space="0" w:color="auto"/>
            <w:bottom w:val="none" w:sz="0" w:space="0" w:color="auto"/>
            <w:right w:val="none" w:sz="0" w:space="0" w:color="auto"/>
          </w:divBdr>
        </w:div>
        <w:div w:id="619144425">
          <w:marLeft w:val="640"/>
          <w:marRight w:val="0"/>
          <w:marTop w:val="0"/>
          <w:marBottom w:val="0"/>
          <w:divBdr>
            <w:top w:val="none" w:sz="0" w:space="0" w:color="auto"/>
            <w:left w:val="none" w:sz="0" w:space="0" w:color="auto"/>
            <w:bottom w:val="none" w:sz="0" w:space="0" w:color="auto"/>
            <w:right w:val="none" w:sz="0" w:space="0" w:color="auto"/>
          </w:divBdr>
        </w:div>
        <w:div w:id="364713955">
          <w:marLeft w:val="640"/>
          <w:marRight w:val="0"/>
          <w:marTop w:val="0"/>
          <w:marBottom w:val="0"/>
          <w:divBdr>
            <w:top w:val="none" w:sz="0" w:space="0" w:color="auto"/>
            <w:left w:val="none" w:sz="0" w:space="0" w:color="auto"/>
            <w:bottom w:val="none" w:sz="0" w:space="0" w:color="auto"/>
            <w:right w:val="none" w:sz="0" w:space="0" w:color="auto"/>
          </w:divBdr>
        </w:div>
        <w:div w:id="1236548604">
          <w:marLeft w:val="640"/>
          <w:marRight w:val="0"/>
          <w:marTop w:val="0"/>
          <w:marBottom w:val="0"/>
          <w:divBdr>
            <w:top w:val="none" w:sz="0" w:space="0" w:color="auto"/>
            <w:left w:val="none" w:sz="0" w:space="0" w:color="auto"/>
            <w:bottom w:val="none" w:sz="0" w:space="0" w:color="auto"/>
            <w:right w:val="none" w:sz="0" w:space="0" w:color="auto"/>
          </w:divBdr>
        </w:div>
        <w:div w:id="211625125">
          <w:marLeft w:val="640"/>
          <w:marRight w:val="0"/>
          <w:marTop w:val="0"/>
          <w:marBottom w:val="0"/>
          <w:divBdr>
            <w:top w:val="none" w:sz="0" w:space="0" w:color="auto"/>
            <w:left w:val="none" w:sz="0" w:space="0" w:color="auto"/>
            <w:bottom w:val="none" w:sz="0" w:space="0" w:color="auto"/>
            <w:right w:val="none" w:sz="0" w:space="0" w:color="auto"/>
          </w:divBdr>
        </w:div>
        <w:div w:id="1191525215">
          <w:marLeft w:val="640"/>
          <w:marRight w:val="0"/>
          <w:marTop w:val="0"/>
          <w:marBottom w:val="0"/>
          <w:divBdr>
            <w:top w:val="none" w:sz="0" w:space="0" w:color="auto"/>
            <w:left w:val="none" w:sz="0" w:space="0" w:color="auto"/>
            <w:bottom w:val="none" w:sz="0" w:space="0" w:color="auto"/>
            <w:right w:val="none" w:sz="0" w:space="0" w:color="auto"/>
          </w:divBdr>
        </w:div>
        <w:div w:id="1496144388">
          <w:marLeft w:val="640"/>
          <w:marRight w:val="0"/>
          <w:marTop w:val="0"/>
          <w:marBottom w:val="0"/>
          <w:divBdr>
            <w:top w:val="none" w:sz="0" w:space="0" w:color="auto"/>
            <w:left w:val="none" w:sz="0" w:space="0" w:color="auto"/>
            <w:bottom w:val="none" w:sz="0" w:space="0" w:color="auto"/>
            <w:right w:val="none" w:sz="0" w:space="0" w:color="auto"/>
          </w:divBdr>
        </w:div>
        <w:div w:id="1576863009">
          <w:marLeft w:val="640"/>
          <w:marRight w:val="0"/>
          <w:marTop w:val="0"/>
          <w:marBottom w:val="0"/>
          <w:divBdr>
            <w:top w:val="none" w:sz="0" w:space="0" w:color="auto"/>
            <w:left w:val="none" w:sz="0" w:space="0" w:color="auto"/>
            <w:bottom w:val="none" w:sz="0" w:space="0" w:color="auto"/>
            <w:right w:val="none" w:sz="0" w:space="0" w:color="auto"/>
          </w:divBdr>
        </w:div>
        <w:div w:id="556087462">
          <w:marLeft w:val="640"/>
          <w:marRight w:val="0"/>
          <w:marTop w:val="0"/>
          <w:marBottom w:val="0"/>
          <w:divBdr>
            <w:top w:val="none" w:sz="0" w:space="0" w:color="auto"/>
            <w:left w:val="none" w:sz="0" w:space="0" w:color="auto"/>
            <w:bottom w:val="none" w:sz="0" w:space="0" w:color="auto"/>
            <w:right w:val="none" w:sz="0" w:space="0" w:color="auto"/>
          </w:divBdr>
        </w:div>
        <w:div w:id="1682706545">
          <w:marLeft w:val="640"/>
          <w:marRight w:val="0"/>
          <w:marTop w:val="0"/>
          <w:marBottom w:val="0"/>
          <w:divBdr>
            <w:top w:val="none" w:sz="0" w:space="0" w:color="auto"/>
            <w:left w:val="none" w:sz="0" w:space="0" w:color="auto"/>
            <w:bottom w:val="none" w:sz="0" w:space="0" w:color="auto"/>
            <w:right w:val="none" w:sz="0" w:space="0" w:color="auto"/>
          </w:divBdr>
        </w:div>
        <w:div w:id="1941065726">
          <w:marLeft w:val="640"/>
          <w:marRight w:val="0"/>
          <w:marTop w:val="0"/>
          <w:marBottom w:val="0"/>
          <w:divBdr>
            <w:top w:val="none" w:sz="0" w:space="0" w:color="auto"/>
            <w:left w:val="none" w:sz="0" w:space="0" w:color="auto"/>
            <w:bottom w:val="none" w:sz="0" w:space="0" w:color="auto"/>
            <w:right w:val="none" w:sz="0" w:space="0" w:color="auto"/>
          </w:divBdr>
        </w:div>
        <w:div w:id="926110213">
          <w:marLeft w:val="640"/>
          <w:marRight w:val="0"/>
          <w:marTop w:val="0"/>
          <w:marBottom w:val="0"/>
          <w:divBdr>
            <w:top w:val="none" w:sz="0" w:space="0" w:color="auto"/>
            <w:left w:val="none" w:sz="0" w:space="0" w:color="auto"/>
            <w:bottom w:val="none" w:sz="0" w:space="0" w:color="auto"/>
            <w:right w:val="none" w:sz="0" w:space="0" w:color="auto"/>
          </w:divBdr>
        </w:div>
        <w:div w:id="807825331">
          <w:marLeft w:val="640"/>
          <w:marRight w:val="0"/>
          <w:marTop w:val="0"/>
          <w:marBottom w:val="0"/>
          <w:divBdr>
            <w:top w:val="none" w:sz="0" w:space="0" w:color="auto"/>
            <w:left w:val="none" w:sz="0" w:space="0" w:color="auto"/>
            <w:bottom w:val="none" w:sz="0" w:space="0" w:color="auto"/>
            <w:right w:val="none" w:sz="0" w:space="0" w:color="auto"/>
          </w:divBdr>
        </w:div>
        <w:div w:id="1917930585">
          <w:marLeft w:val="640"/>
          <w:marRight w:val="0"/>
          <w:marTop w:val="0"/>
          <w:marBottom w:val="0"/>
          <w:divBdr>
            <w:top w:val="none" w:sz="0" w:space="0" w:color="auto"/>
            <w:left w:val="none" w:sz="0" w:space="0" w:color="auto"/>
            <w:bottom w:val="none" w:sz="0" w:space="0" w:color="auto"/>
            <w:right w:val="none" w:sz="0" w:space="0" w:color="auto"/>
          </w:divBdr>
        </w:div>
        <w:div w:id="476579281">
          <w:marLeft w:val="640"/>
          <w:marRight w:val="0"/>
          <w:marTop w:val="0"/>
          <w:marBottom w:val="0"/>
          <w:divBdr>
            <w:top w:val="none" w:sz="0" w:space="0" w:color="auto"/>
            <w:left w:val="none" w:sz="0" w:space="0" w:color="auto"/>
            <w:bottom w:val="none" w:sz="0" w:space="0" w:color="auto"/>
            <w:right w:val="none" w:sz="0" w:space="0" w:color="auto"/>
          </w:divBdr>
        </w:div>
        <w:div w:id="1079903610">
          <w:marLeft w:val="640"/>
          <w:marRight w:val="0"/>
          <w:marTop w:val="0"/>
          <w:marBottom w:val="0"/>
          <w:divBdr>
            <w:top w:val="none" w:sz="0" w:space="0" w:color="auto"/>
            <w:left w:val="none" w:sz="0" w:space="0" w:color="auto"/>
            <w:bottom w:val="none" w:sz="0" w:space="0" w:color="auto"/>
            <w:right w:val="none" w:sz="0" w:space="0" w:color="auto"/>
          </w:divBdr>
        </w:div>
        <w:div w:id="1101491591">
          <w:marLeft w:val="640"/>
          <w:marRight w:val="0"/>
          <w:marTop w:val="0"/>
          <w:marBottom w:val="0"/>
          <w:divBdr>
            <w:top w:val="none" w:sz="0" w:space="0" w:color="auto"/>
            <w:left w:val="none" w:sz="0" w:space="0" w:color="auto"/>
            <w:bottom w:val="none" w:sz="0" w:space="0" w:color="auto"/>
            <w:right w:val="none" w:sz="0" w:space="0" w:color="auto"/>
          </w:divBdr>
        </w:div>
        <w:div w:id="128210387">
          <w:marLeft w:val="640"/>
          <w:marRight w:val="0"/>
          <w:marTop w:val="0"/>
          <w:marBottom w:val="0"/>
          <w:divBdr>
            <w:top w:val="none" w:sz="0" w:space="0" w:color="auto"/>
            <w:left w:val="none" w:sz="0" w:space="0" w:color="auto"/>
            <w:bottom w:val="none" w:sz="0" w:space="0" w:color="auto"/>
            <w:right w:val="none" w:sz="0" w:space="0" w:color="auto"/>
          </w:divBdr>
        </w:div>
        <w:div w:id="1750540804">
          <w:marLeft w:val="640"/>
          <w:marRight w:val="0"/>
          <w:marTop w:val="0"/>
          <w:marBottom w:val="0"/>
          <w:divBdr>
            <w:top w:val="none" w:sz="0" w:space="0" w:color="auto"/>
            <w:left w:val="none" w:sz="0" w:space="0" w:color="auto"/>
            <w:bottom w:val="none" w:sz="0" w:space="0" w:color="auto"/>
            <w:right w:val="none" w:sz="0" w:space="0" w:color="auto"/>
          </w:divBdr>
        </w:div>
        <w:div w:id="803815582">
          <w:marLeft w:val="640"/>
          <w:marRight w:val="0"/>
          <w:marTop w:val="0"/>
          <w:marBottom w:val="0"/>
          <w:divBdr>
            <w:top w:val="none" w:sz="0" w:space="0" w:color="auto"/>
            <w:left w:val="none" w:sz="0" w:space="0" w:color="auto"/>
            <w:bottom w:val="none" w:sz="0" w:space="0" w:color="auto"/>
            <w:right w:val="none" w:sz="0" w:space="0" w:color="auto"/>
          </w:divBdr>
        </w:div>
        <w:div w:id="967323097">
          <w:marLeft w:val="640"/>
          <w:marRight w:val="0"/>
          <w:marTop w:val="0"/>
          <w:marBottom w:val="0"/>
          <w:divBdr>
            <w:top w:val="none" w:sz="0" w:space="0" w:color="auto"/>
            <w:left w:val="none" w:sz="0" w:space="0" w:color="auto"/>
            <w:bottom w:val="none" w:sz="0" w:space="0" w:color="auto"/>
            <w:right w:val="none" w:sz="0" w:space="0" w:color="auto"/>
          </w:divBdr>
        </w:div>
        <w:div w:id="441611649">
          <w:marLeft w:val="640"/>
          <w:marRight w:val="0"/>
          <w:marTop w:val="0"/>
          <w:marBottom w:val="0"/>
          <w:divBdr>
            <w:top w:val="none" w:sz="0" w:space="0" w:color="auto"/>
            <w:left w:val="none" w:sz="0" w:space="0" w:color="auto"/>
            <w:bottom w:val="none" w:sz="0" w:space="0" w:color="auto"/>
            <w:right w:val="none" w:sz="0" w:space="0" w:color="auto"/>
          </w:divBdr>
        </w:div>
        <w:div w:id="440299599">
          <w:marLeft w:val="640"/>
          <w:marRight w:val="0"/>
          <w:marTop w:val="0"/>
          <w:marBottom w:val="0"/>
          <w:divBdr>
            <w:top w:val="none" w:sz="0" w:space="0" w:color="auto"/>
            <w:left w:val="none" w:sz="0" w:space="0" w:color="auto"/>
            <w:bottom w:val="none" w:sz="0" w:space="0" w:color="auto"/>
            <w:right w:val="none" w:sz="0" w:space="0" w:color="auto"/>
          </w:divBdr>
        </w:div>
        <w:div w:id="193429150">
          <w:marLeft w:val="640"/>
          <w:marRight w:val="0"/>
          <w:marTop w:val="0"/>
          <w:marBottom w:val="0"/>
          <w:divBdr>
            <w:top w:val="none" w:sz="0" w:space="0" w:color="auto"/>
            <w:left w:val="none" w:sz="0" w:space="0" w:color="auto"/>
            <w:bottom w:val="none" w:sz="0" w:space="0" w:color="auto"/>
            <w:right w:val="none" w:sz="0" w:space="0" w:color="auto"/>
          </w:divBdr>
        </w:div>
        <w:div w:id="1561092017">
          <w:marLeft w:val="640"/>
          <w:marRight w:val="0"/>
          <w:marTop w:val="0"/>
          <w:marBottom w:val="0"/>
          <w:divBdr>
            <w:top w:val="none" w:sz="0" w:space="0" w:color="auto"/>
            <w:left w:val="none" w:sz="0" w:space="0" w:color="auto"/>
            <w:bottom w:val="none" w:sz="0" w:space="0" w:color="auto"/>
            <w:right w:val="none" w:sz="0" w:space="0" w:color="auto"/>
          </w:divBdr>
        </w:div>
        <w:div w:id="969238390">
          <w:marLeft w:val="640"/>
          <w:marRight w:val="0"/>
          <w:marTop w:val="0"/>
          <w:marBottom w:val="0"/>
          <w:divBdr>
            <w:top w:val="none" w:sz="0" w:space="0" w:color="auto"/>
            <w:left w:val="none" w:sz="0" w:space="0" w:color="auto"/>
            <w:bottom w:val="none" w:sz="0" w:space="0" w:color="auto"/>
            <w:right w:val="none" w:sz="0" w:space="0" w:color="auto"/>
          </w:divBdr>
        </w:div>
        <w:div w:id="1268851671">
          <w:marLeft w:val="640"/>
          <w:marRight w:val="0"/>
          <w:marTop w:val="0"/>
          <w:marBottom w:val="0"/>
          <w:divBdr>
            <w:top w:val="none" w:sz="0" w:space="0" w:color="auto"/>
            <w:left w:val="none" w:sz="0" w:space="0" w:color="auto"/>
            <w:bottom w:val="none" w:sz="0" w:space="0" w:color="auto"/>
            <w:right w:val="none" w:sz="0" w:space="0" w:color="auto"/>
          </w:divBdr>
        </w:div>
        <w:div w:id="1318221714">
          <w:marLeft w:val="640"/>
          <w:marRight w:val="0"/>
          <w:marTop w:val="0"/>
          <w:marBottom w:val="0"/>
          <w:divBdr>
            <w:top w:val="none" w:sz="0" w:space="0" w:color="auto"/>
            <w:left w:val="none" w:sz="0" w:space="0" w:color="auto"/>
            <w:bottom w:val="none" w:sz="0" w:space="0" w:color="auto"/>
            <w:right w:val="none" w:sz="0" w:space="0" w:color="auto"/>
          </w:divBdr>
        </w:div>
        <w:div w:id="1422218365">
          <w:marLeft w:val="640"/>
          <w:marRight w:val="0"/>
          <w:marTop w:val="0"/>
          <w:marBottom w:val="0"/>
          <w:divBdr>
            <w:top w:val="none" w:sz="0" w:space="0" w:color="auto"/>
            <w:left w:val="none" w:sz="0" w:space="0" w:color="auto"/>
            <w:bottom w:val="none" w:sz="0" w:space="0" w:color="auto"/>
            <w:right w:val="none" w:sz="0" w:space="0" w:color="auto"/>
          </w:divBdr>
        </w:div>
        <w:div w:id="1774351236">
          <w:marLeft w:val="640"/>
          <w:marRight w:val="0"/>
          <w:marTop w:val="0"/>
          <w:marBottom w:val="0"/>
          <w:divBdr>
            <w:top w:val="none" w:sz="0" w:space="0" w:color="auto"/>
            <w:left w:val="none" w:sz="0" w:space="0" w:color="auto"/>
            <w:bottom w:val="none" w:sz="0" w:space="0" w:color="auto"/>
            <w:right w:val="none" w:sz="0" w:space="0" w:color="auto"/>
          </w:divBdr>
        </w:div>
        <w:div w:id="428087527">
          <w:marLeft w:val="640"/>
          <w:marRight w:val="0"/>
          <w:marTop w:val="0"/>
          <w:marBottom w:val="0"/>
          <w:divBdr>
            <w:top w:val="none" w:sz="0" w:space="0" w:color="auto"/>
            <w:left w:val="none" w:sz="0" w:space="0" w:color="auto"/>
            <w:bottom w:val="none" w:sz="0" w:space="0" w:color="auto"/>
            <w:right w:val="none" w:sz="0" w:space="0" w:color="auto"/>
          </w:divBdr>
        </w:div>
        <w:div w:id="1669939216">
          <w:marLeft w:val="640"/>
          <w:marRight w:val="0"/>
          <w:marTop w:val="0"/>
          <w:marBottom w:val="0"/>
          <w:divBdr>
            <w:top w:val="none" w:sz="0" w:space="0" w:color="auto"/>
            <w:left w:val="none" w:sz="0" w:space="0" w:color="auto"/>
            <w:bottom w:val="none" w:sz="0" w:space="0" w:color="auto"/>
            <w:right w:val="none" w:sz="0" w:space="0" w:color="auto"/>
          </w:divBdr>
        </w:div>
        <w:div w:id="1407024376">
          <w:marLeft w:val="640"/>
          <w:marRight w:val="0"/>
          <w:marTop w:val="0"/>
          <w:marBottom w:val="0"/>
          <w:divBdr>
            <w:top w:val="none" w:sz="0" w:space="0" w:color="auto"/>
            <w:left w:val="none" w:sz="0" w:space="0" w:color="auto"/>
            <w:bottom w:val="none" w:sz="0" w:space="0" w:color="auto"/>
            <w:right w:val="none" w:sz="0" w:space="0" w:color="auto"/>
          </w:divBdr>
        </w:div>
        <w:div w:id="1543053830">
          <w:marLeft w:val="640"/>
          <w:marRight w:val="0"/>
          <w:marTop w:val="0"/>
          <w:marBottom w:val="0"/>
          <w:divBdr>
            <w:top w:val="none" w:sz="0" w:space="0" w:color="auto"/>
            <w:left w:val="none" w:sz="0" w:space="0" w:color="auto"/>
            <w:bottom w:val="none" w:sz="0" w:space="0" w:color="auto"/>
            <w:right w:val="none" w:sz="0" w:space="0" w:color="auto"/>
          </w:divBdr>
        </w:div>
        <w:div w:id="438718888">
          <w:marLeft w:val="640"/>
          <w:marRight w:val="0"/>
          <w:marTop w:val="0"/>
          <w:marBottom w:val="0"/>
          <w:divBdr>
            <w:top w:val="none" w:sz="0" w:space="0" w:color="auto"/>
            <w:left w:val="none" w:sz="0" w:space="0" w:color="auto"/>
            <w:bottom w:val="none" w:sz="0" w:space="0" w:color="auto"/>
            <w:right w:val="none" w:sz="0" w:space="0" w:color="auto"/>
          </w:divBdr>
        </w:div>
        <w:div w:id="1075543091">
          <w:marLeft w:val="640"/>
          <w:marRight w:val="0"/>
          <w:marTop w:val="0"/>
          <w:marBottom w:val="0"/>
          <w:divBdr>
            <w:top w:val="none" w:sz="0" w:space="0" w:color="auto"/>
            <w:left w:val="none" w:sz="0" w:space="0" w:color="auto"/>
            <w:bottom w:val="none" w:sz="0" w:space="0" w:color="auto"/>
            <w:right w:val="none" w:sz="0" w:space="0" w:color="auto"/>
          </w:divBdr>
        </w:div>
        <w:div w:id="560019084">
          <w:marLeft w:val="640"/>
          <w:marRight w:val="0"/>
          <w:marTop w:val="0"/>
          <w:marBottom w:val="0"/>
          <w:divBdr>
            <w:top w:val="none" w:sz="0" w:space="0" w:color="auto"/>
            <w:left w:val="none" w:sz="0" w:space="0" w:color="auto"/>
            <w:bottom w:val="none" w:sz="0" w:space="0" w:color="auto"/>
            <w:right w:val="none" w:sz="0" w:space="0" w:color="auto"/>
          </w:divBdr>
        </w:div>
        <w:div w:id="1514682983">
          <w:marLeft w:val="640"/>
          <w:marRight w:val="0"/>
          <w:marTop w:val="0"/>
          <w:marBottom w:val="0"/>
          <w:divBdr>
            <w:top w:val="none" w:sz="0" w:space="0" w:color="auto"/>
            <w:left w:val="none" w:sz="0" w:space="0" w:color="auto"/>
            <w:bottom w:val="none" w:sz="0" w:space="0" w:color="auto"/>
            <w:right w:val="none" w:sz="0" w:space="0" w:color="auto"/>
          </w:divBdr>
        </w:div>
        <w:div w:id="1772815072">
          <w:marLeft w:val="640"/>
          <w:marRight w:val="0"/>
          <w:marTop w:val="0"/>
          <w:marBottom w:val="0"/>
          <w:divBdr>
            <w:top w:val="none" w:sz="0" w:space="0" w:color="auto"/>
            <w:left w:val="none" w:sz="0" w:space="0" w:color="auto"/>
            <w:bottom w:val="none" w:sz="0" w:space="0" w:color="auto"/>
            <w:right w:val="none" w:sz="0" w:space="0" w:color="auto"/>
          </w:divBdr>
        </w:div>
        <w:div w:id="798452270">
          <w:marLeft w:val="640"/>
          <w:marRight w:val="0"/>
          <w:marTop w:val="0"/>
          <w:marBottom w:val="0"/>
          <w:divBdr>
            <w:top w:val="none" w:sz="0" w:space="0" w:color="auto"/>
            <w:left w:val="none" w:sz="0" w:space="0" w:color="auto"/>
            <w:bottom w:val="none" w:sz="0" w:space="0" w:color="auto"/>
            <w:right w:val="none" w:sz="0" w:space="0" w:color="auto"/>
          </w:divBdr>
        </w:div>
        <w:div w:id="957489091">
          <w:marLeft w:val="640"/>
          <w:marRight w:val="0"/>
          <w:marTop w:val="0"/>
          <w:marBottom w:val="0"/>
          <w:divBdr>
            <w:top w:val="none" w:sz="0" w:space="0" w:color="auto"/>
            <w:left w:val="none" w:sz="0" w:space="0" w:color="auto"/>
            <w:bottom w:val="none" w:sz="0" w:space="0" w:color="auto"/>
            <w:right w:val="none" w:sz="0" w:space="0" w:color="auto"/>
          </w:divBdr>
        </w:div>
        <w:div w:id="2056151423">
          <w:marLeft w:val="640"/>
          <w:marRight w:val="0"/>
          <w:marTop w:val="0"/>
          <w:marBottom w:val="0"/>
          <w:divBdr>
            <w:top w:val="none" w:sz="0" w:space="0" w:color="auto"/>
            <w:left w:val="none" w:sz="0" w:space="0" w:color="auto"/>
            <w:bottom w:val="none" w:sz="0" w:space="0" w:color="auto"/>
            <w:right w:val="none" w:sz="0" w:space="0" w:color="auto"/>
          </w:divBdr>
        </w:div>
        <w:div w:id="1528835215">
          <w:marLeft w:val="640"/>
          <w:marRight w:val="0"/>
          <w:marTop w:val="0"/>
          <w:marBottom w:val="0"/>
          <w:divBdr>
            <w:top w:val="none" w:sz="0" w:space="0" w:color="auto"/>
            <w:left w:val="none" w:sz="0" w:space="0" w:color="auto"/>
            <w:bottom w:val="none" w:sz="0" w:space="0" w:color="auto"/>
            <w:right w:val="none" w:sz="0" w:space="0" w:color="auto"/>
          </w:divBdr>
        </w:div>
        <w:div w:id="1129057118">
          <w:marLeft w:val="640"/>
          <w:marRight w:val="0"/>
          <w:marTop w:val="0"/>
          <w:marBottom w:val="0"/>
          <w:divBdr>
            <w:top w:val="none" w:sz="0" w:space="0" w:color="auto"/>
            <w:left w:val="none" w:sz="0" w:space="0" w:color="auto"/>
            <w:bottom w:val="none" w:sz="0" w:space="0" w:color="auto"/>
            <w:right w:val="none" w:sz="0" w:space="0" w:color="auto"/>
          </w:divBdr>
        </w:div>
      </w:divsChild>
    </w:div>
    <w:div w:id="1669095006">
      <w:bodyDiv w:val="1"/>
      <w:marLeft w:val="0"/>
      <w:marRight w:val="0"/>
      <w:marTop w:val="0"/>
      <w:marBottom w:val="0"/>
      <w:divBdr>
        <w:top w:val="none" w:sz="0" w:space="0" w:color="auto"/>
        <w:left w:val="none" w:sz="0" w:space="0" w:color="auto"/>
        <w:bottom w:val="none" w:sz="0" w:space="0" w:color="auto"/>
        <w:right w:val="none" w:sz="0" w:space="0" w:color="auto"/>
      </w:divBdr>
      <w:divsChild>
        <w:div w:id="1829903752">
          <w:marLeft w:val="640"/>
          <w:marRight w:val="0"/>
          <w:marTop w:val="0"/>
          <w:marBottom w:val="0"/>
          <w:divBdr>
            <w:top w:val="none" w:sz="0" w:space="0" w:color="auto"/>
            <w:left w:val="none" w:sz="0" w:space="0" w:color="auto"/>
            <w:bottom w:val="none" w:sz="0" w:space="0" w:color="auto"/>
            <w:right w:val="none" w:sz="0" w:space="0" w:color="auto"/>
          </w:divBdr>
        </w:div>
        <w:div w:id="96341116">
          <w:marLeft w:val="640"/>
          <w:marRight w:val="0"/>
          <w:marTop w:val="0"/>
          <w:marBottom w:val="0"/>
          <w:divBdr>
            <w:top w:val="none" w:sz="0" w:space="0" w:color="auto"/>
            <w:left w:val="none" w:sz="0" w:space="0" w:color="auto"/>
            <w:bottom w:val="none" w:sz="0" w:space="0" w:color="auto"/>
            <w:right w:val="none" w:sz="0" w:space="0" w:color="auto"/>
          </w:divBdr>
        </w:div>
        <w:div w:id="183787756">
          <w:marLeft w:val="640"/>
          <w:marRight w:val="0"/>
          <w:marTop w:val="0"/>
          <w:marBottom w:val="0"/>
          <w:divBdr>
            <w:top w:val="none" w:sz="0" w:space="0" w:color="auto"/>
            <w:left w:val="none" w:sz="0" w:space="0" w:color="auto"/>
            <w:bottom w:val="none" w:sz="0" w:space="0" w:color="auto"/>
            <w:right w:val="none" w:sz="0" w:space="0" w:color="auto"/>
          </w:divBdr>
        </w:div>
        <w:div w:id="1000234325">
          <w:marLeft w:val="640"/>
          <w:marRight w:val="0"/>
          <w:marTop w:val="0"/>
          <w:marBottom w:val="0"/>
          <w:divBdr>
            <w:top w:val="none" w:sz="0" w:space="0" w:color="auto"/>
            <w:left w:val="none" w:sz="0" w:space="0" w:color="auto"/>
            <w:bottom w:val="none" w:sz="0" w:space="0" w:color="auto"/>
            <w:right w:val="none" w:sz="0" w:space="0" w:color="auto"/>
          </w:divBdr>
        </w:div>
        <w:div w:id="1007682490">
          <w:marLeft w:val="640"/>
          <w:marRight w:val="0"/>
          <w:marTop w:val="0"/>
          <w:marBottom w:val="0"/>
          <w:divBdr>
            <w:top w:val="none" w:sz="0" w:space="0" w:color="auto"/>
            <w:left w:val="none" w:sz="0" w:space="0" w:color="auto"/>
            <w:bottom w:val="none" w:sz="0" w:space="0" w:color="auto"/>
            <w:right w:val="none" w:sz="0" w:space="0" w:color="auto"/>
          </w:divBdr>
        </w:div>
        <w:div w:id="366218279">
          <w:marLeft w:val="640"/>
          <w:marRight w:val="0"/>
          <w:marTop w:val="0"/>
          <w:marBottom w:val="0"/>
          <w:divBdr>
            <w:top w:val="none" w:sz="0" w:space="0" w:color="auto"/>
            <w:left w:val="none" w:sz="0" w:space="0" w:color="auto"/>
            <w:bottom w:val="none" w:sz="0" w:space="0" w:color="auto"/>
            <w:right w:val="none" w:sz="0" w:space="0" w:color="auto"/>
          </w:divBdr>
        </w:div>
        <w:div w:id="1248689076">
          <w:marLeft w:val="640"/>
          <w:marRight w:val="0"/>
          <w:marTop w:val="0"/>
          <w:marBottom w:val="0"/>
          <w:divBdr>
            <w:top w:val="none" w:sz="0" w:space="0" w:color="auto"/>
            <w:left w:val="none" w:sz="0" w:space="0" w:color="auto"/>
            <w:bottom w:val="none" w:sz="0" w:space="0" w:color="auto"/>
            <w:right w:val="none" w:sz="0" w:space="0" w:color="auto"/>
          </w:divBdr>
        </w:div>
        <w:div w:id="699476296">
          <w:marLeft w:val="640"/>
          <w:marRight w:val="0"/>
          <w:marTop w:val="0"/>
          <w:marBottom w:val="0"/>
          <w:divBdr>
            <w:top w:val="none" w:sz="0" w:space="0" w:color="auto"/>
            <w:left w:val="none" w:sz="0" w:space="0" w:color="auto"/>
            <w:bottom w:val="none" w:sz="0" w:space="0" w:color="auto"/>
            <w:right w:val="none" w:sz="0" w:space="0" w:color="auto"/>
          </w:divBdr>
        </w:div>
        <w:div w:id="1620919637">
          <w:marLeft w:val="640"/>
          <w:marRight w:val="0"/>
          <w:marTop w:val="0"/>
          <w:marBottom w:val="0"/>
          <w:divBdr>
            <w:top w:val="none" w:sz="0" w:space="0" w:color="auto"/>
            <w:left w:val="none" w:sz="0" w:space="0" w:color="auto"/>
            <w:bottom w:val="none" w:sz="0" w:space="0" w:color="auto"/>
            <w:right w:val="none" w:sz="0" w:space="0" w:color="auto"/>
          </w:divBdr>
        </w:div>
        <w:div w:id="578176125">
          <w:marLeft w:val="640"/>
          <w:marRight w:val="0"/>
          <w:marTop w:val="0"/>
          <w:marBottom w:val="0"/>
          <w:divBdr>
            <w:top w:val="none" w:sz="0" w:space="0" w:color="auto"/>
            <w:left w:val="none" w:sz="0" w:space="0" w:color="auto"/>
            <w:bottom w:val="none" w:sz="0" w:space="0" w:color="auto"/>
            <w:right w:val="none" w:sz="0" w:space="0" w:color="auto"/>
          </w:divBdr>
        </w:div>
        <w:div w:id="27411123">
          <w:marLeft w:val="640"/>
          <w:marRight w:val="0"/>
          <w:marTop w:val="0"/>
          <w:marBottom w:val="0"/>
          <w:divBdr>
            <w:top w:val="none" w:sz="0" w:space="0" w:color="auto"/>
            <w:left w:val="none" w:sz="0" w:space="0" w:color="auto"/>
            <w:bottom w:val="none" w:sz="0" w:space="0" w:color="auto"/>
            <w:right w:val="none" w:sz="0" w:space="0" w:color="auto"/>
          </w:divBdr>
        </w:div>
        <w:div w:id="432241903">
          <w:marLeft w:val="640"/>
          <w:marRight w:val="0"/>
          <w:marTop w:val="0"/>
          <w:marBottom w:val="0"/>
          <w:divBdr>
            <w:top w:val="none" w:sz="0" w:space="0" w:color="auto"/>
            <w:left w:val="none" w:sz="0" w:space="0" w:color="auto"/>
            <w:bottom w:val="none" w:sz="0" w:space="0" w:color="auto"/>
            <w:right w:val="none" w:sz="0" w:space="0" w:color="auto"/>
          </w:divBdr>
        </w:div>
        <w:div w:id="1109929087">
          <w:marLeft w:val="640"/>
          <w:marRight w:val="0"/>
          <w:marTop w:val="0"/>
          <w:marBottom w:val="0"/>
          <w:divBdr>
            <w:top w:val="none" w:sz="0" w:space="0" w:color="auto"/>
            <w:left w:val="none" w:sz="0" w:space="0" w:color="auto"/>
            <w:bottom w:val="none" w:sz="0" w:space="0" w:color="auto"/>
            <w:right w:val="none" w:sz="0" w:space="0" w:color="auto"/>
          </w:divBdr>
        </w:div>
        <w:div w:id="1538159458">
          <w:marLeft w:val="640"/>
          <w:marRight w:val="0"/>
          <w:marTop w:val="0"/>
          <w:marBottom w:val="0"/>
          <w:divBdr>
            <w:top w:val="none" w:sz="0" w:space="0" w:color="auto"/>
            <w:left w:val="none" w:sz="0" w:space="0" w:color="auto"/>
            <w:bottom w:val="none" w:sz="0" w:space="0" w:color="auto"/>
            <w:right w:val="none" w:sz="0" w:space="0" w:color="auto"/>
          </w:divBdr>
        </w:div>
        <w:div w:id="900596008">
          <w:marLeft w:val="640"/>
          <w:marRight w:val="0"/>
          <w:marTop w:val="0"/>
          <w:marBottom w:val="0"/>
          <w:divBdr>
            <w:top w:val="none" w:sz="0" w:space="0" w:color="auto"/>
            <w:left w:val="none" w:sz="0" w:space="0" w:color="auto"/>
            <w:bottom w:val="none" w:sz="0" w:space="0" w:color="auto"/>
            <w:right w:val="none" w:sz="0" w:space="0" w:color="auto"/>
          </w:divBdr>
        </w:div>
        <w:div w:id="827943159">
          <w:marLeft w:val="640"/>
          <w:marRight w:val="0"/>
          <w:marTop w:val="0"/>
          <w:marBottom w:val="0"/>
          <w:divBdr>
            <w:top w:val="none" w:sz="0" w:space="0" w:color="auto"/>
            <w:left w:val="none" w:sz="0" w:space="0" w:color="auto"/>
            <w:bottom w:val="none" w:sz="0" w:space="0" w:color="auto"/>
            <w:right w:val="none" w:sz="0" w:space="0" w:color="auto"/>
          </w:divBdr>
        </w:div>
        <w:div w:id="1915385145">
          <w:marLeft w:val="640"/>
          <w:marRight w:val="0"/>
          <w:marTop w:val="0"/>
          <w:marBottom w:val="0"/>
          <w:divBdr>
            <w:top w:val="none" w:sz="0" w:space="0" w:color="auto"/>
            <w:left w:val="none" w:sz="0" w:space="0" w:color="auto"/>
            <w:bottom w:val="none" w:sz="0" w:space="0" w:color="auto"/>
            <w:right w:val="none" w:sz="0" w:space="0" w:color="auto"/>
          </w:divBdr>
        </w:div>
        <w:div w:id="1553418342">
          <w:marLeft w:val="640"/>
          <w:marRight w:val="0"/>
          <w:marTop w:val="0"/>
          <w:marBottom w:val="0"/>
          <w:divBdr>
            <w:top w:val="none" w:sz="0" w:space="0" w:color="auto"/>
            <w:left w:val="none" w:sz="0" w:space="0" w:color="auto"/>
            <w:bottom w:val="none" w:sz="0" w:space="0" w:color="auto"/>
            <w:right w:val="none" w:sz="0" w:space="0" w:color="auto"/>
          </w:divBdr>
        </w:div>
        <w:div w:id="1719164772">
          <w:marLeft w:val="640"/>
          <w:marRight w:val="0"/>
          <w:marTop w:val="0"/>
          <w:marBottom w:val="0"/>
          <w:divBdr>
            <w:top w:val="none" w:sz="0" w:space="0" w:color="auto"/>
            <w:left w:val="none" w:sz="0" w:space="0" w:color="auto"/>
            <w:bottom w:val="none" w:sz="0" w:space="0" w:color="auto"/>
            <w:right w:val="none" w:sz="0" w:space="0" w:color="auto"/>
          </w:divBdr>
        </w:div>
        <w:div w:id="1860004402">
          <w:marLeft w:val="640"/>
          <w:marRight w:val="0"/>
          <w:marTop w:val="0"/>
          <w:marBottom w:val="0"/>
          <w:divBdr>
            <w:top w:val="none" w:sz="0" w:space="0" w:color="auto"/>
            <w:left w:val="none" w:sz="0" w:space="0" w:color="auto"/>
            <w:bottom w:val="none" w:sz="0" w:space="0" w:color="auto"/>
            <w:right w:val="none" w:sz="0" w:space="0" w:color="auto"/>
          </w:divBdr>
        </w:div>
        <w:div w:id="2143765376">
          <w:marLeft w:val="640"/>
          <w:marRight w:val="0"/>
          <w:marTop w:val="0"/>
          <w:marBottom w:val="0"/>
          <w:divBdr>
            <w:top w:val="none" w:sz="0" w:space="0" w:color="auto"/>
            <w:left w:val="none" w:sz="0" w:space="0" w:color="auto"/>
            <w:bottom w:val="none" w:sz="0" w:space="0" w:color="auto"/>
            <w:right w:val="none" w:sz="0" w:space="0" w:color="auto"/>
          </w:divBdr>
        </w:div>
        <w:div w:id="857084646">
          <w:marLeft w:val="640"/>
          <w:marRight w:val="0"/>
          <w:marTop w:val="0"/>
          <w:marBottom w:val="0"/>
          <w:divBdr>
            <w:top w:val="none" w:sz="0" w:space="0" w:color="auto"/>
            <w:left w:val="none" w:sz="0" w:space="0" w:color="auto"/>
            <w:bottom w:val="none" w:sz="0" w:space="0" w:color="auto"/>
            <w:right w:val="none" w:sz="0" w:space="0" w:color="auto"/>
          </w:divBdr>
        </w:div>
        <w:div w:id="1680767727">
          <w:marLeft w:val="640"/>
          <w:marRight w:val="0"/>
          <w:marTop w:val="0"/>
          <w:marBottom w:val="0"/>
          <w:divBdr>
            <w:top w:val="none" w:sz="0" w:space="0" w:color="auto"/>
            <w:left w:val="none" w:sz="0" w:space="0" w:color="auto"/>
            <w:bottom w:val="none" w:sz="0" w:space="0" w:color="auto"/>
            <w:right w:val="none" w:sz="0" w:space="0" w:color="auto"/>
          </w:divBdr>
        </w:div>
        <w:div w:id="880283804">
          <w:marLeft w:val="640"/>
          <w:marRight w:val="0"/>
          <w:marTop w:val="0"/>
          <w:marBottom w:val="0"/>
          <w:divBdr>
            <w:top w:val="none" w:sz="0" w:space="0" w:color="auto"/>
            <w:left w:val="none" w:sz="0" w:space="0" w:color="auto"/>
            <w:bottom w:val="none" w:sz="0" w:space="0" w:color="auto"/>
            <w:right w:val="none" w:sz="0" w:space="0" w:color="auto"/>
          </w:divBdr>
        </w:div>
        <w:div w:id="1761289876">
          <w:marLeft w:val="640"/>
          <w:marRight w:val="0"/>
          <w:marTop w:val="0"/>
          <w:marBottom w:val="0"/>
          <w:divBdr>
            <w:top w:val="none" w:sz="0" w:space="0" w:color="auto"/>
            <w:left w:val="none" w:sz="0" w:space="0" w:color="auto"/>
            <w:bottom w:val="none" w:sz="0" w:space="0" w:color="auto"/>
            <w:right w:val="none" w:sz="0" w:space="0" w:color="auto"/>
          </w:divBdr>
        </w:div>
        <w:div w:id="1214121054">
          <w:marLeft w:val="640"/>
          <w:marRight w:val="0"/>
          <w:marTop w:val="0"/>
          <w:marBottom w:val="0"/>
          <w:divBdr>
            <w:top w:val="none" w:sz="0" w:space="0" w:color="auto"/>
            <w:left w:val="none" w:sz="0" w:space="0" w:color="auto"/>
            <w:bottom w:val="none" w:sz="0" w:space="0" w:color="auto"/>
            <w:right w:val="none" w:sz="0" w:space="0" w:color="auto"/>
          </w:divBdr>
        </w:div>
        <w:div w:id="1487745767">
          <w:marLeft w:val="640"/>
          <w:marRight w:val="0"/>
          <w:marTop w:val="0"/>
          <w:marBottom w:val="0"/>
          <w:divBdr>
            <w:top w:val="none" w:sz="0" w:space="0" w:color="auto"/>
            <w:left w:val="none" w:sz="0" w:space="0" w:color="auto"/>
            <w:bottom w:val="none" w:sz="0" w:space="0" w:color="auto"/>
            <w:right w:val="none" w:sz="0" w:space="0" w:color="auto"/>
          </w:divBdr>
        </w:div>
        <w:div w:id="1849708450">
          <w:marLeft w:val="640"/>
          <w:marRight w:val="0"/>
          <w:marTop w:val="0"/>
          <w:marBottom w:val="0"/>
          <w:divBdr>
            <w:top w:val="none" w:sz="0" w:space="0" w:color="auto"/>
            <w:left w:val="none" w:sz="0" w:space="0" w:color="auto"/>
            <w:bottom w:val="none" w:sz="0" w:space="0" w:color="auto"/>
            <w:right w:val="none" w:sz="0" w:space="0" w:color="auto"/>
          </w:divBdr>
        </w:div>
        <w:div w:id="655108689">
          <w:marLeft w:val="640"/>
          <w:marRight w:val="0"/>
          <w:marTop w:val="0"/>
          <w:marBottom w:val="0"/>
          <w:divBdr>
            <w:top w:val="none" w:sz="0" w:space="0" w:color="auto"/>
            <w:left w:val="none" w:sz="0" w:space="0" w:color="auto"/>
            <w:bottom w:val="none" w:sz="0" w:space="0" w:color="auto"/>
            <w:right w:val="none" w:sz="0" w:space="0" w:color="auto"/>
          </w:divBdr>
        </w:div>
        <w:div w:id="323701504">
          <w:marLeft w:val="640"/>
          <w:marRight w:val="0"/>
          <w:marTop w:val="0"/>
          <w:marBottom w:val="0"/>
          <w:divBdr>
            <w:top w:val="none" w:sz="0" w:space="0" w:color="auto"/>
            <w:left w:val="none" w:sz="0" w:space="0" w:color="auto"/>
            <w:bottom w:val="none" w:sz="0" w:space="0" w:color="auto"/>
            <w:right w:val="none" w:sz="0" w:space="0" w:color="auto"/>
          </w:divBdr>
        </w:div>
        <w:div w:id="964114459">
          <w:marLeft w:val="640"/>
          <w:marRight w:val="0"/>
          <w:marTop w:val="0"/>
          <w:marBottom w:val="0"/>
          <w:divBdr>
            <w:top w:val="none" w:sz="0" w:space="0" w:color="auto"/>
            <w:left w:val="none" w:sz="0" w:space="0" w:color="auto"/>
            <w:bottom w:val="none" w:sz="0" w:space="0" w:color="auto"/>
            <w:right w:val="none" w:sz="0" w:space="0" w:color="auto"/>
          </w:divBdr>
        </w:div>
        <w:div w:id="1233932499">
          <w:marLeft w:val="640"/>
          <w:marRight w:val="0"/>
          <w:marTop w:val="0"/>
          <w:marBottom w:val="0"/>
          <w:divBdr>
            <w:top w:val="none" w:sz="0" w:space="0" w:color="auto"/>
            <w:left w:val="none" w:sz="0" w:space="0" w:color="auto"/>
            <w:bottom w:val="none" w:sz="0" w:space="0" w:color="auto"/>
            <w:right w:val="none" w:sz="0" w:space="0" w:color="auto"/>
          </w:divBdr>
        </w:div>
        <w:div w:id="1499885695">
          <w:marLeft w:val="640"/>
          <w:marRight w:val="0"/>
          <w:marTop w:val="0"/>
          <w:marBottom w:val="0"/>
          <w:divBdr>
            <w:top w:val="none" w:sz="0" w:space="0" w:color="auto"/>
            <w:left w:val="none" w:sz="0" w:space="0" w:color="auto"/>
            <w:bottom w:val="none" w:sz="0" w:space="0" w:color="auto"/>
            <w:right w:val="none" w:sz="0" w:space="0" w:color="auto"/>
          </w:divBdr>
        </w:div>
        <w:div w:id="2085643937">
          <w:marLeft w:val="640"/>
          <w:marRight w:val="0"/>
          <w:marTop w:val="0"/>
          <w:marBottom w:val="0"/>
          <w:divBdr>
            <w:top w:val="none" w:sz="0" w:space="0" w:color="auto"/>
            <w:left w:val="none" w:sz="0" w:space="0" w:color="auto"/>
            <w:bottom w:val="none" w:sz="0" w:space="0" w:color="auto"/>
            <w:right w:val="none" w:sz="0" w:space="0" w:color="auto"/>
          </w:divBdr>
        </w:div>
        <w:div w:id="736980606">
          <w:marLeft w:val="640"/>
          <w:marRight w:val="0"/>
          <w:marTop w:val="0"/>
          <w:marBottom w:val="0"/>
          <w:divBdr>
            <w:top w:val="none" w:sz="0" w:space="0" w:color="auto"/>
            <w:left w:val="none" w:sz="0" w:space="0" w:color="auto"/>
            <w:bottom w:val="none" w:sz="0" w:space="0" w:color="auto"/>
            <w:right w:val="none" w:sz="0" w:space="0" w:color="auto"/>
          </w:divBdr>
        </w:div>
        <w:div w:id="786390007">
          <w:marLeft w:val="640"/>
          <w:marRight w:val="0"/>
          <w:marTop w:val="0"/>
          <w:marBottom w:val="0"/>
          <w:divBdr>
            <w:top w:val="none" w:sz="0" w:space="0" w:color="auto"/>
            <w:left w:val="none" w:sz="0" w:space="0" w:color="auto"/>
            <w:bottom w:val="none" w:sz="0" w:space="0" w:color="auto"/>
            <w:right w:val="none" w:sz="0" w:space="0" w:color="auto"/>
          </w:divBdr>
        </w:div>
        <w:div w:id="1721779727">
          <w:marLeft w:val="640"/>
          <w:marRight w:val="0"/>
          <w:marTop w:val="0"/>
          <w:marBottom w:val="0"/>
          <w:divBdr>
            <w:top w:val="none" w:sz="0" w:space="0" w:color="auto"/>
            <w:left w:val="none" w:sz="0" w:space="0" w:color="auto"/>
            <w:bottom w:val="none" w:sz="0" w:space="0" w:color="auto"/>
            <w:right w:val="none" w:sz="0" w:space="0" w:color="auto"/>
          </w:divBdr>
        </w:div>
        <w:div w:id="911817333">
          <w:marLeft w:val="640"/>
          <w:marRight w:val="0"/>
          <w:marTop w:val="0"/>
          <w:marBottom w:val="0"/>
          <w:divBdr>
            <w:top w:val="none" w:sz="0" w:space="0" w:color="auto"/>
            <w:left w:val="none" w:sz="0" w:space="0" w:color="auto"/>
            <w:bottom w:val="none" w:sz="0" w:space="0" w:color="auto"/>
            <w:right w:val="none" w:sz="0" w:space="0" w:color="auto"/>
          </w:divBdr>
        </w:div>
        <w:div w:id="743644335">
          <w:marLeft w:val="640"/>
          <w:marRight w:val="0"/>
          <w:marTop w:val="0"/>
          <w:marBottom w:val="0"/>
          <w:divBdr>
            <w:top w:val="none" w:sz="0" w:space="0" w:color="auto"/>
            <w:left w:val="none" w:sz="0" w:space="0" w:color="auto"/>
            <w:bottom w:val="none" w:sz="0" w:space="0" w:color="auto"/>
            <w:right w:val="none" w:sz="0" w:space="0" w:color="auto"/>
          </w:divBdr>
        </w:div>
        <w:div w:id="1296639292">
          <w:marLeft w:val="640"/>
          <w:marRight w:val="0"/>
          <w:marTop w:val="0"/>
          <w:marBottom w:val="0"/>
          <w:divBdr>
            <w:top w:val="none" w:sz="0" w:space="0" w:color="auto"/>
            <w:left w:val="none" w:sz="0" w:space="0" w:color="auto"/>
            <w:bottom w:val="none" w:sz="0" w:space="0" w:color="auto"/>
            <w:right w:val="none" w:sz="0" w:space="0" w:color="auto"/>
          </w:divBdr>
        </w:div>
        <w:div w:id="750080337">
          <w:marLeft w:val="640"/>
          <w:marRight w:val="0"/>
          <w:marTop w:val="0"/>
          <w:marBottom w:val="0"/>
          <w:divBdr>
            <w:top w:val="none" w:sz="0" w:space="0" w:color="auto"/>
            <w:left w:val="none" w:sz="0" w:space="0" w:color="auto"/>
            <w:bottom w:val="none" w:sz="0" w:space="0" w:color="auto"/>
            <w:right w:val="none" w:sz="0" w:space="0" w:color="auto"/>
          </w:divBdr>
        </w:div>
        <w:div w:id="730007318">
          <w:marLeft w:val="640"/>
          <w:marRight w:val="0"/>
          <w:marTop w:val="0"/>
          <w:marBottom w:val="0"/>
          <w:divBdr>
            <w:top w:val="none" w:sz="0" w:space="0" w:color="auto"/>
            <w:left w:val="none" w:sz="0" w:space="0" w:color="auto"/>
            <w:bottom w:val="none" w:sz="0" w:space="0" w:color="auto"/>
            <w:right w:val="none" w:sz="0" w:space="0" w:color="auto"/>
          </w:divBdr>
        </w:div>
        <w:div w:id="639043926">
          <w:marLeft w:val="640"/>
          <w:marRight w:val="0"/>
          <w:marTop w:val="0"/>
          <w:marBottom w:val="0"/>
          <w:divBdr>
            <w:top w:val="none" w:sz="0" w:space="0" w:color="auto"/>
            <w:left w:val="none" w:sz="0" w:space="0" w:color="auto"/>
            <w:bottom w:val="none" w:sz="0" w:space="0" w:color="auto"/>
            <w:right w:val="none" w:sz="0" w:space="0" w:color="auto"/>
          </w:divBdr>
        </w:div>
        <w:div w:id="1835955465">
          <w:marLeft w:val="640"/>
          <w:marRight w:val="0"/>
          <w:marTop w:val="0"/>
          <w:marBottom w:val="0"/>
          <w:divBdr>
            <w:top w:val="none" w:sz="0" w:space="0" w:color="auto"/>
            <w:left w:val="none" w:sz="0" w:space="0" w:color="auto"/>
            <w:bottom w:val="none" w:sz="0" w:space="0" w:color="auto"/>
            <w:right w:val="none" w:sz="0" w:space="0" w:color="auto"/>
          </w:divBdr>
        </w:div>
        <w:div w:id="1758869088">
          <w:marLeft w:val="640"/>
          <w:marRight w:val="0"/>
          <w:marTop w:val="0"/>
          <w:marBottom w:val="0"/>
          <w:divBdr>
            <w:top w:val="none" w:sz="0" w:space="0" w:color="auto"/>
            <w:left w:val="none" w:sz="0" w:space="0" w:color="auto"/>
            <w:bottom w:val="none" w:sz="0" w:space="0" w:color="auto"/>
            <w:right w:val="none" w:sz="0" w:space="0" w:color="auto"/>
          </w:divBdr>
        </w:div>
        <w:div w:id="663705175">
          <w:marLeft w:val="640"/>
          <w:marRight w:val="0"/>
          <w:marTop w:val="0"/>
          <w:marBottom w:val="0"/>
          <w:divBdr>
            <w:top w:val="none" w:sz="0" w:space="0" w:color="auto"/>
            <w:left w:val="none" w:sz="0" w:space="0" w:color="auto"/>
            <w:bottom w:val="none" w:sz="0" w:space="0" w:color="auto"/>
            <w:right w:val="none" w:sz="0" w:space="0" w:color="auto"/>
          </w:divBdr>
        </w:div>
        <w:div w:id="751052730">
          <w:marLeft w:val="640"/>
          <w:marRight w:val="0"/>
          <w:marTop w:val="0"/>
          <w:marBottom w:val="0"/>
          <w:divBdr>
            <w:top w:val="none" w:sz="0" w:space="0" w:color="auto"/>
            <w:left w:val="none" w:sz="0" w:space="0" w:color="auto"/>
            <w:bottom w:val="none" w:sz="0" w:space="0" w:color="auto"/>
            <w:right w:val="none" w:sz="0" w:space="0" w:color="auto"/>
          </w:divBdr>
        </w:div>
        <w:div w:id="1204706454">
          <w:marLeft w:val="640"/>
          <w:marRight w:val="0"/>
          <w:marTop w:val="0"/>
          <w:marBottom w:val="0"/>
          <w:divBdr>
            <w:top w:val="none" w:sz="0" w:space="0" w:color="auto"/>
            <w:left w:val="none" w:sz="0" w:space="0" w:color="auto"/>
            <w:bottom w:val="none" w:sz="0" w:space="0" w:color="auto"/>
            <w:right w:val="none" w:sz="0" w:space="0" w:color="auto"/>
          </w:divBdr>
        </w:div>
      </w:divsChild>
    </w:div>
    <w:div w:id="1669363416">
      <w:marLeft w:val="0"/>
      <w:marRight w:val="0"/>
      <w:marTop w:val="0"/>
      <w:marBottom w:val="0"/>
      <w:divBdr>
        <w:top w:val="none" w:sz="0" w:space="0" w:color="auto"/>
        <w:left w:val="none" w:sz="0" w:space="0" w:color="auto"/>
        <w:bottom w:val="none" w:sz="0" w:space="0" w:color="auto"/>
        <w:right w:val="none" w:sz="0" w:space="0" w:color="auto"/>
      </w:divBdr>
    </w:div>
    <w:div w:id="1681469401">
      <w:bodyDiv w:val="1"/>
      <w:marLeft w:val="0"/>
      <w:marRight w:val="0"/>
      <w:marTop w:val="0"/>
      <w:marBottom w:val="0"/>
      <w:divBdr>
        <w:top w:val="none" w:sz="0" w:space="0" w:color="auto"/>
        <w:left w:val="none" w:sz="0" w:space="0" w:color="auto"/>
        <w:bottom w:val="none" w:sz="0" w:space="0" w:color="auto"/>
        <w:right w:val="none" w:sz="0" w:space="0" w:color="auto"/>
      </w:divBdr>
      <w:divsChild>
        <w:div w:id="1261068788">
          <w:marLeft w:val="640"/>
          <w:marRight w:val="0"/>
          <w:marTop w:val="0"/>
          <w:marBottom w:val="0"/>
          <w:divBdr>
            <w:top w:val="none" w:sz="0" w:space="0" w:color="auto"/>
            <w:left w:val="none" w:sz="0" w:space="0" w:color="auto"/>
            <w:bottom w:val="none" w:sz="0" w:space="0" w:color="auto"/>
            <w:right w:val="none" w:sz="0" w:space="0" w:color="auto"/>
          </w:divBdr>
        </w:div>
        <w:div w:id="945576250">
          <w:marLeft w:val="640"/>
          <w:marRight w:val="0"/>
          <w:marTop w:val="0"/>
          <w:marBottom w:val="0"/>
          <w:divBdr>
            <w:top w:val="none" w:sz="0" w:space="0" w:color="auto"/>
            <w:left w:val="none" w:sz="0" w:space="0" w:color="auto"/>
            <w:bottom w:val="none" w:sz="0" w:space="0" w:color="auto"/>
            <w:right w:val="none" w:sz="0" w:space="0" w:color="auto"/>
          </w:divBdr>
        </w:div>
        <w:div w:id="857885621">
          <w:marLeft w:val="640"/>
          <w:marRight w:val="0"/>
          <w:marTop w:val="0"/>
          <w:marBottom w:val="0"/>
          <w:divBdr>
            <w:top w:val="none" w:sz="0" w:space="0" w:color="auto"/>
            <w:left w:val="none" w:sz="0" w:space="0" w:color="auto"/>
            <w:bottom w:val="none" w:sz="0" w:space="0" w:color="auto"/>
            <w:right w:val="none" w:sz="0" w:space="0" w:color="auto"/>
          </w:divBdr>
        </w:div>
        <w:div w:id="166096289">
          <w:marLeft w:val="640"/>
          <w:marRight w:val="0"/>
          <w:marTop w:val="0"/>
          <w:marBottom w:val="0"/>
          <w:divBdr>
            <w:top w:val="none" w:sz="0" w:space="0" w:color="auto"/>
            <w:left w:val="none" w:sz="0" w:space="0" w:color="auto"/>
            <w:bottom w:val="none" w:sz="0" w:space="0" w:color="auto"/>
            <w:right w:val="none" w:sz="0" w:space="0" w:color="auto"/>
          </w:divBdr>
        </w:div>
        <w:div w:id="1336306265">
          <w:marLeft w:val="640"/>
          <w:marRight w:val="0"/>
          <w:marTop w:val="0"/>
          <w:marBottom w:val="0"/>
          <w:divBdr>
            <w:top w:val="none" w:sz="0" w:space="0" w:color="auto"/>
            <w:left w:val="none" w:sz="0" w:space="0" w:color="auto"/>
            <w:bottom w:val="none" w:sz="0" w:space="0" w:color="auto"/>
            <w:right w:val="none" w:sz="0" w:space="0" w:color="auto"/>
          </w:divBdr>
        </w:div>
        <w:div w:id="439765625">
          <w:marLeft w:val="640"/>
          <w:marRight w:val="0"/>
          <w:marTop w:val="0"/>
          <w:marBottom w:val="0"/>
          <w:divBdr>
            <w:top w:val="none" w:sz="0" w:space="0" w:color="auto"/>
            <w:left w:val="none" w:sz="0" w:space="0" w:color="auto"/>
            <w:bottom w:val="none" w:sz="0" w:space="0" w:color="auto"/>
            <w:right w:val="none" w:sz="0" w:space="0" w:color="auto"/>
          </w:divBdr>
        </w:div>
        <w:div w:id="1503662802">
          <w:marLeft w:val="640"/>
          <w:marRight w:val="0"/>
          <w:marTop w:val="0"/>
          <w:marBottom w:val="0"/>
          <w:divBdr>
            <w:top w:val="none" w:sz="0" w:space="0" w:color="auto"/>
            <w:left w:val="none" w:sz="0" w:space="0" w:color="auto"/>
            <w:bottom w:val="none" w:sz="0" w:space="0" w:color="auto"/>
            <w:right w:val="none" w:sz="0" w:space="0" w:color="auto"/>
          </w:divBdr>
        </w:div>
        <w:div w:id="391276531">
          <w:marLeft w:val="640"/>
          <w:marRight w:val="0"/>
          <w:marTop w:val="0"/>
          <w:marBottom w:val="0"/>
          <w:divBdr>
            <w:top w:val="none" w:sz="0" w:space="0" w:color="auto"/>
            <w:left w:val="none" w:sz="0" w:space="0" w:color="auto"/>
            <w:bottom w:val="none" w:sz="0" w:space="0" w:color="auto"/>
            <w:right w:val="none" w:sz="0" w:space="0" w:color="auto"/>
          </w:divBdr>
        </w:div>
        <w:div w:id="2096246692">
          <w:marLeft w:val="640"/>
          <w:marRight w:val="0"/>
          <w:marTop w:val="0"/>
          <w:marBottom w:val="0"/>
          <w:divBdr>
            <w:top w:val="none" w:sz="0" w:space="0" w:color="auto"/>
            <w:left w:val="none" w:sz="0" w:space="0" w:color="auto"/>
            <w:bottom w:val="none" w:sz="0" w:space="0" w:color="auto"/>
            <w:right w:val="none" w:sz="0" w:space="0" w:color="auto"/>
          </w:divBdr>
        </w:div>
        <w:div w:id="660236515">
          <w:marLeft w:val="640"/>
          <w:marRight w:val="0"/>
          <w:marTop w:val="0"/>
          <w:marBottom w:val="0"/>
          <w:divBdr>
            <w:top w:val="none" w:sz="0" w:space="0" w:color="auto"/>
            <w:left w:val="none" w:sz="0" w:space="0" w:color="auto"/>
            <w:bottom w:val="none" w:sz="0" w:space="0" w:color="auto"/>
            <w:right w:val="none" w:sz="0" w:space="0" w:color="auto"/>
          </w:divBdr>
        </w:div>
        <w:div w:id="1568493978">
          <w:marLeft w:val="640"/>
          <w:marRight w:val="0"/>
          <w:marTop w:val="0"/>
          <w:marBottom w:val="0"/>
          <w:divBdr>
            <w:top w:val="none" w:sz="0" w:space="0" w:color="auto"/>
            <w:left w:val="none" w:sz="0" w:space="0" w:color="auto"/>
            <w:bottom w:val="none" w:sz="0" w:space="0" w:color="auto"/>
            <w:right w:val="none" w:sz="0" w:space="0" w:color="auto"/>
          </w:divBdr>
        </w:div>
        <w:div w:id="766080793">
          <w:marLeft w:val="640"/>
          <w:marRight w:val="0"/>
          <w:marTop w:val="0"/>
          <w:marBottom w:val="0"/>
          <w:divBdr>
            <w:top w:val="none" w:sz="0" w:space="0" w:color="auto"/>
            <w:left w:val="none" w:sz="0" w:space="0" w:color="auto"/>
            <w:bottom w:val="none" w:sz="0" w:space="0" w:color="auto"/>
            <w:right w:val="none" w:sz="0" w:space="0" w:color="auto"/>
          </w:divBdr>
        </w:div>
        <w:div w:id="986276839">
          <w:marLeft w:val="640"/>
          <w:marRight w:val="0"/>
          <w:marTop w:val="0"/>
          <w:marBottom w:val="0"/>
          <w:divBdr>
            <w:top w:val="none" w:sz="0" w:space="0" w:color="auto"/>
            <w:left w:val="none" w:sz="0" w:space="0" w:color="auto"/>
            <w:bottom w:val="none" w:sz="0" w:space="0" w:color="auto"/>
            <w:right w:val="none" w:sz="0" w:space="0" w:color="auto"/>
          </w:divBdr>
        </w:div>
        <w:div w:id="1722512262">
          <w:marLeft w:val="640"/>
          <w:marRight w:val="0"/>
          <w:marTop w:val="0"/>
          <w:marBottom w:val="0"/>
          <w:divBdr>
            <w:top w:val="none" w:sz="0" w:space="0" w:color="auto"/>
            <w:left w:val="none" w:sz="0" w:space="0" w:color="auto"/>
            <w:bottom w:val="none" w:sz="0" w:space="0" w:color="auto"/>
            <w:right w:val="none" w:sz="0" w:space="0" w:color="auto"/>
          </w:divBdr>
        </w:div>
        <w:div w:id="614167998">
          <w:marLeft w:val="640"/>
          <w:marRight w:val="0"/>
          <w:marTop w:val="0"/>
          <w:marBottom w:val="0"/>
          <w:divBdr>
            <w:top w:val="none" w:sz="0" w:space="0" w:color="auto"/>
            <w:left w:val="none" w:sz="0" w:space="0" w:color="auto"/>
            <w:bottom w:val="none" w:sz="0" w:space="0" w:color="auto"/>
            <w:right w:val="none" w:sz="0" w:space="0" w:color="auto"/>
          </w:divBdr>
        </w:div>
        <w:div w:id="641623183">
          <w:marLeft w:val="640"/>
          <w:marRight w:val="0"/>
          <w:marTop w:val="0"/>
          <w:marBottom w:val="0"/>
          <w:divBdr>
            <w:top w:val="none" w:sz="0" w:space="0" w:color="auto"/>
            <w:left w:val="none" w:sz="0" w:space="0" w:color="auto"/>
            <w:bottom w:val="none" w:sz="0" w:space="0" w:color="auto"/>
            <w:right w:val="none" w:sz="0" w:space="0" w:color="auto"/>
          </w:divBdr>
        </w:div>
        <w:div w:id="953826648">
          <w:marLeft w:val="640"/>
          <w:marRight w:val="0"/>
          <w:marTop w:val="0"/>
          <w:marBottom w:val="0"/>
          <w:divBdr>
            <w:top w:val="none" w:sz="0" w:space="0" w:color="auto"/>
            <w:left w:val="none" w:sz="0" w:space="0" w:color="auto"/>
            <w:bottom w:val="none" w:sz="0" w:space="0" w:color="auto"/>
            <w:right w:val="none" w:sz="0" w:space="0" w:color="auto"/>
          </w:divBdr>
        </w:div>
        <w:div w:id="198860573">
          <w:marLeft w:val="640"/>
          <w:marRight w:val="0"/>
          <w:marTop w:val="0"/>
          <w:marBottom w:val="0"/>
          <w:divBdr>
            <w:top w:val="none" w:sz="0" w:space="0" w:color="auto"/>
            <w:left w:val="none" w:sz="0" w:space="0" w:color="auto"/>
            <w:bottom w:val="none" w:sz="0" w:space="0" w:color="auto"/>
            <w:right w:val="none" w:sz="0" w:space="0" w:color="auto"/>
          </w:divBdr>
        </w:div>
        <w:div w:id="453211898">
          <w:marLeft w:val="640"/>
          <w:marRight w:val="0"/>
          <w:marTop w:val="0"/>
          <w:marBottom w:val="0"/>
          <w:divBdr>
            <w:top w:val="none" w:sz="0" w:space="0" w:color="auto"/>
            <w:left w:val="none" w:sz="0" w:space="0" w:color="auto"/>
            <w:bottom w:val="none" w:sz="0" w:space="0" w:color="auto"/>
            <w:right w:val="none" w:sz="0" w:space="0" w:color="auto"/>
          </w:divBdr>
        </w:div>
        <w:div w:id="223412242">
          <w:marLeft w:val="640"/>
          <w:marRight w:val="0"/>
          <w:marTop w:val="0"/>
          <w:marBottom w:val="0"/>
          <w:divBdr>
            <w:top w:val="none" w:sz="0" w:space="0" w:color="auto"/>
            <w:left w:val="none" w:sz="0" w:space="0" w:color="auto"/>
            <w:bottom w:val="none" w:sz="0" w:space="0" w:color="auto"/>
            <w:right w:val="none" w:sz="0" w:space="0" w:color="auto"/>
          </w:divBdr>
        </w:div>
        <w:div w:id="1929459615">
          <w:marLeft w:val="640"/>
          <w:marRight w:val="0"/>
          <w:marTop w:val="0"/>
          <w:marBottom w:val="0"/>
          <w:divBdr>
            <w:top w:val="none" w:sz="0" w:space="0" w:color="auto"/>
            <w:left w:val="none" w:sz="0" w:space="0" w:color="auto"/>
            <w:bottom w:val="none" w:sz="0" w:space="0" w:color="auto"/>
            <w:right w:val="none" w:sz="0" w:space="0" w:color="auto"/>
          </w:divBdr>
        </w:div>
        <w:div w:id="910114439">
          <w:marLeft w:val="640"/>
          <w:marRight w:val="0"/>
          <w:marTop w:val="0"/>
          <w:marBottom w:val="0"/>
          <w:divBdr>
            <w:top w:val="none" w:sz="0" w:space="0" w:color="auto"/>
            <w:left w:val="none" w:sz="0" w:space="0" w:color="auto"/>
            <w:bottom w:val="none" w:sz="0" w:space="0" w:color="auto"/>
            <w:right w:val="none" w:sz="0" w:space="0" w:color="auto"/>
          </w:divBdr>
        </w:div>
        <w:div w:id="784738600">
          <w:marLeft w:val="640"/>
          <w:marRight w:val="0"/>
          <w:marTop w:val="0"/>
          <w:marBottom w:val="0"/>
          <w:divBdr>
            <w:top w:val="none" w:sz="0" w:space="0" w:color="auto"/>
            <w:left w:val="none" w:sz="0" w:space="0" w:color="auto"/>
            <w:bottom w:val="none" w:sz="0" w:space="0" w:color="auto"/>
            <w:right w:val="none" w:sz="0" w:space="0" w:color="auto"/>
          </w:divBdr>
        </w:div>
        <w:div w:id="820196001">
          <w:marLeft w:val="640"/>
          <w:marRight w:val="0"/>
          <w:marTop w:val="0"/>
          <w:marBottom w:val="0"/>
          <w:divBdr>
            <w:top w:val="none" w:sz="0" w:space="0" w:color="auto"/>
            <w:left w:val="none" w:sz="0" w:space="0" w:color="auto"/>
            <w:bottom w:val="none" w:sz="0" w:space="0" w:color="auto"/>
            <w:right w:val="none" w:sz="0" w:space="0" w:color="auto"/>
          </w:divBdr>
        </w:div>
        <w:div w:id="566378405">
          <w:marLeft w:val="640"/>
          <w:marRight w:val="0"/>
          <w:marTop w:val="0"/>
          <w:marBottom w:val="0"/>
          <w:divBdr>
            <w:top w:val="none" w:sz="0" w:space="0" w:color="auto"/>
            <w:left w:val="none" w:sz="0" w:space="0" w:color="auto"/>
            <w:bottom w:val="none" w:sz="0" w:space="0" w:color="auto"/>
            <w:right w:val="none" w:sz="0" w:space="0" w:color="auto"/>
          </w:divBdr>
        </w:div>
        <w:div w:id="1549803847">
          <w:marLeft w:val="640"/>
          <w:marRight w:val="0"/>
          <w:marTop w:val="0"/>
          <w:marBottom w:val="0"/>
          <w:divBdr>
            <w:top w:val="none" w:sz="0" w:space="0" w:color="auto"/>
            <w:left w:val="none" w:sz="0" w:space="0" w:color="auto"/>
            <w:bottom w:val="none" w:sz="0" w:space="0" w:color="auto"/>
            <w:right w:val="none" w:sz="0" w:space="0" w:color="auto"/>
          </w:divBdr>
        </w:div>
        <w:div w:id="191959068">
          <w:marLeft w:val="640"/>
          <w:marRight w:val="0"/>
          <w:marTop w:val="0"/>
          <w:marBottom w:val="0"/>
          <w:divBdr>
            <w:top w:val="none" w:sz="0" w:space="0" w:color="auto"/>
            <w:left w:val="none" w:sz="0" w:space="0" w:color="auto"/>
            <w:bottom w:val="none" w:sz="0" w:space="0" w:color="auto"/>
            <w:right w:val="none" w:sz="0" w:space="0" w:color="auto"/>
          </w:divBdr>
        </w:div>
        <w:div w:id="1185289405">
          <w:marLeft w:val="640"/>
          <w:marRight w:val="0"/>
          <w:marTop w:val="0"/>
          <w:marBottom w:val="0"/>
          <w:divBdr>
            <w:top w:val="none" w:sz="0" w:space="0" w:color="auto"/>
            <w:left w:val="none" w:sz="0" w:space="0" w:color="auto"/>
            <w:bottom w:val="none" w:sz="0" w:space="0" w:color="auto"/>
            <w:right w:val="none" w:sz="0" w:space="0" w:color="auto"/>
          </w:divBdr>
        </w:div>
        <w:div w:id="555896837">
          <w:marLeft w:val="640"/>
          <w:marRight w:val="0"/>
          <w:marTop w:val="0"/>
          <w:marBottom w:val="0"/>
          <w:divBdr>
            <w:top w:val="none" w:sz="0" w:space="0" w:color="auto"/>
            <w:left w:val="none" w:sz="0" w:space="0" w:color="auto"/>
            <w:bottom w:val="none" w:sz="0" w:space="0" w:color="auto"/>
            <w:right w:val="none" w:sz="0" w:space="0" w:color="auto"/>
          </w:divBdr>
        </w:div>
        <w:div w:id="215551455">
          <w:marLeft w:val="640"/>
          <w:marRight w:val="0"/>
          <w:marTop w:val="0"/>
          <w:marBottom w:val="0"/>
          <w:divBdr>
            <w:top w:val="none" w:sz="0" w:space="0" w:color="auto"/>
            <w:left w:val="none" w:sz="0" w:space="0" w:color="auto"/>
            <w:bottom w:val="none" w:sz="0" w:space="0" w:color="auto"/>
            <w:right w:val="none" w:sz="0" w:space="0" w:color="auto"/>
          </w:divBdr>
        </w:div>
        <w:div w:id="1922643770">
          <w:marLeft w:val="640"/>
          <w:marRight w:val="0"/>
          <w:marTop w:val="0"/>
          <w:marBottom w:val="0"/>
          <w:divBdr>
            <w:top w:val="none" w:sz="0" w:space="0" w:color="auto"/>
            <w:left w:val="none" w:sz="0" w:space="0" w:color="auto"/>
            <w:bottom w:val="none" w:sz="0" w:space="0" w:color="auto"/>
            <w:right w:val="none" w:sz="0" w:space="0" w:color="auto"/>
          </w:divBdr>
        </w:div>
        <w:div w:id="1050571518">
          <w:marLeft w:val="640"/>
          <w:marRight w:val="0"/>
          <w:marTop w:val="0"/>
          <w:marBottom w:val="0"/>
          <w:divBdr>
            <w:top w:val="none" w:sz="0" w:space="0" w:color="auto"/>
            <w:left w:val="none" w:sz="0" w:space="0" w:color="auto"/>
            <w:bottom w:val="none" w:sz="0" w:space="0" w:color="auto"/>
            <w:right w:val="none" w:sz="0" w:space="0" w:color="auto"/>
          </w:divBdr>
        </w:div>
        <w:div w:id="1198588498">
          <w:marLeft w:val="640"/>
          <w:marRight w:val="0"/>
          <w:marTop w:val="0"/>
          <w:marBottom w:val="0"/>
          <w:divBdr>
            <w:top w:val="none" w:sz="0" w:space="0" w:color="auto"/>
            <w:left w:val="none" w:sz="0" w:space="0" w:color="auto"/>
            <w:bottom w:val="none" w:sz="0" w:space="0" w:color="auto"/>
            <w:right w:val="none" w:sz="0" w:space="0" w:color="auto"/>
          </w:divBdr>
        </w:div>
        <w:div w:id="931166681">
          <w:marLeft w:val="640"/>
          <w:marRight w:val="0"/>
          <w:marTop w:val="0"/>
          <w:marBottom w:val="0"/>
          <w:divBdr>
            <w:top w:val="none" w:sz="0" w:space="0" w:color="auto"/>
            <w:left w:val="none" w:sz="0" w:space="0" w:color="auto"/>
            <w:bottom w:val="none" w:sz="0" w:space="0" w:color="auto"/>
            <w:right w:val="none" w:sz="0" w:space="0" w:color="auto"/>
          </w:divBdr>
        </w:div>
        <w:div w:id="982388050">
          <w:marLeft w:val="640"/>
          <w:marRight w:val="0"/>
          <w:marTop w:val="0"/>
          <w:marBottom w:val="0"/>
          <w:divBdr>
            <w:top w:val="none" w:sz="0" w:space="0" w:color="auto"/>
            <w:left w:val="none" w:sz="0" w:space="0" w:color="auto"/>
            <w:bottom w:val="none" w:sz="0" w:space="0" w:color="auto"/>
            <w:right w:val="none" w:sz="0" w:space="0" w:color="auto"/>
          </w:divBdr>
        </w:div>
        <w:div w:id="1054769067">
          <w:marLeft w:val="640"/>
          <w:marRight w:val="0"/>
          <w:marTop w:val="0"/>
          <w:marBottom w:val="0"/>
          <w:divBdr>
            <w:top w:val="none" w:sz="0" w:space="0" w:color="auto"/>
            <w:left w:val="none" w:sz="0" w:space="0" w:color="auto"/>
            <w:bottom w:val="none" w:sz="0" w:space="0" w:color="auto"/>
            <w:right w:val="none" w:sz="0" w:space="0" w:color="auto"/>
          </w:divBdr>
        </w:div>
        <w:div w:id="346909845">
          <w:marLeft w:val="640"/>
          <w:marRight w:val="0"/>
          <w:marTop w:val="0"/>
          <w:marBottom w:val="0"/>
          <w:divBdr>
            <w:top w:val="none" w:sz="0" w:space="0" w:color="auto"/>
            <w:left w:val="none" w:sz="0" w:space="0" w:color="auto"/>
            <w:bottom w:val="none" w:sz="0" w:space="0" w:color="auto"/>
            <w:right w:val="none" w:sz="0" w:space="0" w:color="auto"/>
          </w:divBdr>
        </w:div>
        <w:div w:id="1865748777">
          <w:marLeft w:val="640"/>
          <w:marRight w:val="0"/>
          <w:marTop w:val="0"/>
          <w:marBottom w:val="0"/>
          <w:divBdr>
            <w:top w:val="none" w:sz="0" w:space="0" w:color="auto"/>
            <w:left w:val="none" w:sz="0" w:space="0" w:color="auto"/>
            <w:bottom w:val="none" w:sz="0" w:space="0" w:color="auto"/>
            <w:right w:val="none" w:sz="0" w:space="0" w:color="auto"/>
          </w:divBdr>
        </w:div>
        <w:div w:id="533463879">
          <w:marLeft w:val="640"/>
          <w:marRight w:val="0"/>
          <w:marTop w:val="0"/>
          <w:marBottom w:val="0"/>
          <w:divBdr>
            <w:top w:val="none" w:sz="0" w:space="0" w:color="auto"/>
            <w:left w:val="none" w:sz="0" w:space="0" w:color="auto"/>
            <w:bottom w:val="none" w:sz="0" w:space="0" w:color="auto"/>
            <w:right w:val="none" w:sz="0" w:space="0" w:color="auto"/>
          </w:divBdr>
        </w:div>
        <w:div w:id="390809787">
          <w:marLeft w:val="640"/>
          <w:marRight w:val="0"/>
          <w:marTop w:val="0"/>
          <w:marBottom w:val="0"/>
          <w:divBdr>
            <w:top w:val="none" w:sz="0" w:space="0" w:color="auto"/>
            <w:left w:val="none" w:sz="0" w:space="0" w:color="auto"/>
            <w:bottom w:val="none" w:sz="0" w:space="0" w:color="auto"/>
            <w:right w:val="none" w:sz="0" w:space="0" w:color="auto"/>
          </w:divBdr>
        </w:div>
        <w:div w:id="405305537">
          <w:marLeft w:val="640"/>
          <w:marRight w:val="0"/>
          <w:marTop w:val="0"/>
          <w:marBottom w:val="0"/>
          <w:divBdr>
            <w:top w:val="none" w:sz="0" w:space="0" w:color="auto"/>
            <w:left w:val="none" w:sz="0" w:space="0" w:color="auto"/>
            <w:bottom w:val="none" w:sz="0" w:space="0" w:color="auto"/>
            <w:right w:val="none" w:sz="0" w:space="0" w:color="auto"/>
          </w:divBdr>
        </w:div>
        <w:div w:id="231015046">
          <w:marLeft w:val="640"/>
          <w:marRight w:val="0"/>
          <w:marTop w:val="0"/>
          <w:marBottom w:val="0"/>
          <w:divBdr>
            <w:top w:val="none" w:sz="0" w:space="0" w:color="auto"/>
            <w:left w:val="none" w:sz="0" w:space="0" w:color="auto"/>
            <w:bottom w:val="none" w:sz="0" w:space="0" w:color="auto"/>
            <w:right w:val="none" w:sz="0" w:space="0" w:color="auto"/>
          </w:divBdr>
        </w:div>
        <w:div w:id="1977565214">
          <w:marLeft w:val="640"/>
          <w:marRight w:val="0"/>
          <w:marTop w:val="0"/>
          <w:marBottom w:val="0"/>
          <w:divBdr>
            <w:top w:val="none" w:sz="0" w:space="0" w:color="auto"/>
            <w:left w:val="none" w:sz="0" w:space="0" w:color="auto"/>
            <w:bottom w:val="none" w:sz="0" w:space="0" w:color="auto"/>
            <w:right w:val="none" w:sz="0" w:space="0" w:color="auto"/>
          </w:divBdr>
        </w:div>
        <w:div w:id="1824347189">
          <w:marLeft w:val="640"/>
          <w:marRight w:val="0"/>
          <w:marTop w:val="0"/>
          <w:marBottom w:val="0"/>
          <w:divBdr>
            <w:top w:val="none" w:sz="0" w:space="0" w:color="auto"/>
            <w:left w:val="none" w:sz="0" w:space="0" w:color="auto"/>
            <w:bottom w:val="none" w:sz="0" w:space="0" w:color="auto"/>
            <w:right w:val="none" w:sz="0" w:space="0" w:color="auto"/>
          </w:divBdr>
        </w:div>
        <w:div w:id="2023359546">
          <w:marLeft w:val="640"/>
          <w:marRight w:val="0"/>
          <w:marTop w:val="0"/>
          <w:marBottom w:val="0"/>
          <w:divBdr>
            <w:top w:val="none" w:sz="0" w:space="0" w:color="auto"/>
            <w:left w:val="none" w:sz="0" w:space="0" w:color="auto"/>
            <w:bottom w:val="none" w:sz="0" w:space="0" w:color="auto"/>
            <w:right w:val="none" w:sz="0" w:space="0" w:color="auto"/>
          </w:divBdr>
        </w:div>
        <w:div w:id="759180059">
          <w:marLeft w:val="640"/>
          <w:marRight w:val="0"/>
          <w:marTop w:val="0"/>
          <w:marBottom w:val="0"/>
          <w:divBdr>
            <w:top w:val="none" w:sz="0" w:space="0" w:color="auto"/>
            <w:left w:val="none" w:sz="0" w:space="0" w:color="auto"/>
            <w:bottom w:val="none" w:sz="0" w:space="0" w:color="auto"/>
            <w:right w:val="none" w:sz="0" w:space="0" w:color="auto"/>
          </w:divBdr>
        </w:div>
        <w:div w:id="1115635783">
          <w:marLeft w:val="640"/>
          <w:marRight w:val="0"/>
          <w:marTop w:val="0"/>
          <w:marBottom w:val="0"/>
          <w:divBdr>
            <w:top w:val="none" w:sz="0" w:space="0" w:color="auto"/>
            <w:left w:val="none" w:sz="0" w:space="0" w:color="auto"/>
            <w:bottom w:val="none" w:sz="0" w:space="0" w:color="auto"/>
            <w:right w:val="none" w:sz="0" w:space="0" w:color="auto"/>
          </w:divBdr>
        </w:div>
        <w:div w:id="393242038">
          <w:marLeft w:val="640"/>
          <w:marRight w:val="0"/>
          <w:marTop w:val="0"/>
          <w:marBottom w:val="0"/>
          <w:divBdr>
            <w:top w:val="none" w:sz="0" w:space="0" w:color="auto"/>
            <w:left w:val="none" w:sz="0" w:space="0" w:color="auto"/>
            <w:bottom w:val="none" w:sz="0" w:space="0" w:color="auto"/>
            <w:right w:val="none" w:sz="0" w:space="0" w:color="auto"/>
          </w:divBdr>
        </w:div>
        <w:div w:id="476411602">
          <w:marLeft w:val="640"/>
          <w:marRight w:val="0"/>
          <w:marTop w:val="0"/>
          <w:marBottom w:val="0"/>
          <w:divBdr>
            <w:top w:val="none" w:sz="0" w:space="0" w:color="auto"/>
            <w:left w:val="none" w:sz="0" w:space="0" w:color="auto"/>
            <w:bottom w:val="none" w:sz="0" w:space="0" w:color="auto"/>
            <w:right w:val="none" w:sz="0" w:space="0" w:color="auto"/>
          </w:divBdr>
        </w:div>
      </w:divsChild>
    </w:div>
    <w:div w:id="1691251225">
      <w:marLeft w:val="0"/>
      <w:marRight w:val="0"/>
      <w:marTop w:val="0"/>
      <w:marBottom w:val="0"/>
      <w:divBdr>
        <w:top w:val="none" w:sz="0" w:space="0" w:color="auto"/>
        <w:left w:val="none" w:sz="0" w:space="0" w:color="auto"/>
        <w:bottom w:val="none" w:sz="0" w:space="0" w:color="auto"/>
        <w:right w:val="none" w:sz="0" w:space="0" w:color="auto"/>
      </w:divBdr>
    </w:div>
    <w:div w:id="1695573844">
      <w:bodyDiv w:val="1"/>
      <w:marLeft w:val="0"/>
      <w:marRight w:val="0"/>
      <w:marTop w:val="0"/>
      <w:marBottom w:val="0"/>
      <w:divBdr>
        <w:top w:val="none" w:sz="0" w:space="0" w:color="auto"/>
        <w:left w:val="none" w:sz="0" w:space="0" w:color="auto"/>
        <w:bottom w:val="none" w:sz="0" w:space="0" w:color="auto"/>
        <w:right w:val="none" w:sz="0" w:space="0" w:color="auto"/>
      </w:divBdr>
    </w:div>
    <w:div w:id="1698121253">
      <w:marLeft w:val="0"/>
      <w:marRight w:val="0"/>
      <w:marTop w:val="0"/>
      <w:marBottom w:val="0"/>
      <w:divBdr>
        <w:top w:val="none" w:sz="0" w:space="0" w:color="auto"/>
        <w:left w:val="none" w:sz="0" w:space="0" w:color="auto"/>
        <w:bottom w:val="none" w:sz="0" w:space="0" w:color="auto"/>
        <w:right w:val="none" w:sz="0" w:space="0" w:color="auto"/>
      </w:divBdr>
    </w:div>
    <w:div w:id="1698889951">
      <w:bodyDiv w:val="1"/>
      <w:marLeft w:val="0"/>
      <w:marRight w:val="0"/>
      <w:marTop w:val="0"/>
      <w:marBottom w:val="0"/>
      <w:divBdr>
        <w:top w:val="none" w:sz="0" w:space="0" w:color="auto"/>
        <w:left w:val="none" w:sz="0" w:space="0" w:color="auto"/>
        <w:bottom w:val="none" w:sz="0" w:space="0" w:color="auto"/>
        <w:right w:val="none" w:sz="0" w:space="0" w:color="auto"/>
      </w:divBdr>
      <w:divsChild>
        <w:div w:id="2135559281">
          <w:marLeft w:val="640"/>
          <w:marRight w:val="0"/>
          <w:marTop w:val="0"/>
          <w:marBottom w:val="0"/>
          <w:divBdr>
            <w:top w:val="none" w:sz="0" w:space="0" w:color="auto"/>
            <w:left w:val="none" w:sz="0" w:space="0" w:color="auto"/>
            <w:bottom w:val="none" w:sz="0" w:space="0" w:color="auto"/>
            <w:right w:val="none" w:sz="0" w:space="0" w:color="auto"/>
          </w:divBdr>
        </w:div>
        <w:div w:id="63767931">
          <w:marLeft w:val="640"/>
          <w:marRight w:val="0"/>
          <w:marTop w:val="0"/>
          <w:marBottom w:val="0"/>
          <w:divBdr>
            <w:top w:val="none" w:sz="0" w:space="0" w:color="auto"/>
            <w:left w:val="none" w:sz="0" w:space="0" w:color="auto"/>
            <w:bottom w:val="none" w:sz="0" w:space="0" w:color="auto"/>
            <w:right w:val="none" w:sz="0" w:space="0" w:color="auto"/>
          </w:divBdr>
        </w:div>
        <w:div w:id="624046618">
          <w:marLeft w:val="640"/>
          <w:marRight w:val="0"/>
          <w:marTop w:val="0"/>
          <w:marBottom w:val="0"/>
          <w:divBdr>
            <w:top w:val="none" w:sz="0" w:space="0" w:color="auto"/>
            <w:left w:val="none" w:sz="0" w:space="0" w:color="auto"/>
            <w:bottom w:val="none" w:sz="0" w:space="0" w:color="auto"/>
            <w:right w:val="none" w:sz="0" w:space="0" w:color="auto"/>
          </w:divBdr>
        </w:div>
        <w:div w:id="1972593860">
          <w:marLeft w:val="640"/>
          <w:marRight w:val="0"/>
          <w:marTop w:val="0"/>
          <w:marBottom w:val="0"/>
          <w:divBdr>
            <w:top w:val="none" w:sz="0" w:space="0" w:color="auto"/>
            <w:left w:val="none" w:sz="0" w:space="0" w:color="auto"/>
            <w:bottom w:val="none" w:sz="0" w:space="0" w:color="auto"/>
            <w:right w:val="none" w:sz="0" w:space="0" w:color="auto"/>
          </w:divBdr>
        </w:div>
        <w:div w:id="1984894984">
          <w:marLeft w:val="640"/>
          <w:marRight w:val="0"/>
          <w:marTop w:val="0"/>
          <w:marBottom w:val="0"/>
          <w:divBdr>
            <w:top w:val="none" w:sz="0" w:space="0" w:color="auto"/>
            <w:left w:val="none" w:sz="0" w:space="0" w:color="auto"/>
            <w:bottom w:val="none" w:sz="0" w:space="0" w:color="auto"/>
            <w:right w:val="none" w:sz="0" w:space="0" w:color="auto"/>
          </w:divBdr>
        </w:div>
        <w:div w:id="1935940730">
          <w:marLeft w:val="640"/>
          <w:marRight w:val="0"/>
          <w:marTop w:val="0"/>
          <w:marBottom w:val="0"/>
          <w:divBdr>
            <w:top w:val="none" w:sz="0" w:space="0" w:color="auto"/>
            <w:left w:val="none" w:sz="0" w:space="0" w:color="auto"/>
            <w:bottom w:val="none" w:sz="0" w:space="0" w:color="auto"/>
            <w:right w:val="none" w:sz="0" w:space="0" w:color="auto"/>
          </w:divBdr>
        </w:div>
        <w:div w:id="1643269037">
          <w:marLeft w:val="640"/>
          <w:marRight w:val="0"/>
          <w:marTop w:val="0"/>
          <w:marBottom w:val="0"/>
          <w:divBdr>
            <w:top w:val="none" w:sz="0" w:space="0" w:color="auto"/>
            <w:left w:val="none" w:sz="0" w:space="0" w:color="auto"/>
            <w:bottom w:val="none" w:sz="0" w:space="0" w:color="auto"/>
            <w:right w:val="none" w:sz="0" w:space="0" w:color="auto"/>
          </w:divBdr>
        </w:div>
        <w:div w:id="1462382465">
          <w:marLeft w:val="640"/>
          <w:marRight w:val="0"/>
          <w:marTop w:val="0"/>
          <w:marBottom w:val="0"/>
          <w:divBdr>
            <w:top w:val="none" w:sz="0" w:space="0" w:color="auto"/>
            <w:left w:val="none" w:sz="0" w:space="0" w:color="auto"/>
            <w:bottom w:val="none" w:sz="0" w:space="0" w:color="auto"/>
            <w:right w:val="none" w:sz="0" w:space="0" w:color="auto"/>
          </w:divBdr>
        </w:div>
        <w:div w:id="1839953531">
          <w:marLeft w:val="640"/>
          <w:marRight w:val="0"/>
          <w:marTop w:val="0"/>
          <w:marBottom w:val="0"/>
          <w:divBdr>
            <w:top w:val="none" w:sz="0" w:space="0" w:color="auto"/>
            <w:left w:val="none" w:sz="0" w:space="0" w:color="auto"/>
            <w:bottom w:val="none" w:sz="0" w:space="0" w:color="auto"/>
            <w:right w:val="none" w:sz="0" w:space="0" w:color="auto"/>
          </w:divBdr>
        </w:div>
        <w:div w:id="879248760">
          <w:marLeft w:val="640"/>
          <w:marRight w:val="0"/>
          <w:marTop w:val="0"/>
          <w:marBottom w:val="0"/>
          <w:divBdr>
            <w:top w:val="none" w:sz="0" w:space="0" w:color="auto"/>
            <w:left w:val="none" w:sz="0" w:space="0" w:color="auto"/>
            <w:bottom w:val="none" w:sz="0" w:space="0" w:color="auto"/>
            <w:right w:val="none" w:sz="0" w:space="0" w:color="auto"/>
          </w:divBdr>
        </w:div>
        <w:div w:id="1354190246">
          <w:marLeft w:val="640"/>
          <w:marRight w:val="0"/>
          <w:marTop w:val="0"/>
          <w:marBottom w:val="0"/>
          <w:divBdr>
            <w:top w:val="none" w:sz="0" w:space="0" w:color="auto"/>
            <w:left w:val="none" w:sz="0" w:space="0" w:color="auto"/>
            <w:bottom w:val="none" w:sz="0" w:space="0" w:color="auto"/>
            <w:right w:val="none" w:sz="0" w:space="0" w:color="auto"/>
          </w:divBdr>
        </w:div>
        <w:div w:id="972446938">
          <w:marLeft w:val="640"/>
          <w:marRight w:val="0"/>
          <w:marTop w:val="0"/>
          <w:marBottom w:val="0"/>
          <w:divBdr>
            <w:top w:val="none" w:sz="0" w:space="0" w:color="auto"/>
            <w:left w:val="none" w:sz="0" w:space="0" w:color="auto"/>
            <w:bottom w:val="none" w:sz="0" w:space="0" w:color="auto"/>
            <w:right w:val="none" w:sz="0" w:space="0" w:color="auto"/>
          </w:divBdr>
        </w:div>
        <w:div w:id="2141536332">
          <w:marLeft w:val="640"/>
          <w:marRight w:val="0"/>
          <w:marTop w:val="0"/>
          <w:marBottom w:val="0"/>
          <w:divBdr>
            <w:top w:val="none" w:sz="0" w:space="0" w:color="auto"/>
            <w:left w:val="none" w:sz="0" w:space="0" w:color="auto"/>
            <w:bottom w:val="none" w:sz="0" w:space="0" w:color="auto"/>
            <w:right w:val="none" w:sz="0" w:space="0" w:color="auto"/>
          </w:divBdr>
        </w:div>
        <w:div w:id="1265959187">
          <w:marLeft w:val="640"/>
          <w:marRight w:val="0"/>
          <w:marTop w:val="0"/>
          <w:marBottom w:val="0"/>
          <w:divBdr>
            <w:top w:val="none" w:sz="0" w:space="0" w:color="auto"/>
            <w:left w:val="none" w:sz="0" w:space="0" w:color="auto"/>
            <w:bottom w:val="none" w:sz="0" w:space="0" w:color="auto"/>
            <w:right w:val="none" w:sz="0" w:space="0" w:color="auto"/>
          </w:divBdr>
        </w:div>
        <w:div w:id="568002264">
          <w:marLeft w:val="640"/>
          <w:marRight w:val="0"/>
          <w:marTop w:val="0"/>
          <w:marBottom w:val="0"/>
          <w:divBdr>
            <w:top w:val="none" w:sz="0" w:space="0" w:color="auto"/>
            <w:left w:val="none" w:sz="0" w:space="0" w:color="auto"/>
            <w:bottom w:val="none" w:sz="0" w:space="0" w:color="auto"/>
            <w:right w:val="none" w:sz="0" w:space="0" w:color="auto"/>
          </w:divBdr>
        </w:div>
        <w:div w:id="2104299890">
          <w:marLeft w:val="640"/>
          <w:marRight w:val="0"/>
          <w:marTop w:val="0"/>
          <w:marBottom w:val="0"/>
          <w:divBdr>
            <w:top w:val="none" w:sz="0" w:space="0" w:color="auto"/>
            <w:left w:val="none" w:sz="0" w:space="0" w:color="auto"/>
            <w:bottom w:val="none" w:sz="0" w:space="0" w:color="auto"/>
            <w:right w:val="none" w:sz="0" w:space="0" w:color="auto"/>
          </w:divBdr>
        </w:div>
        <w:div w:id="988828218">
          <w:marLeft w:val="640"/>
          <w:marRight w:val="0"/>
          <w:marTop w:val="0"/>
          <w:marBottom w:val="0"/>
          <w:divBdr>
            <w:top w:val="none" w:sz="0" w:space="0" w:color="auto"/>
            <w:left w:val="none" w:sz="0" w:space="0" w:color="auto"/>
            <w:bottom w:val="none" w:sz="0" w:space="0" w:color="auto"/>
            <w:right w:val="none" w:sz="0" w:space="0" w:color="auto"/>
          </w:divBdr>
        </w:div>
        <w:div w:id="269511644">
          <w:marLeft w:val="640"/>
          <w:marRight w:val="0"/>
          <w:marTop w:val="0"/>
          <w:marBottom w:val="0"/>
          <w:divBdr>
            <w:top w:val="none" w:sz="0" w:space="0" w:color="auto"/>
            <w:left w:val="none" w:sz="0" w:space="0" w:color="auto"/>
            <w:bottom w:val="none" w:sz="0" w:space="0" w:color="auto"/>
            <w:right w:val="none" w:sz="0" w:space="0" w:color="auto"/>
          </w:divBdr>
        </w:div>
        <w:div w:id="531843312">
          <w:marLeft w:val="640"/>
          <w:marRight w:val="0"/>
          <w:marTop w:val="0"/>
          <w:marBottom w:val="0"/>
          <w:divBdr>
            <w:top w:val="none" w:sz="0" w:space="0" w:color="auto"/>
            <w:left w:val="none" w:sz="0" w:space="0" w:color="auto"/>
            <w:bottom w:val="none" w:sz="0" w:space="0" w:color="auto"/>
            <w:right w:val="none" w:sz="0" w:space="0" w:color="auto"/>
          </w:divBdr>
        </w:div>
        <w:div w:id="1701199833">
          <w:marLeft w:val="640"/>
          <w:marRight w:val="0"/>
          <w:marTop w:val="0"/>
          <w:marBottom w:val="0"/>
          <w:divBdr>
            <w:top w:val="none" w:sz="0" w:space="0" w:color="auto"/>
            <w:left w:val="none" w:sz="0" w:space="0" w:color="auto"/>
            <w:bottom w:val="none" w:sz="0" w:space="0" w:color="auto"/>
            <w:right w:val="none" w:sz="0" w:space="0" w:color="auto"/>
          </w:divBdr>
        </w:div>
        <w:div w:id="1299143186">
          <w:marLeft w:val="640"/>
          <w:marRight w:val="0"/>
          <w:marTop w:val="0"/>
          <w:marBottom w:val="0"/>
          <w:divBdr>
            <w:top w:val="none" w:sz="0" w:space="0" w:color="auto"/>
            <w:left w:val="none" w:sz="0" w:space="0" w:color="auto"/>
            <w:bottom w:val="none" w:sz="0" w:space="0" w:color="auto"/>
            <w:right w:val="none" w:sz="0" w:space="0" w:color="auto"/>
          </w:divBdr>
        </w:div>
        <w:div w:id="1515412797">
          <w:marLeft w:val="640"/>
          <w:marRight w:val="0"/>
          <w:marTop w:val="0"/>
          <w:marBottom w:val="0"/>
          <w:divBdr>
            <w:top w:val="none" w:sz="0" w:space="0" w:color="auto"/>
            <w:left w:val="none" w:sz="0" w:space="0" w:color="auto"/>
            <w:bottom w:val="none" w:sz="0" w:space="0" w:color="auto"/>
            <w:right w:val="none" w:sz="0" w:space="0" w:color="auto"/>
          </w:divBdr>
        </w:div>
        <w:div w:id="1863084418">
          <w:marLeft w:val="640"/>
          <w:marRight w:val="0"/>
          <w:marTop w:val="0"/>
          <w:marBottom w:val="0"/>
          <w:divBdr>
            <w:top w:val="none" w:sz="0" w:space="0" w:color="auto"/>
            <w:left w:val="none" w:sz="0" w:space="0" w:color="auto"/>
            <w:bottom w:val="none" w:sz="0" w:space="0" w:color="auto"/>
            <w:right w:val="none" w:sz="0" w:space="0" w:color="auto"/>
          </w:divBdr>
        </w:div>
        <w:div w:id="660545413">
          <w:marLeft w:val="640"/>
          <w:marRight w:val="0"/>
          <w:marTop w:val="0"/>
          <w:marBottom w:val="0"/>
          <w:divBdr>
            <w:top w:val="none" w:sz="0" w:space="0" w:color="auto"/>
            <w:left w:val="none" w:sz="0" w:space="0" w:color="auto"/>
            <w:bottom w:val="none" w:sz="0" w:space="0" w:color="auto"/>
            <w:right w:val="none" w:sz="0" w:space="0" w:color="auto"/>
          </w:divBdr>
        </w:div>
        <w:div w:id="1489325526">
          <w:marLeft w:val="640"/>
          <w:marRight w:val="0"/>
          <w:marTop w:val="0"/>
          <w:marBottom w:val="0"/>
          <w:divBdr>
            <w:top w:val="none" w:sz="0" w:space="0" w:color="auto"/>
            <w:left w:val="none" w:sz="0" w:space="0" w:color="auto"/>
            <w:bottom w:val="none" w:sz="0" w:space="0" w:color="auto"/>
            <w:right w:val="none" w:sz="0" w:space="0" w:color="auto"/>
          </w:divBdr>
        </w:div>
        <w:div w:id="615797336">
          <w:marLeft w:val="640"/>
          <w:marRight w:val="0"/>
          <w:marTop w:val="0"/>
          <w:marBottom w:val="0"/>
          <w:divBdr>
            <w:top w:val="none" w:sz="0" w:space="0" w:color="auto"/>
            <w:left w:val="none" w:sz="0" w:space="0" w:color="auto"/>
            <w:bottom w:val="none" w:sz="0" w:space="0" w:color="auto"/>
            <w:right w:val="none" w:sz="0" w:space="0" w:color="auto"/>
          </w:divBdr>
        </w:div>
        <w:div w:id="267201597">
          <w:marLeft w:val="640"/>
          <w:marRight w:val="0"/>
          <w:marTop w:val="0"/>
          <w:marBottom w:val="0"/>
          <w:divBdr>
            <w:top w:val="none" w:sz="0" w:space="0" w:color="auto"/>
            <w:left w:val="none" w:sz="0" w:space="0" w:color="auto"/>
            <w:bottom w:val="none" w:sz="0" w:space="0" w:color="auto"/>
            <w:right w:val="none" w:sz="0" w:space="0" w:color="auto"/>
          </w:divBdr>
        </w:div>
        <w:div w:id="1879467224">
          <w:marLeft w:val="640"/>
          <w:marRight w:val="0"/>
          <w:marTop w:val="0"/>
          <w:marBottom w:val="0"/>
          <w:divBdr>
            <w:top w:val="none" w:sz="0" w:space="0" w:color="auto"/>
            <w:left w:val="none" w:sz="0" w:space="0" w:color="auto"/>
            <w:bottom w:val="none" w:sz="0" w:space="0" w:color="auto"/>
            <w:right w:val="none" w:sz="0" w:space="0" w:color="auto"/>
          </w:divBdr>
        </w:div>
        <w:div w:id="1377075012">
          <w:marLeft w:val="640"/>
          <w:marRight w:val="0"/>
          <w:marTop w:val="0"/>
          <w:marBottom w:val="0"/>
          <w:divBdr>
            <w:top w:val="none" w:sz="0" w:space="0" w:color="auto"/>
            <w:left w:val="none" w:sz="0" w:space="0" w:color="auto"/>
            <w:bottom w:val="none" w:sz="0" w:space="0" w:color="auto"/>
            <w:right w:val="none" w:sz="0" w:space="0" w:color="auto"/>
          </w:divBdr>
        </w:div>
        <w:div w:id="996760272">
          <w:marLeft w:val="640"/>
          <w:marRight w:val="0"/>
          <w:marTop w:val="0"/>
          <w:marBottom w:val="0"/>
          <w:divBdr>
            <w:top w:val="none" w:sz="0" w:space="0" w:color="auto"/>
            <w:left w:val="none" w:sz="0" w:space="0" w:color="auto"/>
            <w:bottom w:val="none" w:sz="0" w:space="0" w:color="auto"/>
            <w:right w:val="none" w:sz="0" w:space="0" w:color="auto"/>
          </w:divBdr>
        </w:div>
        <w:div w:id="1415007864">
          <w:marLeft w:val="640"/>
          <w:marRight w:val="0"/>
          <w:marTop w:val="0"/>
          <w:marBottom w:val="0"/>
          <w:divBdr>
            <w:top w:val="none" w:sz="0" w:space="0" w:color="auto"/>
            <w:left w:val="none" w:sz="0" w:space="0" w:color="auto"/>
            <w:bottom w:val="none" w:sz="0" w:space="0" w:color="auto"/>
            <w:right w:val="none" w:sz="0" w:space="0" w:color="auto"/>
          </w:divBdr>
        </w:div>
        <w:div w:id="204371357">
          <w:marLeft w:val="640"/>
          <w:marRight w:val="0"/>
          <w:marTop w:val="0"/>
          <w:marBottom w:val="0"/>
          <w:divBdr>
            <w:top w:val="none" w:sz="0" w:space="0" w:color="auto"/>
            <w:left w:val="none" w:sz="0" w:space="0" w:color="auto"/>
            <w:bottom w:val="none" w:sz="0" w:space="0" w:color="auto"/>
            <w:right w:val="none" w:sz="0" w:space="0" w:color="auto"/>
          </w:divBdr>
        </w:div>
        <w:div w:id="1416632497">
          <w:marLeft w:val="640"/>
          <w:marRight w:val="0"/>
          <w:marTop w:val="0"/>
          <w:marBottom w:val="0"/>
          <w:divBdr>
            <w:top w:val="none" w:sz="0" w:space="0" w:color="auto"/>
            <w:left w:val="none" w:sz="0" w:space="0" w:color="auto"/>
            <w:bottom w:val="none" w:sz="0" w:space="0" w:color="auto"/>
            <w:right w:val="none" w:sz="0" w:space="0" w:color="auto"/>
          </w:divBdr>
        </w:div>
        <w:div w:id="1922329323">
          <w:marLeft w:val="640"/>
          <w:marRight w:val="0"/>
          <w:marTop w:val="0"/>
          <w:marBottom w:val="0"/>
          <w:divBdr>
            <w:top w:val="none" w:sz="0" w:space="0" w:color="auto"/>
            <w:left w:val="none" w:sz="0" w:space="0" w:color="auto"/>
            <w:bottom w:val="none" w:sz="0" w:space="0" w:color="auto"/>
            <w:right w:val="none" w:sz="0" w:space="0" w:color="auto"/>
          </w:divBdr>
        </w:div>
        <w:div w:id="430009768">
          <w:marLeft w:val="640"/>
          <w:marRight w:val="0"/>
          <w:marTop w:val="0"/>
          <w:marBottom w:val="0"/>
          <w:divBdr>
            <w:top w:val="none" w:sz="0" w:space="0" w:color="auto"/>
            <w:left w:val="none" w:sz="0" w:space="0" w:color="auto"/>
            <w:bottom w:val="none" w:sz="0" w:space="0" w:color="auto"/>
            <w:right w:val="none" w:sz="0" w:space="0" w:color="auto"/>
          </w:divBdr>
        </w:div>
        <w:div w:id="149443074">
          <w:marLeft w:val="640"/>
          <w:marRight w:val="0"/>
          <w:marTop w:val="0"/>
          <w:marBottom w:val="0"/>
          <w:divBdr>
            <w:top w:val="none" w:sz="0" w:space="0" w:color="auto"/>
            <w:left w:val="none" w:sz="0" w:space="0" w:color="auto"/>
            <w:bottom w:val="none" w:sz="0" w:space="0" w:color="auto"/>
            <w:right w:val="none" w:sz="0" w:space="0" w:color="auto"/>
          </w:divBdr>
        </w:div>
        <w:div w:id="980421379">
          <w:marLeft w:val="640"/>
          <w:marRight w:val="0"/>
          <w:marTop w:val="0"/>
          <w:marBottom w:val="0"/>
          <w:divBdr>
            <w:top w:val="none" w:sz="0" w:space="0" w:color="auto"/>
            <w:left w:val="none" w:sz="0" w:space="0" w:color="auto"/>
            <w:bottom w:val="none" w:sz="0" w:space="0" w:color="auto"/>
            <w:right w:val="none" w:sz="0" w:space="0" w:color="auto"/>
          </w:divBdr>
        </w:div>
        <w:div w:id="408425909">
          <w:marLeft w:val="640"/>
          <w:marRight w:val="0"/>
          <w:marTop w:val="0"/>
          <w:marBottom w:val="0"/>
          <w:divBdr>
            <w:top w:val="none" w:sz="0" w:space="0" w:color="auto"/>
            <w:left w:val="none" w:sz="0" w:space="0" w:color="auto"/>
            <w:bottom w:val="none" w:sz="0" w:space="0" w:color="auto"/>
            <w:right w:val="none" w:sz="0" w:space="0" w:color="auto"/>
          </w:divBdr>
        </w:div>
        <w:div w:id="1245644468">
          <w:marLeft w:val="640"/>
          <w:marRight w:val="0"/>
          <w:marTop w:val="0"/>
          <w:marBottom w:val="0"/>
          <w:divBdr>
            <w:top w:val="none" w:sz="0" w:space="0" w:color="auto"/>
            <w:left w:val="none" w:sz="0" w:space="0" w:color="auto"/>
            <w:bottom w:val="none" w:sz="0" w:space="0" w:color="auto"/>
            <w:right w:val="none" w:sz="0" w:space="0" w:color="auto"/>
          </w:divBdr>
        </w:div>
        <w:div w:id="1280379353">
          <w:marLeft w:val="640"/>
          <w:marRight w:val="0"/>
          <w:marTop w:val="0"/>
          <w:marBottom w:val="0"/>
          <w:divBdr>
            <w:top w:val="none" w:sz="0" w:space="0" w:color="auto"/>
            <w:left w:val="none" w:sz="0" w:space="0" w:color="auto"/>
            <w:bottom w:val="none" w:sz="0" w:space="0" w:color="auto"/>
            <w:right w:val="none" w:sz="0" w:space="0" w:color="auto"/>
          </w:divBdr>
        </w:div>
        <w:div w:id="2010791186">
          <w:marLeft w:val="640"/>
          <w:marRight w:val="0"/>
          <w:marTop w:val="0"/>
          <w:marBottom w:val="0"/>
          <w:divBdr>
            <w:top w:val="none" w:sz="0" w:space="0" w:color="auto"/>
            <w:left w:val="none" w:sz="0" w:space="0" w:color="auto"/>
            <w:bottom w:val="none" w:sz="0" w:space="0" w:color="auto"/>
            <w:right w:val="none" w:sz="0" w:space="0" w:color="auto"/>
          </w:divBdr>
        </w:div>
        <w:div w:id="1410690525">
          <w:marLeft w:val="640"/>
          <w:marRight w:val="0"/>
          <w:marTop w:val="0"/>
          <w:marBottom w:val="0"/>
          <w:divBdr>
            <w:top w:val="none" w:sz="0" w:space="0" w:color="auto"/>
            <w:left w:val="none" w:sz="0" w:space="0" w:color="auto"/>
            <w:bottom w:val="none" w:sz="0" w:space="0" w:color="auto"/>
            <w:right w:val="none" w:sz="0" w:space="0" w:color="auto"/>
          </w:divBdr>
        </w:div>
        <w:div w:id="352077542">
          <w:marLeft w:val="640"/>
          <w:marRight w:val="0"/>
          <w:marTop w:val="0"/>
          <w:marBottom w:val="0"/>
          <w:divBdr>
            <w:top w:val="none" w:sz="0" w:space="0" w:color="auto"/>
            <w:left w:val="none" w:sz="0" w:space="0" w:color="auto"/>
            <w:bottom w:val="none" w:sz="0" w:space="0" w:color="auto"/>
            <w:right w:val="none" w:sz="0" w:space="0" w:color="auto"/>
          </w:divBdr>
        </w:div>
        <w:div w:id="1821270069">
          <w:marLeft w:val="640"/>
          <w:marRight w:val="0"/>
          <w:marTop w:val="0"/>
          <w:marBottom w:val="0"/>
          <w:divBdr>
            <w:top w:val="none" w:sz="0" w:space="0" w:color="auto"/>
            <w:left w:val="none" w:sz="0" w:space="0" w:color="auto"/>
            <w:bottom w:val="none" w:sz="0" w:space="0" w:color="auto"/>
            <w:right w:val="none" w:sz="0" w:space="0" w:color="auto"/>
          </w:divBdr>
        </w:div>
        <w:div w:id="1526945262">
          <w:marLeft w:val="640"/>
          <w:marRight w:val="0"/>
          <w:marTop w:val="0"/>
          <w:marBottom w:val="0"/>
          <w:divBdr>
            <w:top w:val="none" w:sz="0" w:space="0" w:color="auto"/>
            <w:left w:val="none" w:sz="0" w:space="0" w:color="auto"/>
            <w:bottom w:val="none" w:sz="0" w:space="0" w:color="auto"/>
            <w:right w:val="none" w:sz="0" w:space="0" w:color="auto"/>
          </w:divBdr>
        </w:div>
        <w:div w:id="1881702363">
          <w:marLeft w:val="640"/>
          <w:marRight w:val="0"/>
          <w:marTop w:val="0"/>
          <w:marBottom w:val="0"/>
          <w:divBdr>
            <w:top w:val="none" w:sz="0" w:space="0" w:color="auto"/>
            <w:left w:val="none" w:sz="0" w:space="0" w:color="auto"/>
            <w:bottom w:val="none" w:sz="0" w:space="0" w:color="auto"/>
            <w:right w:val="none" w:sz="0" w:space="0" w:color="auto"/>
          </w:divBdr>
        </w:div>
        <w:div w:id="1532954374">
          <w:marLeft w:val="640"/>
          <w:marRight w:val="0"/>
          <w:marTop w:val="0"/>
          <w:marBottom w:val="0"/>
          <w:divBdr>
            <w:top w:val="none" w:sz="0" w:space="0" w:color="auto"/>
            <w:left w:val="none" w:sz="0" w:space="0" w:color="auto"/>
            <w:bottom w:val="none" w:sz="0" w:space="0" w:color="auto"/>
            <w:right w:val="none" w:sz="0" w:space="0" w:color="auto"/>
          </w:divBdr>
        </w:div>
        <w:div w:id="2026010861">
          <w:marLeft w:val="640"/>
          <w:marRight w:val="0"/>
          <w:marTop w:val="0"/>
          <w:marBottom w:val="0"/>
          <w:divBdr>
            <w:top w:val="none" w:sz="0" w:space="0" w:color="auto"/>
            <w:left w:val="none" w:sz="0" w:space="0" w:color="auto"/>
            <w:bottom w:val="none" w:sz="0" w:space="0" w:color="auto"/>
            <w:right w:val="none" w:sz="0" w:space="0" w:color="auto"/>
          </w:divBdr>
        </w:div>
      </w:divsChild>
    </w:div>
    <w:div w:id="1707371182">
      <w:marLeft w:val="0"/>
      <w:marRight w:val="0"/>
      <w:marTop w:val="0"/>
      <w:marBottom w:val="0"/>
      <w:divBdr>
        <w:top w:val="none" w:sz="0" w:space="0" w:color="auto"/>
        <w:left w:val="none" w:sz="0" w:space="0" w:color="auto"/>
        <w:bottom w:val="none" w:sz="0" w:space="0" w:color="auto"/>
        <w:right w:val="none" w:sz="0" w:space="0" w:color="auto"/>
      </w:divBdr>
    </w:div>
    <w:div w:id="1712610978">
      <w:bodyDiv w:val="1"/>
      <w:marLeft w:val="0"/>
      <w:marRight w:val="0"/>
      <w:marTop w:val="0"/>
      <w:marBottom w:val="0"/>
      <w:divBdr>
        <w:top w:val="none" w:sz="0" w:space="0" w:color="auto"/>
        <w:left w:val="none" w:sz="0" w:space="0" w:color="auto"/>
        <w:bottom w:val="none" w:sz="0" w:space="0" w:color="auto"/>
        <w:right w:val="none" w:sz="0" w:space="0" w:color="auto"/>
      </w:divBdr>
      <w:divsChild>
        <w:div w:id="10425463">
          <w:marLeft w:val="640"/>
          <w:marRight w:val="0"/>
          <w:marTop w:val="0"/>
          <w:marBottom w:val="0"/>
          <w:divBdr>
            <w:top w:val="none" w:sz="0" w:space="0" w:color="auto"/>
            <w:left w:val="none" w:sz="0" w:space="0" w:color="auto"/>
            <w:bottom w:val="none" w:sz="0" w:space="0" w:color="auto"/>
            <w:right w:val="none" w:sz="0" w:space="0" w:color="auto"/>
          </w:divBdr>
        </w:div>
        <w:div w:id="132332783">
          <w:marLeft w:val="640"/>
          <w:marRight w:val="0"/>
          <w:marTop w:val="0"/>
          <w:marBottom w:val="0"/>
          <w:divBdr>
            <w:top w:val="none" w:sz="0" w:space="0" w:color="auto"/>
            <w:left w:val="none" w:sz="0" w:space="0" w:color="auto"/>
            <w:bottom w:val="none" w:sz="0" w:space="0" w:color="auto"/>
            <w:right w:val="none" w:sz="0" w:space="0" w:color="auto"/>
          </w:divBdr>
        </w:div>
        <w:div w:id="217909374">
          <w:marLeft w:val="640"/>
          <w:marRight w:val="0"/>
          <w:marTop w:val="0"/>
          <w:marBottom w:val="0"/>
          <w:divBdr>
            <w:top w:val="none" w:sz="0" w:space="0" w:color="auto"/>
            <w:left w:val="none" w:sz="0" w:space="0" w:color="auto"/>
            <w:bottom w:val="none" w:sz="0" w:space="0" w:color="auto"/>
            <w:right w:val="none" w:sz="0" w:space="0" w:color="auto"/>
          </w:divBdr>
        </w:div>
        <w:div w:id="225454773">
          <w:marLeft w:val="640"/>
          <w:marRight w:val="0"/>
          <w:marTop w:val="0"/>
          <w:marBottom w:val="0"/>
          <w:divBdr>
            <w:top w:val="none" w:sz="0" w:space="0" w:color="auto"/>
            <w:left w:val="none" w:sz="0" w:space="0" w:color="auto"/>
            <w:bottom w:val="none" w:sz="0" w:space="0" w:color="auto"/>
            <w:right w:val="none" w:sz="0" w:space="0" w:color="auto"/>
          </w:divBdr>
        </w:div>
        <w:div w:id="227541183">
          <w:marLeft w:val="640"/>
          <w:marRight w:val="0"/>
          <w:marTop w:val="0"/>
          <w:marBottom w:val="0"/>
          <w:divBdr>
            <w:top w:val="none" w:sz="0" w:space="0" w:color="auto"/>
            <w:left w:val="none" w:sz="0" w:space="0" w:color="auto"/>
            <w:bottom w:val="none" w:sz="0" w:space="0" w:color="auto"/>
            <w:right w:val="none" w:sz="0" w:space="0" w:color="auto"/>
          </w:divBdr>
        </w:div>
        <w:div w:id="308707281">
          <w:marLeft w:val="640"/>
          <w:marRight w:val="0"/>
          <w:marTop w:val="0"/>
          <w:marBottom w:val="0"/>
          <w:divBdr>
            <w:top w:val="none" w:sz="0" w:space="0" w:color="auto"/>
            <w:left w:val="none" w:sz="0" w:space="0" w:color="auto"/>
            <w:bottom w:val="none" w:sz="0" w:space="0" w:color="auto"/>
            <w:right w:val="none" w:sz="0" w:space="0" w:color="auto"/>
          </w:divBdr>
        </w:div>
        <w:div w:id="349335074">
          <w:marLeft w:val="640"/>
          <w:marRight w:val="0"/>
          <w:marTop w:val="0"/>
          <w:marBottom w:val="0"/>
          <w:divBdr>
            <w:top w:val="none" w:sz="0" w:space="0" w:color="auto"/>
            <w:left w:val="none" w:sz="0" w:space="0" w:color="auto"/>
            <w:bottom w:val="none" w:sz="0" w:space="0" w:color="auto"/>
            <w:right w:val="none" w:sz="0" w:space="0" w:color="auto"/>
          </w:divBdr>
        </w:div>
        <w:div w:id="441341425">
          <w:marLeft w:val="640"/>
          <w:marRight w:val="0"/>
          <w:marTop w:val="0"/>
          <w:marBottom w:val="0"/>
          <w:divBdr>
            <w:top w:val="none" w:sz="0" w:space="0" w:color="auto"/>
            <w:left w:val="none" w:sz="0" w:space="0" w:color="auto"/>
            <w:bottom w:val="none" w:sz="0" w:space="0" w:color="auto"/>
            <w:right w:val="none" w:sz="0" w:space="0" w:color="auto"/>
          </w:divBdr>
        </w:div>
        <w:div w:id="456333901">
          <w:marLeft w:val="640"/>
          <w:marRight w:val="0"/>
          <w:marTop w:val="0"/>
          <w:marBottom w:val="0"/>
          <w:divBdr>
            <w:top w:val="none" w:sz="0" w:space="0" w:color="auto"/>
            <w:left w:val="none" w:sz="0" w:space="0" w:color="auto"/>
            <w:bottom w:val="none" w:sz="0" w:space="0" w:color="auto"/>
            <w:right w:val="none" w:sz="0" w:space="0" w:color="auto"/>
          </w:divBdr>
        </w:div>
        <w:div w:id="477185722">
          <w:marLeft w:val="640"/>
          <w:marRight w:val="0"/>
          <w:marTop w:val="0"/>
          <w:marBottom w:val="0"/>
          <w:divBdr>
            <w:top w:val="none" w:sz="0" w:space="0" w:color="auto"/>
            <w:left w:val="none" w:sz="0" w:space="0" w:color="auto"/>
            <w:bottom w:val="none" w:sz="0" w:space="0" w:color="auto"/>
            <w:right w:val="none" w:sz="0" w:space="0" w:color="auto"/>
          </w:divBdr>
        </w:div>
        <w:div w:id="504786302">
          <w:marLeft w:val="640"/>
          <w:marRight w:val="0"/>
          <w:marTop w:val="0"/>
          <w:marBottom w:val="0"/>
          <w:divBdr>
            <w:top w:val="none" w:sz="0" w:space="0" w:color="auto"/>
            <w:left w:val="none" w:sz="0" w:space="0" w:color="auto"/>
            <w:bottom w:val="none" w:sz="0" w:space="0" w:color="auto"/>
            <w:right w:val="none" w:sz="0" w:space="0" w:color="auto"/>
          </w:divBdr>
        </w:div>
        <w:div w:id="548423216">
          <w:marLeft w:val="640"/>
          <w:marRight w:val="0"/>
          <w:marTop w:val="0"/>
          <w:marBottom w:val="0"/>
          <w:divBdr>
            <w:top w:val="none" w:sz="0" w:space="0" w:color="auto"/>
            <w:left w:val="none" w:sz="0" w:space="0" w:color="auto"/>
            <w:bottom w:val="none" w:sz="0" w:space="0" w:color="auto"/>
            <w:right w:val="none" w:sz="0" w:space="0" w:color="auto"/>
          </w:divBdr>
        </w:div>
        <w:div w:id="548494231">
          <w:marLeft w:val="640"/>
          <w:marRight w:val="0"/>
          <w:marTop w:val="0"/>
          <w:marBottom w:val="0"/>
          <w:divBdr>
            <w:top w:val="none" w:sz="0" w:space="0" w:color="auto"/>
            <w:left w:val="none" w:sz="0" w:space="0" w:color="auto"/>
            <w:bottom w:val="none" w:sz="0" w:space="0" w:color="auto"/>
            <w:right w:val="none" w:sz="0" w:space="0" w:color="auto"/>
          </w:divBdr>
        </w:div>
        <w:div w:id="568731448">
          <w:marLeft w:val="640"/>
          <w:marRight w:val="0"/>
          <w:marTop w:val="0"/>
          <w:marBottom w:val="0"/>
          <w:divBdr>
            <w:top w:val="none" w:sz="0" w:space="0" w:color="auto"/>
            <w:left w:val="none" w:sz="0" w:space="0" w:color="auto"/>
            <w:bottom w:val="none" w:sz="0" w:space="0" w:color="auto"/>
            <w:right w:val="none" w:sz="0" w:space="0" w:color="auto"/>
          </w:divBdr>
        </w:div>
        <w:div w:id="625621268">
          <w:marLeft w:val="640"/>
          <w:marRight w:val="0"/>
          <w:marTop w:val="0"/>
          <w:marBottom w:val="0"/>
          <w:divBdr>
            <w:top w:val="none" w:sz="0" w:space="0" w:color="auto"/>
            <w:left w:val="none" w:sz="0" w:space="0" w:color="auto"/>
            <w:bottom w:val="none" w:sz="0" w:space="0" w:color="auto"/>
            <w:right w:val="none" w:sz="0" w:space="0" w:color="auto"/>
          </w:divBdr>
        </w:div>
        <w:div w:id="626007013">
          <w:marLeft w:val="640"/>
          <w:marRight w:val="0"/>
          <w:marTop w:val="0"/>
          <w:marBottom w:val="0"/>
          <w:divBdr>
            <w:top w:val="none" w:sz="0" w:space="0" w:color="auto"/>
            <w:left w:val="none" w:sz="0" w:space="0" w:color="auto"/>
            <w:bottom w:val="none" w:sz="0" w:space="0" w:color="auto"/>
            <w:right w:val="none" w:sz="0" w:space="0" w:color="auto"/>
          </w:divBdr>
        </w:div>
        <w:div w:id="671251514">
          <w:marLeft w:val="640"/>
          <w:marRight w:val="0"/>
          <w:marTop w:val="0"/>
          <w:marBottom w:val="0"/>
          <w:divBdr>
            <w:top w:val="none" w:sz="0" w:space="0" w:color="auto"/>
            <w:left w:val="none" w:sz="0" w:space="0" w:color="auto"/>
            <w:bottom w:val="none" w:sz="0" w:space="0" w:color="auto"/>
            <w:right w:val="none" w:sz="0" w:space="0" w:color="auto"/>
          </w:divBdr>
        </w:div>
        <w:div w:id="762649248">
          <w:marLeft w:val="640"/>
          <w:marRight w:val="0"/>
          <w:marTop w:val="0"/>
          <w:marBottom w:val="0"/>
          <w:divBdr>
            <w:top w:val="none" w:sz="0" w:space="0" w:color="auto"/>
            <w:left w:val="none" w:sz="0" w:space="0" w:color="auto"/>
            <w:bottom w:val="none" w:sz="0" w:space="0" w:color="auto"/>
            <w:right w:val="none" w:sz="0" w:space="0" w:color="auto"/>
          </w:divBdr>
        </w:div>
        <w:div w:id="975767042">
          <w:marLeft w:val="640"/>
          <w:marRight w:val="0"/>
          <w:marTop w:val="0"/>
          <w:marBottom w:val="0"/>
          <w:divBdr>
            <w:top w:val="none" w:sz="0" w:space="0" w:color="auto"/>
            <w:left w:val="none" w:sz="0" w:space="0" w:color="auto"/>
            <w:bottom w:val="none" w:sz="0" w:space="0" w:color="auto"/>
            <w:right w:val="none" w:sz="0" w:space="0" w:color="auto"/>
          </w:divBdr>
        </w:div>
        <w:div w:id="1039356327">
          <w:marLeft w:val="640"/>
          <w:marRight w:val="0"/>
          <w:marTop w:val="0"/>
          <w:marBottom w:val="0"/>
          <w:divBdr>
            <w:top w:val="none" w:sz="0" w:space="0" w:color="auto"/>
            <w:left w:val="none" w:sz="0" w:space="0" w:color="auto"/>
            <w:bottom w:val="none" w:sz="0" w:space="0" w:color="auto"/>
            <w:right w:val="none" w:sz="0" w:space="0" w:color="auto"/>
          </w:divBdr>
        </w:div>
        <w:div w:id="1140263513">
          <w:marLeft w:val="640"/>
          <w:marRight w:val="0"/>
          <w:marTop w:val="0"/>
          <w:marBottom w:val="0"/>
          <w:divBdr>
            <w:top w:val="none" w:sz="0" w:space="0" w:color="auto"/>
            <w:left w:val="none" w:sz="0" w:space="0" w:color="auto"/>
            <w:bottom w:val="none" w:sz="0" w:space="0" w:color="auto"/>
            <w:right w:val="none" w:sz="0" w:space="0" w:color="auto"/>
          </w:divBdr>
        </w:div>
        <w:div w:id="1157452036">
          <w:marLeft w:val="640"/>
          <w:marRight w:val="0"/>
          <w:marTop w:val="0"/>
          <w:marBottom w:val="0"/>
          <w:divBdr>
            <w:top w:val="none" w:sz="0" w:space="0" w:color="auto"/>
            <w:left w:val="none" w:sz="0" w:space="0" w:color="auto"/>
            <w:bottom w:val="none" w:sz="0" w:space="0" w:color="auto"/>
            <w:right w:val="none" w:sz="0" w:space="0" w:color="auto"/>
          </w:divBdr>
        </w:div>
        <w:div w:id="1181313142">
          <w:marLeft w:val="640"/>
          <w:marRight w:val="0"/>
          <w:marTop w:val="0"/>
          <w:marBottom w:val="0"/>
          <w:divBdr>
            <w:top w:val="none" w:sz="0" w:space="0" w:color="auto"/>
            <w:left w:val="none" w:sz="0" w:space="0" w:color="auto"/>
            <w:bottom w:val="none" w:sz="0" w:space="0" w:color="auto"/>
            <w:right w:val="none" w:sz="0" w:space="0" w:color="auto"/>
          </w:divBdr>
        </w:div>
        <w:div w:id="1280529469">
          <w:marLeft w:val="640"/>
          <w:marRight w:val="0"/>
          <w:marTop w:val="0"/>
          <w:marBottom w:val="0"/>
          <w:divBdr>
            <w:top w:val="none" w:sz="0" w:space="0" w:color="auto"/>
            <w:left w:val="none" w:sz="0" w:space="0" w:color="auto"/>
            <w:bottom w:val="none" w:sz="0" w:space="0" w:color="auto"/>
            <w:right w:val="none" w:sz="0" w:space="0" w:color="auto"/>
          </w:divBdr>
        </w:div>
        <w:div w:id="1333026590">
          <w:marLeft w:val="640"/>
          <w:marRight w:val="0"/>
          <w:marTop w:val="0"/>
          <w:marBottom w:val="0"/>
          <w:divBdr>
            <w:top w:val="none" w:sz="0" w:space="0" w:color="auto"/>
            <w:left w:val="none" w:sz="0" w:space="0" w:color="auto"/>
            <w:bottom w:val="none" w:sz="0" w:space="0" w:color="auto"/>
            <w:right w:val="none" w:sz="0" w:space="0" w:color="auto"/>
          </w:divBdr>
        </w:div>
        <w:div w:id="1381124944">
          <w:marLeft w:val="640"/>
          <w:marRight w:val="0"/>
          <w:marTop w:val="0"/>
          <w:marBottom w:val="0"/>
          <w:divBdr>
            <w:top w:val="none" w:sz="0" w:space="0" w:color="auto"/>
            <w:left w:val="none" w:sz="0" w:space="0" w:color="auto"/>
            <w:bottom w:val="none" w:sz="0" w:space="0" w:color="auto"/>
            <w:right w:val="none" w:sz="0" w:space="0" w:color="auto"/>
          </w:divBdr>
        </w:div>
        <w:div w:id="1385450809">
          <w:marLeft w:val="640"/>
          <w:marRight w:val="0"/>
          <w:marTop w:val="0"/>
          <w:marBottom w:val="0"/>
          <w:divBdr>
            <w:top w:val="none" w:sz="0" w:space="0" w:color="auto"/>
            <w:left w:val="none" w:sz="0" w:space="0" w:color="auto"/>
            <w:bottom w:val="none" w:sz="0" w:space="0" w:color="auto"/>
            <w:right w:val="none" w:sz="0" w:space="0" w:color="auto"/>
          </w:divBdr>
        </w:div>
        <w:div w:id="1423992379">
          <w:marLeft w:val="640"/>
          <w:marRight w:val="0"/>
          <w:marTop w:val="0"/>
          <w:marBottom w:val="0"/>
          <w:divBdr>
            <w:top w:val="none" w:sz="0" w:space="0" w:color="auto"/>
            <w:left w:val="none" w:sz="0" w:space="0" w:color="auto"/>
            <w:bottom w:val="none" w:sz="0" w:space="0" w:color="auto"/>
            <w:right w:val="none" w:sz="0" w:space="0" w:color="auto"/>
          </w:divBdr>
        </w:div>
        <w:div w:id="1474133403">
          <w:marLeft w:val="640"/>
          <w:marRight w:val="0"/>
          <w:marTop w:val="0"/>
          <w:marBottom w:val="0"/>
          <w:divBdr>
            <w:top w:val="none" w:sz="0" w:space="0" w:color="auto"/>
            <w:left w:val="none" w:sz="0" w:space="0" w:color="auto"/>
            <w:bottom w:val="none" w:sz="0" w:space="0" w:color="auto"/>
            <w:right w:val="none" w:sz="0" w:space="0" w:color="auto"/>
          </w:divBdr>
        </w:div>
        <w:div w:id="1520460444">
          <w:marLeft w:val="640"/>
          <w:marRight w:val="0"/>
          <w:marTop w:val="0"/>
          <w:marBottom w:val="0"/>
          <w:divBdr>
            <w:top w:val="none" w:sz="0" w:space="0" w:color="auto"/>
            <w:left w:val="none" w:sz="0" w:space="0" w:color="auto"/>
            <w:bottom w:val="none" w:sz="0" w:space="0" w:color="auto"/>
            <w:right w:val="none" w:sz="0" w:space="0" w:color="auto"/>
          </w:divBdr>
        </w:div>
        <w:div w:id="1589731351">
          <w:marLeft w:val="640"/>
          <w:marRight w:val="0"/>
          <w:marTop w:val="0"/>
          <w:marBottom w:val="0"/>
          <w:divBdr>
            <w:top w:val="none" w:sz="0" w:space="0" w:color="auto"/>
            <w:left w:val="none" w:sz="0" w:space="0" w:color="auto"/>
            <w:bottom w:val="none" w:sz="0" w:space="0" w:color="auto"/>
            <w:right w:val="none" w:sz="0" w:space="0" w:color="auto"/>
          </w:divBdr>
        </w:div>
        <w:div w:id="1604190628">
          <w:marLeft w:val="640"/>
          <w:marRight w:val="0"/>
          <w:marTop w:val="0"/>
          <w:marBottom w:val="0"/>
          <w:divBdr>
            <w:top w:val="none" w:sz="0" w:space="0" w:color="auto"/>
            <w:left w:val="none" w:sz="0" w:space="0" w:color="auto"/>
            <w:bottom w:val="none" w:sz="0" w:space="0" w:color="auto"/>
            <w:right w:val="none" w:sz="0" w:space="0" w:color="auto"/>
          </w:divBdr>
        </w:div>
        <w:div w:id="1793817097">
          <w:marLeft w:val="640"/>
          <w:marRight w:val="0"/>
          <w:marTop w:val="0"/>
          <w:marBottom w:val="0"/>
          <w:divBdr>
            <w:top w:val="none" w:sz="0" w:space="0" w:color="auto"/>
            <w:left w:val="none" w:sz="0" w:space="0" w:color="auto"/>
            <w:bottom w:val="none" w:sz="0" w:space="0" w:color="auto"/>
            <w:right w:val="none" w:sz="0" w:space="0" w:color="auto"/>
          </w:divBdr>
        </w:div>
        <w:div w:id="1822305151">
          <w:marLeft w:val="640"/>
          <w:marRight w:val="0"/>
          <w:marTop w:val="0"/>
          <w:marBottom w:val="0"/>
          <w:divBdr>
            <w:top w:val="none" w:sz="0" w:space="0" w:color="auto"/>
            <w:left w:val="none" w:sz="0" w:space="0" w:color="auto"/>
            <w:bottom w:val="none" w:sz="0" w:space="0" w:color="auto"/>
            <w:right w:val="none" w:sz="0" w:space="0" w:color="auto"/>
          </w:divBdr>
        </w:div>
        <w:div w:id="1833567373">
          <w:marLeft w:val="640"/>
          <w:marRight w:val="0"/>
          <w:marTop w:val="0"/>
          <w:marBottom w:val="0"/>
          <w:divBdr>
            <w:top w:val="none" w:sz="0" w:space="0" w:color="auto"/>
            <w:left w:val="none" w:sz="0" w:space="0" w:color="auto"/>
            <w:bottom w:val="none" w:sz="0" w:space="0" w:color="auto"/>
            <w:right w:val="none" w:sz="0" w:space="0" w:color="auto"/>
          </w:divBdr>
        </w:div>
        <w:div w:id="1836337896">
          <w:marLeft w:val="640"/>
          <w:marRight w:val="0"/>
          <w:marTop w:val="0"/>
          <w:marBottom w:val="0"/>
          <w:divBdr>
            <w:top w:val="none" w:sz="0" w:space="0" w:color="auto"/>
            <w:left w:val="none" w:sz="0" w:space="0" w:color="auto"/>
            <w:bottom w:val="none" w:sz="0" w:space="0" w:color="auto"/>
            <w:right w:val="none" w:sz="0" w:space="0" w:color="auto"/>
          </w:divBdr>
        </w:div>
        <w:div w:id="1885605679">
          <w:marLeft w:val="640"/>
          <w:marRight w:val="0"/>
          <w:marTop w:val="0"/>
          <w:marBottom w:val="0"/>
          <w:divBdr>
            <w:top w:val="none" w:sz="0" w:space="0" w:color="auto"/>
            <w:left w:val="none" w:sz="0" w:space="0" w:color="auto"/>
            <w:bottom w:val="none" w:sz="0" w:space="0" w:color="auto"/>
            <w:right w:val="none" w:sz="0" w:space="0" w:color="auto"/>
          </w:divBdr>
        </w:div>
        <w:div w:id="1912078345">
          <w:marLeft w:val="640"/>
          <w:marRight w:val="0"/>
          <w:marTop w:val="0"/>
          <w:marBottom w:val="0"/>
          <w:divBdr>
            <w:top w:val="none" w:sz="0" w:space="0" w:color="auto"/>
            <w:left w:val="none" w:sz="0" w:space="0" w:color="auto"/>
            <w:bottom w:val="none" w:sz="0" w:space="0" w:color="auto"/>
            <w:right w:val="none" w:sz="0" w:space="0" w:color="auto"/>
          </w:divBdr>
        </w:div>
        <w:div w:id="1936132917">
          <w:marLeft w:val="640"/>
          <w:marRight w:val="0"/>
          <w:marTop w:val="0"/>
          <w:marBottom w:val="0"/>
          <w:divBdr>
            <w:top w:val="none" w:sz="0" w:space="0" w:color="auto"/>
            <w:left w:val="none" w:sz="0" w:space="0" w:color="auto"/>
            <w:bottom w:val="none" w:sz="0" w:space="0" w:color="auto"/>
            <w:right w:val="none" w:sz="0" w:space="0" w:color="auto"/>
          </w:divBdr>
        </w:div>
        <w:div w:id="1984578275">
          <w:marLeft w:val="640"/>
          <w:marRight w:val="0"/>
          <w:marTop w:val="0"/>
          <w:marBottom w:val="0"/>
          <w:divBdr>
            <w:top w:val="none" w:sz="0" w:space="0" w:color="auto"/>
            <w:left w:val="none" w:sz="0" w:space="0" w:color="auto"/>
            <w:bottom w:val="none" w:sz="0" w:space="0" w:color="auto"/>
            <w:right w:val="none" w:sz="0" w:space="0" w:color="auto"/>
          </w:divBdr>
        </w:div>
      </w:divsChild>
    </w:div>
    <w:div w:id="1712655280">
      <w:marLeft w:val="0"/>
      <w:marRight w:val="0"/>
      <w:marTop w:val="0"/>
      <w:marBottom w:val="0"/>
      <w:divBdr>
        <w:top w:val="none" w:sz="0" w:space="0" w:color="auto"/>
        <w:left w:val="none" w:sz="0" w:space="0" w:color="auto"/>
        <w:bottom w:val="none" w:sz="0" w:space="0" w:color="auto"/>
        <w:right w:val="none" w:sz="0" w:space="0" w:color="auto"/>
      </w:divBdr>
    </w:div>
    <w:div w:id="1714691428">
      <w:bodyDiv w:val="1"/>
      <w:marLeft w:val="0"/>
      <w:marRight w:val="0"/>
      <w:marTop w:val="0"/>
      <w:marBottom w:val="0"/>
      <w:divBdr>
        <w:top w:val="none" w:sz="0" w:space="0" w:color="auto"/>
        <w:left w:val="none" w:sz="0" w:space="0" w:color="auto"/>
        <w:bottom w:val="none" w:sz="0" w:space="0" w:color="auto"/>
        <w:right w:val="none" w:sz="0" w:space="0" w:color="auto"/>
      </w:divBdr>
      <w:divsChild>
        <w:div w:id="26835898">
          <w:marLeft w:val="640"/>
          <w:marRight w:val="0"/>
          <w:marTop w:val="0"/>
          <w:marBottom w:val="0"/>
          <w:divBdr>
            <w:top w:val="none" w:sz="0" w:space="0" w:color="auto"/>
            <w:left w:val="none" w:sz="0" w:space="0" w:color="auto"/>
            <w:bottom w:val="none" w:sz="0" w:space="0" w:color="auto"/>
            <w:right w:val="none" w:sz="0" w:space="0" w:color="auto"/>
          </w:divBdr>
        </w:div>
        <w:div w:id="74517458">
          <w:marLeft w:val="640"/>
          <w:marRight w:val="0"/>
          <w:marTop w:val="0"/>
          <w:marBottom w:val="0"/>
          <w:divBdr>
            <w:top w:val="none" w:sz="0" w:space="0" w:color="auto"/>
            <w:left w:val="none" w:sz="0" w:space="0" w:color="auto"/>
            <w:bottom w:val="none" w:sz="0" w:space="0" w:color="auto"/>
            <w:right w:val="none" w:sz="0" w:space="0" w:color="auto"/>
          </w:divBdr>
        </w:div>
        <w:div w:id="100224671">
          <w:marLeft w:val="640"/>
          <w:marRight w:val="0"/>
          <w:marTop w:val="0"/>
          <w:marBottom w:val="0"/>
          <w:divBdr>
            <w:top w:val="none" w:sz="0" w:space="0" w:color="auto"/>
            <w:left w:val="none" w:sz="0" w:space="0" w:color="auto"/>
            <w:bottom w:val="none" w:sz="0" w:space="0" w:color="auto"/>
            <w:right w:val="none" w:sz="0" w:space="0" w:color="auto"/>
          </w:divBdr>
        </w:div>
        <w:div w:id="145165555">
          <w:marLeft w:val="640"/>
          <w:marRight w:val="0"/>
          <w:marTop w:val="0"/>
          <w:marBottom w:val="0"/>
          <w:divBdr>
            <w:top w:val="none" w:sz="0" w:space="0" w:color="auto"/>
            <w:left w:val="none" w:sz="0" w:space="0" w:color="auto"/>
            <w:bottom w:val="none" w:sz="0" w:space="0" w:color="auto"/>
            <w:right w:val="none" w:sz="0" w:space="0" w:color="auto"/>
          </w:divBdr>
        </w:div>
        <w:div w:id="148985605">
          <w:marLeft w:val="640"/>
          <w:marRight w:val="0"/>
          <w:marTop w:val="0"/>
          <w:marBottom w:val="0"/>
          <w:divBdr>
            <w:top w:val="none" w:sz="0" w:space="0" w:color="auto"/>
            <w:left w:val="none" w:sz="0" w:space="0" w:color="auto"/>
            <w:bottom w:val="none" w:sz="0" w:space="0" w:color="auto"/>
            <w:right w:val="none" w:sz="0" w:space="0" w:color="auto"/>
          </w:divBdr>
        </w:div>
        <w:div w:id="157887804">
          <w:marLeft w:val="640"/>
          <w:marRight w:val="0"/>
          <w:marTop w:val="0"/>
          <w:marBottom w:val="0"/>
          <w:divBdr>
            <w:top w:val="none" w:sz="0" w:space="0" w:color="auto"/>
            <w:left w:val="none" w:sz="0" w:space="0" w:color="auto"/>
            <w:bottom w:val="none" w:sz="0" w:space="0" w:color="auto"/>
            <w:right w:val="none" w:sz="0" w:space="0" w:color="auto"/>
          </w:divBdr>
        </w:div>
        <w:div w:id="212620280">
          <w:marLeft w:val="640"/>
          <w:marRight w:val="0"/>
          <w:marTop w:val="0"/>
          <w:marBottom w:val="0"/>
          <w:divBdr>
            <w:top w:val="none" w:sz="0" w:space="0" w:color="auto"/>
            <w:left w:val="none" w:sz="0" w:space="0" w:color="auto"/>
            <w:bottom w:val="none" w:sz="0" w:space="0" w:color="auto"/>
            <w:right w:val="none" w:sz="0" w:space="0" w:color="auto"/>
          </w:divBdr>
        </w:div>
        <w:div w:id="255405863">
          <w:marLeft w:val="640"/>
          <w:marRight w:val="0"/>
          <w:marTop w:val="0"/>
          <w:marBottom w:val="0"/>
          <w:divBdr>
            <w:top w:val="none" w:sz="0" w:space="0" w:color="auto"/>
            <w:left w:val="none" w:sz="0" w:space="0" w:color="auto"/>
            <w:bottom w:val="none" w:sz="0" w:space="0" w:color="auto"/>
            <w:right w:val="none" w:sz="0" w:space="0" w:color="auto"/>
          </w:divBdr>
        </w:div>
        <w:div w:id="275672096">
          <w:marLeft w:val="640"/>
          <w:marRight w:val="0"/>
          <w:marTop w:val="0"/>
          <w:marBottom w:val="0"/>
          <w:divBdr>
            <w:top w:val="none" w:sz="0" w:space="0" w:color="auto"/>
            <w:left w:val="none" w:sz="0" w:space="0" w:color="auto"/>
            <w:bottom w:val="none" w:sz="0" w:space="0" w:color="auto"/>
            <w:right w:val="none" w:sz="0" w:space="0" w:color="auto"/>
          </w:divBdr>
        </w:div>
        <w:div w:id="356466768">
          <w:marLeft w:val="640"/>
          <w:marRight w:val="0"/>
          <w:marTop w:val="0"/>
          <w:marBottom w:val="0"/>
          <w:divBdr>
            <w:top w:val="none" w:sz="0" w:space="0" w:color="auto"/>
            <w:left w:val="none" w:sz="0" w:space="0" w:color="auto"/>
            <w:bottom w:val="none" w:sz="0" w:space="0" w:color="auto"/>
            <w:right w:val="none" w:sz="0" w:space="0" w:color="auto"/>
          </w:divBdr>
        </w:div>
        <w:div w:id="465467582">
          <w:marLeft w:val="640"/>
          <w:marRight w:val="0"/>
          <w:marTop w:val="0"/>
          <w:marBottom w:val="0"/>
          <w:divBdr>
            <w:top w:val="none" w:sz="0" w:space="0" w:color="auto"/>
            <w:left w:val="none" w:sz="0" w:space="0" w:color="auto"/>
            <w:bottom w:val="none" w:sz="0" w:space="0" w:color="auto"/>
            <w:right w:val="none" w:sz="0" w:space="0" w:color="auto"/>
          </w:divBdr>
        </w:div>
        <w:div w:id="468286410">
          <w:marLeft w:val="640"/>
          <w:marRight w:val="0"/>
          <w:marTop w:val="0"/>
          <w:marBottom w:val="0"/>
          <w:divBdr>
            <w:top w:val="none" w:sz="0" w:space="0" w:color="auto"/>
            <w:left w:val="none" w:sz="0" w:space="0" w:color="auto"/>
            <w:bottom w:val="none" w:sz="0" w:space="0" w:color="auto"/>
            <w:right w:val="none" w:sz="0" w:space="0" w:color="auto"/>
          </w:divBdr>
        </w:div>
        <w:div w:id="538274436">
          <w:marLeft w:val="640"/>
          <w:marRight w:val="0"/>
          <w:marTop w:val="0"/>
          <w:marBottom w:val="0"/>
          <w:divBdr>
            <w:top w:val="none" w:sz="0" w:space="0" w:color="auto"/>
            <w:left w:val="none" w:sz="0" w:space="0" w:color="auto"/>
            <w:bottom w:val="none" w:sz="0" w:space="0" w:color="auto"/>
            <w:right w:val="none" w:sz="0" w:space="0" w:color="auto"/>
          </w:divBdr>
        </w:div>
        <w:div w:id="560672918">
          <w:marLeft w:val="640"/>
          <w:marRight w:val="0"/>
          <w:marTop w:val="0"/>
          <w:marBottom w:val="0"/>
          <w:divBdr>
            <w:top w:val="none" w:sz="0" w:space="0" w:color="auto"/>
            <w:left w:val="none" w:sz="0" w:space="0" w:color="auto"/>
            <w:bottom w:val="none" w:sz="0" w:space="0" w:color="auto"/>
            <w:right w:val="none" w:sz="0" w:space="0" w:color="auto"/>
          </w:divBdr>
        </w:div>
        <w:div w:id="607932874">
          <w:marLeft w:val="640"/>
          <w:marRight w:val="0"/>
          <w:marTop w:val="0"/>
          <w:marBottom w:val="0"/>
          <w:divBdr>
            <w:top w:val="none" w:sz="0" w:space="0" w:color="auto"/>
            <w:left w:val="none" w:sz="0" w:space="0" w:color="auto"/>
            <w:bottom w:val="none" w:sz="0" w:space="0" w:color="auto"/>
            <w:right w:val="none" w:sz="0" w:space="0" w:color="auto"/>
          </w:divBdr>
        </w:div>
        <w:div w:id="631401987">
          <w:marLeft w:val="640"/>
          <w:marRight w:val="0"/>
          <w:marTop w:val="0"/>
          <w:marBottom w:val="0"/>
          <w:divBdr>
            <w:top w:val="none" w:sz="0" w:space="0" w:color="auto"/>
            <w:left w:val="none" w:sz="0" w:space="0" w:color="auto"/>
            <w:bottom w:val="none" w:sz="0" w:space="0" w:color="auto"/>
            <w:right w:val="none" w:sz="0" w:space="0" w:color="auto"/>
          </w:divBdr>
        </w:div>
        <w:div w:id="875117176">
          <w:marLeft w:val="640"/>
          <w:marRight w:val="0"/>
          <w:marTop w:val="0"/>
          <w:marBottom w:val="0"/>
          <w:divBdr>
            <w:top w:val="none" w:sz="0" w:space="0" w:color="auto"/>
            <w:left w:val="none" w:sz="0" w:space="0" w:color="auto"/>
            <w:bottom w:val="none" w:sz="0" w:space="0" w:color="auto"/>
            <w:right w:val="none" w:sz="0" w:space="0" w:color="auto"/>
          </w:divBdr>
        </w:div>
        <w:div w:id="937562389">
          <w:marLeft w:val="640"/>
          <w:marRight w:val="0"/>
          <w:marTop w:val="0"/>
          <w:marBottom w:val="0"/>
          <w:divBdr>
            <w:top w:val="none" w:sz="0" w:space="0" w:color="auto"/>
            <w:left w:val="none" w:sz="0" w:space="0" w:color="auto"/>
            <w:bottom w:val="none" w:sz="0" w:space="0" w:color="auto"/>
            <w:right w:val="none" w:sz="0" w:space="0" w:color="auto"/>
          </w:divBdr>
        </w:div>
        <w:div w:id="970787144">
          <w:marLeft w:val="640"/>
          <w:marRight w:val="0"/>
          <w:marTop w:val="0"/>
          <w:marBottom w:val="0"/>
          <w:divBdr>
            <w:top w:val="none" w:sz="0" w:space="0" w:color="auto"/>
            <w:left w:val="none" w:sz="0" w:space="0" w:color="auto"/>
            <w:bottom w:val="none" w:sz="0" w:space="0" w:color="auto"/>
            <w:right w:val="none" w:sz="0" w:space="0" w:color="auto"/>
          </w:divBdr>
        </w:div>
        <w:div w:id="1045257926">
          <w:marLeft w:val="640"/>
          <w:marRight w:val="0"/>
          <w:marTop w:val="0"/>
          <w:marBottom w:val="0"/>
          <w:divBdr>
            <w:top w:val="none" w:sz="0" w:space="0" w:color="auto"/>
            <w:left w:val="none" w:sz="0" w:space="0" w:color="auto"/>
            <w:bottom w:val="none" w:sz="0" w:space="0" w:color="auto"/>
            <w:right w:val="none" w:sz="0" w:space="0" w:color="auto"/>
          </w:divBdr>
        </w:div>
        <w:div w:id="1124277181">
          <w:marLeft w:val="640"/>
          <w:marRight w:val="0"/>
          <w:marTop w:val="0"/>
          <w:marBottom w:val="0"/>
          <w:divBdr>
            <w:top w:val="none" w:sz="0" w:space="0" w:color="auto"/>
            <w:left w:val="none" w:sz="0" w:space="0" w:color="auto"/>
            <w:bottom w:val="none" w:sz="0" w:space="0" w:color="auto"/>
            <w:right w:val="none" w:sz="0" w:space="0" w:color="auto"/>
          </w:divBdr>
        </w:div>
        <w:div w:id="1141114313">
          <w:marLeft w:val="640"/>
          <w:marRight w:val="0"/>
          <w:marTop w:val="0"/>
          <w:marBottom w:val="0"/>
          <w:divBdr>
            <w:top w:val="none" w:sz="0" w:space="0" w:color="auto"/>
            <w:left w:val="none" w:sz="0" w:space="0" w:color="auto"/>
            <w:bottom w:val="none" w:sz="0" w:space="0" w:color="auto"/>
            <w:right w:val="none" w:sz="0" w:space="0" w:color="auto"/>
          </w:divBdr>
        </w:div>
        <w:div w:id="1287544987">
          <w:marLeft w:val="640"/>
          <w:marRight w:val="0"/>
          <w:marTop w:val="0"/>
          <w:marBottom w:val="0"/>
          <w:divBdr>
            <w:top w:val="none" w:sz="0" w:space="0" w:color="auto"/>
            <w:left w:val="none" w:sz="0" w:space="0" w:color="auto"/>
            <w:bottom w:val="none" w:sz="0" w:space="0" w:color="auto"/>
            <w:right w:val="none" w:sz="0" w:space="0" w:color="auto"/>
          </w:divBdr>
        </w:div>
        <w:div w:id="1288508574">
          <w:marLeft w:val="640"/>
          <w:marRight w:val="0"/>
          <w:marTop w:val="0"/>
          <w:marBottom w:val="0"/>
          <w:divBdr>
            <w:top w:val="none" w:sz="0" w:space="0" w:color="auto"/>
            <w:left w:val="none" w:sz="0" w:space="0" w:color="auto"/>
            <w:bottom w:val="none" w:sz="0" w:space="0" w:color="auto"/>
            <w:right w:val="none" w:sz="0" w:space="0" w:color="auto"/>
          </w:divBdr>
        </w:div>
        <w:div w:id="1347291009">
          <w:marLeft w:val="640"/>
          <w:marRight w:val="0"/>
          <w:marTop w:val="0"/>
          <w:marBottom w:val="0"/>
          <w:divBdr>
            <w:top w:val="none" w:sz="0" w:space="0" w:color="auto"/>
            <w:left w:val="none" w:sz="0" w:space="0" w:color="auto"/>
            <w:bottom w:val="none" w:sz="0" w:space="0" w:color="auto"/>
            <w:right w:val="none" w:sz="0" w:space="0" w:color="auto"/>
          </w:divBdr>
        </w:div>
        <w:div w:id="1455636500">
          <w:marLeft w:val="640"/>
          <w:marRight w:val="0"/>
          <w:marTop w:val="0"/>
          <w:marBottom w:val="0"/>
          <w:divBdr>
            <w:top w:val="none" w:sz="0" w:space="0" w:color="auto"/>
            <w:left w:val="none" w:sz="0" w:space="0" w:color="auto"/>
            <w:bottom w:val="none" w:sz="0" w:space="0" w:color="auto"/>
            <w:right w:val="none" w:sz="0" w:space="0" w:color="auto"/>
          </w:divBdr>
        </w:div>
        <w:div w:id="1593002272">
          <w:marLeft w:val="640"/>
          <w:marRight w:val="0"/>
          <w:marTop w:val="0"/>
          <w:marBottom w:val="0"/>
          <w:divBdr>
            <w:top w:val="none" w:sz="0" w:space="0" w:color="auto"/>
            <w:left w:val="none" w:sz="0" w:space="0" w:color="auto"/>
            <w:bottom w:val="none" w:sz="0" w:space="0" w:color="auto"/>
            <w:right w:val="none" w:sz="0" w:space="0" w:color="auto"/>
          </w:divBdr>
        </w:div>
        <w:div w:id="1730759310">
          <w:marLeft w:val="640"/>
          <w:marRight w:val="0"/>
          <w:marTop w:val="0"/>
          <w:marBottom w:val="0"/>
          <w:divBdr>
            <w:top w:val="none" w:sz="0" w:space="0" w:color="auto"/>
            <w:left w:val="none" w:sz="0" w:space="0" w:color="auto"/>
            <w:bottom w:val="none" w:sz="0" w:space="0" w:color="auto"/>
            <w:right w:val="none" w:sz="0" w:space="0" w:color="auto"/>
          </w:divBdr>
        </w:div>
        <w:div w:id="1845388705">
          <w:marLeft w:val="640"/>
          <w:marRight w:val="0"/>
          <w:marTop w:val="0"/>
          <w:marBottom w:val="0"/>
          <w:divBdr>
            <w:top w:val="none" w:sz="0" w:space="0" w:color="auto"/>
            <w:left w:val="none" w:sz="0" w:space="0" w:color="auto"/>
            <w:bottom w:val="none" w:sz="0" w:space="0" w:color="auto"/>
            <w:right w:val="none" w:sz="0" w:space="0" w:color="auto"/>
          </w:divBdr>
        </w:div>
        <w:div w:id="1887329909">
          <w:marLeft w:val="640"/>
          <w:marRight w:val="0"/>
          <w:marTop w:val="0"/>
          <w:marBottom w:val="0"/>
          <w:divBdr>
            <w:top w:val="none" w:sz="0" w:space="0" w:color="auto"/>
            <w:left w:val="none" w:sz="0" w:space="0" w:color="auto"/>
            <w:bottom w:val="none" w:sz="0" w:space="0" w:color="auto"/>
            <w:right w:val="none" w:sz="0" w:space="0" w:color="auto"/>
          </w:divBdr>
        </w:div>
        <w:div w:id="1927375917">
          <w:marLeft w:val="640"/>
          <w:marRight w:val="0"/>
          <w:marTop w:val="0"/>
          <w:marBottom w:val="0"/>
          <w:divBdr>
            <w:top w:val="none" w:sz="0" w:space="0" w:color="auto"/>
            <w:left w:val="none" w:sz="0" w:space="0" w:color="auto"/>
            <w:bottom w:val="none" w:sz="0" w:space="0" w:color="auto"/>
            <w:right w:val="none" w:sz="0" w:space="0" w:color="auto"/>
          </w:divBdr>
        </w:div>
        <w:div w:id="2110932524">
          <w:marLeft w:val="640"/>
          <w:marRight w:val="0"/>
          <w:marTop w:val="0"/>
          <w:marBottom w:val="0"/>
          <w:divBdr>
            <w:top w:val="none" w:sz="0" w:space="0" w:color="auto"/>
            <w:left w:val="none" w:sz="0" w:space="0" w:color="auto"/>
            <w:bottom w:val="none" w:sz="0" w:space="0" w:color="auto"/>
            <w:right w:val="none" w:sz="0" w:space="0" w:color="auto"/>
          </w:divBdr>
        </w:div>
      </w:divsChild>
    </w:div>
    <w:div w:id="1720982313">
      <w:bodyDiv w:val="1"/>
      <w:marLeft w:val="0"/>
      <w:marRight w:val="0"/>
      <w:marTop w:val="0"/>
      <w:marBottom w:val="0"/>
      <w:divBdr>
        <w:top w:val="none" w:sz="0" w:space="0" w:color="auto"/>
        <w:left w:val="none" w:sz="0" w:space="0" w:color="auto"/>
        <w:bottom w:val="none" w:sz="0" w:space="0" w:color="auto"/>
        <w:right w:val="none" w:sz="0" w:space="0" w:color="auto"/>
      </w:divBdr>
      <w:divsChild>
        <w:div w:id="12268502">
          <w:marLeft w:val="640"/>
          <w:marRight w:val="0"/>
          <w:marTop w:val="0"/>
          <w:marBottom w:val="0"/>
          <w:divBdr>
            <w:top w:val="none" w:sz="0" w:space="0" w:color="auto"/>
            <w:left w:val="none" w:sz="0" w:space="0" w:color="auto"/>
            <w:bottom w:val="none" w:sz="0" w:space="0" w:color="auto"/>
            <w:right w:val="none" w:sz="0" w:space="0" w:color="auto"/>
          </w:divBdr>
        </w:div>
        <w:div w:id="14769862">
          <w:marLeft w:val="640"/>
          <w:marRight w:val="0"/>
          <w:marTop w:val="0"/>
          <w:marBottom w:val="0"/>
          <w:divBdr>
            <w:top w:val="none" w:sz="0" w:space="0" w:color="auto"/>
            <w:left w:val="none" w:sz="0" w:space="0" w:color="auto"/>
            <w:bottom w:val="none" w:sz="0" w:space="0" w:color="auto"/>
            <w:right w:val="none" w:sz="0" w:space="0" w:color="auto"/>
          </w:divBdr>
        </w:div>
        <w:div w:id="115414331">
          <w:marLeft w:val="640"/>
          <w:marRight w:val="0"/>
          <w:marTop w:val="0"/>
          <w:marBottom w:val="0"/>
          <w:divBdr>
            <w:top w:val="none" w:sz="0" w:space="0" w:color="auto"/>
            <w:left w:val="none" w:sz="0" w:space="0" w:color="auto"/>
            <w:bottom w:val="none" w:sz="0" w:space="0" w:color="auto"/>
            <w:right w:val="none" w:sz="0" w:space="0" w:color="auto"/>
          </w:divBdr>
        </w:div>
        <w:div w:id="162014734">
          <w:marLeft w:val="640"/>
          <w:marRight w:val="0"/>
          <w:marTop w:val="0"/>
          <w:marBottom w:val="0"/>
          <w:divBdr>
            <w:top w:val="none" w:sz="0" w:space="0" w:color="auto"/>
            <w:left w:val="none" w:sz="0" w:space="0" w:color="auto"/>
            <w:bottom w:val="none" w:sz="0" w:space="0" w:color="auto"/>
            <w:right w:val="none" w:sz="0" w:space="0" w:color="auto"/>
          </w:divBdr>
        </w:div>
        <w:div w:id="187371506">
          <w:marLeft w:val="640"/>
          <w:marRight w:val="0"/>
          <w:marTop w:val="0"/>
          <w:marBottom w:val="0"/>
          <w:divBdr>
            <w:top w:val="none" w:sz="0" w:space="0" w:color="auto"/>
            <w:left w:val="none" w:sz="0" w:space="0" w:color="auto"/>
            <w:bottom w:val="none" w:sz="0" w:space="0" w:color="auto"/>
            <w:right w:val="none" w:sz="0" w:space="0" w:color="auto"/>
          </w:divBdr>
        </w:div>
        <w:div w:id="199904999">
          <w:marLeft w:val="640"/>
          <w:marRight w:val="0"/>
          <w:marTop w:val="0"/>
          <w:marBottom w:val="0"/>
          <w:divBdr>
            <w:top w:val="none" w:sz="0" w:space="0" w:color="auto"/>
            <w:left w:val="none" w:sz="0" w:space="0" w:color="auto"/>
            <w:bottom w:val="none" w:sz="0" w:space="0" w:color="auto"/>
            <w:right w:val="none" w:sz="0" w:space="0" w:color="auto"/>
          </w:divBdr>
        </w:div>
        <w:div w:id="289896607">
          <w:marLeft w:val="640"/>
          <w:marRight w:val="0"/>
          <w:marTop w:val="0"/>
          <w:marBottom w:val="0"/>
          <w:divBdr>
            <w:top w:val="none" w:sz="0" w:space="0" w:color="auto"/>
            <w:left w:val="none" w:sz="0" w:space="0" w:color="auto"/>
            <w:bottom w:val="none" w:sz="0" w:space="0" w:color="auto"/>
            <w:right w:val="none" w:sz="0" w:space="0" w:color="auto"/>
          </w:divBdr>
        </w:div>
        <w:div w:id="323823568">
          <w:marLeft w:val="640"/>
          <w:marRight w:val="0"/>
          <w:marTop w:val="0"/>
          <w:marBottom w:val="0"/>
          <w:divBdr>
            <w:top w:val="none" w:sz="0" w:space="0" w:color="auto"/>
            <w:left w:val="none" w:sz="0" w:space="0" w:color="auto"/>
            <w:bottom w:val="none" w:sz="0" w:space="0" w:color="auto"/>
            <w:right w:val="none" w:sz="0" w:space="0" w:color="auto"/>
          </w:divBdr>
        </w:div>
        <w:div w:id="384448563">
          <w:marLeft w:val="640"/>
          <w:marRight w:val="0"/>
          <w:marTop w:val="0"/>
          <w:marBottom w:val="0"/>
          <w:divBdr>
            <w:top w:val="none" w:sz="0" w:space="0" w:color="auto"/>
            <w:left w:val="none" w:sz="0" w:space="0" w:color="auto"/>
            <w:bottom w:val="none" w:sz="0" w:space="0" w:color="auto"/>
            <w:right w:val="none" w:sz="0" w:space="0" w:color="auto"/>
          </w:divBdr>
        </w:div>
        <w:div w:id="490340710">
          <w:marLeft w:val="640"/>
          <w:marRight w:val="0"/>
          <w:marTop w:val="0"/>
          <w:marBottom w:val="0"/>
          <w:divBdr>
            <w:top w:val="none" w:sz="0" w:space="0" w:color="auto"/>
            <w:left w:val="none" w:sz="0" w:space="0" w:color="auto"/>
            <w:bottom w:val="none" w:sz="0" w:space="0" w:color="auto"/>
            <w:right w:val="none" w:sz="0" w:space="0" w:color="auto"/>
          </w:divBdr>
        </w:div>
        <w:div w:id="490830475">
          <w:marLeft w:val="640"/>
          <w:marRight w:val="0"/>
          <w:marTop w:val="0"/>
          <w:marBottom w:val="0"/>
          <w:divBdr>
            <w:top w:val="none" w:sz="0" w:space="0" w:color="auto"/>
            <w:left w:val="none" w:sz="0" w:space="0" w:color="auto"/>
            <w:bottom w:val="none" w:sz="0" w:space="0" w:color="auto"/>
            <w:right w:val="none" w:sz="0" w:space="0" w:color="auto"/>
          </w:divBdr>
        </w:div>
        <w:div w:id="553275165">
          <w:marLeft w:val="640"/>
          <w:marRight w:val="0"/>
          <w:marTop w:val="0"/>
          <w:marBottom w:val="0"/>
          <w:divBdr>
            <w:top w:val="none" w:sz="0" w:space="0" w:color="auto"/>
            <w:left w:val="none" w:sz="0" w:space="0" w:color="auto"/>
            <w:bottom w:val="none" w:sz="0" w:space="0" w:color="auto"/>
            <w:right w:val="none" w:sz="0" w:space="0" w:color="auto"/>
          </w:divBdr>
        </w:div>
        <w:div w:id="686558505">
          <w:marLeft w:val="640"/>
          <w:marRight w:val="0"/>
          <w:marTop w:val="0"/>
          <w:marBottom w:val="0"/>
          <w:divBdr>
            <w:top w:val="none" w:sz="0" w:space="0" w:color="auto"/>
            <w:left w:val="none" w:sz="0" w:space="0" w:color="auto"/>
            <w:bottom w:val="none" w:sz="0" w:space="0" w:color="auto"/>
            <w:right w:val="none" w:sz="0" w:space="0" w:color="auto"/>
          </w:divBdr>
        </w:div>
        <w:div w:id="727845802">
          <w:marLeft w:val="640"/>
          <w:marRight w:val="0"/>
          <w:marTop w:val="0"/>
          <w:marBottom w:val="0"/>
          <w:divBdr>
            <w:top w:val="none" w:sz="0" w:space="0" w:color="auto"/>
            <w:left w:val="none" w:sz="0" w:space="0" w:color="auto"/>
            <w:bottom w:val="none" w:sz="0" w:space="0" w:color="auto"/>
            <w:right w:val="none" w:sz="0" w:space="0" w:color="auto"/>
          </w:divBdr>
        </w:div>
        <w:div w:id="734622878">
          <w:marLeft w:val="640"/>
          <w:marRight w:val="0"/>
          <w:marTop w:val="0"/>
          <w:marBottom w:val="0"/>
          <w:divBdr>
            <w:top w:val="none" w:sz="0" w:space="0" w:color="auto"/>
            <w:left w:val="none" w:sz="0" w:space="0" w:color="auto"/>
            <w:bottom w:val="none" w:sz="0" w:space="0" w:color="auto"/>
            <w:right w:val="none" w:sz="0" w:space="0" w:color="auto"/>
          </w:divBdr>
        </w:div>
        <w:div w:id="770902443">
          <w:marLeft w:val="640"/>
          <w:marRight w:val="0"/>
          <w:marTop w:val="0"/>
          <w:marBottom w:val="0"/>
          <w:divBdr>
            <w:top w:val="none" w:sz="0" w:space="0" w:color="auto"/>
            <w:left w:val="none" w:sz="0" w:space="0" w:color="auto"/>
            <w:bottom w:val="none" w:sz="0" w:space="0" w:color="auto"/>
            <w:right w:val="none" w:sz="0" w:space="0" w:color="auto"/>
          </w:divBdr>
        </w:div>
        <w:div w:id="799080993">
          <w:marLeft w:val="640"/>
          <w:marRight w:val="0"/>
          <w:marTop w:val="0"/>
          <w:marBottom w:val="0"/>
          <w:divBdr>
            <w:top w:val="none" w:sz="0" w:space="0" w:color="auto"/>
            <w:left w:val="none" w:sz="0" w:space="0" w:color="auto"/>
            <w:bottom w:val="none" w:sz="0" w:space="0" w:color="auto"/>
            <w:right w:val="none" w:sz="0" w:space="0" w:color="auto"/>
          </w:divBdr>
        </w:div>
        <w:div w:id="823594436">
          <w:marLeft w:val="640"/>
          <w:marRight w:val="0"/>
          <w:marTop w:val="0"/>
          <w:marBottom w:val="0"/>
          <w:divBdr>
            <w:top w:val="none" w:sz="0" w:space="0" w:color="auto"/>
            <w:left w:val="none" w:sz="0" w:space="0" w:color="auto"/>
            <w:bottom w:val="none" w:sz="0" w:space="0" w:color="auto"/>
            <w:right w:val="none" w:sz="0" w:space="0" w:color="auto"/>
          </w:divBdr>
        </w:div>
        <w:div w:id="824128299">
          <w:marLeft w:val="640"/>
          <w:marRight w:val="0"/>
          <w:marTop w:val="0"/>
          <w:marBottom w:val="0"/>
          <w:divBdr>
            <w:top w:val="none" w:sz="0" w:space="0" w:color="auto"/>
            <w:left w:val="none" w:sz="0" w:space="0" w:color="auto"/>
            <w:bottom w:val="none" w:sz="0" w:space="0" w:color="auto"/>
            <w:right w:val="none" w:sz="0" w:space="0" w:color="auto"/>
          </w:divBdr>
        </w:div>
        <w:div w:id="866142768">
          <w:marLeft w:val="640"/>
          <w:marRight w:val="0"/>
          <w:marTop w:val="0"/>
          <w:marBottom w:val="0"/>
          <w:divBdr>
            <w:top w:val="none" w:sz="0" w:space="0" w:color="auto"/>
            <w:left w:val="none" w:sz="0" w:space="0" w:color="auto"/>
            <w:bottom w:val="none" w:sz="0" w:space="0" w:color="auto"/>
            <w:right w:val="none" w:sz="0" w:space="0" w:color="auto"/>
          </w:divBdr>
        </w:div>
        <w:div w:id="926226832">
          <w:marLeft w:val="640"/>
          <w:marRight w:val="0"/>
          <w:marTop w:val="0"/>
          <w:marBottom w:val="0"/>
          <w:divBdr>
            <w:top w:val="none" w:sz="0" w:space="0" w:color="auto"/>
            <w:left w:val="none" w:sz="0" w:space="0" w:color="auto"/>
            <w:bottom w:val="none" w:sz="0" w:space="0" w:color="auto"/>
            <w:right w:val="none" w:sz="0" w:space="0" w:color="auto"/>
          </w:divBdr>
        </w:div>
        <w:div w:id="1009258551">
          <w:marLeft w:val="640"/>
          <w:marRight w:val="0"/>
          <w:marTop w:val="0"/>
          <w:marBottom w:val="0"/>
          <w:divBdr>
            <w:top w:val="none" w:sz="0" w:space="0" w:color="auto"/>
            <w:left w:val="none" w:sz="0" w:space="0" w:color="auto"/>
            <w:bottom w:val="none" w:sz="0" w:space="0" w:color="auto"/>
            <w:right w:val="none" w:sz="0" w:space="0" w:color="auto"/>
          </w:divBdr>
        </w:div>
        <w:div w:id="1028331222">
          <w:marLeft w:val="640"/>
          <w:marRight w:val="0"/>
          <w:marTop w:val="0"/>
          <w:marBottom w:val="0"/>
          <w:divBdr>
            <w:top w:val="none" w:sz="0" w:space="0" w:color="auto"/>
            <w:left w:val="none" w:sz="0" w:space="0" w:color="auto"/>
            <w:bottom w:val="none" w:sz="0" w:space="0" w:color="auto"/>
            <w:right w:val="none" w:sz="0" w:space="0" w:color="auto"/>
          </w:divBdr>
        </w:div>
        <w:div w:id="1128545949">
          <w:marLeft w:val="640"/>
          <w:marRight w:val="0"/>
          <w:marTop w:val="0"/>
          <w:marBottom w:val="0"/>
          <w:divBdr>
            <w:top w:val="none" w:sz="0" w:space="0" w:color="auto"/>
            <w:left w:val="none" w:sz="0" w:space="0" w:color="auto"/>
            <w:bottom w:val="none" w:sz="0" w:space="0" w:color="auto"/>
            <w:right w:val="none" w:sz="0" w:space="0" w:color="auto"/>
          </w:divBdr>
        </w:div>
        <w:div w:id="1147939298">
          <w:marLeft w:val="640"/>
          <w:marRight w:val="0"/>
          <w:marTop w:val="0"/>
          <w:marBottom w:val="0"/>
          <w:divBdr>
            <w:top w:val="none" w:sz="0" w:space="0" w:color="auto"/>
            <w:left w:val="none" w:sz="0" w:space="0" w:color="auto"/>
            <w:bottom w:val="none" w:sz="0" w:space="0" w:color="auto"/>
            <w:right w:val="none" w:sz="0" w:space="0" w:color="auto"/>
          </w:divBdr>
        </w:div>
        <w:div w:id="1202523066">
          <w:marLeft w:val="640"/>
          <w:marRight w:val="0"/>
          <w:marTop w:val="0"/>
          <w:marBottom w:val="0"/>
          <w:divBdr>
            <w:top w:val="none" w:sz="0" w:space="0" w:color="auto"/>
            <w:left w:val="none" w:sz="0" w:space="0" w:color="auto"/>
            <w:bottom w:val="none" w:sz="0" w:space="0" w:color="auto"/>
            <w:right w:val="none" w:sz="0" w:space="0" w:color="auto"/>
          </w:divBdr>
        </w:div>
        <w:div w:id="1254820781">
          <w:marLeft w:val="640"/>
          <w:marRight w:val="0"/>
          <w:marTop w:val="0"/>
          <w:marBottom w:val="0"/>
          <w:divBdr>
            <w:top w:val="none" w:sz="0" w:space="0" w:color="auto"/>
            <w:left w:val="none" w:sz="0" w:space="0" w:color="auto"/>
            <w:bottom w:val="none" w:sz="0" w:space="0" w:color="auto"/>
            <w:right w:val="none" w:sz="0" w:space="0" w:color="auto"/>
          </w:divBdr>
        </w:div>
        <w:div w:id="1280181024">
          <w:marLeft w:val="640"/>
          <w:marRight w:val="0"/>
          <w:marTop w:val="0"/>
          <w:marBottom w:val="0"/>
          <w:divBdr>
            <w:top w:val="none" w:sz="0" w:space="0" w:color="auto"/>
            <w:left w:val="none" w:sz="0" w:space="0" w:color="auto"/>
            <w:bottom w:val="none" w:sz="0" w:space="0" w:color="auto"/>
            <w:right w:val="none" w:sz="0" w:space="0" w:color="auto"/>
          </w:divBdr>
        </w:div>
        <w:div w:id="1480418395">
          <w:marLeft w:val="640"/>
          <w:marRight w:val="0"/>
          <w:marTop w:val="0"/>
          <w:marBottom w:val="0"/>
          <w:divBdr>
            <w:top w:val="none" w:sz="0" w:space="0" w:color="auto"/>
            <w:left w:val="none" w:sz="0" w:space="0" w:color="auto"/>
            <w:bottom w:val="none" w:sz="0" w:space="0" w:color="auto"/>
            <w:right w:val="none" w:sz="0" w:space="0" w:color="auto"/>
          </w:divBdr>
        </w:div>
        <w:div w:id="1498764140">
          <w:marLeft w:val="640"/>
          <w:marRight w:val="0"/>
          <w:marTop w:val="0"/>
          <w:marBottom w:val="0"/>
          <w:divBdr>
            <w:top w:val="none" w:sz="0" w:space="0" w:color="auto"/>
            <w:left w:val="none" w:sz="0" w:space="0" w:color="auto"/>
            <w:bottom w:val="none" w:sz="0" w:space="0" w:color="auto"/>
            <w:right w:val="none" w:sz="0" w:space="0" w:color="auto"/>
          </w:divBdr>
        </w:div>
        <w:div w:id="1550069696">
          <w:marLeft w:val="640"/>
          <w:marRight w:val="0"/>
          <w:marTop w:val="0"/>
          <w:marBottom w:val="0"/>
          <w:divBdr>
            <w:top w:val="none" w:sz="0" w:space="0" w:color="auto"/>
            <w:left w:val="none" w:sz="0" w:space="0" w:color="auto"/>
            <w:bottom w:val="none" w:sz="0" w:space="0" w:color="auto"/>
            <w:right w:val="none" w:sz="0" w:space="0" w:color="auto"/>
          </w:divBdr>
        </w:div>
        <w:div w:id="1575772044">
          <w:marLeft w:val="640"/>
          <w:marRight w:val="0"/>
          <w:marTop w:val="0"/>
          <w:marBottom w:val="0"/>
          <w:divBdr>
            <w:top w:val="none" w:sz="0" w:space="0" w:color="auto"/>
            <w:left w:val="none" w:sz="0" w:space="0" w:color="auto"/>
            <w:bottom w:val="none" w:sz="0" w:space="0" w:color="auto"/>
            <w:right w:val="none" w:sz="0" w:space="0" w:color="auto"/>
          </w:divBdr>
        </w:div>
        <w:div w:id="1611627404">
          <w:marLeft w:val="640"/>
          <w:marRight w:val="0"/>
          <w:marTop w:val="0"/>
          <w:marBottom w:val="0"/>
          <w:divBdr>
            <w:top w:val="none" w:sz="0" w:space="0" w:color="auto"/>
            <w:left w:val="none" w:sz="0" w:space="0" w:color="auto"/>
            <w:bottom w:val="none" w:sz="0" w:space="0" w:color="auto"/>
            <w:right w:val="none" w:sz="0" w:space="0" w:color="auto"/>
          </w:divBdr>
        </w:div>
        <w:div w:id="1621107324">
          <w:marLeft w:val="640"/>
          <w:marRight w:val="0"/>
          <w:marTop w:val="0"/>
          <w:marBottom w:val="0"/>
          <w:divBdr>
            <w:top w:val="none" w:sz="0" w:space="0" w:color="auto"/>
            <w:left w:val="none" w:sz="0" w:space="0" w:color="auto"/>
            <w:bottom w:val="none" w:sz="0" w:space="0" w:color="auto"/>
            <w:right w:val="none" w:sz="0" w:space="0" w:color="auto"/>
          </w:divBdr>
        </w:div>
        <w:div w:id="1650288803">
          <w:marLeft w:val="640"/>
          <w:marRight w:val="0"/>
          <w:marTop w:val="0"/>
          <w:marBottom w:val="0"/>
          <w:divBdr>
            <w:top w:val="none" w:sz="0" w:space="0" w:color="auto"/>
            <w:left w:val="none" w:sz="0" w:space="0" w:color="auto"/>
            <w:bottom w:val="none" w:sz="0" w:space="0" w:color="auto"/>
            <w:right w:val="none" w:sz="0" w:space="0" w:color="auto"/>
          </w:divBdr>
        </w:div>
        <w:div w:id="1650398546">
          <w:marLeft w:val="640"/>
          <w:marRight w:val="0"/>
          <w:marTop w:val="0"/>
          <w:marBottom w:val="0"/>
          <w:divBdr>
            <w:top w:val="none" w:sz="0" w:space="0" w:color="auto"/>
            <w:left w:val="none" w:sz="0" w:space="0" w:color="auto"/>
            <w:bottom w:val="none" w:sz="0" w:space="0" w:color="auto"/>
            <w:right w:val="none" w:sz="0" w:space="0" w:color="auto"/>
          </w:divBdr>
        </w:div>
        <w:div w:id="1715501438">
          <w:marLeft w:val="640"/>
          <w:marRight w:val="0"/>
          <w:marTop w:val="0"/>
          <w:marBottom w:val="0"/>
          <w:divBdr>
            <w:top w:val="none" w:sz="0" w:space="0" w:color="auto"/>
            <w:left w:val="none" w:sz="0" w:space="0" w:color="auto"/>
            <w:bottom w:val="none" w:sz="0" w:space="0" w:color="auto"/>
            <w:right w:val="none" w:sz="0" w:space="0" w:color="auto"/>
          </w:divBdr>
        </w:div>
        <w:div w:id="1893224941">
          <w:marLeft w:val="640"/>
          <w:marRight w:val="0"/>
          <w:marTop w:val="0"/>
          <w:marBottom w:val="0"/>
          <w:divBdr>
            <w:top w:val="none" w:sz="0" w:space="0" w:color="auto"/>
            <w:left w:val="none" w:sz="0" w:space="0" w:color="auto"/>
            <w:bottom w:val="none" w:sz="0" w:space="0" w:color="auto"/>
            <w:right w:val="none" w:sz="0" w:space="0" w:color="auto"/>
          </w:divBdr>
        </w:div>
        <w:div w:id="1903249129">
          <w:marLeft w:val="640"/>
          <w:marRight w:val="0"/>
          <w:marTop w:val="0"/>
          <w:marBottom w:val="0"/>
          <w:divBdr>
            <w:top w:val="none" w:sz="0" w:space="0" w:color="auto"/>
            <w:left w:val="none" w:sz="0" w:space="0" w:color="auto"/>
            <w:bottom w:val="none" w:sz="0" w:space="0" w:color="auto"/>
            <w:right w:val="none" w:sz="0" w:space="0" w:color="auto"/>
          </w:divBdr>
        </w:div>
        <w:div w:id="2037539082">
          <w:marLeft w:val="640"/>
          <w:marRight w:val="0"/>
          <w:marTop w:val="0"/>
          <w:marBottom w:val="0"/>
          <w:divBdr>
            <w:top w:val="none" w:sz="0" w:space="0" w:color="auto"/>
            <w:left w:val="none" w:sz="0" w:space="0" w:color="auto"/>
            <w:bottom w:val="none" w:sz="0" w:space="0" w:color="auto"/>
            <w:right w:val="none" w:sz="0" w:space="0" w:color="auto"/>
          </w:divBdr>
        </w:div>
        <w:div w:id="2058317106">
          <w:marLeft w:val="640"/>
          <w:marRight w:val="0"/>
          <w:marTop w:val="0"/>
          <w:marBottom w:val="0"/>
          <w:divBdr>
            <w:top w:val="none" w:sz="0" w:space="0" w:color="auto"/>
            <w:left w:val="none" w:sz="0" w:space="0" w:color="auto"/>
            <w:bottom w:val="none" w:sz="0" w:space="0" w:color="auto"/>
            <w:right w:val="none" w:sz="0" w:space="0" w:color="auto"/>
          </w:divBdr>
        </w:div>
        <w:div w:id="2088263387">
          <w:marLeft w:val="640"/>
          <w:marRight w:val="0"/>
          <w:marTop w:val="0"/>
          <w:marBottom w:val="0"/>
          <w:divBdr>
            <w:top w:val="none" w:sz="0" w:space="0" w:color="auto"/>
            <w:left w:val="none" w:sz="0" w:space="0" w:color="auto"/>
            <w:bottom w:val="none" w:sz="0" w:space="0" w:color="auto"/>
            <w:right w:val="none" w:sz="0" w:space="0" w:color="auto"/>
          </w:divBdr>
        </w:div>
      </w:divsChild>
    </w:div>
    <w:div w:id="1721663430">
      <w:bodyDiv w:val="1"/>
      <w:marLeft w:val="0"/>
      <w:marRight w:val="0"/>
      <w:marTop w:val="0"/>
      <w:marBottom w:val="0"/>
      <w:divBdr>
        <w:top w:val="none" w:sz="0" w:space="0" w:color="auto"/>
        <w:left w:val="none" w:sz="0" w:space="0" w:color="auto"/>
        <w:bottom w:val="none" w:sz="0" w:space="0" w:color="auto"/>
        <w:right w:val="none" w:sz="0" w:space="0" w:color="auto"/>
      </w:divBdr>
      <w:divsChild>
        <w:div w:id="2098164953">
          <w:marLeft w:val="640"/>
          <w:marRight w:val="0"/>
          <w:marTop w:val="0"/>
          <w:marBottom w:val="0"/>
          <w:divBdr>
            <w:top w:val="none" w:sz="0" w:space="0" w:color="auto"/>
            <w:left w:val="none" w:sz="0" w:space="0" w:color="auto"/>
            <w:bottom w:val="none" w:sz="0" w:space="0" w:color="auto"/>
            <w:right w:val="none" w:sz="0" w:space="0" w:color="auto"/>
          </w:divBdr>
        </w:div>
        <w:div w:id="1254121368">
          <w:marLeft w:val="640"/>
          <w:marRight w:val="0"/>
          <w:marTop w:val="0"/>
          <w:marBottom w:val="0"/>
          <w:divBdr>
            <w:top w:val="none" w:sz="0" w:space="0" w:color="auto"/>
            <w:left w:val="none" w:sz="0" w:space="0" w:color="auto"/>
            <w:bottom w:val="none" w:sz="0" w:space="0" w:color="auto"/>
            <w:right w:val="none" w:sz="0" w:space="0" w:color="auto"/>
          </w:divBdr>
        </w:div>
        <w:div w:id="155389026">
          <w:marLeft w:val="640"/>
          <w:marRight w:val="0"/>
          <w:marTop w:val="0"/>
          <w:marBottom w:val="0"/>
          <w:divBdr>
            <w:top w:val="none" w:sz="0" w:space="0" w:color="auto"/>
            <w:left w:val="none" w:sz="0" w:space="0" w:color="auto"/>
            <w:bottom w:val="none" w:sz="0" w:space="0" w:color="auto"/>
            <w:right w:val="none" w:sz="0" w:space="0" w:color="auto"/>
          </w:divBdr>
        </w:div>
        <w:div w:id="138109251">
          <w:marLeft w:val="640"/>
          <w:marRight w:val="0"/>
          <w:marTop w:val="0"/>
          <w:marBottom w:val="0"/>
          <w:divBdr>
            <w:top w:val="none" w:sz="0" w:space="0" w:color="auto"/>
            <w:left w:val="none" w:sz="0" w:space="0" w:color="auto"/>
            <w:bottom w:val="none" w:sz="0" w:space="0" w:color="auto"/>
            <w:right w:val="none" w:sz="0" w:space="0" w:color="auto"/>
          </w:divBdr>
        </w:div>
        <w:div w:id="785389789">
          <w:marLeft w:val="640"/>
          <w:marRight w:val="0"/>
          <w:marTop w:val="0"/>
          <w:marBottom w:val="0"/>
          <w:divBdr>
            <w:top w:val="none" w:sz="0" w:space="0" w:color="auto"/>
            <w:left w:val="none" w:sz="0" w:space="0" w:color="auto"/>
            <w:bottom w:val="none" w:sz="0" w:space="0" w:color="auto"/>
            <w:right w:val="none" w:sz="0" w:space="0" w:color="auto"/>
          </w:divBdr>
        </w:div>
        <w:div w:id="1676230767">
          <w:marLeft w:val="640"/>
          <w:marRight w:val="0"/>
          <w:marTop w:val="0"/>
          <w:marBottom w:val="0"/>
          <w:divBdr>
            <w:top w:val="none" w:sz="0" w:space="0" w:color="auto"/>
            <w:left w:val="none" w:sz="0" w:space="0" w:color="auto"/>
            <w:bottom w:val="none" w:sz="0" w:space="0" w:color="auto"/>
            <w:right w:val="none" w:sz="0" w:space="0" w:color="auto"/>
          </w:divBdr>
        </w:div>
        <w:div w:id="466512321">
          <w:marLeft w:val="640"/>
          <w:marRight w:val="0"/>
          <w:marTop w:val="0"/>
          <w:marBottom w:val="0"/>
          <w:divBdr>
            <w:top w:val="none" w:sz="0" w:space="0" w:color="auto"/>
            <w:left w:val="none" w:sz="0" w:space="0" w:color="auto"/>
            <w:bottom w:val="none" w:sz="0" w:space="0" w:color="auto"/>
            <w:right w:val="none" w:sz="0" w:space="0" w:color="auto"/>
          </w:divBdr>
        </w:div>
        <w:div w:id="732044094">
          <w:marLeft w:val="640"/>
          <w:marRight w:val="0"/>
          <w:marTop w:val="0"/>
          <w:marBottom w:val="0"/>
          <w:divBdr>
            <w:top w:val="none" w:sz="0" w:space="0" w:color="auto"/>
            <w:left w:val="none" w:sz="0" w:space="0" w:color="auto"/>
            <w:bottom w:val="none" w:sz="0" w:space="0" w:color="auto"/>
            <w:right w:val="none" w:sz="0" w:space="0" w:color="auto"/>
          </w:divBdr>
        </w:div>
        <w:div w:id="553274384">
          <w:marLeft w:val="640"/>
          <w:marRight w:val="0"/>
          <w:marTop w:val="0"/>
          <w:marBottom w:val="0"/>
          <w:divBdr>
            <w:top w:val="none" w:sz="0" w:space="0" w:color="auto"/>
            <w:left w:val="none" w:sz="0" w:space="0" w:color="auto"/>
            <w:bottom w:val="none" w:sz="0" w:space="0" w:color="auto"/>
            <w:right w:val="none" w:sz="0" w:space="0" w:color="auto"/>
          </w:divBdr>
        </w:div>
        <w:div w:id="755174407">
          <w:marLeft w:val="640"/>
          <w:marRight w:val="0"/>
          <w:marTop w:val="0"/>
          <w:marBottom w:val="0"/>
          <w:divBdr>
            <w:top w:val="none" w:sz="0" w:space="0" w:color="auto"/>
            <w:left w:val="none" w:sz="0" w:space="0" w:color="auto"/>
            <w:bottom w:val="none" w:sz="0" w:space="0" w:color="auto"/>
            <w:right w:val="none" w:sz="0" w:space="0" w:color="auto"/>
          </w:divBdr>
        </w:div>
        <w:div w:id="1160585106">
          <w:marLeft w:val="640"/>
          <w:marRight w:val="0"/>
          <w:marTop w:val="0"/>
          <w:marBottom w:val="0"/>
          <w:divBdr>
            <w:top w:val="none" w:sz="0" w:space="0" w:color="auto"/>
            <w:left w:val="none" w:sz="0" w:space="0" w:color="auto"/>
            <w:bottom w:val="none" w:sz="0" w:space="0" w:color="auto"/>
            <w:right w:val="none" w:sz="0" w:space="0" w:color="auto"/>
          </w:divBdr>
        </w:div>
        <w:div w:id="533688734">
          <w:marLeft w:val="640"/>
          <w:marRight w:val="0"/>
          <w:marTop w:val="0"/>
          <w:marBottom w:val="0"/>
          <w:divBdr>
            <w:top w:val="none" w:sz="0" w:space="0" w:color="auto"/>
            <w:left w:val="none" w:sz="0" w:space="0" w:color="auto"/>
            <w:bottom w:val="none" w:sz="0" w:space="0" w:color="auto"/>
            <w:right w:val="none" w:sz="0" w:space="0" w:color="auto"/>
          </w:divBdr>
        </w:div>
        <w:div w:id="283269809">
          <w:marLeft w:val="640"/>
          <w:marRight w:val="0"/>
          <w:marTop w:val="0"/>
          <w:marBottom w:val="0"/>
          <w:divBdr>
            <w:top w:val="none" w:sz="0" w:space="0" w:color="auto"/>
            <w:left w:val="none" w:sz="0" w:space="0" w:color="auto"/>
            <w:bottom w:val="none" w:sz="0" w:space="0" w:color="auto"/>
            <w:right w:val="none" w:sz="0" w:space="0" w:color="auto"/>
          </w:divBdr>
        </w:div>
        <w:div w:id="352849020">
          <w:marLeft w:val="640"/>
          <w:marRight w:val="0"/>
          <w:marTop w:val="0"/>
          <w:marBottom w:val="0"/>
          <w:divBdr>
            <w:top w:val="none" w:sz="0" w:space="0" w:color="auto"/>
            <w:left w:val="none" w:sz="0" w:space="0" w:color="auto"/>
            <w:bottom w:val="none" w:sz="0" w:space="0" w:color="auto"/>
            <w:right w:val="none" w:sz="0" w:space="0" w:color="auto"/>
          </w:divBdr>
        </w:div>
        <w:div w:id="1952543786">
          <w:marLeft w:val="640"/>
          <w:marRight w:val="0"/>
          <w:marTop w:val="0"/>
          <w:marBottom w:val="0"/>
          <w:divBdr>
            <w:top w:val="none" w:sz="0" w:space="0" w:color="auto"/>
            <w:left w:val="none" w:sz="0" w:space="0" w:color="auto"/>
            <w:bottom w:val="none" w:sz="0" w:space="0" w:color="auto"/>
            <w:right w:val="none" w:sz="0" w:space="0" w:color="auto"/>
          </w:divBdr>
        </w:div>
        <w:div w:id="712266853">
          <w:marLeft w:val="640"/>
          <w:marRight w:val="0"/>
          <w:marTop w:val="0"/>
          <w:marBottom w:val="0"/>
          <w:divBdr>
            <w:top w:val="none" w:sz="0" w:space="0" w:color="auto"/>
            <w:left w:val="none" w:sz="0" w:space="0" w:color="auto"/>
            <w:bottom w:val="none" w:sz="0" w:space="0" w:color="auto"/>
            <w:right w:val="none" w:sz="0" w:space="0" w:color="auto"/>
          </w:divBdr>
        </w:div>
        <w:div w:id="71238954">
          <w:marLeft w:val="640"/>
          <w:marRight w:val="0"/>
          <w:marTop w:val="0"/>
          <w:marBottom w:val="0"/>
          <w:divBdr>
            <w:top w:val="none" w:sz="0" w:space="0" w:color="auto"/>
            <w:left w:val="none" w:sz="0" w:space="0" w:color="auto"/>
            <w:bottom w:val="none" w:sz="0" w:space="0" w:color="auto"/>
            <w:right w:val="none" w:sz="0" w:space="0" w:color="auto"/>
          </w:divBdr>
        </w:div>
        <w:div w:id="1548446031">
          <w:marLeft w:val="640"/>
          <w:marRight w:val="0"/>
          <w:marTop w:val="0"/>
          <w:marBottom w:val="0"/>
          <w:divBdr>
            <w:top w:val="none" w:sz="0" w:space="0" w:color="auto"/>
            <w:left w:val="none" w:sz="0" w:space="0" w:color="auto"/>
            <w:bottom w:val="none" w:sz="0" w:space="0" w:color="auto"/>
            <w:right w:val="none" w:sz="0" w:space="0" w:color="auto"/>
          </w:divBdr>
        </w:div>
        <w:div w:id="1870026291">
          <w:marLeft w:val="640"/>
          <w:marRight w:val="0"/>
          <w:marTop w:val="0"/>
          <w:marBottom w:val="0"/>
          <w:divBdr>
            <w:top w:val="none" w:sz="0" w:space="0" w:color="auto"/>
            <w:left w:val="none" w:sz="0" w:space="0" w:color="auto"/>
            <w:bottom w:val="none" w:sz="0" w:space="0" w:color="auto"/>
            <w:right w:val="none" w:sz="0" w:space="0" w:color="auto"/>
          </w:divBdr>
        </w:div>
        <w:div w:id="190341778">
          <w:marLeft w:val="640"/>
          <w:marRight w:val="0"/>
          <w:marTop w:val="0"/>
          <w:marBottom w:val="0"/>
          <w:divBdr>
            <w:top w:val="none" w:sz="0" w:space="0" w:color="auto"/>
            <w:left w:val="none" w:sz="0" w:space="0" w:color="auto"/>
            <w:bottom w:val="none" w:sz="0" w:space="0" w:color="auto"/>
            <w:right w:val="none" w:sz="0" w:space="0" w:color="auto"/>
          </w:divBdr>
        </w:div>
        <w:div w:id="1226722799">
          <w:marLeft w:val="640"/>
          <w:marRight w:val="0"/>
          <w:marTop w:val="0"/>
          <w:marBottom w:val="0"/>
          <w:divBdr>
            <w:top w:val="none" w:sz="0" w:space="0" w:color="auto"/>
            <w:left w:val="none" w:sz="0" w:space="0" w:color="auto"/>
            <w:bottom w:val="none" w:sz="0" w:space="0" w:color="auto"/>
            <w:right w:val="none" w:sz="0" w:space="0" w:color="auto"/>
          </w:divBdr>
        </w:div>
        <w:div w:id="622423328">
          <w:marLeft w:val="640"/>
          <w:marRight w:val="0"/>
          <w:marTop w:val="0"/>
          <w:marBottom w:val="0"/>
          <w:divBdr>
            <w:top w:val="none" w:sz="0" w:space="0" w:color="auto"/>
            <w:left w:val="none" w:sz="0" w:space="0" w:color="auto"/>
            <w:bottom w:val="none" w:sz="0" w:space="0" w:color="auto"/>
            <w:right w:val="none" w:sz="0" w:space="0" w:color="auto"/>
          </w:divBdr>
        </w:div>
        <w:div w:id="1576629635">
          <w:marLeft w:val="640"/>
          <w:marRight w:val="0"/>
          <w:marTop w:val="0"/>
          <w:marBottom w:val="0"/>
          <w:divBdr>
            <w:top w:val="none" w:sz="0" w:space="0" w:color="auto"/>
            <w:left w:val="none" w:sz="0" w:space="0" w:color="auto"/>
            <w:bottom w:val="none" w:sz="0" w:space="0" w:color="auto"/>
            <w:right w:val="none" w:sz="0" w:space="0" w:color="auto"/>
          </w:divBdr>
        </w:div>
        <w:div w:id="105395719">
          <w:marLeft w:val="640"/>
          <w:marRight w:val="0"/>
          <w:marTop w:val="0"/>
          <w:marBottom w:val="0"/>
          <w:divBdr>
            <w:top w:val="none" w:sz="0" w:space="0" w:color="auto"/>
            <w:left w:val="none" w:sz="0" w:space="0" w:color="auto"/>
            <w:bottom w:val="none" w:sz="0" w:space="0" w:color="auto"/>
            <w:right w:val="none" w:sz="0" w:space="0" w:color="auto"/>
          </w:divBdr>
        </w:div>
        <w:div w:id="843781277">
          <w:marLeft w:val="640"/>
          <w:marRight w:val="0"/>
          <w:marTop w:val="0"/>
          <w:marBottom w:val="0"/>
          <w:divBdr>
            <w:top w:val="none" w:sz="0" w:space="0" w:color="auto"/>
            <w:left w:val="none" w:sz="0" w:space="0" w:color="auto"/>
            <w:bottom w:val="none" w:sz="0" w:space="0" w:color="auto"/>
            <w:right w:val="none" w:sz="0" w:space="0" w:color="auto"/>
          </w:divBdr>
        </w:div>
        <w:div w:id="612711576">
          <w:marLeft w:val="640"/>
          <w:marRight w:val="0"/>
          <w:marTop w:val="0"/>
          <w:marBottom w:val="0"/>
          <w:divBdr>
            <w:top w:val="none" w:sz="0" w:space="0" w:color="auto"/>
            <w:left w:val="none" w:sz="0" w:space="0" w:color="auto"/>
            <w:bottom w:val="none" w:sz="0" w:space="0" w:color="auto"/>
            <w:right w:val="none" w:sz="0" w:space="0" w:color="auto"/>
          </w:divBdr>
        </w:div>
        <w:div w:id="2046784598">
          <w:marLeft w:val="640"/>
          <w:marRight w:val="0"/>
          <w:marTop w:val="0"/>
          <w:marBottom w:val="0"/>
          <w:divBdr>
            <w:top w:val="none" w:sz="0" w:space="0" w:color="auto"/>
            <w:left w:val="none" w:sz="0" w:space="0" w:color="auto"/>
            <w:bottom w:val="none" w:sz="0" w:space="0" w:color="auto"/>
            <w:right w:val="none" w:sz="0" w:space="0" w:color="auto"/>
          </w:divBdr>
        </w:div>
        <w:div w:id="1292635415">
          <w:marLeft w:val="640"/>
          <w:marRight w:val="0"/>
          <w:marTop w:val="0"/>
          <w:marBottom w:val="0"/>
          <w:divBdr>
            <w:top w:val="none" w:sz="0" w:space="0" w:color="auto"/>
            <w:left w:val="none" w:sz="0" w:space="0" w:color="auto"/>
            <w:bottom w:val="none" w:sz="0" w:space="0" w:color="auto"/>
            <w:right w:val="none" w:sz="0" w:space="0" w:color="auto"/>
          </w:divBdr>
        </w:div>
        <w:div w:id="1340309276">
          <w:marLeft w:val="640"/>
          <w:marRight w:val="0"/>
          <w:marTop w:val="0"/>
          <w:marBottom w:val="0"/>
          <w:divBdr>
            <w:top w:val="none" w:sz="0" w:space="0" w:color="auto"/>
            <w:left w:val="none" w:sz="0" w:space="0" w:color="auto"/>
            <w:bottom w:val="none" w:sz="0" w:space="0" w:color="auto"/>
            <w:right w:val="none" w:sz="0" w:space="0" w:color="auto"/>
          </w:divBdr>
        </w:div>
        <w:div w:id="516237080">
          <w:marLeft w:val="640"/>
          <w:marRight w:val="0"/>
          <w:marTop w:val="0"/>
          <w:marBottom w:val="0"/>
          <w:divBdr>
            <w:top w:val="none" w:sz="0" w:space="0" w:color="auto"/>
            <w:left w:val="none" w:sz="0" w:space="0" w:color="auto"/>
            <w:bottom w:val="none" w:sz="0" w:space="0" w:color="auto"/>
            <w:right w:val="none" w:sz="0" w:space="0" w:color="auto"/>
          </w:divBdr>
        </w:div>
        <w:div w:id="2064402450">
          <w:marLeft w:val="640"/>
          <w:marRight w:val="0"/>
          <w:marTop w:val="0"/>
          <w:marBottom w:val="0"/>
          <w:divBdr>
            <w:top w:val="none" w:sz="0" w:space="0" w:color="auto"/>
            <w:left w:val="none" w:sz="0" w:space="0" w:color="auto"/>
            <w:bottom w:val="none" w:sz="0" w:space="0" w:color="auto"/>
            <w:right w:val="none" w:sz="0" w:space="0" w:color="auto"/>
          </w:divBdr>
        </w:div>
        <w:div w:id="567612308">
          <w:marLeft w:val="640"/>
          <w:marRight w:val="0"/>
          <w:marTop w:val="0"/>
          <w:marBottom w:val="0"/>
          <w:divBdr>
            <w:top w:val="none" w:sz="0" w:space="0" w:color="auto"/>
            <w:left w:val="none" w:sz="0" w:space="0" w:color="auto"/>
            <w:bottom w:val="none" w:sz="0" w:space="0" w:color="auto"/>
            <w:right w:val="none" w:sz="0" w:space="0" w:color="auto"/>
          </w:divBdr>
        </w:div>
        <w:div w:id="1030758494">
          <w:marLeft w:val="640"/>
          <w:marRight w:val="0"/>
          <w:marTop w:val="0"/>
          <w:marBottom w:val="0"/>
          <w:divBdr>
            <w:top w:val="none" w:sz="0" w:space="0" w:color="auto"/>
            <w:left w:val="none" w:sz="0" w:space="0" w:color="auto"/>
            <w:bottom w:val="none" w:sz="0" w:space="0" w:color="auto"/>
            <w:right w:val="none" w:sz="0" w:space="0" w:color="auto"/>
          </w:divBdr>
        </w:div>
        <w:div w:id="683361757">
          <w:marLeft w:val="640"/>
          <w:marRight w:val="0"/>
          <w:marTop w:val="0"/>
          <w:marBottom w:val="0"/>
          <w:divBdr>
            <w:top w:val="none" w:sz="0" w:space="0" w:color="auto"/>
            <w:left w:val="none" w:sz="0" w:space="0" w:color="auto"/>
            <w:bottom w:val="none" w:sz="0" w:space="0" w:color="auto"/>
            <w:right w:val="none" w:sz="0" w:space="0" w:color="auto"/>
          </w:divBdr>
        </w:div>
        <w:div w:id="1704552394">
          <w:marLeft w:val="640"/>
          <w:marRight w:val="0"/>
          <w:marTop w:val="0"/>
          <w:marBottom w:val="0"/>
          <w:divBdr>
            <w:top w:val="none" w:sz="0" w:space="0" w:color="auto"/>
            <w:left w:val="none" w:sz="0" w:space="0" w:color="auto"/>
            <w:bottom w:val="none" w:sz="0" w:space="0" w:color="auto"/>
            <w:right w:val="none" w:sz="0" w:space="0" w:color="auto"/>
          </w:divBdr>
        </w:div>
        <w:div w:id="1385643998">
          <w:marLeft w:val="640"/>
          <w:marRight w:val="0"/>
          <w:marTop w:val="0"/>
          <w:marBottom w:val="0"/>
          <w:divBdr>
            <w:top w:val="none" w:sz="0" w:space="0" w:color="auto"/>
            <w:left w:val="none" w:sz="0" w:space="0" w:color="auto"/>
            <w:bottom w:val="none" w:sz="0" w:space="0" w:color="auto"/>
            <w:right w:val="none" w:sz="0" w:space="0" w:color="auto"/>
          </w:divBdr>
        </w:div>
        <w:div w:id="1262180365">
          <w:marLeft w:val="640"/>
          <w:marRight w:val="0"/>
          <w:marTop w:val="0"/>
          <w:marBottom w:val="0"/>
          <w:divBdr>
            <w:top w:val="none" w:sz="0" w:space="0" w:color="auto"/>
            <w:left w:val="none" w:sz="0" w:space="0" w:color="auto"/>
            <w:bottom w:val="none" w:sz="0" w:space="0" w:color="auto"/>
            <w:right w:val="none" w:sz="0" w:space="0" w:color="auto"/>
          </w:divBdr>
        </w:div>
        <w:div w:id="16079822">
          <w:marLeft w:val="640"/>
          <w:marRight w:val="0"/>
          <w:marTop w:val="0"/>
          <w:marBottom w:val="0"/>
          <w:divBdr>
            <w:top w:val="none" w:sz="0" w:space="0" w:color="auto"/>
            <w:left w:val="none" w:sz="0" w:space="0" w:color="auto"/>
            <w:bottom w:val="none" w:sz="0" w:space="0" w:color="auto"/>
            <w:right w:val="none" w:sz="0" w:space="0" w:color="auto"/>
          </w:divBdr>
        </w:div>
        <w:div w:id="23874361">
          <w:marLeft w:val="640"/>
          <w:marRight w:val="0"/>
          <w:marTop w:val="0"/>
          <w:marBottom w:val="0"/>
          <w:divBdr>
            <w:top w:val="none" w:sz="0" w:space="0" w:color="auto"/>
            <w:left w:val="none" w:sz="0" w:space="0" w:color="auto"/>
            <w:bottom w:val="none" w:sz="0" w:space="0" w:color="auto"/>
            <w:right w:val="none" w:sz="0" w:space="0" w:color="auto"/>
          </w:divBdr>
        </w:div>
        <w:div w:id="1000427712">
          <w:marLeft w:val="640"/>
          <w:marRight w:val="0"/>
          <w:marTop w:val="0"/>
          <w:marBottom w:val="0"/>
          <w:divBdr>
            <w:top w:val="none" w:sz="0" w:space="0" w:color="auto"/>
            <w:left w:val="none" w:sz="0" w:space="0" w:color="auto"/>
            <w:bottom w:val="none" w:sz="0" w:space="0" w:color="auto"/>
            <w:right w:val="none" w:sz="0" w:space="0" w:color="auto"/>
          </w:divBdr>
        </w:div>
        <w:div w:id="35547862">
          <w:marLeft w:val="640"/>
          <w:marRight w:val="0"/>
          <w:marTop w:val="0"/>
          <w:marBottom w:val="0"/>
          <w:divBdr>
            <w:top w:val="none" w:sz="0" w:space="0" w:color="auto"/>
            <w:left w:val="none" w:sz="0" w:space="0" w:color="auto"/>
            <w:bottom w:val="none" w:sz="0" w:space="0" w:color="auto"/>
            <w:right w:val="none" w:sz="0" w:space="0" w:color="auto"/>
          </w:divBdr>
        </w:div>
        <w:div w:id="1481536600">
          <w:marLeft w:val="640"/>
          <w:marRight w:val="0"/>
          <w:marTop w:val="0"/>
          <w:marBottom w:val="0"/>
          <w:divBdr>
            <w:top w:val="none" w:sz="0" w:space="0" w:color="auto"/>
            <w:left w:val="none" w:sz="0" w:space="0" w:color="auto"/>
            <w:bottom w:val="none" w:sz="0" w:space="0" w:color="auto"/>
            <w:right w:val="none" w:sz="0" w:space="0" w:color="auto"/>
          </w:divBdr>
        </w:div>
        <w:div w:id="602569437">
          <w:marLeft w:val="640"/>
          <w:marRight w:val="0"/>
          <w:marTop w:val="0"/>
          <w:marBottom w:val="0"/>
          <w:divBdr>
            <w:top w:val="none" w:sz="0" w:space="0" w:color="auto"/>
            <w:left w:val="none" w:sz="0" w:space="0" w:color="auto"/>
            <w:bottom w:val="none" w:sz="0" w:space="0" w:color="auto"/>
            <w:right w:val="none" w:sz="0" w:space="0" w:color="auto"/>
          </w:divBdr>
        </w:div>
        <w:div w:id="1197232114">
          <w:marLeft w:val="640"/>
          <w:marRight w:val="0"/>
          <w:marTop w:val="0"/>
          <w:marBottom w:val="0"/>
          <w:divBdr>
            <w:top w:val="none" w:sz="0" w:space="0" w:color="auto"/>
            <w:left w:val="none" w:sz="0" w:space="0" w:color="auto"/>
            <w:bottom w:val="none" w:sz="0" w:space="0" w:color="auto"/>
            <w:right w:val="none" w:sz="0" w:space="0" w:color="auto"/>
          </w:divBdr>
        </w:div>
        <w:div w:id="61024889">
          <w:marLeft w:val="640"/>
          <w:marRight w:val="0"/>
          <w:marTop w:val="0"/>
          <w:marBottom w:val="0"/>
          <w:divBdr>
            <w:top w:val="none" w:sz="0" w:space="0" w:color="auto"/>
            <w:left w:val="none" w:sz="0" w:space="0" w:color="auto"/>
            <w:bottom w:val="none" w:sz="0" w:space="0" w:color="auto"/>
            <w:right w:val="none" w:sz="0" w:space="0" w:color="auto"/>
          </w:divBdr>
        </w:div>
        <w:div w:id="805703039">
          <w:marLeft w:val="640"/>
          <w:marRight w:val="0"/>
          <w:marTop w:val="0"/>
          <w:marBottom w:val="0"/>
          <w:divBdr>
            <w:top w:val="none" w:sz="0" w:space="0" w:color="auto"/>
            <w:left w:val="none" w:sz="0" w:space="0" w:color="auto"/>
            <w:bottom w:val="none" w:sz="0" w:space="0" w:color="auto"/>
            <w:right w:val="none" w:sz="0" w:space="0" w:color="auto"/>
          </w:divBdr>
        </w:div>
        <w:div w:id="1976253302">
          <w:marLeft w:val="640"/>
          <w:marRight w:val="0"/>
          <w:marTop w:val="0"/>
          <w:marBottom w:val="0"/>
          <w:divBdr>
            <w:top w:val="none" w:sz="0" w:space="0" w:color="auto"/>
            <w:left w:val="none" w:sz="0" w:space="0" w:color="auto"/>
            <w:bottom w:val="none" w:sz="0" w:space="0" w:color="auto"/>
            <w:right w:val="none" w:sz="0" w:space="0" w:color="auto"/>
          </w:divBdr>
        </w:div>
        <w:div w:id="1776904410">
          <w:marLeft w:val="640"/>
          <w:marRight w:val="0"/>
          <w:marTop w:val="0"/>
          <w:marBottom w:val="0"/>
          <w:divBdr>
            <w:top w:val="none" w:sz="0" w:space="0" w:color="auto"/>
            <w:left w:val="none" w:sz="0" w:space="0" w:color="auto"/>
            <w:bottom w:val="none" w:sz="0" w:space="0" w:color="auto"/>
            <w:right w:val="none" w:sz="0" w:space="0" w:color="auto"/>
          </w:divBdr>
        </w:div>
        <w:div w:id="1366640451">
          <w:marLeft w:val="640"/>
          <w:marRight w:val="0"/>
          <w:marTop w:val="0"/>
          <w:marBottom w:val="0"/>
          <w:divBdr>
            <w:top w:val="none" w:sz="0" w:space="0" w:color="auto"/>
            <w:left w:val="none" w:sz="0" w:space="0" w:color="auto"/>
            <w:bottom w:val="none" w:sz="0" w:space="0" w:color="auto"/>
            <w:right w:val="none" w:sz="0" w:space="0" w:color="auto"/>
          </w:divBdr>
        </w:div>
        <w:div w:id="141629857">
          <w:marLeft w:val="640"/>
          <w:marRight w:val="0"/>
          <w:marTop w:val="0"/>
          <w:marBottom w:val="0"/>
          <w:divBdr>
            <w:top w:val="none" w:sz="0" w:space="0" w:color="auto"/>
            <w:left w:val="none" w:sz="0" w:space="0" w:color="auto"/>
            <w:bottom w:val="none" w:sz="0" w:space="0" w:color="auto"/>
            <w:right w:val="none" w:sz="0" w:space="0" w:color="auto"/>
          </w:divBdr>
        </w:div>
        <w:div w:id="1010328594">
          <w:marLeft w:val="640"/>
          <w:marRight w:val="0"/>
          <w:marTop w:val="0"/>
          <w:marBottom w:val="0"/>
          <w:divBdr>
            <w:top w:val="none" w:sz="0" w:space="0" w:color="auto"/>
            <w:left w:val="none" w:sz="0" w:space="0" w:color="auto"/>
            <w:bottom w:val="none" w:sz="0" w:space="0" w:color="auto"/>
            <w:right w:val="none" w:sz="0" w:space="0" w:color="auto"/>
          </w:divBdr>
        </w:div>
      </w:divsChild>
    </w:div>
    <w:div w:id="1722367895">
      <w:marLeft w:val="0"/>
      <w:marRight w:val="0"/>
      <w:marTop w:val="0"/>
      <w:marBottom w:val="0"/>
      <w:divBdr>
        <w:top w:val="none" w:sz="0" w:space="0" w:color="auto"/>
        <w:left w:val="none" w:sz="0" w:space="0" w:color="auto"/>
        <w:bottom w:val="none" w:sz="0" w:space="0" w:color="auto"/>
        <w:right w:val="none" w:sz="0" w:space="0" w:color="auto"/>
      </w:divBdr>
    </w:div>
    <w:div w:id="1728841138">
      <w:marLeft w:val="0"/>
      <w:marRight w:val="0"/>
      <w:marTop w:val="0"/>
      <w:marBottom w:val="0"/>
      <w:divBdr>
        <w:top w:val="none" w:sz="0" w:space="0" w:color="auto"/>
        <w:left w:val="none" w:sz="0" w:space="0" w:color="auto"/>
        <w:bottom w:val="none" w:sz="0" w:space="0" w:color="auto"/>
        <w:right w:val="none" w:sz="0" w:space="0" w:color="auto"/>
      </w:divBdr>
    </w:div>
    <w:div w:id="1730959668">
      <w:bodyDiv w:val="1"/>
      <w:marLeft w:val="0"/>
      <w:marRight w:val="0"/>
      <w:marTop w:val="0"/>
      <w:marBottom w:val="0"/>
      <w:divBdr>
        <w:top w:val="none" w:sz="0" w:space="0" w:color="auto"/>
        <w:left w:val="none" w:sz="0" w:space="0" w:color="auto"/>
        <w:bottom w:val="none" w:sz="0" w:space="0" w:color="auto"/>
        <w:right w:val="none" w:sz="0" w:space="0" w:color="auto"/>
      </w:divBdr>
      <w:divsChild>
        <w:div w:id="2021928847">
          <w:marLeft w:val="640"/>
          <w:marRight w:val="0"/>
          <w:marTop w:val="0"/>
          <w:marBottom w:val="0"/>
          <w:divBdr>
            <w:top w:val="none" w:sz="0" w:space="0" w:color="auto"/>
            <w:left w:val="none" w:sz="0" w:space="0" w:color="auto"/>
            <w:bottom w:val="none" w:sz="0" w:space="0" w:color="auto"/>
            <w:right w:val="none" w:sz="0" w:space="0" w:color="auto"/>
          </w:divBdr>
        </w:div>
        <w:div w:id="354189228">
          <w:marLeft w:val="640"/>
          <w:marRight w:val="0"/>
          <w:marTop w:val="0"/>
          <w:marBottom w:val="0"/>
          <w:divBdr>
            <w:top w:val="none" w:sz="0" w:space="0" w:color="auto"/>
            <w:left w:val="none" w:sz="0" w:space="0" w:color="auto"/>
            <w:bottom w:val="none" w:sz="0" w:space="0" w:color="auto"/>
            <w:right w:val="none" w:sz="0" w:space="0" w:color="auto"/>
          </w:divBdr>
        </w:div>
        <w:div w:id="1745027176">
          <w:marLeft w:val="640"/>
          <w:marRight w:val="0"/>
          <w:marTop w:val="0"/>
          <w:marBottom w:val="0"/>
          <w:divBdr>
            <w:top w:val="none" w:sz="0" w:space="0" w:color="auto"/>
            <w:left w:val="none" w:sz="0" w:space="0" w:color="auto"/>
            <w:bottom w:val="none" w:sz="0" w:space="0" w:color="auto"/>
            <w:right w:val="none" w:sz="0" w:space="0" w:color="auto"/>
          </w:divBdr>
        </w:div>
        <w:div w:id="1832671938">
          <w:marLeft w:val="640"/>
          <w:marRight w:val="0"/>
          <w:marTop w:val="0"/>
          <w:marBottom w:val="0"/>
          <w:divBdr>
            <w:top w:val="none" w:sz="0" w:space="0" w:color="auto"/>
            <w:left w:val="none" w:sz="0" w:space="0" w:color="auto"/>
            <w:bottom w:val="none" w:sz="0" w:space="0" w:color="auto"/>
            <w:right w:val="none" w:sz="0" w:space="0" w:color="auto"/>
          </w:divBdr>
        </w:div>
        <w:div w:id="1727794939">
          <w:marLeft w:val="640"/>
          <w:marRight w:val="0"/>
          <w:marTop w:val="0"/>
          <w:marBottom w:val="0"/>
          <w:divBdr>
            <w:top w:val="none" w:sz="0" w:space="0" w:color="auto"/>
            <w:left w:val="none" w:sz="0" w:space="0" w:color="auto"/>
            <w:bottom w:val="none" w:sz="0" w:space="0" w:color="auto"/>
            <w:right w:val="none" w:sz="0" w:space="0" w:color="auto"/>
          </w:divBdr>
        </w:div>
        <w:div w:id="121771448">
          <w:marLeft w:val="640"/>
          <w:marRight w:val="0"/>
          <w:marTop w:val="0"/>
          <w:marBottom w:val="0"/>
          <w:divBdr>
            <w:top w:val="none" w:sz="0" w:space="0" w:color="auto"/>
            <w:left w:val="none" w:sz="0" w:space="0" w:color="auto"/>
            <w:bottom w:val="none" w:sz="0" w:space="0" w:color="auto"/>
            <w:right w:val="none" w:sz="0" w:space="0" w:color="auto"/>
          </w:divBdr>
        </w:div>
        <w:div w:id="1911428994">
          <w:marLeft w:val="640"/>
          <w:marRight w:val="0"/>
          <w:marTop w:val="0"/>
          <w:marBottom w:val="0"/>
          <w:divBdr>
            <w:top w:val="none" w:sz="0" w:space="0" w:color="auto"/>
            <w:left w:val="none" w:sz="0" w:space="0" w:color="auto"/>
            <w:bottom w:val="none" w:sz="0" w:space="0" w:color="auto"/>
            <w:right w:val="none" w:sz="0" w:space="0" w:color="auto"/>
          </w:divBdr>
        </w:div>
        <w:div w:id="676543176">
          <w:marLeft w:val="640"/>
          <w:marRight w:val="0"/>
          <w:marTop w:val="0"/>
          <w:marBottom w:val="0"/>
          <w:divBdr>
            <w:top w:val="none" w:sz="0" w:space="0" w:color="auto"/>
            <w:left w:val="none" w:sz="0" w:space="0" w:color="auto"/>
            <w:bottom w:val="none" w:sz="0" w:space="0" w:color="auto"/>
            <w:right w:val="none" w:sz="0" w:space="0" w:color="auto"/>
          </w:divBdr>
        </w:div>
        <w:div w:id="779107547">
          <w:marLeft w:val="640"/>
          <w:marRight w:val="0"/>
          <w:marTop w:val="0"/>
          <w:marBottom w:val="0"/>
          <w:divBdr>
            <w:top w:val="none" w:sz="0" w:space="0" w:color="auto"/>
            <w:left w:val="none" w:sz="0" w:space="0" w:color="auto"/>
            <w:bottom w:val="none" w:sz="0" w:space="0" w:color="auto"/>
            <w:right w:val="none" w:sz="0" w:space="0" w:color="auto"/>
          </w:divBdr>
        </w:div>
        <w:div w:id="1242830204">
          <w:marLeft w:val="640"/>
          <w:marRight w:val="0"/>
          <w:marTop w:val="0"/>
          <w:marBottom w:val="0"/>
          <w:divBdr>
            <w:top w:val="none" w:sz="0" w:space="0" w:color="auto"/>
            <w:left w:val="none" w:sz="0" w:space="0" w:color="auto"/>
            <w:bottom w:val="none" w:sz="0" w:space="0" w:color="auto"/>
            <w:right w:val="none" w:sz="0" w:space="0" w:color="auto"/>
          </w:divBdr>
        </w:div>
        <w:div w:id="1530995019">
          <w:marLeft w:val="640"/>
          <w:marRight w:val="0"/>
          <w:marTop w:val="0"/>
          <w:marBottom w:val="0"/>
          <w:divBdr>
            <w:top w:val="none" w:sz="0" w:space="0" w:color="auto"/>
            <w:left w:val="none" w:sz="0" w:space="0" w:color="auto"/>
            <w:bottom w:val="none" w:sz="0" w:space="0" w:color="auto"/>
            <w:right w:val="none" w:sz="0" w:space="0" w:color="auto"/>
          </w:divBdr>
        </w:div>
        <w:div w:id="36929139">
          <w:marLeft w:val="640"/>
          <w:marRight w:val="0"/>
          <w:marTop w:val="0"/>
          <w:marBottom w:val="0"/>
          <w:divBdr>
            <w:top w:val="none" w:sz="0" w:space="0" w:color="auto"/>
            <w:left w:val="none" w:sz="0" w:space="0" w:color="auto"/>
            <w:bottom w:val="none" w:sz="0" w:space="0" w:color="auto"/>
            <w:right w:val="none" w:sz="0" w:space="0" w:color="auto"/>
          </w:divBdr>
        </w:div>
        <w:div w:id="920868769">
          <w:marLeft w:val="640"/>
          <w:marRight w:val="0"/>
          <w:marTop w:val="0"/>
          <w:marBottom w:val="0"/>
          <w:divBdr>
            <w:top w:val="none" w:sz="0" w:space="0" w:color="auto"/>
            <w:left w:val="none" w:sz="0" w:space="0" w:color="auto"/>
            <w:bottom w:val="none" w:sz="0" w:space="0" w:color="auto"/>
            <w:right w:val="none" w:sz="0" w:space="0" w:color="auto"/>
          </w:divBdr>
        </w:div>
        <w:div w:id="842891077">
          <w:marLeft w:val="640"/>
          <w:marRight w:val="0"/>
          <w:marTop w:val="0"/>
          <w:marBottom w:val="0"/>
          <w:divBdr>
            <w:top w:val="none" w:sz="0" w:space="0" w:color="auto"/>
            <w:left w:val="none" w:sz="0" w:space="0" w:color="auto"/>
            <w:bottom w:val="none" w:sz="0" w:space="0" w:color="auto"/>
            <w:right w:val="none" w:sz="0" w:space="0" w:color="auto"/>
          </w:divBdr>
        </w:div>
        <w:div w:id="1184830862">
          <w:marLeft w:val="640"/>
          <w:marRight w:val="0"/>
          <w:marTop w:val="0"/>
          <w:marBottom w:val="0"/>
          <w:divBdr>
            <w:top w:val="none" w:sz="0" w:space="0" w:color="auto"/>
            <w:left w:val="none" w:sz="0" w:space="0" w:color="auto"/>
            <w:bottom w:val="none" w:sz="0" w:space="0" w:color="auto"/>
            <w:right w:val="none" w:sz="0" w:space="0" w:color="auto"/>
          </w:divBdr>
        </w:div>
        <w:div w:id="1542011970">
          <w:marLeft w:val="640"/>
          <w:marRight w:val="0"/>
          <w:marTop w:val="0"/>
          <w:marBottom w:val="0"/>
          <w:divBdr>
            <w:top w:val="none" w:sz="0" w:space="0" w:color="auto"/>
            <w:left w:val="none" w:sz="0" w:space="0" w:color="auto"/>
            <w:bottom w:val="none" w:sz="0" w:space="0" w:color="auto"/>
            <w:right w:val="none" w:sz="0" w:space="0" w:color="auto"/>
          </w:divBdr>
        </w:div>
        <w:div w:id="1425102886">
          <w:marLeft w:val="640"/>
          <w:marRight w:val="0"/>
          <w:marTop w:val="0"/>
          <w:marBottom w:val="0"/>
          <w:divBdr>
            <w:top w:val="none" w:sz="0" w:space="0" w:color="auto"/>
            <w:left w:val="none" w:sz="0" w:space="0" w:color="auto"/>
            <w:bottom w:val="none" w:sz="0" w:space="0" w:color="auto"/>
            <w:right w:val="none" w:sz="0" w:space="0" w:color="auto"/>
          </w:divBdr>
        </w:div>
        <w:div w:id="1030767263">
          <w:marLeft w:val="640"/>
          <w:marRight w:val="0"/>
          <w:marTop w:val="0"/>
          <w:marBottom w:val="0"/>
          <w:divBdr>
            <w:top w:val="none" w:sz="0" w:space="0" w:color="auto"/>
            <w:left w:val="none" w:sz="0" w:space="0" w:color="auto"/>
            <w:bottom w:val="none" w:sz="0" w:space="0" w:color="auto"/>
            <w:right w:val="none" w:sz="0" w:space="0" w:color="auto"/>
          </w:divBdr>
        </w:div>
        <w:div w:id="1418207782">
          <w:marLeft w:val="640"/>
          <w:marRight w:val="0"/>
          <w:marTop w:val="0"/>
          <w:marBottom w:val="0"/>
          <w:divBdr>
            <w:top w:val="none" w:sz="0" w:space="0" w:color="auto"/>
            <w:left w:val="none" w:sz="0" w:space="0" w:color="auto"/>
            <w:bottom w:val="none" w:sz="0" w:space="0" w:color="auto"/>
            <w:right w:val="none" w:sz="0" w:space="0" w:color="auto"/>
          </w:divBdr>
        </w:div>
        <w:div w:id="726612035">
          <w:marLeft w:val="640"/>
          <w:marRight w:val="0"/>
          <w:marTop w:val="0"/>
          <w:marBottom w:val="0"/>
          <w:divBdr>
            <w:top w:val="none" w:sz="0" w:space="0" w:color="auto"/>
            <w:left w:val="none" w:sz="0" w:space="0" w:color="auto"/>
            <w:bottom w:val="none" w:sz="0" w:space="0" w:color="auto"/>
            <w:right w:val="none" w:sz="0" w:space="0" w:color="auto"/>
          </w:divBdr>
        </w:div>
        <w:div w:id="922033577">
          <w:marLeft w:val="640"/>
          <w:marRight w:val="0"/>
          <w:marTop w:val="0"/>
          <w:marBottom w:val="0"/>
          <w:divBdr>
            <w:top w:val="none" w:sz="0" w:space="0" w:color="auto"/>
            <w:left w:val="none" w:sz="0" w:space="0" w:color="auto"/>
            <w:bottom w:val="none" w:sz="0" w:space="0" w:color="auto"/>
            <w:right w:val="none" w:sz="0" w:space="0" w:color="auto"/>
          </w:divBdr>
        </w:div>
        <w:div w:id="1013383971">
          <w:marLeft w:val="640"/>
          <w:marRight w:val="0"/>
          <w:marTop w:val="0"/>
          <w:marBottom w:val="0"/>
          <w:divBdr>
            <w:top w:val="none" w:sz="0" w:space="0" w:color="auto"/>
            <w:left w:val="none" w:sz="0" w:space="0" w:color="auto"/>
            <w:bottom w:val="none" w:sz="0" w:space="0" w:color="auto"/>
            <w:right w:val="none" w:sz="0" w:space="0" w:color="auto"/>
          </w:divBdr>
        </w:div>
        <w:div w:id="553664844">
          <w:marLeft w:val="640"/>
          <w:marRight w:val="0"/>
          <w:marTop w:val="0"/>
          <w:marBottom w:val="0"/>
          <w:divBdr>
            <w:top w:val="none" w:sz="0" w:space="0" w:color="auto"/>
            <w:left w:val="none" w:sz="0" w:space="0" w:color="auto"/>
            <w:bottom w:val="none" w:sz="0" w:space="0" w:color="auto"/>
            <w:right w:val="none" w:sz="0" w:space="0" w:color="auto"/>
          </w:divBdr>
        </w:div>
        <w:div w:id="1441146771">
          <w:marLeft w:val="640"/>
          <w:marRight w:val="0"/>
          <w:marTop w:val="0"/>
          <w:marBottom w:val="0"/>
          <w:divBdr>
            <w:top w:val="none" w:sz="0" w:space="0" w:color="auto"/>
            <w:left w:val="none" w:sz="0" w:space="0" w:color="auto"/>
            <w:bottom w:val="none" w:sz="0" w:space="0" w:color="auto"/>
            <w:right w:val="none" w:sz="0" w:space="0" w:color="auto"/>
          </w:divBdr>
        </w:div>
        <w:div w:id="1861702726">
          <w:marLeft w:val="640"/>
          <w:marRight w:val="0"/>
          <w:marTop w:val="0"/>
          <w:marBottom w:val="0"/>
          <w:divBdr>
            <w:top w:val="none" w:sz="0" w:space="0" w:color="auto"/>
            <w:left w:val="none" w:sz="0" w:space="0" w:color="auto"/>
            <w:bottom w:val="none" w:sz="0" w:space="0" w:color="auto"/>
            <w:right w:val="none" w:sz="0" w:space="0" w:color="auto"/>
          </w:divBdr>
        </w:div>
        <w:div w:id="895705788">
          <w:marLeft w:val="640"/>
          <w:marRight w:val="0"/>
          <w:marTop w:val="0"/>
          <w:marBottom w:val="0"/>
          <w:divBdr>
            <w:top w:val="none" w:sz="0" w:space="0" w:color="auto"/>
            <w:left w:val="none" w:sz="0" w:space="0" w:color="auto"/>
            <w:bottom w:val="none" w:sz="0" w:space="0" w:color="auto"/>
            <w:right w:val="none" w:sz="0" w:space="0" w:color="auto"/>
          </w:divBdr>
        </w:div>
        <w:div w:id="852650847">
          <w:marLeft w:val="640"/>
          <w:marRight w:val="0"/>
          <w:marTop w:val="0"/>
          <w:marBottom w:val="0"/>
          <w:divBdr>
            <w:top w:val="none" w:sz="0" w:space="0" w:color="auto"/>
            <w:left w:val="none" w:sz="0" w:space="0" w:color="auto"/>
            <w:bottom w:val="none" w:sz="0" w:space="0" w:color="auto"/>
            <w:right w:val="none" w:sz="0" w:space="0" w:color="auto"/>
          </w:divBdr>
        </w:div>
        <w:div w:id="870605227">
          <w:marLeft w:val="640"/>
          <w:marRight w:val="0"/>
          <w:marTop w:val="0"/>
          <w:marBottom w:val="0"/>
          <w:divBdr>
            <w:top w:val="none" w:sz="0" w:space="0" w:color="auto"/>
            <w:left w:val="none" w:sz="0" w:space="0" w:color="auto"/>
            <w:bottom w:val="none" w:sz="0" w:space="0" w:color="auto"/>
            <w:right w:val="none" w:sz="0" w:space="0" w:color="auto"/>
          </w:divBdr>
        </w:div>
        <w:div w:id="2070575060">
          <w:marLeft w:val="640"/>
          <w:marRight w:val="0"/>
          <w:marTop w:val="0"/>
          <w:marBottom w:val="0"/>
          <w:divBdr>
            <w:top w:val="none" w:sz="0" w:space="0" w:color="auto"/>
            <w:left w:val="none" w:sz="0" w:space="0" w:color="auto"/>
            <w:bottom w:val="none" w:sz="0" w:space="0" w:color="auto"/>
            <w:right w:val="none" w:sz="0" w:space="0" w:color="auto"/>
          </w:divBdr>
        </w:div>
        <w:div w:id="870924839">
          <w:marLeft w:val="640"/>
          <w:marRight w:val="0"/>
          <w:marTop w:val="0"/>
          <w:marBottom w:val="0"/>
          <w:divBdr>
            <w:top w:val="none" w:sz="0" w:space="0" w:color="auto"/>
            <w:left w:val="none" w:sz="0" w:space="0" w:color="auto"/>
            <w:bottom w:val="none" w:sz="0" w:space="0" w:color="auto"/>
            <w:right w:val="none" w:sz="0" w:space="0" w:color="auto"/>
          </w:divBdr>
        </w:div>
        <w:div w:id="529337926">
          <w:marLeft w:val="640"/>
          <w:marRight w:val="0"/>
          <w:marTop w:val="0"/>
          <w:marBottom w:val="0"/>
          <w:divBdr>
            <w:top w:val="none" w:sz="0" w:space="0" w:color="auto"/>
            <w:left w:val="none" w:sz="0" w:space="0" w:color="auto"/>
            <w:bottom w:val="none" w:sz="0" w:space="0" w:color="auto"/>
            <w:right w:val="none" w:sz="0" w:space="0" w:color="auto"/>
          </w:divBdr>
        </w:div>
        <w:div w:id="1358237480">
          <w:marLeft w:val="640"/>
          <w:marRight w:val="0"/>
          <w:marTop w:val="0"/>
          <w:marBottom w:val="0"/>
          <w:divBdr>
            <w:top w:val="none" w:sz="0" w:space="0" w:color="auto"/>
            <w:left w:val="none" w:sz="0" w:space="0" w:color="auto"/>
            <w:bottom w:val="none" w:sz="0" w:space="0" w:color="auto"/>
            <w:right w:val="none" w:sz="0" w:space="0" w:color="auto"/>
          </w:divBdr>
        </w:div>
        <w:div w:id="774060846">
          <w:marLeft w:val="640"/>
          <w:marRight w:val="0"/>
          <w:marTop w:val="0"/>
          <w:marBottom w:val="0"/>
          <w:divBdr>
            <w:top w:val="none" w:sz="0" w:space="0" w:color="auto"/>
            <w:left w:val="none" w:sz="0" w:space="0" w:color="auto"/>
            <w:bottom w:val="none" w:sz="0" w:space="0" w:color="auto"/>
            <w:right w:val="none" w:sz="0" w:space="0" w:color="auto"/>
          </w:divBdr>
        </w:div>
        <w:div w:id="129058507">
          <w:marLeft w:val="640"/>
          <w:marRight w:val="0"/>
          <w:marTop w:val="0"/>
          <w:marBottom w:val="0"/>
          <w:divBdr>
            <w:top w:val="none" w:sz="0" w:space="0" w:color="auto"/>
            <w:left w:val="none" w:sz="0" w:space="0" w:color="auto"/>
            <w:bottom w:val="none" w:sz="0" w:space="0" w:color="auto"/>
            <w:right w:val="none" w:sz="0" w:space="0" w:color="auto"/>
          </w:divBdr>
        </w:div>
        <w:div w:id="754859097">
          <w:marLeft w:val="640"/>
          <w:marRight w:val="0"/>
          <w:marTop w:val="0"/>
          <w:marBottom w:val="0"/>
          <w:divBdr>
            <w:top w:val="none" w:sz="0" w:space="0" w:color="auto"/>
            <w:left w:val="none" w:sz="0" w:space="0" w:color="auto"/>
            <w:bottom w:val="none" w:sz="0" w:space="0" w:color="auto"/>
            <w:right w:val="none" w:sz="0" w:space="0" w:color="auto"/>
          </w:divBdr>
        </w:div>
        <w:div w:id="1386417603">
          <w:marLeft w:val="640"/>
          <w:marRight w:val="0"/>
          <w:marTop w:val="0"/>
          <w:marBottom w:val="0"/>
          <w:divBdr>
            <w:top w:val="none" w:sz="0" w:space="0" w:color="auto"/>
            <w:left w:val="none" w:sz="0" w:space="0" w:color="auto"/>
            <w:bottom w:val="none" w:sz="0" w:space="0" w:color="auto"/>
            <w:right w:val="none" w:sz="0" w:space="0" w:color="auto"/>
          </w:divBdr>
        </w:div>
        <w:div w:id="1053042897">
          <w:marLeft w:val="640"/>
          <w:marRight w:val="0"/>
          <w:marTop w:val="0"/>
          <w:marBottom w:val="0"/>
          <w:divBdr>
            <w:top w:val="none" w:sz="0" w:space="0" w:color="auto"/>
            <w:left w:val="none" w:sz="0" w:space="0" w:color="auto"/>
            <w:bottom w:val="none" w:sz="0" w:space="0" w:color="auto"/>
            <w:right w:val="none" w:sz="0" w:space="0" w:color="auto"/>
          </w:divBdr>
        </w:div>
        <w:div w:id="1136026464">
          <w:marLeft w:val="640"/>
          <w:marRight w:val="0"/>
          <w:marTop w:val="0"/>
          <w:marBottom w:val="0"/>
          <w:divBdr>
            <w:top w:val="none" w:sz="0" w:space="0" w:color="auto"/>
            <w:left w:val="none" w:sz="0" w:space="0" w:color="auto"/>
            <w:bottom w:val="none" w:sz="0" w:space="0" w:color="auto"/>
            <w:right w:val="none" w:sz="0" w:space="0" w:color="auto"/>
          </w:divBdr>
        </w:div>
        <w:div w:id="15356445">
          <w:marLeft w:val="640"/>
          <w:marRight w:val="0"/>
          <w:marTop w:val="0"/>
          <w:marBottom w:val="0"/>
          <w:divBdr>
            <w:top w:val="none" w:sz="0" w:space="0" w:color="auto"/>
            <w:left w:val="none" w:sz="0" w:space="0" w:color="auto"/>
            <w:bottom w:val="none" w:sz="0" w:space="0" w:color="auto"/>
            <w:right w:val="none" w:sz="0" w:space="0" w:color="auto"/>
          </w:divBdr>
        </w:div>
        <w:div w:id="998382853">
          <w:marLeft w:val="640"/>
          <w:marRight w:val="0"/>
          <w:marTop w:val="0"/>
          <w:marBottom w:val="0"/>
          <w:divBdr>
            <w:top w:val="none" w:sz="0" w:space="0" w:color="auto"/>
            <w:left w:val="none" w:sz="0" w:space="0" w:color="auto"/>
            <w:bottom w:val="none" w:sz="0" w:space="0" w:color="auto"/>
            <w:right w:val="none" w:sz="0" w:space="0" w:color="auto"/>
          </w:divBdr>
        </w:div>
        <w:div w:id="179005819">
          <w:marLeft w:val="640"/>
          <w:marRight w:val="0"/>
          <w:marTop w:val="0"/>
          <w:marBottom w:val="0"/>
          <w:divBdr>
            <w:top w:val="none" w:sz="0" w:space="0" w:color="auto"/>
            <w:left w:val="none" w:sz="0" w:space="0" w:color="auto"/>
            <w:bottom w:val="none" w:sz="0" w:space="0" w:color="auto"/>
            <w:right w:val="none" w:sz="0" w:space="0" w:color="auto"/>
          </w:divBdr>
        </w:div>
        <w:div w:id="221061171">
          <w:marLeft w:val="640"/>
          <w:marRight w:val="0"/>
          <w:marTop w:val="0"/>
          <w:marBottom w:val="0"/>
          <w:divBdr>
            <w:top w:val="none" w:sz="0" w:space="0" w:color="auto"/>
            <w:left w:val="none" w:sz="0" w:space="0" w:color="auto"/>
            <w:bottom w:val="none" w:sz="0" w:space="0" w:color="auto"/>
            <w:right w:val="none" w:sz="0" w:space="0" w:color="auto"/>
          </w:divBdr>
        </w:div>
        <w:div w:id="331419811">
          <w:marLeft w:val="640"/>
          <w:marRight w:val="0"/>
          <w:marTop w:val="0"/>
          <w:marBottom w:val="0"/>
          <w:divBdr>
            <w:top w:val="none" w:sz="0" w:space="0" w:color="auto"/>
            <w:left w:val="none" w:sz="0" w:space="0" w:color="auto"/>
            <w:bottom w:val="none" w:sz="0" w:space="0" w:color="auto"/>
            <w:right w:val="none" w:sz="0" w:space="0" w:color="auto"/>
          </w:divBdr>
        </w:div>
        <w:div w:id="1763643152">
          <w:marLeft w:val="640"/>
          <w:marRight w:val="0"/>
          <w:marTop w:val="0"/>
          <w:marBottom w:val="0"/>
          <w:divBdr>
            <w:top w:val="none" w:sz="0" w:space="0" w:color="auto"/>
            <w:left w:val="none" w:sz="0" w:space="0" w:color="auto"/>
            <w:bottom w:val="none" w:sz="0" w:space="0" w:color="auto"/>
            <w:right w:val="none" w:sz="0" w:space="0" w:color="auto"/>
          </w:divBdr>
        </w:div>
        <w:div w:id="1539124151">
          <w:marLeft w:val="640"/>
          <w:marRight w:val="0"/>
          <w:marTop w:val="0"/>
          <w:marBottom w:val="0"/>
          <w:divBdr>
            <w:top w:val="none" w:sz="0" w:space="0" w:color="auto"/>
            <w:left w:val="none" w:sz="0" w:space="0" w:color="auto"/>
            <w:bottom w:val="none" w:sz="0" w:space="0" w:color="auto"/>
            <w:right w:val="none" w:sz="0" w:space="0" w:color="auto"/>
          </w:divBdr>
        </w:div>
        <w:div w:id="1104306043">
          <w:marLeft w:val="640"/>
          <w:marRight w:val="0"/>
          <w:marTop w:val="0"/>
          <w:marBottom w:val="0"/>
          <w:divBdr>
            <w:top w:val="none" w:sz="0" w:space="0" w:color="auto"/>
            <w:left w:val="none" w:sz="0" w:space="0" w:color="auto"/>
            <w:bottom w:val="none" w:sz="0" w:space="0" w:color="auto"/>
            <w:right w:val="none" w:sz="0" w:space="0" w:color="auto"/>
          </w:divBdr>
        </w:div>
        <w:div w:id="1537888672">
          <w:marLeft w:val="640"/>
          <w:marRight w:val="0"/>
          <w:marTop w:val="0"/>
          <w:marBottom w:val="0"/>
          <w:divBdr>
            <w:top w:val="none" w:sz="0" w:space="0" w:color="auto"/>
            <w:left w:val="none" w:sz="0" w:space="0" w:color="auto"/>
            <w:bottom w:val="none" w:sz="0" w:space="0" w:color="auto"/>
            <w:right w:val="none" w:sz="0" w:space="0" w:color="auto"/>
          </w:divBdr>
        </w:div>
        <w:div w:id="555818031">
          <w:marLeft w:val="640"/>
          <w:marRight w:val="0"/>
          <w:marTop w:val="0"/>
          <w:marBottom w:val="0"/>
          <w:divBdr>
            <w:top w:val="none" w:sz="0" w:space="0" w:color="auto"/>
            <w:left w:val="none" w:sz="0" w:space="0" w:color="auto"/>
            <w:bottom w:val="none" w:sz="0" w:space="0" w:color="auto"/>
            <w:right w:val="none" w:sz="0" w:space="0" w:color="auto"/>
          </w:divBdr>
        </w:div>
        <w:div w:id="2055734879">
          <w:marLeft w:val="640"/>
          <w:marRight w:val="0"/>
          <w:marTop w:val="0"/>
          <w:marBottom w:val="0"/>
          <w:divBdr>
            <w:top w:val="none" w:sz="0" w:space="0" w:color="auto"/>
            <w:left w:val="none" w:sz="0" w:space="0" w:color="auto"/>
            <w:bottom w:val="none" w:sz="0" w:space="0" w:color="auto"/>
            <w:right w:val="none" w:sz="0" w:space="0" w:color="auto"/>
          </w:divBdr>
        </w:div>
        <w:div w:id="1039166307">
          <w:marLeft w:val="640"/>
          <w:marRight w:val="0"/>
          <w:marTop w:val="0"/>
          <w:marBottom w:val="0"/>
          <w:divBdr>
            <w:top w:val="none" w:sz="0" w:space="0" w:color="auto"/>
            <w:left w:val="none" w:sz="0" w:space="0" w:color="auto"/>
            <w:bottom w:val="none" w:sz="0" w:space="0" w:color="auto"/>
            <w:right w:val="none" w:sz="0" w:space="0" w:color="auto"/>
          </w:divBdr>
        </w:div>
      </w:divsChild>
    </w:div>
    <w:div w:id="1731884848">
      <w:bodyDiv w:val="1"/>
      <w:marLeft w:val="0"/>
      <w:marRight w:val="0"/>
      <w:marTop w:val="0"/>
      <w:marBottom w:val="0"/>
      <w:divBdr>
        <w:top w:val="none" w:sz="0" w:space="0" w:color="auto"/>
        <w:left w:val="none" w:sz="0" w:space="0" w:color="auto"/>
        <w:bottom w:val="none" w:sz="0" w:space="0" w:color="auto"/>
        <w:right w:val="none" w:sz="0" w:space="0" w:color="auto"/>
      </w:divBdr>
      <w:divsChild>
        <w:div w:id="894387766">
          <w:marLeft w:val="640"/>
          <w:marRight w:val="0"/>
          <w:marTop w:val="0"/>
          <w:marBottom w:val="0"/>
          <w:divBdr>
            <w:top w:val="none" w:sz="0" w:space="0" w:color="auto"/>
            <w:left w:val="none" w:sz="0" w:space="0" w:color="auto"/>
            <w:bottom w:val="none" w:sz="0" w:space="0" w:color="auto"/>
            <w:right w:val="none" w:sz="0" w:space="0" w:color="auto"/>
          </w:divBdr>
        </w:div>
        <w:div w:id="1653604711">
          <w:marLeft w:val="640"/>
          <w:marRight w:val="0"/>
          <w:marTop w:val="0"/>
          <w:marBottom w:val="0"/>
          <w:divBdr>
            <w:top w:val="none" w:sz="0" w:space="0" w:color="auto"/>
            <w:left w:val="none" w:sz="0" w:space="0" w:color="auto"/>
            <w:bottom w:val="none" w:sz="0" w:space="0" w:color="auto"/>
            <w:right w:val="none" w:sz="0" w:space="0" w:color="auto"/>
          </w:divBdr>
        </w:div>
        <w:div w:id="1453747107">
          <w:marLeft w:val="640"/>
          <w:marRight w:val="0"/>
          <w:marTop w:val="0"/>
          <w:marBottom w:val="0"/>
          <w:divBdr>
            <w:top w:val="none" w:sz="0" w:space="0" w:color="auto"/>
            <w:left w:val="none" w:sz="0" w:space="0" w:color="auto"/>
            <w:bottom w:val="none" w:sz="0" w:space="0" w:color="auto"/>
            <w:right w:val="none" w:sz="0" w:space="0" w:color="auto"/>
          </w:divBdr>
        </w:div>
        <w:div w:id="1006053729">
          <w:marLeft w:val="640"/>
          <w:marRight w:val="0"/>
          <w:marTop w:val="0"/>
          <w:marBottom w:val="0"/>
          <w:divBdr>
            <w:top w:val="none" w:sz="0" w:space="0" w:color="auto"/>
            <w:left w:val="none" w:sz="0" w:space="0" w:color="auto"/>
            <w:bottom w:val="none" w:sz="0" w:space="0" w:color="auto"/>
            <w:right w:val="none" w:sz="0" w:space="0" w:color="auto"/>
          </w:divBdr>
        </w:div>
        <w:div w:id="1763914080">
          <w:marLeft w:val="640"/>
          <w:marRight w:val="0"/>
          <w:marTop w:val="0"/>
          <w:marBottom w:val="0"/>
          <w:divBdr>
            <w:top w:val="none" w:sz="0" w:space="0" w:color="auto"/>
            <w:left w:val="none" w:sz="0" w:space="0" w:color="auto"/>
            <w:bottom w:val="none" w:sz="0" w:space="0" w:color="auto"/>
            <w:right w:val="none" w:sz="0" w:space="0" w:color="auto"/>
          </w:divBdr>
        </w:div>
        <w:div w:id="1167282475">
          <w:marLeft w:val="640"/>
          <w:marRight w:val="0"/>
          <w:marTop w:val="0"/>
          <w:marBottom w:val="0"/>
          <w:divBdr>
            <w:top w:val="none" w:sz="0" w:space="0" w:color="auto"/>
            <w:left w:val="none" w:sz="0" w:space="0" w:color="auto"/>
            <w:bottom w:val="none" w:sz="0" w:space="0" w:color="auto"/>
            <w:right w:val="none" w:sz="0" w:space="0" w:color="auto"/>
          </w:divBdr>
        </w:div>
        <w:div w:id="266933033">
          <w:marLeft w:val="640"/>
          <w:marRight w:val="0"/>
          <w:marTop w:val="0"/>
          <w:marBottom w:val="0"/>
          <w:divBdr>
            <w:top w:val="none" w:sz="0" w:space="0" w:color="auto"/>
            <w:left w:val="none" w:sz="0" w:space="0" w:color="auto"/>
            <w:bottom w:val="none" w:sz="0" w:space="0" w:color="auto"/>
            <w:right w:val="none" w:sz="0" w:space="0" w:color="auto"/>
          </w:divBdr>
        </w:div>
        <w:div w:id="1824933136">
          <w:marLeft w:val="640"/>
          <w:marRight w:val="0"/>
          <w:marTop w:val="0"/>
          <w:marBottom w:val="0"/>
          <w:divBdr>
            <w:top w:val="none" w:sz="0" w:space="0" w:color="auto"/>
            <w:left w:val="none" w:sz="0" w:space="0" w:color="auto"/>
            <w:bottom w:val="none" w:sz="0" w:space="0" w:color="auto"/>
            <w:right w:val="none" w:sz="0" w:space="0" w:color="auto"/>
          </w:divBdr>
        </w:div>
        <w:div w:id="2005694016">
          <w:marLeft w:val="640"/>
          <w:marRight w:val="0"/>
          <w:marTop w:val="0"/>
          <w:marBottom w:val="0"/>
          <w:divBdr>
            <w:top w:val="none" w:sz="0" w:space="0" w:color="auto"/>
            <w:left w:val="none" w:sz="0" w:space="0" w:color="auto"/>
            <w:bottom w:val="none" w:sz="0" w:space="0" w:color="auto"/>
            <w:right w:val="none" w:sz="0" w:space="0" w:color="auto"/>
          </w:divBdr>
        </w:div>
        <w:div w:id="837770412">
          <w:marLeft w:val="640"/>
          <w:marRight w:val="0"/>
          <w:marTop w:val="0"/>
          <w:marBottom w:val="0"/>
          <w:divBdr>
            <w:top w:val="none" w:sz="0" w:space="0" w:color="auto"/>
            <w:left w:val="none" w:sz="0" w:space="0" w:color="auto"/>
            <w:bottom w:val="none" w:sz="0" w:space="0" w:color="auto"/>
            <w:right w:val="none" w:sz="0" w:space="0" w:color="auto"/>
          </w:divBdr>
        </w:div>
        <w:div w:id="1827159729">
          <w:marLeft w:val="640"/>
          <w:marRight w:val="0"/>
          <w:marTop w:val="0"/>
          <w:marBottom w:val="0"/>
          <w:divBdr>
            <w:top w:val="none" w:sz="0" w:space="0" w:color="auto"/>
            <w:left w:val="none" w:sz="0" w:space="0" w:color="auto"/>
            <w:bottom w:val="none" w:sz="0" w:space="0" w:color="auto"/>
            <w:right w:val="none" w:sz="0" w:space="0" w:color="auto"/>
          </w:divBdr>
        </w:div>
        <w:div w:id="881593027">
          <w:marLeft w:val="640"/>
          <w:marRight w:val="0"/>
          <w:marTop w:val="0"/>
          <w:marBottom w:val="0"/>
          <w:divBdr>
            <w:top w:val="none" w:sz="0" w:space="0" w:color="auto"/>
            <w:left w:val="none" w:sz="0" w:space="0" w:color="auto"/>
            <w:bottom w:val="none" w:sz="0" w:space="0" w:color="auto"/>
            <w:right w:val="none" w:sz="0" w:space="0" w:color="auto"/>
          </w:divBdr>
        </w:div>
        <w:div w:id="2028828308">
          <w:marLeft w:val="640"/>
          <w:marRight w:val="0"/>
          <w:marTop w:val="0"/>
          <w:marBottom w:val="0"/>
          <w:divBdr>
            <w:top w:val="none" w:sz="0" w:space="0" w:color="auto"/>
            <w:left w:val="none" w:sz="0" w:space="0" w:color="auto"/>
            <w:bottom w:val="none" w:sz="0" w:space="0" w:color="auto"/>
            <w:right w:val="none" w:sz="0" w:space="0" w:color="auto"/>
          </w:divBdr>
        </w:div>
        <w:div w:id="454714273">
          <w:marLeft w:val="640"/>
          <w:marRight w:val="0"/>
          <w:marTop w:val="0"/>
          <w:marBottom w:val="0"/>
          <w:divBdr>
            <w:top w:val="none" w:sz="0" w:space="0" w:color="auto"/>
            <w:left w:val="none" w:sz="0" w:space="0" w:color="auto"/>
            <w:bottom w:val="none" w:sz="0" w:space="0" w:color="auto"/>
            <w:right w:val="none" w:sz="0" w:space="0" w:color="auto"/>
          </w:divBdr>
        </w:div>
        <w:div w:id="500389142">
          <w:marLeft w:val="640"/>
          <w:marRight w:val="0"/>
          <w:marTop w:val="0"/>
          <w:marBottom w:val="0"/>
          <w:divBdr>
            <w:top w:val="none" w:sz="0" w:space="0" w:color="auto"/>
            <w:left w:val="none" w:sz="0" w:space="0" w:color="auto"/>
            <w:bottom w:val="none" w:sz="0" w:space="0" w:color="auto"/>
            <w:right w:val="none" w:sz="0" w:space="0" w:color="auto"/>
          </w:divBdr>
        </w:div>
        <w:div w:id="1703289536">
          <w:marLeft w:val="640"/>
          <w:marRight w:val="0"/>
          <w:marTop w:val="0"/>
          <w:marBottom w:val="0"/>
          <w:divBdr>
            <w:top w:val="none" w:sz="0" w:space="0" w:color="auto"/>
            <w:left w:val="none" w:sz="0" w:space="0" w:color="auto"/>
            <w:bottom w:val="none" w:sz="0" w:space="0" w:color="auto"/>
            <w:right w:val="none" w:sz="0" w:space="0" w:color="auto"/>
          </w:divBdr>
        </w:div>
        <w:div w:id="196629181">
          <w:marLeft w:val="640"/>
          <w:marRight w:val="0"/>
          <w:marTop w:val="0"/>
          <w:marBottom w:val="0"/>
          <w:divBdr>
            <w:top w:val="none" w:sz="0" w:space="0" w:color="auto"/>
            <w:left w:val="none" w:sz="0" w:space="0" w:color="auto"/>
            <w:bottom w:val="none" w:sz="0" w:space="0" w:color="auto"/>
            <w:right w:val="none" w:sz="0" w:space="0" w:color="auto"/>
          </w:divBdr>
        </w:div>
        <w:div w:id="541871542">
          <w:marLeft w:val="640"/>
          <w:marRight w:val="0"/>
          <w:marTop w:val="0"/>
          <w:marBottom w:val="0"/>
          <w:divBdr>
            <w:top w:val="none" w:sz="0" w:space="0" w:color="auto"/>
            <w:left w:val="none" w:sz="0" w:space="0" w:color="auto"/>
            <w:bottom w:val="none" w:sz="0" w:space="0" w:color="auto"/>
            <w:right w:val="none" w:sz="0" w:space="0" w:color="auto"/>
          </w:divBdr>
        </w:div>
        <w:div w:id="27532530">
          <w:marLeft w:val="640"/>
          <w:marRight w:val="0"/>
          <w:marTop w:val="0"/>
          <w:marBottom w:val="0"/>
          <w:divBdr>
            <w:top w:val="none" w:sz="0" w:space="0" w:color="auto"/>
            <w:left w:val="none" w:sz="0" w:space="0" w:color="auto"/>
            <w:bottom w:val="none" w:sz="0" w:space="0" w:color="auto"/>
            <w:right w:val="none" w:sz="0" w:space="0" w:color="auto"/>
          </w:divBdr>
        </w:div>
        <w:div w:id="1108357532">
          <w:marLeft w:val="640"/>
          <w:marRight w:val="0"/>
          <w:marTop w:val="0"/>
          <w:marBottom w:val="0"/>
          <w:divBdr>
            <w:top w:val="none" w:sz="0" w:space="0" w:color="auto"/>
            <w:left w:val="none" w:sz="0" w:space="0" w:color="auto"/>
            <w:bottom w:val="none" w:sz="0" w:space="0" w:color="auto"/>
            <w:right w:val="none" w:sz="0" w:space="0" w:color="auto"/>
          </w:divBdr>
        </w:div>
        <w:div w:id="1420564599">
          <w:marLeft w:val="640"/>
          <w:marRight w:val="0"/>
          <w:marTop w:val="0"/>
          <w:marBottom w:val="0"/>
          <w:divBdr>
            <w:top w:val="none" w:sz="0" w:space="0" w:color="auto"/>
            <w:left w:val="none" w:sz="0" w:space="0" w:color="auto"/>
            <w:bottom w:val="none" w:sz="0" w:space="0" w:color="auto"/>
            <w:right w:val="none" w:sz="0" w:space="0" w:color="auto"/>
          </w:divBdr>
        </w:div>
        <w:div w:id="1402172552">
          <w:marLeft w:val="640"/>
          <w:marRight w:val="0"/>
          <w:marTop w:val="0"/>
          <w:marBottom w:val="0"/>
          <w:divBdr>
            <w:top w:val="none" w:sz="0" w:space="0" w:color="auto"/>
            <w:left w:val="none" w:sz="0" w:space="0" w:color="auto"/>
            <w:bottom w:val="none" w:sz="0" w:space="0" w:color="auto"/>
            <w:right w:val="none" w:sz="0" w:space="0" w:color="auto"/>
          </w:divBdr>
        </w:div>
        <w:div w:id="162942203">
          <w:marLeft w:val="640"/>
          <w:marRight w:val="0"/>
          <w:marTop w:val="0"/>
          <w:marBottom w:val="0"/>
          <w:divBdr>
            <w:top w:val="none" w:sz="0" w:space="0" w:color="auto"/>
            <w:left w:val="none" w:sz="0" w:space="0" w:color="auto"/>
            <w:bottom w:val="none" w:sz="0" w:space="0" w:color="auto"/>
            <w:right w:val="none" w:sz="0" w:space="0" w:color="auto"/>
          </w:divBdr>
        </w:div>
        <w:div w:id="1997414137">
          <w:marLeft w:val="640"/>
          <w:marRight w:val="0"/>
          <w:marTop w:val="0"/>
          <w:marBottom w:val="0"/>
          <w:divBdr>
            <w:top w:val="none" w:sz="0" w:space="0" w:color="auto"/>
            <w:left w:val="none" w:sz="0" w:space="0" w:color="auto"/>
            <w:bottom w:val="none" w:sz="0" w:space="0" w:color="auto"/>
            <w:right w:val="none" w:sz="0" w:space="0" w:color="auto"/>
          </w:divBdr>
        </w:div>
        <w:div w:id="717507413">
          <w:marLeft w:val="640"/>
          <w:marRight w:val="0"/>
          <w:marTop w:val="0"/>
          <w:marBottom w:val="0"/>
          <w:divBdr>
            <w:top w:val="none" w:sz="0" w:space="0" w:color="auto"/>
            <w:left w:val="none" w:sz="0" w:space="0" w:color="auto"/>
            <w:bottom w:val="none" w:sz="0" w:space="0" w:color="auto"/>
            <w:right w:val="none" w:sz="0" w:space="0" w:color="auto"/>
          </w:divBdr>
        </w:div>
        <w:div w:id="893657856">
          <w:marLeft w:val="640"/>
          <w:marRight w:val="0"/>
          <w:marTop w:val="0"/>
          <w:marBottom w:val="0"/>
          <w:divBdr>
            <w:top w:val="none" w:sz="0" w:space="0" w:color="auto"/>
            <w:left w:val="none" w:sz="0" w:space="0" w:color="auto"/>
            <w:bottom w:val="none" w:sz="0" w:space="0" w:color="auto"/>
            <w:right w:val="none" w:sz="0" w:space="0" w:color="auto"/>
          </w:divBdr>
        </w:div>
        <w:div w:id="780413471">
          <w:marLeft w:val="640"/>
          <w:marRight w:val="0"/>
          <w:marTop w:val="0"/>
          <w:marBottom w:val="0"/>
          <w:divBdr>
            <w:top w:val="none" w:sz="0" w:space="0" w:color="auto"/>
            <w:left w:val="none" w:sz="0" w:space="0" w:color="auto"/>
            <w:bottom w:val="none" w:sz="0" w:space="0" w:color="auto"/>
            <w:right w:val="none" w:sz="0" w:space="0" w:color="auto"/>
          </w:divBdr>
        </w:div>
        <w:div w:id="451636761">
          <w:marLeft w:val="640"/>
          <w:marRight w:val="0"/>
          <w:marTop w:val="0"/>
          <w:marBottom w:val="0"/>
          <w:divBdr>
            <w:top w:val="none" w:sz="0" w:space="0" w:color="auto"/>
            <w:left w:val="none" w:sz="0" w:space="0" w:color="auto"/>
            <w:bottom w:val="none" w:sz="0" w:space="0" w:color="auto"/>
            <w:right w:val="none" w:sz="0" w:space="0" w:color="auto"/>
          </w:divBdr>
        </w:div>
        <w:div w:id="1880505580">
          <w:marLeft w:val="640"/>
          <w:marRight w:val="0"/>
          <w:marTop w:val="0"/>
          <w:marBottom w:val="0"/>
          <w:divBdr>
            <w:top w:val="none" w:sz="0" w:space="0" w:color="auto"/>
            <w:left w:val="none" w:sz="0" w:space="0" w:color="auto"/>
            <w:bottom w:val="none" w:sz="0" w:space="0" w:color="auto"/>
            <w:right w:val="none" w:sz="0" w:space="0" w:color="auto"/>
          </w:divBdr>
        </w:div>
        <w:div w:id="388308566">
          <w:marLeft w:val="640"/>
          <w:marRight w:val="0"/>
          <w:marTop w:val="0"/>
          <w:marBottom w:val="0"/>
          <w:divBdr>
            <w:top w:val="none" w:sz="0" w:space="0" w:color="auto"/>
            <w:left w:val="none" w:sz="0" w:space="0" w:color="auto"/>
            <w:bottom w:val="none" w:sz="0" w:space="0" w:color="auto"/>
            <w:right w:val="none" w:sz="0" w:space="0" w:color="auto"/>
          </w:divBdr>
        </w:div>
        <w:div w:id="1735933446">
          <w:marLeft w:val="640"/>
          <w:marRight w:val="0"/>
          <w:marTop w:val="0"/>
          <w:marBottom w:val="0"/>
          <w:divBdr>
            <w:top w:val="none" w:sz="0" w:space="0" w:color="auto"/>
            <w:left w:val="none" w:sz="0" w:space="0" w:color="auto"/>
            <w:bottom w:val="none" w:sz="0" w:space="0" w:color="auto"/>
            <w:right w:val="none" w:sz="0" w:space="0" w:color="auto"/>
          </w:divBdr>
        </w:div>
        <w:div w:id="1547909900">
          <w:marLeft w:val="640"/>
          <w:marRight w:val="0"/>
          <w:marTop w:val="0"/>
          <w:marBottom w:val="0"/>
          <w:divBdr>
            <w:top w:val="none" w:sz="0" w:space="0" w:color="auto"/>
            <w:left w:val="none" w:sz="0" w:space="0" w:color="auto"/>
            <w:bottom w:val="none" w:sz="0" w:space="0" w:color="auto"/>
            <w:right w:val="none" w:sz="0" w:space="0" w:color="auto"/>
          </w:divBdr>
        </w:div>
        <w:div w:id="1563061211">
          <w:marLeft w:val="640"/>
          <w:marRight w:val="0"/>
          <w:marTop w:val="0"/>
          <w:marBottom w:val="0"/>
          <w:divBdr>
            <w:top w:val="none" w:sz="0" w:space="0" w:color="auto"/>
            <w:left w:val="none" w:sz="0" w:space="0" w:color="auto"/>
            <w:bottom w:val="none" w:sz="0" w:space="0" w:color="auto"/>
            <w:right w:val="none" w:sz="0" w:space="0" w:color="auto"/>
          </w:divBdr>
        </w:div>
        <w:div w:id="119610134">
          <w:marLeft w:val="640"/>
          <w:marRight w:val="0"/>
          <w:marTop w:val="0"/>
          <w:marBottom w:val="0"/>
          <w:divBdr>
            <w:top w:val="none" w:sz="0" w:space="0" w:color="auto"/>
            <w:left w:val="none" w:sz="0" w:space="0" w:color="auto"/>
            <w:bottom w:val="none" w:sz="0" w:space="0" w:color="auto"/>
            <w:right w:val="none" w:sz="0" w:space="0" w:color="auto"/>
          </w:divBdr>
        </w:div>
        <w:div w:id="1761484480">
          <w:marLeft w:val="640"/>
          <w:marRight w:val="0"/>
          <w:marTop w:val="0"/>
          <w:marBottom w:val="0"/>
          <w:divBdr>
            <w:top w:val="none" w:sz="0" w:space="0" w:color="auto"/>
            <w:left w:val="none" w:sz="0" w:space="0" w:color="auto"/>
            <w:bottom w:val="none" w:sz="0" w:space="0" w:color="auto"/>
            <w:right w:val="none" w:sz="0" w:space="0" w:color="auto"/>
          </w:divBdr>
        </w:div>
        <w:div w:id="641689724">
          <w:marLeft w:val="640"/>
          <w:marRight w:val="0"/>
          <w:marTop w:val="0"/>
          <w:marBottom w:val="0"/>
          <w:divBdr>
            <w:top w:val="none" w:sz="0" w:space="0" w:color="auto"/>
            <w:left w:val="none" w:sz="0" w:space="0" w:color="auto"/>
            <w:bottom w:val="none" w:sz="0" w:space="0" w:color="auto"/>
            <w:right w:val="none" w:sz="0" w:space="0" w:color="auto"/>
          </w:divBdr>
        </w:div>
        <w:div w:id="166754031">
          <w:marLeft w:val="640"/>
          <w:marRight w:val="0"/>
          <w:marTop w:val="0"/>
          <w:marBottom w:val="0"/>
          <w:divBdr>
            <w:top w:val="none" w:sz="0" w:space="0" w:color="auto"/>
            <w:left w:val="none" w:sz="0" w:space="0" w:color="auto"/>
            <w:bottom w:val="none" w:sz="0" w:space="0" w:color="auto"/>
            <w:right w:val="none" w:sz="0" w:space="0" w:color="auto"/>
          </w:divBdr>
        </w:div>
        <w:div w:id="920528868">
          <w:marLeft w:val="640"/>
          <w:marRight w:val="0"/>
          <w:marTop w:val="0"/>
          <w:marBottom w:val="0"/>
          <w:divBdr>
            <w:top w:val="none" w:sz="0" w:space="0" w:color="auto"/>
            <w:left w:val="none" w:sz="0" w:space="0" w:color="auto"/>
            <w:bottom w:val="none" w:sz="0" w:space="0" w:color="auto"/>
            <w:right w:val="none" w:sz="0" w:space="0" w:color="auto"/>
          </w:divBdr>
        </w:div>
        <w:div w:id="411856787">
          <w:marLeft w:val="640"/>
          <w:marRight w:val="0"/>
          <w:marTop w:val="0"/>
          <w:marBottom w:val="0"/>
          <w:divBdr>
            <w:top w:val="none" w:sz="0" w:space="0" w:color="auto"/>
            <w:left w:val="none" w:sz="0" w:space="0" w:color="auto"/>
            <w:bottom w:val="none" w:sz="0" w:space="0" w:color="auto"/>
            <w:right w:val="none" w:sz="0" w:space="0" w:color="auto"/>
          </w:divBdr>
        </w:div>
        <w:div w:id="1891645307">
          <w:marLeft w:val="640"/>
          <w:marRight w:val="0"/>
          <w:marTop w:val="0"/>
          <w:marBottom w:val="0"/>
          <w:divBdr>
            <w:top w:val="none" w:sz="0" w:space="0" w:color="auto"/>
            <w:left w:val="none" w:sz="0" w:space="0" w:color="auto"/>
            <w:bottom w:val="none" w:sz="0" w:space="0" w:color="auto"/>
            <w:right w:val="none" w:sz="0" w:space="0" w:color="auto"/>
          </w:divBdr>
        </w:div>
        <w:div w:id="1805194858">
          <w:marLeft w:val="640"/>
          <w:marRight w:val="0"/>
          <w:marTop w:val="0"/>
          <w:marBottom w:val="0"/>
          <w:divBdr>
            <w:top w:val="none" w:sz="0" w:space="0" w:color="auto"/>
            <w:left w:val="none" w:sz="0" w:space="0" w:color="auto"/>
            <w:bottom w:val="none" w:sz="0" w:space="0" w:color="auto"/>
            <w:right w:val="none" w:sz="0" w:space="0" w:color="auto"/>
          </w:divBdr>
        </w:div>
        <w:div w:id="1618294701">
          <w:marLeft w:val="640"/>
          <w:marRight w:val="0"/>
          <w:marTop w:val="0"/>
          <w:marBottom w:val="0"/>
          <w:divBdr>
            <w:top w:val="none" w:sz="0" w:space="0" w:color="auto"/>
            <w:left w:val="none" w:sz="0" w:space="0" w:color="auto"/>
            <w:bottom w:val="none" w:sz="0" w:space="0" w:color="auto"/>
            <w:right w:val="none" w:sz="0" w:space="0" w:color="auto"/>
          </w:divBdr>
        </w:div>
        <w:div w:id="1519077839">
          <w:marLeft w:val="640"/>
          <w:marRight w:val="0"/>
          <w:marTop w:val="0"/>
          <w:marBottom w:val="0"/>
          <w:divBdr>
            <w:top w:val="none" w:sz="0" w:space="0" w:color="auto"/>
            <w:left w:val="none" w:sz="0" w:space="0" w:color="auto"/>
            <w:bottom w:val="none" w:sz="0" w:space="0" w:color="auto"/>
            <w:right w:val="none" w:sz="0" w:space="0" w:color="auto"/>
          </w:divBdr>
        </w:div>
        <w:div w:id="712197020">
          <w:marLeft w:val="640"/>
          <w:marRight w:val="0"/>
          <w:marTop w:val="0"/>
          <w:marBottom w:val="0"/>
          <w:divBdr>
            <w:top w:val="none" w:sz="0" w:space="0" w:color="auto"/>
            <w:left w:val="none" w:sz="0" w:space="0" w:color="auto"/>
            <w:bottom w:val="none" w:sz="0" w:space="0" w:color="auto"/>
            <w:right w:val="none" w:sz="0" w:space="0" w:color="auto"/>
          </w:divBdr>
        </w:div>
        <w:div w:id="715206512">
          <w:marLeft w:val="640"/>
          <w:marRight w:val="0"/>
          <w:marTop w:val="0"/>
          <w:marBottom w:val="0"/>
          <w:divBdr>
            <w:top w:val="none" w:sz="0" w:space="0" w:color="auto"/>
            <w:left w:val="none" w:sz="0" w:space="0" w:color="auto"/>
            <w:bottom w:val="none" w:sz="0" w:space="0" w:color="auto"/>
            <w:right w:val="none" w:sz="0" w:space="0" w:color="auto"/>
          </w:divBdr>
        </w:div>
        <w:div w:id="535773740">
          <w:marLeft w:val="640"/>
          <w:marRight w:val="0"/>
          <w:marTop w:val="0"/>
          <w:marBottom w:val="0"/>
          <w:divBdr>
            <w:top w:val="none" w:sz="0" w:space="0" w:color="auto"/>
            <w:left w:val="none" w:sz="0" w:space="0" w:color="auto"/>
            <w:bottom w:val="none" w:sz="0" w:space="0" w:color="auto"/>
            <w:right w:val="none" w:sz="0" w:space="0" w:color="auto"/>
          </w:divBdr>
        </w:div>
        <w:div w:id="1540362419">
          <w:marLeft w:val="640"/>
          <w:marRight w:val="0"/>
          <w:marTop w:val="0"/>
          <w:marBottom w:val="0"/>
          <w:divBdr>
            <w:top w:val="none" w:sz="0" w:space="0" w:color="auto"/>
            <w:left w:val="none" w:sz="0" w:space="0" w:color="auto"/>
            <w:bottom w:val="none" w:sz="0" w:space="0" w:color="auto"/>
            <w:right w:val="none" w:sz="0" w:space="0" w:color="auto"/>
          </w:divBdr>
        </w:div>
        <w:div w:id="723648666">
          <w:marLeft w:val="640"/>
          <w:marRight w:val="0"/>
          <w:marTop w:val="0"/>
          <w:marBottom w:val="0"/>
          <w:divBdr>
            <w:top w:val="none" w:sz="0" w:space="0" w:color="auto"/>
            <w:left w:val="none" w:sz="0" w:space="0" w:color="auto"/>
            <w:bottom w:val="none" w:sz="0" w:space="0" w:color="auto"/>
            <w:right w:val="none" w:sz="0" w:space="0" w:color="auto"/>
          </w:divBdr>
        </w:div>
        <w:div w:id="2111660570">
          <w:marLeft w:val="640"/>
          <w:marRight w:val="0"/>
          <w:marTop w:val="0"/>
          <w:marBottom w:val="0"/>
          <w:divBdr>
            <w:top w:val="none" w:sz="0" w:space="0" w:color="auto"/>
            <w:left w:val="none" w:sz="0" w:space="0" w:color="auto"/>
            <w:bottom w:val="none" w:sz="0" w:space="0" w:color="auto"/>
            <w:right w:val="none" w:sz="0" w:space="0" w:color="auto"/>
          </w:divBdr>
        </w:div>
        <w:div w:id="1661737080">
          <w:marLeft w:val="640"/>
          <w:marRight w:val="0"/>
          <w:marTop w:val="0"/>
          <w:marBottom w:val="0"/>
          <w:divBdr>
            <w:top w:val="none" w:sz="0" w:space="0" w:color="auto"/>
            <w:left w:val="none" w:sz="0" w:space="0" w:color="auto"/>
            <w:bottom w:val="none" w:sz="0" w:space="0" w:color="auto"/>
            <w:right w:val="none" w:sz="0" w:space="0" w:color="auto"/>
          </w:divBdr>
        </w:div>
        <w:div w:id="456686784">
          <w:marLeft w:val="640"/>
          <w:marRight w:val="0"/>
          <w:marTop w:val="0"/>
          <w:marBottom w:val="0"/>
          <w:divBdr>
            <w:top w:val="none" w:sz="0" w:space="0" w:color="auto"/>
            <w:left w:val="none" w:sz="0" w:space="0" w:color="auto"/>
            <w:bottom w:val="none" w:sz="0" w:space="0" w:color="auto"/>
            <w:right w:val="none" w:sz="0" w:space="0" w:color="auto"/>
          </w:divBdr>
        </w:div>
      </w:divsChild>
    </w:div>
    <w:div w:id="1731921314">
      <w:bodyDiv w:val="1"/>
      <w:marLeft w:val="0"/>
      <w:marRight w:val="0"/>
      <w:marTop w:val="0"/>
      <w:marBottom w:val="0"/>
      <w:divBdr>
        <w:top w:val="none" w:sz="0" w:space="0" w:color="auto"/>
        <w:left w:val="none" w:sz="0" w:space="0" w:color="auto"/>
        <w:bottom w:val="none" w:sz="0" w:space="0" w:color="auto"/>
        <w:right w:val="none" w:sz="0" w:space="0" w:color="auto"/>
      </w:divBdr>
      <w:divsChild>
        <w:div w:id="920943999">
          <w:marLeft w:val="640"/>
          <w:marRight w:val="0"/>
          <w:marTop w:val="0"/>
          <w:marBottom w:val="0"/>
          <w:divBdr>
            <w:top w:val="none" w:sz="0" w:space="0" w:color="auto"/>
            <w:left w:val="none" w:sz="0" w:space="0" w:color="auto"/>
            <w:bottom w:val="none" w:sz="0" w:space="0" w:color="auto"/>
            <w:right w:val="none" w:sz="0" w:space="0" w:color="auto"/>
          </w:divBdr>
        </w:div>
        <w:div w:id="459500462">
          <w:marLeft w:val="640"/>
          <w:marRight w:val="0"/>
          <w:marTop w:val="0"/>
          <w:marBottom w:val="0"/>
          <w:divBdr>
            <w:top w:val="none" w:sz="0" w:space="0" w:color="auto"/>
            <w:left w:val="none" w:sz="0" w:space="0" w:color="auto"/>
            <w:bottom w:val="none" w:sz="0" w:space="0" w:color="auto"/>
            <w:right w:val="none" w:sz="0" w:space="0" w:color="auto"/>
          </w:divBdr>
        </w:div>
        <w:div w:id="788595750">
          <w:marLeft w:val="640"/>
          <w:marRight w:val="0"/>
          <w:marTop w:val="0"/>
          <w:marBottom w:val="0"/>
          <w:divBdr>
            <w:top w:val="none" w:sz="0" w:space="0" w:color="auto"/>
            <w:left w:val="none" w:sz="0" w:space="0" w:color="auto"/>
            <w:bottom w:val="none" w:sz="0" w:space="0" w:color="auto"/>
            <w:right w:val="none" w:sz="0" w:space="0" w:color="auto"/>
          </w:divBdr>
        </w:div>
        <w:div w:id="282007104">
          <w:marLeft w:val="640"/>
          <w:marRight w:val="0"/>
          <w:marTop w:val="0"/>
          <w:marBottom w:val="0"/>
          <w:divBdr>
            <w:top w:val="none" w:sz="0" w:space="0" w:color="auto"/>
            <w:left w:val="none" w:sz="0" w:space="0" w:color="auto"/>
            <w:bottom w:val="none" w:sz="0" w:space="0" w:color="auto"/>
            <w:right w:val="none" w:sz="0" w:space="0" w:color="auto"/>
          </w:divBdr>
        </w:div>
        <w:div w:id="1668636291">
          <w:marLeft w:val="640"/>
          <w:marRight w:val="0"/>
          <w:marTop w:val="0"/>
          <w:marBottom w:val="0"/>
          <w:divBdr>
            <w:top w:val="none" w:sz="0" w:space="0" w:color="auto"/>
            <w:left w:val="none" w:sz="0" w:space="0" w:color="auto"/>
            <w:bottom w:val="none" w:sz="0" w:space="0" w:color="auto"/>
            <w:right w:val="none" w:sz="0" w:space="0" w:color="auto"/>
          </w:divBdr>
        </w:div>
        <w:div w:id="2071994511">
          <w:marLeft w:val="640"/>
          <w:marRight w:val="0"/>
          <w:marTop w:val="0"/>
          <w:marBottom w:val="0"/>
          <w:divBdr>
            <w:top w:val="none" w:sz="0" w:space="0" w:color="auto"/>
            <w:left w:val="none" w:sz="0" w:space="0" w:color="auto"/>
            <w:bottom w:val="none" w:sz="0" w:space="0" w:color="auto"/>
            <w:right w:val="none" w:sz="0" w:space="0" w:color="auto"/>
          </w:divBdr>
        </w:div>
        <w:div w:id="1426726510">
          <w:marLeft w:val="640"/>
          <w:marRight w:val="0"/>
          <w:marTop w:val="0"/>
          <w:marBottom w:val="0"/>
          <w:divBdr>
            <w:top w:val="none" w:sz="0" w:space="0" w:color="auto"/>
            <w:left w:val="none" w:sz="0" w:space="0" w:color="auto"/>
            <w:bottom w:val="none" w:sz="0" w:space="0" w:color="auto"/>
            <w:right w:val="none" w:sz="0" w:space="0" w:color="auto"/>
          </w:divBdr>
        </w:div>
        <w:div w:id="1459765266">
          <w:marLeft w:val="640"/>
          <w:marRight w:val="0"/>
          <w:marTop w:val="0"/>
          <w:marBottom w:val="0"/>
          <w:divBdr>
            <w:top w:val="none" w:sz="0" w:space="0" w:color="auto"/>
            <w:left w:val="none" w:sz="0" w:space="0" w:color="auto"/>
            <w:bottom w:val="none" w:sz="0" w:space="0" w:color="auto"/>
            <w:right w:val="none" w:sz="0" w:space="0" w:color="auto"/>
          </w:divBdr>
        </w:div>
        <w:div w:id="1489054376">
          <w:marLeft w:val="640"/>
          <w:marRight w:val="0"/>
          <w:marTop w:val="0"/>
          <w:marBottom w:val="0"/>
          <w:divBdr>
            <w:top w:val="none" w:sz="0" w:space="0" w:color="auto"/>
            <w:left w:val="none" w:sz="0" w:space="0" w:color="auto"/>
            <w:bottom w:val="none" w:sz="0" w:space="0" w:color="auto"/>
            <w:right w:val="none" w:sz="0" w:space="0" w:color="auto"/>
          </w:divBdr>
        </w:div>
        <w:div w:id="196159075">
          <w:marLeft w:val="640"/>
          <w:marRight w:val="0"/>
          <w:marTop w:val="0"/>
          <w:marBottom w:val="0"/>
          <w:divBdr>
            <w:top w:val="none" w:sz="0" w:space="0" w:color="auto"/>
            <w:left w:val="none" w:sz="0" w:space="0" w:color="auto"/>
            <w:bottom w:val="none" w:sz="0" w:space="0" w:color="auto"/>
            <w:right w:val="none" w:sz="0" w:space="0" w:color="auto"/>
          </w:divBdr>
        </w:div>
        <w:div w:id="16658846">
          <w:marLeft w:val="640"/>
          <w:marRight w:val="0"/>
          <w:marTop w:val="0"/>
          <w:marBottom w:val="0"/>
          <w:divBdr>
            <w:top w:val="none" w:sz="0" w:space="0" w:color="auto"/>
            <w:left w:val="none" w:sz="0" w:space="0" w:color="auto"/>
            <w:bottom w:val="none" w:sz="0" w:space="0" w:color="auto"/>
            <w:right w:val="none" w:sz="0" w:space="0" w:color="auto"/>
          </w:divBdr>
        </w:div>
        <w:div w:id="509685283">
          <w:marLeft w:val="640"/>
          <w:marRight w:val="0"/>
          <w:marTop w:val="0"/>
          <w:marBottom w:val="0"/>
          <w:divBdr>
            <w:top w:val="none" w:sz="0" w:space="0" w:color="auto"/>
            <w:left w:val="none" w:sz="0" w:space="0" w:color="auto"/>
            <w:bottom w:val="none" w:sz="0" w:space="0" w:color="auto"/>
            <w:right w:val="none" w:sz="0" w:space="0" w:color="auto"/>
          </w:divBdr>
        </w:div>
        <w:div w:id="1428772705">
          <w:marLeft w:val="640"/>
          <w:marRight w:val="0"/>
          <w:marTop w:val="0"/>
          <w:marBottom w:val="0"/>
          <w:divBdr>
            <w:top w:val="none" w:sz="0" w:space="0" w:color="auto"/>
            <w:left w:val="none" w:sz="0" w:space="0" w:color="auto"/>
            <w:bottom w:val="none" w:sz="0" w:space="0" w:color="auto"/>
            <w:right w:val="none" w:sz="0" w:space="0" w:color="auto"/>
          </w:divBdr>
        </w:div>
        <w:div w:id="214390601">
          <w:marLeft w:val="640"/>
          <w:marRight w:val="0"/>
          <w:marTop w:val="0"/>
          <w:marBottom w:val="0"/>
          <w:divBdr>
            <w:top w:val="none" w:sz="0" w:space="0" w:color="auto"/>
            <w:left w:val="none" w:sz="0" w:space="0" w:color="auto"/>
            <w:bottom w:val="none" w:sz="0" w:space="0" w:color="auto"/>
            <w:right w:val="none" w:sz="0" w:space="0" w:color="auto"/>
          </w:divBdr>
        </w:div>
        <w:div w:id="247351108">
          <w:marLeft w:val="640"/>
          <w:marRight w:val="0"/>
          <w:marTop w:val="0"/>
          <w:marBottom w:val="0"/>
          <w:divBdr>
            <w:top w:val="none" w:sz="0" w:space="0" w:color="auto"/>
            <w:left w:val="none" w:sz="0" w:space="0" w:color="auto"/>
            <w:bottom w:val="none" w:sz="0" w:space="0" w:color="auto"/>
            <w:right w:val="none" w:sz="0" w:space="0" w:color="auto"/>
          </w:divBdr>
        </w:div>
        <w:div w:id="292953274">
          <w:marLeft w:val="640"/>
          <w:marRight w:val="0"/>
          <w:marTop w:val="0"/>
          <w:marBottom w:val="0"/>
          <w:divBdr>
            <w:top w:val="none" w:sz="0" w:space="0" w:color="auto"/>
            <w:left w:val="none" w:sz="0" w:space="0" w:color="auto"/>
            <w:bottom w:val="none" w:sz="0" w:space="0" w:color="auto"/>
            <w:right w:val="none" w:sz="0" w:space="0" w:color="auto"/>
          </w:divBdr>
        </w:div>
        <w:div w:id="1343388460">
          <w:marLeft w:val="640"/>
          <w:marRight w:val="0"/>
          <w:marTop w:val="0"/>
          <w:marBottom w:val="0"/>
          <w:divBdr>
            <w:top w:val="none" w:sz="0" w:space="0" w:color="auto"/>
            <w:left w:val="none" w:sz="0" w:space="0" w:color="auto"/>
            <w:bottom w:val="none" w:sz="0" w:space="0" w:color="auto"/>
            <w:right w:val="none" w:sz="0" w:space="0" w:color="auto"/>
          </w:divBdr>
        </w:div>
        <w:div w:id="1189562073">
          <w:marLeft w:val="640"/>
          <w:marRight w:val="0"/>
          <w:marTop w:val="0"/>
          <w:marBottom w:val="0"/>
          <w:divBdr>
            <w:top w:val="none" w:sz="0" w:space="0" w:color="auto"/>
            <w:left w:val="none" w:sz="0" w:space="0" w:color="auto"/>
            <w:bottom w:val="none" w:sz="0" w:space="0" w:color="auto"/>
            <w:right w:val="none" w:sz="0" w:space="0" w:color="auto"/>
          </w:divBdr>
        </w:div>
        <w:div w:id="1701124345">
          <w:marLeft w:val="640"/>
          <w:marRight w:val="0"/>
          <w:marTop w:val="0"/>
          <w:marBottom w:val="0"/>
          <w:divBdr>
            <w:top w:val="none" w:sz="0" w:space="0" w:color="auto"/>
            <w:left w:val="none" w:sz="0" w:space="0" w:color="auto"/>
            <w:bottom w:val="none" w:sz="0" w:space="0" w:color="auto"/>
            <w:right w:val="none" w:sz="0" w:space="0" w:color="auto"/>
          </w:divBdr>
        </w:div>
        <w:div w:id="1505784149">
          <w:marLeft w:val="640"/>
          <w:marRight w:val="0"/>
          <w:marTop w:val="0"/>
          <w:marBottom w:val="0"/>
          <w:divBdr>
            <w:top w:val="none" w:sz="0" w:space="0" w:color="auto"/>
            <w:left w:val="none" w:sz="0" w:space="0" w:color="auto"/>
            <w:bottom w:val="none" w:sz="0" w:space="0" w:color="auto"/>
            <w:right w:val="none" w:sz="0" w:space="0" w:color="auto"/>
          </w:divBdr>
        </w:div>
        <w:div w:id="1497265438">
          <w:marLeft w:val="640"/>
          <w:marRight w:val="0"/>
          <w:marTop w:val="0"/>
          <w:marBottom w:val="0"/>
          <w:divBdr>
            <w:top w:val="none" w:sz="0" w:space="0" w:color="auto"/>
            <w:left w:val="none" w:sz="0" w:space="0" w:color="auto"/>
            <w:bottom w:val="none" w:sz="0" w:space="0" w:color="auto"/>
            <w:right w:val="none" w:sz="0" w:space="0" w:color="auto"/>
          </w:divBdr>
        </w:div>
        <w:div w:id="1806311226">
          <w:marLeft w:val="640"/>
          <w:marRight w:val="0"/>
          <w:marTop w:val="0"/>
          <w:marBottom w:val="0"/>
          <w:divBdr>
            <w:top w:val="none" w:sz="0" w:space="0" w:color="auto"/>
            <w:left w:val="none" w:sz="0" w:space="0" w:color="auto"/>
            <w:bottom w:val="none" w:sz="0" w:space="0" w:color="auto"/>
            <w:right w:val="none" w:sz="0" w:space="0" w:color="auto"/>
          </w:divBdr>
        </w:div>
        <w:div w:id="2033418004">
          <w:marLeft w:val="640"/>
          <w:marRight w:val="0"/>
          <w:marTop w:val="0"/>
          <w:marBottom w:val="0"/>
          <w:divBdr>
            <w:top w:val="none" w:sz="0" w:space="0" w:color="auto"/>
            <w:left w:val="none" w:sz="0" w:space="0" w:color="auto"/>
            <w:bottom w:val="none" w:sz="0" w:space="0" w:color="auto"/>
            <w:right w:val="none" w:sz="0" w:space="0" w:color="auto"/>
          </w:divBdr>
        </w:div>
        <w:div w:id="241767428">
          <w:marLeft w:val="640"/>
          <w:marRight w:val="0"/>
          <w:marTop w:val="0"/>
          <w:marBottom w:val="0"/>
          <w:divBdr>
            <w:top w:val="none" w:sz="0" w:space="0" w:color="auto"/>
            <w:left w:val="none" w:sz="0" w:space="0" w:color="auto"/>
            <w:bottom w:val="none" w:sz="0" w:space="0" w:color="auto"/>
            <w:right w:val="none" w:sz="0" w:space="0" w:color="auto"/>
          </w:divBdr>
        </w:div>
        <w:div w:id="359355203">
          <w:marLeft w:val="640"/>
          <w:marRight w:val="0"/>
          <w:marTop w:val="0"/>
          <w:marBottom w:val="0"/>
          <w:divBdr>
            <w:top w:val="none" w:sz="0" w:space="0" w:color="auto"/>
            <w:left w:val="none" w:sz="0" w:space="0" w:color="auto"/>
            <w:bottom w:val="none" w:sz="0" w:space="0" w:color="auto"/>
            <w:right w:val="none" w:sz="0" w:space="0" w:color="auto"/>
          </w:divBdr>
        </w:div>
        <w:div w:id="2037344396">
          <w:marLeft w:val="640"/>
          <w:marRight w:val="0"/>
          <w:marTop w:val="0"/>
          <w:marBottom w:val="0"/>
          <w:divBdr>
            <w:top w:val="none" w:sz="0" w:space="0" w:color="auto"/>
            <w:left w:val="none" w:sz="0" w:space="0" w:color="auto"/>
            <w:bottom w:val="none" w:sz="0" w:space="0" w:color="auto"/>
            <w:right w:val="none" w:sz="0" w:space="0" w:color="auto"/>
          </w:divBdr>
        </w:div>
        <w:div w:id="246305179">
          <w:marLeft w:val="640"/>
          <w:marRight w:val="0"/>
          <w:marTop w:val="0"/>
          <w:marBottom w:val="0"/>
          <w:divBdr>
            <w:top w:val="none" w:sz="0" w:space="0" w:color="auto"/>
            <w:left w:val="none" w:sz="0" w:space="0" w:color="auto"/>
            <w:bottom w:val="none" w:sz="0" w:space="0" w:color="auto"/>
            <w:right w:val="none" w:sz="0" w:space="0" w:color="auto"/>
          </w:divBdr>
        </w:div>
        <w:div w:id="1947421628">
          <w:marLeft w:val="640"/>
          <w:marRight w:val="0"/>
          <w:marTop w:val="0"/>
          <w:marBottom w:val="0"/>
          <w:divBdr>
            <w:top w:val="none" w:sz="0" w:space="0" w:color="auto"/>
            <w:left w:val="none" w:sz="0" w:space="0" w:color="auto"/>
            <w:bottom w:val="none" w:sz="0" w:space="0" w:color="auto"/>
            <w:right w:val="none" w:sz="0" w:space="0" w:color="auto"/>
          </w:divBdr>
        </w:div>
        <w:div w:id="437020777">
          <w:marLeft w:val="640"/>
          <w:marRight w:val="0"/>
          <w:marTop w:val="0"/>
          <w:marBottom w:val="0"/>
          <w:divBdr>
            <w:top w:val="none" w:sz="0" w:space="0" w:color="auto"/>
            <w:left w:val="none" w:sz="0" w:space="0" w:color="auto"/>
            <w:bottom w:val="none" w:sz="0" w:space="0" w:color="auto"/>
            <w:right w:val="none" w:sz="0" w:space="0" w:color="auto"/>
          </w:divBdr>
        </w:div>
        <w:div w:id="1579437651">
          <w:marLeft w:val="640"/>
          <w:marRight w:val="0"/>
          <w:marTop w:val="0"/>
          <w:marBottom w:val="0"/>
          <w:divBdr>
            <w:top w:val="none" w:sz="0" w:space="0" w:color="auto"/>
            <w:left w:val="none" w:sz="0" w:space="0" w:color="auto"/>
            <w:bottom w:val="none" w:sz="0" w:space="0" w:color="auto"/>
            <w:right w:val="none" w:sz="0" w:space="0" w:color="auto"/>
          </w:divBdr>
        </w:div>
        <w:div w:id="1503550004">
          <w:marLeft w:val="640"/>
          <w:marRight w:val="0"/>
          <w:marTop w:val="0"/>
          <w:marBottom w:val="0"/>
          <w:divBdr>
            <w:top w:val="none" w:sz="0" w:space="0" w:color="auto"/>
            <w:left w:val="none" w:sz="0" w:space="0" w:color="auto"/>
            <w:bottom w:val="none" w:sz="0" w:space="0" w:color="auto"/>
            <w:right w:val="none" w:sz="0" w:space="0" w:color="auto"/>
          </w:divBdr>
        </w:div>
        <w:div w:id="696808326">
          <w:marLeft w:val="640"/>
          <w:marRight w:val="0"/>
          <w:marTop w:val="0"/>
          <w:marBottom w:val="0"/>
          <w:divBdr>
            <w:top w:val="none" w:sz="0" w:space="0" w:color="auto"/>
            <w:left w:val="none" w:sz="0" w:space="0" w:color="auto"/>
            <w:bottom w:val="none" w:sz="0" w:space="0" w:color="auto"/>
            <w:right w:val="none" w:sz="0" w:space="0" w:color="auto"/>
          </w:divBdr>
        </w:div>
        <w:div w:id="1127894620">
          <w:marLeft w:val="640"/>
          <w:marRight w:val="0"/>
          <w:marTop w:val="0"/>
          <w:marBottom w:val="0"/>
          <w:divBdr>
            <w:top w:val="none" w:sz="0" w:space="0" w:color="auto"/>
            <w:left w:val="none" w:sz="0" w:space="0" w:color="auto"/>
            <w:bottom w:val="none" w:sz="0" w:space="0" w:color="auto"/>
            <w:right w:val="none" w:sz="0" w:space="0" w:color="auto"/>
          </w:divBdr>
        </w:div>
        <w:div w:id="1651712168">
          <w:marLeft w:val="640"/>
          <w:marRight w:val="0"/>
          <w:marTop w:val="0"/>
          <w:marBottom w:val="0"/>
          <w:divBdr>
            <w:top w:val="none" w:sz="0" w:space="0" w:color="auto"/>
            <w:left w:val="none" w:sz="0" w:space="0" w:color="auto"/>
            <w:bottom w:val="none" w:sz="0" w:space="0" w:color="auto"/>
            <w:right w:val="none" w:sz="0" w:space="0" w:color="auto"/>
          </w:divBdr>
        </w:div>
        <w:div w:id="1622691763">
          <w:marLeft w:val="640"/>
          <w:marRight w:val="0"/>
          <w:marTop w:val="0"/>
          <w:marBottom w:val="0"/>
          <w:divBdr>
            <w:top w:val="none" w:sz="0" w:space="0" w:color="auto"/>
            <w:left w:val="none" w:sz="0" w:space="0" w:color="auto"/>
            <w:bottom w:val="none" w:sz="0" w:space="0" w:color="auto"/>
            <w:right w:val="none" w:sz="0" w:space="0" w:color="auto"/>
          </w:divBdr>
        </w:div>
        <w:div w:id="1958372162">
          <w:marLeft w:val="640"/>
          <w:marRight w:val="0"/>
          <w:marTop w:val="0"/>
          <w:marBottom w:val="0"/>
          <w:divBdr>
            <w:top w:val="none" w:sz="0" w:space="0" w:color="auto"/>
            <w:left w:val="none" w:sz="0" w:space="0" w:color="auto"/>
            <w:bottom w:val="none" w:sz="0" w:space="0" w:color="auto"/>
            <w:right w:val="none" w:sz="0" w:space="0" w:color="auto"/>
          </w:divBdr>
        </w:div>
        <w:div w:id="1086263150">
          <w:marLeft w:val="640"/>
          <w:marRight w:val="0"/>
          <w:marTop w:val="0"/>
          <w:marBottom w:val="0"/>
          <w:divBdr>
            <w:top w:val="none" w:sz="0" w:space="0" w:color="auto"/>
            <w:left w:val="none" w:sz="0" w:space="0" w:color="auto"/>
            <w:bottom w:val="none" w:sz="0" w:space="0" w:color="auto"/>
            <w:right w:val="none" w:sz="0" w:space="0" w:color="auto"/>
          </w:divBdr>
        </w:div>
        <w:div w:id="134763824">
          <w:marLeft w:val="640"/>
          <w:marRight w:val="0"/>
          <w:marTop w:val="0"/>
          <w:marBottom w:val="0"/>
          <w:divBdr>
            <w:top w:val="none" w:sz="0" w:space="0" w:color="auto"/>
            <w:left w:val="none" w:sz="0" w:space="0" w:color="auto"/>
            <w:bottom w:val="none" w:sz="0" w:space="0" w:color="auto"/>
            <w:right w:val="none" w:sz="0" w:space="0" w:color="auto"/>
          </w:divBdr>
        </w:div>
        <w:div w:id="608463948">
          <w:marLeft w:val="640"/>
          <w:marRight w:val="0"/>
          <w:marTop w:val="0"/>
          <w:marBottom w:val="0"/>
          <w:divBdr>
            <w:top w:val="none" w:sz="0" w:space="0" w:color="auto"/>
            <w:left w:val="none" w:sz="0" w:space="0" w:color="auto"/>
            <w:bottom w:val="none" w:sz="0" w:space="0" w:color="auto"/>
            <w:right w:val="none" w:sz="0" w:space="0" w:color="auto"/>
          </w:divBdr>
        </w:div>
        <w:div w:id="2080517505">
          <w:marLeft w:val="640"/>
          <w:marRight w:val="0"/>
          <w:marTop w:val="0"/>
          <w:marBottom w:val="0"/>
          <w:divBdr>
            <w:top w:val="none" w:sz="0" w:space="0" w:color="auto"/>
            <w:left w:val="none" w:sz="0" w:space="0" w:color="auto"/>
            <w:bottom w:val="none" w:sz="0" w:space="0" w:color="auto"/>
            <w:right w:val="none" w:sz="0" w:space="0" w:color="auto"/>
          </w:divBdr>
        </w:div>
        <w:div w:id="931007512">
          <w:marLeft w:val="640"/>
          <w:marRight w:val="0"/>
          <w:marTop w:val="0"/>
          <w:marBottom w:val="0"/>
          <w:divBdr>
            <w:top w:val="none" w:sz="0" w:space="0" w:color="auto"/>
            <w:left w:val="none" w:sz="0" w:space="0" w:color="auto"/>
            <w:bottom w:val="none" w:sz="0" w:space="0" w:color="auto"/>
            <w:right w:val="none" w:sz="0" w:space="0" w:color="auto"/>
          </w:divBdr>
        </w:div>
        <w:div w:id="2131436531">
          <w:marLeft w:val="640"/>
          <w:marRight w:val="0"/>
          <w:marTop w:val="0"/>
          <w:marBottom w:val="0"/>
          <w:divBdr>
            <w:top w:val="none" w:sz="0" w:space="0" w:color="auto"/>
            <w:left w:val="none" w:sz="0" w:space="0" w:color="auto"/>
            <w:bottom w:val="none" w:sz="0" w:space="0" w:color="auto"/>
            <w:right w:val="none" w:sz="0" w:space="0" w:color="auto"/>
          </w:divBdr>
        </w:div>
        <w:div w:id="1176917652">
          <w:marLeft w:val="640"/>
          <w:marRight w:val="0"/>
          <w:marTop w:val="0"/>
          <w:marBottom w:val="0"/>
          <w:divBdr>
            <w:top w:val="none" w:sz="0" w:space="0" w:color="auto"/>
            <w:left w:val="none" w:sz="0" w:space="0" w:color="auto"/>
            <w:bottom w:val="none" w:sz="0" w:space="0" w:color="auto"/>
            <w:right w:val="none" w:sz="0" w:space="0" w:color="auto"/>
          </w:divBdr>
        </w:div>
        <w:div w:id="1823812992">
          <w:marLeft w:val="640"/>
          <w:marRight w:val="0"/>
          <w:marTop w:val="0"/>
          <w:marBottom w:val="0"/>
          <w:divBdr>
            <w:top w:val="none" w:sz="0" w:space="0" w:color="auto"/>
            <w:left w:val="none" w:sz="0" w:space="0" w:color="auto"/>
            <w:bottom w:val="none" w:sz="0" w:space="0" w:color="auto"/>
            <w:right w:val="none" w:sz="0" w:space="0" w:color="auto"/>
          </w:divBdr>
        </w:div>
      </w:divsChild>
    </w:div>
    <w:div w:id="1734154518">
      <w:bodyDiv w:val="1"/>
      <w:marLeft w:val="0"/>
      <w:marRight w:val="0"/>
      <w:marTop w:val="0"/>
      <w:marBottom w:val="0"/>
      <w:divBdr>
        <w:top w:val="none" w:sz="0" w:space="0" w:color="auto"/>
        <w:left w:val="none" w:sz="0" w:space="0" w:color="auto"/>
        <w:bottom w:val="none" w:sz="0" w:space="0" w:color="auto"/>
        <w:right w:val="none" w:sz="0" w:space="0" w:color="auto"/>
      </w:divBdr>
      <w:divsChild>
        <w:div w:id="1976829362">
          <w:marLeft w:val="640"/>
          <w:marRight w:val="0"/>
          <w:marTop w:val="0"/>
          <w:marBottom w:val="0"/>
          <w:divBdr>
            <w:top w:val="none" w:sz="0" w:space="0" w:color="auto"/>
            <w:left w:val="none" w:sz="0" w:space="0" w:color="auto"/>
            <w:bottom w:val="none" w:sz="0" w:space="0" w:color="auto"/>
            <w:right w:val="none" w:sz="0" w:space="0" w:color="auto"/>
          </w:divBdr>
        </w:div>
        <w:div w:id="6102502">
          <w:marLeft w:val="640"/>
          <w:marRight w:val="0"/>
          <w:marTop w:val="0"/>
          <w:marBottom w:val="0"/>
          <w:divBdr>
            <w:top w:val="none" w:sz="0" w:space="0" w:color="auto"/>
            <w:left w:val="none" w:sz="0" w:space="0" w:color="auto"/>
            <w:bottom w:val="none" w:sz="0" w:space="0" w:color="auto"/>
            <w:right w:val="none" w:sz="0" w:space="0" w:color="auto"/>
          </w:divBdr>
        </w:div>
        <w:div w:id="44573512">
          <w:marLeft w:val="640"/>
          <w:marRight w:val="0"/>
          <w:marTop w:val="0"/>
          <w:marBottom w:val="0"/>
          <w:divBdr>
            <w:top w:val="none" w:sz="0" w:space="0" w:color="auto"/>
            <w:left w:val="none" w:sz="0" w:space="0" w:color="auto"/>
            <w:bottom w:val="none" w:sz="0" w:space="0" w:color="auto"/>
            <w:right w:val="none" w:sz="0" w:space="0" w:color="auto"/>
          </w:divBdr>
        </w:div>
        <w:div w:id="1187479098">
          <w:marLeft w:val="640"/>
          <w:marRight w:val="0"/>
          <w:marTop w:val="0"/>
          <w:marBottom w:val="0"/>
          <w:divBdr>
            <w:top w:val="none" w:sz="0" w:space="0" w:color="auto"/>
            <w:left w:val="none" w:sz="0" w:space="0" w:color="auto"/>
            <w:bottom w:val="none" w:sz="0" w:space="0" w:color="auto"/>
            <w:right w:val="none" w:sz="0" w:space="0" w:color="auto"/>
          </w:divBdr>
        </w:div>
        <w:div w:id="380443751">
          <w:marLeft w:val="640"/>
          <w:marRight w:val="0"/>
          <w:marTop w:val="0"/>
          <w:marBottom w:val="0"/>
          <w:divBdr>
            <w:top w:val="none" w:sz="0" w:space="0" w:color="auto"/>
            <w:left w:val="none" w:sz="0" w:space="0" w:color="auto"/>
            <w:bottom w:val="none" w:sz="0" w:space="0" w:color="auto"/>
            <w:right w:val="none" w:sz="0" w:space="0" w:color="auto"/>
          </w:divBdr>
        </w:div>
        <w:div w:id="820384453">
          <w:marLeft w:val="640"/>
          <w:marRight w:val="0"/>
          <w:marTop w:val="0"/>
          <w:marBottom w:val="0"/>
          <w:divBdr>
            <w:top w:val="none" w:sz="0" w:space="0" w:color="auto"/>
            <w:left w:val="none" w:sz="0" w:space="0" w:color="auto"/>
            <w:bottom w:val="none" w:sz="0" w:space="0" w:color="auto"/>
            <w:right w:val="none" w:sz="0" w:space="0" w:color="auto"/>
          </w:divBdr>
        </w:div>
        <w:div w:id="1072771978">
          <w:marLeft w:val="640"/>
          <w:marRight w:val="0"/>
          <w:marTop w:val="0"/>
          <w:marBottom w:val="0"/>
          <w:divBdr>
            <w:top w:val="none" w:sz="0" w:space="0" w:color="auto"/>
            <w:left w:val="none" w:sz="0" w:space="0" w:color="auto"/>
            <w:bottom w:val="none" w:sz="0" w:space="0" w:color="auto"/>
            <w:right w:val="none" w:sz="0" w:space="0" w:color="auto"/>
          </w:divBdr>
        </w:div>
        <w:div w:id="1444569894">
          <w:marLeft w:val="640"/>
          <w:marRight w:val="0"/>
          <w:marTop w:val="0"/>
          <w:marBottom w:val="0"/>
          <w:divBdr>
            <w:top w:val="none" w:sz="0" w:space="0" w:color="auto"/>
            <w:left w:val="none" w:sz="0" w:space="0" w:color="auto"/>
            <w:bottom w:val="none" w:sz="0" w:space="0" w:color="auto"/>
            <w:right w:val="none" w:sz="0" w:space="0" w:color="auto"/>
          </w:divBdr>
        </w:div>
        <w:div w:id="890306977">
          <w:marLeft w:val="640"/>
          <w:marRight w:val="0"/>
          <w:marTop w:val="0"/>
          <w:marBottom w:val="0"/>
          <w:divBdr>
            <w:top w:val="none" w:sz="0" w:space="0" w:color="auto"/>
            <w:left w:val="none" w:sz="0" w:space="0" w:color="auto"/>
            <w:bottom w:val="none" w:sz="0" w:space="0" w:color="auto"/>
            <w:right w:val="none" w:sz="0" w:space="0" w:color="auto"/>
          </w:divBdr>
        </w:div>
        <w:div w:id="1009523905">
          <w:marLeft w:val="640"/>
          <w:marRight w:val="0"/>
          <w:marTop w:val="0"/>
          <w:marBottom w:val="0"/>
          <w:divBdr>
            <w:top w:val="none" w:sz="0" w:space="0" w:color="auto"/>
            <w:left w:val="none" w:sz="0" w:space="0" w:color="auto"/>
            <w:bottom w:val="none" w:sz="0" w:space="0" w:color="auto"/>
            <w:right w:val="none" w:sz="0" w:space="0" w:color="auto"/>
          </w:divBdr>
        </w:div>
        <w:div w:id="783310617">
          <w:marLeft w:val="640"/>
          <w:marRight w:val="0"/>
          <w:marTop w:val="0"/>
          <w:marBottom w:val="0"/>
          <w:divBdr>
            <w:top w:val="none" w:sz="0" w:space="0" w:color="auto"/>
            <w:left w:val="none" w:sz="0" w:space="0" w:color="auto"/>
            <w:bottom w:val="none" w:sz="0" w:space="0" w:color="auto"/>
            <w:right w:val="none" w:sz="0" w:space="0" w:color="auto"/>
          </w:divBdr>
        </w:div>
        <w:div w:id="1065033303">
          <w:marLeft w:val="640"/>
          <w:marRight w:val="0"/>
          <w:marTop w:val="0"/>
          <w:marBottom w:val="0"/>
          <w:divBdr>
            <w:top w:val="none" w:sz="0" w:space="0" w:color="auto"/>
            <w:left w:val="none" w:sz="0" w:space="0" w:color="auto"/>
            <w:bottom w:val="none" w:sz="0" w:space="0" w:color="auto"/>
            <w:right w:val="none" w:sz="0" w:space="0" w:color="auto"/>
          </w:divBdr>
        </w:div>
        <w:div w:id="1794013670">
          <w:marLeft w:val="640"/>
          <w:marRight w:val="0"/>
          <w:marTop w:val="0"/>
          <w:marBottom w:val="0"/>
          <w:divBdr>
            <w:top w:val="none" w:sz="0" w:space="0" w:color="auto"/>
            <w:left w:val="none" w:sz="0" w:space="0" w:color="auto"/>
            <w:bottom w:val="none" w:sz="0" w:space="0" w:color="auto"/>
            <w:right w:val="none" w:sz="0" w:space="0" w:color="auto"/>
          </w:divBdr>
        </w:div>
        <w:div w:id="1955552542">
          <w:marLeft w:val="640"/>
          <w:marRight w:val="0"/>
          <w:marTop w:val="0"/>
          <w:marBottom w:val="0"/>
          <w:divBdr>
            <w:top w:val="none" w:sz="0" w:space="0" w:color="auto"/>
            <w:left w:val="none" w:sz="0" w:space="0" w:color="auto"/>
            <w:bottom w:val="none" w:sz="0" w:space="0" w:color="auto"/>
            <w:right w:val="none" w:sz="0" w:space="0" w:color="auto"/>
          </w:divBdr>
        </w:div>
        <w:div w:id="1763525921">
          <w:marLeft w:val="640"/>
          <w:marRight w:val="0"/>
          <w:marTop w:val="0"/>
          <w:marBottom w:val="0"/>
          <w:divBdr>
            <w:top w:val="none" w:sz="0" w:space="0" w:color="auto"/>
            <w:left w:val="none" w:sz="0" w:space="0" w:color="auto"/>
            <w:bottom w:val="none" w:sz="0" w:space="0" w:color="auto"/>
            <w:right w:val="none" w:sz="0" w:space="0" w:color="auto"/>
          </w:divBdr>
        </w:div>
        <w:div w:id="1664777573">
          <w:marLeft w:val="640"/>
          <w:marRight w:val="0"/>
          <w:marTop w:val="0"/>
          <w:marBottom w:val="0"/>
          <w:divBdr>
            <w:top w:val="none" w:sz="0" w:space="0" w:color="auto"/>
            <w:left w:val="none" w:sz="0" w:space="0" w:color="auto"/>
            <w:bottom w:val="none" w:sz="0" w:space="0" w:color="auto"/>
            <w:right w:val="none" w:sz="0" w:space="0" w:color="auto"/>
          </w:divBdr>
        </w:div>
        <w:div w:id="789937690">
          <w:marLeft w:val="640"/>
          <w:marRight w:val="0"/>
          <w:marTop w:val="0"/>
          <w:marBottom w:val="0"/>
          <w:divBdr>
            <w:top w:val="none" w:sz="0" w:space="0" w:color="auto"/>
            <w:left w:val="none" w:sz="0" w:space="0" w:color="auto"/>
            <w:bottom w:val="none" w:sz="0" w:space="0" w:color="auto"/>
            <w:right w:val="none" w:sz="0" w:space="0" w:color="auto"/>
          </w:divBdr>
        </w:div>
        <w:div w:id="1148784358">
          <w:marLeft w:val="640"/>
          <w:marRight w:val="0"/>
          <w:marTop w:val="0"/>
          <w:marBottom w:val="0"/>
          <w:divBdr>
            <w:top w:val="none" w:sz="0" w:space="0" w:color="auto"/>
            <w:left w:val="none" w:sz="0" w:space="0" w:color="auto"/>
            <w:bottom w:val="none" w:sz="0" w:space="0" w:color="auto"/>
            <w:right w:val="none" w:sz="0" w:space="0" w:color="auto"/>
          </w:divBdr>
        </w:div>
        <w:div w:id="2003385521">
          <w:marLeft w:val="640"/>
          <w:marRight w:val="0"/>
          <w:marTop w:val="0"/>
          <w:marBottom w:val="0"/>
          <w:divBdr>
            <w:top w:val="none" w:sz="0" w:space="0" w:color="auto"/>
            <w:left w:val="none" w:sz="0" w:space="0" w:color="auto"/>
            <w:bottom w:val="none" w:sz="0" w:space="0" w:color="auto"/>
            <w:right w:val="none" w:sz="0" w:space="0" w:color="auto"/>
          </w:divBdr>
        </w:div>
        <w:div w:id="775753615">
          <w:marLeft w:val="640"/>
          <w:marRight w:val="0"/>
          <w:marTop w:val="0"/>
          <w:marBottom w:val="0"/>
          <w:divBdr>
            <w:top w:val="none" w:sz="0" w:space="0" w:color="auto"/>
            <w:left w:val="none" w:sz="0" w:space="0" w:color="auto"/>
            <w:bottom w:val="none" w:sz="0" w:space="0" w:color="auto"/>
            <w:right w:val="none" w:sz="0" w:space="0" w:color="auto"/>
          </w:divBdr>
        </w:div>
        <w:div w:id="1332216464">
          <w:marLeft w:val="640"/>
          <w:marRight w:val="0"/>
          <w:marTop w:val="0"/>
          <w:marBottom w:val="0"/>
          <w:divBdr>
            <w:top w:val="none" w:sz="0" w:space="0" w:color="auto"/>
            <w:left w:val="none" w:sz="0" w:space="0" w:color="auto"/>
            <w:bottom w:val="none" w:sz="0" w:space="0" w:color="auto"/>
            <w:right w:val="none" w:sz="0" w:space="0" w:color="auto"/>
          </w:divBdr>
        </w:div>
        <w:div w:id="908534189">
          <w:marLeft w:val="640"/>
          <w:marRight w:val="0"/>
          <w:marTop w:val="0"/>
          <w:marBottom w:val="0"/>
          <w:divBdr>
            <w:top w:val="none" w:sz="0" w:space="0" w:color="auto"/>
            <w:left w:val="none" w:sz="0" w:space="0" w:color="auto"/>
            <w:bottom w:val="none" w:sz="0" w:space="0" w:color="auto"/>
            <w:right w:val="none" w:sz="0" w:space="0" w:color="auto"/>
          </w:divBdr>
        </w:div>
        <w:div w:id="1312518436">
          <w:marLeft w:val="640"/>
          <w:marRight w:val="0"/>
          <w:marTop w:val="0"/>
          <w:marBottom w:val="0"/>
          <w:divBdr>
            <w:top w:val="none" w:sz="0" w:space="0" w:color="auto"/>
            <w:left w:val="none" w:sz="0" w:space="0" w:color="auto"/>
            <w:bottom w:val="none" w:sz="0" w:space="0" w:color="auto"/>
            <w:right w:val="none" w:sz="0" w:space="0" w:color="auto"/>
          </w:divBdr>
        </w:div>
        <w:div w:id="864102812">
          <w:marLeft w:val="640"/>
          <w:marRight w:val="0"/>
          <w:marTop w:val="0"/>
          <w:marBottom w:val="0"/>
          <w:divBdr>
            <w:top w:val="none" w:sz="0" w:space="0" w:color="auto"/>
            <w:left w:val="none" w:sz="0" w:space="0" w:color="auto"/>
            <w:bottom w:val="none" w:sz="0" w:space="0" w:color="auto"/>
            <w:right w:val="none" w:sz="0" w:space="0" w:color="auto"/>
          </w:divBdr>
        </w:div>
        <w:div w:id="1794520930">
          <w:marLeft w:val="640"/>
          <w:marRight w:val="0"/>
          <w:marTop w:val="0"/>
          <w:marBottom w:val="0"/>
          <w:divBdr>
            <w:top w:val="none" w:sz="0" w:space="0" w:color="auto"/>
            <w:left w:val="none" w:sz="0" w:space="0" w:color="auto"/>
            <w:bottom w:val="none" w:sz="0" w:space="0" w:color="auto"/>
            <w:right w:val="none" w:sz="0" w:space="0" w:color="auto"/>
          </w:divBdr>
        </w:div>
        <w:div w:id="739713152">
          <w:marLeft w:val="640"/>
          <w:marRight w:val="0"/>
          <w:marTop w:val="0"/>
          <w:marBottom w:val="0"/>
          <w:divBdr>
            <w:top w:val="none" w:sz="0" w:space="0" w:color="auto"/>
            <w:left w:val="none" w:sz="0" w:space="0" w:color="auto"/>
            <w:bottom w:val="none" w:sz="0" w:space="0" w:color="auto"/>
            <w:right w:val="none" w:sz="0" w:space="0" w:color="auto"/>
          </w:divBdr>
        </w:div>
        <w:div w:id="1732339765">
          <w:marLeft w:val="640"/>
          <w:marRight w:val="0"/>
          <w:marTop w:val="0"/>
          <w:marBottom w:val="0"/>
          <w:divBdr>
            <w:top w:val="none" w:sz="0" w:space="0" w:color="auto"/>
            <w:left w:val="none" w:sz="0" w:space="0" w:color="auto"/>
            <w:bottom w:val="none" w:sz="0" w:space="0" w:color="auto"/>
            <w:right w:val="none" w:sz="0" w:space="0" w:color="auto"/>
          </w:divBdr>
        </w:div>
        <w:div w:id="1409956578">
          <w:marLeft w:val="640"/>
          <w:marRight w:val="0"/>
          <w:marTop w:val="0"/>
          <w:marBottom w:val="0"/>
          <w:divBdr>
            <w:top w:val="none" w:sz="0" w:space="0" w:color="auto"/>
            <w:left w:val="none" w:sz="0" w:space="0" w:color="auto"/>
            <w:bottom w:val="none" w:sz="0" w:space="0" w:color="auto"/>
            <w:right w:val="none" w:sz="0" w:space="0" w:color="auto"/>
          </w:divBdr>
        </w:div>
        <w:div w:id="380710074">
          <w:marLeft w:val="640"/>
          <w:marRight w:val="0"/>
          <w:marTop w:val="0"/>
          <w:marBottom w:val="0"/>
          <w:divBdr>
            <w:top w:val="none" w:sz="0" w:space="0" w:color="auto"/>
            <w:left w:val="none" w:sz="0" w:space="0" w:color="auto"/>
            <w:bottom w:val="none" w:sz="0" w:space="0" w:color="auto"/>
            <w:right w:val="none" w:sz="0" w:space="0" w:color="auto"/>
          </w:divBdr>
        </w:div>
        <w:div w:id="1957060897">
          <w:marLeft w:val="640"/>
          <w:marRight w:val="0"/>
          <w:marTop w:val="0"/>
          <w:marBottom w:val="0"/>
          <w:divBdr>
            <w:top w:val="none" w:sz="0" w:space="0" w:color="auto"/>
            <w:left w:val="none" w:sz="0" w:space="0" w:color="auto"/>
            <w:bottom w:val="none" w:sz="0" w:space="0" w:color="auto"/>
            <w:right w:val="none" w:sz="0" w:space="0" w:color="auto"/>
          </w:divBdr>
        </w:div>
        <w:div w:id="643512148">
          <w:marLeft w:val="640"/>
          <w:marRight w:val="0"/>
          <w:marTop w:val="0"/>
          <w:marBottom w:val="0"/>
          <w:divBdr>
            <w:top w:val="none" w:sz="0" w:space="0" w:color="auto"/>
            <w:left w:val="none" w:sz="0" w:space="0" w:color="auto"/>
            <w:bottom w:val="none" w:sz="0" w:space="0" w:color="auto"/>
            <w:right w:val="none" w:sz="0" w:space="0" w:color="auto"/>
          </w:divBdr>
        </w:div>
        <w:div w:id="1989555855">
          <w:marLeft w:val="640"/>
          <w:marRight w:val="0"/>
          <w:marTop w:val="0"/>
          <w:marBottom w:val="0"/>
          <w:divBdr>
            <w:top w:val="none" w:sz="0" w:space="0" w:color="auto"/>
            <w:left w:val="none" w:sz="0" w:space="0" w:color="auto"/>
            <w:bottom w:val="none" w:sz="0" w:space="0" w:color="auto"/>
            <w:right w:val="none" w:sz="0" w:space="0" w:color="auto"/>
          </w:divBdr>
        </w:div>
        <w:div w:id="2110654796">
          <w:marLeft w:val="640"/>
          <w:marRight w:val="0"/>
          <w:marTop w:val="0"/>
          <w:marBottom w:val="0"/>
          <w:divBdr>
            <w:top w:val="none" w:sz="0" w:space="0" w:color="auto"/>
            <w:left w:val="none" w:sz="0" w:space="0" w:color="auto"/>
            <w:bottom w:val="none" w:sz="0" w:space="0" w:color="auto"/>
            <w:right w:val="none" w:sz="0" w:space="0" w:color="auto"/>
          </w:divBdr>
        </w:div>
        <w:div w:id="2116704666">
          <w:marLeft w:val="640"/>
          <w:marRight w:val="0"/>
          <w:marTop w:val="0"/>
          <w:marBottom w:val="0"/>
          <w:divBdr>
            <w:top w:val="none" w:sz="0" w:space="0" w:color="auto"/>
            <w:left w:val="none" w:sz="0" w:space="0" w:color="auto"/>
            <w:bottom w:val="none" w:sz="0" w:space="0" w:color="auto"/>
            <w:right w:val="none" w:sz="0" w:space="0" w:color="auto"/>
          </w:divBdr>
        </w:div>
        <w:div w:id="1483425661">
          <w:marLeft w:val="640"/>
          <w:marRight w:val="0"/>
          <w:marTop w:val="0"/>
          <w:marBottom w:val="0"/>
          <w:divBdr>
            <w:top w:val="none" w:sz="0" w:space="0" w:color="auto"/>
            <w:left w:val="none" w:sz="0" w:space="0" w:color="auto"/>
            <w:bottom w:val="none" w:sz="0" w:space="0" w:color="auto"/>
            <w:right w:val="none" w:sz="0" w:space="0" w:color="auto"/>
          </w:divBdr>
        </w:div>
        <w:div w:id="954141402">
          <w:marLeft w:val="640"/>
          <w:marRight w:val="0"/>
          <w:marTop w:val="0"/>
          <w:marBottom w:val="0"/>
          <w:divBdr>
            <w:top w:val="none" w:sz="0" w:space="0" w:color="auto"/>
            <w:left w:val="none" w:sz="0" w:space="0" w:color="auto"/>
            <w:bottom w:val="none" w:sz="0" w:space="0" w:color="auto"/>
            <w:right w:val="none" w:sz="0" w:space="0" w:color="auto"/>
          </w:divBdr>
        </w:div>
        <w:div w:id="726270919">
          <w:marLeft w:val="640"/>
          <w:marRight w:val="0"/>
          <w:marTop w:val="0"/>
          <w:marBottom w:val="0"/>
          <w:divBdr>
            <w:top w:val="none" w:sz="0" w:space="0" w:color="auto"/>
            <w:left w:val="none" w:sz="0" w:space="0" w:color="auto"/>
            <w:bottom w:val="none" w:sz="0" w:space="0" w:color="auto"/>
            <w:right w:val="none" w:sz="0" w:space="0" w:color="auto"/>
          </w:divBdr>
        </w:div>
        <w:div w:id="1165703572">
          <w:marLeft w:val="640"/>
          <w:marRight w:val="0"/>
          <w:marTop w:val="0"/>
          <w:marBottom w:val="0"/>
          <w:divBdr>
            <w:top w:val="none" w:sz="0" w:space="0" w:color="auto"/>
            <w:left w:val="none" w:sz="0" w:space="0" w:color="auto"/>
            <w:bottom w:val="none" w:sz="0" w:space="0" w:color="auto"/>
            <w:right w:val="none" w:sz="0" w:space="0" w:color="auto"/>
          </w:divBdr>
        </w:div>
        <w:div w:id="1251505055">
          <w:marLeft w:val="640"/>
          <w:marRight w:val="0"/>
          <w:marTop w:val="0"/>
          <w:marBottom w:val="0"/>
          <w:divBdr>
            <w:top w:val="none" w:sz="0" w:space="0" w:color="auto"/>
            <w:left w:val="none" w:sz="0" w:space="0" w:color="auto"/>
            <w:bottom w:val="none" w:sz="0" w:space="0" w:color="auto"/>
            <w:right w:val="none" w:sz="0" w:space="0" w:color="auto"/>
          </w:divBdr>
        </w:div>
        <w:div w:id="2135632044">
          <w:marLeft w:val="640"/>
          <w:marRight w:val="0"/>
          <w:marTop w:val="0"/>
          <w:marBottom w:val="0"/>
          <w:divBdr>
            <w:top w:val="none" w:sz="0" w:space="0" w:color="auto"/>
            <w:left w:val="none" w:sz="0" w:space="0" w:color="auto"/>
            <w:bottom w:val="none" w:sz="0" w:space="0" w:color="auto"/>
            <w:right w:val="none" w:sz="0" w:space="0" w:color="auto"/>
          </w:divBdr>
        </w:div>
        <w:div w:id="267006600">
          <w:marLeft w:val="640"/>
          <w:marRight w:val="0"/>
          <w:marTop w:val="0"/>
          <w:marBottom w:val="0"/>
          <w:divBdr>
            <w:top w:val="none" w:sz="0" w:space="0" w:color="auto"/>
            <w:left w:val="none" w:sz="0" w:space="0" w:color="auto"/>
            <w:bottom w:val="none" w:sz="0" w:space="0" w:color="auto"/>
            <w:right w:val="none" w:sz="0" w:space="0" w:color="auto"/>
          </w:divBdr>
        </w:div>
        <w:div w:id="616563855">
          <w:marLeft w:val="640"/>
          <w:marRight w:val="0"/>
          <w:marTop w:val="0"/>
          <w:marBottom w:val="0"/>
          <w:divBdr>
            <w:top w:val="none" w:sz="0" w:space="0" w:color="auto"/>
            <w:left w:val="none" w:sz="0" w:space="0" w:color="auto"/>
            <w:bottom w:val="none" w:sz="0" w:space="0" w:color="auto"/>
            <w:right w:val="none" w:sz="0" w:space="0" w:color="auto"/>
          </w:divBdr>
        </w:div>
        <w:div w:id="1319453748">
          <w:marLeft w:val="640"/>
          <w:marRight w:val="0"/>
          <w:marTop w:val="0"/>
          <w:marBottom w:val="0"/>
          <w:divBdr>
            <w:top w:val="none" w:sz="0" w:space="0" w:color="auto"/>
            <w:left w:val="none" w:sz="0" w:space="0" w:color="auto"/>
            <w:bottom w:val="none" w:sz="0" w:space="0" w:color="auto"/>
            <w:right w:val="none" w:sz="0" w:space="0" w:color="auto"/>
          </w:divBdr>
        </w:div>
        <w:div w:id="2059547984">
          <w:marLeft w:val="640"/>
          <w:marRight w:val="0"/>
          <w:marTop w:val="0"/>
          <w:marBottom w:val="0"/>
          <w:divBdr>
            <w:top w:val="none" w:sz="0" w:space="0" w:color="auto"/>
            <w:left w:val="none" w:sz="0" w:space="0" w:color="auto"/>
            <w:bottom w:val="none" w:sz="0" w:space="0" w:color="auto"/>
            <w:right w:val="none" w:sz="0" w:space="0" w:color="auto"/>
          </w:divBdr>
        </w:div>
        <w:div w:id="1034381355">
          <w:marLeft w:val="640"/>
          <w:marRight w:val="0"/>
          <w:marTop w:val="0"/>
          <w:marBottom w:val="0"/>
          <w:divBdr>
            <w:top w:val="none" w:sz="0" w:space="0" w:color="auto"/>
            <w:left w:val="none" w:sz="0" w:space="0" w:color="auto"/>
            <w:bottom w:val="none" w:sz="0" w:space="0" w:color="auto"/>
            <w:right w:val="none" w:sz="0" w:space="0" w:color="auto"/>
          </w:divBdr>
        </w:div>
        <w:div w:id="1159463131">
          <w:marLeft w:val="640"/>
          <w:marRight w:val="0"/>
          <w:marTop w:val="0"/>
          <w:marBottom w:val="0"/>
          <w:divBdr>
            <w:top w:val="none" w:sz="0" w:space="0" w:color="auto"/>
            <w:left w:val="none" w:sz="0" w:space="0" w:color="auto"/>
            <w:bottom w:val="none" w:sz="0" w:space="0" w:color="auto"/>
            <w:right w:val="none" w:sz="0" w:space="0" w:color="auto"/>
          </w:divBdr>
        </w:div>
        <w:div w:id="2130471847">
          <w:marLeft w:val="640"/>
          <w:marRight w:val="0"/>
          <w:marTop w:val="0"/>
          <w:marBottom w:val="0"/>
          <w:divBdr>
            <w:top w:val="none" w:sz="0" w:space="0" w:color="auto"/>
            <w:left w:val="none" w:sz="0" w:space="0" w:color="auto"/>
            <w:bottom w:val="none" w:sz="0" w:space="0" w:color="auto"/>
            <w:right w:val="none" w:sz="0" w:space="0" w:color="auto"/>
          </w:divBdr>
        </w:div>
      </w:divsChild>
    </w:div>
    <w:div w:id="1736660631">
      <w:marLeft w:val="0"/>
      <w:marRight w:val="0"/>
      <w:marTop w:val="0"/>
      <w:marBottom w:val="0"/>
      <w:divBdr>
        <w:top w:val="none" w:sz="0" w:space="0" w:color="auto"/>
        <w:left w:val="none" w:sz="0" w:space="0" w:color="auto"/>
        <w:bottom w:val="none" w:sz="0" w:space="0" w:color="auto"/>
        <w:right w:val="none" w:sz="0" w:space="0" w:color="auto"/>
      </w:divBdr>
    </w:div>
    <w:div w:id="1742831368">
      <w:bodyDiv w:val="1"/>
      <w:marLeft w:val="0"/>
      <w:marRight w:val="0"/>
      <w:marTop w:val="0"/>
      <w:marBottom w:val="0"/>
      <w:divBdr>
        <w:top w:val="none" w:sz="0" w:space="0" w:color="auto"/>
        <w:left w:val="none" w:sz="0" w:space="0" w:color="auto"/>
        <w:bottom w:val="none" w:sz="0" w:space="0" w:color="auto"/>
        <w:right w:val="none" w:sz="0" w:space="0" w:color="auto"/>
      </w:divBdr>
      <w:divsChild>
        <w:div w:id="21128625">
          <w:marLeft w:val="640"/>
          <w:marRight w:val="0"/>
          <w:marTop w:val="0"/>
          <w:marBottom w:val="0"/>
          <w:divBdr>
            <w:top w:val="none" w:sz="0" w:space="0" w:color="auto"/>
            <w:left w:val="none" w:sz="0" w:space="0" w:color="auto"/>
            <w:bottom w:val="none" w:sz="0" w:space="0" w:color="auto"/>
            <w:right w:val="none" w:sz="0" w:space="0" w:color="auto"/>
          </w:divBdr>
        </w:div>
        <w:div w:id="59789380">
          <w:marLeft w:val="640"/>
          <w:marRight w:val="0"/>
          <w:marTop w:val="0"/>
          <w:marBottom w:val="0"/>
          <w:divBdr>
            <w:top w:val="none" w:sz="0" w:space="0" w:color="auto"/>
            <w:left w:val="none" w:sz="0" w:space="0" w:color="auto"/>
            <w:bottom w:val="none" w:sz="0" w:space="0" w:color="auto"/>
            <w:right w:val="none" w:sz="0" w:space="0" w:color="auto"/>
          </w:divBdr>
        </w:div>
        <w:div w:id="164245452">
          <w:marLeft w:val="640"/>
          <w:marRight w:val="0"/>
          <w:marTop w:val="0"/>
          <w:marBottom w:val="0"/>
          <w:divBdr>
            <w:top w:val="none" w:sz="0" w:space="0" w:color="auto"/>
            <w:left w:val="none" w:sz="0" w:space="0" w:color="auto"/>
            <w:bottom w:val="none" w:sz="0" w:space="0" w:color="auto"/>
            <w:right w:val="none" w:sz="0" w:space="0" w:color="auto"/>
          </w:divBdr>
        </w:div>
        <w:div w:id="189874898">
          <w:marLeft w:val="640"/>
          <w:marRight w:val="0"/>
          <w:marTop w:val="0"/>
          <w:marBottom w:val="0"/>
          <w:divBdr>
            <w:top w:val="none" w:sz="0" w:space="0" w:color="auto"/>
            <w:left w:val="none" w:sz="0" w:space="0" w:color="auto"/>
            <w:bottom w:val="none" w:sz="0" w:space="0" w:color="auto"/>
            <w:right w:val="none" w:sz="0" w:space="0" w:color="auto"/>
          </w:divBdr>
        </w:div>
        <w:div w:id="217060423">
          <w:marLeft w:val="640"/>
          <w:marRight w:val="0"/>
          <w:marTop w:val="0"/>
          <w:marBottom w:val="0"/>
          <w:divBdr>
            <w:top w:val="none" w:sz="0" w:space="0" w:color="auto"/>
            <w:left w:val="none" w:sz="0" w:space="0" w:color="auto"/>
            <w:bottom w:val="none" w:sz="0" w:space="0" w:color="auto"/>
            <w:right w:val="none" w:sz="0" w:space="0" w:color="auto"/>
          </w:divBdr>
        </w:div>
        <w:div w:id="288777782">
          <w:marLeft w:val="640"/>
          <w:marRight w:val="0"/>
          <w:marTop w:val="0"/>
          <w:marBottom w:val="0"/>
          <w:divBdr>
            <w:top w:val="none" w:sz="0" w:space="0" w:color="auto"/>
            <w:left w:val="none" w:sz="0" w:space="0" w:color="auto"/>
            <w:bottom w:val="none" w:sz="0" w:space="0" w:color="auto"/>
            <w:right w:val="none" w:sz="0" w:space="0" w:color="auto"/>
          </w:divBdr>
        </w:div>
        <w:div w:id="318772121">
          <w:marLeft w:val="640"/>
          <w:marRight w:val="0"/>
          <w:marTop w:val="0"/>
          <w:marBottom w:val="0"/>
          <w:divBdr>
            <w:top w:val="none" w:sz="0" w:space="0" w:color="auto"/>
            <w:left w:val="none" w:sz="0" w:space="0" w:color="auto"/>
            <w:bottom w:val="none" w:sz="0" w:space="0" w:color="auto"/>
            <w:right w:val="none" w:sz="0" w:space="0" w:color="auto"/>
          </w:divBdr>
        </w:div>
        <w:div w:id="410927450">
          <w:marLeft w:val="640"/>
          <w:marRight w:val="0"/>
          <w:marTop w:val="0"/>
          <w:marBottom w:val="0"/>
          <w:divBdr>
            <w:top w:val="none" w:sz="0" w:space="0" w:color="auto"/>
            <w:left w:val="none" w:sz="0" w:space="0" w:color="auto"/>
            <w:bottom w:val="none" w:sz="0" w:space="0" w:color="auto"/>
            <w:right w:val="none" w:sz="0" w:space="0" w:color="auto"/>
          </w:divBdr>
        </w:div>
        <w:div w:id="463238315">
          <w:marLeft w:val="640"/>
          <w:marRight w:val="0"/>
          <w:marTop w:val="0"/>
          <w:marBottom w:val="0"/>
          <w:divBdr>
            <w:top w:val="none" w:sz="0" w:space="0" w:color="auto"/>
            <w:left w:val="none" w:sz="0" w:space="0" w:color="auto"/>
            <w:bottom w:val="none" w:sz="0" w:space="0" w:color="auto"/>
            <w:right w:val="none" w:sz="0" w:space="0" w:color="auto"/>
          </w:divBdr>
        </w:div>
        <w:div w:id="612858996">
          <w:marLeft w:val="640"/>
          <w:marRight w:val="0"/>
          <w:marTop w:val="0"/>
          <w:marBottom w:val="0"/>
          <w:divBdr>
            <w:top w:val="none" w:sz="0" w:space="0" w:color="auto"/>
            <w:left w:val="none" w:sz="0" w:space="0" w:color="auto"/>
            <w:bottom w:val="none" w:sz="0" w:space="0" w:color="auto"/>
            <w:right w:val="none" w:sz="0" w:space="0" w:color="auto"/>
          </w:divBdr>
        </w:div>
        <w:div w:id="633752965">
          <w:marLeft w:val="640"/>
          <w:marRight w:val="0"/>
          <w:marTop w:val="0"/>
          <w:marBottom w:val="0"/>
          <w:divBdr>
            <w:top w:val="none" w:sz="0" w:space="0" w:color="auto"/>
            <w:left w:val="none" w:sz="0" w:space="0" w:color="auto"/>
            <w:bottom w:val="none" w:sz="0" w:space="0" w:color="auto"/>
            <w:right w:val="none" w:sz="0" w:space="0" w:color="auto"/>
          </w:divBdr>
        </w:div>
        <w:div w:id="668287512">
          <w:marLeft w:val="640"/>
          <w:marRight w:val="0"/>
          <w:marTop w:val="0"/>
          <w:marBottom w:val="0"/>
          <w:divBdr>
            <w:top w:val="none" w:sz="0" w:space="0" w:color="auto"/>
            <w:left w:val="none" w:sz="0" w:space="0" w:color="auto"/>
            <w:bottom w:val="none" w:sz="0" w:space="0" w:color="auto"/>
            <w:right w:val="none" w:sz="0" w:space="0" w:color="auto"/>
          </w:divBdr>
        </w:div>
        <w:div w:id="698551479">
          <w:marLeft w:val="640"/>
          <w:marRight w:val="0"/>
          <w:marTop w:val="0"/>
          <w:marBottom w:val="0"/>
          <w:divBdr>
            <w:top w:val="none" w:sz="0" w:space="0" w:color="auto"/>
            <w:left w:val="none" w:sz="0" w:space="0" w:color="auto"/>
            <w:bottom w:val="none" w:sz="0" w:space="0" w:color="auto"/>
            <w:right w:val="none" w:sz="0" w:space="0" w:color="auto"/>
          </w:divBdr>
        </w:div>
        <w:div w:id="835220711">
          <w:marLeft w:val="640"/>
          <w:marRight w:val="0"/>
          <w:marTop w:val="0"/>
          <w:marBottom w:val="0"/>
          <w:divBdr>
            <w:top w:val="none" w:sz="0" w:space="0" w:color="auto"/>
            <w:left w:val="none" w:sz="0" w:space="0" w:color="auto"/>
            <w:bottom w:val="none" w:sz="0" w:space="0" w:color="auto"/>
            <w:right w:val="none" w:sz="0" w:space="0" w:color="auto"/>
          </w:divBdr>
        </w:div>
        <w:div w:id="864442923">
          <w:marLeft w:val="640"/>
          <w:marRight w:val="0"/>
          <w:marTop w:val="0"/>
          <w:marBottom w:val="0"/>
          <w:divBdr>
            <w:top w:val="none" w:sz="0" w:space="0" w:color="auto"/>
            <w:left w:val="none" w:sz="0" w:space="0" w:color="auto"/>
            <w:bottom w:val="none" w:sz="0" w:space="0" w:color="auto"/>
            <w:right w:val="none" w:sz="0" w:space="0" w:color="auto"/>
          </w:divBdr>
        </w:div>
        <w:div w:id="956066770">
          <w:marLeft w:val="640"/>
          <w:marRight w:val="0"/>
          <w:marTop w:val="0"/>
          <w:marBottom w:val="0"/>
          <w:divBdr>
            <w:top w:val="none" w:sz="0" w:space="0" w:color="auto"/>
            <w:left w:val="none" w:sz="0" w:space="0" w:color="auto"/>
            <w:bottom w:val="none" w:sz="0" w:space="0" w:color="auto"/>
            <w:right w:val="none" w:sz="0" w:space="0" w:color="auto"/>
          </w:divBdr>
        </w:div>
        <w:div w:id="971522794">
          <w:marLeft w:val="640"/>
          <w:marRight w:val="0"/>
          <w:marTop w:val="0"/>
          <w:marBottom w:val="0"/>
          <w:divBdr>
            <w:top w:val="none" w:sz="0" w:space="0" w:color="auto"/>
            <w:left w:val="none" w:sz="0" w:space="0" w:color="auto"/>
            <w:bottom w:val="none" w:sz="0" w:space="0" w:color="auto"/>
            <w:right w:val="none" w:sz="0" w:space="0" w:color="auto"/>
          </w:divBdr>
        </w:div>
        <w:div w:id="986543940">
          <w:marLeft w:val="640"/>
          <w:marRight w:val="0"/>
          <w:marTop w:val="0"/>
          <w:marBottom w:val="0"/>
          <w:divBdr>
            <w:top w:val="none" w:sz="0" w:space="0" w:color="auto"/>
            <w:left w:val="none" w:sz="0" w:space="0" w:color="auto"/>
            <w:bottom w:val="none" w:sz="0" w:space="0" w:color="auto"/>
            <w:right w:val="none" w:sz="0" w:space="0" w:color="auto"/>
          </w:divBdr>
        </w:div>
        <w:div w:id="1022130689">
          <w:marLeft w:val="640"/>
          <w:marRight w:val="0"/>
          <w:marTop w:val="0"/>
          <w:marBottom w:val="0"/>
          <w:divBdr>
            <w:top w:val="none" w:sz="0" w:space="0" w:color="auto"/>
            <w:left w:val="none" w:sz="0" w:space="0" w:color="auto"/>
            <w:bottom w:val="none" w:sz="0" w:space="0" w:color="auto"/>
            <w:right w:val="none" w:sz="0" w:space="0" w:color="auto"/>
          </w:divBdr>
        </w:div>
        <w:div w:id="1104964032">
          <w:marLeft w:val="640"/>
          <w:marRight w:val="0"/>
          <w:marTop w:val="0"/>
          <w:marBottom w:val="0"/>
          <w:divBdr>
            <w:top w:val="none" w:sz="0" w:space="0" w:color="auto"/>
            <w:left w:val="none" w:sz="0" w:space="0" w:color="auto"/>
            <w:bottom w:val="none" w:sz="0" w:space="0" w:color="auto"/>
            <w:right w:val="none" w:sz="0" w:space="0" w:color="auto"/>
          </w:divBdr>
        </w:div>
        <w:div w:id="1107119630">
          <w:marLeft w:val="640"/>
          <w:marRight w:val="0"/>
          <w:marTop w:val="0"/>
          <w:marBottom w:val="0"/>
          <w:divBdr>
            <w:top w:val="none" w:sz="0" w:space="0" w:color="auto"/>
            <w:left w:val="none" w:sz="0" w:space="0" w:color="auto"/>
            <w:bottom w:val="none" w:sz="0" w:space="0" w:color="auto"/>
            <w:right w:val="none" w:sz="0" w:space="0" w:color="auto"/>
          </w:divBdr>
        </w:div>
        <w:div w:id="1116488387">
          <w:marLeft w:val="640"/>
          <w:marRight w:val="0"/>
          <w:marTop w:val="0"/>
          <w:marBottom w:val="0"/>
          <w:divBdr>
            <w:top w:val="none" w:sz="0" w:space="0" w:color="auto"/>
            <w:left w:val="none" w:sz="0" w:space="0" w:color="auto"/>
            <w:bottom w:val="none" w:sz="0" w:space="0" w:color="auto"/>
            <w:right w:val="none" w:sz="0" w:space="0" w:color="auto"/>
          </w:divBdr>
        </w:div>
        <w:div w:id="1163735857">
          <w:marLeft w:val="640"/>
          <w:marRight w:val="0"/>
          <w:marTop w:val="0"/>
          <w:marBottom w:val="0"/>
          <w:divBdr>
            <w:top w:val="none" w:sz="0" w:space="0" w:color="auto"/>
            <w:left w:val="none" w:sz="0" w:space="0" w:color="auto"/>
            <w:bottom w:val="none" w:sz="0" w:space="0" w:color="auto"/>
            <w:right w:val="none" w:sz="0" w:space="0" w:color="auto"/>
          </w:divBdr>
        </w:div>
        <w:div w:id="1237014245">
          <w:marLeft w:val="640"/>
          <w:marRight w:val="0"/>
          <w:marTop w:val="0"/>
          <w:marBottom w:val="0"/>
          <w:divBdr>
            <w:top w:val="none" w:sz="0" w:space="0" w:color="auto"/>
            <w:left w:val="none" w:sz="0" w:space="0" w:color="auto"/>
            <w:bottom w:val="none" w:sz="0" w:space="0" w:color="auto"/>
            <w:right w:val="none" w:sz="0" w:space="0" w:color="auto"/>
          </w:divBdr>
        </w:div>
        <w:div w:id="1342201853">
          <w:marLeft w:val="640"/>
          <w:marRight w:val="0"/>
          <w:marTop w:val="0"/>
          <w:marBottom w:val="0"/>
          <w:divBdr>
            <w:top w:val="none" w:sz="0" w:space="0" w:color="auto"/>
            <w:left w:val="none" w:sz="0" w:space="0" w:color="auto"/>
            <w:bottom w:val="none" w:sz="0" w:space="0" w:color="auto"/>
            <w:right w:val="none" w:sz="0" w:space="0" w:color="auto"/>
          </w:divBdr>
        </w:div>
        <w:div w:id="1429958789">
          <w:marLeft w:val="640"/>
          <w:marRight w:val="0"/>
          <w:marTop w:val="0"/>
          <w:marBottom w:val="0"/>
          <w:divBdr>
            <w:top w:val="none" w:sz="0" w:space="0" w:color="auto"/>
            <w:left w:val="none" w:sz="0" w:space="0" w:color="auto"/>
            <w:bottom w:val="none" w:sz="0" w:space="0" w:color="auto"/>
            <w:right w:val="none" w:sz="0" w:space="0" w:color="auto"/>
          </w:divBdr>
        </w:div>
        <w:div w:id="1459758914">
          <w:marLeft w:val="640"/>
          <w:marRight w:val="0"/>
          <w:marTop w:val="0"/>
          <w:marBottom w:val="0"/>
          <w:divBdr>
            <w:top w:val="none" w:sz="0" w:space="0" w:color="auto"/>
            <w:left w:val="none" w:sz="0" w:space="0" w:color="auto"/>
            <w:bottom w:val="none" w:sz="0" w:space="0" w:color="auto"/>
            <w:right w:val="none" w:sz="0" w:space="0" w:color="auto"/>
          </w:divBdr>
        </w:div>
        <w:div w:id="1517961327">
          <w:marLeft w:val="640"/>
          <w:marRight w:val="0"/>
          <w:marTop w:val="0"/>
          <w:marBottom w:val="0"/>
          <w:divBdr>
            <w:top w:val="none" w:sz="0" w:space="0" w:color="auto"/>
            <w:left w:val="none" w:sz="0" w:space="0" w:color="auto"/>
            <w:bottom w:val="none" w:sz="0" w:space="0" w:color="auto"/>
            <w:right w:val="none" w:sz="0" w:space="0" w:color="auto"/>
          </w:divBdr>
        </w:div>
        <w:div w:id="1526944427">
          <w:marLeft w:val="640"/>
          <w:marRight w:val="0"/>
          <w:marTop w:val="0"/>
          <w:marBottom w:val="0"/>
          <w:divBdr>
            <w:top w:val="none" w:sz="0" w:space="0" w:color="auto"/>
            <w:left w:val="none" w:sz="0" w:space="0" w:color="auto"/>
            <w:bottom w:val="none" w:sz="0" w:space="0" w:color="auto"/>
            <w:right w:val="none" w:sz="0" w:space="0" w:color="auto"/>
          </w:divBdr>
        </w:div>
        <w:div w:id="1567567334">
          <w:marLeft w:val="640"/>
          <w:marRight w:val="0"/>
          <w:marTop w:val="0"/>
          <w:marBottom w:val="0"/>
          <w:divBdr>
            <w:top w:val="none" w:sz="0" w:space="0" w:color="auto"/>
            <w:left w:val="none" w:sz="0" w:space="0" w:color="auto"/>
            <w:bottom w:val="none" w:sz="0" w:space="0" w:color="auto"/>
            <w:right w:val="none" w:sz="0" w:space="0" w:color="auto"/>
          </w:divBdr>
        </w:div>
        <w:div w:id="1621302077">
          <w:marLeft w:val="640"/>
          <w:marRight w:val="0"/>
          <w:marTop w:val="0"/>
          <w:marBottom w:val="0"/>
          <w:divBdr>
            <w:top w:val="none" w:sz="0" w:space="0" w:color="auto"/>
            <w:left w:val="none" w:sz="0" w:space="0" w:color="auto"/>
            <w:bottom w:val="none" w:sz="0" w:space="0" w:color="auto"/>
            <w:right w:val="none" w:sz="0" w:space="0" w:color="auto"/>
          </w:divBdr>
        </w:div>
        <w:div w:id="1629553993">
          <w:marLeft w:val="640"/>
          <w:marRight w:val="0"/>
          <w:marTop w:val="0"/>
          <w:marBottom w:val="0"/>
          <w:divBdr>
            <w:top w:val="none" w:sz="0" w:space="0" w:color="auto"/>
            <w:left w:val="none" w:sz="0" w:space="0" w:color="auto"/>
            <w:bottom w:val="none" w:sz="0" w:space="0" w:color="auto"/>
            <w:right w:val="none" w:sz="0" w:space="0" w:color="auto"/>
          </w:divBdr>
        </w:div>
        <w:div w:id="1656179720">
          <w:marLeft w:val="640"/>
          <w:marRight w:val="0"/>
          <w:marTop w:val="0"/>
          <w:marBottom w:val="0"/>
          <w:divBdr>
            <w:top w:val="none" w:sz="0" w:space="0" w:color="auto"/>
            <w:left w:val="none" w:sz="0" w:space="0" w:color="auto"/>
            <w:bottom w:val="none" w:sz="0" w:space="0" w:color="auto"/>
            <w:right w:val="none" w:sz="0" w:space="0" w:color="auto"/>
          </w:divBdr>
        </w:div>
        <w:div w:id="1657420339">
          <w:marLeft w:val="640"/>
          <w:marRight w:val="0"/>
          <w:marTop w:val="0"/>
          <w:marBottom w:val="0"/>
          <w:divBdr>
            <w:top w:val="none" w:sz="0" w:space="0" w:color="auto"/>
            <w:left w:val="none" w:sz="0" w:space="0" w:color="auto"/>
            <w:bottom w:val="none" w:sz="0" w:space="0" w:color="auto"/>
            <w:right w:val="none" w:sz="0" w:space="0" w:color="auto"/>
          </w:divBdr>
        </w:div>
        <w:div w:id="1730229322">
          <w:marLeft w:val="640"/>
          <w:marRight w:val="0"/>
          <w:marTop w:val="0"/>
          <w:marBottom w:val="0"/>
          <w:divBdr>
            <w:top w:val="none" w:sz="0" w:space="0" w:color="auto"/>
            <w:left w:val="none" w:sz="0" w:space="0" w:color="auto"/>
            <w:bottom w:val="none" w:sz="0" w:space="0" w:color="auto"/>
            <w:right w:val="none" w:sz="0" w:space="0" w:color="auto"/>
          </w:divBdr>
        </w:div>
        <w:div w:id="1768186478">
          <w:marLeft w:val="640"/>
          <w:marRight w:val="0"/>
          <w:marTop w:val="0"/>
          <w:marBottom w:val="0"/>
          <w:divBdr>
            <w:top w:val="none" w:sz="0" w:space="0" w:color="auto"/>
            <w:left w:val="none" w:sz="0" w:space="0" w:color="auto"/>
            <w:bottom w:val="none" w:sz="0" w:space="0" w:color="auto"/>
            <w:right w:val="none" w:sz="0" w:space="0" w:color="auto"/>
          </w:divBdr>
        </w:div>
        <w:div w:id="1769544044">
          <w:marLeft w:val="640"/>
          <w:marRight w:val="0"/>
          <w:marTop w:val="0"/>
          <w:marBottom w:val="0"/>
          <w:divBdr>
            <w:top w:val="none" w:sz="0" w:space="0" w:color="auto"/>
            <w:left w:val="none" w:sz="0" w:space="0" w:color="auto"/>
            <w:bottom w:val="none" w:sz="0" w:space="0" w:color="auto"/>
            <w:right w:val="none" w:sz="0" w:space="0" w:color="auto"/>
          </w:divBdr>
        </w:div>
        <w:div w:id="1874419397">
          <w:marLeft w:val="640"/>
          <w:marRight w:val="0"/>
          <w:marTop w:val="0"/>
          <w:marBottom w:val="0"/>
          <w:divBdr>
            <w:top w:val="none" w:sz="0" w:space="0" w:color="auto"/>
            <w:left w:val="none" w:sz="0" w:space="0" w:color="auto"/>
            <w:bottom w:val="none" w:sz="0" w:space="0" w:color="auto"/>
            <w:right w:val="none" w:sz="0" w:space="0" w:color="auto"/>
          </w:divBdr>
        </w:div>
        <w:div w:id="2076924702">
          <w:marLeft w:val="640"/>
          <w:marRight w:val="0"/>
          <w:marTop w:val="0"/>
          <w:marBottom w:val="0"/>
          <w:divBdr>
            <w:top w:val="none" w:sz="0" w:space="0" w:color="auto"/>
            <w:left w:val="none" w:sz="0" w:space="0" w:color="auto"/>
            <w:bottom w:val="none" w:sz="0" w:space="0" w:color="auto"/>
            <w:right w:val="none" w:sz="0" w:space="0" w:color="auto"/>
          </w:divBdr>
        </w:div>
        <w:div w:id="2132935945">
          <w:marLeft w:val="640"/>
          <w:marRight w:val="0"/>
          <w:marTop w:val="0"/>
          <w:marBottom w:val="0"/>
          <w:divBdr>
            <w:top w:val="none" w:sz="0" w:space="0" w:color="auto"/>
            <w:left w:val="none" w:sz="0" w:space="0" w:color="auto"/>
            <w:bottom w:val="none" w:sz="0" w:space="0" w:color="auto"/>
            <w:right w:val="none" w:sz="0" w:space="0" w:color="auto"/>
          </w:divBdr>
        </w:div>
      </w:divsChild>
    </w:div>
    <w:div w:id="1743329945">
      <w:marLeft w:val="0"/>
      <w:marRight w:val="0"/>
      <w:marTop w:val="0"/>
      <w:marBottom w:val="0"/>
      <w:divBdr>
        <w:top w:val="none" w:sz="0" w:space="0" w:color="auto"/>
        <w:left w:val="none" w:sz="0" w:space="0" w:color="auto"/>
        <w:bottom w:val="none" w:sz="0" w:space="0" w:color="auto"/>
        <w:right w:val="none" w:sz="0" w:space="0" w:color="auto"/>
      </w:divBdr>
    </w:div>
    <w:div w:id="1745101834">
      <w:marLeft w:val="0"/>
      <w:marRight w:val="0"/>
      <w:marTop w:val="0"/>
      <w:marBottom w:val="0"/>
      <w:divBdr>
        <w:top w:val="none" w:sz="0" w:space="0" w:color="auto"/>
        <w:left w:val="none" w:sz="0" w:space="0" w:color="auto"/>
        <w:bottom w:val="none" w:sz="0" w:space="0" w:color="auto"/>
        <w:right w:val="none" w:sz="0" w:space="0" w:color="auto"/>
      </w:divBdr>
    </w:div>
    <w:div w:id="1746608382">
      <w:bodyDiv w:val="1"/>
      <w:marLeft w:val="0"/>
      <w:marRight w:val="0"/>
      <w:marTop w:val="0"/>
      <w:marBottom w:val="0"/>
      <w:divBdr>
        <w:top w:val="none" w:sz="0" w:space="0" w:color="auto"/>
        <w:left w:val="none" w:sz="0" w:space="0" w:color="auto"/>
        <w:bottom w:val="none" w:sz="0" w:space="0" w:color="auto"/>
        <w:right w:val="none" w:sz="0" w:space="0" w:color="auto"/>
      </w:divBdr>
      <w:divsChild>
        <w:div w:id="1979455613">
          <w:marLeft w:val="640"/>
          <w:marRight w:val="0"/>
          <w:marTop w:val="0"/>
          <w:marBottom w:val="0"/>
          <w:divBdr>
            <w:top w:val="none" w:sz="0" w:space="0" w:color="auto"/>
            <w:left w:val="none" w:sz="0" w:space="0" w:color="auto"/>
            <w:bottom w:val="none" w:sz="0" w:space="0" w:color="auto"/>
            <w:right w:val="none" w:sz="0" w:space="0" w:color="auto"/>
          </w:divBdr>
        </w:div>
        <w:div w:id="1218129491">
          <w:marLeft w:val="640"/>
          <w:marRight w:val="0"/>
          <w:marTop w:val="0"/>
          <w:marBottom w:val="0"/>
          <w:divBdr>
            <w:top w:val="none" w:sz="0" w:space="0" w:color="auto"/>
            <w:left w:val="none" w:sz="0" w:space="0" w:color="auto"/>
            <w:bottom w:val="none" w:sz="0" w:space="0" w:color="auto"/>
            <w:right w:val="none" w:sz="0" w:space="0" w:color="auto"/>
          </w:divBdr>
        </w:div>
        <w:div w:id="1918243387">
          <w:marLeft w:val="640"/>
          <w:marRight w:val="0"/>
          <w:marTop w:val="0"/>
          <w:marBottom w:val="0"/>
          <w:divBdr>
            <w:top w:val="none" w:sz="0" w:space="0" w:color="auto"/>
            <w:left w:val="none" w:sz="0" w:space="0" w:color="auto"/>
            <w:bottom w:val="none" w:sz="0" w:space="0" w:color="auto"/>
            <w:right w:val="none" w:sz="0" w:space="0" w:color="auto"/>
          </w:divBdr>
        </w:div>
        <w:div w:id="82650674">
          <w:marLeft w:val="640"/>
          <w:marRight w:val="0"/>
          <w:marTop w:val="0"/>
          <w:marBottom w:val="0"/>
          <w:divBdr>
            <w:top w:val="none" w:sz="0" w:space="0" w:color="auto"/>
            <w:left w:val="none" w:sz="0" w:space="0" w:color="auto"/>
            <w:bottom w:val="none" w:sz="0" w:space="0" w:color="auto"/>
            <w:right w:val="none" w:sz="0" w:space="0" w:color="auto"/>
          </w:divBdr>
        </w:div>
        <w:div w:id="1788616414">
          <w:marLeft w:val="640"/>
          <w:marRight w:val="0"/>
          <w:marTop w:val="0"/>
          <w:marBottom w:val="0"/>
          <w:divBdr>
            <w:top w:val="none" w:sz="0" w:space="0" w:color="auto"/>
            <w:left w:val="none" w:sz="0" w:space="0" w:color="auto"/>
            <w:bottom w:val="none" w:sz="0" w:space="0" w:color="auto"/>
            <w:right w:val="none" w:sz="0" w:space="0" w:color="auto"/>
          </w:divBdr>
        </w:div>
        <w:div w:id="1521695903">
          <w:marLeft w:val="640"/>
          <w:marRight w:val="0"/>
          <w:marTop w:val="0"/>
          <w:marBottom w:val="0"/>
          <w:divBdr>
            <w:top w:val="none" w:sz="0" w:space="0" w:color="auto"/>
            <w:left w:val="none" w:sz="0" w:space="0" w:color="auto"/>
            <w:bottom w:val="none" w:sz="0" w:space="0" w:color="auto"/>
            <w:right w:val="none" w:sz="0" w:space="0" w:color="auto"/>
          </w:divBdr>
        </w:div>
        <w:div w:id="199364026">
          <w:marLeft w:val="640"/>
          <w:marRight w:val="0"/>
          <w:marTop w:val="0"/>
          <w:marBottom w:val="0"/>
          <w:divBdr>
            <w:top w:val="none" w:sz="0" w:space="0" w:color="auto"/>
            <w:left w:val="none" w:sz="0" w:space="0" w:color="auto"/>
            <w:bottom w:val="none" w:sz="0" w:space="0" w:color="auto"/>
            <w:right w:val="none" w:sz="0" w:space="0" w:color="auto"/>
          </w:divBdr>
        </w:div>
        <w:div w:id="903878050">
          <w:marLeft w:val="640"/>
          <w:marRight w:val="0"/>
          <w:marTop w:val="0"/>
          <w:marBottom w:val="0"/>
          <w:divBdr>
            <w:top w:val="none" w:sz="0" w:space="0" w:color="auto"/>
            <w:left w:val="none" w:sz="0" w:space="0" w:color="auto"/>
            <w:bottom w:val="none" w:sz="0" w:space="0" w:color="auto"/>
            <w:right w:val="none" w:sz="0" w:space="0" w:color="auto"/>
          </w:divBdr>
        </w:div>
        <w:div w:id="1376660392">
          <w:marLeft w:val="640"/>
          <w:marRight w:val="0"/>
          <w:marTop w:val="0"/>
          <w:marBottom w:val="0"/>
          <w:divBdr>
            <w:top w:val="none" w:sz="0" w:space="0" w:color="auto"/>
            <w:left w:val="none" w:sz="0" w:space="0" w:color="auto"/>
            <w:bottom w:val="none" w:sz="0" w:space="0" w:color="auto"/>
            <w:right w:val="none" w:sz="0" w:space="0" w:color="auto"/>
          </w:divBdr>
        </w:div>
        <w:div w:id="1721393001">
          <w:marLeft w:val="640"/>
          <w:marRight w:val="0"/>
          <w:marTop w:val="0"/>
          <w:marBottom w:val="0"/>
          <w:divBdr>
            <w:top w:val="none" w:sz="0" w:space="0" w:color="auto"/>
            <w:left w:val="none" w:sz="0" w:space="0" w:color="auto"/>
            <w:bottom w:val="none" w:sz="0" w:space="0" w:color="auto"/>
            <w:right w:val="none" w:sz="0" w:space="0" w:color="auto"/>
          </w:divBdr>
        </w:div>
        <w:div w:id="905796316">
          <w:marLeft w:val="640"/>
          <w:marRight w:val="0"/>
          <w:marTop w:val="0"/>
          <w:marBottom w:val="0"/>
          <w:divBdr>
            <w:top w:val="none" w:sz="0" w:space="0" w:color="auto"/>
            <w:left w:val="none" w:sz="0" w:space="0" w:color="auto"/>
            <w:bottom w:val="none" w:sz="0" w:space="0" w:color="auto"/>
            <w:right w:val="none" w:sz="0" w:space="0" w:color="auto"/>
          </w:divBdr>
        </w:div>
        <w:div w:id="594558261">
          <w:marLeft w:val="640"/>
          <w:marRight w:val="0"/>
          <w:marTop w:val="0"/>
          <w:marBottom w:val="0"/>
          <w:divBdr>
            <w:top w:val="none" w:sz="0" w:space="0" w:color="auto"/>
            <w:left w:val="none" w:sz="0" w:space="0" w:color="auto"/>
            <w:bottom w:val="none" w:sz="0" w:space="0" w:color="auto"/>
            <w:right w:val="none" w:sz="0" w:space="0" w:color="auto"/>
          </w:divBdr>
        </w:div>
        <w:div w:id="437215340">
          <w:marLeft w:val="640"/>
          <w:marRight w:val="0"/>
          <w:marTop w:val="0"/>
          <w:marBottom w:val="0"/>
          <w:divBdr>
            <w:top w:val="none" w:sz="0" w:space="0" w:color="auto"/>
            <w:left w:val="none" w:sz="0" w:space="0" w:color="auto"/>
            <w:bottom w:val="none" w:sz="0" w:space="0" w:color="auto"/>
            <w:right w:val="none" w:sz="0" w:space="0" w:color="auto"/>
          </w:divBdr>
        </w:div>
        <w:div w:id="1604454125">
          <w:marLeft w:val="640"/>
          <w:marRight w:val="0"/>
          <w:marTop w:val="0"/>
          <w:marBottom w:val="0"/>
          <w:divBdr>
            <w:top w:val="none" w:sz="0" w:space="0" w:color="auto"/>
            <w:left w:val="none" w:sz="0" w:space="0" w:color="auto"/>
            <w:bottom w:val="none" w:sz="0" w:space="0" w:color="auto"/>
            <w:right w:val="none" w:sz="0" w:space="0" w:color="auto"/>
          </w:divBdr>
        </w:div>
        <w:div w:id="1611400729">
          <w:marLeft w:val="640"/>
          <w:marRight w:val="0"/>
          <w:marTop w:val="0"/>
          <w:marBottom w:val="0"/>
          <w:divBdr>
            <w:top w:val="none" w:sz="0" w:space="0" w:color="auto"/>
            <w:left w:val="none" w:sz="0" w:space="0" w:color="auto"/>
            <w:bottom w:val="none" w:sz="0" w:space="0" w:color="auto"/>
            <w:right w:val="none" w:sz="0" w:space="0" w:color="auto"/>
          </w:divBdr>
        </w:div>
        <w:div w:id="1653212204">
          <w:marLeft w:val="640"/>
          <w:marRight w:val="0"/>
          <w:marTop w:val="0"/>
          <w:marBottom w:val="0"/>
          <w:divBdr>
            <w:top w:val="none" w:sz="0" w:space="0" w:color="auto"/>
            <w:left w:val="none" w:sz="0" w:space="0" w:color="auto"/>
            <w:bottom w:val="none" w:sz="0" w:space="0" w:color="auto"/>
            <w:right w:val="none" w:sz="0" w:space="0" w:color="auto"/>
          </w:divBdr>
        </w:div>
        <w:div w:id="678898134">
          <w:marLeft w:val="640"/>
          <w:marRight w:val="0"/>
          <w:marTop w:val="0"/>
          <w:marBottom w:val="0"/>
          <w:divBdr>
            <w:top w:val="none" w:sz="0" w:space="0" w:color="auto"/>
            <w:left w:val="none" w:sz="0" w:space="0" w:color="auto"/>
            <w:bottom w:val="none" w:sz="0" w:space="0" w:color="auto"/>
            <w:right w:val="none" w:sz="0" w:space="0" w:color="auto"/>
          </w:divBdr>
        </w:div>
        <w:div w:id="926229980">
          <w:marLeft w:val="640"/>
          <w:marRight w:val="0"/>
          <w:marTop w:val="0"/>
          <w:marBottom w:val="0"/>
          <w:divBdr>
            <w:top w:val="none" w:sz="0" w:space="0" w:color="auto"/>
            <w:left w:val="none" w:sz="0" w:space="0" w:color="auto"/>
            <w:bottom w:val="none" w:sz="0" w:space="0" w:color="auto"/>
            <w:right w:val="none" w:sz="0" w:space="0" w:color="auto"/>
          </w:divBdr>
        </w:div>
        <w:div w:id="2105761959">
          <w:marLeft w:val="640"/>
          <w:marRight w:val="0"/>
          <w:marTop w:val="0"/>
          <w:marBottom w:val="0"/>
          <w:divBdr>
            <w:top w:val="none" w:sz="0" w:space="0" w:color="auto"/>
            <w:left w:val="none" w:sz="0" w:space="0" w:color="auto"/>
            <w:bottom w:val="none" w:sz="0" w:space="0" w:color="auto"/>
            <w:right w:val="none" w:sz="0" w:space="0" w:color="auto"/>
          </w:divBdr>
        </w:div>
        <w:div w:id="1097411165">
          <w:marLeft w:val="640"/>
          <w:marRight w:val="0"/>
          <w:marTop w:val="0"/>
          <w:marBottom w:val="0"/>
          <w:divBdr>
            <w:top w:val="none" w:sz="0" w:space="0" w:color="auto"/>
            <w:left w:val="none" w:sz="0" w:space="0" w:color="auto"/>
            <w:bottom w:val="none" w:sz="0" w:space="0" w:color="auto"/>
            <w:right w:val="none" w:sz="0" w:space="0" w:color="auto"/>
          </w:divBdr>
        </w:div>
        <w:div w:id="1778254602">
          <w:marLeft w:val="640"/>
          <w:marRight w:val="0"/>
          <w:marTop w:val="0"/>
          <w:marBottom w:val="0"/>
          <w:divBdr>
            <w:top w:val="none" w:sz="0" w:space="0" w:color="auto"/>
            <w:left w:val="none" w:sz="0" w:space="0" w:color="auto"/>
            <w:bottom w:val="none" w:sz="0" w:space="0" w:color="auto"/>
            <w:right w:val="none" w:sz="0" w:space="0" w:color="auto"/>
          </w:divBdr>
        </w:div>
        <w:div w:id="251017162">
          <w:marLeft w:val="640"/>
          <w:marRight w:val="0"/>
          <w:marTop w:val="0"/>
          <w:marBottom w:val="0"/>
          <w:divBdr>
            <w:top w:val="none" w:sz="0" w:space="0" w:color="auto"/>
            <w:left w:val="none" w:sz="0" w:space="0" w:color="auto"/>
            <w:bottom w:val="none" w:sz="0" w:space="0" w:color="auto"/>
            <w:right w:val="none" w:sz="0" w:space="0" w:color="auto"/>
          </w:divBdr>
        </w:div>
        <w:div w:id="1326278861">
          <w:marLeft w:val="640"/>
          <w:marRight w:val="0"/>
          <w:marTop w:val="0"/>
          <w:marBottom w:val="0"/>
          <w:divBdr>
            <w:top w:val="none" w:sz="0" w:space="0" w:color="auto"/>
            <w:left w:val="none" w:sz="0" w:space="0" w:color="auto"/>
            <w:bottom w:val="none" w:sz="0" w:space="0" w:color="auto"/>
            <w:right w:val="none" w:sz="0" w:space="0" w:color="auto"/>
          </w:divBdr>
        </w:div>
        <w:div w:id="979113221">
          <w:marLeft w:val="640"/>
          <w:marRight w:val="0"/>
          <w:marTop w:val="0"/>
          <w:marBottom w:val="0"/>
          <w:divBdr>
            <w:top w:val="none" w:sz="0" w:space="0" w:color="auto"/>
            <w:left w:val="none" w:sz="0" w:space="0" w:color="auto"/>
            <w:bottom w:val="none" w:sz="0" w:space="0" w:color="auto"/>
            <w:right w:val="none" w:sz="0" w:space="0" w:color="auto"/>
          </w:divBdr>
        </w:div>
        <w:div w:id="1967810906">
          <w:marLeft w:val="640"/>
          <w:marRight w:val="0"/>
          <w:marTop w:val="0"/>
          <w:marBottom w:val="0"/>
          <w:divBdr>
            <w:top w:val="none" w:sz="0" w:space="0" w:color="auto"/>
            <w:left w:val="none" w:sz="0" w:space="0" w:color="auto"/>
            <w:bottom w:val="none" w:sz="0" w:space="0" w:color="auto"/>
            <w:right w:val="none" w:sz="0" w:space="0" w:color="auto"/>
          </w:divBdr>
        </w:div>
        <w:div w:id="1542356830">
          <w:marLeft w:val="640"/>
          <w:marRight w:val="0"/>
          <w:marTop w:val="0"/>
          <w:marBottom w:val="0"/>
          <w:divBdr>
            <w:top w:val="none" w:sz="0" w:space="0" w:color="auto"/>
            <w:left w:val="none" w:sz="0" w:space="0" w:color="auto"/>
            <w:bottom w:val="none" w:sz="0" w:space="0" w:color="auto"/>
            <w:right w:val="none" w:sz="0" w:space="0" w:color="auto"/>
          </w:divBdr>
        </w:div>
        <w:div w:id="1094548032">
          <w:marLeft w:val="640"/>
          <w:marRight w:val="0"/>
          <w:marTop w:val="0"/>
          <w:marBottom w:val="0"/>
          <w:divBdr>
            <w:top w:val="none" w:sz="0" w:space="0" w:color="auto"/>
            <w:left w:val="none" w:sz="0" w:space="0" w:color="auto"/>
            <w:bottom w:val="none" w:sz="0" w:space="0" w:color="auto"/>
            <w:right w:val="none" w:sz="0" w:space="0" w:color="auto"/>
          </w:divBdr>
        </w:div>
        <w:div w:id="682442021">
          <w:marLeft w:val="640"/>
          <w:marRight w:val="0"/>
          <w:marTop w:val="0"/>
          <w:marBottom w:val="0"/>
          <w:divBdr>
            <w:top w:val="none" w:sz="0" w:space="0" w:color="auto"/>
            <w:left w:val="none" w:sz="0" w:space="0" w:color="auto"/>
            <w:bottom w:val="none" w:sz="0" w:space="0" w:color="auto"/>
            <w:right w:val="none" w:sz="0" w:space="0" w:color="auto"/>
          </w:divBdr>
        </w:div>
        <w:div w:id="114105215">
          <w:marLeft w:val="640"/>
          <w:marRight w:val="0"/>
          <w:marTop w:val="0"/>
          <w:marBottom w:val="0"/>
          <w:divBdr>
            <w:top w:val="none" w:sz="0" w:space="0" w:color="auto"/>
            <w:left w:val="none" w:sz="0" w:space="0" w:color="auto"/>
            <w:bottom w:val="none" w:sz="0" w:space="0" w:color="auto"/>
            <w:right w:val="none" w:sz="0" w:space="0" w:color="auto"/>
          </w:divBdr>
        </w:div>
        <w:div w:id="1376655567">
          <w:marLeft w:val="640"/>
          <w:marRight w:val="0"/>
          <w:marTop w:val="0"/>
          <w:marBottom w:val="0"/>
          <w:divBdr>
            <w:top w:val="none" w:sz="0" w:space="0" w:color="auto"/>
            <w:left w:val="none" w:sz="0" w:space="0" w:color="auto"/>
            <w:bottom w:val="none" w:sz="0" w:space="0" w:color="auto"/>
            <w:right w:val="none" w:sz="0" w:space="0" w:color="auto"/>
          </w:divBdr>
        </w:div>
        <w:div w:id="1858035859">
          <w:marLeft w:val="640"/>
          <w:marRight w:val="0"/>
          <w:marTop w:val="0"/>
          <w:marBottom w:val="0"/>
          <w:divBdr>
            <w:top w:val="none" w:sz="0" w:space="0" w:color="auto"/>
            <w:left w:val="none" w:sz="0" w:space="0" w:color="auto"/>
            <w:bottom w:val="none" w:sz="0" w:space="0" w:color="auto"/>
            <w:right w:val="none" w:sz="0" w:space="0" w:color="auto"/>
          </w:divBdr>
        </w:div>
        <w:div w:id="1179779097">
          <w:marLeft w:val="640"/>
          <w:marRight w:val="0"/>
          <w:marTop w:val="0"/>
          <w:marBottom w:val="0"/>
          <w:divBdr>
            <w:top w:val="none" w:sz="0" w:space="0" w:color="auto"/>
            <w:left w:val="none" w:sz="0" w:space="0" w:color="auto"/>
            <w:bottom w:val="none" w:sz="0" w:space="0" w:color="auto"/>
            <w:right w:val="none" w:sz="0" w:space="0" w:color="auto"/>
          </w:divBdr>
        </w:div>
        <w:div w:id="803082475">
          <w:marLeft w:val="640"/>
          <w:marRight w:val="0"/>
          <w:marTop w:val="0"/>
          <w:marBottom w:val="0"/>
          <w:divBdr>
            <w:top w:val="none" w:sz="0" w:space="0" w:color="auto"/>
            <w:left w:val="none" w:sz="0" w:space="0" w:color="auto"/>
            <w:bottom w:val="none" w:sz="0" w:space="0" w:color="auto"/>
            <w:right w:val="none" w:sz="0" w:space="0" w:color="auto"/>
          </w:divBdr>
        </w:div>
        <w:div w:id="531117858">
          <w:marLeft w:val="640"/>
          <w:marRight w:val="0"/>
          <w:marTop w:val="0"/>
          <w:marBottom w:val="0"/>
          <w:divBdr>
            <w:top w:val="none" w:sz="0" w:space="0" w:color="auto"/>
            <w:left w:val="none" w:sz="0" w:space="0" w:color="auto"/>
            <w:bottom w:val="none" w:sz="0" w:space="0" w:color="auto"/>
            <w:right w:val="none" w:sz="0" w:space="0" w:color="auto"/>
          </w:divBdr>
        </w:div>
        <w:div w:id="519323630">
          <w:marLeft w:val="640"/>
          <w:marRight w:val="0"/>
          <w:marTop w:val="0"/>
          <w:marBottom w:val="0"/>
          <w:divBdr>
            <w:top w:val="none" w:sz="0" w:space="0" w:color="auto"/>
            <w:left w:val="none" w:sz="0" w:space="0" w:color="auto"/>
            <w:bottom w:val="none" w:sz="0" w:space="0" w:color="auto"/>
            <w:right w:val="none" w:sz="0" w:space="0" w:color="auto"/>
          </w:divBdr>
        </w:div>
        <w:div w:id="988942366">
          <w:marLeft w:val="640"/>
          <w:marRight w:val="0"/>
          <w:marTop w:val="0"/>
          <w:marBottom w:val="0"/>
          <w:divBdr>
            <w:top w:val="none" w:sz="0" w:space="0" w:color="auto"/>
            <w:left w:val="none" w:sz="0" w:space="0" w:color="auto"/>
            <w:bottom w:val="none" w:sz="0" w:space="0" w:color="auto"/>
            <w:right w:val="none" w:sz="0" w:space="0" w:color="auto"/>
          </w:divBdr>
        </w:div>
        <w:div w:id="446773820">
          <w:marLeft w:val="640"/>
          <w:marRight w:val="0"/>
          <w:marTop w:val="0"/>
          <w:marBottom w:val="0"/>
          <w:divBdr>
            <w:top w:val="none" w:sz="0" w:space="0" w:color="auto"/>
            <w:left w:val="none" w:sz="0" w:space="0" w:color="auto"/>
            <w:bottom w:val="none" w:sz="0" w:space="0" w:color="auto"/>
            <w:right w:val="none" w:sz="0" w:space="0" w:color="auto"/>
          </w:divBdr>
        </w:div>
        <w:div w:id="1303852410">
          <w:marLeft w:val="640"/>
          <w:marRight w:val="0"/>
          <w:marTop w:val="0"/>
          <w:marBottom w:val="0"/>
          <w:divBdr>
            <w:top w:val="none" w:sz="0" w:space="0" w:color="auto"/>
            <w:left w:val="none" w:sz="0" w:space="0" w:color="auto"/>
            <w:bottom w:val="none" w:sz="0" w:space="0" w:color="auto"/>
            <w:right w:val="none" w:sz="0" w:space="0" w:color="auto"/>
          </w:divBdr>
        </w:div>
        <w:div w:id="490680643">
          <w:marLeft w:val="640"/>
          <w:marRight w:val="0"/>
          <w:marTop w:val="0"/>
          <w:marBottom w:val="0"/>
          <w:divBdr>
            <w:top w:val="none" w:sz="0" w:space="0" w:color="auto"/>
            <w:left w:val="none" w:sz="0" w:space="0" w:color="auto"/>
            <w:bottom w:val="none" w:sz="0" w:space="0" w:color="auto"/>
            <w:right w:val="none" w:sz="0" w:space="0" w:color="auto"/>
          </w:divBdr>
        </w:div>
        <w:div w:id="1947030984">
          <w:marLeft w:val="640"/>
          <w:marRight w:val="0"/>
          <w:marTop w:val="0"/>
          <w:marBottom w:val="0"/>
          <w:divBdr>
            <w:top w:val="none" w:sz="0" w:space="0" w:color="auto"/>
            <w:left w:val="none" w:sz="0" w:space="0" w:color="auto"/>
            <w:bottom w:val="none" w:sz="0" w:space="0" w:color="auto"/>
            <w:right w:val="none" w:sz="0" w:space="0" w:color="auto"/>
          </w:divBdr>
        </w:div>
        <w:div w:id="355693009">
          <w:marLeft w:val="640"/>
          <w:marRight w:val="0"/>
          <w:marTop w:val="0"/>
          <w:marBottom w:val="0"/>
          <w:divBdr>
            <w:top w:val="none" w:sz="0" w:space="0" w:color="auto"/>
            <w:left w:val="none" w:sz="0" w:space="0" w:color="auto"/>
            <w:bottom w:val="none" w:sz="0" w:space="0" w:color="auto"/>
            <w:right w:val="none" w:sz="0" w:space="0" w:color="auto"/>
          </w:divBdr>
        </w:div>
        <w:div w:id="1688797630">
          <w:marLeft w:val="640"/>
          <w:marRight w:val="0"/>
          <w:marTop w:val="0"/>
          <w:marBottom w:val="0"/>
          <w:divBdr>
            <w:top w:val="none" w:sz="0" w:space="0" w:color="auto"/>
            <w:left w:val="none" w:sz="0" w:space="0" w:color="auto"/>
            <w:bottom w:val="none" w:sz="0" w:space="0" w:color="auto"/>
            <w:right w:val="none" w:sz="0" w:space="0" w:color="auto"/>
          </w:divBdr>
        </w:div>
        <w:div w:id="1516651053">
          <w:marLeft w:val="640"/>
          <w:marRight w:val="0"/>
          <w:marTop w:val="0"/>
          <w:marBottom w:val="0"/>
          <w:divBdr>
            <w:top w:val="none" w:sz="0" w:space="0" w:color="auto"/>
            <w:left w:val="none" w:sz="0" w:space="0" w:color="auto"/>
            <w:bottom w:val="none" w:sz="0" w:space="0" w:color="auto"/>
            <w:right w:val="none" w:sz="0" w:space="0" w:color="auto"/>
          </w:divBdr>
        </w:div>
        <w:div w:id="1733848369">
          <w:marLeft w:val="640"/>
          <w:marRight w:val="0"/>
          <w:marTop w:val="0"/>
          <w:marBottom w:val="0"/>
          <w:divBdr>
            <w:top w:val="none" w:sz="0" w:space="0" w:color="auto"/>
            <w:left w:val="none" w:sz="0" w:space="0" w:color="auto"/>
            <w:bottom w:val="none" w:sz="0" w:space="0" w:color="auto"/>
            <w:right w:val="none" w:sz="0" w:space="0" w:color="auto"/>
          </w:divBdr>
        </w:div>
        <w:div w:id="1257052738">
          <w:marLeft w:val="640"/>
          <w:marRight w:val="0"/>
          <w:marTop w:val="0"/>
          <w:marBottom w:val="0"/>
          <w:divBdr>
            <w:top w:val="none" w:sz="0" w:space="0" w:color="auto"/>
            <w:left w:val="none" w:sz="0" w:space="0" w:color="auto"/>
            <w:bottom w:val="none" w:sz="0" w:space="0" w:color="auto"/>
            <w:right w:val="none" w:sz="0" w:space="0" w:color="auto"/>
          </w:divBdr>
        </w:div>
        <w:div w:id="505217812">
          <w:marLeft w:val="640"/>
          <w:marRight w:val="0"/>
          <w:marTop w:val="0"/>
          <w:marBottom w:val="0"/>
          <w:divBdr>
            <w:top w:val="none" w:sz="0" w:space="0" w:color="auto"/>
            <w:left w:val="none" w:sz="0" w:space="0" w:color="auto"/>
            <w:bottom w:val="none" w:sz="0" w:space="0" w:color="auto"/>
            <w:right w:val="none" w:sz="0" w:space="0" w:color="auto"/>
          </w:divBdr>
        </w:div>
        <w:div w:id="643000838">
          <w:marLeft w:val="640"/>
          <w:marRight w:val="0"/>
          <w:marTop w:val="0"/>
          <w:marBottom w:val="0"/>
          <w:divBdr>
            <w:top w:val="none" w:sz="0" w:space="0" w:color="auto"/>
            <w:left w:val="none" w:sz="0" w:space="0" w:color="auto"/>
            <w:bottom w:val="none" w:sz="0" w:space="0" w:color="auto"/>
            <w:right w:val="none" w:sz="0" w:space="0" w:color="auto"/>
          </w:divBdr>
        </w:div>
        <w:div w:id="893540777">
          <w:marLeft w:val="640"/>
          <w:marRight w:val="0"/>
          <w:marTop w:val="0"/>
          <w:marBottom w:val="0"/>
          <w:divBdr>
            <w:top w:val="none" w:sz="0" w:space="0" w:color="auto"/>
            <w:left w:val="none" w:sz="0" w:space="0" w:color="auto"/>
            <w:bottom w:val="none" w:sz="0" w:space="0" w:color="auto"/>
            <w:right w:val="none" w:sz="0" w:space="0" w:color="auto"/>
          </w:divBdr>
        </w:div>
      </w:divsChild>
    </w:div>
    <w:div w:id="1749376806">
      <w:bodyDiv w:val="1"/>
      <w:marLeft w:val="0"/>
      <w:marRight w:val="0"/>
      <w:marTop w:val="0"/>
      <w:marBottom w:val="0"/>
      <w:divBdr>
        <w:top w:val="none" w:sz="0" w:space="0" w:color="auto"/>
        <w:left w:val="none" w:sz="0" w:space="0" w:color="auto"/>
        <w:bottom w:val="none" w:sz="0" w:space="0" w:color="auto"/>
        <w:right w:val="none" w:sz="0" w:space="0" w:color="auto"/>
      </w:divBdr>
      <w:divsChild>
        <w:div w:id="1535776293">
          <w:marLeft w:val="640"/>
          <w:marRight w:val="0"/>
          <w:marTop w:val="0"/>
          <w:marBottom w:val="0"/>
          <w:divBdr>
            <w:top w:val="none" w:sz="0" w:space="0" w:color="auto"/>
            <w:left w:val="none" w:sz="0" w:space="0" w:color="auto"/>
            <w:bottom w:val="none" w:sz="0" w:space="0" w:color="auto"/>
            <w:right w:val="none" w:sz="0" w:space="0" w:color="auto"/>
          </w:divBdr>
        </w:div>
        <w:div w:id="1223564042">
          <w:marLeft w:val="640"/>
          <w:marRight w:val="0"/>
          <w:marTop w:val="0"/>
          <w:marBottom w:val="0"/>
          <w:divBdr>
            <w:top w:val="none" w:sz="0" w:space="0" w:color="auto"/>
            <w:left w:val="none" w:sz="0" w:space="0" w:color="auto"/>
            <w:bottom w:val="none" w:sz="0" w:space="0" w:color="auto"/>
            <w:right w:val="none" w:sz="0" w:space="0" w:color="auto"/>
          </w:divBdr>
        </w:div>
        <w:div w:id="65274221">
          <w:marLeft w:val="640"/>
          <w:marRight w:val="0"/>
          <w:marTop w:val="0"/>
          <w:marBottom w:val="0"/>
          <w:divBdr>
            <w:top w:val="none" w:sz="0" w:space="0" w:color="auto"/>
            <w:left w:val="none" w:sz="0" w:space="0" w:color="auto"/>
            <w:bottom w:val="none" w:sz="0" w:space="0" w:color="auto"/>
            <w:right w:val="none" w:sz="0" w:space="0" w:color="auto"/>
          </w:divBdr>
        </w:div>
        <w:div w:id="684483435">
          <w:marLeft w:val="640"/>
          <w:marRight w:val="0"/>
          <w:marTop w:val="0"/>
          <w:marBottom w:val="0"/>
          <w:divBdr>
            <w:top w:val="none" w:sz="0" w:space="0" w:color="auto"/>
            <w:left w:val="none" w:sz="0" w:space="0" w:color="auto"/>
            <w:bottom w:val="none" w:sz="0" w:space="0" w:color="auto"/>
            <w:right w:val="none" w:sz="0" w:space="0" w:color="auto"/>
          </w:divBdr>
        </w:div>
        <w:div w:id="341203293">
          <w:marLeft w:val="640"/>
          <w:marRight w:val="0"/>
          <w:marTop w:val="0"/>
          <w:marBottom w:val="0"/>
          <w:divBdr>
            <w:top w:val="none" w:sz="0" w:space="0" w:color="auto"/>
            <w:left w:val="none" w:sz="0" w:space="0" w:color="auto"/>
            <w:bottom w:val="none" w:sz="0" w:space="0" w:color="auto"/>
            <w:right w:val="none" w:sz="0" w:space="0" w:color="auto"/>
          </w:divBdr>
        </w:div>
        <w:div w:id="823855172">
          <w:marLeft w:val="640"/>
          <w:marRight w:val="0"/>
          <w:marTop w:val="0"/>
          <w:marBottom w:val="0"/>
          <w:divBdr>
            <w:top w:val="none" w:sz="0" w:space="0" w:color="auto"/>
            <w:left w:val="none" w:sz="0" w:space="0" w:color="auto"/>
            <w:bottom w:val="none" w:sz="0" w:space="0" w:color="auto"/>
            <w:right w:val="none" w:sz="0" w:space="0" w:color="auto"/>
          </w:divBdr>
        </w:div>
        <w:div w:id="536889660">
          <w:marLeft w:val="640"/>
          <w:marRight w:val="0"/>
          <w:marTop w:val="0"/>
          <w:marBottom w:val="0"/>
          <w:divBdr>
            <w:top w:val="none" w:sz="0" w:space="0" w:color="auto"/>
            <w:left w:val="none" w:sz="0" w:space="0" w:color="auto"/>
            <w:bottom w:val="none" w:sz="0" w:space="0" w:color="auto"/>
            <w:right w:val="none" w:sz="0" w:space="0" w:color="auto"/>
          </w:divBdr>
        </w:div>
        <w:div w:id="1787694057">
          <w:marLeft w:val="640"/>
          <w:marRight w:val="0"/>
          <w:marTop w:val="0"/>
          <w:marBottom w:val="0"/>
          <w:divBdr>
            <w:top w:val="none" w:sz="0" w:space="0" w:color="auto"/>
            <w:left w:val="none" w:sz="0" w:space="0" w:color="auto"/>
            <w:bottom w:val="none" w:sz="0" w:space="0" w:color="auto"/>
            <w:right w:val="none" w:sz="0" w:space="0" w:color="auto"/>
          </w:divBdr>
        </w:div>
        <w:div w:id="1839808902">
          <w:marLeft w:val="640"/>
          <w:marRight w:val="0"/>
          <w:marTop w:val="0"/>
          <w:marBottom w:val="0"/>
          <w:divBdr>
            <w:top w:val="none" w:sz="0" w:space="0" w:color="auto"/>
            <w:left w:val="none" w:sz="0" w:space="0" w:color="auto"/>
            <w:bottom w:val="none" w:sz="0" w:space="0" w:color="auto"/>
            <w:right w:val="none" w:sz="0" w:space="0" w:color="auto"/>
          </w:divBdr>
        </w:div>
        <w:div w:id="979385242">
          <w:marLeft w:val="640"/>
          <w:marRight w:val="0"/>
          <w:marTop w:val="0"/>
          <w:marBottom w:val="0"/>
          <w:divBdr>
            <w:top w:val="none" w:sz="0" w:space="0" w:color="auto"/>
            <w:left w:val="none" w:sz="0" w:space="0" w:color="auto"/>
            <w:bottom w:val="none" w:sz="0" w:space="0" w:color="auto"/>
            <w:right w:val="none" w:sz="0" w:space="0" w:color="auto"/>
          </w:divBdr>
        </w:div>
        <w:div w:id="815149287">
          <w:marLeft w:val="640"/>
          <w:marRight w:val="0"/>
          <w:marTop w:val="0"/>
          <w:marBottom w:val="0"/>
          <w:divBdr>
            <w:top w:val="none" w:sz="0" w:space="0" w:color="auto"/>
            <w:left w:val="none" w:sz="0" w:space="0" w:color="auto"/>
            <w:bottom w:val="none" w:sz="0" w:space="0" w:color="auto"/>
            <w:right w:val="none" w:sz="0" w:space="0" w:color="auto"/>
          </w:divBdr>
        </w:div>
        <w:div w:id="84956131">
          <w:marLeft w:val="640"/>
          <w:marRight w:val="0"/>
          <w:marTop w:val="0"/>
          <w:marBottom w:val="0"/>
          <w:divBdr>
            <w:top w:val="none" w:sz="0" w:space="0" w:color="auto"/>
            <w:left w:val="none" w:sz="0" w:space="0" w:color="auto"/>
            <w:bottom w:val="none" w:sz="0" w:space="0" w:color="auto"/>
            <w:right w:val="none" w:sz="0" w:space="0" w:color="auto"/>
          </w:divBdr>
        </w:div>
        <w:div w:id="1317762568">
          <w:marLeft w:val="640"/>
          <w:marRight w:val="0"/>
          <w:marTop w:val="0"/>
          <w:marBottom w:val="0"/>
          <w:divBdr>
            <w:top w:val="none" w:sz="0" w:space="0" w:color="auto"/>
            <w:left w:val="none" w:sz="0" w:space="0" w:color="auto"/>
            <w:bottom w:val="none" w:sz="0" w:space="0" w:color="auto"/>
            <w:right w:val="none" w:sz="0" w:space="0" w:color="auto"/>
          </w:divBdr>
        </w:div>
        <w:div w:id="1667976543">
          <w:marLeft w:val="640"/>
          <w:marRight w:val="0"/>
          <w:marTop w:val="0"/>
          <w:marBottom w:val="0"/>
          <w:divBdr>
            <w:top w:val="none" w:sz="0" w:space="0" w:color="auto"/>
            <w:left w:val="none" w:sz="0" w:space="0" w:color="auto"/>
            <w:bottom w:val="none" w:sz="0" w:space="0" w:color="auto"/>
            <w:right w:val="none" w:sz="0" w:space="0" w:color="auto"/>
          </w:divBdr>
        </w:div>
        <w:div w:id="1280991505">
          <w:marLeft w:val="640"/>
          <w:marRight w:val="0"/>
          <w:marTop w:val="0"/>
          <w:marBottom w:val="0"/>
          <w:divBdr>
            <w:top w:val="none" w:sz="0" w:space="0" w:color="auto"/>
            <w:left w:val="none" w:sz="0" w:space="0" w:color="auto"/>
            <w:bottom w:val="none" w:sz="0" w:space="0" w:color="auto"/>
            <w:right w:val="none" w:sz="0" w:space="0" w:color="auto"/>
          </w:divBdr>
        </w:div>
        <w:div w:id="1689137093">
          <w:marLeft w:val="640"/>
          <w:marRight w:val="0"/>
          <w:marTop w:val="0"/>
          <w:marBottom w:val="0"/>
          <w:divBdr>
            <w:top w:val="none" w:sz="0" w:space="0" w:color="auto"/>
            <w:left w:val="none" w:sz="0" w:space="0" w:color="auto"/>
            <w:bottom w:val="none" w:sz="0" w:space="0" w:color="auto"/>
            <w:right w:val="none" w:sz="0" w:space="0" w:color="auto"/>
          </w:divBdr>
        </w:div>
        <w:div w:id="958343418">
          <w:marLeft w:val="640"/>
          <w:marRight w:val="0"/>
          <w:marTop w:val="0"/>
          <w:marBottom w:val="0"/>
          <w:divBdr>
            <w:top w:val="none" w:sz="0" w:space="0" w:color="auto"/>
            <w:left w:val="none" w:sz="0" w:space="0" w:color="auto"/>
            <w:bottom w:val="none" w:sz="0" w:space="0" w:color="auto"/>
            <w:right w:val="none" w:sz="0" w:space="0" w:color="auto"/>
          </w:divBdr>
        </w:div>
        <w:div w:id="1970815593">
          <w:marLeft w:val="640"/>
          <w:marRight w:val="0"/>
          <w:marTop w:val="0"/>
          <w:marBottom w:val="0"/>
          <w:divBdr>
            <w:top w:val="none" w:sz="0" w:space="0" w:color="auto"/>
            <w:left w:val="none" w:sz="0" w:space="0" w:color="auto"/>
            <w:bottom w:val="none" w:sz="0" w:space="0" w:color="auto"/>
            <w:right w:val="none" w:sz="0" w:space="0" w:color="auto"/>
          </w:divBdr>
        </w:div>
        <w:div w:id="346060377">
          <w:marLeft w:val="640"/>
          <w:marRight w:val="0"/>
          <w:marTop w:val="0"/>
          <w:marBottom w:val="0"/>
          <w:divBdr>
            <w:top w:val="none" w:sz="0" w:space="0" w:color="auto"/>
            <w:left w:val="none" w:sz="0" w:space="0" w:color="auto"/>
            <w:bottom w:val="none" w:sz="0" w:space="0" w:color="auto"/>
            <w:right w:val="none" w:sz="0" w:space="0" w:color="auto"/>
          </w:divBdr>
        </w:div>
        <w:div w:id="378360001">
          <w:marLeft w:val="640"/>
          <w:marRight w:val="0"/>
          <w:marTop w:val="0"/>
          <w:marBottom w:val="0"/>
          <w:divBdr>
            <w:top w:val="none" w:sz="0" w:space="0" w:color="auto"/>
            <w:left w:val="none" w:sz="0" w:space="0" w:color="auto"/>
            <w:bottom w:val="none" w:sz="0" w:space="0" w:color="auto"/>
            <w:right w:val="none" w:sz="0" w:space="0" w:color="auto"/>
          </w:divBdr>
        </w:div>
        <w:div w:id="2056929973">
          <w:marLeft w:val="640"/>
          <w:marRight w:val="0"/>
          <w:marTop w:val="0"/>
          <w:marBottom w:val="0"/>
          <w:divBdr>
            <w:top w:val="none" w:sz="0" w:space="0" w:color="auto"/>
            <w:left w:val="none" w:sz="0" w:space="0" w:color="auto"/>
            <w:bottom w:val="none" w:sz="0" w:space="0" w:color="auto"/>
            <w:right w:val="none" w:sz="0" w:space="0" w:color="auto"/>
          </w:divBdr>
        </w:div>
        <w:div w:id="140118321">
          <w:marLeft w:val="640"/>
          <w:marRight w:val="0"/>
          <w:marTop w:val="0"/>
          <w:marBottom w:val="0"/>
          <w:divBdr>
            <w:top w:val="none" w:sz="0" w:space="0" w:color="auto"/>
            <w:left w:val="none" w:sz="0" w:space="0" w:color="auto"/>
            <w:bottom w:val="none" w:sz="0" w:space="0" w:color="auto"/>
            <w:right w:val="none" w:sz="0" w:space="0" w:color="auto"/>
          </w:divBdr>
        </w:div>
        <w:div w:id="1337879182">
          <w:marLeft w:val="640"/>
          <w:marRight w:val="0"/>
          <w:marTop w:val="0"/>
          <w:marBottom w:val="0"/>
          <w:divBdr>
            <w:top w:val="none" w:sz="0" w:space="0" w:color="auto"/>
            <w:left w:val="none" w:sz="0" w:space="0" w:color="auto"/>
            <w:bottom w:val="none" w:sz="0" w:space="0" w:color="auto"/>
            <w:right w:val="none" w:sz="0" w:space="0" w:color="auto"/>
          </w:divBdr>
        </w:div>
        <w:div w:id="2056806055">
          <w:marLeft w:val="640"/>
          <w:marRight w:val="0"/>
          <w:marTop w:val="0"/>
          <w:marBottom w:val="0"/>
          <w:divBdr>
            <w:top w:val="none" w:sz="0" w:space="0" w:color="auto"/>
            <w:left w:val="none" w:sz="0" w:space="0" w:color="auto"/>
            <w:bottom w:val="none" w:sz="0" w:space="0" w:color="auto"/>
            <w:right w:val="none" w:sz="0" w:space="0" w:color="auto"/>
          </w:divBdr>
        </w:div>
        <w:div w:id="1893735282">
          <w:marLeft w:val="640"/>
          <w:marRight w:val="0"/>
          <w:marTop w:val="0"/>
          <w:marBottom w:val="0"/>
          <w:divBdr>
            <w:top w:val="none" w:sz="0" w:space="0" w:color="auto"/>
            <w:left w:val="none" w:sz="0" w:space="0" w:color="auto"/>
            <w:bottom w:val="none" w:sz="0" w:space="0" w:color="auto"/>
            <w:right w:val="none" w:sz="0" w:space="0" w:color="auto"/>
          </w:divBdr>
        </w:div>
        <w:div w:id="4600031">
          <w:marLeft w:val="640"/>
          <w:marRight w:val="0"/>
          <w:marTop w:val="0"/>
          <w:marBottom w:val="0"/>
          <w:divBdr>
            <w:top w:val="none" w:sz="0" w:space="0" w:color="auto"/>
            <w:left w:val="none" w:sz="0" w:space="0" w:color="auto"/>
            <w:bottom w:val="none" w:sz="0" w:space="0" w:color="auto"/>
            <w:right w:val="none" w:sz="0" w:space="0" w:color="auto"/>
          </w:divBdr>
        </w:div>
        <w:div w:id="1860125490">
          <w:marLeft w:val="640"/>
          <w:marRight w:val="0"/>
          <w:marTop w:val="0"/>
          <w:marBottom w:val="0"/>
          <w:divBdr>
            <w:top w:val="none" w:sz="0" w:space="0" w:color="auto"/>
            <w:left w:val="none" w:sz="0" w:space="0" w:color="auto"/>
            <w:bottom w:val="none" w:sz="0" w:space="0" w:color="auto"/>
            <w:right w:val="none" w:sz="0" w:space="0" w:color="auto"/>
          </w:divBdr>
        </w:div>
        <w:div w:id="982584881">
          <w:marLeft w:val="640"/>
          <w:marRight w:val="0"/>
          <w:marTop w:val="0"/>
          <w:marBottom w:val="0"/>
          <w:divBdr>
            <w:top w:val="none" w:sz="0" w:space="0" w:color="auto"/>
            <w:left w:val="none" w:sz="0" w:space="0" w:color="auto"/>
            <w:bottom w:val="none" w:sz="0" w:space="0" w:color="auto"/>
            <w:right w:val="none" w:sz="0" w:space="0" w:color="auto"/>
          </w:divBdr>
        </w:div>
        <w:div w:id="857424049">
          <w:marLeft w:val="640"/>
          <w:marRight w:val="0"/>
          <w:marTop w:val="0"/>
          <w:marBottom w:val="0"/>
          <w:divBdr>
            <w:top w:val="none" w:sz="0" w:space="0" w:color="auto"/>
            <w:left w:val="none" w:sz="0" w:space="0" w:color="auto"/>
            <w:bottom w:val="none" w:sz="0" w:space="0" w:color="auto"/>
            <w:right w:val="none" w:sz="0" w:space="0" w:color="auto"/>
          </w:divBdr>
        </w:div>
        <w:div w:id="1360160255">
          <w:marLeft w:val="640"/>
          <w:marRight w:val="0"/>
          <w:marTop w:val="0"/>
          <w:marBottom w:val="0"/>
          <w:divBdr>
            <w:top w:val="none" w:sz="0" w:space="0" w:color="auto"/>
            <w:left w:val="none" w:sz="0" w:space="0" w:color="auto"/>
            <w:bottom w:val="none" w:sz="0" w:space="0" w:color="auto"/>
            <w:right w:val="none" w:sz="0" w:space="0" w:color="auto"/>
          </w:divBdr>
        </w:div>
        <w:div w:id="1778057336">
          <w:marLeft w:val="640"/>
          <w:marRight w:val="0"/>
          <w:marTop w:val="0"/>
          <w:marBottom w:val="0"/>
          <w:divBdr>
            <w:top w:val="none" w:sz="0" w:space="0" w:color="auto"/>
            <w:left w:val="none" w:sz="0" w:space="0" w:color="auto"/>
            <w:bottom w:val="none" w:sz="0" w:space="0" w:color="auto"/>
            <w:right w:val="none" w:sz="0" w:space="0" w:color="auto"/>
          </w:divBdr>
        </w:div>
        <w:div w:id="1494026710">
          <w:marLeft w:val="640"/>
          <w:marRight w:val="0"/>
          <w:marTop w:val="0"/>
          <w:marBottom w:val="0"/>
          <w:divBdr>
            <w:top w:val="none" w:sz="0" w:space="0" w:color="auto"/>
            <w:left w:val="none" w:sz="0" w:space="0" w:color="auto"/>
            <w:bottom w:val="none" w:sz="0" w:space="0" w:color="auto"/>
            <w:right w:val="none" w:sz="0" w:space="0" w:color="auto"/>
          </w:divBdr>
        </w:div>
        <w:div w:id="199636404">
          <w:marLeft w:val="640"/>
          <w:marRight w:val="0"/>
          <w:marTop w:val="0"/>
          <w:marBottom w:val="0"/>
          <w:divBdr>
            <w:top w:val="none" w:sz="0" w:space="0" w:color="auto"/>
            <w:left w:val="none" w:sz="0" w:space="0" w:color="auto"/>
            <w:bottom w:val="none" w:sz="0" w:space="0" w:color="auto"/>
            <w:right w:val="none" w:sz="0" w:space="0" w:color="auto"/>
          </w:divBdr>
        </w:div>
        <w:div w:id="1410080108">
          <w:marLeft w:val="640"/>
          <w:marRight w:val="0"/>
          <w:marTop w:val="0"/>
          <w:marBottom w:val="0"/>
          <w:divBdr>
            <w:top w:val="none" w:sz="0" w:space="0" w:color="auto"/>
            <w:left w:val="none" w:sz="0" w:space="0" w:color="auto"/>
            <w:bottom w:val="none" w:sz="0" w:space="0" w:color="auto"/>
            <w:right w:val="none" w:sz="0" w:space="0" w:color="auto"/>
          </w:divBdr>
        </w:div>
        <w:div w:id="2031485743">
          <w:marLeft w:val="640"/>
          <w:marRight w:val="0"/>
          <w:marTop w:val="0"/>
          <w:marBottom w:val="0"/>
          <w:divBdr>
            <w:top w:val="none" w:sz="0" w:space="0" w:color="auto"/>
            <w:left w:val="none" w:sz="0" w:space="0" w:color="auto"/>
            <w:bottom w:val="none" w:sz="0" w:space="0" w:color="auto"/>
            <w:right w:val="none" w:sz="0" w:space="0" w:color="auto"/>
          </w:divBdr>
        </w:div>
        <w:div w:id="1143888778">
          <w:marLeft w:val="640"/>
          <w:marRight w:val="0"/>
          <w:marTop w:val="0"/>
          <w:marBottom w:val="0"/>
          <w:divBdr>
            <w:top w:val="none" w:sz="0" w:space="0" w:color="auto"/>
            <w:left w:val="none" w:sz="0" w:space="0" w:color="auto"/>
            <w:bottom w:val="none" w:sz="0" w:space="0" w:color="auto"/>
            <w:right w:val="none" w:sz="0" w:space="0" w:color="auto"/>
          </w:divBdr>
        </w:div>
        <w:div w:id="1563635456">
          <w:marLeft w:val="640"/>
          <w:marRight w:val="0"/>
          <w:marTop w:val="0"/>
          <w:marBottom w:val="0"/>
          <w:divBdr>
            <w:top w:val="none" w:sz="0" w:space="0" w:color="auto"/>
            <w:left w:val="none" w:sz="0" w:space="0" w:color="auto"/>
            <w:bottom w:val="none" w:sz="0" w:space="0" w:color="auto"/>
            <w:right w:val="none" w:sz="0" w:space="0" w:color="auto"/>
          </w:divBdr>
        </w:div>
        <w:div w:id="1271353155">
          <w:marLeft w:val="640"/>
          <w:marRight w:val="0"/>
          <w:marTop w:val="0"/>
          <w:marBottom w:val="0"/>
          <w:divBdr>
            <w:top w:val="none" w:sz="0" w:space="0" w:color="auto"/>
            <w:left w:val="none" w:sz="0" w:space="0" w:color="auto"/>
            <w:bottom w:val="none" w:sz="0" w:space="0" w:color="auto"/>
            <w:right w:val="none" w:sz="0" w:space="0" w:color="auto"/>
          </w:divBdr>
        </w:div>
        <w:div w:id="1157112886">
          <w:marLeft w:val="640"/>
          <w:marRight w:val="0"/>
          <w:marTop w:val="0"/>
          <w:marBottom w:val="0"/>
          <w:divBdr>
            <w:top w:val="none" w:sz="0" w:space="0" w:color="auto"/>
            <w:left w:val="none" w:sz="0" w:space="0" w:color="auto"/>
            <w:bottom w:val="none" w:sz="0" w:space="0" w:color="auto"/>
            <w:right w:val="none" w:sz="0" w:space="0" w:color="auto"/>
          </w:divBdr>
        </w:div>
        <w:div w:id="1571041019">
          <w:marLeft w:val="640"/>
          <w:marRight w:val="0"/>
          <w:marTop w:val="0"/>
          <w:marBottom w:val="0"/>
          <w:divBdr>
            <w:top w:val="none" w:sz="0" w:space="0" w:color="auto"/>
            <w:left w:val="none" w:sz="0" w:space="0" w:color="auto"/>
            <w:bottom w:val="none" w:sz="0" w:space="0" w:color="auto"/>
            <w:right w:val="none" w:sz="0" w:space="0" w:color="auto"/>
          </w:divBdr>
        </w:div>
        <w:div w:id="2144736190">
          <w:marLeft w:val="640"/>
          <w:marRight w:val="0"/>
          <w:marTop w:val="0"/>
          <w:marBottom w:val="0"/>
          <w:divBdr>
            <w:top w:val="none" w:sz="0" w:space="0" w:color="auto"/>
            <w:left w:val="none" w:sz="0" w:space="0" w:color="auto"/>
            <w:bottom w:val="none" w:sz="0" w:space="0" w:color="auto"/>
            <w:right w:val="none" w:sz="0" w:space="0" w:color="auto"/>
          </w:divBdr>
        </w:div>
        <w:div w:id="1475367701">
          <w:marLeft w:val="640"/>
          <w:marRight w:val="0"/>
          <w:marTop w:val="0"/>
          <w:marBottom w:val="0"/>
          <w:divBdr>
            <w:top w:val="none" w:sz="0" w:space="0" w:color="auto"/>
            <w:left w:val="none" w:sz="0" w:space="0" w:color="auto"/>
            <w:bottom w:val="none" w:sz="0" w:space="0" w:color="auto"/>
            <w:right w:val="none" w:sz="0" w:space="0" w:color="auto"/>
          </w:divBdr>
        </w:div>
        <w:div w:id="933712064">
          <w:marLeft w:val="640"/>
          <w:marRight w:val="0"/>
          <w:marTop w:val="0"/>
          <w:marBottom w:val="0"/>
          <w:divBdr>
            <w:top w:val="none" w:sz="0" w:space="0" w:color="auto"/>
            <w:left w:val="none" w:sz="0" w:space="0" w:color="auto"/>
            <w:bottom w:val="none" w:sz="0" w:space="0" w:color="auto"/>
            <w:right w:val="none" w:sz="0" w:space="0" w:color="auto"/>
          </w:divBdr>
        </w:div>
        <w:div w:id="134613251">
          <w:marLeft w:val="640"/>
          <w:marRight w:val="0"/>
          <w:marTop w:val="0"/>
          <w:marBottom w:val="0"/>
          <w:divBdr>
            <w:top w:val="none" w:sz="0" w:space="0" w:color="auto"/>
            <w:left w:val="none" w:sz="0" w:space="0" w:color="auto"/>
            <w:bottom w:val="none" w:sz="0" w:space="0" w:color="auto"/>
            <w:right w:val="none" w:sz="0" w:space="0" w:color="auto"/>
          </w:divBdr>
        </w:div>
        <w:div w:id="1736318920">
          <w:marLeft w:val="640"/>
          <w:marRight w:val="0"/>
          <w:marTop w:val="0"/>
          <w:marBottom w:val="0"/>
          <w:divBdr>
            <w:top w:val="none" w:sz="0" w:space="0" w:color="auto"/>
            <w:left w:val="none" w:sz="0" w:space="0" w:color="auto"/>
            <w:bottom w:val="none" w:sz="0" w:space="0" w:color="auto"/>
            <w:right w:val="none" w:sz="0" w:space="0" w:color="auto"/>
          </w:divBdr>
        </w:div>
        <w:div w:id="2091999055">
          <w:marLeft w:val="640"/>
          <w:marRight w:val="0"/>
          <w:marTop w:val="0"/>
          <w:marBottom w:val="0"/>
          <w:divBdr>
            <w:top w:val="none" w:sz="0" w:space="0" w:color="auto"/>
            <w:left w:val="none" w:sz="0" w:space="0" w:color="auto"/>
            <w:bottom w:val="none" w:sz="0" w:space="0" w:color="auto"/>
            <w:right w:val="none" w:sz="0" w:space="0" w:color="auto"/>
          </w:divBdr>
        </w:div>
        <w:div w:id="392847932">
          <w:marLeft w:val="640"/>
          <w:marRight w:val="0"/>
          <w:marTop w:val="0"/>
          <w:marBottom w:val="0"/>
          <w:divBdr>
            <w:top w:val="none" w:sz="0" w:space="0" w:color="auto"/>
            <w:left w:val="none" w:sz="0" w:space="0" w:color="auto"/>
            <w:bottom w:val="none" w:sz="0" w:space="0" w:color="auto"/>
            <w:right w:val="none" w:sz="0" w:space="0" w:color="auto"/>
          </w:divBdr>
        </w:div>
      </w:divsChild>
    </w:div>
    <w:div w:id="1751728663">
      <w:marLeft w:val="0"/>
      <w:marRight w:val="0"/>
      <w:marTop w:val="0"/>
      <w:marBottom w:val="0"/>
      <w:divBdr>
        <w:top w:val="none" w:sz="0" w:space="0" w:color="auto"/>
        <w:left w:val="none" w:sz="0" w:space="0" w:color="auto"/>
        <w:bottom w:val="none" w:sz="0" w:space="0" w:color="auto"/>
        <w:right w:val="none" w:sz="0" w:space="0" w:color="auto"/>
      </w:divBdr>
    </w:div>
    <w:div w:id="1753744276">
      <w:marLeft w:val="0"/>
      <w:marRight w:val="0"/>
      <w:marTop w:val="0"/>
      <w:marBottom w:val="0"/>
      <w:divBdr>
        <w:top w:val="none" w:sz="0" w:space="0" w:color="auto"/>
        <w:left w:val="none" w:sz="0" w:space="0" w:color="auto"/>
        <w:bottom w:val="none" w:sz="0" w:space="0" w:color="auto"/>
        <w:right w:val="none" w:sz="0" w:space="0" w:color="auto"/>
      </w:divBdr>
    </w:div>
    <w:div w:id="1758407983">
      <w:bodyDiv w:val="1"/>
      <w:marLeft w:val="0"/>
      <w:marRight w:val="0"/>
      <w:marTop w:val="0"/>
      <w:marBottom w:val="0"/>
      <w:divBdr>
        <w:top w:val="none" w:sz="0" w:space="0" w:color="auto"/>
        <w:left w:val="none" w:sz="0" w:space="0" w:color="auto"/>
        <w:bottom w:val="none" w:sz="0" w:space="0" w:color="auto"/>
        <w:right w:val="none" w:sz="0" w:space="0" w:color="auto"/>
      </w:divBdr>
      <w:divsChild>
        <w:div w:id="1220246728">
          <w:marLeft w:val="640"/>
          <w:marRight w:val="0"/>
          <w:marTop w:val="0"/>
          <w:marBottom w:val="0"/>
          <w:divBdr>
            <w:top w:val="none" w:sz="0" w:space="0" w:color="auto"/>
            <w:left w:val="none" w:sz="0" w:space="0" w:color="auto"/>
            <w:bottom w:val="none" w:sz="0" w:space="0" w:color="auto"/>
            <w:right w:val="none" w:sz="0" w:space="0" w:color="auto"/>
          </w:divBdr>
        </w:div>
        <w:div w:id="378895853">
          <w:marLeft w:val="640"/>
          <w:marRight w:val="0"/>
          <w:marTop w:val="0"/>
          <w:marBottom w:val="0"/>
          <w:divBdr>
            <w:top w:val="none" w:sz="0" w:space="0" w:color="auto"/>
            <w:left w:val="none" w:sz="0" w:space="0" w:color="auto"/>
            <w:bottom w:val="none" w:sz="0" w:space="0" w:color="auto"/>
            <w:right w:val="none" w:sz="0" w:space="0" w:color="auto"/>
          </w:divBdr>
        </w:div>
        <w:div w:id="902332095">
          <w:marLeft w:val="640"/>
          <w:marRight w:val="0"/>
          <w:marTop w:val="0"/>
          <w:marBottom w:val="0"/>
          <w:divBdr>
            <w:top w:val="none" w:sz="0" w:space="0" w:color="auto"/>
            <w:left w:val="none" w:sz="0" w:space="0" w:color="auto"/>
            <w:bottom w:val="none" w:sz="0" w:space="0" w:color="auto"/>
            <w:right w:val="none" w:sz="0" w:space="0" w:color="auto"/>
          </w:divBdr>
        </w:div>
        <w:div w:id="1943756746">
          <w:marLeft w:val="640"/>
          <w:marRight w:val="0"/>
          <w:marTop w:val="0"/>
          <w:marBottom w:val="0"/>
          <w:divBdr>
            <w:top w:val="none" w:sz="0" w:space="0" w:color="auto"/>
            <w:left w:val="none" w:sz="0" w:space="0" w:color="auto"/>
            <w:bottom w:val="none" w:sz="0" w:space="0" w:color="auto"/>
            <w:right w:val="none" w:sz="0" w:space="0" w:color="auto"/>
          </w:divBdr>
        </w:div>
        <w:div w:id="118841050">
          <w:marLeft w:val="640"/>
          <w:marRight w:val="0"/>
          <w:marTop w:val="0"/>
          <w:marBottom w:val="0"/>
          <w:divBdr>
            <w:top w:val="none" w:sz="0" w:space="0" w:color="auto"/>
            <w:left w:val="none" w:sz="0" w:space="0" w:color="auto"/>
            <w:bottom w:val="none" w:sz="0" w:space="0" w:color="auto"/>
            <w:right w:val="none" w:sz="0" w:space="0" w:color="auto"/>
          </w:divBdr>
        </w:div>
        <w:div w:id="7755298">
          <w:marLeft w:val="640"/>
          <w:marRight w:val="0"/>
          <w:marTop w:val="0"/>
          <w:marBottom w:val="0"/>
          <w:divBdr>
            <w:top w:val="none" w:sz="0" w:space="0" w:color="auto"/>
            <w:left w:val="none" w:sz="0" w:space="0" w:color="auto"/>
            <w:bottom w:val="none" w:sz="0" w:space="0" w:color="auto"/>
            <w:right w:val="none" w:sz="0" w:space="0" w:color="auto"/>
          </w:divBdr>
        </w:div>
        <w:div w:id="347802960">
          <w:marLeft w:val="640"/>
          <w:marRight w:val="0"/>
          <w:marTop w:val="0"/>
          <w:marBottom w:val="0"/>
          <w:divBdr>
            <w:top w:val="none" w:sz="0" w:space="0" w:color="auto"/>
            <w:left w:val="none" w:sz="0" w:space="0" w:color="auto"/>
            <w:bottom w:val="none" w:sz="0" w:space="0" w:color="auto"/>
            <w:right w:val="none" w:sz="0" w:space="0" w:color="auto"/>
          </w:divBdr>
        </w:div>
        <w:div w:id="340939141">
          <w:marLeft w:val="640"/>
          <w:marRight w:val="0"/>
          <w:marTop w:val="0"/>
          <w:marBottom w:val="0"/>
          <w:divBdr>
            <w:top w:val="none" w:sz="0" w:space="0" w:color="auto"/>
            <w:left w:val="none" w:sz="0" w:space="0" w:color="auto"/>
            <w:bottom w:val="none" w:sz="0" w:space="0" w:color="auto"/>
            <w:right w:val="none" w:sz="0" w:space="0" w:color="auto"/>
          </w:divBdr>
        </w:div>
        <w:div w:id="1445227422">
          <w:marLeft w:val="640"/>
          <w:marRight w:val="0"/>
          <w:marTop w:val="0"/>
          <w:marBottom w:val="0"/>
          <w:divBdr>
            <w:top w:val="none" w:sz="0" w:space="0" w:color="auto"/>
            <w:left w:val="none" w:sz="0" w:space="0" w:color="auto"/>
            <w:bottom w:val="none" w:sz="0" w:space="0" w:color="auto"/>
            <w:right w:val="none" w:sz="0" w:space="0" w:color="auto"/>
          </w:divBdr>
        </w:div>
        <w:div w:id="814030657">
          <w:marLeft w:val="640"/>
          <w:marRight w:val="0"/>
          <w:marTop w:val="0"/>
          <w:marBottom w:val="0"/>
          <w:divBdr>
            <w:top w:val="none" w:sz="0" w:space="0" w:color="auto"/>
            <w:left w:val="none" w:sz="0" w:space="0" w:color="auto"/>
            <w:bottom w:val="none" w:sz="0" w:space="0" w:color="auto"/>
            <w:right w:val="none" w:sz="0" w:space="0" w:color="auto"/>
          </w:divBdr>
        </w:div>
        <w:div w:id="1951353954">
          <w:marLeft w:val="640"/>
          <w:marRight w:val="0"/>
          <w:marTop w:val="0"/>
          <w:marBottom w:val="0"/>
          <w:divBdr>
            <w:top w:val="none" w:sz="0" w:space="0" w:color="auto"/>
            <w:left w:val="none" w:sz="0" w:space="0" w:color="auto"/>
            <w:bottom w:val="none" w:sz="0" w:space="0" w:color="auto"/>
            <w:right w:val="none" w:sz="0" w:space="0" w:color="auto"/>
          </w:divBdr>
        </w:div>
        <w:div w:id="121924191">
          <w:marLeft w:val="640"/>
          <w:marRight w:val="0"/>
          <w:marTop w:val="0"/>
          <w:marBottom w:val="0"/>
          <w:divBdr>
            <w:top w:val="none" w:sz="0" w:space="0" w:color="auto"/>
            <w:left w:val="none" w:sz="0" w:space="0" w:color="auto"/>
            <w:bottom w:val="none" w:sz="0" w:space="0" w:color="auto"/>
            <w:right w:val="none" w:sz="0" w:space="0" w:color="auto"/>
          </w:divBdr>
        </w:div>
        <w:div w:id="1154024975">
          <w:marLeft w:val="640"/>
          <w:marRight w:val="0"/>
          <w:marTop w:val="0"/>
          <w:marBottom w:val="0"/>
          <w:divBdr>
            <w:top w:val="none" w:sz="0" w:space="0" w:color="auto"/>
            <w:left w:val="none" w:sz="0" w:space="0" w:color="auto"/>
            <w:bottom w:val="none" w:sz="0" w:space="0" w:color="auto"/>
            <w:right w:val="none" w:sz="0" w:space="0" w:color="auto"/>
          </w:divBdr>
        </w:div>
        <w:div w:id="706371967">
          <w:marLeft w:val="640"/>
          <w:marRight w:val="0"/>
          <w:marTop w:val="0"/>
          <w:marBottom w:val="0"/>
          <w:divBdr>
            <w:top w:val="none" w:sz="0" w:space="0" w:color="auto"/>
            <w:left w:val="none" w:sz="0" w:space="0" w:color="auto"/>
            <w:bottom w:val="none" w:sz="0" w:space="0" w:color="auto"/>
            <w:right w:val="none" w:sz="0" w:space="0" w:color="auto"/>
          </w:divBdr>
        </w:div>
        <w:div w:id="87311728">
          <w:marLeft w:val="640"/>
          <w:marRight w:val="0"/>
          <w:marTop w:val="0"/>
          <w:marBottom w:val="0"/>
          <w:divBdr>
            <w:top w:val="none" w:sz="0" w:space="0" w:color="auto"/>
            <w:left w:val="none" w:sz="0" w:space="0" w:color="auto"/>
            <w:bottom w:val="none" w:sz="0" w:space="0" w:color="auto"/>
            <w:right w:val="none" w:sz="0" w:space="0" w:color="auto"/>
          </w:divBdr>
        </w:div>
        <w:div w:id="1399203725">
          <w:marLeft w:val="640"/>
          <w:marRight w:val="0"/>
          <w:marTop w:val="0"/>
          <w:marBottom w:val="0"/>
          <w:divBdr>
            <w:top w:val="none" w:sz="0" w:space="0" w:color="auto"/>
            <w:left w:val="none" w:sz="0" w:space="0" w:color="auto"/>
            <w:bottom w:val="none" w:sz="0" w:space="0" w:color="auto"/>
            <w:right w:val="none" w:sz="0" w:space="0" w:color="auto"/>
          </w:divBdr>
        </w:div>
        <w:div w:id="1640455448">
          <w:marLeft w:val="640"/>
          <w:marRight w:val="0"/>
          <w:marTop w:val="0"/>
          <w:marBottom w:val="0"/>
          <w:divBdr>
            <w:top w:val="none" w:sz="0" w:space="0" w:color="auto"/>
            <w:left w:val="none" w:sz="0" w:space="0" w:color="auto"/>
            <w:bottom w:val="none" w:sz="0" w:space="0" w:color="auto"/>
            <w:right w:val="none" w:sz="0" w:space="0" w:color="auto"/>
          </w:divBdr>
        </w:div>
        <w:div w:id="916668183">
          <w:marLeft w:val="640"/>
          <w:marRight w:val="0"/>
          <w:marTop w:val="0"/>
          <w:marBottom w:val="0"/>
          <w:divBdr>
            <w:top w:val="none" w:sz="0" w:space="0" w:color="auto"/>
            <w:left w:val="none" w:sz="0" w:space="0" w:color="auto"/>
            <w:bottom w:val="none" w:sz="0" w:space="0" w:color="auto"/>
            <w:right w:val="none" w:sz="0" w:space="0" w:color="auto"/>
          </w:divBdr>
        </w:div>
        <w:div w:id="154997777">
          <w:marLeft w:val="640"/>
          <w:marRight w:val="0"/>
          <w:marTop w:val="0"/>
          <w:marBottom w:val="0"/>
          <w:divBdr>
            <w:top w:val="none" w:sz="0" w:space="0" w:color="auto"/>
            <w:left w:val="none" w:sz="0" w:space="0" w:color="auto"/>
            <w:bottom w:val="none" w:sz="0" w:space="0" w:color="auto"/>
            <w:right w:val="none" w:sz="0" w:space="0" w:color="auto"/>
          </w:divBdr>
        </w:div>
        <w:div w:id="1075199735">
          <w:marLeft w:val="640"/>
          <w:marRight w:val="0"/>
          <w:marTop w:val="0"/>
          <w:marBottom w:val="0"/>
          <w:divBdr>
            <w:top w:val="none" w:sz="0" w:space="0" w:color="auto"/>
            <w:left w:val="none" w:sz="0" w:space="0" w:color="auto"/>
            <w:bottom w:val="none" w:sz="0" w:space="0" w:color="auto"/>
            <w:right w:val="none" w:sz="0" w:space="0" w:color="auto"/>
          </w:divBdr>
        </w:div>
        <w:div w:id="2146001116">
          <w:marLeft w:val="640"/>
          <w:marRight w:val="0"/>
          <w:marTop w:val="0"/>
          <w:marBottom w:val="0"/>
          <w:divBdr>
            <w:top w:val="none" w:sz="0" w:space="0" w:color="auto"/>
            <w:left w:val="none" w:sz="0" w:space="0" w:color="auto"/>
            <w:bottom w:val="none" w:sz="0" w:space="0" w:color="auto"/>
            <w:right w:val="none" w:sz="0" w:space="0" w:color="auto"/>
          </w:divBdr>
        </w:div>
        <w:div w:id="1372995924">
          <w:marLeft w:val="640"/>
          <w:marRight w:val="0"/>
          <w:marTop w:val="0"/>
          <w:marBottom w:val="0"/>
          <w:divBdr>
            <w:top w:val="none" w:sz="0" w:space="0" w:color="auto"/>
            <w:left w:val="none" w:sz="0" w:space="0" w:color="auto"/>
            <w:bottom w:val="none" w:sz="0" w:space="0" w:color="auto"/>
            <w:right w:val="none" w:sz="0" w:space="0" w:color="auto"/>
          </w:divBdr>
        </w:div>
        <w:div w:id="1842966082">
          <w:marLeft w:val="640"/>
          <w:marRight w:val="0"/>
          <w:marTop w:val="0"/>
          <w:marBottom w:val="0"/>
          <w:divBdr>
            <w:top w:val="none" w:sz="0" w:space="0" w:color="auto"/>
            <w:left w:val="none" w:sz="0" w:space="0" w:color="auto"/>
            <w:bottom w:val="none" w:sz="0" w:space="0" w:color="auto"/>
            <w:right w:val="none" w:sz="0" w:space="0" w:color="auto"/>
          </w:divBdr>
        </w:div>
        <w:div w:id="624969717">
          <w:marLeft w:val="640"/>
          <w:marRight w:val="0"/>
          <w:marTop w:val="0"/>
          <w:marBottom w:val="0"/>
          <w:divBdr>
            <w:top w:val="none" w:sz="0" w:space="0" w:color="auto"/>
            <w:left w:val="none" w:sz="0" w:space="0" w:color="auto"/>
            <w:bottom w:val="none" w:sz="0" w:space="0" w:color="auto"/>
            <w:right w:val="none" w:sz="0" w:space="0" w:color="auto"/>
          </w:divBdr>
        </w:div>
        <w:div w:id="1091507617">
          <w:marLeft w:val="640"/>
          <w:marRight w:val="0"/>
          <w:marTop w:val="0"/>
          <w:marBottom w:val="0"/>
          <w:divBdr>
            <w:top w:val="none" w:sz="0" w:space="0" w:color="auto"/>
            <w:left w:val="none" w:sz="0" w:space="0" w:color="auto"/>
            <w:bottom w:val="none" w:sz="0" w:space="0" w:color="auto"/>
            <w:right w:val="none" w:sz="0" w:space="0" w:color="auto"/>
          </w:divBdr>
        </w:div>
        <w:div w:id="922028540">
          <w:marLeft w:val="640"/>
          <w:marRight w:val="0"/>
          <w:marTop w:val="0"/>
          <w:marBottom w:val="0"/>
          <w:divBdr>
            <w:top w:val="none" w:sz="0" w:space="0" w:color="auto"/>
            <w:left w:val="none" w:sz="0" w:space="0" w:color="auto"/>
            <w:bottom w:val="none" w:sz="0" w:space="0" w:color="auto"/>
            <w:right w:val="none" w:sz="0" w:space="0" w:color="auto"/>
          </w:divBdr>
        </w:div>
        <w:div w:id="412047954">
          <w:marLeft w:val="640"/>
          <w:marRight w:val="0"/>
          <w:marTop w:val="0"/>
          <w:marBottom w:val="0"/>
          <w:divBdr>
            <w:top w:val="none" w:sz="0" w:space="0" w:color="auto"/>
            <w:left w:val="none" w:sz="0" w:space="0" w:color="auto"/>
            <w:bottom w:val="none" w:sz="0" w:space="0" w:color="auto"/>
            <w:right w:val="none" w:sz="0" w:space="0" w:color="auto"/>
          </w:divBdr>
        </w:div>
        <w:div w:id="1618949532">
          <w:marLeft w:val="640"/>
          <w:marRight w:val="0"/>
          <w:marTop w:val="0"/>
          <w:marBottom w:val="0"/>
          <w:divBdr>
            <w:top w:val="none" w:sz="0" w:space="0" w:color="auto"/>
            <w:left w:val="none" w:sz="0" w:space="0" w:color="auto"/>
            <w:bottom w:val="none" w:sz="0" w:space="0" w:color="auto"/>
            <w:right w:val="none" w:sz="0" w:space="0" w:color="auto"/>
          </w:divBdr>
        </w:div>
        <w:div w:id="2112778499">
          <w:marLeft w:val="640"/>
          <w:marRight w:val="0"/>
          <w:marTop w:val="0"/>
          <w:marBottom w:val="0"/>
          <w:divBdr>
            <w:top w:val="none" w:sz="0" w:space="0" w:color="auto"/>
            <w:left w:val="none" w:sz="0" w:space="0" w:color="auto"/>
            <w:bottom w:val="none" w:sz="0" w:space="0" w:color="auto"/>
            <w:right w:val="none" w:sz="0" w:space="0" w:color="auto"/>
          </w:divBdr>
        </w:div>
        <w:div w:id="205334978">
          <w:marLeft w:val="640"/>
          <w:marRight w:val="0"/>
          <w:marTop w:val="0"/>
          <w:marBottom w:val="0"/>
          <w:divBdr>
            <w:top w:val="none" w:sz="0" w:space="0" w:color="auto"/>
            <w:left w:val="none" w:sz="0" w:space="0" w:color="auto"/>
            <w:bottom w:val="none" w:sz="0" w:space="0" w:color="auto"/>
            <w:right w:val="none" w:sz="0" w:space="0" w:color="auto"/>
          </w:divBdr>
        </w:div>
        <w:div w:id="1720131069">
          <w:marLeft w:val="640"/>
          <w:marRight w:val="0"/>
          <w:marTop w:val="0"/>
          <w:marBottom w:val="0"/>
          <w:divBdr>
            <w:top w:val="none" w:sz="0" w:space="0" w:color="auto"/>
            <w:left w:val="none" w:sz="0" w:space="0" w:color="auto"/>
            <w:bottom w:val="none" w:sz="0" w:space="0" w:color="auto"/>
            <w:right w:val="none" w:sz="0" w:space="0" w:color="auto"/>
          </w:divBdr>
        </w:div>
        <w:div w:id="1308627009">
          <w:marLeft w:val="640"/>
          <w:marRight w:val="0"/>
          <w:marTop w:val="0"/>
          <w:marBottom w:val="0"/>
          <w:divBdr>
            <w:top w:val="none" w:sz="0" w:space="0" w:color="auto"/>
            <w:left w:val="none" w:sz="0" w:space="0" w:color="auto"/>
            <w:bottom w:val="none" w:sz="0" w:space="0" w:color="auto"/>
            <w:right w:val="none" w:sz="0" w:space="0" w:color="auto"/>
          </w:divBdr>
        </w:div>
        <w:div w:id="383718939">
          <w:marLeft w:val="640"/>
          <w:marRight w:val="0"/>
          <w:marTop w:val="0"/>
          <w:marBottom w:val="0"/>
          <w:divBdr>
            <w:top w:val="none" w:sz="0" w:space="0" w:color="auto"/>
            <w:left w:val="none" w:sz="0" w:space="0" w:color="auto"/>
            <w:bottom w:val="none" w:sz="0" w:space="0" w:color="auto"/>
            <w:right w:val="none" w:sz="0" w:space="0" w:color="auto"/>
          </w:divBdr>
        </w:div>
        <w:div w:id="54132774">
          <w:marLeft w:val="640"/>
          <w:marRight w:val="0"/>
          <w:marTop w:val="0"/>
          <w:marBottom w:val="0"/>
          <w:divBdr>
            <w:top w:val="none" w:sz="0" w:space="0" w:color="auto"/>
            <w:left w:val="none" w:sz="0" w:space="0" w:color="auto"/>
            <w:bottom w:val="none" w:sz="0" w:space="0" w:color="auto"/>
            <w:right w:val="none" w:sz="0" w:space="0" w:color="auto"/>
          </w:divBdr>
        </w:div>
        <w:div w:id="919173870">
          <w:marLeft w:val="640"/>
          <w:marRight w:val="0"/>
          <w:marTop w:val="0"/>
          <w:marBottom w:val="0"/>
          <w:divBdr>
            <w:top w:val="none" w:sz="0" w:space="0" w:color="auto"/>
            <w:left w:val="none" w:sz="0" w:space="0" w:color="auto"/>
            <w:bottom w:val="none" w:sz="0" w:space="0" w:color="auto"/>
            <w:right w:val="none" w:sz="0" w:space="0" w:color="auto"/>
          </w:divBdr>
        </w:div>
        <w:div w:id="334041101">
          <w:marLeft w:val="640"/>
          <w:marRight w:val="0"/>
          <w:marTop w:val="0"/>
          <w:marBottom w:val="0"/>
          <w:divBdr>
            <w:top w:val="none" w:sz="0" w:space="0" w:color="auto"/>
            <w:left w:val="none" w:sz="0" w:space="0" w:color="auto"/>
            <w:bottom w:val="none" w:sz="0" w:space="0" w:color="auto"/>
            <w:right w:val="none" w:sz="0" w:space="0" w:color="auto"/>
          </w:divBdr>
        </w:div>
        <w:div w:id="1727948461">
          <w:marLeft w:val="640"/>
          <w:marRight w:val="0"/>
          <w:marTop w:val="0"/>
          <w:marBottom w:val="0"/>
          <w:divBdr>
            <w:top w:val="none" w:sz="0" w:space="0" w:color="auto"/>
            <w:left w:val="none" w:sz="0" w:space="0" w:color="auto"/>
            <w:bottom w:val="none" w:sz="0" w:space="0" w:color="auto"/>
            <w:right w:val="none" w:sz="0" w:space="0" w:color="auto"/>
          </w:divBdr>
        </w:div>
        <w:div w:id="890457680">
          <w:marLeft w:val="640"/>
          <w:marRight w:val="0"/>
          <w:marTop w:val="0"/>
          <w:marBottom w:val="0"/>
          <w:divBdr>
            <w:top w:val="none" w:sz="0" w:space="0" w:color="auto"/>
            <w:left w:val="none" w:sz="0" w:space="0" w:color="auto"/>
            <w:bottom w:val="none" w:sz="0" w:space="0" w:color="auto"/>
            <w:right w:val="none" w:sz="0" w:space="0" w:color="auto"/>
          </w:divBdr>
        </w:div>
        <w:div w:id="1586451731">
          <w:marLeft w:val="640"/>
          <w:marRight w:val="0"/>
          <w:marTop w:val="0"/>
          <w:marBottom w:val="0"/>
          <w:divBdr>
            <w:top w:val="none" w:sz="0" w:space="0" w:color="auto"/>
            <w:left w:val="none" w:sz="0" w:space="0" w:color="auto"/>
            <w:bottom w:val="none" w:sz="0" w:space="0" w:color="auto"/>
            <w:right w:val="none" w:sz="0" w:space="0" w:color="auto"/>
          </w:divBdr>
        </w:div>
        <w:div w:id="1686711467">
          <w:marLeft w:val="640"/>
          <w:marRight w:val="0"/>
          <w:marTop w:val="0"/>
          <w:marBottom w:val="0"/>
          <w:divBdr>
            <w:top w:val="none" w:sz="0" w:space="0" w:color="auto"/>
            <w:left w:val="none" w:sz="0" w:space="0" w:color="auto"/>
            <w:bottom w:val="none" w:sz="0" w:space="0" w:color="auto"/>
            <w:right w:val="none" w:sz="0" w:space="0" w:color="auto"/>
          </w:divBdr>
        </w:div>
        <w:div w:id="1446728260">
          <w:marLeft w:val="640"/>
          <w:marRight w:val="0"/>
          <w:marTop w:val="0"/>
          <w:marBottom w:val="0"/>
          <w:divBdr>
            <w:top w:val="none" w:sz="0" w:space="0" w:color="auto"/>
            <w:left w:val="none" w:sz="0" w:space="0" w:color="auto"/>
            <w:bottom w:val="none" w:sz="0" w:space="0" w:color="auto"/>
            <w:right w:val="none" w:sz="0" w:space="0" w:color="auto"/>
          </w:divBdr>
        </w:div>
        <w:div w:id="2128040140">
          <w:marLeft w:val="640"/>
          <w:marRight w:val="0"/>
          <w:marTop w:val="0"/>
          <w:marBottom w:val="0"/>
          <w:divBdr>
            <w:top w:val="none" w:sz="0" w:space="0" w:color="auto"/>
            <w:left w:val="none" w:sz="0" w:space="0" w:color="auto"/>
            <w:bottom w:val="none" w:sz="0" w:space="0" w:color="auto"/>
            <w:right w:val="none" w:sz="0" w:space="0" w:color="auto"/>
          </w:divBdr>
        </w:div>
        <w:div w:id="1872187071">
          <w:marLeft w:val="640"/>
          <w:marRight w:val="0"/>
          <w:marTop w:val="0"/>
          <w:marBottom w:val="0"/>
          <w:divBdr>
            <w:top w:val="none" w:sz="0" w:space="0" w:color="auto"/>
            <w:left w:val="none" w:sz="0" w:space="0" w:color="auto"/>
            <w:bottom w:val="none" w:sz="0" w:space="0" w:color="auto"/>
            <w:right w:val="none" w:sz="0" w:space="0" w:color="auto"/>
          </w:divBdr>
        </w:div>
        <w:div w:id="615983620">
          <w:marLeft w:val="640"/>
          <w:marRight w:val="0"/>
          <w:marTop w:val="0"/>
          <w:marBottom w:val="0"/>
          <w:divBdr>
            <w:top w:val="none" w:sz="0" w:space="0" w:color="auto"/>
            <w:left w:val="none" w:sz="0" w:space="0" w:color="auto"/>
            <w:bottom w:val="none" w:sz="0" w:space="0" w:color="auto"/>
            <w:right w:val="none" w:sz="0" w:space="0" w:color="auto"/>
          </w:divBdr>
        </w:div>
      </w:divsChild>
    </w:div>
    <w:div w:id="1765496460">
      <w:marLeft w:val="0"/>
      <w:marRight w:val="0"/>
      <w:marTop w:val="0"/>
      <w:marBottom w:val="0"/>
      <w:divBdr>
        <w:top w:val="none" w:sz="0" w:space="0" w:color="auto"/>
        <w:left w:val="none" w:sz="0" w:space="0" w:color="auto"/>
        <w:bottom w:val="none" w:sz="0" w:space="0" w:color="auto"/>
        <w:right w:val="none" w:sz="0" w:space="0" w:color="auto"/>
      </w:divBdr>
    </w:div>
    <w:div w:id="1767573670">
      <w:bodyDiv w:val="1"/>
      <w:marLeft w:val="0"/>
      <w:marRight w:val="0"/>
      <w:marTop w:val="0"/>
      <w:marBottom w:val="0"/>
      <w:divBdr>
        <w:top w:val="none" w:sz="0" w:space="0" w:color="auto"/>
        <w:left w:val="none" w:sz="0" w:space="0" w:color="auto"/>
        <w:bottom w:val="none" w:sz="0" w:space="0" w:color="auto"/>
        <w:right w:val="none" w:sz="0" w:space="0" w:color="auto"/>
      </w:divBdr>
      <w:divsChild>
        <w:div w:id="38944920">
          <w:marLeft w:val="640"/>
          <w:marRight w:val="0"/>
          <w:marTop w:val="0"/>
          <w:marBottom w:val="0"/>
          <w:divBdr>
            <w:top w:val="none" w:sz="0" w:space="0" w:color="auto"/>
            <w:left w:val="none" w:sz="0" w:space="0" w:color="auto"/>
            <w:bottom w:val="none" w:sz="0" w:space="0" w:color="auto"/>
            <w:right w:val="none" w:sz="0" w:space="0" w:color="auto"/>
          </w:divBdr>
        </w:div>
        <w:div w:id="90123454">
          <w:marLeft w:val="640"/>
          <w:marRight w:val="0"/>
          <w:marTop w:val="0"/>
          <w:marBottom w:val="0"/>
          <w:divBdr>
            <w:top w:val="none" w:sz="0" w:space="0" w:color="auto"/>
            <w:left w:val="none" w:sz="0" w:space="0" w:color="auto"/>
            <w:bottom w:val="none" w:sz="0" w:space="0" w:color="auto"/>
            <w:right w:val="none" w:sz="0" w:space="0" w:color="auto"/>
          </w:divBdr>
        </w:div>
        <w:div w:id="91556511">
          <w:marLeft w:val="640"/>
          <w:marRight w:val="0"/>
          <w:marTop w:val="0"/>
          <w:marBottom w:val="0"/>
          <w:divBdr>
            <w:top w:val="none" w:sz="0" w:space="0" w:color="auto"/>
            <w:left w:val="none" w:sz="0" w:space="0" w:color="auto"/>
            <w:bottom w:val="none" w:sz="0" w:space="0" w:color="auto"/>
            <w:right w:val="none" w:sz="0" w:space="0" w:color="auto"/>
          </w:divBdr>
        </w:div>
        <w:div w:id="95712168">
          <w:marLeft w:val="640"/>
          <w:marRight w:val="0"/>
          <w:marTop w:val="0"/>
          <w:marBottom w:val="0"/>
          <w:divBdr>
            <w:top w:val="none" w:sz="0" w:space="0" w:color="auto"/>
            <w:left w:val="none" w:sz="0" w:space="0" w:color="auto"/>
            <w:bottom w:val="none" w:sz="0" w:space="0" w:color="auto"/>
            <w:right w:val="none" w:sz="0" w:space="0" w:color="auto"/>
          </w:divBdr>
        </w:div>
        <w:div w:id="107820256">
          <w:marLeft w:val="640"/>
          <w:marRight w:val="0"/>
          <w:marTop w:val="0"/>
          <w:marBottom w:val="0"/>
          <w:divBdr>
            <w:top w:val="none" w:sz="0" w:space="0" w:color="auto"/>
            <w:left w:val="none" w:sz="0" w:space="0" w:color="auto"/>
            <w:bottom w:val="none" w:sz="0" w:space="0" w:color="auto"/>
            <w:right w:val="none" w:sz="0" w:space="0" w:color="auto"/>
          </w:divBdr>
        </w:div>
        <w:div w:id="143745292">
          <w:marLeft w:val="640"/>
          <w:marRight w:val="0"/>
          <w:marTop w:val="0"/>
          <w:marBottom w:val="0"/>
          <w:divBdr>
            <w:top w:val="none" w:sz="0" w:space="0" w:color="auto"/>
            <w:left w:val="none" w:sz="0" w:space="0" w:color="auto"/>
            <w:bottom w:val="none" w:sz="0" w:space="0" w:color="auto"/>
            <w:right w:val="none" w:sz="0" w:space="0" w:color="auto"/>
          </w:divBdr>
        </w:div>
        <w:div w:id="154878594">
          <w:marLeft w:val="640"/>
          <w:marRight w:val="0"/>
          <w:marTop w:val="0"/>
          <w:marBottom w:val="0"/>
          <w:divBdr>
            <w:top w:val="none" w:sz="0" w:space="0" w:color="auto"/>
            <w:left w:val="none" w:sz="0" w:space="0" w:color="auto"/>
            <w:bottom w:val="none" w:sz="0" w:space="0" w:color="auto"/>
            <w:right w:val="none" w:sz="0" w:space="0" w:color="auto"/>
          </w:divBdr>
        </w:div>
        <w:div w:id="156118192">
          <w:marLeft w:val="640"/>
          <w:marRight w:val="0"/>
          <w:marTop w:val="0"/>
          <w:marBottom w:val="0"/>
          <w:divBdr>
            <w:top w:val="none" w:sz="0" w:space="0" w:color="auto"/>
            <w:left w:val="none" w:sz="0" w:space="0" w:color="auto"/>
            <w:bottom w:val="none" w:sz="0" w:space="0" w:color="auto"/>
            <w:right w:val="none" w:sz="0" w:space="0" w:color="auto"/>
          </w:divBdr>
        </w:div>
        <w:div w:id="211037745">
          <w:marLeft w:val="640"/>
          <w:marRight w:val="0"/>
          <w:marTop w:val="0"/>
          <w:marBottom w:val="0"/>
          <w:divBdr>
            <w:top w:val="none" w:sz="0" w:space="0" w:color="auto"/>
            <w:left w:val="none" w:sz="0" w:space="0" w:color="auto"/>
            <w:bottom w:val="none" w:sz="0" w:space="0" w:color="auto"/>
            <w:right w:val="none" w:sz="0" w:space="0" w:color="auto"/>
          </w:divBdr>
        </w:div>
        <w:div w:id="299962535">
          <w:marLeft w:val="640"/>
          <w:marRight w:val="0"/>
          <w:marTop w:val="0"/>
          <w:marBottom w:val="0"/>
          <w:divBdr>
            <w:top w:val="none" w:sz="0" w:space="0" w:color="auto"/>
            <w:left w:val="none" w:sz="0" w:space="0" w:color="auto"/>
            <w:bottom w:val="none" w:sz="0" w:space="0" w:color="auto"/>
            <w:right w:val="none" w:sz="0" w:space="0" w:color="auto"/>
          </w:divBdr>
        </w:div>
        <w:div w:id="344525551">
          <w:marLeft w:val="640"/>
          <w:marRight w:val="0"/>
          <w:marTop w:val="0"/>
          <w:marBottom w:val="0"/>
          <w:divBdr>
            <w:top w:val="none" w:sz="0" w:space="0" w:color="auto"/>
            <w:left w:val="none" w:sz="0" w:space="0" w:color="auto"/>
            <w:bottom w:val="none" w:sz="0" w:space="0" w:color="auto"/>
            <w:right w:val="none" w:sz="0" w:space="0" w:color="auto"/>
          </w:divBdr>
        </w:div>
        <w:div w:id="386340901">
          <w:marLeft w:val="640"/>
          <w:marRight w:val="0"/>
          <w:marTop w:val="0"/>
          <w:marBottom w:val="0"/>
          <w:divBdr>
            <w:top w:val="none" w:sz="0" w:space="0" w:color="auto"/>
            <w:left w:val="none" w:sz="0" w:space="0" w:color="auto"/>
            <w:bottom w:val="none" w:sz="0" w:space="0" w:color="auto"/>
            <w:right w:val="none" w:sz="0" w:space="0" w:color="auto"/>
          </w:divBdr>
        </w:div>
        <w:div w:id="509952835">
          <w:marLeft w:val="640"/>
          <w:marRight w:val="0"/>
          <w:marTop w:val="0"/>
          <w:marBottom w:val="0"/>
          <w:divBdr>
            <w:top w:val="none" w:sz="0" w:space="0" w:color="auto"/>
            <w:left w:val="none" w:sz="0" w:space="0" w:color="auto"/>
            <w:bottom w:val="none" w:sz="0" w:space="0" w:color="auto"/>
            <w:right w:val="none" w:sz="0" w:space="0" w:color="auto"/>
          </w:divBdr>
        </w:div>
        <w:div w:id="679821100">
          <w:marLeft w:val="640"/>
          <w:marRight w:val="0"/>
          <w:marTop w:val="0"/>
          <w:marBottom w:val="0"/>
          <w:divBdr>
            <w:top w:val="none" w:sz="0" w:space="0" w:color="auto"/>
            <w:left w:val="none" w:sz="0" w:space="0" w:color="auto"/>
            <w:bottom w:val="none" w:sz="0" w:space="0" w:color="auto"/>
            <w:right w:val="none" w:sz="0" w:space="0" w:color="auto"/>
          </w:divBdr>
        </w:div>
        <w:div w:id="694621505">
          <w:marLeft w:val="640"/>
          <w:marRight w:val="0"/>
          <w:marTop w:val="0"/>
          <w:marBottom w:val="0"/>
          <w:divBdr>
            <w:top w:val="none" w:sz="0" w:space="0" w:color="auto"/>
            <w:left w:val="none" w:sz="0" w:space="0" w:color="auto"/>
            <w:bottom w:val="none" w:sz="0" w:space="0" w:color="auto"/>
            <w:right w:val="none" w:sz="0" w:space="0" w:color="auto"/>
          </w:divBdr>
        </w:div>
        <w:div w:id="779953219">
          <w:marLeft w:val="640"/>
          <w:marRight w:val="0"/>
          <w:marTop w:val="0"/>
          <w:marBottom w:val="0"/>
          <w:divBdr>
            <w:top w:val="none" w:sz="0" w:space="0" w:color="auto"/>
            <w:left w:val="none" w:sz="0" w:space="0" w:color="auto"/>
            <w:bottom w:val="none" w:sz="0" w:space="0" w:color="auto"/>
            <w:right w:val="none" w:sz="0" w:space="0" w:color="auto"/>
          </w:divBdr>
        </w:div>
        <w:div w:id="834151582">
          <w:marLeft w:val="640"/>
          <w:marRight w:val="0"/>
          <w:marTop w:val="0"/>
          <w:marBottom w:val="0"/>
          <w:divBdr>
            <w:top w:val="none" w:sz="0" w:space="0" w:color="auto"/>
            <w:left w:val="none" w:sz="0" w:space="0" w:color="auto"/>
            <w:bottom w:val="none" w:sz="0" w:space="0" w:color="auto"/>
            <w:right w:val="none" w:sz="0" w:space="0" w:color="auto"/>
          </w:divBdr>
        </w:div>
        <w:div w:id="861549267">
          <w:marLeft w:val="640"/>
          <w:marRight w:val="0"/>
          <w:marTop w:val="0"/>
          <w:marBottom w:val="0"/>
          <w:divBdr>
            <w:top w:val="none" w:sz="0" w:space="0" w:color="auto"/>
            <w:left w:val="none" w:sz="0" w:space="0" w:color="auto"/>
            <w:bottom w:val="none" w:sz="0" w:space="0" w:color="auto"/>
            <w:right w:val="none" w:sz="0" w:space="0" w:color="auto"/>
          </w:divBdr>
        </w:div>
        <w:div w:id="865756097">
          <w:marLeft w:val="640"/>
          <w:marRight w:val="0"/>
          <w:marTop w:val="0"/>
          <w:marBottom w:val="0"/>
          <w:divBdr>
            <w:top w:val="none" w:sz="0" w:space="0" w:color="auto"/>
            <w:left w:val="none" w:sz="0" w:space="0" w:color="auto"/>
            <w:bottom w:val="none" w:sz="0" w:space="0" w:color="auto"/>
            <w:right w:val="none" w:sz="0" w:space="0" w:color="auto"/>
          </w:divBdr>
        </w:div>
        <w:div w:id="879976841">
          <w:marLeft w:val="640"/>
          <w:marRight w:val="0"/>
          <w:marTop w:val="0"/>
          <w:marBottom w:val="0"/>
          <w:divBdr>
            <w:top w:val="none" w:sz="0" w:space="0" w:color="auto"/>
            <w:left w:val="none" w:sz="0" w:space="0" w:color="auto"/>
            <w:bottom w:val="none" w:sz="0" w:space="0" w:color="auto"/>
            <w:right w:val="none" w:sz="0" w:space="0" w:color="auto"/>
          </w:divBdr>
        </w:div>
        <w:div w:id="894051197">
          <w:marLeft w:val="640"/>
          <w:marRight w:val="0"/>
          <w:marTop w:val="0"/>
          <w:marBottom w:val="0"/>
          <w:divBdr>
            <w:top w:val="none" w:sz="0" w:space="0" w:color="auto"/>
            <w:left w:val="none" w:sz="0" w:space="0" w:color="auto"/>
            <w:bottom w:val="none" w:sz="0" w:space="0" w:color="auto"/>
            <w:right w:val="none" w:sz="0" w:space="0" w:color="auto"/>
          </w:divBdr>
        </w:div>
        <w:div w:id="1249146489">
          <w:marLeft w:val="640"/>
          <w:marRight w:val="0"/>
          <w:marTop w:val="0"/>
          <w:marBottom w:val="0"/>
          <w:divBdr>
            <w:top w:val="none" w:sz="0" w:space="0" w:color="auto"/>
            <w:left w:val="none" w:sz="0" w:space="0" w:color="auto"/>
            <w:bottom w:val="none" w:sz="0" w:space="0" w:color="auto"/>
            <w:right w:val="none" w:sz="0" w:space="0" w:color="auto"/>
          </w:divBdr>
        </w:div>
        <w:div w:id="1285691430">
          <w:marLeft w:val="640"/>
          <w:marRight w:val="0"/>
          <w:marTop w:val="0"/>
          <w:marBottom w:val="0"/>
          <w:divBdr>
            <w:top w:val="none" w:sz="0" w:space="0" w:color="auto"/>
            <w:left w:val="none" w:sz="0" w:space="0" w:color="auto"/>
            <w:bottom w:val="none" w:sz="0" w:space="0" w:color="auto"/>
            <w:right w:val="none" w:sz="0" w:space="0" w:color="auto"/>
          </w:divBdr>
        </w:div>
        <w:div w:id="1296329511">
          <w:marLeft w:val="640"/>
          <w:marRight w:val="0"/>
          <w:marTop w:val="0"/>
          <w:marBottom w:val="0"/>
          <w:divBdr>
            <w:top w:val="none" w:sz="0" w:space="0" w:color="auto"/>
            <w:left w:val="none" w:sz="0" w:space="0" w:color="auto"/>
            <w:bottom w:val="none" w:sz="0" w:space="0" w:color="auto"/>
            <w:right w:val="none" w:sz="0" w:space="0" w:color="auto"/>
          </w:divBdr>
        </w:div>
        <w:div w:id="1298685565">
          <w:marLeft w:val="640"/>
          <w:marRight w:val="0"/>
          <w:marTop w:val="0"/>
          <w:marBottom w:val="0"/>
          <w:divBdr>
            <w:top w:val="none" w:sz="0" w:space="0" w:color="auto"/>
            <w:left w:val="none" w:sz="0" w:space="0" w:color="auto"/>
            <w:bottom w:val="none" w:sz="0" w:space="0" w:color="auto"/>
            <w:right w:val="none" w:sz="0" w:space="0" w:color="auto"/>
          </w:divBdr>
        </w:div>
        <w:div w:id="1314986997">
          <w:marLeft w:val="640"/>
          <w:marRight w:val="0"/>
          <w:marTop w:val="0"/>
          <w:marBottom w:val="0"/>
          <w:divBdr>
            <w:top w:val="none" w:sz="0" w:space="0" w:color="auto"/>
            <w:left w:val="none" w:sz="0" w:space="0" w:color="auto"/>
            <w:bottom w:val="none" w:sz="0" w:space="0" w:color="auto"/>
            <w:right w:val="none" w:sz="0" w:space="0" w:color="auto"/>
          </w:divBdr>
        </w:div>
        <w:div w:id="1335187142">
          <w:marLeft w:val="640"/>
          <w:marRight w:val="0"/>
          <w:marTop w:val="0"/>
          <w:marBottom w:val="0"/>
          <w:divBdr>
            <w:top w:val="none" w:sz="0" w:space="0" w:color="auto"/>
            <w:left w:val="none" w:sz="0" w:space="0" w:color="auto"/>
            <w:bottom w:val="none" w:sz="0" w:space="0" w:color="auto"/>
            <w:right w:val="none" w:sz="0" w:space="0" w:color="auto"/>
          </w:divBdr>
        </w:div>
        <w:div w:id="1343052110">
          <w:marLeft w:val="640"/>
          <w:marRight w:val="0"/>
          <w:marTop w:val="0"/>
          <w:marBottom w:val="0"/>
          <w:divBdr>
            <w:top w:val="none" w:sz="0" w:space="0" w:color="auto"/>
            <w:left w:val="none" w:sz="0" w:space="0" w:color="auto"/>
            <w:bottom w:val="none" w:sz="0" w:space="0" w:color="auto"/>
            <w:right w:val="none" w:sz="0" w:space="0" w:color="auto"/>
          </w:divBdr>
        </w:div>
        <w:div w:id="1349526223">
          <w:marLeft w:val="640"/>
          <w:marRight w:val="0"/>
          <w:marTop w:val="0"/>
          <w:marBottom w:val="0"/>
          <w:divBdr>
            <w:top w:val="none" w:sz="0" w:space="0" w:color="auto"/>
            <w:left w:val="none" w:sz="0" w:space="0" w:color="auto"/>
            <w:bottom w:val="none" w:sz="0" w:space="0" w:color="auto"/>
            <w:right w:val="none" w:sz="0" w:space="0" w:color="auto"/>
          </w:divBdr>
        </w:div>
        <w:div w:id="1362706800">
          <w:marLeft w:val="640"/>
          <w:marRight w:val="0"/>
          <w:marTop w:val="0"/>
          <w:marBottom w:val="0"/>
          <w:divBdr>
            <w:top w:val="none" w:sz="0" w:space="0" w:color="auto"/>
            <w:left w:val="none" w:sz="0" w:space="0" w:color="auto"/>
            <w:bottom w:val="none" w:sz="0" w:space="0" w:color="auto"/>
            <w:right w:val="none" w:sz="0" w:space="0" w:color="auto"/>
          </w:divBdr>
        </w:div>
        <w:div w:id="1444494863">
          <w:marLeft w:val="640"/>
          <w:marRight w:val="0"/>
          <w:marTop w:val="0"/>
          <w:marBottom w:val="0"/>
          <w:divBdr>
            <w:top w:val="none" w:sz="0" w:space="0" w:color="auto"/>
            <w:left w:val="none" w:sz="0" w:space="0" w:color="auto"/>
            <w:bottom w:val="none" w:sz="0" w:space="0" w:color="auto"/>
            <w:right w:val="none" w:sz="0" w:space="0" w:color="auto"/>
          </w:divBdr>
        </w:div>
        <w:div w:id="1498886955">
          <w:marLeft w:val="640"/>
          <w:marRight w:val="0"/>
          <w:marTop w:val="0"/>
          <w:marBottom w:val="0"/>
          <w:divBdr>
            <w:top w:val="none" w:sz="0" w:space="0" w:color="auto"/>
            <w:left w:val="none" w:sz="0" w:space="0" w:color="auto"/>
            <w:bottom w:val="none" w:sz="0" w:space="0" w:color="auto"/>
            <w:right w:val="none" w:sz="0" w:space="0" w:color="auto"/>
          </w:divBdr>
        </w:div>
        <w:div w:id="1538813137">
          <w:marLeft w:val="640"/>
          <w:marRight w:val="0"/>
          <w:marTop w:val="0"/>
          <w:marBottom w:val="0"/>
          <w:divBdr>
            <w:top w:val="none" w:sz="0" w:space="0" w:color="auto"/>
            <w:left w:val="none" w:sz="0" w:space="0" w:color="auto"/>
            <w:bottom w:val="none" w:sz="0" w:space="0" w:color="auto"/>
            <w:right w:val="none" w:sz="0" w:space="0" w:color="auto"/>
          </w:divBdr>
        </w:div>
        <w:div w:id="1544901365">
          <w:marLeft w:val="640"/>
          <w:marRight w:val="0"/>
          <w:marTop w:val="0"/>
          <w:marBottom w:val="0"/>
          <w:divBdr>
            <w:top w:val="none" w:sz="0" w:space="0" w:color="auto"/>
            <w:left w:val="none" w:sz="0" w:space="0" w:color="auto"/>
            <w:bottom w:val="none" w:sz="0" w:space="0" w:color="auto"/>
            <w:right w:val="none" w:sz="0" w:space="0" w:color="auto"/>
          </w:divBdr>
        </w:div>
        <w:div w:id="1594316216">
          <w:marLeft w:val="640"/>
          <w:marRight w:val="0"/>
          <w:marTop w:val="0"/>
          <w:marBottom w:val="0"/>
          <w:divBdr>
            <w:top w:val="none" w:sz="0" w:space="0" w:color="auto"/>
            <w:left w:val="none" w:sz="0" w:space="0" w:color="auto"/>
            <w:bottom w:val="none" w:sz="0" w:space="0" w:color="auto"/>
            <w:right w:val="none" w:sz="0" w:space="0" w:color="auto"/>
          </w:divBdr>
        </w:div>
        <w:div w:id="1596936430">
          <w:marLeft w:val="640"/>
          <w:marRight w:val="0"/>
          <w:marTop w:val="0"/>
          <w:marBottom w:val="0"/>
          <w:divBdr>
            <w:top w:val="none" w:sz="0" w:space="0" w:color="auto"/>
            <w:left w:val="none" w:sz="0" w:space="0" w:color="auto"/>
            <w:bottom w:val="none" w:sz="0" w:space="0" w:color="auto"/>
            <w:right w:val="none" w:sz="0" w:space="0" w:color="auto"/>
          </w:divBdr>
        </w:div>
        <w:div w:id="1615021043">
          <w:marLeft w:val="640"/>
          <w:marRight w:val="0"/>
          <w:marTop w:val="0"/>
          <w:marBottom w:val="0"/>
          <w:divBdr>
            <w:top w:val="none" w:sz="0" w:space="0" w:color="auto"/>
            <w:left w:val="none" w:sz="0" w:space="0" w:color="auto"/>
            <w:bottom w:val="none" w:sz="0" w:space="0" w:color="auto"/>
            <w:right w:val="none" w:sz="0" w:space="0" w:color="auto"/>
          </w:divBdr>
        </w:div>
        <w:div w:id="1645313298">
          <w:marLeft w:val="640"/>
          <w:marRight w:val="0"/>
          <w:marTop w:val="0"/>
          <w:marBottom w:val="0"/>
          <w:divBdr>
            <w:top w:val="none" w:sz="0" w:space="0" w:color="auto"/>
            <w:left w:val="none" w:sz="0" w:space="0" w:color="auto"/>
            <w:bottom w:val="none" w:sz="0" w:space="0" w:color="auto"/>
            <w:right w:val="none" w:sz="0" w:space="0" w:color="auto"/>
          </w:divBdr>
        </w:div>
        <w:div w:id="1707366886">
          <w:marLeft w:val="640"/>
          <w:marRight w:val="0"/>
          <w:marTop w:val="0"/>
          <w:marBottom w:val="0"/>
          <w:divBdr>
            <w:top w:val="none" w:sz="0" w:space="0" w:color="auto"/>
            <w:left w:val="none" w:sz="0" w:space="0" w:color="auto"/>
            <w:bottom w:val="none" w:sz="0" w:space="0" w:color="auto"/>
            <w:right w:val="none" w:sz="0" w:space="0" w:color="auto"/>
          </w:divBdr>
        </w:div>
        <w:div w:id="1750999446">
          <w:marLeft w:val="640"/>
          <w:marRight w:val="0"/>
          <w:marTop w:val="0"/>
          <w:marBottom w:val="0"/>
          <w:divBdr>
            <w:top w:val="none" w:sz="0" w:space="0" w:color="auto"/>
            <w:left w:val="none" w:sz="0" w:space="0" w:color="auto"/>
            <w:bottom w:val="none" w:sz="0" w:space="0" w:color="auto"/>
            <w:right w:val="none" w:sz="0" w:space="0" w:color="auto"/>
          </w:divBdr>
        </w:div>
        <w:div w:id="1976443559">
          <w:marLeft w:val="640"/>
          <w:marRight w:val="0"/>
          <w:marTop w:val="0"/>
          <w:marBottom w:val="0"/>
          <w:divBdr>
            <w:top w:val="none" w:sz="0" w:space="0" w:color="auto"/>
            <w:left w:val="none" w:sz="0" w:space="0" w:color="auto"/>
            <w:bottom w:val="none" w:sz="0" w:space="0" w:color="auto"/>
            <w:right w:val="none" w:sz="0" w:space="0" w:color="auto"/>
          </w:divBdr>
        </w:div>
        <w:div w:id="1990940929">
          <w:marLeft w:val="640"/>
          <w:marRight w:val="0"/>
          <w:marTop w:val="0"/>
          <w:marBottom w:val="0"/>
          <w:divBdr>
            <w:top w:val="none" w:sz="0" w:space="0" w:color="auto"/>
            <w:left w:val="none" w:sz="0" w:space="0" w:color="auto"/>
            <w:bottom w:val="none" w:sz="0" w:space="0" w:color="auto"/>
            <w:right w:val="none" w:sz="0" w:space="0" w:color="auto"/>
          </w:divBdr>
        </w:div>
        <w:div w:id="2003848329">
          <w:marLeft w:val="640"/>
          <w:marRight w:val="0"/>
          <w:marTop w:val="0"/>
          <w:marBottom w:val="0"/>
          <w:divBdr>
            <w:top w:val="none" w:sz="0" w:space="0" w:color="auto"/>
            <w:left w:val="none" w:sz="0" w:space="0" w:color="auto"/>
            <w:bottom w:val="none" w:sz="0" w:space="0" w:color="auto"/>
            <w:right w:val="none" w:sz="0" w:space="0" w:color="auto"/>
          </w:divBdr>
        </w:div>
        <w:div w:id="2008828236">
          <w:marLeft w:val="640"/>
          <w:marRight w:val="0"/>
          <w:marTop w:val="0"/>
          <w:marBottom w:val="0"/>
          <w:divBdr>
            <w:top w:val="none" w:sz="0" w:space="0" w:color="auto"/>
            <w:left w:val="none" w:sz="0" w:space="0" w:color="auto"/>
            <w:bottom w:val="none" w:sz="0" w:space="0" w:color="auto"/>
            <w:right w:val="none" w:sz="0" w:space="0" w:color="auto"/>
          </w:divBdr>
        </w:div>
        <w:div w:id="2035109615">
          <w:marLeft w:val="640"/>
          <w:marRight w:val="0"/>
          <w:marTop w:val="0"/>
          <w:marBottom w:val="0"/>
          <w:divBdr>
            <w:top w:val="none" w:sz="0" w:space="0" w:color="auto"/>
            <w:left w:val="none" w:sz="0" w:space="0" w:color="auto"/>
            <w:bottom w:val="none" w:sz="0" w:space="0" w:color="auto"/>
            <w:right w:val="none" w:sz="0" w:space="0" w:color="auto"/>
          </w:divBdr>
        </w:div>
        <w:div w:id="2058434619">
          <w:marLeft w:val="640"/>
          <w:marRight w:val="0"/>
          <w:marTop w:val="0"/>
          <w:marBottom w:val="0"/>
          <w:divBdr>
            <w:top w:val="none" w:sz="0" w:space="0" w:color="auto"/>
            <w:left w:val="none" w:sz="0" w:space="0" w:color="auto"/>
            <w:bottom w:val="none" w:sz="0" w:space="0" w:color="auto"/>
            <w:right w:val="none" w:sz="0" w:space="0" w:color="auto"/>
          </w:divBdr>
        </w:div>
        <w:div w:id="2105999428">
          <w:marLeft w:val="640"/>
          <w:marRight w:val="0"/>
          <w:marTop w:val="0"/>
          <w:marBottom w:val="0"/>
          <w:divBdr>
            <w:top w:val="none" w:sz="0" w:space="0" w:color="auto"/>
            <w:left w:val="none" w:sz="0" w:space="0" w:color="auto"/>
            <w:bottom w:val="none" w:sz="0" w:space="0" w:color="auto"/>
            <w:right w:val="none" w:sz="0" w:space="0" w:color="auto"/>
          </w:divBdr>
        </w:div>
        <w:div w:id="2109344083">
          <w:marLeft w:val="640"/>
          <w:marRight w:val="0"/>
          <w:marTop w:val="0"/>
          <w:marBottom w:val="0"/>
          <w:divBdr>
            <w:top w:val="none" w:sz="0" w:space="0" w:color="auto"/>
            <w:left w:val="none" w:sz="0" w:space="0" w:color="auto"/>
            <w:bottom w:val="none" w:sz="0" w:space="0" w:color="auto"/>
            <w:right w:val="none" w:sz="0" w:space="0" w:color="auto"/>
          </w:divBdr>
        </w:div>
        <w:div w:id="2119056454">
          <w:marLeft w:val="640"/>
          <w:marRight w:val="0"/>
          <w:marTop w:val="0"/>
          <w:marBottom w:val="0"/>
          <w:divBdr>
            <w:top w:val="none" w:sz="0" w:space="0" w:color="auto"/>
            <w:left w:val="none" w:sz="0" w:space="0" w:color="auto"/>
            <w:bottom w:val="none" w:sz="0" w:space="0" w:color="auto"/>
            <w:right w:val="none" w:sz="0" w:space="0" w:color="auto"/>
          </w:divBdr>
        </w:div>
        <w:div w:id="2146895507">
          <w:marLeft w:val="640"/>
          <w:marRight w:val="0"/>
          <w:marTop w:val="0"/>
          <w:marBottom w:val="0"/>
          <w:divBdr>
            <w:top w:val="none" w:sz="0" w:space="0" w:color="auto"/>
            <w:left w:val="none" w:sz="0" w:space="0" w:color="auto"/>
            <w:bottom w:val="none" w:sz="0" w:space="0" w:color="auto"/>
            <w:right w:val="none" w:sz="0" w:space="0" w:color="auto"/>
          </w:divBdr>
        </w:div>
      </w:divsChild>
    </w:div>
    <w:div w:id="1767729587">
      <w:bodyDiv w:val="1"/>
      <w:marLeft w:val="0"/>
      <w:marRight w:val="0"/>
      <w:marTop w:val="0"/>
      <w:marBottom w:val="0"/>
      <w:divBdr>
        <w:top w:val="none" w:sz="0" w:space="0" w:color="auto"/>
        <w:left w:val="none" w:sz="0" w:space="0" w:color="auto"/>
        <w:bottom w:val="none" w:sz="0" w:space="0" w:color="auto"/>
        <w:right w:val="none" w:sz="0" w:space="0" w:color="auto"/>
      </w:divBdr>
      <w:divsChild>
        <w:div w:id="1214848177">
          <w:marLeft w:val="640"/>
          <w:marRight w:val="0"/>
          <w:marTop w:val="0"/>
          <w:marBottom w:val="0"/>
          <w:divBdr>
            <w:top w:val="none" w:sz="0" w:space="0" w:color="auto"/>
            <w:left w:val="none" w:sz="0" w:space="0" w:color="auto"/>
            <w:bottom w:val="none" w:sz="0" w:space="0" w:color="auto"/>
            <w:right w:val="none" w:sz="0" w:space="0" w:color="auto"/>
          </w:divBdr>
        </w:div>
        <w:div w:id="201138297">
          <w:marLeft w:val="640"/>
          <w:marRight w:val="0"/>
          <w:marTop w:val="0"/>
          <w:marBottom w:val="0"/>
          <w:divBdr>
            <w:top w:val="none" w:sz="0" w:space="0" w:color="auto"/>
            <w:left w:val="none" w:sz="0" w:space="0" w:color="auto"/>
            <w:bottom w:val="none" w:sz="0" w:space="0" w:color="auto"/>
            <w:right w:val="none" w:sz="0" w:space="0" w:color="auto"/>
          </w:divBdr>
        </w:div>
        <w:div w:id="1723946192">
          <w:marLeft w:val="640"/>
          <w:marRight w:val="0"/>
          <w:marTop w:val="0"/>
          <w:marBottom w:val="0"/>
          <w:divBdr>
            <w:top w:val="none" w:sz="0" w:space="0" w:color="auto"/>
            <w:left w:val="none" w:sz="0" w:space="0" w:color="auto"/>
            <w:bottom w:val="none" w:sz="0" w:space="0" w:color="auto"/>
            <w:right w:val="none" w:sz="0" w:space="0" w:color="auto"/>
          </w:divBdr>
        </w:div>
        <w:div w:id="490025490">
          <w:marLeft w:val="640"/>
          <w:marRight w:val="0"/>
          <w:marTop w:val="0"/>
          <w:marBottom w:val="0"/>
          <w:divBdr>
            <w:top w:val="none" w:sz="0" w:space="0" w:color="auto"/>
            <w:left w:val="none" w:sz="0" w:space="0" w:color="auto"/>
            <w:bottom w:val="none" w:sz="0" w:space="0" w:color="auto"/>
            <w:right w:val="none" w:sz="0" w:space="0" w:color="auto"/>
          </w:divBdr>
        </w:div>
        <w:div w:id="571279728">
          <w:marLeft w:val="640"/>
          <w:marRight w:val="0"/>
          <w:marTop w:val="0"/>
          <w:marBottom w:val="0"/>
          <w:divBdr>
            <w:top w:val="none" w:sz="0" w:space="0" w:color="auto"/>
            <w:left w:val="none" w:sz="0" w:space="0" w:color="auto"/>
            <w:bottom w:val="none" w:sz="0" w:space="0" w:color="auto"/>
            <w:right w:val="none" w:sz="0" w:space="0" w:color="auto"/>
          </w:divBdr>
        </w:div>
        <w:div w:id="1055620001">
          <w:marLeft w:val="640"/>
          <w:marRight w:val="0"/>
          <w:marTop w:val="0"/>
          <w:marBottom w:val="0"/>
          <w:divBdr>
            <w:top w:val="none" w:sz="0" w:space="0" w:color="auto"/>
            <w:left w:val="none" w:sz="0" w:space="0" w:color="auto"/>
            <w:bottom w:val="none" w:sz="0" w:space="0" w:color="auto"/>
            <w:right w:val="none" w:sz="0" w:space="0" w:color="auto"/>
          </w:divBdr>
        </w:div>
        <w:div w:id="1087652415">
          <w:marLeft w:val="640"/>
          <w:marRight w:val="0"/>
          <w:marTop w:val="0"/>
          <w:marBottom w:val="0"/>
          <w:divBdr>
            <w:top w:val="none" w:sz="0" w:space="0" w:color="auto"/>
            <w:left w:val="none" w:sz="0" w:space="0" w:color="auto"/>
            <w:bottom w:val="none" w:sz="0" w:space="0" w:color="auto"/>
            <w:right w:val="none" w:sz="0" w:space="0" w:color="auto"/>
          </w:divBdr>
        </w:div>
        <w:div w:id="312758976">
          <w:marLeft w:val="640"/>
          <w:marRight w:val="0"/>
          <w:marTop w:val="0"/>
          <w:marBottom w:val="0"/>
          <w:divBdr>
            <w:top w:val="none" w:sz="0" w:space="0" w:color="auto"/>
            <w:left w:val="none" w:sz="0" w:space="0" w:color="auto"/>
            <w:bottom w:val="none" w:sz="0" w:space="0" w:color="auto"/>
            <w:right w:val="none" w:sz="0" w:space="0" w:color="auto"/>
          </w:divBdr>
        </w:div>
        <w:div w:id="1267688943">
          <w:marLeft w:val="640"/>
          <w:marRight w:val="0"/>
          <w:marTop w:val="0"/>
          <w:marBottom w:val="0"/>
          <w:divBdr>
            <w:top w:val="none" w:sz="0" w:space="0" w:color="auto"/>
            <w:left w:val="none" w:sz="0" w:space="0" w:color="auto"/>
            <w:bottom w:val="none" w:sz="0" w:space="0" w:color="auto"/>
            <w:right w:val="none" w:sz="0" w:space="0" w:color="auto"/>
          </w:divBdr>
        </w:div>
        <w:div w:id="234820706">
          <w:marLeft w:val="640"/>
          <w:marRight w:val="0"/>
          <w:marTop w:val="0"/>
          <w:marBottom w:val="0"/>
          <w:divBdr>
            <w:top w:val="none" w:sz="0" w:space="0" w:color="auto"/>
            <w:left w:val="none" w:sz="0" w:space="0" w:color="auto"/>
            <w:bottom w:val="none" w:sz="0" w:space="0" w:color="auto"/>
            <w:right w:val="none" w:sz="0" w:space="0" w:color="auto"/>
          </w:divBdr>
        </w:div>
        <w:div w:id="1215968160">
          <w:marLeft w:val="640"/>
          <w:marRight w:val="0"/>
          <w:marTop w:val="0"/>
          <w:marBottom w:val="0"/>
          <w:divBdr>
            <w:top w:val="none" w:sz="0" w:space="0" w:color="auto"/>
            <w:left w:val="none" w:sz="0" w:space="0" w:color="auto"/>
            <w:bottom w:val="none" w:sz="0" w:space="0" w:color="auto"/>
            <w:right w:val="none" w:sz="0" w:space="0" w:color="auto"/>
          </w:divBdr>
        </w:div>
        <w:div w:id="1956523041">
          <w:marLeft w:val="640"/>
          <w:marRight w:val="0"/>
          <w:marTop w:val="0"/>
          <w:marBottom w:val="0"/>
          <w:divBdr>
            <w:top w:val="none" w:sz="0" w:space="0" w:color="auto"/>
            <w:left w:val="none" w:sz="0" w:space="0" w:color="auto"/>
            <w:bottom w:val="none" w:sz="0" w:space="0" w:color="auto"/>
            <w:right w:val="none" w:sz="0" w:space="0" w:color="auto"/>
          </w:divBdr>
        </w:div>
        <w:div w:id="1554730684">
          <w:marLeft w:val="640"/>
          <w:marRight w:val="0"/>
          <w:marTop w:val="0"/>
          <w:marBottom w:val="0"/>
          <w:divBdr>
            <w:top w:val="none" w:sz="0" w:space="0" w:color="auto"/>
            <w:left w:val="none" w:sz="0" w:space="0" w:color="auto"/>
            <w:bottom w:val="none" w:sz="0" w:space="0" w:color="auto"/>
            <w:right w:val="none" w:sz="0" w:space="0" w:color="auto"/>
          </w:divBdr>
        </w:div>
        <w:div w:id="931662067">
          <w:marLeft w:val="640"/>
          <w:marRight w:val="0"/>
          <w:marTop w:val="0"/>
          <w:marBottom w:val="0"/>
          <w:divBdr>
            <w:top w:val="none" w:sz="0" w:space="0" w:color="auto"/>
            <w:left w:val="none" w:sz="0" w:space="0" w:color="auto"/>
            <w:bottom w:val="none" w:sz="0" w:space="0" w:color="auto"/>
            <w:right w:val="none" w:sz="0" w:space="0" w:color="auto"/>
          </w:divBdr>
        </w:div>
        <w:div w:id="1366251325">
          <w:marLeft w:val="640"/>
          <w:marRight w:val="0"/>
          <w:marTop w:val="0"/>
          <w:marBottom w:val="0"/>
          <w:divBdr>
            <w:top w:val="none" w:sz="0" w:space="0" w:color="auto"/>
            <w:left w:val="none" w:sz="0" w:space="0" w:color="auto"/>
            <w:bottom w:val="none" w:sz="0" w:space="0" w:color="auto"/>
            <w:right w:val="none" w:sz="0" w:space="0" w:color="auto"/>
          </w:divBdr>
        </w:div>
        <w:div w:id="1531719731">
          <w:marLeft w:val="640"/>
          <w:marRight w:val="0"/>
          <w:marTop w:val="0"/>
          <w:marBottom w:val="0"/>
          <w:divBdr>
            <w:top w:val="none" w:sz="0" w:space="0" w:color="auto"/>
            <w:left w:val="none" w:sz="0" w:space="0" w:color="auto"/>
            <w:bottom w:val="none" w:sz="0" w:space="0" w:color="auto"/>
            <w:right w:val="none" w:sz="0" w:space="0" w:color="auto"/>
          </w:divBdr>
        </w:div>
        <w:div w:id="88936671">
          <w:marLeft w:val="640"/>
          <w:marRight w:val="0"/>
          <w:marTop w:val="0"/>
          <w:marBottom w:val="0"/>
          <w:divBdr>
            <w:top w:val="none" w:sz="0" w:space="0" w:color="auto"/>
            <w:left w:val="none" w:sz="0" w:space="0" w:color="auto"/>
            <w:bottom w:val="none" w:sz="0" w:space="0" w:color="auto"/>
            <w:right w:val="none" w:sz="0" w:space="0" w:color="auto"/>
          </w:divBdr>
        </w:div>
        <w:div w:id="654797425">
          <w:marLeft w:val="640"/>
          <w:marRight w:val="0"/>
          <w:marTop w:val="0"/>
          <w:marBottom w:val="0"/>
          <w:divBdr>
            <w:top w:val="none" w:sz="0" w:space="0" w:color="auto"/>
            <w:left w:val="none" w:sz="0" w:space="0" w:color="auto"/>
            <w:bottom w:val="none" w:sz="0" w:space="0" w:color="auto"/>
            <w:right w:val="none" w:sz="0" w:space="0" w:color="auto"/>
          </w:divBdr>
        </w:div>
        <w:div w:id="2045785638">
          <w:marLeft w:val="640"/>
          <w:marRight w:val="0"/>
          <w:marTop w:val="0"/>
          <w:marBottom w:val="0"/>
          <w:divBdr>
            <w:top w:val="none" w:sz="0" w:space="0" w:color="auto"/>
            <w:left w:val="none" w:sz="0" w:space="0" w:color="auto"/>
            <w:bottom w:val="none" w:sz="0" w:space="0" w:color="auto"/>
            <w:right w:val="none" w:sz="0" w:space="0" w:color="auto"/>
          </w:divBdr>
        </w:div>
        <w:div w:id="358624569">
          <w:marLeft w:val="640"/>
          <w:marRight w:val="0"/>
          <w:marTop w:val="0"/>
          <w:marBottom w:val="0"/>
          <w:divBdr>
            <w:top w:val="none" w:sz="0" w:space="0" w:color="auto"/>
            <w:left w:val="none" w:sz="0" w:space="0" w:color="auto"/>
            <w:bottom w:val="none" w:sz="0" w:space="0" w:color="auto"/>
            <w:right w:val="none" w:sz="0" w:space="0" w:color="auto"/>
          </w:divBdr>
        </w:div>
        <w:div w:id="482235647">
          <w:marLeft w:val="640"/>
          <w:marRight w:val="0"/>
          <w:marTop w:val="0"/>
          <w:marBottom w:val="0"/>
          <w:divBdr>
            <w:top w:val="none" w:sz="0" w:space="0" w:color="auto"/>
            <w:left w:val="none" w:sz="0" w:space="0" w:color="auto"/>
            <w:bottom w:val="none" w:sz="0" w:space="0" w:color="auto"/>
            <w:right w:val="none" w:sz="0" w:space="0" w:color="auto"/>
          </w:divBdr>
        </w:div>
        <w:div w:id="779029727">
          <w:marLeft w:val="640"/>
          <w:marRight w:val="0"/>
          <w:marTop w:val="0"/>
          <w:marBottom w:val="0"/>
          <w:divBdr>
            <w:top w:val="none" w:sz="0" w:space="0" w:color="auto"/>
            <w:left w:val="none" w:sz="0" w:space="0" w:color="auto"/>
            <w:bottom w:val="none" w:sz="0" w:space="0" w:color="auto"/>
            <w:right w:val="none" w:sz="0" w:space="0" w:color="auto"/>
          </w:divBdr>
        </w:div>
        <w:div w:id="2047637847">
          <w:marLeft w:val="640"/>
          <w:marRight w:val="0"/>
          <w:marTop w:val="0"/>
          <w:marBottom w:val="0"/>
          <w:divBdr>
            <w:top w:val="none" w:sz="0" w:space="0" w:color="auto"/>
            <w:left w:val="none" w:sz="0" w:space="0" w:color="auto"/>
            <w:bottom w:val="none" w:sz="0" w:space="0" w:color="auto"/>
            <w:right w:val="none" w:sz="0" w:space="0" w:color="auto"/>
          </w:divBdr>
        </w:div>
        <w:div w:id="589198557">
          <w:marLeft w:val="640"/>
          <w:marRight w:val="0"/>
          <w:marTop w:val="0"/>
          <w:marBottom w:val="0"/>
          <w:divBdr>
            <w:top w:val="none" w:sz="0" w:space="0" w:color="auto"/>
            <w:left w:val="none" w:sz="0" w:space="0" w:color="auto"/>
            <w:bottom w:val="none" w:sz="0" w:space="0" w:color="auto"/>
            <w:right w:val="none" w:sz="0" w:space="0" w:color="auto"/>
          </w:divBdr>
        </w:div>
        <w:div w:id="1615791971">
          <w:marLeft w:val="640"/>
          <w:marRight w:val="0"/>
          <w:marTop w:val="0"/>
          <w:marBottom w:val="0"/>
          <w:divBdr>
            <w:top w:val="none" w:sz="0" w:space="0" w:color="auto"/>
            <w:left w:val="none" w:sz="0" w:space="0" w:color="auto"/>
            <w:bottom w:val="none" w:sz="0" w:space="0" w:color="auto"/>
            <w:right w:val="none" w:sz="0" w:space="0" w:color="auto"/>
          </w:divBdr>
        </w:div>
        <w:div w:id="1272739834">
          <w:marLeft w:val="640"/>
          <w:marRight w:val="0"/>
          <w:marTop w:val="0"/>
          <w:marBottom w:val="0"/>
          <w:divBdr>
            <w:top w:val="none" w:sz="0" w:space="0" w:color="auto"/>
            <w:left w:val="none" w:sz="0" w:space="0" w:color="auto"/>
            <w:bottom w:val="none" w:sz="0" w:space="0" w:color="auto"/>
            <w:right w:val="none" w:sz="0" w:space="0" w:color="auto"/>
          </w:divBdr>
        </w:div>
        <w:div w:id="865798909">
          <w:marLeft w:val="640"/>
          <w:marRight w:val="0"/>
          <w:marTop w:val="0"/>
          <w:marBottom w:val="0"/>
          <w:divBdr>
            <w:top w:val="none" w:sz="0" w:space="0" w:color="auto"/>
            <w:left w:val="none" w:sz="0" w:space="0" w:color="auto"/>
            <w:bottom w:val="none" w:sz="0" w:space="0" w:color="auto"/>
            <w:right w:val="none" w:sz="0" w:space="0" w:color="auto"/>
          </w:divBdr>
        </w:div>
        <w:div w:id="1741563145">
          <w:marLeft w:val="640"/>
          <w:marRight w:val="0"/>
          <w:marTop w:val="0"/>
          <w:marBottom w:val="0"/>
          <w:divBdr>
            <w:top w:val="none" w:sz="0" w:space="0" w:color="auto"/>
            <w:left w:val="none" w:sz="0" w:space="0" w:color="auto"/>
            <w:bottom w:val="none" w:sz="0" w:space="0" w:color="auto"/>
            <w:right w:val="none" w:sz="0" w:space="0" w:color="auto"/>
          </w:divBdr>
        </w:div>
        <w:div w:id="169486519">
          <w:marLeft w:val="640"/>
          <w:marRight w:val="0"/>
          <w:marTop w:val="0"/>
          <w:marBottom w:val="0"/>
          <w:divBdr>
            <w:top w:val="none" w:sz="0" w:space="0" w:color="auto"/>
            <w:left w:val="none" w:sz="0" w:space="0" w:color="auto"/>
            <w:bottom w:val="none" w:sz="0" w:space="0" w:color="auto"/>
            <w:right w:val="none" w:sz="0" w:space="0" w:color="auto"/>
          </w:divBdr>
        </w:div>
        <w:div w:id="956914139">
          <w:marLeft w:val="640"/>
          <w:marRight w:val="0"/>
          <w:marTop w:val="0"/>
          <w:marBottom w:val="0"/>
          <w:divBdr>
            <w:top w:val="none" w:sz="0" w:space="0" w:color="auto"/>
            <w:left w:val="none" w:sz="0" w:space="0" w:color="auto"/>
            <w:bottom w:val="none" w:sz="0" w:space="0" w:color="auto"/>
            <w:right w:val="none" w:sz="0" w:space="0" w:color="auto"/>
          </w:divBdr>
        </w:div>
        <w:div w:id="1374883721">
          <w:marLeft w:val="640"/>
          <w:marRight w:val="0"/>
          <w:marTop w:val="0"/>
          <w:marBottom w:val="0"/>
          <w:divBdr>
            <w:top w:val="none" w:sz="0" w:space="0" w:color="auto"/>
            <w:left w:val="none" w:sz="0" w:space="0" w:color="auto"/>
            <w:bottom w:val="none" w:sz="0" w:space="0" w:color="auto"/>
            <w:right w:val="none" w:sz="0" w:space="0" w:color="auto"/>
          </w:divBdr>
        </w:div>
        <w:div w:id="334848220">
          <w:marLeft w:val="640"/>
          <w:marRight w:val="0"/>
          <w:marTop w:val="0"/>
          <w:marBottom w:val="0"/>
          <w:divBdr>
            <w:top w:val="none" w:sz="0" w:space="0" w:color="auto"/>
            <w:left w:val="none" w:sz="0" w:space="0" w:color="auto"/>
            <w:bottom w:val="none" w:sz="0" w:space="0" w:color="auto"/>
            <w:right w:val="none" w:sz="0" w:space="0" w:color="auto"/>
          </w:divBdr>
        </w:div>
        <w:div w:id="1363436539">
          <w:marLeft w:val="640"/>
          <w:marRight w:val="0"/>
          <w:marTop w:val="0"/>
          <w:marBottom w:val="0"/>
          <w:divBdr>
            <w:top w:val="none" w:sz="0" w:space="0" w:color="auto"/>
            <w:left w:val="none" w:sz="0" w:space="0" w:color="auto"/>
            <w:bottom w:val="none" w:sz="0" w:space="0" w:color="auto"/>
            <w:right w:val="none" w:sz="0" w:space="0" w:color="auto"/>
          </w:divBdr>
        </w:div>
        <w:div w:id="963079960">
          <w:marLeft w:val="640"/>
          <w:marRight w:val="0"/>
          <w:marTop w:val="0"/>
          <w:marBottom w:val="0"/>
          <w:divBdr>
            <w:top w:val="none" w:sz="0" w:space="0" w:color="auto"/>
            <w:left w:val="none" w:sz="0" w:space="0" w:color="auto"/>
            <w:bottom w:val="none" w:sz="0" w:space="0" w:color="auto"/>
            <w:right w:val="none" w:sz="0" w:space="0" w:color="auto"/>
          </w:divBdr>
        </w:div>
        <w:div w:id="2056660841">
          <w:marLeft w:val="640"/>
          <w:marRight w:val="0"/>
          <w:marTop w:val="0"/>
          <w:marBottom w:val="0"/>
          <w:divBdr>
            <w:top w:val="none" w:sz="0" w:space="0" w:color="auto"/>
            <w:left w:val="none" w:sz="0" w:space="0" w:color="auto"/>
            <w:bottom w:val="none" w:sz="0" w:space="0" w:color="auto"/>
            <w:right w:val="none" w:sz="0" w:space="0" w:color="auto"/>
          </w:divBdr>
        </w:div>
        <w:div w:id="810177518">
          <w:marLeft w:val="640"/>
          <w:marRight w:val="0"/>
          <w:marTop w:val="0"/>
          <w:marBottom w:val="0"/>
          <w:divBdr>
            <w:top w:val="none" w:sz="0" w:space="0" w:color="auto"/>
            <w:left w:val="none" w:sz="0" w:space="0" w:color="auto"/>
            <w:bottom w:val="none" w:sz="0" w:space="0" w:color="auto"/>
            <w:right w:val="none" w:sz="0" w:space="0" w:color="auto"/>
          </w:divBdr>
        </w:div>
        <w:div w:id="386219451">
          <w:marLeft w:val="640"/>
          <w:marRight w:val="0"/>
          <w:marTop w:val="0"/>
          <w:marBottom w:val="0"/>
          <w:divBdr>
            <w:top w:val="none" w:sz="0" w:space="0" w:color="auto"/>
            <w:left w:val="none" w:sz="0" w:space="0" w:color="auto"/>
            <w:bottom w:val="none" w:sz="0" w:space="0" w:color="auto"/>
            <w:right w:val="none" w:sz="0" w:space="0" w:color="auto"/>
          </w:divBdr>
        </w:div>
        <w:div w:id="859516607">
          <w:marLeft w:val="640"/>
          <w:marRight w:val="0"/>
          <w:marTop w:val="0"/>
          <w:marBottom w:val="0"/>
          <w:divBdr>
            <w:top w:val="none" w:sz="0" w:space="0" w:color="auto"/>
            <w:left w:val="none" w:sz="0" w:space="0" w:color="auto"/>
            <w:bottom w:val="none" w:sz="0" w:space="0" w:color="auto"/>
            <w:right w:val="none" w:sz="0" w:space="0" w:color="auto"/>
          </w:divBdr>
        </w:div>
        <w:div w:id="1310281139">
          <w:marLeft w:val="640"/>
          <w:marRight w:val="0"/>
          <w:marTop w:val="0"/>
          <w:marBottom w:val="0"/>
          <w:divBdr>
            <w:top w:val="none" w:sz="0" w:space="0" w:color="auto"/>
            <w:left w:val="none" w:sz="0" w:space="0" w:color="auto"/>
            <w:bottom w:val="none" w:sz="0" w:space="0" w:color="auto"/>
            <w:right w:val="none" w:sz="0" w:space="0" w:color="auto"/>
          </w:divBdr>
        </w:div>
        <w:div w:id="214435804">
          <w:marLeft w:val="640"/>
          <w:marRight w:val="0"/>
          <w:marTop w:val="0"/>
          <w:marBottom w:val="0"/>
          <w:divBdr>
            <w:top w:val="none" w:sz="0" w:space="0" w:color="auto"/>
            <w:left w:val="none" w:sz="0" w:space="0" w:color="auto"/>
            <w:bottom w:val="none" w:sz="0" w:space="0" w:color="auto"/>
            <w:right w:val="none" w:sz="0" w:space="0" w:color="auto"/>
          </w:divBdr>
        </w:div>
        <w:div w:id="449207537">
          <w:marLeft w:val="640"/>
          <w:marRight w:val="0"/>
          <w:marTop w:val="0"/>
          <w:marBottom w:val="0"/>
          <w:divBdr>
            <w:top w:val="none" w:sz="0" w:space="0" w:color="auto"/>
            <w:left w:val="none" w:sz="0" w:space="0" w:color="auto"/>
            <w:bottom w:val="none" w:sz="0" w:space="0" w:color="auto"/>
            <w:right w:val="none" w:sz="0" w:space="0" w:color="auto"/>
          </w:divBdr>
        </w:div>
        <w:div w:id="1514300145">
          <w:marLeft w:val="640"/>
          <w:marRight w:val="0"/>
          <w:marTop w:val="0"/>
          <w:marBottom w:val="0"/>
          <w:divBdr>
            <w:top w:val="none" w:sz="0" w:space="0" w:color="auto"/>
            <w:left w:val="none" w:sz="0" w:space="0" w:color="auto"/>
            <w:bottom w:val="none" w:sz="0" w:space="0" w:color="auto"/>
            <w:right w:val="none" w:sz="0" w:space="0" w:color="auto"/>
          </w:divBdr>
        </w:div>
        <w:div w:id="2069959008">
          <w:marLeft w:val="640"/>
          <w:marRight w:val="0"/>
          <w:marTop w:val="0"/>
          <w:marBottom w:val="0"/>
          <w:divBdr>
            <w:top w:val="none" w:sz="0" w:space="0" w:color="auto"/>
            <w:left w:val="none" w:sz="0" w:space="0" w:color="auto"/>
            <w:bottom w:val="none" w:sz="0" w:space="0" w:color="auto"/>
            <w:right w:val="none" w:sz="0" w:space="0" w:color="auto"/>
          </w:divBdr>
        </w:div>
        <w:div w:id="1304625500">
          <w:marLeft w:val="640"/>
          <w:marRight w:val="0"/>
          <w:marTop w:val="0"/>
          <w:marBottom w:val="0"/>
          <w:divBdr>
            <w:top w:val="none" w:sz="0" w:space="0" w:color="auto"/>
            <w:left w:val="none" w:sz="0" w:space="0" w:color="auto"/>
            <w:bottom w:val="none" w:sz="0" w:space="0" w:color="auto"/>
            <w:right w:val="none" w:sz="0" w:space="0" w:color="auto"/>
          </w:divBdr>
        </w:div>
        <w:div w:id="1851526288">
          <w:marLeft w:val="640"/>
          <w:marRight w:val="0"/>
          <w:marTop w:val="0"/>
          <w:marBottom w:val="0"/>
          <w:divBdr>
            <w:top w:val="none" w:sz="0" w:space="0" w:color="auto"/>
            <w:left w:val="none" w:sz="0" w:space="0" w:color="auto"/>
            <w:bottom w:val="none" w:sz="0" w:space="0" w:color="auto"/>
            <w:right w:val="none" w:sz="0" w:space="0" w:color="auto"/>
          </w:divBdr>
        </w:div>
        <w:div w:id="301082420">
          <w:marLeft w:val="640"/>
          <w:marRight w:val="0"/>
          <w:marTop w:val="0"/>
          <w:marBottom w:val="0"/>
          <w:divBdr>
            <w:top w:val="none" w:sz="0" w:space="0" w:color="auto"/>
            <w:left w:val="none" w:sz="0" w:space="0" w:color="auto"/>
            <w:bottom w:val="none" w:sz="0" w:space="0" w:color="auto"/>
            <w:right w:val="none" w:sz="0" w:space="0" w:color="auto"/>
          </w:divBdr>
        </w:div>
        <w:div w:id="485823559">
          <w:marLeft w:val="640"/>
          <w:marRight w:val="0"/>
          <w:marTop w:val="0"/>
          <w:marBottom w:val="0"/>
          <w:divBdr>
            <w:top w:val="none" w:sz="0" w:space="0" w:color="auto"/>
            <w:left w:val="none" w:sz="0" w:space="0" w:color="auto"/>
            <w:bottom w:val="none" w:sz="0" w:space="0" w:color="auto"/>
            <w:right w:val="none" w:sz="0" w:space="0" w:color="auto"/>
          </w:divBdr>
        </w:div>
        <w:div w:id="820582348">
          <w:marLeft w:val="640"/>
          <w:marRight w:val="0"/>
          <w:marTop w:val="0"/>
          <w:marBottom w:val="0"/>
          <w:divBdr>
            <w:top w:val="none" w:sz="0" w:space="0" w:color="auto"/>
            <w:left w:val="none" w:sz="0" w:space="0" w:color="auto"/>
            <w:bottom w:val="none" w:sz="0" w:space="0" w:color="auto"/>
            <w:right w:val="none" w:sz="0" w:space="0" w:color="auto"/>
          </w:divBdr>
        </w:div>
        <w:div w:id="1606503135">
          <w:marLeft w:val="640"/>
          <w:marRight w:val="0"/>
          <w:marTop w:val="0"/>
          <w:marBottom w:val="0"/>
          <w:divBdr>
            <w:top w:val="none" w:sz="0" w:space="0" w:color="auto"/>
            <w:left w:val="none" w:sz="0" w:space="0" w:color="auto"/>
            <w:bottom w:val="none" w:sz="0" w:space="0" w:color="auto"/>
            <w:right w:val="none" w:sz="0" w:space="0" w:color="auto"/>
          </w:divBdr>
        </w:div>
      </w:divsChild>
    </w:div>
    <w:div w:id="1770849121">
      <w:marLeft w:val="0"/>
      <w:marRight w:val="0"/>
      <w:marTop w:val="0"/>
      <w:marBottom w:val="0"/>
      <w:divBdr>
        <w:top w:val="none" w:sz="0" w:space="0" w:color="auto"/>
        <w:left w:val="none" w:sz="0" w:space="0" w:color="auto"/>
        <w:bottom w:val="none" w:sz="0" w:space="0" w:color="auto"/>
        <w:right w:val="none" w:sz="0" w:space="0" w:color="auto"/>
      </w:divBdr>
    </w:div>
    <w:div w:id="1772965198">
      <w:marLeft w:val="0"/>
      <w:marRight w:val="0"/>
      <w:marTop w:val="0"/>
      <w:marBottom w:val="0"/>
      <w:divBdr>
        <w:top w:val="none" w:sz="0" w:space="0" w:color="auto"/>
        <w:left w:val="none" w:sz="0" w:space="0" w:color="auto"/>
        <w:bottom w:val="none" w:sz="0" w:space="0" w:color="auto"/>
        <w:right w:val="none" w:sz="0" w:space="0" w:color="auto"/>
      </w:divBdr>
    </w:div>
    <w:div w:id="1773283572">
      <w:marLeft w:val="0"/>
      <w:marRight w:val="0"/>
      <w:marTop w:val="0"/>
      <w:marBottom w:val="0"/>
      <w:divBdr>
        <w:top w:val="none" w:sz="0" w:space="0" w:color="auto"/>
        <w:left w:val="none" w:sz="0" w:space="0" w:color="auto"/>
        <w:bottom w:val="none" w:sz="0" w:space="0" w:color="auto"/>
        <w:right w:val="none" w:sz="0" w:space="0" w:color="auto"/>
      </w:divBdr>
    </w:div>
    <w:div w:id="1774519306">
      <w:marLeft w:val="0"/>
      <w:marRight w:val="0"/>
      <w:marTop w:val="0"/>
      <w:marBottom w:val="0"/>
      <w:divBdr>
        <w:top w:val="none" w:sz="0" w:space="0" w:color="auto"/>
        <w:left w:val="none" w:sz="0" w:space="0" w:color="auto"/>
        <w:bottom w:val="none" w:sz="0" w:space="0" w:color="auto"/>
        <w:right w:val="none" w:sz="0" w:space="0" w:color="auto"/>
      </w:divBdr>
    </w:div>
    <w:div w:id="1775008362">
      <w:bodyDiv w:val="1"/>
      <w:marLeft w:val="0"/>
      <w:marRight w:val="0"/>
      <w:marTop w:val="0"/>
      <w:marBottom w:val="0"/>
      <w:divBdr>
        <w:top w:val="none" w:sz="0" w:space="0" w:color="auto"/>
        <w:left w:val="none" w:sz="0" w:space="0" w:color="auto"/>
        <w:bottom w:val="none" w:sz="0" w:space="0" w:color="auto"/>
        <w:right w:val="none" w:sz="0" w:space="0" w:color="auto"/>
      </w:divBdr>
      <w:divsChild>
        <w:div w:id="66925875">
          <w:marLeft w:val="640"/>
          <w:marRight w:val="0"/>
          <w:marTop w:val="0"/>
          <w:marBottom w:val="0"/>
          <w:divBdr>
            <w:top w:val="none" w:sz="0" w:space="0" w:color="auto"/>
            <w:left w:val="none" w:sz="0" w:space="0" w:color="auto"/>
            <w:bottom w:val="none" w:sz="0" w:space="0" w:color="auto"/>
            <w:right w:val="none" w:sz="0" w:space="0" w:color="auto"/>
          </w:divBdr>
        </w:div>
        <w:div w:id="19942544">
          <w:marLeft w:val="640"/>
          <w:marRight w:val="0"/>
          <w:marTop w:val="0"/>
          <w:marBottom w:val="0"/>
          <w:divBdr>
            <w:top w:val="none" w:sz="0" w:space="0" w:color="auto"/>
            <w:left w:val="none" w:sz="0" w:space="0" w:color="auto"/>
            <w:bottom w:val="none" w:sz="0" w:space="0" w:color="auto"/>
            <w:right w:val="none" w:sz="0" w:space="0" w:color="auto"/>
          </w:divBdr>
        </w:div>
        <w:div w:id="1985623761">
          <w:marLeft w:val="640"/>
          <w:marRight w:val="0"/>
          <w:marTop w:val="0"/>
          <w:marBottom w:val="0"/>
          <w:divBdr>
            <w:top w:val="none" w:sz="0" w:space="0" w:color="auto"/>
            <w:left w:val="none" w:sz="0" w:space="0" w:color="auto"/>
            <w:bottom w:val="none" w:sz="0" w:space="0" w:color="auto"/>
            <w:right w:val="none" w:sz="0" w:space="0" w:color="auto"/>
          </w:divBdr>
        </w:div>
        <w:div w:id="1282148401">
          <w:marLeft w:val="640"/>
          <w:marRight w:val="0"/>
          <w:marTop w:val="0"/>
          <w:marBottom w:val="0"/>
          <w:divBdr>
            <w:top w:val="none" w:sz="0" w:space="0" w:color="auto"/>
            <w:left w:val="none" w:sz="0" w:space="0" w:color="auto"/>
            <w:bottom w:val="none" w:sz="0" w:space="0" w:color="auto"/>
            <w:right w:val="none" w:sz="0" w:space="0" w:color="auto"/>
          </w:divBdr>
        </w:div>
        <w:div w:id="1431780412">
          <w:marLeft w:val="640"/>
          <w:marRight w:val="0"/>
          <w:marTop w:val="0"/>
          <w:marBottom w:val="0"/>
          <w:divBdr>
            <w:top w:val="none" w:sz="0" w:space="0" w:color="auto"/>
            <w:left w:val="none" w:sz="0" w:space="0" w:color="auto"/>
            <w:bottom w:val="none" w:sz="0" w:space="0" w:color="auto"/>
            <w:right w:val="none" w:sz="0" w:space="0" w:color="auto"/>
          </w:divBdr>
        </w:div>
        <w:div w:id="1614364996">
          <w:marLeft w:val="640"/>
          <w:marRight w:val="0"/>
          <w:marTop w:val="0"/>
          <w:marBottom w:val="0"/>
          <w:divBdr>
            <w:top w:val="none" w:sz="0" w:space="0" w:color="auto"/>
            <w:left w:val="none" w:sz="0" w:space="0" w:color="auto"/>
            <w:bottom w:val="none" w:sz="0" w:space="0" w:color="auto"/>
            <w:right w:val="none" w:sz="0" w:space="0" w:color="auto"/>
          </w:divBdr>
        </w:div>
        <w:div w:id="1050232502">
          <w:marLeft w:val="640"/>
          <w:marRight w:val="0"/>
          <w:marTop w:val="0"/>
          <w:marBottom w:val="0"/>
          <w:divBdr>
            <w:top w:val="none" w:sz="0" w:space="0" w:color="auto"/>
            <w:left w:val="none" w:sz="0" w:space="0" w:color="auto"/>
            <w:bottom w:val="none" w:sz="0" w:space="0" w:color="auto"/>
            <w:right w:val="none" w:sz="0" w:space="0" w:color="auto"/>
          </w:divBdr>
        </w:div>
        <w:div w:id="28456513">
          <w:marLeft w:val="640"/>
          <w:marRight w:val="0"/>
          <w:marTop w:val="0"/>
          <w:marBottom w:val="0"/>
          <w:divBdr>
            <w:top w:val="none" w:sz="0" w:space="0" w:color="auto"/>
            <w:left w:val="none" w:sz="0" w:space="0" w:color="auto"/>
            <w:bottom w:val="none" w:sz="0" w:space="0" w:color="auto"/>
            <w:right w:val="none" w:sz="0" w:space="0" w:color="auto"/>
          </w:divBdr>
        </w:div>
        <w:div w:id="1176924983">
          <w:marLeft w:val="640"/>
          <w:marRight w:val="0"/>
          <w:marTop w:val="0"/>
          <w:marBottom w:val="0"/>
          <w:divBdr>
            <w:top w:val="none" w:sz="0" w:space="0" w:color="auto"/>
            <w:left w:val="none" w:sz="0" w:space="0" w:color="auto"/>
            <w:bottom w:val="none" w:sz="0" w:space="0" w:color="auto"/>
            <w:right w:val="none" w:sz="0" w:space="0" w:color="auto"/>
          </w:divBdr>
        </w:div>
        <w:div w:id="891814155">
          <w:marLeft w:val="640"/>
          <w:marRight w:val="0"/>
          <w:marTop w:val="0"/>
          <w:marBottom w:val="0"/>
          <w:divBdr>
            <w:top w:val="none" w:sz="0" w:space="0" w:color="auto"/>
            <w:left w:val="none" w:sz="0" w:space="0" w:color="auto"/>
            <w:bottom w:val="none" w:sz="0" w:space="0" w:color="auto"/>
            <w:right w:val="none" w:sz="0" w:space="0" w:color="auto"/>
          </w:divBdr>
        </w:div>
        <w:div w:id="1522627659">
          <w:marLeft w:val="640"/>
          <w:marRight w:val="0"/>
          <w:marTop w:val="0"/>
          <w:marBottom w:val="0"/>
          <w:divBdr>
            <w:top w:val="none" w:sz="0" w:space="0" w:color="auto"/>
            <w:left w:val="none" w:sz="0" w:space="0" w:color="auto"/>
            <w:bottom w:val="none" w:sz="0" w:space="0" w:color="auto"/>
            <w:right w:val="none" w:sz="0" w:space="0" w:color="auto"/>
          </w:divBdr>
        </w:div>
        <w:div w:id="1340738856">
          <w:marLeft w:val="640"/>
          <w:marRight w:val="0"/>
          <w:marTop w:val="0"/>
          <w:marBottom w:val="0"/>
          <w:divBdr>
            <w:top w:val="none" w:sz="0" w:space="0" w:color="auto"/>
            <w:left w:val="none" w:sz="0" w:space="0" w:color="auto"/>
            <w:bottom w:val="none" w:sz="0" w:space="0" w:color="auto"/>
            <w:right w:val="none" w:sz="0" w:space="0" w:color="auto"/>
          </w:divBdr>
        </w:div>
        <w:div w:id="1102072676">
          <w:marLeft w:val="640"/>
          <w:marRight w:val="0"/>
          <w:marTop w:val="0"/>
          <w:marBottom w:val="0"/>
          <w:divBdr>
            <w:top w:val="none" w:sz="0" w:space="0" w:color="auto"/>
            <w:left w:val="none" w:sz="0" w:space="0" w:color="auto"/>
            <w:bottom w:val="none" w:sz="0" w:space="0" w:color="auto"/>
            <w:right w:val="none" w:sz="0" w:space="0" w:color="auto"/>
          </w:divBdr>
        </w:div>
        <w:div w:id="579024299">
          <w:marLeft w:val="640"/>
          <w:marRight w:val="0"/>
          <w:marTop w:val="0"/>
          <w:marBottom w:val="0"/>
          <w:divBdr>
            <w:top w:val="none" w:sz="0" w:space="0" w:color="auto"/>
            <w:left w:val="none" w:sz="0" w:space="0" w:color="auto"/>
            <w:bottom w:val="none" w:sz="0" w:space="0" w:color="auto"/>
            <w:right w:val="none" w:sz="0" w:space="0" w:color="auto"/>
          </w:divBdr>
        </w:div>
        <w:div w:id="1266383130">
          <w:marLeft w:val="640"/>
          <w:marRight w:val="0"/>
          <w:marTop w:val="0"/>
          <w:marBottom w:val="0"/>
          <w:divBdr>
            <w:top w:val="none" w:sz="0" w:space="0" w:color="auto"/>
            <w:left w:val="none" w:sz="0" w:space="0" w:color="auto"/>
            <w:bottom w:val="none" w:sz="0" w:space="0" w:color="auto"/>
            <w:right w:val="none" w:sz="0" w:space="0" w:color="auto"/>
          </w:divBdr>
        </w:div>
        <w:div w:id="28340914">
          <w:marLeft w:val="640"/>
          <w:marRight w:val="0"/>
          <w:marTop w:val="0"/>
          <w:marBottom w:val="0"/>
          <w:divBdr>
            <w:top w:val="none" w:sz="0" w:space="0" w:color="auto"/>
            <w:left w:val="none" w:sz="0" w:space="0" w:color="auto"/>
            <w:bottom w:val="none" w:sz="0" w:space="0" w:color="auto"/>
            <w:right w:val="none" w:sz="0" w:space="0" w:color="auto"/>
          </w:divBdr>
        </w:div>
        <w:div w:id="1620985388">
          <w:marLeft w:val="640"/>
          <w:marRight w:val="0"/>
          <w:marTop w:val="0"/>
          <w:marBottom w:val="0"/>
          <w:divBdr>
            <w:top w:val="none" w:sz="0" w:space="0" w:color="auto"/>
            <w:left w:val="none" w:sz="0" w:space="0" w:color="auto"/>
            <w:bottom w:val="none" w:sz="0" w:space="0" w:color="auto"/>
            <w:right w:val="none" w:sz="0" w:space="0" w:color="auto"/>
          </w:divBdr>
        </w:div>
        <w:div w:id="1868830764">
          <w:marLeft w:val="640"/>
          <w:marRight w:val="0"/>
          <w:marTop w:val="0"/>
          <w:marBottom w:val="0"/>
          <w:divBdr>
            <w:top w:val="none" w:sz="0" w:space="0" w:color="auto"/>
            <w:left w:val="none" w:sz="0" w:space="0" w:color="auto"/>
            <w:bottom w:val="none" w:sz="0" w:space="0" w:color="auto"/>
            <w:right w:val="none" w:sz="0" w:space="0" w:color="auto"/>
          </w:divBdr>
        </w:div>
        <w:div w:id="1973362142">
          <w:marLeft w:val="640"/>
          <w:marRight w:val="0"/>
          <w:marTop w:val="0"/>
          <w:marBottom w:val="0"/>
          <w:divBdr>
            <w:top w:val="none" w:sz="0" w:space="0" w:color="auto"/>
            <w:left w:val="none" w:sz="0" w:space="0" w:color="auto"/>
            <w:bottom w:val="none" w:sz="0" w:space="0" w:color="auto"/>
            <w:right w:val="none" w:sz="0" w:space="0" w:color="auto"/>
          </w:divBdr>
        </w:div>
        <w:div w:id="1135827883">
          <w:marLeft w:val="640"/>
          <w:marRight w:val="0"/>
          <w:marTop w:val="0"/>
          <w:marBottom w:val="0"/>
          <w:divBdr>
            <w:top w:val="none" w:sz="0" w:space="0" w:color="auto"/>
            <w:left w:val="none" w:sz="0" w:space="0" w:color="auto"/>
            <w:bottom w:val="none" w:sz="0" w:space="0" w:color="auto"/>
            <w:right w:val="none" w:sz="0" w:space="0" w:color="auto"/>
          </w:divBdr>
        </w:div>
        <w:div w:id="455611132">
          <w:marLeft w:val="640"/>
          <w:marRight w:val="0"/>
          <w:marTop w:val="0"/>
          <w:marBottom w:val="0"/>
          <w:divBdr>
            <w:top w:val="none" w:sz="0" w:space="0" w:color="auto"/>
            <w:left w:val="none" w:sz="0" w:space="0" w:color="auto"/>
            <w:bottom w:val="none" w:sz="0" w:space="0" w:color="auto"/>
            <w:right w:val="none" w:sz="0" w:space="0" w:color="auto"/>
          </w:divBdr>
        </w:div>
        <w:div w:id="1210150772">
          <w:marLeft w:val="640"/>
          <w:marRight w:val="0"/>
          <w:marTop w:val="0"/>
          <w:marBottom w:val="0"/>
          <w:divBdr>
            <w:top w:val="none" w:sz="0" w:space="0" w:color="auto"/>
            <w:left w:val="none" w:sz="0" w:space="0" w:color="auto"/>
            <w:bottom w:val="none" w:sz="0" w:space="0" w:color="auto"/>
            <w:right w:val="none" w:sz="0" w:space="0" w:color="auto"/>
          </w:divBdr>
        </w:div>
        <w:div w:id="1194726156">
          <w:marLeft w:val="640"/>
          <w:marRight w:val="0"/>
          <w:marTop w:val="0"/>
          <w:marBottom w:val="0"/>
          <w:divBdr>
            <w:top w:val="none" w:sz="0" w:space="0" w:color="auto"/>
            <w:left w:val="none" w:sz="0" w:space="0" w:color="auto"/>
            <w:bottom w:val="none" w:sz="0" w:space="0" w:color="auto"/>
            <w:right w:val="none" w:sz="0" w:space="0" w:color="auto"/>
          </w:divBdr>
        </w:div>
        <w:div w:id="30737572">
          <w:marLeft w:val="640"/>
          <w:marRight w:val="0"/>
          <w:marTop w:val="0"/>
          <w:marBottom w:val="0"/>
          <w:divBdr>
            <w:top w:val="none" w:sz="0" w:space="0" w:color="auto"/>
            <w:left w:val="none" w:sz="0" w:space="0" w:color="auto"/>
            <w:bottom w:val="none" w:sz="0" w:space="0" w:color="auto"/>
            <w:right w:val="none" w:sz="0" w:space="0" w:color="auto"/>
          </w:divBdr>
        </w:div>
        <w:div w:id="1904367576">
          <w:marLeft w:val="640"/>
          <w:marRight w:val="0"/>
          <w:marTop w:val="0"/>
          <w:marBottom w:val="0"/>
          <w:divBdr>
            <w:top w:val="none" w:sz="0" w:space="0" w:color="auto"/>
            <w:left w:val="none" w:sz="0" w:space="0" w:color="auto"/>
            <w:bottom w:val="none" w:sz="0" w:space="0" w:color="auto"/>
            <w:right w:val="none" w:sz="0" w:space="0" w:color="auto"/>
          </w:divBdr>
        </w:div>
        <w:div w:id="1468469461">
          <w:marLeft w:val="640"/>
          <w:marRight w:val="0"/>
          <w:marTop w:val="0"/>
          <w:marBottom w:val="0"/>
          <w:divBdr>
            <w:top w:val="none" w:sz="0" w:space="0" w:color="auto"/>
            <w:left w:val="none" w:sz="0" w:space="0" w:color="auto"/>
            <w:bottom w:val="none" w:sz="0" w:space="0" w:color="auto"/>
            <w:right w:val="none" w:sz="0" w:space="0" w:color="auto"/>
          </w:divBdr>
        </w:div>
        <w:div w:id="627585253">
          <w:marLeft w:val="640"/>
          <w:marRight w:val="0"/>
          <w:marTop w:val="0"/>
          <w:marBottom w:val="0"/>
          <w:divBdr>
            <w:top w:val="none" w:sz="0" w:space="0" w:color="auto"/>
            <w:left w:val="none" w:sz="0" w:space="0" w:color="auto"/>
            <w:bottom w:val="none" w:sz="0" w:space="0" w:color="auto"/>
            <w:right w:val="none" w:sz="0" w:space="0" w:color="auto"/>
          </w:divBdr>
        </w:div>
        <w:div w:id="2035956262">
          <w:marLeft w:val="640"/>
          <w:marRight w:val="0"/>
          <w:marTop w:val="0"/>
          <w:marBottom w:val="0"/>
          <w:divBdr>
            <w:top w:val="none" w:sz="0" w:space="0" w:color="auto"/>
            <w:left w:val="none" w:sz="0" w:space="0" w:color="auto"/>
            <w:bottom w:val="none" w:sz="0" w:space="0" w:color="auto"/>
            <w:right w:val="none" w:sz="0" w:space="0" w:color="auto"/>
          </w:divBdr>
        </w:div>
        <w:div w:id="1893804334">
          <w:marLeft w:val="640"/>
          <w:marRight w:val="0"/>
          <w:marTop w:val="0"/>
          <w:marBottom w:val="0"/>
          <w:divBdr>
            <w:top w:val="none" w:sz="0" w:space="0" w:color="auto"/>
            <w:left w:val="none" w:sz="0" w:space="0" w:color="auto"/>
            <w:bottom w:val="none" w:sz="0" w:space="0" w:color="auto"/>
            <w:right w:val="none" w:sz="0" w:space="0" w:color="auto"/>
          </w:divBdr>
        </w:div>
        <w:div w:id="1292053911">
          <w:marLeft w:val="640"/>
          <w:marRight w:val="0"/>
          <w:marTop w:val="0"/>
          <w:marBottom w:val="0"/>
          <w:divBdr>
            <w:top w:val="none" w:sz="0" w:space="0" w:color="auto"/>
            <w:left w:val="none" w:sz="0" w:space="0" w:color="auto"/>
            <w:bottom w:val="none" w:sz="0" w:space="0" w:color="auto"/>
            <w:right w:val="none" w:sz="0" w:space="0" w:color="auto"/>
          </w:divBdr>
        </w:div>
        <w:div w:id="1781872421">
          <w:marLeft w:val="640"/>
          <w:marRight w:val="0"/>
          <w:marTop w:val="0"/>
          <w:marBottom w:val="0"/>
          <w:divBdr>
            <w:top w:val="none" w:sz="0" w:space="0" w:color="auto"/>
            <w:left w:val="none" w:sz="0" w:space="0" w:color="auto"/>
            <w:bottom w:val="none" w:sz="0" w:space="0" w:color="auto"/>
            <w:right w:val="none" w:sz="0" w:space="0" w:color="auto"/>
          </w:divBdr>
        </w:div>
        <w:div w:id="2004696026">
          <w:marLeft w:val="640"/>
          <w:marRight w:val="0"/>
          <w:marTop w:val="0"/>
          <w:marBottom w:val="0"/>
          <w:divBdr>
            <w:top w:val="none" w:sz="0" w:space="0" w:color="auto"/>
            <w:left w:val="none" w:sz="0" w:space="0" w:color="auto"/>
            <w:bottom w:val="none" w:sz="0" w:space="0" w:color="auto"/>
            <w:right w:val="none" w:sz="0" w:space="0" w:color="auto"/>
          </w:divBdr>
        </w:div>
        <w:div w:id="972056694">
          <w:marLeft w:val="640"/>
          <w:marRight w:val="0"/>
          <w:marTop w:val="0"/>
          <w:marBottom w:val="0"/>
          <w:divBdr>
            <w:top w:val="none" w:sz="0" w:space="0" w:color="auto"/>
            <w:left w:val="none" w:sz="0" w:space="0" w:color="auto"/>
            <w:bottom w:val="none" w:sz="0" w:space="0" w:color="auto"/>
            <w:right w:val="none" w:sz="0" w:space="0" w:color="auto"/>
          </w:divBdr>
        </w:div>
        <w:div w:id="2144690669">
          <w:marLeft w:val="640"/>
          <w:marRight w:val="0"/>
          <w:marTop w:val="0"/>
          <w:marBottom w:val="0"/>
          <w:divBdr>
            <w:top w:val="none" w:sz="0" w:space="0" w:color="auto"/>
            <w:left w:val="none" w:sz="0" w:space="0" w:color="auto"/>
            <w:bottom w:val="none" w:sz="0" w:space="0" w:color="auto"/>
            <w:right w:val="none" w:sz="0" w:space="0" w:color="auto"/>
          </w:divBdr>
        </w:div>
        <w:div w:id="1294363816">
          <w:marLeft w:val="640"/>
          <w:marRight w:val="0"/>
          <w:marTop w:val="0"/>
          <w:marBottom w:val="0"/>
          <w:divBdr>
            <w:top w:val="none" w:sz="0" w:space="0" w:color="auto"/>
            <w:left w:val="none" w:sz="0" w:space="0" w:color="auto"/>
            <w:bottom w:val="none" w:sz="0" w:space="0" w:color="auto"/>
            <w:right w:val="none" w:sz="0" w:space="0" w:color="auto"/>
          </w:divBdr>
        </w:div>
        <w:div w:id="1396970396">
          <w:marLeft w:val="640"/>
          <w:marRight w:val="0"/>
          <w:marTop w:val="0"/>
          <w:marBottom w:val="0"/>
          <w:divBdr>
            <w:top w:val="none" w:sz="0" w:space="0" w:color="auto"/>
            <w:left w:val="none" w:sz="0" w:space="0" w:color="auto"/>
            <w:bottom w:val="none" w:sz="0" w:space="0" w:color="auto"/>
            <w:right w:val="none" w:sz="0" w:space="0" w:color="auto"/>
          </w:divBdr>
        </w:div>
        <w:div w:id="669990896">
          <w:marLeft w:val="640"/>
          <w:marRight w:val="0"/>
          <w:marTop w:val="0"/>
          <w:marBottom w:val="0"/>
          <w:divBdr>
            <w:top w:val="none" w:sz="0" w:space="0" w:color="auto"/>
            <w:left w:val="none" w:sz="0" w:space="0" w:color="auto"/>
            <w:bottom w:val="none" w:sz="0" w:space="0" w:color="auto"/>
            <w:right w:val="none" w:sz="0" w:space="0" w:color="auto"/>
          </w:divBdr>
        </w:div>
        <w:div w:id="949047263">
          <w:marLeft w:val="640"/>
          <w:marRight w:val="0"/>
          <w:marTop w:val="0"/>
          <w:marBottom w:val="0"/>
          <w:divBdr>
            <w:top w:val="none" w:sz="0" w:space="0" w:color="auto"/>
            <w:left w:val="none" w:sz="0" w:space="0" w:color="auto"/>
            <w:bottom w:val="none" w:sz="0" w:space="0" w:color="auto"/>
            <w:right w:val="none" w:sz="0" w:space="0" w:color="auto"/>
          </w:divBdr>
        </w:div>
        <w:div w:id="2111506466">
          <w:marLeft w:val="640"/>
          <w:marRight w:val="0"/>
          <w:marTop w:val="0"/>
          <w:marBottom w:val="0"/>
          <w:divBdr>
            <w:top w:val="none" w:sz="0" w:space="0" w:color="auto"/>
            <w:left w:val="none" w:sz="0" w:space="0" w:color="auto"/>
            <w:bottom w:val="none" w:sz="0" w:space="0" w:color="auto"/>
            <w:right w:val="none" w:sz="0" w:space="0" w:color="auto"/>
          </w:divBdr>
        </w:div>
        <w:div w:id="247810922">
          <w:marLeft w:val="640"/>
          <w:marRight w:val="0"/>
          <w:marTop w:val="0"/>
          <w:marBottom w:val="0"/>
          <w:divBdr>
            <w:top w:val="none" w:sz="0" w:space="0" w:color="auto"/>
            <w:left w:val="none" w:sz="0" w:space="0" w:color="auto"/>
            <w:bottom w:val="none" w:sz="0" w:space="0" w:color="auto"/>
            <w:right w:val="none" w:sz="0" w:space="0" w:color="auto"/>
          </w:divBdr>
        </w:div>
        <w:div w:id="1707638692">
          <w:marLeft w:val="640"/>
          <w:marRight w:val="0"/>
          <w:marTop w:val="0"/>
          <w:marBottom w:val="0"/>
          <w:divBdr>
            <w:top w:val="none" w:sz="0" w:space="0" w:color="auto"/>
            <w:left w:val="none" w:sz="0" w:space="0" w:color="auto"/>
            <w:bottom w:val="none" w:sz="0" w:space="0" w:color="auto"/>
            <w:right w:val="none" w:sz="0" w:space="0" w:color="auto"/>
          </w:divBdr>
        </w:div>
        <w:div w:id="628632033">
          <w:marLeft w:val="640"/>
          <w:marRight w:val="0"/>
          <w:marTop w:val="0"/>
          <w:marBottom w:val="0"/>
          <w:divBdr>
            <w:top w:val="none" w:sz="0" w:space="0" w:color="auto"/>
            <w:left w:val="none" w:sz="0" w:space="0" w:color="auto"/>
            <w:bottom w:val="none" w:sz="0" w:space="0" w:color="auto"/>
            <w:right w:val="none" w:sz="0" w:space="0" w:color="auto"/>
          </w:divBdr>
        </w:div>
        <w:div w:id="1777091334">
          <w:marLeft w:val="640"/>
          <w:marRight w:val="0"/>
          <w:marTop w:val="0"/>
          <w:marBottom w:val="0"/>
          <w:divBdr>
            <w:top w:val="none" w:sz="0" w:space="0" w:color="auto"/>
            <w:left w:val="none" w:sz="0" w:space="0" w:color="auto"/>
            <w:bottom w:val="none" w:sz="0" w:space="0" w:color="auto"/>
            <w:right w:val="none" w:sz="0" w:space="0" w:color="auto"/>
          </w:divBdr>
        </w:div>
        <w:div w:id="1323773306">
          <w:marLeft w:val="640"/>
          <w:marRight w:val="0"/>
          <w:marTop w:val="0"/>
          <w:marBottom w:val="0"/>
          <w:divBdr>
            <w:top w:val="none" w:sz="0" w:space="0" w:color="auto"/>
            <w:left w:val="none" w:sz="0" w:space="0" w:color="auto"/>
            <w:bottom w:val="none" w:sz="0" w:space="0" w:color="auto"/>
            <w:right w:val="none" w:sz="0" w:space="0" w:color="auto"/>
          </w:divBdr>
        </w:div>
        <w:div w:id="289477376">
          <w:marLeft w:val="640"/>
          <w:marRight w:val="0"/>
          <w:marTop w:val="0"/>
          <w:marBottom w:val="0"/>
          <w:divBdr>
            <w:top w:val="none" w:sz="0" w:space="0" w:color="auto"/>
            <w:left w:val="none" w:sz="0" w:space="0" w:color="auto"/>
            <w:bottom w:val="none" w:sz="0" w:space="0" w:color="auto"/>
            <w:right w:val="none" w:sz="0" w:space="0" w:color="auto"/>
          </w:divBdr>
        </w:div>
        <w:div w:id="409615971">
          <w:marLeft w:val="640"/>
          <w:marRight w:val="0"/>
          <w:marTop w:val="0"/>
          <w:marBottom w:val="0"/>
          <w:divBdr>
            <w:top w:val="none" w:sz="0" w:space="0" w:color="auto"/>
            <w:left w:val="none" w:sz="0" w:space="0" w:color="auto"/>
            <w:bottom w:val="none" w:sz="0" w:space="0" w:color="auto"/>
            <w:right w:val="none" w:sz="0" w:space="0" w:color="auto"/>
          </w:divBdr>
        </w:div>
        <w:div w:id="9378974">
          <w:marLeft w:val="640"/>
          <w:marRight w:val="0"/>
          <w:marTop w:val="0"/>
          <w:marBottom w:val="0"/>
          <w:divBdr>
            <w:top w:val="none" w:sz="0" w:space="0" w:color="auto"/>
            <w:left w:val="none" w:sz="0" w:space="0" w:color="auto"/>
            <w:bottom w:val="none" w:sz="0" w:space="0" w:color="auto"/>
            <w:right w:val="none" w:sz="0" w:space="0" w:color="auto"/>
          </w:divBdr>
        </w:div>
        <w:div w:id="1495027260">
          <w:marLeft w:val="640"/>
          <w:marRight w:val="0"/>
          <w:marTop w:val="0"/>
          <w:marBottom w:val="0"/>
          <w:divBdr>
            <w:top w:val="none" w:sz="0" w:space="0" w:color="auto"/>
            <w:left w:val="none" w:sz="0" w:space="0" w:color="auto"/>
            <w:bottom w:val="none" w:sz="0" w:space="0" w:color="auto"/>
            <w:right w:val="none" w:sz="0" w:space="0" w:color="auto"/>
          </w:divBdr>
        </w:div>
      </w:divsChild>
    </w:div>
    <w:div w:id="1779714104">
      <w:bodyDiv w:val="1"/>
      <w:marLeft w:val="0"/>
      <w:marRight w:val="0"/>
      <w:marTop w:val="0"/>
      <w:marBottom w:val="0"/>
      <w:divBdr>
        <w:top w:val="none" w:sz="0" w:space="0" w:color="auto"/>
        <w:left w:val="none" w:sz="0" w:space="0" w:color="auto"/>
        <w:bottom w:val="none" w:sz="0" w:space="0" w:color="auto"/>
        <w:right w:val="none" w:sz="0" w:space="0" w:color="auto"/>
      </w:divBdr>
      <w:divsChild>
        <w:div w:id="7831321">
          <w:marLeft w:val="640"/>
          <w:marRight w:val="0"/>
          <w:marTop w:val="0"/>
          <w:marBottom w:val="0"/>
          <w:divBdr>
            <w:top w:val="none" w:sz="0" w:space="0" w:color="auto"/>
            <w:left w:val="none" w:sz="0" w:space="0" w:color="auto"/>
            <w:bottom w:val="none" w:sz="0" w:space="0" w:color="auto"/>
            <w:right w:val="none" w:sz="0" w:space="0" w:color="auto"/>
          </w:divBdr>
        </w:div>
        <w:div w:id="32728084">
          <w:marLeft w:val="640"/>
          <w:marRight w:val="0"/>
          <w:marTop w:val="0"/>
          <w:marBottom w:val="0"/>
          <w:divBdr>
            <w:top w:val="none" w:sz="0" w:space="0" w:color="auto"/>
            <w:left w:val="none" w:sz="0" w:space="0" w:color="auto"/>
            <w:bottom w:val="none" w:sz="0" w:space="0" w:color="auto"/>
            <w:right w:val="none" w:sz="0" w:space="0" w:color="auto"/>
          </w:divBdr>
        </w:div>
        <w:div w:id="71587539">
          <w:marLeft w:val="640"/>
          <w:marRight w:val="0"/>
          <w:marTop w:val="0"/>
          <w:marBottom w:val="0"/>
          <w:divBdr>
            <w:top w:val="none" w:sz="0" w:space="0" w:color="auto"/>
            <w:left w:val="none" w:sz="0" w:space="0" w:color="auto"/>
            <w:bottom w:val="none" w:sz="0" w:space="0" w:color="auto"/>
            <w:right w:val="none" w:sz="0" w:space="0" w:color="auto"/>
          </w:divBdr>
        </w:div>
        <w:div w:id="110513068">
          <w:marLeft w:val="640"/>
          <w:marRight w:val="0"/>
          <w:marTop w:val="0"/>
          <w:marBottom w:val="0"/>
          <w:divBdr>
            <w:top w:val="none" w:sz="0" w:space="0" w:color="auto"/>
            <w:left w:val="none" w:sz="0" w:space="0" w:color="auto"/>
            <w:bottom w:val="none" w:sz="0" w:space="0" w:color="auto"/>
            <w:right w:val="none" w:sz="0" w:space="0" w:color="auto"/>
          </w:divBdr>
        </w:div>
        <w:div w:id="150175509">
          <w:marLeft w:val="640"/>
          <w:marRight w:val="0"/>
          <w:marTop w:val="0"/>
          <w:marBottom w:val="0"/>
          <w:divBdr>
            <w:top w:val="none" w:sz="0" w:space="0" w:color="auto"/>
            <w:left w:val="none" w:sz="0" w:space="0" w:color="auto"/>
            <w:bottom w:val="none" w:sz="0" w:space="0" w:color="auto"/>
            <w:right w:val="none" w:sz="0" w:space="0" w:color="auto"/>
          </w:divBdr>
        </w:div>
        <w:div w:id="179585813">
          <w:marLeft w:val="640"/>
          <w:marRight w:val="0"/>
          <w:marTop w:val="0"/>
          <w:marBottom w:val="0"/>
          <w:divBdr>
            <w:top w:val="none" w:sz="0" w:space="0" w:color="auto"/>
            <w:left w:val="none" w:sz="0" w:space="0" w:color="auto"/>
            <w:bottom w:val="none" w:sz="0" w:space="0" w:color="auto"/>
            <w:right w:val="none" w:sz="0" w:space="0" w:color="auto"/>
          </w:divBdr>
        </w:div>
        <w:div w:id="198905046">
          <w:marLeft w:val="640"/>
          <w:marRight w:val="0"/>
          <w:marTop w:val="0"/>
          <w:marBottom w:val="0"/>
          <w:divBdr>
            <w:top w:val="none" w:sz="0" w:space="0" w:color="auto"/>
            <w:left w:val="none" w:sz="0" w:space="0" w:color="auto"/>
            <w:bottom w:val="none" w:sz="0" w:space="0" w:color="auto"/>
            <w:right w:val="none" w:sz="0" w:space="0" w:color="auto"/>
          </w:divBdr>
        </w:div>
        <w:div w:id="293415981">
          <w:marLeft w:val="640"/>
          <w:marRight w:val="0"/>
          <w:marTop w:val="0"/>
          <w:marBottom w:val="0"/>
          <w:divBdr>
            <w:top w:val="none" w:sz="0" w:space="0" w:color="auto"/>
            <w:left w:val="none" w:sz="0" w:space="0" w:color="auto"/>
            <w:bottom w:val="none" w:sz="0" w:space="0" w:color="auto"/>
            <w:right w:val="none" w:sz="0" w:space="0" w:color="auto"/>
          </w:divBdr>
        </w:div>
        <w:div w:id="310599592">
          <w:marLeft w:val="640"/>
          <w:marRight w:val="0"/>
          <w:marTop w:val="0"/>
          <w:marBottom w:val="0"/>
          <w:divBdr>
            <w:top w:val="none" w:sz="0" w:space="0" w:color="auto"/>
            <w:left w:val="none" w:sz="0" w:space="0" w:color="auto"/>
            <w:bottom w:val="none" w:sz="0" w:space="0" w:color="auto"/>
            <w:right w:val="none" w:sz="0" w:space="0" w:color="auto"/>
          </w:divBdr>
        </w:div>
        <w:div w:id="440536208">
          <w:marLeft w:val="640"/>
          <w:marRight w:val="0"/>
          <w:marTop w:val="0"/>
          <w:marBottom w:val="0"/>
          <w:divBdr>
            <w:top w:val="none" w:sz="0" w:space="0" w:color="auto"/>
            <w:left w:val="none" w:sz="0" w:space="0" w:color="auto"/>
            <w:bottom w:val="none" w:sz="0" w:space="0" w:color="auto"/>
            <w:right w:val="none" w:sz="0" w:space="0" w:color="auto"/>
          </w:divBdr>
        </w:div>
        <w:div w:id="453250219">
          <w:marLeft w:val="640"/>
          <w:marRight w:val="0"/>
          <w:marTop w:val="0"/>
          <w:marBottom w:val="0"/>
          <w:divBdr>
            <w:top w:val="none" w:sz="0" w:space="0" w:color="auto"/>
            <w:left w:val="none" w:sz="0" w:space="0" w:color="auto"/>
            <w:bottom w:val="none" w:sz="0" w:space="0" w:color="auto"/>
            <w:right w:val="none" w:sz="0" w:space="0" w:color="auto"/>
          </w:divBdr>
        </w:div>
        <w:div w:id="483083920">
          <w:marLeft w:val="640"/>
          <w:marRight w:val="0"/>
          <w:marTop w:val="0"/>
          <w:marBottom w:val="0"/>
          <w:divBdr>
            <w:top w:val="none" w:sz="0" w:space="0" w:color="auto"/>
            <w:left w:val="none" w:sz="0" w:space="0" w:color="auto"/>
            <w:bottom w:val="none" w:sz="0" w:space="0" w:color="auto"/>
            <w:right w:val="none" w:sz="0" w:space="0" w:color="auto"/>
          </w:divBdr>
        </w:div>
        <w:div w:id="492064541">
          <w:marLeft w:val="640"/>
          <w:marRight w:val="0"/>
          <w:marTop w:val="0"/>
          <w:marBottom w:val="0"/>
          <w:divBdr>
            <w:top w:val="none" w:sz="0" w:space="0" w:color="auto"/>
            <w:left w:val="none" w:sz="0" w:space="0" w:color="auto"/>
            <w:bottom w:val="none" w:sz="0" w:space="0" w:color="auto"/>
            <w:right w:val="none" w:sz="0" w:space="0" w:color="auto"/>
          </w:divBdr>
        </w:div>
        <w:div w:id="516578041">
          <w:marLeft w:val="640"/>
          <w:marRight w:val="0"/>
          <w:marTop w:val="0"/>
          <w:marBottom w:val="0"/>
          <w:divBdr>
            <w:top w:val="none" w:sz="0" w:space="0" w:color="auto"/>
            <w:left w:val="none" w:sz="0" w:space="0" w:color="auto"/>
            <w:bottom w:val="none" w:sz="0" w:space="0" w:color="auto"/>
            <w:right w:val="none" w:sz="0" w:space="0" w:color="auto"/>
          </w:divBdr>
        </w:div>
        <w:div w:id="611085097">
          <w:marLeft w:val="640"/>
          <w:marRight w:val="0"/>
          <w:marTop w:val="0"/>
          <w:marBottom w:val="0"/>
          <w:divBdr>
            <w:top w:val="none" w:sz="0" w:space="0" w:color="auto"/>
            <w:left w:val="none" w:sz="0" w:space="0" w:color="auto"/>
            <w:bottom w:val="none" w:sz="0" w:space="0" w:color="auto"/>
            <w:right w:val="none" w:sz="0" w:space="0" w:color="auto"/>
          </w:divBdr>
        </w:div>
        <w:div w:id="674890476">
          <w:marLeft w:val="640"/>
          <w:marRight w:val="0"/>
          <w:marTop w:val="0"/>
          <w:marBottom w:val="0"/>
          <w:divBdr>
            <w:top w:val="none" w:sz="0" w:space="0" w:color="auto"/>
            <w:left w:val="none" w:sz="0" w:space="0" w:color="auto"/>
            <w:bottom w:val="none" w:sz="0" w:space="0" w:color="auto"/>
            <w:right w:val="none" w:sz="0" w:space="0" w:color="auto"/>
          </w:divBdr>
        </w:div>
        <w:div w:id="951060682">
          <w:marLeft w:val="640"/>
          <w:marRight w:val="0"/>
          <w:marTop w:val="0"/>
          <w:marBottom w:val="0"/>
          <w:divBdr>
            <w:top w:val="none" w:sz="0" w:space="0" w:color="auto"/>
            <w:left w:val="none" w:sz="0" w:space="0" w:color="auto"/>
            <w:bottom w:val="none" w:sz="0" w:space="0" w:color="auto"/>
            <w:right w:val="none" w:sz="0" w:space="0" w:color="auto"/>
          </w:divBdr>
        </w:div>
        <w:div w:id="1002701281">
          <w:marLeft w:val="640"/>
          <w:marRight w:val="0"/>
          <w:marTop w:val="0"/>
          <w:marBottom w:val="0"/>
          <w:divBdr>
            <w:top w:val="none" w:sz="0" w:space="0" w:color="auto"/>
            <w:left w:val="none" w:sz="0" w:space="0" w:color="auto"/>
            <w:bottom w:val="none" w:sz="0" w:space="0" w:color="auto"/>
            <w:right w:val="none" w:sz="0" w:space="0" w:color="auto"/>
          </w:divBdr>
        </w:div>
        <w:div w:id="1070033602">
          <w:marLeft w:val="640"/>
          <w:marRight w:val="0"/>
          <w:marTop w:val="0"/>
          <w:marBottom w:val="0"/>
          <w:divBdr>
            <w:top w:val="none" w:sz="0" w:space="0" w:color="auto"/>
            <w:left w:val="none" w:sz="0" w:space="0" w:color="auto"/>
            <w:bottom w:val="none" w:sz="0" w:space="0" w:color="auto"/>
            <w:right w:val="none" w:sz="0" w:space="0" w:color="auto"/>
          </w:divBdr>
        </w:div>
        <w:div w:id="1075787233">
          <w:marLeft w:val="640"/>
          <w:marRight w:val="0"/>
          <w:marTop w:val="0"/>
          <w:marBottom w:val="0"/>
          <w:divBdr>
            <w:top w:val="none" w:sz="0" w:space="0" w:color="auto"/>
            <w:left w:val="none" w:sz="0" w:space="0" w:color="auto"/>
            <w:bottom w:val="none" w:sz="0" w:space="0" w:color="auto"/>
            <w:right w:val="none" w:sz="0" w:space="0" w:color="auto"/>
          </w:divBdr>
        </w:div>
        <w:div w:id="1096902951">
          <w:marLeft w:val="640"/>
          <w:marRight w:val="0"/>
          <w:marTop w:val="0"/>
          <w:marBottom w:val="0"/>
          <w:divBdr>
            <w:top w:val="none" w:sz="0" w:space="0" w:color="auto"/>
            <w:left w:val="none" w:sz="0" w:space="0" w:color="auto"/>
            <w:bottom w:val="none" w:sz="0" w:space="0" w:color="auto"/>
            <w:right w:val="none" w:sz="0" w:space="0" w:color="auto"/>
          </w:divBdr>
        </w:div>
        <w:div w:id="1109743835">
          <w:marLeft w:val="640"/>
          <w:marRight w:val="0"/>
          <w:marTop w:val="0"/>
          <w:marBottom w:val="0"/>
          <w:divBdr>
            <w:top w:val="none" w:sz="0" w:space="0" w:color="auto"/>
            <w:left w:val="none" w:sz="0" w:space="0" w:color="auto"/>
            <w:bottom w:val="none" w:sz="0" w:space="0" w:color="auto"/>
            <w:right w:val="none" w:sz="0" w:space="0" w:color="auto"/>
          </w:divBdr>
        </w:div>
        <w:div w:id="1145199980">
          <w:marLeft w:val="640"/>
          <w:marRight w:val="0"/>
          <w:marTop w:val="0"/>
          <w:marBottom w:val="0"/>
          <w:divBdr>
            <w:top w:val="none" w:sz="0" w:space="0" w:color="auto"/>
            <w:left w:val="none" w:sz="0" w:space="0" w:color="auto"/>
            <w:bottom w:val="none" w:sz="0" w:space="0" w:color="auto"/>
            <w:right w:val="none" w:sz="0" w:space="0" w:color="auto"/>
          </w:divBdr>
        </w:div>
        <w:div w:id="1220705873">
          <w:marLeft w:val="640"/>
          <w:marRight w:val="0"/>
          <w:marTop w:val="0"/>
          <w:marBottom w:val="0"/>
          <w:divBdr>
            <w:top w:val="none" w:sz="0" w:space="0" w:color="auto"/>
            <w:left w:val="none" w:sz="0" w:space="0" w:color="auto"/>
            <w:bottom w:val="none" w:sz="0" w:space="0" w:color="auto"/>
            <w:right w:val="none" w:sz="0" w:space="0" w:color="auto"/>
          </w:divBdr>
        </w:div>
        <w:div w:id="1256010623">
          <w:marLeft w:val="640"/>
          <w:marRight w:val="0"/>
          <w:marTop w:val="0"/>
          <w:marBottom w:val="0"/>
          <w:divBdr>
            <w:top w:val="none" w:sz="0" w:space="0" w:color="auto"/>
            <w:left w:val="none" w:sz="0" w:space="0" w:color="auto"/>
            <w:bottom w:val="none" w:sz="0" w:space="0" w:color="auto"/>
            <w:right w:val="none" w:sz="0" w:space="0" w:color="auto"/>
          </w:divBdr>
        </w:div>
        <w:div w:id="1260599556">
          <w:marLeft w:val="640"/>
          <w:marRight w:val="0"/>
          <w:marTop w:val="0"/>
          <w:marBottom w:val="0"/>
          <w:divBdr>
            <w:top w:val="none" w:sz="0" w:space="0" w:color="auto"/>
            <w:left w:val="none" w:sz="0" w:space="0" w:color="auto"/>
            <w:bottom w:val="none" w:sz="0" w:space="0" w:color="auto"/>
            <w:right w:val="none" w:sz="0" w:space="0" w:color="auto"/>
          </w:divBdr>
        </w:div>
        <w:div w:id="1323509112">
          <w:marLeft w:val="640"/>
          <w:marRight w:val="0"/>
          <w:marTop w:val="0"/>
          <w:marBottom w:val="0"/>
          <w:divBdr>
            <w:top w:val="none" w:sz="0" w:space="0" w:color="auto"/>
            <w:left w:val="none" w:sz="0" w:space="0" w:color="auto"/>
            <w:bottom w:val="none" w:sz="0" w:space="0" w:color="auto"/>
            <w:right w:val="none" w:sz="0" w:space="0" w:color="auto"/>
          </w:divBdr>
        </w:div>
        <w:div w:id="1333491118">
          <w:marLeft w:val="640"/>
          <w:marRight w:val="0"/>
          <w:marTop w:val="0"/>
          <w:marBottom w:val="0"/>
          <w:divBdr>
            <w:top w:val="none" w:sz="0" w:space="0" w:color="auto"/>
            <w:left w:val="none" w:sz="0" w:space="0" w:color="auto"/>
            <w:bottom w:val="none" w:sz="0" w:space="0" w:color="auto"/>
            <w:right w:val="none" w:sz="0" w:space="0" w:color="auto"/>
          </w:divBdr>
        </w:div>
        <w:div w:id="1381857535">
          <w:marLeft w:val="640"/>
          <w:marRight w:val="0"/>
          <w:marTop w:val="0"/>
          <w:marBottom w:val="0"/>
          <w:divBdr>
            <w:top w:val="none" w:sz="0" w:space="0" w:color="auto"/>
            <w:left w:val="none" w:sz="0" w:space="0" w:color="auto"/>
            <w:bottom w:val="none" w:sz="0" w:space="0" w:color="auto"/>
            <w:right w:val="none" w:sz="0" w:space="0" w:color="auto"/>
          </w:divBdr>
        </w:div>
        <w:div w:id="1440487655">
          <w:marLeft w:val="640"/>
          <w:marRight w:val="0"/>
          <w:marTop w:val="0"/>
          <w:marBottom w:val="0"/>
          <w:divBdr>
            <w:top w:val="none" w:sz="0" w:space="0" w:color="auto"/>
            <w:left w:val="none" w:sz="0" w:space="0" w:color="auto"/>
            <w:bottom w:val="none" w:sz="0" w:space="0" w:color="auto"/>
            <w:right w:val="none" w:sz="0" w:space="0" w:color="auto"/>
          </w:divBdr>
        </w:div>
        <w:div w:id="1465387624">
          <w:marLeft w:val="640"/>
          <w:marRight w:val="0"/>
          <w:marTop w:val="0"/>
          <w:marBottom w:val="0"/>
          <w:divBdr>
            <w:top w:val="none" w:sz="0" w:space="0" w:color="auto"/>
            <w:left w:val="none" w:sz="0" w:space="0" w:color="auto"/>
            <w:bottom w:val="none" w:sz="0" w:space="0" w:color="auto"/>
            <w:right w:val="none" w:sz="0" w:space="0" w:color="auto"/>
          </w:divBdr>
        </w:div>
        <w:div w:id="1538809171">
          <w:marLeft w:val="640"/>
          <w:marRight w:val="0"/>
          <w:marTop w:val="0"/>
          <w:marBottom w:val="0"/>
          <w:divBdr>
            <w:top w:val="none" w:sz="0" w:space="0" w:color="auto"/>
            <w:left w:val="none" w:sz="0" w:space="0" w:color="auto"/>
            <w:bottom w:val="none" w:sz="0" w:space="0" w:color="auto"/>
            <w:right w:val="none" w:sz="0" w:space="0" w:color="auto"/>
          </w:divBdr>
        </w:div>
        <w:div w:id="1796634848">
          <w:marLeft w:val="640"/>
          <w:marRight w:val="0"/>
          <w:marTop w:val="0"/>
          <w:marBottom w:val="0"/>
          <w:divBdr>
            <w:top w:val="none" w:sz="0" w:space="0" w:color="auto"/>
            <w:left w:val="none" w:sz="0" w:space="0" w:color="auto"/>
            <w:bottom w:val="none" w:sz="0" w:space="0" w:color="auto"/>
            <w:right w:val="none" w:sz="0" w:space="0" w:color="auto"/>
          </w:divBdr>
        </w:div>
        <w:div w:id="1804155502">
          <w:marLeft w:val="640"/>
          <w:marRight w:val="0"/>
          <w:marTop w:val="0"/>
          <w:marBottom w:val="0"/>
          <w:divBdr>
            <w:top w:val="none" w:sz="0" w:space="0" w:color="auto"/>
            <w:left w:val="none" w:sz="0" w:space="0" w:color="auto"/>
            <w:bottom w:val="none" w:sz="0" w:space="0" w:color="auto"/>
            <w:right w:val="none" w:sz="0" w:space="0" w:color="auto"/>
          </w:divBdr>
        </w:div>
        <w:div w:id="1842042218">
          <w:marLeft w:val="640"/>
          <w:marRight w:val="0"/>
          <w:marTop w:val="0"/>
          <w:marBottom w:val="0"/>
          <w:divBdr>
            <w:top w:val="none" w:sz="0" w:space="0" w:color="auto"/>
            <w:left w:val="none" w:sz="0" w:space="0" w:color="auto"/>
            <w:bottom w:val="none" w:sz="0" w:space="0" w:color="auto"/>
            <w:right w:val="none" w:sz="0" w:space="0" w:color="auto"/>
          </w:divBdr>
        </w:div>
        <w:div w:id="2024817421">
          <w:marLeft w:val="640"/>
          <w:marRight w:val="0"/>
          <w:marTop w:val="0"/>
          <w:marBottom w:val="0"/>
          <w:divBdr>
            <w:top w:val="none" w:sz="0" w:space="0" w:color="auto"/>
            <w:left w:val="none" w:sz="0" w:space="0" w:color="auto"/>
            <w:bottom w:val="none" w:sz="0" w:space="0" w:color="auto"/>
            <w:right w:val="none" w:sz="0" w:space="0" w:color="auto"/>
          </w:divBdr>
        </w:div>
        <w:div w:id="2058049541">
          <w:marLeft w:val="640"/>
          <w:marRight w:val="0"/>
          <w:marTop w:val="0"/>
          <w:marBottom w:val="0"/>
          <w:divBdr>
            <w:top w:val="none" w:sz="0" w:space="0" w:color="auto"/>
            <w:left w:val="none" w:sz="0" w:space="0" w:color="auto"/>
            <w:bottom w:val="none" w:sz="0" w:space="0" w:color="auto"/>
            <w:right w:val="none" w:sz="0" w:space="0" w:color="auto"/>
          </w:divBdr>
        </w:div>
        <w:div w:id="2105881546">
          <w:marLeft w:val="640"/>
          <w:marRight w:val="0"/>
          <w:marTop w:val="0"/>
          <w:marBottom w:val="0"/>
          <w:divBdr>
            <w:top w:val="none" w:sz="0" w:space="0" w:color="auto"/>
            <w:left w:val="none" w:sz="0" w:space="0" w:color="auto"/>
            <w:bottom w:val="none" w:sz="0" w:space="0" w:color="auto"/>
            <w:right w:val="none" w:sz="0" w:space="0" w:color="auto"/>
          </w:divBdr>
        </w:div>
        <w:div w:id="2124107798">
          <w:marLeft w:val="640"/>
          <w:marRight w:val="0"/>
          <w:marTop w:val="0"/>
          <w:marBottom w:val="0"/>
          <w:divBdr>
            <w:top w:val="none" w:sz="0" w:space="0" w:color="auto"/>
            <w:left w:val="none" w:sz="0" w:space="0" w:color="auto"/>
            <w:bottom w:val="none" w:sz="0" w:space="0" w:color="auto"/>
            <w:right w:val="none" w:sz="0" w:space="0" w:color="auto"/>
          </w:divBdr>
        </w:div>
        <w:div w:id="2130396440">
          <w:marLeft w:val="640"/>
          <w:marRight w:val="0"/>
          <w:marTop w:val="0"/>
          <w:marBottom w:val="0"/>
          <w:divBdr>
            <w:top w:val="none" w:sz="0" w:space="0" w:color="auto"/>
            <w:left w:val="none" w:sz="0" w:space="0" w:color="auto"/>
            <w:bottom w:val="none" w:sz="0" w:space="0" w:color="auto"/>
            <w:right w:val="none" w:sz="0" w:space="0" w:color="auto"/>
          </w:divBdr>
        </w:div>
      </w:divsChild>
    </w:div>
    <w:div w:id="1783914577">
      <w:marLeft w:val="0"/>
      <w:marRight w:val="0"/>
      <w:marTop w:val="0"/>
      <w:marBottom w:val="0"/>
      <w:divBdr>
        <w:top w:val="none" w:sz="0" w:space="0" w:color="auto"/>
        <w:left w:val="none" w:sz="0" w:space="0" w:color="auto"/>
        <w:bottom w:val="none" w:sz="0" w:space="0" w:color="auto"/>
        <w:right w:val="none" w:sz="0" w:space="0" w:color="auto"/>
      </w:divBdr>
    </w:div>
    <w:div w:id="1785687123">
      <w:marLeft w:val="0"/>
      <w:marRight w:val="0"/>
      <w:marTop w:val="0"/>
      <w:marBottom w:val="0"/>
      <w:divBdr>
        <w:top w:val="none" w:sz="0" w:space="0" w:color="auto"/>
        <w:left w:val="none" w:sz="0" w:space="0" w:color="auto"/>
        <w:bottom w:val="none" w:sz="0" w:space="0" w:color="auto"/>
        <w:right w:val="none" w:sz="0" w:space="0" w:color="auto"/>
      </w:divBdr>
    </w:div>
    <w:div w:id="1786146346">
      <w:bodyDiv w:val="1"/>
      <w:marLeft w:val="0"/>
      <w:marRight w:val="0"/>
      <w:marTop w:val="0"/>
      <w:marBottom w:val="0"/>
      <w:divBdr>
        <w:top w:val="none" w:sz="0" w:space="0" w:color="auto"/>
        <w:left w:val="none" w:sz="0" w:space="0" w:color="auto"/>
        <w:bottom w:val="none" w:sz="0" w:space="0" w:color="auto"/>
        <w:right w:val="none" w:sz="0" w:space="0" w:color="auto"/>
      </w:divBdr>
      <w:divsChild>
        <w:div w:id="188959929">
          <w:marLeft w:val="640"/>
          <w:marRight w:val="0"/>
          <w:marTop w:val="0"/>
          <w:marBottom w:val="0"/>
          <w:divBdr>
            <w:top w:val="none" w:sz="0" w:space="0" w:color="auto"/>
            <w:left w:val="none" w:sz="0" w:space="0" w:color="auto"/>
            <w:bottom w:val="none" w:sz="0" w:space="0" w:color="auto"/>
            <w:right w:val="none" w:sz="0" w:space="0" w:color="auto"/>
          </w:divBdr>
        </w:div>
        <w:div w:id="298149072">
          <w:marLeft w:val="640"/>
          <w:marRight w:val="0"/>
          <w:marTop w:val="0"/>
          <w:marBottom w:val="0"/>
          <w:divBdr>
            <w:top w:val="none" w:sz="0" w:space="0" w:color="auto"/>
            <w:left w:val="none" w:sz="0" w:space="0" w:color="auto"/>
            <w:bottom w:val="none" w:sz="0" w:space="0" w:color="auto"/>
            <w:right w:val="none" w:sz="0" w:space="0" w:color="auto"/>
          </w:divBdr>
        </w:div>
        <w:div w:id="328873168">
          <w:marLeft w:val="640"/>
          <w:marRight w:val="0"/>
          <w:marTop w:val="0"/>
          <w:marBottom w:val="0"/>
          <w:divBdr>
            <w:top w:val="none" w:sz="0" w:space="0" w:color="auto"/>
            <w:left w:val="none" w:sz="0" w:space="0" w:color="auto"/>
            <w:bottom w:val="none" w:sz="0" w:space="0" w:color="auto"/>
            <w:right w:val="none" w:sz="0" w:space="0" w:color="auto"/>
          </w:divBdr>
        </w:div>
        <w:div w:id="343633901">
          <w:marLeft w:val="640"/>
          <w:marRight w:val="0"/>
          <w:marTop w:val="0"/>
          <w:marBottom w:val="0"/>
          <w:divBdr>
            <w:top w:val="none" w:sz="0" w:space="0" w:color="auto"/>
            <w:left w:val="none" w:sz="0" w:space="0" w:color="auto"/>
            <w:bottom w:val="none" w:sz="0" w:space="0" w:color="auto"/>
            <w:right w:val="none" w:sz="0" w:space="0" w:color="auto"/>
          </w:divBdr>
        </w:div>
        <w:div w:id="543753901">
          <w:marLeft w:val="640"/>
          <w:marRight w:val="0"/>
          <w:marTop w:val="0"/>
          <w:marBottom w:val="0"/>
          <w:divBdr>
            <w:top w:val="none" w:sz="0" w:space="0" w:color="auto"/>
            <w:left w:val="none" w:sz="0" w:space="0" w:color="auto"/>
            <w:bottom w:val="none" w:sz="0" w:space="0" w:color="auto"/>
            <w:right w:val="none" w:sz="0" w:space="0" w:color="auto"/>
          </w:divBdr>
        </w:div>
        <w:div w:id="557205075">
          <w:marLeft w:val="640"/>
          <w:marRight w:val="0"/>
          <w:marTop w:val="0"/>
          <w:marBottom w:val="0"/>
          <w:divBdr>
            <w:top w:val="none" w:sz="0" w:space="0" w:color="auto"/>
            <w:left w:val="none" w:sz="0" w:space="0" w:color="auto"/>
            <w:bottom w:val="none" w:sz="0" w:space="0" w:color="auto"/>
            <w:right w:val="none" w:sz="0" w:space="0" w:color="auto"/>
          </w:divBdr>
        </w:div>
        <w:div w:id="575241645">
          <w:marLeft w:val="640"/>
          <w:marRight w:val="0"/>
          <w:marTop w:val="0"/>
          <w:marBottom w:val="0"/>
          <w:divBdr>
            <w:top w:val="none" w:sz="0" w:space="0" w:color="auto"/>
            <w:left w:val="none" w:sz="0" w:space="0" w:color="auto"/>
            <w:bottom w:val="none" w:sz="0" w:space="0" w:color="auto"/>
            <w:right w:val="none" w:sz="0" w:space="0" w:color="auto"/>
          </w:divBdr>
        </w:div>
        <w:div w:id="588391039">
          <w:marLeft w:val="640"/>
          <w:marRight w:val="0"/>
          <w:marTop w:val="0"/>
          <w:marBottom w:val="0"/>
          <w:divBdr>
            <w:top w:val="none" w:sz="0" w:space="0" w:color="auto"/>
            <w:left w:val="none" w:sz="0" w:space="0" w:color="auto"/>
            <w:bottom w:val="none" w:sz="0" w:space="0" w:color="auto"/>
            <w:right w:val="none" w:sz="0" w:space="0" w:color="auto"/>
          </w:divBdr>
        </w:div>
        <w:div w:id="630790410">
          <w:marLeft w:val="640"/>
          <w:marRight w:val="0"/>
          <w:marTop w:val="0"/>
          <w:marBottom w:val="0"/>
          <w:divBdr>
            <w:top w:val="none" w:sz="0" w:space="0" w:color="auto"/>
            <w:left w:val="none" w:sz="0" w:space="0" w:color="auto"/>
            <w:bottom w:val="none" w:sz="0" w:space="0" w:color="auto"/>
            <w:right w:val="none" w:sz="0" w:space="0" w:color="auto"/>
          </w:divBdr>
        </w:div>
        <w:div w:id="665672126">
          <w:marLeft w:val="640"/>
          <w:marRight w:val="0"/>
          <w:marTop w:val="0"/>
          <w:marBottom w:val="0"/>
          <w:divBdr>
            <w:top w:val="none" w:sz="0" w:space="0" w:color="auto"/>
            <w:left w:val="none" w:sz="0" w:space="0" w:color="auto"/>
            <w:bottom w:val="none" w:sz="0" w:space="0" w:color="auto"/>
            <w:right w:val="none" w:sz="0" w:space="0" w:color="auto"/>
          </w:divBdr>
        </w:div>
        <w:div w:id="669984615">
          <w:marLeft w:val="640"/>
          <w:marRight w:val="0"/>
          <w:marTop w:val="0"/>
          <w:marBottom w:val="0"/>
          <w:divBdr>
            <w:top w:val="none" w:sz="0" w:space="0" w:color="auto"/>
            <w:left w:val="none" w:sz="0" w:space="0" w:color="auto"/>
            <w:bottom w:val="none" w:sz="0" w:space="0" w:color="auto"/>
            <w:right w:val="none" w:sz="0" w:space="0" w:color="auto"/>
          </w:divBdr>
        </w:div>
        <w:div w:id="744376885">
          <w:marLeft w:val="640"/>
          <w:marRight w:val="0"/>
          <w:marTop w:val="0"/>
          <w:marBottom w:val="0"/>
          <w:divBdr>
            <w:top w:val="none" w:sz="0" w:space="0" w:color="auto"/>
            <w:left w:val="none" w:sz="0" w:space="0" w:color="auto"/>
            <w:bottom w:val="none" w:sz="0" w:space="0" w:color="auto"/>
            <w:right w:val="none" w:sz="0" w:space="0" w:color="auto"/>
          </w:divBdr>
        </w:div>
        <w:div w:id="872964416">
          <w:marLeft w:val="640"/>
          <w:marRight w:val="0"/>
          <w:marTop w:val="0"/>
          <w:marBottom w:val="0"/>
          <w:divBdr>
            <w:top w:val="none" w:sz="0" w:space="0" w:color="auto"/>
            <w:left w:val="none" w:sz="0" w:space="0" w:color="auto"/>
            <w:bottom w:val="none" w:sz="0" w:space="0" w:color="auto"/>
            <w:right w:val="none" w:sz="0" w:space="0" w:color="auto"/>
          </w:divBdr>
        </w:div>
        <w:div w:id="873273155">
          <w:marLeft w:val="640"/>
          <w:marRight w:val="0"/>
          <w:marTop w:val="0"/>
          <w:marBottom w:val="0"/>
          <w:divBdr>
            <w:top w:val="none" w:sz="0" w:space="0" w:color="auto"/>
            <w:left w:val="none" w:sz="0" w:space="0" w:color="auto"/>
            <w:bottom w:val="none" w:sz="0" w:space="0" w:color="auto"/>
            <w:right w:val="none" w:sz="0" w:space="0" w:color="auto"/>
          </w:divBdr>
        </w:div>
        <w:div w:id="884831656">
          <w:marLeft w:val="640"/>
          <w:marRight w:val="0"/>
          <w:marTop w:val="0"/>
          <w:marBottom w:val="0"/>
          <w:divBdr>
            <w:top w:val="none" w:sz="0" w:space="0" w:color="auto"/>
            <w:left w:val="none" w:sz="0" w:space="0" w:color="auto"/>
            <w:bottom w:val="none" w:sz="0" w:space="0" w:color="auto"/>
            <w:right w:val="none" w:sz="0" w:space="0" w:color="auto"/>
          </w:divBdr>
        </w:div>
        <w:div w:id="974332021">
          <w:marLeft w:val="640"/>
          <w:marRight w:val="0"/>
          <w:marTop w:val="0"/>
          <w:marBottom w:val="0"/>
          <w:divBdr>
            <w:top w:val="none" w:sz="0" w:space="0" w:color="auto"/>
            <w:left w:val="none" w:sz="0" w:space="0" w:color="auto"/>
            <w:bottom w:val="none" w:sz="0" w:space="0" w:color="auto"/>
            <w:right w:val="none" w:sz="0" w:space="0" w:color="auto"/>
          </w:divBdr>
        </w:div>
        <w:div w:id="977957041">
          <w:marLeft w:val="640"/>
          <w:marRight w:val="0"/>
          <w:marTop w:val="0"/>
          <w:marBottom w:val="0"/>
          <w:divBdr>
            <w:top w:val="none" w:sz="0" w:space="0" w:color="auto"/>
            <w:left w:val="none" w:sz="0" w:space="0" w:color="auto"/>
            <w:bottom w:val="none" w:sz="0" w:space="0" w:color="auto"/>
            <w:right w:val="none" w:sz="0" w:space="0" w:color="auto"/>
          </w:divBdr>
        </w:div>
        <w:div w:id="1041202072">
          <w:marLeft w:val="640"/>
          <w:marRight w:val="0"/>
          <w:marTop w:val="0"/>
          <w:marBottom w:val="0"/>
          <w:divBdr>
            <w:top w:val="none" w:sz="0" w:space="0" w:color="auto"/>
            <w:left w:val="none" w:sz="0" w:space="0" w:color="auto"/>
            <w:bottom w:val="none" w:sz="0" w:space="0" w:color="auto"/>
            <w:right w:val="none" w:sz="0" w:space="0" w:color="auto"/>
          </w:divBdr>
        </w:div>
        <w:div w:id="1073507810">
          <w:marLeft w:val="640"/>
          <w:marRight w:val="0"/>
          <w:marTop w:val="0"/>
          <w:marBottom w:val="0"/>
          <w:divBdr>
            <w:top w:val="none" w:sz="0" w:space="0" w:color="auto"/>
            <w:left w:val="none" w:sz="0" w:space="0" w:color="auto"/>
            <w:bottom w:val="none" w:sz="0" w:space="0" w:color="auto"/>
            <w:right w:val="none" w:sz="0" w:space="0" w:color="auto"/>
          </w:divBdr>
        </w:div>
        <w:div w:id="1108164593">
          <w:marLeft w:val="640"/>
          <w:marRight w:val="0"/>
          <w:marTop w:val="0"/>
          <w:marBottom w:val="0"/>
          <w:divBdr>
            <w:top w:val="none" w:sz="0" w:space="0" w:color="auto"/>
            <w:left w:val="none" w:sz="0" w:space="0" w:color="auto"/>
            <w:bottom w:val="none" w:sz="0" w:space="0" w:color="auto"/>
            <w:right w:val="none" w:sz="0" w:space="0" w:color="auto"/>
          </w:divBdr>
        </w:div>
        <w:div w:id="1123382458">
          <w:marLeft w:val="640"/>
          <w:marRight w:val="0"/>
          <w:marTop w:val="0"/>
          <w:marBottom w:val="0"/>
          <w:divBdr>
            <w:top w:val="none" w:sz="0" w:space="0" w:color="auto"/>
            <w:left w:val="none" w:sz="0" w:space="0" w:color="auto"/>
            <w:bottom w:val="none" w:sz="0" w:space="0" w:color="auto"/>
            <w:right w:val="none" w:sz="0" w:space="0" w:color="auto"/>
          </w:divBdr>
        </w:div>
        <w:div w:id="1196309159">
          <w:marLeft w:val="640"/>
          <w:marRight w:val="0"/>
          <w:marTop w:val="0"/>
          <w:marBottom w:val="0"/>
          <w:divBdr>
            <w:top w:val="none" w:sz="0" w:space="0" w:color="auto"/>
            <w:left w:val="none" w:sz="0" w:space="0" w:color="auto"/>
            <w:bottom w:val="none" w:sz="0" w:space="0" w:color="auto"/>
            <w:right w:val="none" w:sz="0" w:space="0" w:color="auto"/>
          </w:divBdr>
        </w:div>
        <w:div w:id="1254827192">
          <w:marLeft w:val="640"/>
          <w:marRight w:val="0"/>
          <w:marTop w:val="0"/>
          <w:marBottom w:val="0"/>
          <w:divBdr>
            <w:top w:val="none" w:sz="0" w:space="0" w:color="auto"/>
            <w:left w:val="none" w:sz="0" w:space="0" w:color="auto"/>
            <w:bottom w:val="none" w:sz="0" w:space="0" w:color="auto"/>
            <w:right w:val="none" w:sz="0" w:space="0" w:color="auto"/>
          </w:divBdr>
        </w:div>
        <w:div w:id="1272476311">
          <w:marLeft w:val="640"/>
          <w:marRight w:val="0"/>
          <w:marTop w:val="0"/>
          <w:marBottom w:val="0"/>
          <w:divBdr>
            <w:top w:val="none" w:sz="0" w:space="0" w:color="auto"/>
            <w:left w:val="none" w:sz="0" w:space="0" w:color="auto"/>
            <w:bottom w:val="none" w:sz="0" w:space="0" w:color="auto"/>
            <w:right w:val="none" w:sz="0" w:space="0" w:color="auto"/>
          </w:divBdr>
        </w:div>
        <w:div w:id="1290090411">
          <w:marLeft w:val="640"/>
          <w:marRight w:val="0"/>
          <w:marTop w:val="0"/>
          <w:marBottom w:val="0"/>
          <w:divBdr>
            <w:top w:val="none" w:sz="0" w:space="0" w:color="auto"/>
            <w:left w:val="none" w:sz="0" w:space="0" w:color="auto"/>
            <w:bottom w:val="none" w:sz="0" w:space="0" w:color="auto"/>
            <w:right w:val="none" w:sz="0" w:space="0" w:color="auto"/>
          </w:divBdr>
        </w:div>
        <w:div w:id="1339118836">
          <w:marLeft w:val="640"/>
          <w:marRight w:val="0"/>
          <w:marTop w:val="0"/>
          <w:marBottom w:val="0"/>
          <w:divBdr>
            <w:top w:val="none" w:sz="0" w:space="0" w:color="auto"/>
            <w:left w:val="none" w:sz="0" w:space="0" w:color="auto"/>
            <w:bottom w:val="none" w:sz="0" w:space="0" w:color="auto"/>
            <w:right w:val="none" w:sz="0" w:space="0" w:color="auto"/>
          </w:divBdr>
        </w:div>
        <w:div w:id="1473912258">
          <w:marLeft w:val="640"/>
          <w:marRight w:val="0"/>
          <w:marTop w:val="0"/>
          <w:marBottom w:val="0"/>
          <w:divBdr>
            <w:top w:val="none" w:sz="0" w:space="0" w:color="auto"/>
            <w:left w:val="none" w:sz="0" w:space="0" w:color="auto"/>
            <w:bottom w:val="none" w:sz="0" w:space="0" w:color="auto"/>
            <w:right w:val="none" w:sz="0" w:space="0" w:color="auto"/>
          </w:divBdr>
        </w:div>
        <w:div w:id="1510296998">
          <w:marLeft w:val="640"/>
          <w:marRight w:val="0"/>
          <w:marTop w:val="0"/>
          <w:marBottom w:val="0"/>
          <w:divBdr>
            <w:top w:val="none" w:sz="0" w:space="0" w:color="auto"/>
            <w:left w:val="none" w:sz="0" w:space="0" w:color="auto"/>
            <w:bottom w:val="none" w:sz="0" w:space="0" w:color="auto"/>
            <w:right w:val="none" w:sz="0" w:space="0" w:color="auto"/>
          </w:divBdr>
        </w:div>
        <w:div w:id="1539855843">
          <w:marLeft w:val="640"/>
          <w:marRight w:val="0"/>
          <w:marTop w:val="0"/>
          <w:marBottom w:val="0"/>
          <w:divBdr>
            <w:top w:val="none" w:sz="0" w:space="0" w:color="auto"/>
            <w:left w:val="none" w:sz="0" w:space="0" w:color="auto"/>
            <w:bottom w:val="none" w:sz="0" w:space="0" w:color="auto"/>
            <w:right w:val="none" w:sz="0" w:space="0" w:color="auto"/>
          </w:divBdr>
        </w:div>
        <w:div w:id="1584486349">
          <w:marLeft w:val="640"/>
          <w:marRight w:val="0"/>
          <w:marTop w:val="0"/>
          <w:marBottom w:val="0"/>
          <w:divBdr>
            <w:top w:val="none" w:sz="0" w:space="0" w:color="auto"/>
            <w:left w:val="none" w:sz="0" w:space="0" w:color="auto"/>
            <w:bottom w:val="none" w:sz="0" w:space="0" w:color="auto"/>
            <w:right w:val="none" w:sz="0" w:space="0" w:color="auto"/>
          </w:divBdr>
        </w:div>
        <w:div w:id="1641300871">
          <w:marLeft w:val="640"/>
          <w:marRight w:val="0"/>
          <w:marTop w:val="0"/>
          <w:marBottom w:val="0"/>
          <w:divBdr>
            <w:top w:val="none" w:sz="0" w:space="0" w:color="auto"/>
            <w:left w:val="none" w:sz="0" w:space="0" w:color="auto"/>
            <w:bottom w:val="none" w:sz="0" w:space="0" w:color="auto"/>
            <w:right w:val="none" w:sz="0" w:space="0" w:color="auto"/>
          </w:divBdr>
        </w:div>
        <w:div w:id="1646003527">
          <w:marLeft w:val="640"/>
          <w:marRight w:val="0"/>
          <w:marTop w:val="0"/>
          <w:marBottom w:val="0"/>
          <w:divBdr>
            <w:top w:val="none" w:sz="0" w:space="0" w:color="auto"/>
            <w:left w:val="none" w:sz="0" w:space="0" w:color="auto"/>
            <w:bottom w:val="none" w:sz="0" w:space="0" w:color="auto"/>
            <w:right w:val="none" w:sz="0" w:space="0" w:color="auto"/>
          </w:divBdr>
        </w:div>
        <w:div w:id="1678732046">
          <w:marLeft w:val="640"/>
          <w:marRight w:val="0"/>
          <w:marTop w:val="0"/>
          <w:marBottom w:val="0"/>
          <w:divBdr>
            <w:top w:val="none" w:sz="0" w:space="0" w:color="auto"/>
            <w:left w:val="none" w:sz="0" w:space="0" w:color="auto"/>
            <w:bottom w:val="none" w:sz="0" w:space="0" w:color="auto"/>
            <w:right w:val="none" w:sz="0" w:space="0" w:color="auto"/>
          </w:divBdr>
        </w:div>
        <w:div w:id="1687176147">
          <w:marLeft w:val="640"/>
          <w:marRight w:val="0"/>
          <w:marTop w:val="0"/>
          <w:marBottom w:val="0"/>
          <w:divBdr>
            <w:top w:val="none" w:sz="0" w:space="0" w:color="auto"/>
            <w:left w:val="none" w:sz="0" w:space="0" w:color="auto"/>
            <w:bottom w:val="none" w:sz="0" w:space="0" w:color="auto"/>
            <w:right w:val="none" w:sz="0" w:space="0" w:color="auto"/>
          </w:divBdr>
        </w:div>
        <w:div w:id="1712729743">
          <w:marLeft w:val="640"/>
          <w:marRight w:val="0"/>
          <w:marTop w:val="0"/>
          <w:marBottom w:val="0"/>
          <w:divBdr>
            <w:top w:val="none" w:sz="0" w:space="0" w:color="auto"/>
            <w:left w:val="none" w:sz="0" w:space="0" w:color="auto"/>
            <w:bottom w:val="none" w:sz="0" w:space="0" w:color="auto"/>
            <w:right w:val="none" w:sz="0" w:space="0" w:color="auto"/>
          </w:divBdr>
        </w:div>
        <w:div w:id="1725907817">
          <w:marLeft w:val="640"/>
          <w:marRight w:val="0"/>
          <w:marTop w:val="0"/>
          <w:marBottom w:val="0"/>
          <w:divBdr>
            <w:top w:val="none" w:sz="0" w:space="0" w:color="auto"/>
            <w:left w:val="none" w:sz="0" w:space="0" w:color="auto"/>
            <w:bottom w:val="none" w:sz="0" w:space="0" w:color="auto"/>
            <w:right w:val="none" w:sz="0" w:space="0" w:color="auto"/>
          </w:divBdr>
        </w:div>
        <w:div w:id="1771656390">
          <w:marLeft w:val="640"/>
          <w:marRight w:val="0"/>
          <w:marTop w:val="0"/>
          <w:marBottom w:val="0"/>
          <w:divBdr>
            <w:top w:val="none" w:sz="0" w:space="0" w:color="auto"/>
            <w:left w:val="none" w:sz="0" w:space="0" w:color="auto"/>
            <w:bottom w:val="none" w:sz="0" w:space="0" w:color="auto"/>
            <w:right w:val="none" w:sz="0" w:space="0" w:color="auto"/>
          </w:divBdr>
        </w:div>
        <w:div w:id="1786583208">
          <w:marLeft w:val="640"/>
          <w:marRight w:val="0"/>
          <w:marTop w:val="0"/>
          <w:marBottom w:val="0"/>
          <w:divBdr>
            <w:top w:val="none" w:sz="0" w:space="0" w:color="auto"/>
            <w:left w:val="none" w:sz="0" w:space="0" w:color="auto"/>
            <w:bottom w:val="none" w:sz="0" w:space="0" w:color="auto"/>
            <w:right w:val="none" w:sz="0" w:space="0" w:color="auto"/>
          </w:divBdr>
        </w:div>
        <w:div w:id="1821656524">
          <w:marLeft w:val="640"/>
          <w:marRight w:val="0"/>
          <w:marTop w:val="0"/>
          <w:marBottom w:val="0"/>
          <w:divBdr>
            <w:top w:val="none" w:sz="0" w:space="0" w:color="auto"/>
            <w:left w:val="none" w:sz="0" w:space="0" w:color="auto"/>
            <w:bottom w:val="none" w:sz="0" w:space="0" w:color="auto"/>
            <w:right w:val="none" w:sz="0" w:space="0" w:color="auto"/>
          </w:divBdr>
        </w:div>
        <w:div w:id="1887788355">
          <w:marLeft w:val="640"/>
          <w:marRight w:val="0"/>
          <w:marTop w:val="0"/>
          <w:marBottom w:val="0"/>
          <w:divBdr>
            <w:top w:val="none" w:sz="0" w:space="0" w:color="auto"/>
            <w:left w:val="none" w:sz="0" w:space="0" w:color="auto"/>
            <w:bottom w:val="none" w:sz="0" w:space="0" w:color="auto"/>
            <w:right w:val="none" w:sz="0" w:space="0" w:color="auto"/>
          </w:divBdr>
        </w:div>
        <w:div w:id="1936552259">
          <w:marLeft w:val="640"/>
          <w:marRight w:val="0"/>
          <w:marTop w:val="0"/>
          <w:marBottom w:val="0"/>
          <w:divBdr>
            <w:top w:val="none" w:sz="0" w:space="0" w:color="auto"/>
            <w:left w:val="none" w:sz="0" w:space="0" w:color="auto"/>
            <w:bottom w:val="none" w:sz="0" w:space="0" w:color="auto"/>
            <w:right w:val="none" w:sz="0" w:space="0" w:color="auto"/>
          </w:divBdr>
        </w:div>
        <w:div w:id="1976597280">
          <w:marLeft w:val="640"/>
          <w:marRight w:val="0"/>
          <w:marTop w:val="0"/>
          <w:marBottom w:val="0"/>
          <w:divBdr>
            <w:top w:val="none" w:sz="0" w:space="0" w:color="auto"/>
            <w:left w:val="none" w:sz="0" w:space="0" w:color="auto"/>
            <w:bottom w:val="none" w:sz="0" w:space="0" w:color="auto"/>
            <w:right w:val="none" w:sz="0" w:space="0" w:color="auto"/>
          </w:divBdr>
        </w:div>
        <w:div w:id="2021006022">
          <w:marLeft w:val="640"/>
          <w:marRight w:val="0"/>
          <w:marTop w:val="0"/>
          <w:marBottom w:val="0"/>
          <w:divBdr>
            <w:top w:val="none" w:sz="0" w:space="0" w:color="auto"/>
            <w:left w:val="none" w:sz="0" w:space="0" w:color="auto"/>
            <w:bottom w:val="none" w:sz="0" w:space="0" w:color="auto"/>
            <w:right w:val="none" w:sz="0" w:space="0" w:color="auto"/>
          </w:divBdr>
        </w:div>
      </w:divsChild>
    </w:div>
    <w:div w:id="1791507217">
      <w:marLeft w:val="0"/>
      <w:marRight w:val="0"/>
      <w:marTop w:val="0"/>
      <w:marBottom w:val="0"/>
      <w:divBdr>
        <w:top w:val="none" w:sz="0" w:space="0" w:color="auto"/>
        <w:left w:val="none" w:sz="0" w:space="0" w:color="auto"/>
        <w:bottom w:val="none" w:sz="0" w:space="0" w:color="auto"/>
        <w:right w:val="none" w:sz="0" w:space="0" w:color="auto"/>
      </w:divBdr>
    </w:div>
    <w:div w:id="1795638592">
      <w:bodyDiv w:val="1"/>
      <w:marLeft w:val="0"/>
      <w:marRight w:val="0"/>
      <w:marTop w:val="0"/>
      <w:marBottom w:val="0"/>
      <w:divBdr>
        <w:top w:val="none" w:sz="0" w:space="0" w:color="auto"/>
        <w:left w:val="none" w:sz="0" w:space="0" w:color="auto"/>
        <w:bottom w:val="none" w:sz="0" w:space="0" w:color="auto"/>
        <w:right w:val="none" w:sz="0" w:space="0" w:color="auto"/>
      </w:divBdr>
      <w:divsChild>
        <w:div w:id="5711626">
          <w:marLeft w:val="640"/>
          <w:marRight w:val="0"/>
          <w:marTop w:val="0"/>
          <w:marBottom w:val="0"/>
          <w:divBdr>
            <w:top w:val="none" w:sz="0" w:space="0" w:color="auto"/>
            <w:left w:val="none" w:sz="0" w:space="0" w:color="auto"/>
            <w:bottom w:val="none" w:sz="0" w:space="0" w:color="auto"/>
            <w:right w:val="none" w:sz="0" w:space="0" w:color="auto"/>
          </w:divBdr>
        </w:div>
        <w:div w:id="29695303">
          <w:marLeft w:val="640"/>
          <w:marRight w:val="0"/>
          <w:marTop w:val="0"/>
          <w:marBottom w:val="0"/>
          <w:divBdr>
            <w:top w:val="none" w:sz="0" w:space="0" w:color="auto"/>
            <w:left w:val="none" w:sz="0" w:space="0" w:color="auto"/>
            <w:bottom w:val="none" w:sz="0" w:space="0" w:color="auto"/>
            <w:right w:val="none" w:sz="0" w:space="0" w:color="auto"/>
          </w:divBdr>
        </w:div>
        <w:div w:id="129565617">
          <w:marLeft w:val="640"/>
          <w:marRight w:val="0"/>
          <w:marTop w:val="0"/>
          <w:marBottom w:val="0"/>
          <w:divBdr>
            <w:top w:val="none" w:sz="0" w:space="0" w:color="auto"/>
            <w:left w:val="none" w:sz="0" w:space="0" w:color="auto"/>
            <w:bottom w:val="none" w:sz="0" w:space="0" w:color="auto"/>
            <w:right w:val="none" w:sz="0" w:space="0" w:color="auto"/>
          </w:divBdr>
        </w:div>
        <w:div w:id="189339117">
          <w:marLeft w:val="640"/>
          <w:marRight w:val="0"/>
          <w:marTop w:val="0"/>
          <w:marBottom w:val="0"/>
          <w:divBdr>
            <w:top w:val="none" w:sz="0" w:space="0" w:color="auto"/>
            <w:left w:val="none" w:sz="0" w:space="0" w:color="auto"/>
            <w:bottom w:val="none" w:sz="0" w:space="0" w:color="auto"/>
            <w:right w:val="none" w:sz="0" w:space="0" w:color="auto"/>
          </w:divBdr>
        </w:div>
        <w:div w:id="203639979">
          <w:marLeft w:val="640"/>
          <w:marRight w:val="0"/>
          <w:marTop w:val="0"/>
          <w:marBottom w:val="0"/>
          <w:divBdr>
            <w:top w:val="none" w:sz="0" w:space="0" w:color="auto"/>
            <w:left w:val="none" w:sz="0" w:space="0" w:color="auto"/>
            <w:bottom w:val="none" w:sz="0" w:space="0" w:color="auto"/>
            <w:right w:val="none" w:sz="0" w:space="0" w:color="auto"/>
          </w:divBdr>
        </w:div>
        <w:div w:id="324431861">
          <w:marLeft w:val="640"/>
          <w:marRight w:val="0"/>
          <w:marTop w:val="0"/>
          <w:marBottom w:val="0"/>
          <w:divBdr>
            <w:top w:val="none" w:sz="0" w:space="0" w:color="auto"/>
            <w:left w:val="none" w:sz="0" w:space="0" w:color="auto"/>
            <w:bottom w:val="none" w:sz="0" w:space="0" w:color="auto"/>
            <w:right w:val="none" w:sz="0" w:space="0" w:color="auto"/>
          </w:divBdr>
        </w:div>
        <w:div w:id="388113801">
          <w:marLeft w:val="640"/>
          <w:marRight w:val="0"/>
          <w:marTop w:val="0"/>
          <w:marBottom w:val="0"/>
          <w:divBdr>
            <w:top w:val="none" w:sz="0" w:space="0" w:color="auto"/>
            <w:left w:val="none" w:sz="0" w:space="0" w:color="auto"/>
            <w:bottom w:val="none" w:sz="0" w:space="0" w:color="auto"/>
            <w:right w:val="none" w:sz="0" w:space="0" w:color="auto"/>
          </w:divBdr>
        </w:div>
        <w:div w:id="423233541">
          <w:marLeft w:val="640"/>
          <w:marRight w:val="0"/>
          <w:marTop w:val="0"/>
          <w:marBottom w:val="0"/>
          <w:divBdr>
            <w:top w:val="none" w:sz="0" w:space="0" w:color="auto"/>
            <w:left w:val="none" w:sz="0" w:space="0" w:color="auto"/>
            <w:bottom w:val="none" w:sz="0" w:space="0" w:color="auto"/>
            <w:right w:val="none" w:sz="0" w:space="0" w:color="auto"/>
          </w:divBdr>
        </w:div>
        <w:div w:id="466514222">
          <w:marLeft w:val="640"/>
          <w:marRight w:val="0"/>
          <w:marTop w:val="0"/>
          <w:marBottom w:val="0"/>
          <w:divBdr>
            <w:top w:val="none" w:sz="0" w:space="0" w:color="auto"/>
            <w:left w:val="none" w:sz="0" w:space="0" w:color="auto"/>
            <w:bottom w:val="none" w:sz="0" w:space="0" w:color="auto"/>
            <w:right w:val="none" w:sz="0" w:space="0" w:color="auto"/>
          </w:divBdr>
        </w:div>
        <w:div w:id="513619861">
          <w:marLeft w:val="640"/>
          <w:marRight w:val="0"/>
          <w:marTop w:val="0"/>
          <w:marBottom w:val="0"/>
          <w:divBdr>
            <w:top w:val="none" w:sz="0" w:space="0" w:color="auto"/>
            <w:left w:val="none" w:sz="0" w:space="0" w:color="auto"/>
            <w:bottom w:val="none" w:sz="0" w:space="0" w:color="auto"/>
            <w:right w:val="none" w:sz="0" w:space="0" w:color="auto"/>
          </w:divBdr>
        </w:div>
        <w:div w:id="529953102">
          <w:marLeft w:val="640"/>
          <w:marRight w:val="0"/>
          <w:marTop w:val="0"/>
          <w:marBottom w:val="0"/>
          <w:divBdr>
            <w:top w:val="none" w:sz="0" w:space="0" w:color="auto"/>
            <w:left w:val="none" w:sz="0" w:space="0" w:color="auto"/>
            <w:bottom w:val="none" w:sz="0" w:space="0" w:color="auto"/>
            <w:right w:val="none" w:sz="0" w:space="0" w:color="auto"/>
          </w:divBdr>
        </w:div>
        <w:div w:id="582031386">
          <w:marLeft w:val="640"/>
          <w:marRight w:val="0"/>
          <w:marTop w:val="0"/>
          <w:marBottom w:val="0"/>
          <w:divBdr>
            <w:top w:val="none" w:sz="0" w:space="0" w:color="auto"/>
            <w:left w:val="none" w:sz="0" w:space="0" w:color="auto"/>
            <w:bottom w:val="none" w:sz="0" w:space="0" w:color="auto"/>
            <w:right w:val="none" w:sz="0" w:space="0" w:color="auto"/>
          </w:divBdr>
        </w:div>
        <w:div w:id="614941948">
          <w:marLeft w:val="640"/>
          <w:marRight w:val="0"/>
          <w:marTop w:val="0"/>
          <w:marBottom w:val="0"/>
          <w:divBdr>
            <w:top w:val="none" w:sz="0" w:space="0" w:color="auto"/>
            <w:left w:val="none" w:sz="0" w:space="0" w:color="auto"/>
            <w:bottom w:val="none" w:sz="0" w:space="0" w:color="auto"/>
            <w:right w:val="none" w:sz="0" w:space="0" w:color="auto"/>
          </w:divBdr>
        </w:div>
        <w:div w:id="619845727">
          <w:marLeft w:val="640"/>
          <w:marRight w:val="0"/>
          <w:marTop w:val="0"/>
          <w:marBottom w:val="0"/>
          <w:divBdr>
            <w:top w:val="none" w:sz="0" w:space="0" w:color="auto"/>
            <w:left w:val="none" w:sz="0" w:space="0" w:color="auto"/>
            <w:bottom w:val="none" w:sz="0" w:space="0" w:color="auto"/>
            <w:right w:val="none" w:sz="0" w:space="0" w:color="auto"/>
          </w:divBdr>
        </w:div>
        <w:div w:id="625962890">
          <w:marLeft w:val="640"/>
          <w:marRight w:val="0"/>
          <w:marTop w:val="0"/>
          <w:marBottom w:val="0"/>
          <w:divBdr>
            <w:top w:val="none" w:sz="0" w:space="0" w:color="auto"/>
            <w:left w:val="none" w:sz="0" w:space="0" w:color="auto"/>
            <w:bottom w:val="none" w:sz="0" w:space="0" w:color="auto"/>
            <w:right w:val="none" w:sz="0" w:space="0" w:color="auto"/>
          </w:divBdr>
        </w:div>
        <w:div w:id="698626037">
          <w:marLeft w:val="640"/>
          <w:marRight w:val="0"/>
          <w:marTop w:val="0"/>
          <w:marBottom w:val="0"/>
          <w:divBdr>
            <w:top w:val="none" w:sz="0" w:space="0" w:color="auto"/>
            <w:left w:val="none" w:sz="0" w:space="0" w:color="auto"/>
            <w:bottom w:val="none" w:sz="0" w:space="0" w:color="auto"/>
            <w:right w:val="none" w:sz="0" w:space="0" w:color="auto"/>
          </w:divBdr>
        </w:div>
        <w:div w:id="728040215">
          <w:marLeft w:val="640"/>
          <w:marRight w:val="0"/>
          <w:marTop w:val="0"/>
          <w:marBottom w:val="0"/>
          <w:divBdr>
            <w:top w:val="none" w:sz="0" w:space="0" w:color="auto"/>
            <w:left w:val="none" w:sz="0" w:space="0" w:color="auto"/>
            <w:bottom w:val="none" w:sz="0" w:space="0" w:color="auto"/>
            <w:right w:val="none" w:sz="0" w:space="0" w:color="auto"/>
          </w:divBdr>
        </w:div>
        <w:div w:id="766534443">
          <w:marLeft w:val="640"/>
          <w:marRight w:val="0"/>
          <w:marTop w:val="0"/>
          <w:marBottom w:val="0"/>
          <w:divBdr>
            <w:top w:val="none" w:sz="0" w:space="0" w:color="auto"/>
            <w:left w:val="none" w:sz="0" w:space="0" w:color="auto"/>
            <w:bottom w:val="none" w:sz="0" w:space="0" w:color="auto"/>
            <w:right w:val="none" w:sz="0" w:space="0" w:color="auto"/>
          </w:divBdr>
        </w:div>
        <w:div w:id="805241760">
          <w:marLeft w:val="640"/>
          <w:marRight w:val="0"/>
          <w:marTop w:val="0"/>
          <w:marBottom w:val="0"/>
          <w:divBdr>
            <w:top w:val="none" w:sz="0" w:space="0" w:color="auto"/>
            <w:left w:val="none" w:sz="0" w:space="0" w:color="auto"/>
            <w:bottom w:val="none" w:sz="0" w:space="0" w:color="auto"/>
            <w:right w:val="none" w:sz="0" w:space="0" w:color="auto"/>
          </w:divBdr>
        </w:div>
        <w:div w:id="940533169">
          <w:marLeft w:val="640"/>
          <w:marRight w:val="0"/>
          <w:marTop w:val="0"/>
          <w:marBottom w:val="0"/>
          <w:divBdr>
            <w:top w:val="none" w:sz="0" w:space="0" w:color="auto"/>
            <w:left w:val="none" w:sz="0" w:space="0" w:color="auto"/>
            <w:bottom w:val="none" w:sz="0" w:space="0" w:color="auto"/>
            <w:right w:val="none" w:sz="0" w:space="0" w:color="auto"/>
          </w:divBdr>
        </w:div>
        <w:div w:id="959142095">
          <w:marLeft w:val="640"/>
          <w:marRight w:val="0"/>
          <w:marTop w:val="0"/>
          <w:marBottom w:val="0"/>
          <w:divBdr>
            <w:top w:val="none" w:sz="0" w:space="0" w:color="auto"/>
            <w:left w:val="none" w:sz="0" w:space="0" w:color="auto"/>
            <w:bottom w:val="none" w:sz="0" w:space="0" w:color="auto"/>
            <w:right w:val="none" w:sz="0" w:space="0" w:color="auto"/>
          </w:divBdr>
        </w:div>
        <w:div w:id="977684727">
          <w:marLeft w:val="640"/>
          <w:marRight w:val="0"/>
          <w:marTop w:val="0"/>
          <w:marBottom w:val="0"/>
          <w:divBdr>
            <w:top w:val="none" w:sz="0" w:space="0" w:color="auto"/>
            <w:left w:val="none" w:sz="0" w:space="0" w:color="auto"/>
            <w:bottom w:val="none" w:sz="0" w:space="0" w:color="auto"/>
            <w:right w:val="none" w:sz="0" w:space="0" w:color="auto"/>
          </w:divBdr>
        </w:div>
        <w:div w:id="979922505">
          <w:marLeft w:val="640"/>
          <w:marRight w:val="0"/>
          <w:marTop w:val="0"/>
          <w:marBottom w:val="0"/>
          <w:divBdr>
            <w:top w:val="none" w:sz="0" w:space="0" w:color="auto"/>
            <w:left w:val="none" w:sz="0" w:space="0" w:color="auto"/>
            <w:bottom w:val="none" w:sz="0" w:space="0" w:color="auto"/>
            <w:right w:val="none" w:sz="0" w:space="0" w:color="auto"/>
          </w:divBdr>
        </w:div>
        <w:div w:id="992487590">
          <w:marLeft w:val="640"/>
          <w:marRight w:val="0"/>
          <w:marTop w:val="0"/>
          <w:marBottom w:val="0"/>
          <w:divBdr>
            <w:top w:val="none" w:sz="0" w:space="0" w:color="auto"/>
            <w:left w:val="none" w:sz="0" w:space="0" w:color="auto"/>
            <w:bottom w:val="none" w:sz="0" w:space="0" w:color="auto"/>
            <w:right w:val="none" w:sz="0" w:space="0" w:color="auto"/>
          </w:divBdr>
        </w:div>
        <w:div w:id="995375569">
          <w:marLeft w:val="640"/>
          <w:marRight w:val="0"/>
          <w:marTop w:val="0"/>
          <w:marBottom w:val="0"/>
          <w:divBdr>
            <w:top w:val="none" w:sz="0" w:space="0" w:color="auto"/>
            <w:left w:val="none" w:sz="0" w:space="0" w:color="auto"/>
            <w:bottom w:val="none" w:sz="0" w:space="0" w:color="auto"/>
            <w:right w:val="none" w:sz="0" w:space="0" w:color="auto"/>
          </w:divBdr>
        </w:div>
        <w:div w:id="1002392078">
          <w:marLeft w:val="640"/>
          <w:marRight w:val="0"/>
          <w:marTop w:val="0"/>
          <w:marBottom w:val="0"/>
          <w:divBdr>
            <w:top w:val="none" w:sz="0" w:space="0" w:color="auto"/>
            <w:left w:val="none" w:sz="0" w:space="0" w:color="auto"/>
            <w:bottom w:val="none" w:sz="0" w:space="0" w:color="auto"/>
            <w:right w:val="none" w:sz="0" w:space="0" w:color="auto"/>
          </w:divBdr>
        </w:div>
        <w:div w:id="1013654937">
          <w:marLeft w:val="640"/>
          <w:marRight w:val="0"/>
          <w:marTop w:val="0"/>
          <w:marBottom w:val="0"/>
          <w:divBdr>
            <w:top w:val="none" w:sz="0" w:space="0" w:color="auto"/>
            <w:left w:val="none" w:sz="0" w:space="0" w:color="auto"/>
            <w:bottom w:val="none" w:sz="0" w:space="0" w:color="auto"/>
            <w:right w:val="none" w:sz="0" w:space="0" w:color="auto"/>
          </w:divBdr>
        </w:div>
        <w:div w:id="1041975780">
          <w:marLeft w:val="640"/>
          <w:marRight w:val="0"/>
          <w:marTop w:val="0"/>
          <w:marBottom w:val="0"/>
          <w:divBdr>
            <w:top w:val="none" w:sz="0" w:space="0" w:color="auto"/>
            <w:left w:val="none" w:sz="0" w:space="0" w:color="auto"/>
            <w:bottom w:val="none" w:sz="0" w:space="0" w:color="auto"/>
            <w:right w:val="none" w:sz="0" w:space="0" w:color="auto"/>
          </w:divBdr>
        </w:div>
        <w:div w:id="1055549916">
          <w:marLeft w:val="640"/>
          <w:marRight w:val="0"/>
          <w:marTop w:val="0"/>
          <w:marBottom w:val="0"/>
          <w:divBdr>
            <w:top w:val="none" w:sz="0" w:space="0" w:color="auto"/>
            <w:left w:val="none" w:sz="0" w:space="0" w:color="auto"/>
            <w:bottom w:val="none" w:sz="0" w:space="0" w:color="auto"/>
            <w:right w:val="none" w:sz="0" w:space="0" w:color="auto"/>
          </w:divBdr>
        </w:div>
        <w:div w:id="1127620298">
          <w:marLeft w:val="640"/>
          <w:marRight w:val="0"/>
          <w:marTop w:val="0"/>
          <w:marBottom w:val="0"/>
          <w:divBdr>
            <w:top w:val="none" w:sz="0" w:space="0" w:color="auto"/>
            <w:left w:val="none" w:sz="0" w:space="0" w:color="auto"/>
            <w:bottom w:val="none" w:sz="0" w:space="0" w:color="auto"/>
            <w:right w:val="none" w:sz="0" w:space="0" w:color="auto"/>
          </w:divBdr>
        </w:div>
        <w:div w:id="1131553363">
          <w:marLeft w:val="640"/>
          <w:marRight w:val="0"/>
          <w:marTop w:val="0"/>
          <w:marBottom w:val="0"/>
          <w:divBdr>
            <w:top w:val="none" w:sz="0" w:space="0" w:color="auto"/>
            <w:left w:val="none" w:sz="0" w:space="0" w:color="auto"/>
            <w:bottom w:val="none" w:sz="0" w:space="0" w:color="auto"/>
            <w:right w:val="none" w:sz="0" w:space="0" w:color="auto"/>
          </w:divBdr>
        </w:div>
        <w:div w:id="1247423137">
          <w:marLeft w:val="640"/>
          <w:marRight w:val="0"/>
          <w:marTop w:val="0"/>
          <w:marBottom w:val="0"/>
          <w:divBdr>
            <w:top w:val="none" w:sz="0" w:space="0" w:color="auto"/>
            <w:left w:val="none" w:sz="0" w:space="0" w:color="auto"/>
            <w:bottom w:val="none" w:sz="0" w:space="0" w:color="auto"/>
            <w:right w:val="none" w:sz="0" w:space="0" w:color="auto"/>
          </w:divBdr>
        </w:div>
        <w:div w:id="1272282549">
          <w:marLeft w:val="640"/>
          <w:marRight w:val="0"/>
          <w:marTop w:val="0"/>
          <w:marBottom w:val="0"/>
          <w:divBdr>
            <w:top w:val="none" w:sz="0" w:space="0" w:color="auto"/>
            <w:left w:val="none" w:sz="0" w:space="0" w:color="auto"/>
            <w:bottom w:val="none" w:sz="0" w:space="0" w:color="auto"/>
            <w:right w:val="none" w:sz="0" w:space="0" w:color="auto"/>
          </w:divBdr>
        </w:div>
        <w:div w:id="1282951686">
          <w:marLeft w:val="640"/>
          <w:marRight w:val="0"/>
          <w:marTop w:val="0"/>
          <w:marBottom w:val="0"/>
          <w:divBdr>
            <w:top w:val="none" w:sz="0" w:space="0" w:color="auto"/>
            <w:left w:val="none" w:sz="0" w:space="0" w:color="auto"/>
            <w:bottom w:val="none" w:sz="0" w:space="0" w:color="auto"/>
            <w:right w:val="none" w:sz="0" w:space="0" w:color="auto"/>
          </w:divBdr>
        </w:div>
        <w:div w:id="1305888278">
          <w:marLeft w:val="640"/>
          <w:marRight w:val="0"/>
          <w:marTop w:val="0"/>
          <w:marBottom w:val="0"/>
          <w:divBdr>
            <w:top w:val="none" w:sz="0" w:space="0" w:color="auto"/>
            <w:left w:val="none" w:sz="0" w:space="0" w:color="auto"/>
            <w:bottom w:val="none" w:sz="0" w:space="0" w:color="auto"/>
            <w:right w:val="none" w:sz="0" w:space="0" w:color="auto"/>
          </w:divBdr>
        </w:div>
        <w:div w:id="1313289688">
          <w:marLeft w:val="640"/>
          <w:marRight w:val="0"/>
          <w:marTop w:val="0"/>
          <w:marBottom w:val="0"/>
          <w:divBdr>
            <w:top w:val="none" w:sz="0" w:space="0" w:color="auto"/>
            <w:left w:val="none" w:sz="0" w:space="0" w:color="auto"/>
            <w:bottom w:val="none" w:sz="0" w:space="0" w:color="auto"/>
            <w:right w:val="none" w:sz="0" w:space="0" w:color="auto"/>
          </w:divBdr>
        </w:div>
        <w:div w:id="1386223726">
          <w:marLeft w:val="640"/>
          <w:marRight w:val="0"/>
          <w:marTop w:val="0"/>
          <w:marBottom w:val="0"/>
          <w:divBdr>
            <w:top w:val="none" w:sz="0" w:space="0" w:color="auto"/>
            <w:left w:val="none" w:sz="0" w:space="0" w:color="auto"/>
            <w:bottom w:val="none" w:sz="0" w:space="0" w:color="auto"/>
            <w:right w:val="none" w:sz="0" w:space="0" w:color="auto"/>
          </w:divBdr>
        </w:div>
        <w:div w:id="1420830379">
          <w:marLeft w:val="640"/>
          <w:marRight w:val="0"/>
          <w:marTop w:val="0"/>
          <w:marBottom w:val="0"/>
          <w:divBdr>
            <w:top w:val="none" w:sz="0" w:space="0" w:color="auto"/>
            <w:left w:val="none" w:sz="0" w:space="0" w:color="auto"/>
            <w:bottom w:val="none" w:sz="0" w:space="0" w:color="auto"/>
            <w:right w:val="none" w:sz="0" w:space="0" w:color="auto"/>
          </w:divBdr>
        </w:div>
        <w:div w:id="1526366015">
          <w:marLeft w:val="640"/>
          <w:marRight w:val="0"/>
          <w:marTop w:val="0"/>
          <w:marBottom w:val="0"/>
          <w:divBdr>
            <w:top w:val="none" w:sz="0" w:space="0" w:color="auto"/>
            <w:left w:val="none" w:sz="0" w:space="0" w:color="auto"/>
            <w:bottom w:val="none" w:sz="0" w:space="0" w:color="auto"/>
            <w:right w:val="none" w:sz="0" w:space="0" w:color="auto"/>
          </w:divBdr>
        </w:div>
        <w:div w:id="1550141597">
          <w:marLeft w:val="640"/>
          <w:marRight w:val="0"/>
          <w:marTop w:val="0"/>
          <w:marBottom w:val="0"/>
          <w:divBdr>
            <w:top w:val="none" w:sz="0" w:space="0" w:color="auto"/>
            <w:left w:val="none" w:sz="0" w:space="0" w:color="auto"/>
            <w:bottom w:val="none" w:sz="0" w:space="0" w:color="auto"/>
            <w:right w:val="none" w:sz="0" w:space="0" w:color="auto"/>
          </w:divBdr>
        </w:div>
        <w:div w:id="1586301225">
          <w:marLeft w:val="640"/>
          <w:marRight w:val="0"/>
          <w:marTop w:val="0"/>
          <w:marBottom w:val="0"/>
          <w:divBdr>
            <w:top w:val="none" w:sz="0" w:space="0" w:color="auto"/>
            <w:left w:val="none" w:sz="0" w:space="0" w:color="auto"/>
            <w:bottom w:val="none" w:sz="0" w:space="0" w:color="auto"/>
            <w:right w:val="none" w:sz="0" w:space="0" w:color="auto"/>
          </w:divBdr>
        </w:div>
        <w:div w:id="1601373847">
          <w:marLeft w:val="640"/>
          <w:marRight w:val="0"/>
          <w:marTop w:val="0"/>
          <w:marBottom w:val="0"/>
          <w:divBdr>
            <w:top w:val="none" w:sz="0" w:space="0" w:color="auto"/>
            <w:left w:val="none" w:sz="0" w:space="0" w:color="auto"/>
            <w:bottom w:val="none" w:sz="0" w:space="0" w:color="auto"/>
            <w:right w:val="none" w:sz="0" w:space="0" w:color="auto"/>
          </w:divBdr>
        </w:div>
        <w:div w:id="1639526948">
          <w:marLeft w:val="640"/>
          <w:marRight w:val="0"/>
          <w:marTop w:val="0"/>
          <w:marBottom w:val="0"/>
          <w:divBdr>
            <w:top w:val="none" w:sz="0" w:space="0" w:color="auto"/>
            <w:left w:val="none" w:sz="0" w:space="0" w:color="auto"/>
            <w:bottom w:val="none" w:sz="0" w:space="0" w:color="auto"/>
            <w:right w:val="none" w:sz="0" w:space="0" w:color="auto"/>
          </w:divBdr>
        </w:div>
        <w:div w:id="1676612146">
          <w:marLeft w:val="640"/>
          <w:marRight w:val="0"/>
          <w:marTop w:val="0"/>
          <w:marBottom w:val="0"/>
          <w:divBdr>
            <w:top w:val="none" w:sz="0" w:space="0" w:color="auto"/>
            <w:left w:val="none" w:sz="0" w:space="0" w:color="auto"/>
            <w:bottom w:val="none" w:sz="0" w:space="0" w:color="auto"/>
            <w:right w:val="none" w:sz="0" w:space="0" w:color="auto"/>
          </w:divBdr>
        </w:div>
        <w:div w:id="1706638796">
          <w:marLeft w:val="640"/>
          <w:marRight w:val="0"/>
          <w:marTop w:val="0"/>
          <w:marBottom w:val="0"/>
          <w:divBdr>
            <w:top w:val="none" w:sz="0" w:space="0" w:color="auto"/>
            <w:left w:val="none" w:sz="0" w:space="0" w:color="auto"/>
            <w:bottom w:val="none" w:sz="0" w:space="0" w:color="auto"/>
            <w:right w:val="none" w:sz="0" w:space="0" w:color="auto"/>
          </w:divBdr>
        </w:div>
        <w:div w:id="1820879421">
          <w:marLeft w:val="640"/>
          <w:marRight w:val="0"/>
          <w:marTop w:val="0"/>
          <w:marBottom w:val="0"/>
          <w:divBdr>
            <w:top w:val="none" w:sz="0" w:space="0" w:color="auto"/>
            <w:left w:val="none" w:sz="0" w:space="0" w:color="auto"/>
            <w:bottom w:val="none" w:sz="0" w:space="0" w:color="auto"/>
            <w:right w:val="none" w:sz="0" w:space="0" w:color="auto"/>
          </w:divBdr>
        </w:div>
        <w:div w:id="1821993665">
          <w:marLeft w:val="640"/>
          <w:marRight w:val="0"/>
          <w:marTop w:val="0"/>
          <w:marBottom w:val="0"/>
          <w:divBdr>
            <w:top w:val="none" w:sz="0" w:space="0" w:color="auto"/>
            <w:left w:val="none" w:sz="0" w:space="0" w:color="auto"/>
            <w:bottom w:val="none" w:sz="0" w:space="0" w:color="auto"/>
            <w:right w:val="none" w:sz="0" w:space="0" w:color="auto"/>
          </w:divBdr>
        </w:div>
        <w:div w:id="1846045607">
          <w:marLeft w:val="640"/>
          <w:marRight w:val="0"/>
          <w:marTop w:val="0"/>
          <w:marBottom w:val="0"/>
          <w:divBdr>
            <w:top w:val="none" w:sz="0" w:space="0" w:color="auto"/>
            <w:left w:val="none" w:sz="0" w:space="0" w:color="auto"/>
            <w:bottom w:val="none" w:sz="0" w:space="0" w:color="auto"/>
            <w:right w:val="none" w:sz="0" w:space="0" w:color="auto"/>
          </w:divBdr>
        </w:div>
        <w:div w:id="1926838714">
          <w:marLeft w:val="640"/>
          <w:marRight w:val="0"/>
          <w:marTop w:val="0"/>
          <w:marBottom w:val="0"/>
          <w:divBdr>
            <w:top w:val="none" w:sz="0" w:space="0" w:color="auto"/>
            <w:left w:val="none" w:sz="0" w:space="0" w:color="auto"/>
            <w:bottom w:val="none" w:sz="0" w:space="0" w:color="auto"/>
            <w:right w:val="none" w:sz="0" w:space="0" w:color="auto"/>
          </w:divBdr>
        </w:div>
        <w:div w:id="1972203838">
          <w:marLeft w:val="640"/>
          <w:marRight w:val="0"/>
          <w:marTop w:val="0"/>
          <w:marBottom w:val="0"/>
          <w:divBdr>
            <w:top w:val="none" w:sz="0" w:space="0" w:color="auto"/>
            <w:left w:val="none" w:sz="0" w:space="0" w:color="auto"/>
            <w:bottom w:val="none" w:sz="0" w:space="0" w:color="auto"/>
            <w:right w:val="none" w:sz="0" w:space="0" w:color="auto"/>
          </w:divBdr>
        </w:div>
        <w:div w:id="2084797291">
          <w:marLeft w:val="640"/>
          <w:marRight w:val="0"/>
          <w:marTop w:val="0"/>
          <w:marBottom w:val="0"/>
          <w:divBdr>
            <w:top w:val="none" w:sz="0" w:space="0" w:color="auto"/>
            <w:left w:val="none" w:sz="0" w:space="0" w:color="auto"/>
            <w:bottom w:val="none" w:sz="0" w:space="0" w:color="auto"/>
            <w:right w:val="none" w:sz="0" w:space="0" w:color="auto"/>
          </w:divBdr>
        </w:div>
        <w:div w:id="2133595273">
          <w:marLeft w:val="640"/>
          <w:marRight w:val="0"/>
          <w:marTop w:val="0"/>
          <w:marBottom w:val="0"/>
          <w:divBdr>
            <w:top w:val="none" w:sz="0" w:space="0" w:color="auto"/>
            <w:left w:val="none" w:sz="0" w:space="0" w:color="auto"/>
            <w:bottom w:val="none" w:sz="0" w:space="0" w:color="auto"/>
            <w:right w:val="none" w:sz="0" w:space="0" w:color="auto"/>
          </w:divBdr>
        </w:div>
      </w:divsChild>
    </w:div>
    <w:div w:id="1798141714">
      <w:bodyDiv w:val="1"/>
      <w:marLeft w:val="0"/>
      <w:marRight w:val="0"/>
      <w:marTop w:val="0"/>
      <w:marBottom w:val="0"/>
      <w:divBdr>
        <w:top w:val="none" w:sz="0" w:space="0" w:color="auto"/>
        <w:left w:val="none" w:sz="0" w:space="0" w:color="auto"/>
        <w:bottom w:val="none" w:sz="0" w:space="0" w:color="auto"/>
        <w:right w:val="none" w:sz="0" w:space="0" w:color="auto"/>
      </w:divBdr>
      <w:divsChild>
        <w:div w:id="417871643">
          <w:marLeft w:val="640"/>
          <w:marRight w:val="0"/>
          <w:marTop w:val="0"/>
          <w:marBottom w:val="0"/>
          <w:divBdr>
            <w:top w:val="none" w:sz="0" w:space="0" w:color="auto"/>
            <w:left w:val="none" w:sz="0" w:space="0" w:color="auto"/>
            <w:bottom w:val="none" w:sz="0" w:space="0" w:color="auto"/>
            <w:right w:val="none" w:sz="0" w:space="0" w:color="auto"/>
          </w:divBdr>
        </w:div>
        <w:div w:id="1304895313">
          <w:marLeft w:val="640"/>
          <w:marRight w:val="0"/>
          <w:marTop w:val="0"/>
          <w:marBottom w:val="0"/>
          <w:divBdr>
            <w:top w:val="none" w:sz="0" w:space="0" w:color="auto"/>
            <w:left w:val="none" w:sz="0" w:space="0" w:color="auto"/>
            <w:bottom w:val="none" w:sz="0" w:space="0" w:color="auto"/>
            <w:right w:val="none" w:sz="0" w:space="0" w:color="auto"/>
          </w:divBdr>
        </w:div>
        <w:div w:id="1085610986">
          <w:marLeft w:val="640"/>
          <w:marRight w:val="0"/>
          <w:marTop w:val="0"/>
          <w:marBottom w:val="0"/>
          <w:divBdr>
            <w:top w:val="none" w:sz="0" w:space="0" w:color="auto"/>
            <w:left w:val="none" w:sz="0" w:space="0" w:color="auto"/>
            <w:bottom w:val="none" w:sz="0" w:space="0" w:color="auto"/>
            <w:right w:val="none" w:sz="0" w:space="0" w:color="auto"/>
          </w:divBdr>
        </w:div>
        <w:div w:id="384069036">
          <w:marLeft w:val="640"/>
          <w:marRight w:val="0"/>
          <w:marTop w:val="0"/>
          <w:marBottom w:val="0"/>
          <w:divBdr>
            <w:top w:val="none" w:sz="0" w:space="0" w:color="auto"/>
            <w:left w:val="none" w:sz="0" w:space="0" w:color="auto"/>
            <w:bottom w:val="none" w:sz="0" w:space="0" w:color="auto"/>
            <w:right w:val="none" w:sz="0" w:space="0" w:color="auto"/>
          </w:divBdr>
        </w:div>
        <w:div w:id="17196199">
          <w:marLeft w:val="640"/>
          <w:marRight w:val="0"/>
          <w:marTop w:val="0"/>
          <w:marBottom w:val="0"/>
          <w:divBdr>
            <w:top w:val="none" w:sz="0" w:space="0" w:color="auto"/>
            <w:left w:val="none" w:sz="0" w:space="0" w:color="auto"/>
            <w:bottom w:val="none" w:sz="0" w:space="0" w:color="auto"/>
            <w:right w:val="none" w:sz="0" w:space="0" w:color="auto"/>
          </w:divBdr>
        </w:div>
        <w:div w:id="1270578237">
          <w:marLeft w:val="640"/>
          <w:marRight w:val="0"/>
          <w:marTop w:val="0"/>
          <w:marBottom w:val="0"/>
          <w:divBdr>
            <w:top w:val="none" w:sz="0" w:space="0" w:color="auto"/>
            <w:left w:val="none" w:sz="0" w:space="0" w:color="auto"/>
            <w:bottom w:val="none" w:sz="0" w:space="0" w:color="auto"/>
            <w:right w:val="none" w:sz="0" w:space="0" w:color="auto"/>
          </w:divBdr>
        </w:div>
        <w:div w:id="1632323063">
          <w:marLeft w:val="640"/>
          <w:marRight w:val="0"/>
          <w:marTop w:val="0"/>
          <w:marBottom w:val="0"/>
          <w:divBdr>
            <w:top w:val="none" w:sz="0" w:space="0" w:color="auto"/>
            <w:left w:val="none" w:sz="0" w:space="0" w:color="auto"/>
            <w:bottom w:val="none" w:sz="0" w:space="0" w:color="auto"/>
            <w:right w:val="none" w:sz="0" w:space="0" w:color="auto"/>
          </w:divBdr>
        </w:div>
        <w:div w:id="704908220">
          <w:marLeft w:val="640"/>
          <w:marRight w:val="0"/>
          <w:marTop w:val="0"/>
          <w:marBottom w:val="0"/>
          <w:divBdr>
            <w:top w:val="none" w:sz="0" w:space="0" w:color="auto"/>
            <w:left w:val="none" w:sz="0" w:space="0" w:color="auto"/>
            <w:bottom w:val="none" w:sz="0" w:space="0" w:color="auto"/>
            <w:right w:val="none" w:sz="0" w:space="0" w:color="auto"/>
          </w:divBdr>
        </w:div>
        <w:div w:id="1538657218">
          <w:marLeft w:val="640"/>
          <w:marRight w:val="0"/>
          <w:marTop w:val="0"/>
          <w:marBottom w:val="0"/>
          <w:divBdr>
            <w:top w:val="none" w:sz="0" w:space="0" w:color="auto"/>
            <w:left w:val="none" w:sz="0" w:space="0" w:color="auto"/>
            <w:bottom w:val="none" w:sz="0" w:space="0" w:color="auto"/>
            <w:right w:val="none" w:sz="0" w:space="0" w:color="auto"/>
          </w:divBdr>
        </w:div>
        <w:div w:id="140461159">
          <w:marLeft w:val="640"/>
          <w:marRight w:val="0"/>
          <w:marTop w:val="0"/>
          <w:marBottom w:val="0"/>
          <w:divBdr>
            <w:top w:val="none" w:sz="0" w:space="0" w:color="auto"/>
            <w:left w:val="none" w:sz="0" w:space="0" w:color="auto"/>
            <w:bottom w:val="none" w:sz="0" w:space="0" w:color="auto"/>
            <w:right w:val="none" w:sz="0" w:space="0" w:color="auto"/>
          </w:divBdr>
        </w:div>
        <w:div w:id="1834642041">
          <w:marLeft w:val="640"/>
          <w:marRight w:val="0"/>
          <w:marTop w:val="0"/>
          <w:marBottom w:val="0"/>
          <w:divBdr>
            <w:top w:val="none" w:sz="0" w:space="0" w:color="auto"/>
            <w:left w:val="none" w:sz="0" w:space="0" w:color="auto"/>
            <w:bottom w:val="none" w:sz="0" w:space="0" w:color="auto"/>
            <w:right w:val="none" w:sz="0" w:space="0" w:color="auto"/>
          </w:divBdr>
        </w:div>
        <w:div w:id="1395620715">
          <w:marLeft w:val="640"/>
          <w:marRight w:val="0"/>
          <w:marTop w:val="0"/>
          <w:marBottom w:val="0"/>
          <w:divBdr>
            <w:top w:val="none" w:sz="0" w:space="0" w:color="auto"/>
            <w:left w:val="none" w:sz="0" w:space="0" w:color="auto"/>
            <w:bottom w:val="none" w:sz="0" w:space="0" w:color="auto"/>
            <w:right w:val="none" w:sz="0" w:space="0" w:color="auto"/>
          </w:divBdr>
        </w:div>
        <w:div w:id="564531524">
          <w:marLeft w:val="640"/>
          <w:marRight w:val="0"/>
          <w:marTop w:val="0"/>
          <w:marBottom w:val="0"/>
          <w:divBdr>
            <w:top w:val="none" w:sz="0" w:space="0" w:color="auto"/>
            <w:left w:val="none" w:sz="0" w:space="0" w:color="auto"/>
            <w:bottom w:val="none" w:sz="0" w:space="0" w:color="auto"/>
            <w:right w:val="none" w:sz="0" w:space="0" w:color="auto"/>
          </w:divBdr>
        </w:div>
        <w:div w:id="341275274">
          <w:marLeft w:val="640"/>
          <w:marRight w:val="0"/>
          <w:marTop w:val="0"/>
          <w:marBottom w:val="0"/>
          <w:divBdr>
            <w:top w:val="none" w:sz="0" w:space="0" w:color="auto"/>
            <w:left w:val="none" w:sz="0" w:space="0" w:color="auto"/>
            <w:bottom w:val="none" w:sz="0" w:space="0" w:color="auto"/>
            <w:right w:val="none" w:sz="0" w:space="0" w:color="auto"/>
          </w:divBdr>
        </w:div>
        <w:div w:id="1124348118">
          <w:marLeft w:val="640"/>
          <w:marRight w:val="0"/>
          <w:marTop w:val="0"/>
          <w:marBottom w:val="0"/>
          <w:divBdr>
            <w:top w:val="none" w:sz="0" w:space="0" w:color="auto"/>
            <w:left w:val="none" w:sz="0" w:space="0" w:color="auto"/>
            <w:bottom w:val="none" w:sz="0" w:space="0" w:color="auto"/>
            <w:right w:val="none" w:sz="0" w:space="0" w:color="auto"/>
          </w:divBdr>
        </w:div>
        <w:div w:id="1139299229">
          <w:marLeft w:val="640"/>
          <w:marRight w:val="0"/>
          <w:marTop w:val="0"/>
          <w:marBottom w:val="0"/>
          <w:divBdr>
            <w:top w:val="none" w:sz="0" w:space="0" w:color="auto"/>
            <w:left w:val="none" w:sz="0" w:space="0" w:color="auto"/>
            <w:bottom w:val="none" w:sz="0" w:space="0" w:color="auto"/>
            <w:right w:val="none" w:sz="0" w:space="0" w:color="auto"/>
          </w:divBdr>
        </w:div>
        <w:div w:id="1165701680">
          <w:marLeft w:val="640"/>
          <w:marRight w:val="0"/>
          <w:marTop w:val="0"/>
          <w:marBottom w:val="0"/>
          <w:divBdr>
            <w:top w:val="none" w:sz="0" w:space="0" w:color="auto"/>
            <w:left w:val="none" w:sz="0" w:space="0" w:color="auto"/>
            <w:bottom w:val="none" w:sz="0" w:space="0" w:color="auto"/>
            <w:right w:val="none" w:sz="0" w:space="0" w:color="auto"/>
          </w:divBdr>
        </w:div>
        <w:div w:id="814567641">
          <w:marLeft w:val="640"/>
          <w:marRight w:val="0"/>
          <w:marTop w:val="0"/>
          <w:marBottom w:val="0"/>
          <w:divBdr>
            <w:top w:val="none" w:sz="0" w:space="0" w:color="auto"/>
            <w:left w:val="none" w:sz="0" w:space="0" w:color="auto"/>
            <w:bottom w:val="none" w:sz="0" w:space="0" w:color="auto"/>
            <w:right w:val="none" w:sz="0" w:space="0" w:color="auto"/>
          </w:divBdr>
        </w:div>
        <w:div w:id="1198666239">
          <w:marLeft w:val="640"/>
          <w:marRight w:val="0"/>
          <w:marTop w:val="0"/>
          <w:marBottom w:val="0"/>
          <w:divBdr>
            <w:top w:val="none" w:sz="0" w:space="0" w:color="auto"/>
            <w:left w:val="none" w:sz="0" w:space="0" w:color="auto"/>
            <w:bottom w:val="none" w:sz="0" w:space="0" w:color="auto"/>
            <w:right w:val="none" w:sz="0" w:space="0" w:color="auto"/>
          </w:divBdr>
        </w:div>
        <w:div w:id="143737999">
          <w:marLeft w:val="640"/>
          <w:marRight w:val="0"/>
          <w:marTop w:val="0"/>
          <w:marBottom w:val="0"/>
          <w:divBdr>
            <w:top w:val="none" w:sz="0" w:space="0" w:color="auto"/>
            <w:left w:val="none" w:sz="0" w:space="0" w:color="auto"/>
            <w:bottom w:val="none" w:sz="0" w:space="0" w:color="auto"/>
            <w:right w:val="none" w:sz="0" w:space="0" w:color="auto"/>
          </w:divBdr>
        </w:div>
        <w:div w:id="1485853656">
          <w:marLeft w:val="640"/>
          <w:marRight w:val="0"/>
          <w:marTop w:val="0"/>
          <w:marBottom w:val="0"/>
          <w:divBdr>
            <w:top w:val="none" w:sz="0" w:space="0" w:color="auto"/>
            <w:left w:val="none" w:sz="0" w:space="0" w:color="auto"/>
            <w:bottom w:val="none" w:sz="0" w:space="0" w:color="auto"/>
            <w:right w:val="none" w:sz="0" w:space="0" w:color="auto"/>
          </w:divBdr>
        </w:div>
        <w:div w:id="39600621">
          <w:marLeft w:val="640"/>
          <w:marRight w:val="0"/>
          <w:marTop w:val="0"/>
          <w:marBottom w:val="0"/>
          <w:divBdr>
            <w:top w:val="none" w:sz="0" w:space="0" w:color="auto"/>
            <w:left w:val="none" w:sz="0" w:space="0" w:color="auto"/>
            <w:bottom w:val="none" w:sz="0" w:space="0" w:color="auto"/>
            <w:right w:val="none" w:sz="0" w:space="0" w:color="auto"/>
          </w:divBdr>
        </w:div>
        <w:div w:id="563292711">
          <w:marLeft w:val="640"/>
          <w:marRight w:val="0"/>
          <w:marTop w:val="0"/>
          <w:marBottom w:val="0"/>
          <w:divBdr>
            <w:top w:val="none" w:sz="0" w:space="0" w:color="auto"/>
            <w:left w:val="none" w:sz="0" w:space="0" w:color="auto"/>
            <w:bottom w:val="none" w:sz="0" w:space="0" w:color="auto"/>
            <w:right w:val="none" w:sz="0" w:space="0" w:color="auto"/>
          </w:divBdr>
        </w:div>
        <w:div w:id="1641377356">
          <w:marLeft w:val="640"/>
          <w:marRight w:val="0"/>
          <w:marTop w:val="0"/>
          <w:marBottom w:val="0"/>
          <w:divBdr>
            <w:top w:val="none" w:sz="0" w:space="0" w:color="auto"/>
            <w:left w:val="none" w:sz="0" w:space="0" w:color="auto"/>
            <w:bottom w:val="none" w:sz="0" w:space="0" w:color="auto"/>
            <w:right w:val="none" w:sz="0" w:space="0" w:color="auto"/>
          </w:divBdr>
        </w:div>
        <w:div w:id="1241064079">
          <w:marLeft w:val="640"/>
          <w:marRight w:val="0"/>
          <w:marTop w:val="0"/>
          <w:marBottom w:val="0"/>
          <w:divBdr>
            <w:top w:val="none" w:sz="0" w:space="0" w:color="auto"/>
            <w:left w:val="none" w:sz="0" w:space="0" w:color="auto"/>
            <w:bottom w:val="none" w:sz="0" w:space="0" w:color="auto"/>
            <w:right w:val="none" w:sz="0" w:space="0" w:color="auto"/>
          </w:divBdr>
        </w:div>
        <w:div w:id="539316651">
          <w:marLeft w:val="640"/>
          <w:marRight w:val="0"/>
          <w:marTop w:val="0"/>
          <w:marBottom w:val="0"/>
          <w:divBdr>
            <w:top w:val="none" w:sz="0" w:space="0" w:color="auto"/>
            <w:left w:val="none" w:sz="0" w:space="0" w:color="auto"/>
            <w:bottom w:val="none" w:sz="0" w:space="0" w:color="auto"/>
            <w:right w:val="none" w:sz="0" w:space="0" w:color="auto"/>
          </w:divBdr>
        </w:div>
        <w:div w:id="453059241">
          <w:marLeft w:val="640"/>
          <w:marRight w:val="0"/>
          <w:marTop w:val="0"/>
          <w:marBottom w:val="0"/>
          <w:divBdr>
            <w:top w:val="none" w:sz="0" w:space="0" w:color="auto"/>
            <w:left w:val="none" w:sz="0" w:space="0" w:color="auto"/>
            <w:bottom w:val="none" w:sz="0" w:space="0" w:color="auto"/>
            <w:right w:val="none" w:sz="0" w:space="0" w:color="auto"/>
          </w:divBdr>
        </w:div>
        <w:div w:id="1680961166">
          <w:marLeft w:val="640"/>
          <w:marRight w:val="0"/>
          <w:marTop w:val="0"/>
          <w:marBottom w:val="0"/>
          <w:divBdr>
            <w:top w:val="none" w:sz="0" w:space="0" w:color="auto"/>
            <w:left w:val="none" w:sz="0" w:space="0" w:color="auto"/>
            <w:bottom w:val="none" w:sz="0" w:space="0" w:color="auto"/>
            <w:right w:val="none" w:sz="0" w:space="0" w:color="auto"/>
          </w:divBdr>
        </w:div>
        <w:div w:id="365445974">
          <w:marLeft w:val="640"/>
          <w:marRight w:val="0"/>
          <w:marTop w:val="0"/>
          <w:marBottom w:val="0"/>
          <w:divBdr>
            <w:top w:val="none" w:sz="0" w:space="0" w:color="auto"/>
            <w:left w:val="none" w:sz="0" w:space="0" w:color="auto"/>
            <w:bottom w:val="none" w:sz="0" w:space="0" w:color="auto"/>
            <w:right w:val="none" w:sz="0" w:space="0" w:color="auto"/>
          </w:divBdr>
        </w:div>
        <w:div w:id="1018653472">
          <w:marLeft w:val="640"/>
          <w:marRight w:val="0"/>
          <w:marTop w:val="0"/>
          <w:marBottom w:val="0"/>
          <w:divBdr>
            <w:top w:val="none" w:sz="0" w:space="0" w:color="auto"/>
            <w:left w:val="none" w:sz="0" w:space="0" w:color="auto"/>
            <w:bottom w:val="none" w:sz="0" w:space="0" w:color="auto"/>
            <w:right w:val="none" w:sz="0" w:space="0" w:color="auto"/>
          </w:divBdr>
        </w:div>
        <w:div w:id="1523780571">
          <w:marLeft w:val="640"/>
          <w:marRight w:val="0"/>
          <w:marTop w:val="0"/>
          <w:marBottom w:val="0"/>
          <w:divBdr>
            <w:top w:val="none" w:sz="0" w:space="0" w:color="auto"/>
            <w:left w:val="none" w:sz="0" w:space="0" w:color="auto"/>
            <w:bottom w:val="none" w:sz="0" w:space="0" w:color="auto"/>
            <w:right w:val="none" w:sz="0" w:space="0" w:color="auto"/>
          </w:divBdr>
        </w:div>
        <w:div w:id="135688697">
          <w:marLeft w:val="640"/>
          <w:marRight w:val="0"/>
          <w:marTop w:val="0"/>
          <w:marBottom w:val="0"/>
          <w:divBdr>
            <w:top w:val="none" w:sz="0" w:space="0" w:color="auto"/>
            <w:left w:val="none" w:sz="0" w:space="0" w:color="auto"/>
            <w:bottom w:val="none" w:sz="0" w:space="0" w:color="auto"/>
            <w:right w:val="none" w:sz="0" w:space="0" w:color="auto"/>
          </w:divBdr>
        </w:div>
        <w:div w:id="399669133">
          <w:marLeft w:val="640"/>
          <w:marRight w:val="0"/>
          <w:marTop w:val="0"/>
          <w:marBottom w:val="0"/>
          <w:divBdr>
            <w:top w:val="none" w:sz="0" w:space="0" w:color="auto"/>
            <w:left w:val="none" w:sz="0" w:space="0" w:color="auto"/>
            <w:bottom w:val="none" w:sz="0" w:space="0" w:color="auto"/>
            <w:right w:val="none" w:sz="0" w:space="0" w:color="auto"/>
          </w:divBdr>
        </w:div>
        <w:div w:id="1305696673">
          <w:marLeft w:val="640"/>
          <w:marRight w:val="0"/>
          <w:marTop w:val="0"/>
          <w:marBottom w:val="0"/>
          <w:divBdr>
            <w:top w:val="none" w:sz="0" w:space="0" w:color="auto"/>
            <w:left w:val="none" w:sz="0" w:space="0" w:color="auto"/>
            <w:bottom w:val="none" w:sz="0" w:space="0" w:color="auto"/>
            <w:right w:val="none" w:sz="0" w:space="0" w:color="auto"/>
          </w:divBdr>
        </w:div>
        <w:div w:id="1724908798">
          <w:marLeft w:val="640"/>
          <w:marRight w:val="0"/>
          <w:marTop w:val="0"/>
          <w:marBottom w:val="0"/>
          <w:divBdr>
            <w:top w:val="none" w:sz="0" w:space="0" w:color="auto"/>
            <w:left w:val="none" w:sz="0" w:space="0" w:color="auto"/>
            <w:bottom w:val="none" w:sz="0" w:space="0" w:color="auto"/>
            <w:right w:val="none" w:sz="0" w:space="0" w:color="auto"/>
          </w:divBdr>
        </w:div>
        <w:div w:id="1194223422">
          <w:marLeft w:val="640"/>
          <w:marRight w:val="0"/>
          <w:marTop w:val="0"/>
          <w:marBottom w:val="0"/>
          <w:divBdr>
            <w:top w:val="none" w:sz="0" w:space="0" w:color="auto"/>
            <w:left w:val="none" w:sz="0" w:space="0" w:color="auto"/>
            <w:bottom w:val="none" w:sz="0" w:space="0" w:color="auto"/>
            <w:right w:val="none" w:sz="0" w:space="0" w:color="auto"/>
          </w:divBdr>
        </w:div>
        <w:div w:id="269970049">
          <w:marLeft w:val="640"/>
          <w:marRight w:val="0"/>
          <w:marTop w:val="0"/>
          <w:marBottom w:val="0"/>
          <w:divBdr>
            <w:top w:val="none" w:sz="0" w:space="0" w:color="auto"/>
            <w:left w:val="none" w:sz="0" w:space="0" w:color="auto"/>
            <w:bottom w:val="none" w:sz="0" w:space="0" w:color="auto"/>
            <w:right w:val="none" w:sz="0" w:space="0" w:color="auto"/>
          </w:divBdr>
        </w:div>
        <w:div w:id="920453626">
          <w:marLeft w:val="640"/>
          <w:marRight w:val="0"/>
          <w:marTop w:val="0"/>
          <w:marBottom w:val="0"/>
          <w:divBdr>
            <w:top w:val="none" w:sz="0" w:space="0" w:color="auto"/>
            <w:left w:val="none" w:sz="0" w:space="0" w:color="auto"/>
            <w:bottom w:val="none" w:sz="0" w:space="0" w:color="auto"/>
            <w:right w:val="none" w:sz="0" w:space="0" w:color="auto"/>
          </w:divBdr>
        </w:div>
        <w:div w:id="1295794490">
          <w:marLeft w:val="640"/>
          <w:marRight w:val="0"/>
          <w:marTop w:val="0"/>
          <w:marBottom w:val="0"/>
          <w:divBdr>
            <w:top w:val="none" w:sz="0" w:space="0" w:color="auto"/>
            <w:left w:val="none" w:sz="0" w:space="0" w:color="auto"/>
            <w:bottom w:val="none" w:sz="0" w:space="0" w:color="auto"/>
            <w:right w:val="none" w:sz="0" w:space="0" w:color="auto"/>
          </w:divBdr>
        </w:div>
        <w:div w:id="614018911">
          <w:marLeft w:val="640"/>
          <w:marRight w:val="0"/>
          <w:marTop w:val="0"/>
          <w:marBottom w:val="0"/>
          <w:divBdr>
            <w:top w:val="none" w:sz="0" w:space="0" w:color="auto"/>
            <w:left w:val="none" w:sz="0" w:space="0" w:color="auto"/>
            <w:bottom w:val="none" w:sz="0" w:space="0" w:color="auto"/>
            <w:right w:val="none" w:sz="0" w:space="0" w:color="auto"/>
          </w:divBdr>
        </w:div>
        <w:div w:id="134836826">
          <w:marLeft w:val="640"/>
          <w:marRight w:val="0"/>
          <w:marTop w:val="0"/>
          <w:marBottom w:val="0"/>
          <w:divBdr>
            <w:top w:val="none" w:sz="0" w:space="0" w:color="auto"/>
            <w:left w:val="none" w:sz="0" w:space="0" w:color="auto"/>
            <w:bottom w:val="none" w:sz="0" w:space="0" w:color="auto"/>
            <w:right w:val="none" w:sz="0" w:space="0" w:color="auto"/>
          </w:divBdr>
        </w:div>
        <w:div w:id="1310869269">
          <w:marLeft w:val="640"/>
          <w:marRight w:val="0"/>
          <w:marTop w:val="0"/>
          <w:marBottom w:val="0"/>
          <w:divBdr>
            <w:top w:val="none" w:sz="0" w:space="0" w:color="auto"/>
            <w:left w:val="none" w:sz="0" w:space="0" w:color="auto"/>
            <w:bottom w:val="none" w:sz="0" w:space="0" w:color="auto"/>
            <w:right w:val="none" w:sz="0" w:space="0" w:color="auto"/>
          </w:divBdr>
        </w:div>
        <w:div w:id="2096439574">
          <w:marLeft w:val="640"/>
          <w:marRight w:val="0"/>
          <w:marTop w:val="0"/>
          <w:marBottom w:val="0"/>
          <w:divBdr>
            <w:top w:val="none" w:sz="0" w:space="0" w:color="auto"/>
            <w:left w:val="none" w:sz="0" w:space="0" w:color="auto"/>
            <w:bottom w:val="none" w:sz="0" w:space="0" w:color="auto"/>
            <w:right w:val="none" w:sz="0" w:space="0" w:color="auto"/>
          </w:divBdr>
        </w:div>
        <w:div w:id="2126390706">
          <w:marLeft w:val="640"/>
          <w:marRight w:val="0"/>
          <w:marTop w:val="0"/>
          <w:marBottom w:val="0"/>
          <w:divBdr>
            <w:top w:val="none" w:sz="0" w:space="0" w:color="auto"/>
            <w:left w:val="none" w:sz="0" w:space="0" w:color="auto"/>
            <w:bottom w:val="none" w:sz="0" w:space="0" w:color="auto"/>
            <w:right w:val="none" w:sz="0" w:space="0" w:color="auto"/>
          </w:divBdr>
        </w:div>
        <w:div w:id="1353072549">
          <w:marLeft w:val="640"/>
          <w:marRight w:val="0"/>
          <w:marTop w:val="0"/>
          <w:marBottom w:val="0"/>
          <w:divBdr>
            <w:top w:val="none" w:sz="0" w:space="0" w:color="auto"/>
            <w:left w:val="none" w:sz="0" w:space="0" w:color="auto"/>
            <w:bottom w:val="none" w:sz="0" w:space="0" w:color="auto"/>
            <w:right w:val="none" w:sz="0" w:space="0" w:color="auto"/>
          </w:divBdr>
        </w:div>
        <w:div w:id="186717648">
          <w:marLeft w:val="640"/>
          <w:marRight w:val="0"/>
          <w:marTop w:val="0"/>
          <w:marBottom w:val="0"/>
          <w:divBdr>
            <w:top w:val="none" w:sz="0" w:space="0" w:color="auto"/>
            <w:left w:val="none" w:sz="0" w:space="0" w:color="auto"/>
            <w:bottom w:val="none" w:sz="0" w:space="0" w:color="auto"/>
            <w:right w:val="none" w:sz="0" w:space="0" w:color="auto"/>
          </w:divBdr>
        </w:div>
        <w:div w:id="1217206343">
          <w:marLeft w:val="640"/>
          <w:marRight w:val="0"/>
          <w:marTop w:val="0"/>
          <w:marBottom w:val="0"/>
          <w:divBdr>
            <w:top w:val="none" w:sz="0" w:space="0" w:color="auto"/>
            <w:left w:val="none" w:sz="0" w:space="0" w:color="auto"/>
            <w:bottom w:val="none" w:sz="0" w:space="0" w:color="auto"/>
            <w:right w:val="none" w:sz="0" w:space="0" w:color="auto"/>
          </w:divBdr>
        </w:div>
      </w:divsChild>
    </w:div>
    <w:div w:id="1799639647">
      <w:bodyDiv w:val="1"/>
      <w:marLeft w:val="0"/>
      <w:marRight w:val="0"/>
      <w:marTop w:val="0"/>
      <w:marBottom w:val="0"/>
      <w:divBdr>
        <w:top w:val="none" w:sz="0" w:space="0" w:color="auto"/>
        <w:left w:val="none" w:sz="0" w:space="0" w:color="auto"/>
        <w:bottom w:val="none" w:sz="0" w:space="0" w:color="auto"/>
        <w:right w:val="none" w:sz="0" w:space="0" w:color="auto"/>
      </w:divBdr>
      <w:divsChild>
        <w:div w:id="22829879">
          <w:marLeft w:val="640"/>
          <w:marRight w:val="0"/>
          <w:marTop w:val="0"/>
          <w:marBottom w:val="0"/>
          <w:divBdr>
            <w:top w:val="none" w:sz="0" w:space="0" w:color="auto"/>
            <w:left w:val="none" w:sz="0" w:space="0" w:color="auto"/>
            <w:bottom w:val="none" w:sz="0" w:space="0" w:color="auto"/>
            <w:right w:val="none" w:sz="0" w:space="0" w:color="auto"/>
          </w:divBdr>
        </w:div>
        <w:div w:id="34354847">
          <w:marLeft w:val="640"/>
          <w:marRight w:val="0"/>
          <w:marTop w:val="0"/>
          <w:marBottom w:val="0"/>
          <w:divBdr>
            <w:top w:val="none" w:sz="0" w:space="0" w:color="auto"/>
            <w:left w:val="none" w:sz="0" w:space="0" w:color="auto"/>
            <w:bottom w:val="none" w:sz="0" w:space="0" w:color="auto"/>
            <w:right w:val="none" w:sz="0" w:space="0" w:color="auto"/>
          </w:divBdr>
        </w:div>
        <w:div w:id="68113314">
          <w:marLeft w:val="640"/>
          <w:marRight w:val="0"/>
          <w:marTop w:val="0"/>
          <w:marBottom w:val="0"/>
          <w:divBdr>
            <w:top w:val="none" w:sz="0" w:space="0" w:color="auto"/>
            <w:left w:val="none" w:sz="0" w:space="0" w:color="auto"/>
            <w:bottom w:val="none" w:sz="0" w:space="0" w:color="auto"/>
            <w:right w:val="none" w:sz="0" w:space="0" w:color="auto"/>
          </w:divBdr>
        </w:div>
        <w:div w:id="122582625">
          <w:marLeft w:val="640"/>
          <w:marRight w:val="0"/>
          <w:marTop w:val="0"/>
          <w:marBottom w:val="0"/>
          <w:divBdr>
            <w:top w:val="none" w:sz="0" w:space="0" w:color="auto"/>
            <w:left w:val="none" w:sz="0" w:space="0" w:color="auto"/>
            <w:bottom w:val="none" w:sz="0" w:space="0" w:color="auto"/>
            <w:right w:val="none" w:sz="0" w:space="0" w:color="auto"/>
          </w:divBdr>
        </w:div>
        <w:div w:id="151718250">
          <w:marLeft w:val="640"/>
          <w:marRight w:val="0"/>
          <w:marTop w:val="0"/>
          <w:marBottom w:val="0"/>
          <w:divBdr>
            <w:top w:val="none" w:sz="0" w:space="0" w:color="auto"/>
            <w:left w:val="none" w:sz="0" w:space="0" w:color="auto"/>
            <w:bottom w:val="none" w:sz="0" w:space="0" w:color="auto"/>
            <w:right w:val="none" w:sz="0" w:space="0" w:color="auto"/>
          </w:divBdr>
        </w:div>
        <w:div w:id="157891559">
          <w:marLeft w:val="640"/>
          <w:marRight w:val="0"/>
          <w:marTop w:val="0"/>
          <w:marBottom w:val="0"/>
          <w:divBdr>
            <w:top w:val="none" w:sz="0" w:space="0" w:color="auto"/>
            <w:left w:val="none" w:sz="0" w:space="0" w:color="auto"/>
            <w:bottom w:val="none" w:sz="0" w:space="0" w:color="auto"/>
            <w:right w:val="none" w:sz="0" w:space="0" w:color="auto"/>
          </w:divBdr>
        </w:div>
        <w:div w:id="329721231">
          <w:marLeft w:val="640"/>
          <w:marRight w:val="0"/>
          <w:marTop w:val="0"/>
          <w:marBottom w:val="0"/>
          <w:divBdr>
            <w:top w:val="none" w:sz="0" w:space="0" w:color="auto"/>
            <w:left w:val="none" w:sz="0" w:space="0" w:color="auto"/>
            <w:bottom w:val="none" w:sz="0" w:space="0" w:color="auto"/>
            <w:right w:val="none" w:sz="0" w:space="0" w:color="auto"/>
          </w:divBdr>
        </w:div>
        <w:div w:id="426929424">
          <w:marLeft w:val="640"/>
          <w:marRight w:val="0"/>
          <w:marTop w:val="0"/>
          <w:marBottom w:val="0"/>
          <w:divBdr>
            <w:top w:val="none" w:sz="0" w:space="0" w:color="auto"/>
            <w:left w:val="none" w:sz="0" w:space="0" w:color="auto"/>
            <w:bottom w:val="none" w:sz="0" w:space="0" w:color="auto"/>
            <w:right w:val="none" w:sz="0" w:space="0" w:color="auto"/>
          </w:divBdr>
        </w:div>
        <w:div w:id="548147754">
          <w:marLeft w:val="640"/>
          <w:marRight w:val="0"/>
          <w:marTop w:val="0"/>
          <w:marBottom w:val="0"/>
          <w:divBdr>
            <w:top w:val="none" w:sz="0" w:space="0" w:color="auto"/>
            <w:left w:val="none" w:sz="0" w:space="0" w:color="auto"/>
            <w:bottom w:val="none" w:sz="0" w:space="0" w:color="auto"/>
            <w:right w:val="none" w:sz="0" w:space="0" w:color="auto"/>
          </w:divBdr>
        </w:div>
        <w:div w:id="549652918">
          <w:marLeft w:val="640"/>
          <w:marRight w:val="0"/>
          <w:marTop w:val="0"/>
          <w:marBottom w:val="0"/>
          <w:divBdr>
            <w:top w:val="none" w:sz="0" w:space="0" w:color="auto"/>
            <w:left w:val="none" w:sz="0" w:space="0" w:color="auto"/>
            <w:bottom w:val="none" w:sz="0" w:space="0" w:color="auto"/>
            <w:right w:val="none" w:sz="0" w:space="0" w:color="auto"/>
          </w:divBdr>
        </w:div>
        <w:div w:id="556236754">
          <w:marLeft w:val="640"/>
          <w:marRight w:val="0"/>
          <w:marTop w:val="0"/>
          <w:marBottom w:val="0"/>
          <w:divBdr>
            <w:top w:val="none" w:sz="0" w:space="0" w:color="auto"/>
            <w:left w:val="none" w:sz="0" w:space="0" w:color="auto"/>
            <w:bottom w:val="none" w:sz="0" w:space="0" w:color="auto"/>
            <w:right w:val="none" w:sz="0" w:space="0" w:color="auto"/>
          </w:divBdr>
        </w:div>
        <w:div w:id="644505345">
          <w:marLeft w:val="640"/>
          <w:marRight w:val="0"/>
          <w:marTop w:val="0"/>
          <w:marBottom w:val="0"/>
          <w:divBdr>
            <w:top w:val="none" w:sz="0" w:space="0" w:color="auto"/>
            <w:left w:val="none" w:sz="0" w:space="0" w:color="auto"/>
            <w:bottom w:val="none" w:sz="0" w:space="0" w:color="auto"/>
            <w:right w:val="none" w:sz="0" w:space="0" w:color="auto"/>
          </w:divBdr>
        </w:div>
        <w:div w:id="651720351">
          <w:marLeft w:val="640"/>
          <w:marRight w:val="0"/>
          <w:marTop w:val="0"/>
          <w:marBottom w:val="0"/>
          <w:divBdr>
            <w:top w:val="none" w:sz="0" w:space="0" w:color="auto"/>
            <w:left w:val="none" w:sz="0" w:space="0" w:color="auto"/>
            <w:bottom w:val="none" w:sz="0" w:space="0" w:color="auto"/>
            <w:right w:val="none" w:sz="0" w:space="0" w:color="auto"/>
          </w:divBdr>
        </w:div>
        <w:div w:id="870725709">
          <w:marLeft w:val="640"/>
          <w:marRight w:val="0"/>
          <w:marTop w:val="0"/>
          <w:marBottom w:val="0"/>
          <w:divBdr>
            <w:top w:val="none" w:sz="0" w:space="0" w:color="auto"/>
            <w:left w:val="none" w:sz="0" w:space="0" w:color="auto"/>
            <w:bottom w:val="none" w:sz="0" w:space="0" w:color="auto"/>
            <w:right w:val="none" w:sz="0" w:space="0" w:color="auto"/>
          </w:divBdr>
        </w:div>
        <w:div w:id="908885362">
          <w:marLeft w:val="640"/>
          <w:marRight w:val="0"/>
          <w:marTop w:val="0"/>
          <w:marBottom w:val="0"/>
          <w:divBdr>
            <w:top w:val="none" w:sz="0" w:space="0" w:color="auto"/>
            <w:left w:val="none" w:sz="0" w:space="0" w:color="auto"/>
            <w:bottom w:val="none" w:sz="0" w:space="0" w:color="auto"/>
            <w:right w:val="none" w:sz="0" w:space="0" w:color="auto"/>
          </w:divBdr>
        </w:div>
        <w:div w:id="916866440">
          <w:marLeft w:val="640"/>
          <w:marRight w:val="0"/>
          <w:marTop w:val="0"/>
          <w:marBottom w:val="0"/>
          <w:divBdr>
            <w:top w:val="none" w:sz="0" w:space="0" w:color="auto"/>
            <w:left w:val="none" w:sz="0" w:space="0" w:color="auto"/>
            <w:bottom w:val="none" w:sz="0" w:space="0" w:color="auto"/>
            <w:right w:val="none" w:sz="0" w:space="0" w:color="auto"/>
          </w:divBdr>
        </w:div>
        <w:div w:id="984286091">
          <w:marLeft w:val="640"/>
          <w:marRight w:val="0"/>
          <w:marTop w:val="0"/>
          <w:marBottom w:val="0"/>
          <w:divBdr>
            <w:top w:val="none" w:sz="0" w:space="0" w:color="auto"/>
            <w:left w:val="none" w:sz="0" w:space="0" w:color="auto"/>
            <w:bottom w:val="none" w:sz="0" w:space="0" w:color="auto"/>
            <w:right w:val="none" w:sz="0" w:space="0" w:color="auto"/>
          </w:divBdr>
        </w:div>
        <w:div w:id="992028455">
          <w:marLeft w:val="640"/>
          <w:marRight w:val="0"/>
          <w:marTop w:val="0"/>
          <w:marBottom w:val="0"/>
          <w:divBdr>
            <w:top w:val="none" w:sz="0" w:space="0" w:color="auto"/>
            <w:left w:val="none" w:sz="0" w:space="0" w:color="auto"/>
            <w:bottom w:val="none" w:sz="0" w:space="0" w:color="auto"/>
            <w:right w:val="none" w:sz="0" w:space="0" w:color="auto"/>
          </w:divBdr>
        </w:div>
        <w:div w:id="1021396149">
          <w:marLeft w:val="640"/>
          <w:marRight w:val="0"/>
          <w:marTop w:val="0"/>
          <w:marBottom w:val="0"/>
          <w:divBdr>
            <w:top w:val="none" w:sz="0" w:space="0" w:color="auto"/>
            <w:left w:val="none" w:sz="0" w:space="0" w:color="auto"/>
            <w:bottom w:val="none" w:sz="0" w:space="0" w:color="auto"/>
            <w:right w:val="none" w:sz="0" w:space="0" w:color="auto"/>
          </w:divBdr>
        </w:div>
        <w:div w:id="1083258959">
          <w:marLeft w:val="640"/>
          <w:marRight w:val="0"/>
          <w:marTop w:val="0"/>
          <w:marBottom w:val="0"/>
          <w:divBdr>
            <w:top w:val="none" w:sz="0" w:space="0" w:color="auto"/>
            <w:left w:val="none" w:sz="0" w:space="0" w:color="auto"/>
            <w:bottom w:val="none" w:sz="0" w:space="0" w:color="auto"/>
            <w:right w:val="none" w:sz="0" w:space="0" w:color="auto"/>
          </w:divBdr>
        </w:div>
        <w:div w:id="1098332464">
          <w:marLeft w:val="640"/>
          <w:marRight w:val="0"/>
          <w:marTop w:val="0"/>
          <w:marBottom w:val="0"/>
          <w:divBdr>
            <w:top w:val="none" w:sz="0" w:space="0" w:color="auto"/>
            <w:left w:val="none" w:sz="0" w:space="0" w:color="auto"/>
            <w:bottom w:val="none" w:sz="0" w:space="0" w:color="auto"/>
            <w:right w:val="none" w:sz="0" w:space="0" w:color="auto"/>
          </w:divBdr>
        </w:div>
        <w:div w:id="1105076166">
          <w:marLeft w:val="640"/>
          <w:marRight w:val="0"/>
          <w:marTop w:val="0"/>
          <w:marBottom w:val="0"/>
          <w:divBdr>
            <w:top w:val="none" w:sz="0" w:space="0" w:color="auto"/>
            <w:left w:val="none" w:sz="0" w:space="0" w:color="auto"/>
            <w:bottom w:val="none" w:sz="0" w:space="0" w:color="auto"/>
            <w:right w:val="none" w:sz="0" w:space="0" w:color="auto"/>
          </w:divBdr>
        </w:div>
        <w:div w:id="1211727797">
          <w:marLeft w:val="640"/>
          <w:marRight w:val="0"/>
          <w:marTop w:val="0"/>
          <w:marBottom w:val="0"/>
          <w:divBdr>
            <w:top w:val="none" w:sz="0" w:space="0" w:color="auto"/>
            <w:left w:val="none" w:sz="0" w:space="0" w:color="auto"/>
            <w:bottom w:val="none" w:sz="0" w:space="0" w:color="auto"/>
            <w:right w:val="none" w:sz="0" w:space="0" w:color="auto"/>
          </w:divBdr>
        </w:div>
        <w:div w:id="1269507304">
          <w:marLeft w:val="640"/>
          <w:marRight w:val="0"/>
          <w:marTop w:val="0"/>
          <w:marBottom w:val="0"/>
          <w:divBdr>
            <w:top w:val="none" w:sz="0" w:space="0" w:color="auto"/>
            <w:left w:val="none" w:sz="0" w:space="0" w:color="auto"/>
            <w:bottom w:val="none" w:sz="0" w:space="0" w:color="auto"/>
            <w:right w:val="none" w:sz="0" w:space="0" w:color="auto"/>
          </w:divBdr>
        </w:div>
        <w:div w:id="1277565780">
          <w:marLeft w:val="640"/>
          <w:marRight w:val="0"/>
          <w:marTop w:val="0"/>
          <w:marBottom w:val="0"/>
          <w:divBdr>
            <w:top w:val="none" w:sz="0" w:space="0" w:color="auto"/>
            <w:left w:val="none" w:sz="0" w:space="0" w:color="auto"/>
            <w:bottom w:val="none" w:sz="0" w:space="0" w:color="auto"/>
            <w:right w:val="none" w:sz="0" w:space="0" w:color="auto"/>
          </w:divBdr>
        </w:div>
        <w:div w:id="1331131812">
          <w:marLeft w:val="640"/>
          <w:marRight w:val="0"/>
          <w:marTop w:val="0"/>
          <w:marBottom w:val="0"/>
          <w:divBdr>
            <w:top w:val="none" w:sz="0" w:space="0" w:color="auto"/>
            <w:left w:val="none" w:sz="0" w:space="0" w:color="auto"/>
            <w:bottom w:val="none" w:sz="0" w:space="0" w:color="auto"/>
            <w:right w:val="none" w:sz="0" w:space="0" w:color="auto"/>
          </w:divBdr>
        </w:div>
        <w:div w:id="1393583658">
          <w:marLeft w:val="640"/>
          <w:marRight w:val="0"/>
          <w:marTop w:val="0"/>
          <w:marBottom w:val="0"/>
          <w:divBdr>
            <w:top w:val="none" w:sz="0" w:space="0" w:color="auto"/>
            <w:left w:val="none" w:sz="0" w:space="0" w:color="auto"/>
            <w:bottom w:val="none" w:sz="0" w:space="0" w:color="auto"/>
            <w:right w:val="none" w:sz="0" w:space="0" w:color="auto"/>
          </w:divBdr>
        </w:div>
        <w:div w:id="1575356151">
          <w:marLeft w:val="640"/>
          <w:marRight w:val="0"/>
          <w:marTop w:val="0"/>
          <w:marBottom w:val="0"/>
          <w:divBdr>
            <w:top w:val="none" w:sz="0" w:space="0" w:color="auto"/>
            <w:left w:val="none" w:sz="0" w:space="0" w:color="auto"/>
            <w:bottom w:val="none" w:sz="0" w:space="0" w:color="auto"/>
            <w:right w:val="none" w:sz="0" w:space="0" w:color="auto"/>
          </w:divBdr>
        </w:div>
        <w:div w:id="1582717018">
          <w:marLeft w:val="640"/>
          <w:marRight w:val="0"/>
          <w:marTop w:val="0"/>
          <w:marBottom w:val="0"/>
          <w:divBdr>
            <w:top w:val="none" w:sz="0" w:space="0" w:color="auto"/>
            <w:left w:val="none" w:sz="0" w:space="0" w:color="auto"/>
            <w:bottom w:val="none" w:sz="0" w:space="0" w:color="auto"/>
            <w:right w:val="none" w:sz="0" w:space="0" w:color="auto"/>
          </w:divBdr>
        </w:div>
        <w:div w:id="1692301041">
          <w:marLeft w:val="640"/>
          <w:marRight w:val="0"/>
          <w:marTop w:val="0"/>
          <w:marBottom w:val="0"/>
          <w:divBdr>
            <w:top w:val="none" w:sz="0" w:space="0" w:color="auto"/>
            <w:left w:val="none" w:sz="0" w:space="0" w:color="auto"/>
            <w:bottom w:val="none" w:sz="0" w:space="0" w:color="auto"/>
            <w:right w:val="none" w:sz="0" w:space="0" w:color="auto"/>
          </w:divBdr>
        </w:div>
        <w:div w:id="1724717444">
          <w:marLeft w:val="640"/>
          <w:marRight w:val="0"/>
          <w:marTop w:val="0"/>
          <w:marBottom w:val="0"/>
          <w:divBdr>
            <w:top w:val="none" w:sz="0" w:space="0" w:color="auto"/>
            <w:left w:val="none" w:sz="0" w:space="0" w:color="auto"/>
            <w:bottom w:val="none" w:sz="0" w:space="0" w:color="auto"/>
            <w:right w:val="none" w:sz="0" w:space="0" w:color="auto"/>
          </w:divBdr>
        </w:div>
        <w:div w:id="1782919173">
          <w:marLeft w:val="640"/>
          <w:marRight w:val="0"/>
          <w:marTop w:val="0"/>
          <w:marBottom w:val="0"/>
          <w:divBdr>
            <w:top w:val="none" w:sz="0" w:space="0" w:color="auto"/>
            <w:left w:val="none" w:sz="0" w:space="0" w:color="auto"/>
            <w:bottom w:val="none" w:sz="0" w:space="0" w:color="auto"/>
            <w:right w:val="none" w:sz="0" w:space="0" w:color="auto"/>
          </w:divBdr>
        </w:div>
        <w:div w:id="1813906718">
          <w:marLeft w:val="640"/>
          <w:marRight w:val="0"/>
          <w:marTop w:val="0"/>
          <w:marBottom w:val="0"/>
          <w:divBdr>
            <w:top w:val="none" w:sz="0" w:space="0" w:color="auto"/>
            <w:left w:val="none" w:sz="0" w:space="0" w:color="auto"/>
            <w:bottom w:val="none" w:sz="0" w:space="0" w:color="auto"/>
            <w:right w:val="none" w:sz="0" w:space="0" w:color="auto"/>
          </w:divBdr>
        </w:div>
        <w:div w:id="1909070779">
          <w:marLeft w:val="640"/>
          <w:marRight w:val="0"/>
          <w:marTop w:val="0"/>
          <w:marBottom w:val="0"/>
          <w:divBdr>
            <w:top w:val="none" w:sz="0" w:space="0" w:color="auto"/>
            <w:left w:val="none" w:sz="0" w:space="0" w:color="auto"/>
            <w:bottom w:val="none" w:sz="0" w:space="0" w:color="auto"/>
            <w:right w:val="none" w:sz="0" w:space="0" w:color="auto"/>
          </w:divBdr>
        </w:div>
        <w:div w:id="1930309635">
          <w:marLeft w:val="640"/>
          <w:marRight w:val="0"/>
          <w:marTop w:val="0"/>
          <w:marBottom w:val="0"/>
          <w:divBdr>
            <w:top w:val="none" w:sz="0" w:space="0" w:color="auto"/>
            <w:left w:val="none" w:sz="0" w:space="0" w:color="auto"/>
            <w:bottom w:val="none" w:sz="0" w:space="0" w:color="auto"/>
            <w:right w:val="none" w:sz="0" w:space="0" w:color="auto"/>
          </w:divBdr>
        </w:div>
        <w:div w:id="1955667492">
          <w:marLeft w:val="640"/>
          <w:marRight w:val="0"/>
          <w:marTop w:val="0"/>
          <w:marBottom w:val="0"/>
          <w:divBdr>
            <w:top w:val="none" w:sz="0" w:space="0" w:color="auto"/>
            <w:left w:val="none" w:sz="0" w:space="0" w:color="auto"/>
            <w:bottom w:val="none" w:sz="0" w:space="0" w:color="auto"/>
            <w:right w:val="none" w:sz="0" w:space="0" w:color="auto"/>
          </w:divBdr>
        </w:div>
        <w:div w:id="1986205680">
          <w:marLeft w:val="640"/>
          <w:marRight w:val="0"/>
          <w:marTop w:val="0"/>
          <w:marBottom w:val="0"/>
          <w:divBdr>
            <w:top w:val="none" w:sz="0" w:space="0" w:color="auto"/>
            <w:left w:val="none" w:sz="0" w:space="0" w:color="auto"/>
            <w:bottom w:val="none" w:sz="0" w:space="0" w:color="auto"/>
            <w:right w:val="none" w:sz="0" w:space="0" w:color="auto"/>
          </w:divBdr>
        </w:div>
        <w:div w:id="2040009485">
          <w:marLeft w:val="640"/>
          <w:marRight w:val="0"/>
          <w:marTop w:val="0"/>
          <w:marBottom w:val="0"/>
          <w:divBdr>
            <w:top w:val="none" w:sz="0" w:space="0" w:color="auto"/>
            <w:left w:val="none" w:sz="0" w:space="0" w:color="auto"/>
            <w:bottom w:val="none" w:sz="0" w:space="0" w:color="auto"/>
            <w:right w:val="none" w:sz="0" w:space="0" w:color="auto"/>
          </w:divBdr>
        </w:div>
        <w:div w:id="2062050208">
          <w:marLeft w:val="640"/>
          <w:marRight w:val="0"/>
          <w:marTop w:val="0"/>
          <w:marBottom w:val="0"/>
          <w:divBdr>
            <w:top w:val="none" w:sz="0" w:space="0" w:color="auto"/>
            <w:left w:val="none" w:sz="0" w:space="0" w:color="auto"/>
            <w:bottom w:val="none" w:sz="0" w:space="0" w:color="auto"/>
            <w:right w:val="none" w:sz="0" w:space="0" w:color="auto"/>
          </w:divBdr>
        </w:div>
        <w:div w:id="2144737540">
          <w:marLeft w:val="640"/>
          <w:marRight w:val="0"/>
          <w:marTop w:val="0"/>
          <w:marBottom w:val="0"/>
          <w:divBdr>
            <w:top w:val="none" w:sz="0" w:space="0" w:color="auto"/>
            <w:left w:val="none" w:sz="0" w:space="0" w:color="auto"/>
            <w:bottom w:val="none" w:sz="0" w:space="0" w:color="auto"/>
            <w:right w:val="none" w:sz="0" w:space="0" w:color="auto"/>
          </w:divBdr>
        </w:div>
      </w:divsChild>
    </w:div>
    <w:div w:id="1804420385">
      <w:marLeft w:val="0"/>
      <w:marRight w:val="0"/>
      <w:marTop w:val="0"/>
      <w:marBottom w:val="0"/>
      <w:divBdr>
        <w:top w:val="none" w:sz="0" w:space="0" w:color="auto"/>
        <w:left w:val="none" w:sz="0" w:space="0" w:color="auto"/>
        <w:bottom w:val="none" w:sz="0" w:space="0" w:color="auto"/>
        <w:right w:val="none" w:sz="0" w:space="0" w:color="auto"/>
      </w:divBdr>
    </w:div>
    <w:div w:id="1811357746">
      <w:bodyDiv w:val="1"/>
      <w:marLeft w:val="0"/>
      <w:marRight w:val="0"/>
      <w:marTop w:val="0"/>
      <w:marBottom w:val="0"/>
      <w:divBdr>
        <w:top w:val="none" w:sz="0" w:space="0" w:color="auto"/>
        <w:left w:val="none" w:sz="0" w:space="0" w:color="auto"/>
        <w:bottom w:val="none" w:sz="0" w:space="0" w:color="auto"/>
        <w:right w:val="none" w:sz="0" w:space="0" w:color="auto"/>
      </w:divBdr>
      <w:divsChild>
        <w:div w:id="57017861">
          <w:marLeft w:val="640"/>
          <w:marRight w:val="0"/>
          <w:marTop w:val="0"/>
          <w:marBottom w:val="0"/>
          <w:divBdr>
            <w:top w:val="none" w:sz="0" w:space="0" w:color="auto"/>
            <w:left w:val="none" w:sz="0" w:space="0" w:color="auto"/>
            <w:bottom w:val="none" w:sz="0" w:space="0" w:color="auto"/>
            <w:right w:val="none" w:sz="0" w:space="0" w:color="auto"/>
          </w:divBdr>
        </w:div>
        <w:div w:id="202058183">
          <w:marLeft w:val="640"/>
          <w:marRight w:val="0"/>
          <w:marTop w:val="0"/>
          <w:marBottom w:val="0"/>
          <w:divBdr>
            <w:top w:val="none" w:sz="0" w:space="0" w:color="auto"/>
            <w:left w:val="none" w:sz="0" w:space="0" w:color="auto"/>
            <w:bottom w:val="none" w:sz="0" w:space="0" w:color="auto"/>
            <w:right w:val="none" w:sz="0" w:space="0" w:color="auto"/>
          </w:divBdr>
        </w:div>
        <w:div w:id="241334332">
          <w:marLeft w:val="640"/>
          <w:marRight w:val="0"/>
          <w:marTop w:val="0"/>
          <w:marBottom w:val="0"/>
          <w:divBdr>
            <w:top w:val="none" w:sz="0" w:space="0" w:color="auto"/>
            <w:left w:val="none" w:sz="0" w:space="0" w:color="auto"/>
            <w:bottom w:val="none" w:sz="0" w:space="0" w:color="auto"/>
            <w:right w:val="none" w:sz="0" w:space="0" w:color="auto"/>
          </w:divBdr>
        </w:div>
        <w:div w:id="275983857">
          <w:marLeft w:val="640"/>
          <w:marRight w:val="0"/>
          <w:marTop w:val="0"/>
          <w:marBottom w:val="0"/>
          <w:divBdr>
            <w:top w:val="none" w:sz="0" w:space="0" w:color="auto"/>
            <w:left w:val="none" w:sz="0" w:space="0" w:color="auto"/>
            <w:bottom w:val="none" w:sz="0" w:space="0" w:color="auto"/>
            <w:right w:val="none" w:sz="0" w:space="0" w:color="auto"/>
          </w:divBdr>
        </w:div>
        <w:div w:id="296301207">
          <w:marLeft w:val="640"/>
          <w:marRight w:val="0"/>
          <w:marTop w:val="0"/>
          <w:marBottom w:val="0"/>
          <w:divBdr>
            <w:top w:val="none" w:sz="0" w:space="0" w:color="auto"/>
            <w:left w:val="none" w:sz="0" w:space="0" w:color="auto"/>
            <w:bottom w:val="none" w:sz="0" w:space="0" w:color="auto"/>
            <w:right w:val="none" w:sz="0" w:space="0" w:color="auto"/>
          </w:divBdr>
        </w:div>
        <w:div w:id="316808326">
          <w:marLeft w:val="640"/>
          <w:marRight w:val="0"/>
          <w:marTop w:val="0"/>
          <w:marBottom w:val="0"/>
          <w:divBdr>
            <w:top w:val="none" w:sz="0" w:space="0" w:color="auto"/>
            <w:left w:val="none" w:sz="0" w:space="0" w:color="auto"/>
            <w:bottom w:val="none" w:sz="0" w:space="0" w:color="auto"/>
            <w:right w:val="none" w:sz="0" w:space="0" w:color="auto"/>
          </w:divBdr>
        </w:div>
        <w:div w:id="317348427">
          <w:marLeft w:val="640"/>
          <w:marRight w:val="0"/>
          <w:marTop w:val="0"/>
          <w:marBottom w:val="0"/>
          <w:divBdr>
            <w:top w:val="none" w:sz="0" w:space="0" w:color="auto"/>
            <w:left w:val="none" w:sz="0" w:space="0" w:color="auto"/>
            <w:bottom w:val="none" w:sz="0" w:space="0" w:color="auto"/>
            <w:right w:val="none" w:sz="0" w:space="0" w:color="auto"/>
          </w:divBdr>
        </w:div>
        <w:div w:id="335574089">
          <w:marLeft w:val="640"/>
          <w:marRight w:val="0"/>
          <w:marTop w:val="0"/>
          <w:marBottom w:val="0"/>
          <w:divBdr>
            <w:top w:val="none" w:sz="0" w:space="0" w:color="auto"/>
            <w:left w:val="none" w:sz="0" w:space="0" w:color="auto"/>
            <w:bottom w:val="none" w:sz="0" w:space="0" w:color="auto"/>
            <w:right w:val="none" w:sz="0" w:space="0" w:color="auto"/>
          </w:divBdr>
        </w:div>
        <w:div w:id="440414009">
          <w:marLeft w:val="640"/>
          <w:marRight w:val="0"/>
          <w:marTop w:val="0"/>
          <w:marBottom w:val="0"/>
          <w:divBdr>
            <w:top w:val="none" w:sz="0" w:space="0" w:color="auto"/>
            <w:left w:val="none" w:sz="0" w:space="0" w:color="auto"/>
            <w:bottom w:val="none" w:sz="0" w:space="0" w:color="auto"/>
            <w:right w:val="none" w:sz="0" w:space="0" w:color="auto"/>
          </w:divBdr>
        </w:div>
        <w:div w:id="485782828">
          <w:marLeft w:val="640"/>
          <w:marRight w:val="0"/>
          <w:marTop w:val="0"/>
          <w:marBottom w:val="0"/>
          <w:divBdr>
            <w:top w:val="none" w:sz="0" w:space="0" w:color="auto"/>
            <w:left w:val="none" w:sz="0" w:space="0" w:color="auto"/>
            <w:bottom w:val="none" w:sz="0" w:space="0" w:color="auto"/>
            <w:right w:val="none" w:sz="0" w:space="0" w:color="auto"/>
          </w:divBdr>
        </w:div>
        <w:div w:id="508300146">
          <w:marLeft w:val="640"/>
          <w:marRight w:val="0"/>
          <w:marTop w:val="0"/>
          <w:marBottom w:val="0"/>
          <w:divBdr>
            <w:top w:val="none" w:sz="0" w:space="0" w:color="auto"/>
            <w:left w:val="none" w:sz="0" w:space="0" w:color="auto"/>
            <w:bottom w:val="none" w:sz="0" w:space="0" w:color="auto"/>
            <w:right w:val="none" w:sz="0" w:space="0" w:color="auto"/>
          </w:divBdr>
        </w:div>
        <w:div w:id="509610366">
          <w:marLeft w:val="640"/>
          <w:marRight w:val="0"/>
          <w:marTop w:val="0"/>
          <w:marBottom w:val="0"/>
          <w:divBdr>
            <w:top w:val="none" w:sz="0" w:space="0" w:color="auto"/>
            <w:left w:val="none" w:sz="0" w:space="0" w:color="auto"/>
            <w:bottom w:val="none" w:sz="0" w:space="0" w:color="auto"/>
            <w:right w:val="none" w:sz="0" w:space="0" w:color="auto"/>
          </w:divBdr>
        </w:div>
        <w:div w:id="523057978">
          <w:marLeft w:val="640"/>
          <w:marRight w:val="0"/>
          <w:marTop w:val="0"/>
          <w:marBottom w:val="0"/>
          <w:divBdr>
            <w:top w:val="none" w:sz="0" w:space="0" w:color="auto"/>
            <w:left w:val="none" w:sz="0" w:space="0" w:color="auto"/>
            <w:bottom w:val="none" w:sz="0" w:space="0" w:color="auto"/>
            <w:right w:val="none" w:sz="0" w:space="0" w:color="auto"/>
          </w:divBdr>
        </w:div>
        <w:div w:id="528565971">
          <w:marLeft w:val="640"/>
          <w:marRight w:val="0"/>
          <w:marTop w:val="0"/>
          <w:marBottom w:val="0"/>
          <w:divBdr>
            <w:top w:val="none" w:sz="0" w:space="0" w:color="auto"/>
            <w:left w:val="none" w:sz="0" w:space="0" w:color="auto"/>
            <w:bottom w:val="none" w:sz="0" w:space="0" w:color="auto"/>
            <w:right w:val="none" w:sz="0" w:space="0" w:color="auto"/>
          </w:divBdr>
        </w:div>
        <w:div w:id="539588848">
          <w:marLeft w:val="640"/>
          <w:marRight w:val="0"/>
          <w:marTop w:val="0"/>
          <w:marBottom w:val="0"/>
          <w:divBdr>
            <w:top w:val="none" w:sz="0" w:space="0" w:color="auto"/>
            <w:left w:val="none" w:sz="0" w:space="0" w:color="auto"/>
            <w:bottom w:val="none" w:sz="0" w:space="0" w:color="auto"/>
            <w:right w:val="none" w:sz="0" w:space="0" w:color="auto"/>
          </w:divBdr>
        </w:div>
        <w:div w:id="641160056">
          <w:marLeft w:val="640"/>
          <w:marRight w:val="0"/>
          <w:marTop w:val="0"/>
          <w:marBottom w:val="0"/>
          <w:divBdr>
            <w:top w:val="none" w:sz="0" w:space="0" w:color="auto"/>
            <w:left w:val="none" w:sz="0" w:space="0" w:color="auto"/>
            <w:bottom w:val="none" w:sz="0" w:space="0" w:color="auto"/>
            <w:right w:val="none" w:sz="0" w:space="0" w:color="auto"/>
          </w:divBdr>
        </w:div>
        <w:div w:id="705103106">
          <w:marLeft w:val="640"/>
          <w:marRight w:val="0"/>
          <w:marTop w:val="0"/>
          <w:marBottom w:val="0"/>
          <w:divBdr>
            <w:top w:val="none" w:sz="0" w:space="0" w:color="auto"/>
            <w:left w:val="none" w:sz="0" w:space="0" w:color="auto"/>
            <w:bottom w:val="none" w:sz="0" w:space="0" w:color="auto"/>
            <w:right w:val="none" w:sz="0" w:space="0" w:color="auto"/>
          </w:divBdr>
        </w:div>
        <w:div w:id="726420442">
          <w:marLeft w:val="640"/>
          <w:marRight w:val="0"/>
          <w:marTop w:val="0"/>
          <w:marBottom w:val="0"/>
          <w:divBdr>
            <w:top w:val="none" w:sz="0" w:space="0" w:color="auto"/>
            <w:left w:val="none" w:sz="0" w:space="0" w:color="auto"/>
            <w:bottom w:val="none" w:sz="0" w:space="0" w:color="auto"/>
            <w:right w:val="none" w:sz="0" w:space="0" w:color="auto"/>
          </w:divBdr>
        </w:div>
        <w:div w:id="730153360">
          <w:marLeft w:val="640"/>
          <w:marRight w:val="0"/>
          <w:marTop w:val="0"/>
          <w:marBottom w:val="0"/>
          <w:divBdr>
            <w:top w:val="none" w:sz="0" w:space="0" w:color="auto"/>
            <w:left w:val="none" w:sz="0" w:space="0" w:color="auto"/>
            <w:bottom w:val="none" w:sz="0" w:space="0" w:color="auto"/>
            <w:right w:val="none" w:sz="0" w:space="0" w:color="auto"/>
          </w:divBdr>
        </w:div>
        <w:div w:id="840120137">
          <w:marLeft w:val="640"/>
          <w:marRight w:val="0"/>
          <w:marTop w:val="0"/>
          <w:marBottom w:val="0"/>
          <w:divBdr>
            <w:top w:val="none" w:sz="0" w:space="0" w:color="auto"/>
            <w:left w:val="none" w:sz="0" w:space="0" w:color="auto"/>
            <w:bottom w:val="none" w:sz="0" w:space="0" w:color="auto"/>
            <w:right w:val="none" w:sz="0" w:space="0" w:color="auto"/>
          </w:divBdr>
        </w:div>
        <w:div w:id="844057475">
          <w:marLeft w:val="640"/>
          <w:marRight w:val="0"/>
          <w:marTop w:val="0"/>
          <w:marBottom w:val="0"/>
          <w:divBdr>
            <w:top w:val="none" w:sz="0" w:space="0" w:color="auto"/>
            <w:left w:val="none" w:sz="0" w:space="0" w:color="auto"/>
            <w:bottom w:val="none" w:sz="0" w:space="0" w:color="auto"/>
            <w:right w:val="none" w:sz="0" w:space="0" w:color="auto"/>
          </w:divBdr>
        </w:div>
        <w:div w:id="871579045">
          <w:marLeft w:val="640"/>
          <w:marRight w:val="0"/>
          <w:marTop w:val="0"/>
          <w:marBottom w:val="0"/>
          <w:divBdr>
            <w:top w:val="none" w:sz="0" w:space="0" w:color="auto"/>
            <w:left w:val="none" w:sz="0" w:space="0" w:color="auto"/>
            <w:bottom w:val="none" w:sz="0" w:space="0" w:color="auto"/>
            <w:right w:val="none" w:sz="0" w:space="0" w:color="auto"/>
          </w:divBdr>
        </w:div>
        <w:div w:id="911113644">
          <w:marLeft w:val="640"/>
          <w:marRight w:val="0"/>
          <w:marTop w:val="0"/>
          <w:marBottom w:val="0"/>
          <w:divBdr>
            <w:top w:val="none" w:sz="0" w:space="0" w:color="auto"/>
            <w:left w:val="none" w:sz="0" w:space="0" w:color="auto"/>
            <w:bottom w:val="none" w:sz="0" w:space="0" w:color="auto"/>
            <w:right w:val="none" w:sz="0" w:space="0" w:color="auto"/>
          </w:divBdr>
        </w:div>
        <w:div w:id="999193704">
          <w:marLeft w:val="640"/>
          <w:marRight w:val="0"/>
          <w:marTop w:val="0"/>
          <w:marBottom w:val="0"/>
          <w:divBdr>
            <w:top w:val="none" w:sz="0" w:space="0" w:color="auto"/>
            <w:left w:val="none" w:sz="0" w:space="0" w:color="auto"/>
            <w:bottom w:val="none" w:sz="0" w:space="0" w:color="auto"/>
            <w:right w:val="none" w:sz="0" w:space="0" w:color="auto"/>
          </w:divBdr>
        </w:div>
        <w:div w:id="1083723828">
          <w:marLeft w:val="640"/>
          <w:marRight w:val="0"/>
          <w:marTop w:val="0"/>
          <w:marBottom w:val="0"/>
          <w:divBdr>
            <w:top w:val="none" w:sz="0" w:space="0" w:color="auto"/>
            <w:left w:val="none" w:sz="0" w:space="0" w:color="auto"/>
            <w:bottom w:val="none" w:sz="0" w:space="0" w:color="auto"/>
            <w:right w:val="none" w:sz="0" w:space="0" w:color="auto"/>
          </w:divBdr>
        </w:div>
        <w:div w:id="1238513629">
          <w:marLeft w:val="640"/>
          <w:marRight w:val="0"/>
          <w:marTop w:val="0"/>
          <w:marBottom w:val="0"/>
          <w:divBdr>
            <w:top w:val="none" w:sz="0" w:space="0" w:color="auto"/>
            <w:left w:val="none" w:sz="0" w:space="0" w:color="auto"/>
            <w:bottom w:val="none" w:sz="0" w:space="0" w:color="auto"/>
            <w:right w:val="none" w:sz="0" w:space="0" w:color="auto"/>
          </w:divBdr>
        </w:div>
        <w:div w:id="1264876843">
          <w:marLeft w:val="640"/>
          <w:marRight w:val="0"/>
          <w:marTop w:val="0"/>
          <w:marBottom w:val="0"/>
          <w:divBdr>
            <w:top w:val="none" w:sz="0" w:space="0" w:color="auto"/>
            <w:left w:val="none" w:sz="0" w:space="0" w:color="auto"/>
            <w:bottom w:val="none" w:sz="0" w:space="0" w:color="auto"/>
            <w:right w:val="none" w:sz="0" w:space="0" w:color="auto"/>
          </w:divBdr>
        </w:div>
        <w:div w:id="1346638539">
          <w:marLeft w:val="640"/>
          <w:marRight w:val="0"/>
          <w:marTop w:val="0"/>
          <w:marBottom w:val="0"/>
          <w:divBdr>
            <w:top w:val="none" w:sz="0" w:space="0" w:color="auto"/>
            <w:left w:val="none" w:sz="0" w:space="0" w:color="auto"/>
            <w:bottom w:val="none" w:sz="0" w:space="0" w:color="auto"/>
            <w:right w:val="none" w:sz="0" w:space="0" w:color="auto"/>
          </w:divBdr>
        </w:div>
        <w:div w:id="1347515237">
          <w:marLeft w:val="640"/>
          <w:marRight w:val="0"/>
          <w:marTop w:val="0"/>
          <w:marBottom w:val="0"/>
          <w:divBdr>
            <w:top w:val="none" w:sz="0" w:space="0" w:color="auto"/>
            <w:left w:val="none" w:sz="0" w:space="0" w:color="auto"/>
            <w:bottom w:val="none" w:sz="0" w:space="0" w:color="auto"/>
            <w:right w:val="none" w:sz="0" w:space="0" w:color="auto"/>
          </w:divBdr>
        </w:div>
        <w:div w:id="1377699032">
          <w:marLeft w:val="640"/>
          <w:marRight w:val="0"/>
          <w:marTop w:val="0"/>
          <w:marBottom w:val="0"/>
          <w:divBdr>
            <w:top w:val="none" w:sz="0" w:space="0" w:color="auto"/>
            <w:left w:val="none" w:sz="0" w:space="0" w:color="auto"/>
            <w:bottom w:val="none" w:sz="0" w:space="0" w:color="auto"/>
            <w:right w:val="none" w:sz="0" w:space="0" w:color="auto"/>
          </w:divBdr>
        </w:div>
        <w:div w:id="1470703345">
          <w:marLeft w:val="640"/>
          <w:marRight w:val="0"/>
          <w:marTop w:val="0"/>
          <w:marBottom w:val="0"/>
          <w:divBdr>
            <w:top w:val="none" w:sz="0" w:space="0" w:color="auto"/>
            <w:left w:val="none" w:sz="0" w:space="0" w:color="auto"/>
            <w:bottom w:val="none" w:sz="0" w:space="0" w:color="auto"/>
            <w:right w:val="none" w:sz="0" w:space="0" w:color="auto"/>
          </w:divBdr>
        </w:div>
        <w:div w:id="1527329239">
          <w:marLeft w:val="640"/>
          <w:marRight w:val="0"/>
          <w:marTop w:val="0"/>
          <w:marBottom w:val="0"/>
          <w:divBdr>
            <w:top w:val="none" w:sz="0" w:space="0" w:color="auto"/>
            <w:left w:val="none" w:sz="0" w:space="0" w:color="auto"/>
            <w:bottom w:val="none" w:sz="0" w:space="0" w:color="auto"/>
            <w:right w:val="none" w:sz="0" w:space="0" w:color="auto"/>
          </w:divBdr>
        </w:div>
        <w:div w:id="1532643356">
          <w:marLeft w:val="640"/>
          <w:marRight w:val="0"/>
          <w:marTop w:val="0"/>
          <w:marBottom w:val="0"/>
          <w:divBdr>
            <w:top w:val="none" w:sz="0" w:space="0" w:color="auto"/>
            <w:left w:val="none" w:sz="0" w:space="0" w:color="auto"/>
            <w:bottom w:val="none" w:sz="0" w:space="0" w:color="auto"/>
            <w:right w:val="none" w:sz="0" w:space="0" w:color="auto"/>
          </w:divBdr>
        </w:div>
        <w:div w:id="1535540093">
          <w:marLeft w:val="640"/>
          <w:marRight w:val="0"/>
          <w:marTop w:val="0"/>
          <w:marBottom w:val="0"/>
          <w:divBdr>
            <w:top w:val="none" w:sz="0" w:space="0" w:color="auto"/>
            <w:left w:val="none" w:sz="0" w:space="0" w:color="auto"/>
            <w:bottom w:val="none" w:sz="0" w:space="0" w:color="auto"/>
            <w:right w:val="none" w:sz="0" w:space="0" w:color="auto"/>
          </w:divBdr>
        </w:div>
        <w:div w:id="1567380400">
          <w:marLeft w:val="640"/>
          <w:marRight w:val="0"/>
          <w:marTop w:val="0"/>
          <w:marBottom w:val="0"/>
          <w:divBdr>
            <w:top w:val="none" w:sz="0" w:space="0" w:color="auto"/>
            <w:left w:val="none" w:sz="0" w:space="0" w:color="auto"/>
            <w:bottom w:val="none" w:sz="0" w:space="0" w:color="auto"/>
            <w:right w:val="none" w:sz="0" w:space="0" w:color="auto"/>
          </w:divBdr>
        </w:div>
        <w:div w:id="1580825148">
          <w:marLeft w:val="640"/>
          <w:marRight w:val="0"/>
          <w:marTop w:val="0"/>
          <w:marBottom w:val="0"/>
          <w:divBdr>
            <w:top w:val="none" w:sz="0" w:space="0" w:color="auto"/>
            <w:left w:val="none" w:sz="0" w:space="0" w:color="auto"/>
            <w:bottom w:val="none" w:sz="0" w:space="0" w:color="auto"/>
            <w:right w:val="none" w:sz="0" w:space="0" w:color="auto"/>
          </w:divBdr>
        </w:div>
        <w:div w:id="1603099825">
          <w:marLeft w:val="640"/>
          <w:marRight w:val="0"/>
          <w:marTop w:val="0"/>
          <w:marBottom w:val="0"/>
          <w:divBdr>
            <w:top w:val="none" w:sz="0" w:space="0" w:color="auto"/>
            <w:left w:val="none" w:sz="0" w:space="0" w:color="auto"/>
            <w:bottom w:val="none" w:sz="0" w:space="0" w:color="auto"/>
            <w:right w:val="none" w:sz="0" w:space="0" w:color="auto"/>
          </w:divBdr>
        </w:div>
        <w:div w:id="1613050916">
          <w:marLeft w:val="640"/>
          <w:marRight w:val="0"/>
          <w:marTop w:val="0"/>
          <w:marBottom w:val="0"/>
          <w:divBdr>
            <w:top w:val="none" w:sz="0" w:space="0" w:color="auto"/>
            <w:left w:val="none" w:sz="0" w:space="0" w:color="auto"/>
            <w:bottom w:val="none" w:sz="0" w:space="0" w:color="auto"/>
            <w:right w:val="none" w:sz="0" w:space="0" w:color="auto"/>
          </w:divBdr>
        </w:div>
        <w:div w:id="1651862891">
          <w:marLeft w:val="640"/>
          <w:marRight w:val="0"/>
          <w:marTop w:val="0"/>
          <w:marBottom w:val="0"/>
          <w:divBdr>
            <w:top w:val="none" w:sz="0" w:space="0" w:color="auto"/>
            <w:left w:val="none" w:sz="0" w:space="0" w:color="auto"/>
            <w:bottom w:val="none" w:sz="0" w:space="0" w:color="auto"/>
            <w:right w:val="none" w:sz="0" w:space="0" w:color="auto"/>
          </w:divBdr>
        </w:div>
        <w:div w:id="1736314082">
          <w:marLeft w:val="640"/>
          <w:marRight w:val="0"/>
          <w:marTop w:val="0"/>
          <w:marBottom w:val="0"/>
          <w:divBdr>
            <w:top w:val="none" w:sz="0" w:space="0" w:color="auto"/>
            <w:left w:val="none" w:sz="0" w:space="0" w:color="auto"/>
            <w:bottom w:val="none" w:sz="0" w:space="0" w:color="auto"/>
            <w:right w:val="none" w:sz="0" w:space="0" w:color="auto"/>
          </w:divBdr>
        </w:div>
        <w:div w:id="1870682396">
          <w:marLeft w:val="640"/>
          <w:marRight w:val="0"/>
          <w:marTop w:val="0"/>
          <w:marBottom w:val="0"/>
          <w:divBdr>
            <w:top w:val="none" w:sz="0" w:space="0" w:color="auto"/>
            <w:left w:val="none" w:sz="0" w:space="0" w:color="auto"/>
            <w:bottom w:val="none" w:sz="0" w:space="0" w:color="auto"/>
            <w:right w:val="none" w:sz="0" w:space="0" w:color="auto"/>
          </w:divBdr>
        </w:div>
        <w:div w:id="1977832655">
          <w:marLeft w:val="640"/>
          <w:marRight w:val="0"/>
          <w:marTop w:val="0"/>
          <w:marBottom w:val="0"/>
          <w:divBdr>
            <w:top w:val="none" w:sz="0" w:space="0" w:color="auto"/>
            <w:left w:val="none" w:sz="0" w:space="0" w:color="auto"/>
            <w:bottom w:val="none" w:sz="0" w:space="0" w:color="auto"/>
            <w:right w:val="none" w:sz="0" w:space="0" w:color="auto"/>
          </w:divBdr>
        </w:div>
        <w:div w:id="2078016148">
          <w:marLeft w:val="640"/>
          <w:marRight w:val="0"/>
          <w:marTop w:val="0"/>
          <w:marBottom w:val="0"/>
          <w:divBdr>
            <w:top w:val="none" w:sz="0" w:space="0" w:color="auto"/>
            <w:left w:val="none" w:sz="0" w:space="0" w:color="auto"/>
            <w:bottom w:val="none" w:sz="0" w:space="0" w:color="auto"/>
            <w:right w:val="none" w:sz="0" w:space="0" w:color="auto"/>
          </w:divBdr>
        </w:div>
      </w:divsChild>
    </w:div>
    <w:div w:id="1813861968">
      <w:marLeft w:val="0"/>
      <w:marRight w:val="0"/>
      <w:marTop w:val="0"/>
      <w:marBottom w:val="0"/>
      <w:divBdr>
        <w:top w:val="none" w:sz="0" w:space="0" w:color="auto"/>
        <w:left w:val="none" w:sz="0" w:space="0" w:color="auto"/>
        <w:bottom w:val="none" w:sz="0" w:space="0" w:color="auto"/>
        <w:right w:val="none" w:sz="0" w:space="0" w:color="auto"/>
      </w:divBdr>
    </w:div>
    <w:div w:id="1814253658">
      <w:marLeft w:val="0"/>
      <w:marRight w:val="0"/>
      <w:marTop w:val="0"/>
      <w:marBottom w:val="0"/>
      <w:divBdr>
        <w:top w:val="none" w:sz="0" w:space="0" w:color="auto"/>
        <w:left w:val="none" w:sz="0" w:space="0" w:color="auto"/>
        <w:bottom w:val="none" w:sz="0" w:space="0" w:color="auto"/>
        <w:right w:val="none" w:sz="0" w:space="0" w:color="auto"/>
      </w:divBdr>
    </w:div>
    <w:div w:id="1814978204">
      <w:bodyDiv w:val="1"/>
      <w:marLeft w:val="0"/>
      <w:marRight w:val="0"/>
      <w:marTop w:val="0"/>
      <w:marBottom w:val="0"/>
      <w:divBdr>
        <w:top w:val="none" w:sz="0" w:space="0" w:color="auto"/>
        <w:left w:val="none" w:sz="0" w:space="0" w:color="auto"/>
        <w:bottom w:val="none" w:sz="0" w:space="0" w:color="auto"/>
        <w:right w:val="none" w:sz="0" w:space="0" w:color="auto"/>
      </w:divBdr>
      <w:divsChild>
        <w:div w:id="1014285">
          <w:marLeft w:val="640"/>
          <w:marRight w:val="0"/>
          <w:marTop w:val="0"/>
          <w:marBottom w:val="0"/>
          <w:divBdr>
            <w:top w:val="none" w:sz="0" w:space="0" w:color="auto"/>
            <w:left w:val="none" w:sz="0" w:space="0" w:color="auto"/>
            <w:bottom w:val="none" w:sz="0" w:space="0" w:color="auto"/>
            <w:right w:val="none" w:sz="0" w:space="0" w:color="auto"/>
          </w:divBdr>
        </w:div>
        <w:div w:id="5593406">
          <w:marLeft w:val="640"/>
          <w:marRight w:val="0"/>
          <w:marTop w:val="0"/>
          <w:marBottom w:val="0"/>
          <w:divBdr>
            <w:top w:val="none" w:sz="0" w:space="0" w:color="auto"/>
            <w:left w:val="none" w:sz="0" w:space="0" w:color="auto"/>
            <w:bottom w:val="none" w:sz="0" w:space="0" w:color="auto"/>
            <w:right w:val="none" w:sz="0" w:space="0" w:color="auto"/>
          </w:divBdr>
        </w:div>
        <w:div w:id="144516244">
          <w:marLeft w:val="640"/>
          <w:marRight w:val="0"/>
          <w:marTop w:val="0"/>
          <w:marBottom w:val="0"/>
          <w:divBdr>
            <w:top w:val="none" w:sz="0" w:space="0" w:color="auto"/>
            <w:left w:val="none" w:sz="0" w:space="0" w:color="auto"/>
            <w:bottom w:val="none" w:sz="0" w:space="0" w:color="auto"/>
            <w:right w:val="none" w:sz="0" w:space="0" w:color="auto"/>
          </w:divBdr>
        </w:div>
        <w:div w:id="160237651">
          <w:marLeft w:val="640"/>
          <w:marRight w:val="0"/>
          <w:marTop w:val="0"/>
          <w:marBottom w:val="0"/>
          <w:divBdr>
            <w:top w:val="none" w:sz="0" w:space="0" w:color="auto"/>
            <w:left w:val="none" w:sz="0" w:space="0" w:color="auto"/>
            <w:bottom w:val="none" w:sz="0" w:space="0" w:color="auto"/>
            <w:right w:val="none" w:sz="0" w:space="0" w:color="auto"/>
          </w:divBdr>
        </w:div>
        <w:div w:id="240530250">
          <w:marLeft w:val="640"/>
          <w:marRight w:val="0"/>
          <w:marTop w:val="0"/>
          <w:marBottom w:val="0"/>
          <w:divBdr>
            <w:top w:val="none" w:sz="0" w:space="0" w:color="auto"/>
            <w:left w:val="none" w:sz="0" w:space="0" w:color="auto"/>
            <w:bottom w:val="none" w:sz="0" w:space="0" w:color="auto"/>
            <w:right w:val="none" w:sz="0" w:space="0" w:color="auto"/>
          </w:divBdr>
        </w:div>
        <w:div w:id="286665843">
          <w:marLeft w:val="640"/>
          <w:marRight w:val="0"/>
          <w:marTop w:val="0"/>
          <w:marBottom w:val="0"/>
          <w:divBdr>
            <w:top w:val="none" w:sz="0" w:space="0" w:color="auto"/>
            <w:left w:val="none" w:sz="0" w:space="0" w:color="auto"/>
            <w:bottom w:val="none" w:sz="0" w:space="0" w:color="auto"/>
            <w:right w:val="none" w:sz="0" w:space="0" w:color="auto"/>
          </w:divBdr>
        </w:div>
        <w:div w:id="431055260">
          <w:marLeft w:val="640"/>
          <w:marRight w:val="0"/>
          <w:marTop w:val="0"/>
          <w:marBottom w:val="0"/>
          <w:divBdr>
            <w:top w:val="none" w:sz="0" w:space="0" w:color="auto"/>
            <w:left w:val="none" w:sz="0" w:space="0" w:color="auto"/>
            <w:bottom w:val="none" w:sz="0" w:space="0" w:color="auto"/>
            <w:right w:val="none" w:sz="0" w:space="0" w:color="auto"/>
          </w:divBdr>
        </w:div>
        <w:div w:id="480002860">
          <w:marLeft w:val="640"/>
          <w:marRight w:val="0"/>
          <w:marTop w:val="0"/>
          <w:marBottom w:val="0"/>
          <w:divBdr>
            <w:top w:val="none" w:sz="0" w:space="0" w:color="auto"/>
            <w:left w:val="none" w:sz="0" w:space="0" w:color="auto"/>
            <w:bottom w:val="none" w:sz="0" w:space="0" w:color="auto"/>
            <w:right w:val="none" w:sz="0" w:space="0" w:color="auto"/>
          </w:divBdr>
        </w:div>
        <w:div w:id="517744182">
          <w:marLeft w:val="640"/>
          <w:marRight w:val="0"/>
          <w:marTop w:val="0"/>
          <w:marBottom w:val="0"/>
          <w:divBdr>
            <w:top w:val="none" w:sz="0" w:space="0" w:color="auto"/>
            <w:left w:val="none" w:sz="0" w:space="0" w:color="auto"/>
            <w:bottom w:val="none" w:sz="0" w:space="0" w:color="auto"/>
            <w:right w:val="none" w:sz="0" w:space="0" w:color="auto"/>
          </w:divBdr>
        </w:div>
        <w:div w:id="594442929">
          <w:marLeft w:val="640"/>
          <w:marRight w:val="0"/>
          <w:marTop w:val="0"/>
          <w:marBottom w:val="0"/>
          <w:divBdr>
            <w:top w:val="none" w:sz="0" w:space="0" w:color="auto"/>
            <w:left w:val="none" w:sz="0" w:space="0" w:color="auto"/>
            <w:bottom w:val="none" w:sz="0" w:space="0" w:color="auto"/>
            <w:right w:val="none" w:sz="0" w:space="0" w:color="auto"/>
          </w:divBdr>
        </w:div>
        <w:div w:id="627012013">
          <w:marLeft w:val="640"/>
          <w:marRight w:val="0"/>
          <w:marTop w:val="0"/>
          <w:marBottom w:val="0"/>
          <w:divBdr>
            <w:top w:val="none" w:sz="0" w:space="0" w:color="auto"/>
            <w:left w:val="none" w:sz="0" w:space="0" w:color="auto"/>
            <w:bottom w:val="none" w:sz="0" w:space="0" w:color="auto"/>
            <w:right w:val="none" w:sz="0" w:space="0" w:color="auto"/>
          </w:divBdr>
        </w:div>
        <w:div w:id="695616972">
          <w:marLeft w:val="640"/>
          <w:marRight w:val="0"/>
          <w:marTop w:val="0"/>
          <w:marBottom w:val="0"/>
          <w:divBdr>
            <w:top w:val="none" w:sz="0" w:space="0" w:color="auto"/>
            <w:left w:val="none" w:sz="0" w:space="0" w:color="auto"/>
            <w:bottom w:val="none" w:sz="0" w:space="0" w:color="auto"/>
            <w:right w:val="none" w:sz="0" w:space="0" w:color="auto"/>
          </w:divBdr>
        </w:div>
        <w:div w:id="728379463">
          <w:marLeft w:val="640"/>
          <w:marRight w:val="0"/>
          <w:marTop w:val="0"/>
          <w:marBottom w:val="0"/>
          <w:divBdr>
            <w:top w:val="none" w:sz="0" w:space="0" w:color="auto"/>
            <w:left w:val="none" w:sz="0" w:space="0" w:color="auto"/>
            <w:bottom w:val="none" w:sz="0" w:space="0" w:color="auto"/>
            <w:right w:val="none" w:sz="0" w:space="0" w:color="auto"/>
          </w:divBdr>
        </w:div>
        <w:div w:id="752581700">
          <w:marLeft w:val="640"/>
          <w:marRight w:val="0"/>
          <w:marTop w:val="0"/>
          <w:marBottom w:val="0"/>
          <w:divBdr>
            <w:top w:val="none" w:sz="0" w:space="0" w:color="auto"/>
            <w:left w:val="none" w:sz="0" w:space="0" w:color="auto"/>
            <w:bottom w:val="none" w:sz="0" w:space="0" w:color="auto"/>
            <w:right w:val="none" w:sz="0" w:space="0" w:color="auto"/>
          </w:divBdr>
        </w:div>
        <w:div w:id="898590884">
          <w:marLeft w:val="640"/>
          <w:marRight w:val="0"/>
          <w:marTop w:val="0"/>
          <w:marBottom w:val="0"/>
          <w:divBdr>
            <w:top w:val="none" w:sz="0" w:space="0" w:color="auto"/>
            <w:left w:val="none" w:sz="0" w:space="0" w:color="auto"/>
            <w:bottom w:val="none" w:sz="0" w:space="0" w:color="auto"/>
            <w:right w:val="none" w:sz="0" w:space="0" w:color="auto"/>
          </w:divBdr>
        </w:div>
        <w:div w:id="915171670">
          <w:marLeft w:val="640"/>
          <w:marRight w:val="0"/>
          <w:marTop w:val="0"/>
          <w:marBottom w:val="0"/>
          <w:divBdr>
            <w:top w:val="none" w:sz="0" w:space="0" w:color="auto"/>
            <w:left w:val="none" w:sz="0" w:space="0" w:color="auto"/>
            <w:bottom w:val="none" w:sz="0" w:space="0" w:color="auto"/>
            <w:right w:val="none" w:sz="0" w:space="0" w:color="auto"/>
          </w:divBdr>
        </w:div>
        <w:div w:id="986208537">
          <w:marLeft w:val="640"/>
          <w:marRight w:val="0"/>
          <w:marTop w:val="0"/>
          <w:marBottom w:val="0"/>
          <w:divBdr>
            <w:top w:val="none" w:sz="0" w:space="0" w:color="auto"/>
            <w:left w:val="none" w:sz="0" w:space="0" w:color="auto"/>
            <w:bottom w:val="none" w:sz="0" w:space="0" w:color="auto"/>
            <w:right w:val="none" w:sz="0" w:space="0" w:color="auto"/>
          </w:divBdr>
        </w:div>
        <w:div w:id="1004555991">
          <w:marLeft w:val="640"/>
          <w:marRight w:val="0"/>
          <w:marTop w:val="0"/>
          <w:marBottom w:val="0"/>
          <w:divBdr>
            <w:top w:val="none" w:sz="0" w:space="0" w:color="auto"/>
            <w:left w:val="none" w:sz="0" w:space="0" w:color="auto"/>
            <w:bottom w:val="none" w:sz="0" w:space="0" w:color="auto"/>
            <w:right w:val="none" w:sz="0" w:space="0" w:color="auto"/>
          </w:divBdr>
        </w:div>
        <w:div w:id="1024408174">
          <w:marLeft w:val="640"/>
          <w:marRight w:val="0"/>
          <w:marTop w:val="0"/>
          <w:marBottom w:val="0"/>
          <w:divBdr>
            <w:top w:val="none" w:sz="0" w:space="0" w:color="auto"/>
            <w:left w:val="none" w:sz="0" w:space="0" w:color="auto"/>
            <w:bottom w:val="none" w:sz="0" w:space="0" w:color="auto"/>
            <w:right w:val="none" w:sz="0" w:space="0" w:color="auto"/>
          </w:divBdr>
        </w:div>
        <w:div w:id="1035740452">
          <w:marLeft w:val="640"/>
          <w:marRight w:val="0"/>
          <w:marTop w:val="0"/>
          <w:marBottom w:val="0"/>
          <w:divBdr>
            <w:top w:val="none" w:sz="0" w:space="0" w:color="auto"/>
            <w:left w:val="none" w:sz="0" w:space="0" w:color="auto"/>
            <w:bottom w:val="none" w:sz="0" w:space="0" w:color="auto"/>
            <w:right w:val="none" w:sz="0" w:space="0" w:color="auto"/>
          </w:divBdr>
        </w:div>
        <w:div w:id="1036464370">
          <w:marLeft w:val="640"/>
          <w:marRight w:val="0"/>
          <w:marTop w:val="0"/>
          <w:marBottom w:val="0"/>
          <w:divBdr>
            <w:top w:val="none" w:sz="0" w:space="0" w:color="auto"/>
            <w:left w:val="none" w:sz="0" w:space="0" w:color="auto"/>
            <w:bottom w:val="none" w:sz="0" w:space="0" w:color="auto"/>
            <w:right w:val="none" w:sz="0" w:space="0" w:color="auto"/>
          </w:divBdr>
        </w:div>
        <w:div w:id="1058019209">
          <w:marLeft w:val="640"/>
          <w:marRight w:val="0"/>
          <w:marTop w:val="0"/>
          <w:marBottom w:val="0"/>
          <w:divBdr>
            <w:top w:val="none" w:sz="0" w:space="0" w:color="auto"/>
            <w:left w:val="none" w:sz="0" w:space="0" w:color="auto"/>
            <w:bottom w:val="none" w:sz="0" w:space="0" w:color="auto"/>
            <w:right w:val="none" w:sz="0" w:space="0" w:color="auto"/>
          </w:divBdr>
        </w:div>
        <w:div w:id="1169756281">
          <w:marLeft w:val="640"/>
          <w:marRight w:val="0"/>
          <w:marTop w:val="0"/>
          <w:marBottom w:val="0"/>
          <w:divBdr>
            <w:top w:val="none" w:sz="0" w:space="0" w:color="auto"/>
            <w:left w:val="none" w:sz="0" w:space="0" w:color="auto"/>
            <w:bottom w:val="none" w:sz="0" w:space="0" w:color="auto"/>
            <w:right w:val="none" w:sz="0" w:space="0" w:color="auto"/>
          </w:divBdr>
        </w:div>
        <w:div w:id="1236010506">
          <w:marLeft w:val="640"/>
          <w:marRight w:val="0"/>
          <w:marTop w:val="0"/>
          <w:marBottom w:val="0"/>
          <w:divBdr>
            <w:top w:val="none" w:sz="0" w:space="0" w:color="auto"/>
            <w:left w:val="none" w:sz="0" w:space="0" w:color="auto"/>
            <w:bottom w:val="none" w:sz="0" w:space="0" w:color="auto"/>
            <w:right w:val="none" w:sz="0" w:space="0" w:color="auto"/>
          </w:divBdr>
        </w:div>
        <w:div w:id="1238401014">
          <w:marLeft w:val="640"/>
          <w:marRight w:val="0"/>
          <w:marTop w:val="0"/>
          <w:marBottom w:val="0"/>
          <w:divBdr>
            <w:top w:val="none" w:sz="0" w:space="0" w:color="auto"/>
            <w:left w:val="none" w:sz="0" w:space="0" w:color="auto"/>
            <w:bottom w:val="none" w:sz="0" w:space="0" w:color="auto"/>
            <w:right w:val="none" w:sz="0" w:space="0" w:color="auto"/>
          </w:divBdr>
        </w:div>
        <w:div w:id="1296057727">
          <w:marLeft w:val="640"/>
          <w:marRight w:val="0"/>
          <w:marTop w:val="0"/>
          <w:marBottom w:val="0"/>
          <w:divBdr>
            <w:top w:val="none" w:sz="0" w:space="0" w:color="auto"/>
            <w:left w:val="none" w:sz="0" w:space="0" w:color="auto"/>
            <w:bottom w:val="none" w:sz="0" w:space="0" w:color="auto"/>
            <w:right w:val="none" w:sz="0" w:space="0" w:color="auto"/>
          </w:divBdr>
        </w:div>
        <w:div w:id="1337146222">
          <w:marLeft w:val="640"/>
          <w:marRight w:val="0"/>
          <w:marTop w:val="0"/>
          <w:marBottom w:val="0"/>
          <w:divBdr>
            <w:top w:val="none" w:sz="0" w:space="0" w:color="auto"/>
            <w:left w:val="none" w:sz="0" w:space="0" w:color="auto"/>
            <w:bottom w:val="none" w:sz="0" w:space="0" w:color="auto"/>
            <w:right w:val="none" w:sz="0" w:space="0" w:color="auto"/>
          </w:divBdr>
        </w:div>
        <w:div w:id="1340818262">
          <w:marLeft w:val="640"/>
          <w:marRight w:val="0"/>
          <w:marTop w:val="0"/>
          <w:marBottom w:val="0"/>
          <w:divBdr>
            <w:top w:val="none" w:sz="0" w:space="0" w:color="auto"/>
            <w:left w:val="none" w:sz="0" w:space="0" w:color="auto"/>
            <w:bottom w:val="none" w:sz="0" w:space="0" w:color="auto"/>
            <w:right w:val="none" w:sz="0" w:space="0" w:color="auto"/>
          </w:divBdr>
        </w:div>
        <w:div w:id="1400640209">
          <w:marLeft w:val="640"/>
          <w:marRight w:val="0"/>
          <w:marTop w:val="0"/>
          <w:marBottom w:val="0"/>
          <w:divBdr>
            <w:top w:val="none" w:sz="0" w:space="0" w:color="auto"/>
            <w:left w:val="none" w:sz="0" w:space="0" w:color="auto"/>
            <w:bottom w:val="none" w:sz="0" w:space="0" w:color="auto"/>
            <w:right w:val="none" w:sz="0" w:space="0" w:color="auto"/>
          </w:divBdr>
        </w:div>
        <w:div w:id="1477721205">
          <w:marLeft w:val="640"/>
          <w:marRight w:val="0"/>
          <w:marTop w:val="0"/>
          <w:marBottom w:val="0"/>
          <w:divBdr>
            <w:top w:val="none" w:sz="0" w:space="0" w:color="auto"/>
            <w:left w:val="none" w:sz="0" w:space="0" w:color="auto"/>
            <w:bottom w:val="none" w:sz="0" w:space="0" w:color="auto"/>
            <w:right w:val="none" w:sz="0" w:space="0" w:color="auto"/>
          </w:divBdr>
        </w:div>
        <w:div w:id="1479570936">
          <w:marLeft w:val="640"/>
          <w:marRight w:val="0"/>
          <w:marTop w:val="0"/>
          <w:marBottom w:val="0"/>
          <w:divBdr>
            <w:top w:val="none" w:sz="0" w:space="0" w:color="auto"/>
            <w:left w:val="none" w:sz="0" w:space="0" w:color="auto"/>
            <w:bottom w:val="none" w:sz="0" w:space="0" w:color="auto"/>
            <w:right w:val="none" w:sz="0" w:space="0" w:color="auto"/>
          </w:divBdr>
        </w:div>
        <w:div w:id="1533347588">
          <w:marLeft w:val="640"/>
          <w:marRight w:val="0"/>
          <w:marTop w:val="0"/>
          <w:marBottom w:val="0"/>
          <w:divBdr>
            <w:top w:val="none" w:sz="0" w:space="0" w:color="auto"/>
            <w:left w:val="none" w:sz="0" w:space="0" w:color="auto"/>
            <w:bottom w:val="none" w:sz="0" w:space="0" w:color="auto"/>
            <w:right w:val="none" w:sz="0" w:space="0" w:color="auto"/>
          </w:divBdr>
        </w:div>
        <w:div w:id="1542207954">
          <w:marLeft w:val="640"/>
          <w:marRight w:val="0"/>
          <w:marTop w:val="0"/>
          <w:marBottom w:val="0"/>
          <w:divBdr>
            <w:top w:val="none" w:sz="0" w:space="0" w:color="auto"/>
            <w:left w:val="none" w:sz="0" w:space="0" w:color="auto"/>
            <w:bottom w:val="none" w:sz="0" w:space="0" w:color="auto"/>
            <w:right w:val="none" w:sz="0" w:space="0" w:color="auto"/>
          </w:divBdr>
        </w:div>
        <w:div w:id="1610307927">
          <w:marLeft w:val="640"/>
          <w:marRight w:val="0"/>
          <w:marTop w:val="0"/>
          <w:marBottom w:val="0"/>
          <w:divBdr>
            <w:top w:val="none" w:sz="0" w:space="0" w:color="auto"/>
            <w:left w:val="none" w:sz="0" w:space="0" w:color="auto"/>
            <w:bottom w:val="none" w:sz="0" w:space="0" w:color="auto"/>
            <w:right w:val="none" w:sz="0" w:space="0" w:color="auto"/>
          </w:divBdr>
        </w:div>
        <w:div w:id="1631744247">
          <w:marLeft w:val="640"/>
          <w:marRight w:val="0"/>
          <w:marTop w:val="0"/>
          <w:marBottom w:val="0"/>
          <w:divBdr>
            <w:top w:val="none" w:sz="0" w:space="0" w:color="auto"/>
            <w:left w:val="none" w:sz="0" w:space="0" w:color="auto"/>
            <w:bottom w:val="none" w:sz="0" w:space="0" w:color="auto"/>
            <w:right w:val="none" w:sz="0" w:space="0" w:color="auto"/>
          </w:divBdr>
        </w:div>
        <w:div w:id="1707757791">
          <w:marLeft w:val="640"/>
          <w:marRight w:val="0"/>
          <w:marTop w:val="0"/>
          <w:marBottom w:val="0"/>
          <w:divBdr>
            <w:top w:val="none" w:sz="0" w:space="0" w:color="auto"/>
            <w:left w:val="none" w:sz="0" w:space="0" w:color="auto"/>
            <w:bottom w:val="none" w:sz="0" w:space="0" w:color="auto"/>
            <w:right w:val="none" w:sz="0" w:space="0" w:color="auto"/>
          </w:divBdr>
        </w:div>
        <w:div w:id="1754743638">
          <w:marLeft w:val="640"/>
          <w:marRight w:val="0"/>
          <w:marTop w:val="0"/>
          <w:marBottom w:val="0"/>
          <w:divBdr>
            <w:top w:val="none" w:sz="0" w:space="0" w:color="auto"/>
            <w:left w:val="none" w:sz="0" w:space="0" w:color="auto"/>
            <w:bottom w:val="none" w:sz="0" w:space="0" w:color="auto"/>
            <w:right w:val="none" w:sz="0" w:space="0" w:color="auto"/>
          </w:divBdr>
        </w:div>
        <w:div w:id="1757243421">
          <w:marLeft w:val="640"/>
          <w:marRight w:val="0"/>
          <w:marTop w:val="0"/>
          <w:marBottom w:val="0"/>
          <w:divBdr>
            <w:top w:val="none" w:sz="0" w:space="0" w:color="auto"/>
            <w:left w:val="none" w:sz="0" w:space="0" w:color="auto"/>
            <w:bottom w:val="none" w:sz="0" w:space="0" w:color="auto"/>
            <w:right w:val="none" w:sz="0" w:space="0" w:color="auto"/>
          </w:divBdr>
        </w:div>
        <w:div w:id="1874805858">
          <w:marLeft w:val="640"/>
          <w:marRight w:val="0"/>
          <w:marTop w:val="0"/>
          <w:marBottom w:val="0"/>
          <w:divBdr>
            <w:top w:val="none" w:sz="0" w:space="0" w:color="auto"/>
            <w:left w:val="none" w:sz="0" w:space="0" w:color="auto"/>
            <w:bottom w:val="none" w:sz="0" w:space="0" w:color="auto"/>
            <w:right w:val="none" w:sz="0" w:space="0" w:color="auto"/>
          </w:divBdr>
        </w:div>
        <w:div w:id="1902977439">
          <w:marLeft w:val="640"/>
          <w:marRight w:val="0"/>
          <w:marTop w:val="0"/>
          <w:marBottom w:val="0"/>
          <w:divBdr>
            <w:top w:val="none" w:sz="0" w:space="0" w:color="auto"/>
            <w:left w:val="none" w:sz="0" w:space="0" w:color="auto"/>
            <w:bottom w:val="none" w:sz="0" w:space="0" w:color="auto"/>
            <w:right w:val="none" w:sz="0" w:space="0" w:color="auto"/>
          </w:divBdr>
        </w:div>
        <w:div w:id="1958179577">
          <w:marLeft w:val="640"/>
          <w:marRight w:val="0"/>
          <w:marTop w:val="0"/>
          <w:marBottom w:val="0"/>
          <w:divBdr>
            <w:top w:val="none" w:sz="0" w:space="0" w:color="auto"/>
            <w:left w:val="none" w:sz="0" w:space="0" w:color="auto"/>
            <w:bottom w:val="none" w:sz="0" w:space="0" w:color="auto"/>
            <w:right w:val="none" w:sz="0" w:space="0" w:color="auto"/>
          </w:divBdr>
        </w:div>
        <w:div w:id="2009671614">
          <w:marLeft w:val="640"/>
          <w:marRight w:val="0"/>
          <w:marTop w:val="0"/>
          <w:marBottom w:val="0"/>
          <w:divBdr>
            <w:top w:val="none" w:sz="0" w:space="0" w:color="auto"/>
            <w:left w:val="none" w:sz="0" w:space="0" w:color="auto"/>
            <w:bottom w:val="none" w:sz="0" w:space="0" w:color="auto"/>
            <w:right w:val="none" w:sz="0" w:space="0" w:color="auto"/>
          </w:divBdr>
        </w:div>
        <w:div w:id="2010519588">
          <w:marLeft w:val="640"/>
          <w:marRight w:val="0"/>
          <w:marTop w:val="0"/>
          <w:marBottom w:val="0"/>
          <w:divBdr>
            <w:top w:val="none" w:sz="0" w:space="0" w:color="auto"/>
            <w:left w:val="none" w:sz="0" w:space="0" w:color="auto"/>
            <w:bottom w:val="none" w:sz="0" w:space="0" w:color="auto"/>
            <w:right w:val="none" w:sz="0" w:space="0" w:color="auto"/>
          </w:divBdr>
        </w:div>
        <w:div w:id="2059551731">
          <w:marLeft w:val="640"/>
          <w:marRight w:val="0"/>
          <w:marTop w:val="0"/>
          <w:marBottom w:val="0"/>
          <w:divBdr>
            <w:top w:val="none" w:sz="0" w:space="0" w:color="auto"/>
            <w:left w:val="none" w:sz="0" w:space="0" w:color="auto"/>
            <w:bottom w:val="none" w:sz="0" w:space="0" w:color="auto"/>
            <w:right w:val="none" w:sz="0" w:space="0" w:color="auto"/>
          </w:divBdr>
        </w:div>
        <w:div w:id="2131509583">
          <w:marLeft w:val="640"/>
          <w:marRight w:val="0"/>
          <w:marTop w:val="0"/>
          <w:marBottom w:val="0"/>
          <w:divBdr>
            <w:top w:val="none" w:sz="0" w:space="0" w:color="auto"/>
            <w:left w:val="none" w:sz="0" w:space="0" w:color="auto"/>
            <w:bottom w:val="none" w:sz="0" w:space="0" w:color="auto"/>
            <w:right w:val="none" w:sz="0" w:space="0" w:color="auto"/>
          </w:divBdr>
        </w:div>
      </w:divsChild>
    </w:div>
    <w:div w:id="1816338600">
      <w:marLeft w:val="0"/>
      <w:marRight w:val="0"/>
      <w:marTop w:val="0"/>
      <w:marBottom w:val="0"/>
      <w:divBdr>
        <w:top w:val="none" w:sz="0" w:space="0" w:color="auto"/>
        <w:left w:val="none" w:sz="0" w:space="0" w:color="auto"/>
        <w:bottom w:val="none" w:sz="0" w:space="0" w:color="auto"/>
        <w:right w:val="none" w:sz="0" w:space="0" w:color="auto"/>
      </w:divBdr>
    </w:div>
    <w:div w:id="1819226566">
      <w:marLeft w:val="0"/>
      <w:marRight w:val="0"/>
      <w:marTop w:val="0"/>
      <w:marBottom w:val="0"/>
      <w:divBdr>
        <w:top w:val="none" w:sz="0" w:space="0" w:color="auto"/>
        <w:left w:val="none" w:sz="0" w:space="0" w:color="auto"/>
        <w:bottom w:val="none" w:sz="0" w:space="0" w:color="auto"/>
        <w:right w:val="none" w:sz="0" w:space="0" w:color="auto"/>
      </w:divBdr>
    </w:div>
    <w:div w:id="1824465778">
      <w:marLeft w:val="0"/>
      <w:marRight w:val="0"/>
      <w:marTop w:val="0"/>
      <w:marBottom w:val="0"/>
      <w:divBdr>
        <w:top w:val="none" w:sz="0" w:space="0" w:color="auto"/>
        <w:left w:val="none" w:sz="0" w:space="0" w:color="auto"/>
        <w:bottom w:val="none" w:sz="0" w:space="0" w:color="auto"/>
        <w:right w:val="none" w:sz="0" w:space="0" w:color="auto"/>
      </w:divBdr>
    </w:div>
    <w:div w:id="1828133655">
      <w:bodyDiv w:val="1"/>
      <w:marLeft w:val="0"/>
      <w:marRight w:val="0"/>
      <w:marTop w:val="0"/>
      <w:marBottom w:val="0"/>
      <w:divBdr>
        <w:top w:val="none" w:sz="0" w:space="0" w:color="auto"/>
        <w:left w:val="none" w:sz="0" w:space="0" w:color="auto"/>
        <w:bottom w:val="none" w:sz="0" w:space="0" w:color="auto"/>
        <w:right w:val="none" w:sz="0" w:space="0" w:color="auto"/>
      </w:divBdr>
      <w:divsChild>
        <w:div w:id="69887306">
          <w:marLeft w:val="640"/>
          <w:marRight w:val="0"/>
          <w:marTop w:val="0"/>
          <w:marBottom w:val="0"/>
          <w:divBdr>
            <w:top w:val="none" w:sz="0" w:space="0" w:color="auto"/>
            <w:left w:val="none" w:sz="0" w:space="0" w:color="auto"/>
            <w:bottom w:val="none" w:sz="0" w:space="0" w:color="auto"/>
            <w:right w:val="none" w:sz="0" w:space="0" w:color="auto"/>
          </w:divBdr>
        </w:div>
        <w:div w:id="1664897795">
          <w:marLeft w:val="640"/>
          <w:marRight w:val="0"/>
          <w:marTop w:val="0"/>
          <w:marBottom w:val="0"/>
          <w:divBdr>
            <w:top w:val="none" w:sz="0" w:space="0" w:color="auto"/>
            <w:left w:val="none" w:sz="0" w:space="0" w:color="auto"/>
            <w:bottom w:val="none" w:sz="0" w:space="0" w:color="auto"/>
            <w:right w:val="none" w:sz="0" w:space="0" w:color="auto"/>
          </w:divBdr>
        </w:div>
        <w:div w:id="1508255622">
          <w:marLeft w:val="640"/>
          <w:marRight w:val="0"/>
          <w:marTop w:val="0"/>
          <w:marBottom w:val="0"/>
          <w:divBdr>
            <w:top w:val="none" w:sz="0" w:space="0" w:color="auto"/>
            <w:left w:val="none" w:sz="0" w:space="0" w:color="auto"/>
            <w:bottom w:val="none" w:sz="0" w:space="0" w:color="auto"/>
            <w:right w:val="none" w:sz="0" w:space="0" w:color="auto"/>
          </w:divBdr>
        </w:div>
        <w:div w:id="1773817913">
          <w:marLeft w:val="640"/>
          <w:marRight w:val="0"/>
          <w:marTop w:val="0"/>
          <w:marBottom w:val="0"/>
          <w:divBdr>
            <w:top w:val="none" w:sz="0" w:space="0" w:color="auto"/>
            <w:left w:val="none" w:sz="0" w:space="0" w:color="auto"/>
            <w:bottom w:val="none" w:sz="0" w:space="0" w:color="auto"/>
            <w:right w:val="none" w:sz="0" w:space="0" w:color="auto"/>
          </w:divBdr>
        </w:div>
        <w:div w:id="833910151">
          <w:marLeft w:val="640"/>
          <w:marRight w:val="0"/>
          <w:marTop w:val="0"/>
          <w:marBottom w:val="0"/>
          <w:divBdr>
            <w:top w:val="none" w:sz="0" w:space="0" w:color="auto"/>
            <w:left w:val="none" w:sz="0" w:space="0" w:color="auto"/>
            <w:bottom w:val="none" w:sz="0" w:space="0" w:color="auto"/>
            <w:right w:val="none" w:sz="0" w:space="0" w:color="auto"/>
          </w:divBdr>
        </w:div>
        <w:div w:id="780298010">
          <w:marLeft w:val="640"/>
          <w:marRight w:val="0"/>
          <w:marTop w:val="0"/>
          <w:marBottom w:val="0"/>
          <w:divBdr>
            <w:top w:val="none" w:sz="0" w:space="0" w:color="auto"/>
            <w:left w:val="none" w:sz="0" w:space="0" w:color="auto"/>
            <w:bottom w:val="none" w:sz="0" w:space="0" w:color="auto"/>
            <w:right w:val="none" w:sz="0" w:space="0" w:color="auto"/>
          </w:divBdr>
        </w:div>
        <w:div w:id="447550407">
          <w:marLeft w:val="640"/>
          <w:marRight w:val="0"/>
          <w:marTop w:val="0"/>
          <w:marBottom w:val="0"/>
          <w:divBdr>
            <w:top w:val="none" w:sz="0" w:space="0" w:color="auto"/>
            <w:left w:val="none" w:sz="0" w:space="0" w:color="auto"/>
            <w:bottom w:val="none" w:sz="0" w:space="0" w:color="auto"/>
            <w:right w:val="none" w:sz="0" w:space="0" w:color="auto"/>
          </w:divBdr>
        </w:div>
        <w:div w:id="630598390">
          <w:marLeft w:val="640"/>
          <w:marRight w:val="0"/>
          <w:marTop w:val="0"/>
          <w:marBottom w:val="0"/>
          <w:divBdr>
            <w:top w:val="none" w:sz="0" w:space="0" w:color="auto"/>
            <w:left w:val="none" w:sz="0" w:space="0" w:color="auto"/>
            <w:bottom w:val="none" w:sz="0" w:space="0" w:color="auto"/>
            <w:right w:val="none" w:sz="0" w:space="0" w:color="auto"/>
          </w:divBdr>
        </w:div>
        <w:div w:id="43138354">
          <w:marLeft w:val="640"/>
          <w:marRight w:val="0"/>
          <w:marTop w:val="0"/>
          <w:marBottom w:val="0"/>
          <w:divBdr>
            <w:top w:val="none" w:sz="0" w:space="0" w:color="auto"/>
            <w:left w:val="none" w:sz="0" w:space="0" w:color="auto"/>
            <w:bottom w:val="none" w:sz="0" w:space="0" w:color="auto"/>
            <w:right w:val="none" w:sz="0" w:space="0" w:color="auto"/>
          </w:divBdr>
        </w:div>
        <w:div w:id="2053260858">
          <w:marLeft w:val="640"/>
          <w:marRight w:val="0"/>
          <w:marTop w:val="0"/>
          <w:marBottom w:val="0"/>
          <w:divBdr>
            <w:top w:val="none" w:sz="0" w:space="0" w:color="auto"/>
            <w:left w:val="none" w:sz="0" w:space="0" w:color="auto"/>
            <w:bottom w:val="none" w:sz="0" w:space="0" w:color="auto"/>
            <w:right w:val="none" w:sz="0" w:space="0" w:color="auto"/>
          </w:divBdr>
        </w:div>
        <w:div w:id="1445538845">
          <w:marLeft w:val="640"/>
          <w:marRight w:val="0"/>
          <w:marTop w:val="0"/>
          <w:marBottom w:val="0"/>
          <w:divBdr>
            <w:top w:val="none" w:sz="0" w:space="0" w:color="auto"/>
            <w:left w:val="none" w:sz="0" w:space="0" w:color="auto"/>
            <w:bottom w:val="none" w:sz="0" w:space="0" w:color="auto"/>
            <w:right w:val="none" w:sz="0" w:space="0" w:color="auto"/>
          </w:divBdr>
        </w:div>
        <w:div w:id="1153258538">
          <w:marLeft w:val="640"/>
          <w:marRight w:val="0"/>
          <w:marTop w:val="0"/>
          <w:marBottom w:val="0"/>
          <w:divBdr>
            <w:top w:val="none" w:sz="0" w:space="0" w:color="auto"/>
            <w:left w:val="none" w:sz="0" w:space="0" w:color="auto"/>
            <w:bottom w:val="none" w:sz="0" w:space="0" w:color="auto"/>
            <w:right w:val="none" w:sz="0" w:space="0" w:color="auto"/>
          </w:divBdr>
        </w:div>
        <w:div w:id="854611382">
          <w:marLeft w:val="640"/>
          <w:marRight w:val="0"/>
          <w:marTop w:val="0"/>
          <w:marBottom w:val="0"/>
          <w:divBdr>
            <w:top w:val="none" w:sz="0" w:space="0" w:color="auto"/>
            <w:left w:val="none" w:sz="0" w:space="0" w:color="auto"/>
            <w:bottom w:val="none" w:sz="0" w:space="0" w:color="auto"/>
            <w:right w:val="none" w:sz="0" w:space="0" w:color="auto"/>
          </w:divBdr>
        </w:div>
        <w:div w:id="188839469">
          <w:marLeft w:val="640"/>
          <w:marRight w:val="0"/>
          <w:marTop w:val="0"/>
          <w:marBottom w:val="0"/>
          <w:divBdr>
            <w:top w:val="none" w:sz="0" w:space="0" w:color="auto"/>
            <w:left w:val="none" w:sz="0" w:space="0" w:color="auto"/>
            <w:bottom w:val="none" w:sz="0" w:space="0" w:color="auto"/>
            <w:right w:val="none" w:sz="0" w:space="0" w:color="auto"/>
          </w:divBdr>
        </w:div>
        <w:div w:id="1888562177">
          <w:marLeft w:val="640"/>
          <w:marRight w:val="0"/>
          <w:marTop w:val="0"/>
          <w:marBottom w:val="0"/>
          <w:divBdr>
            <w:top w:val="none" w:sz="0" w:space="0" w:color="auto"/>
            <w:left w:val="none" w:sz="0" w:space="0" w:color="auto"/>
            <w:bottom w:val="none" w:sz="0" w:space="0" w:color="auto"/>
            <w:right w:val="none" w:sz="0" w:space="0" w:color="auto"/>
          </w:divBdr>
        </w:div>
        <w:div w:id="109204054">
          <w:marLeft w:val="640"/>
          <w:marRight w:val="0"/>
          <w:marTop w:val="0"/>
          <w:marBottom w:val="0"/>
          <w:divBdr>
            <w:top w:val="none" w:sz="0" w:space="0" w:color="auto"/>
            <w:left w:val="none" w:sz="0" w:space="0" w:color="auto"/>
            <w:bottom w:val="none" w:sz="0" w:space="0" w:color="auto"/>
            <w:right w:val="none" w:sz="0" w:space="0" w:color="auto"/>
          </w:divBdr>
        </w:div>
        <w:div w:id="878664520">
          <w:marLeft w:val="640"/>
          <w:marRight w:val="0"/>
          <w:marTop w:val="0"/>
          <w:marBottom w:val="0"/>
          <w:divBdr>
            <w:top w:val="none" w:sz="0" w:space="0" w:color="auto"/>
            <w:left w:val="none" w:sz="0" w:space="0" w:color="auto"/>
            <w:bottom w:val="none" w:sz="0" w:space="0" w:color="auto"/>
            <w:right w:val="none" w:sz="0" w:space="0" w:color="auto"/>
          </w:divBdr>
        </w:div>
        <w:div w:id="1868256443">
          <w:marLeft w:val="640"/>
          <w:marRight w:val="0"/>
          <w:marTop w:val="0"/>
          <w:marBottom w:val="0"/>
          <w:divBdr>
            <w:top w:val="none" w:sz="0" w:space="0" w:color="auto"/>
            <w:left w:val="none" w:sz="0" w:space="0" w:color="auto"/>
            <w:bottom w:val="none" w:sz="0" w:space="0" w:color="auto"/>
            <w:right w:val="none" w:sz="0" w:space="0" w:color="auto"/>
          </w:divBdr>
        </w:div>
        <w:div w:id="10180720">
          <w:marLeft w:val="640"/>
          <w:marRight w:val="0"/>
          <w:marTop w:val="0"/>
          <w:marBottom w:val="0"/>
          <w:divBdr>
            <w:top w:val="none" w:sz="0" w:space="0" w:color="auto"/>
            <w:left w:val="none" w:sz="0" w:space="0" w:color="auto"/>
            <w:bottom w:val="none" w:sz="0" w:space="0" w:color="auto"/>
            <w:right w:val="none" w:sz="0" w:space="0" w:color="auto"/>
          </w:divBdr>
        </w:div>
        <w:div w:id="1529683274">
          <w:marLeft w:val="640"/>
          <w:marRight w:val="0"/>
          <w:marTop w:val="0"/>
          <w:marBottom w:val="0"/>
          <w:divBdr>
            <w:top w:val="none" w:sz="0" w:space="0" w:color="auto"/>
            <w:left w:val="none" w:sz="0" w:space="0" w:color="auto"/>
            <w:bottom w:val="none" w:sz="0" w:space="0" w:color="auto"/>
            <w:right w:val="none" w:sz="0" w:space="0" w:color="auto"/>
          </w:divBdr>
        </w:div>
        <w:div w:id="355040710">
          <w:marLeft w:val="640"/>
          <w:marRight w:val="0"/>
          <w:marTop w:val="0"/>
          <w:marBottom w:val="0"/>
          <w:divBdr>
            <w:top w:val="none" w:sz="0" w:space="0" w:color="auto"/>
            <w:left w:val="none" w:sz="0" w:space="0" w:color="auto"/>
            <w:bottom w:val="none" w:sz="0" w:space="0" w:color="auto"/>
            <w:right w:val="none" w:sz="0" w:space="0" w:color="auto"/>
          </w:divBdr>
        </w:div>
        <w:div w:id="1670936811">
          <w:marLeft w:val="640"/>
          <w:marRight w:val="0"/>
          <w:marTop w:val="0"/>
          <w:marBottom w:val="0"/>
          <w:divBdr>
            <w:top w:val="none" w:sz="0" w:space="0" w:color="auto"/>
            <w:left w:val="none" w:sz="0" w:space="0" w:color="auto"/>
            <w:bottom w:val="none" w:sz="0" w:space="0" w:color="auto"/>
            <w:right w:val="none" w:sz="0" w:space="0" w:color="auto"/>
          </w:divBdr>
        </w:div>
        <w:div w:id="911964903">
          <w:marLeft w:val="640"/>
          <w:marRight w:val="0"/>
          <w:marTop w:val="0"/>
          <w:marBottom w:val="0"/>
          <w:divBdr>
            <w:top w:val="none" w:sz="0" w:space="0" w:color="auto"/>
            <w:left w:val="none" w:sz="0" w:space="0" w:color="auto"/>
            <w:bottom w:val="none" w:sz="0" w:space="0" w:color="auto"/>
            <w:right w:val="none" w:sz="0" w:space="0" w:color="auto"/>
          </w:divBdr>
        </w:div>
        <w:div w:id="1025791580">
          <w:marLeft w:val="640"/>
          <w:marRight w:val="0"/>
          <w:marTop w:val="0"/>
          <w:marBottom w:val="0"/>
          <w:divBdr>
            <w:top w:val="none" w:sz="0" w:space="0" w:color="auto"/>
            <w:left w:val="none" w:sz="0" w:space="0" w:color="auto"/>
            <w:bottom w:val="none" w:sz="0" w:space="0" w:color="auto"/>
            <w:right w:val="none" w:sz="0" w:space="0" w:color="auto"/>
          </w:divBdr>
        </w:div>
        <w:div w:id="92091460">
          <w:marLeft w:val="640"/>
          <w:marRight w:val="0"/>
          <w:marTop w:val="0"/>
          <w:marBottom w:val="0"/>
          <w:divBdr>
            <w:top w:val="none" w:sz="0" w:space="0" w:color="auto"/>
            <w:left w:val="none" w:sz="0" w:space="0" w:color="auto"/>
            <w:bottom w:val="none" w:sz="0" w:space="0" w:color="auto"/>
            <w:right w:val="none" w:sz="0" w:space="0" w:color="auto"/>
          </w:divBdr>
        </w:div>
        <w:div w:id="395132796">
          <w:marLeft w:val="640"/>
          <w:marRight w:val="0"/>
          <w:marTop w:val="0"/>
          <w:marBottom w:val="0"/>
          <w:divBdr>
            <w:top w:val="none" w:sz="0" w:space="0" w:color="auto"/>
            <w:left w:val="none" w:sz="0" w:space="0" w:color="auto"/>
            <w:bottom w:val="none" w:sz="0" w:space="0" w:color="auto"/>
            <w:right w:val="none" w:sz="0" w:space="0" w:color="auto"/>
          </w:divBdr>
        </w:div>
        <w:div w:id="1795293308">
          <w:marLeft w:val="640"/>
          <w:marRight w:val="0"/>
          <w:marTop w:val="0"/>
          <w:marBottom w:val="0"/>
          <w:divBdr>
            <w:top w:val="none" w:sz="0" w:space="0" w:color="auto"/>
            <w:left w:val="none" w:sz="0" w:space="0" w:color="auto"/>
            <w:bottom w:val="none" w:sz="0" w:space="0" w:color="auto"/>
            <w:right w:val="none" w:sz="0" w:space="0" w:color="auto"/>
          </w:divBdr>
        </w:div>
        <w:div w:id="309022429">
          <w:marLeft w:val="640"/>
          <w:marRight w:val="0"/>
          <w:marTop w:val="0"/>
          <w:marBottom w:val="0"/>
          <w:divBdr>
            <w:top w:val="none" w:sz="0" w:space="0" w:color="auto"/>
            <w:left w:val="none" w:sz="0" w:space="0" w:color="auto"/>
            <w:bottom w:val="none" w:sz="0" w:space="0" w:color="auto"/>
            <w:right w:val="none" w:sz="0" w:space="0" w:color="auto"/>
          </w:divBdr>
        </w:div>
        <w:div w:id="1412391497">
          <w:marLeft w:val="640"/>
          <w:marRight w:val="0"/>
          <w:marTop w:val="0"/>
          <w:marBottom w:val="0"/>
          <w:divBdr>
            <w:top w:val="none" w:sz="0" w:space="0" w:color="auto"/>
            <w:left w:val="none" w:sz="0" w:space="0" w:color="auto"/>
            <w:bottom w:val="none" w:sz="0" w:space="0" w:color="auto"/>
            <w:right w:val="none" w:sz="0" w:space="0" w:color="auto"/>
          </w:divBdr>
        </w:div>
        <w:div w:id="455879271">
          <w:marLeft w:val="640"/>
          <w:marRight w:val="0"/>
          <w:marTop w:val="0"/>
          <w:marBottom w:val="0"/>
          <w:divBdr>
            <w:top w:val="none" w:sz="0" w:space="0" w:color="auto"/>
            <w:left w:val="none" w:sz="0" w:space="0" w:color="auto"/>
            <w:bottom w:val="none" w:sz="0" w:space="0" w:color="auto"/>
            <w:right w:val="none" w:sz="0" w:space="0" w:color="auto"/>
          </w:divBdr>
        </w:div>
        <w:div w:id="1310356271">
          <w:marLeft w:val="640"/>
          <w:marRight w:val="0"/>
          <w:marTop w:val="0"/>
          <w:marBottom w:val="0"/>
          <w:divBdr>
            <w:top w:val="none" w:sz="0" w:space="0" w:color="auto"/>
            <w:left w:val="none" w:sz="0" w:space="0" w:color="auto"/>
            <w:bottom w:val="none" w:sz="0" w:space="0" w:color="auto"/>
            <w:right w:val="none" w:sz="0" w:space="0" w:color="auto"/>
          </w:divBdr>
        </w:div>
        <w:div w:id="799374069">
          <w:marLeft w:val="640"/>
          <w:marRight w:val="0"/>
          <w:marTop w:val="0"/>
          <w:marBottom w:val="0"/>
          <w:divBdr>
            <w:top w:val="none" w:sz="0" w:space="0" w:color="auto"/>
            <w:left w:val="none" w:sz="0" w:space="0" w:color="auto"/>
            <w:bottom w:val="none" w:sz="0" w:space="0" w:color="auto"/>
            <w:right w:val="none" w:sz="0" w:space="0" w:color="auto"/>
          </w:divBdr>
        </w:div>
        <w:div w:id="1719862529">
          <w:marLeft w:val="640"/>
          <w:marRight w:val="0"/>
          <w:marTop w:val="0"/>
          <w:marBottom w:val="0"/>
          <w:divBdr>
            <w:top w:val="none" w:sz="0" w:space="0" w:color="auto"/>
            <w:left w:val="none" w:sz="0" w:space="0" w:color="auto"/>
            <w:bottom w:val="none" w:sz="0" w:space="0" w:color="auto"/>
            <w:right w:val="none" w:sz="0" w:space="0" w:color="auto"/>
          </w:divBdr>
        </w:div>
        <w:div w:id="2132089853">
          <w:marLeft w:val="640"/>
          <w:marRight w:val="0"/>
          <w:marTop w:val="0"/>
          <w:marBottom w:val="0"/>
          <w:divBdr>
            <w:top w:val="none" w:sz="0" w:space="0" w:color="auto"/>
            <w:left w:val="none" w:sz="0" w:space="0" w:color="auto"/>
            <w:bottom w:val="none" w:sz="0" w:space="0" w:color="auto"/>
            <w:right w:val="none" w:sz="0" w:space="0" w:color="auto"/>
          </w:divBdr>
        </w:div>
        <w:div w:id="296183958">
          <w:marLeft w:val="640"/>
          <w:marRight w:val="0"/>
          <w:marTop w:val="0"/>
          <w:marBottom w:val="0"/>
          <w:divBdr>
            <w:top w:val="none" w:sz="0" w:space="0" w:color="auto"/>
            <w:left w:val="none" w:sz="0" w:space="0" w:color="auto"/>
            <w:bottom w:val="none" w:sz="0" w:space="0" w:color="auto"/>
            <w:right w:val="none" w:sz="0" w:space="0" w:color="auto"/>
          </w:divBdr>
        </w:div>
        <w:div w:id="1112822205">
          <w:marLeft w:val="640"/>
          <w:marRight w:val="0"/>
          <w:marTop w:val="0"/>
          <w:marBottom w:val="0"/>
          <w:divBdr>
            <w:top w:val="none" w:sz="0" w:space="0" w:color="auto"/>
            <w:left w:val="none" w:sz="0" w:space="0" w:color="auto"/>
            <w:bottom w:val="none" w:sz="0" w:space="0" w:color="auto"/>
            <w:right w:val="none" w:sz="0" w:space="0" w:color="auto"/>
          </w:divBdr>
        </w:div>
        <w:div w:id="936983190">
          <w:marLeft w:val="640"/>
          <w:marRight w:val="0"/>
          <w:marTop w:val="0"/>
          <w:marBottom w:val="0"/>
          <w:divBdr>
            <w:top w:val="none" w:sz="0" w:space="0" w:color="auto"/>
            <w:left w:val="none" w:sz="0" w:space="0" w:color="auto"/>
            <w:bottom w:val="none" w:sz="0" w:space="0" w:color="auto"/>
            <w:right w:val="none" w:sz="0" w:space="0" w:color="auto"/>
          </w:divBdr>
        </w:div>
        <w:div w:id="806554526">
          <w:marLeft w:val="640"/>
          <w:marRight w:val="0"/>
          <w:marTop w:val="0"/>
          <w:marBottom w:val="0"/>
          <w:divBdr>
            <w:top w:val="none" w:sz="0" w:space="0" w:color="auto"/>
            <w:left w:val="none" w:sz="0" w:space="0" w:color="auto"/>
            <w:bottom w:val="none" w:sz="0" w:space="0" w:color="auto"/>
            <w:right w:val="none" w:sz="0" w:space="0" w:color="auto"/>
          </w:divBdr>
        </w:div>
        <w:div w:id="1477187452">
          <w:marLeft w:val="640"/>
          <w:marRight w:val="0"/>
          <w:marTop w:val="0"/>
          <w:marBottom w:val="0"/>
          <w:divBdr>
            <w:top w:val="none" w:sz="0" w:space="0" w:color="auto"/>
            <w:left w:val="none" w:sz="0" w:space="0" w:color="auto"/>
            <w:bottom w:val="none" w:sz="0" w:space="0" w:color="auto"/>
            <w:right w:val="none" w:sz="0" w:space="0" w:color="auto"/>
          </w:divBdr>
        </w:div>
        <w:div w:id="124931767">
          <w:marLeft w:val="640"/>
          <w:marRight w:val="0"/>
          <w:marTop w:val="0"/>
          <w:marBottom w:val="0"/>
          <w:divBdr>
            <w:top w:val="none" w:sz="0" w:space="0" w:color="auto"/>
            <w:left w:val="none" w:sz="0" w:space="0" w:color="auto"/>
            <w:bottom w:val="none" w:sz="0" w:space="0" w:color="auto"/>
            <w:right w:val="none" w:sz="0" w:space="0" w:color="auto"/>
          </w:divBdr>
        </w:div>
        <w:div w:id="366950643">
          <w:marLeft w:val="640"/>
          <w:marRight w:val="0"/>
          <w:marTop w:val="0"/>
          <w:marBottom w:val="0"/>
          <w:divBdr>
            <w:top w:val="none" w:sz="0" w:space="0" w:color="auto"/>
            <w:left w:val="none" w:sz="0" w:space="0" w:color="auto"/>
            <w:bottom w:val="none" w:sz="0" w:space="0" w:color="auto"/>
            <w:right w:val="none" w:sz="0" w:space="0" w:color="auto"/>
          </w:divBdr>
        </w:div>
        <w:div w:id="1822959832">
          <w:marLeft w:val="640"/>
          <w:marRight w:val="0"/>
          <w:marTop w:val="0"/>
          <w:marBottom w:val="0"/>
          <w:divBdr>
            <w:top w:val="none" w:sz="0" w:space="0" w:color="auto"/>
            <w:left w:val="none" w:sz="0" w:space="0" w:color="auto"/>
            <w:bottom w:val="none" w:sz="0" w:space="0" w:color="auto"/>
            <w:right w:val="none" w:sz="0" w:space="0" w:color="auto"/>
          </w:divBdr>
        </w:div>
        <w:div w:id="801114815">
          <w:marLeft w:val="640"/>
          <w:marRight w:val="0"/>
          <w:marTop w:val="0"/>
          <w:marBottom w:val="0"/>
          <w:divBdr>
            <w:top w:val="none" w:sz="0" w:space="0" w:color="auto"/>
            <w:left w:val="none" w:sz="0" w:space="0" w:color="auto"/>
            <w:bottom w:val="none" w:sz="0" w:space="0" w:color="auto"/>
            <w:right w:val="none" w:sz="0" w:space="0" w:color="auto"/>
          </w:divBdr>
        </w:div>
      </w:divsChild>
    </w:div>
    <w:div w:id="1835103056">
      <w:marLeft w:val="0"/>
      <w:marRight w:val="0"/>
      <w:marTop w:val="0"/>
      <w:marBottom w:val="0"/>
      <w:divBdr>
        <w:top w:val="none" w:sz="0" w:space="0" w:color="auto"/>
        <w:left w:val="none" w:sz="0" w:space="0" w:color="auto"/>
        <w:bottom w:val="none" w:sz="0" w:space="0" w:color="auto"/>
        <w:right w:val="none" w:sz="0" w:space="0" w:color="auto"/>
      </w:divBdr>
    </w:div>
    <w:div w:id="1843935884">
      <w:marLeft w:val="0"/>
      <w:marRight w:val="0"/>
      <w:marTop w:val="0"/>
      <w:marBottom w:val="0"/>
      <w:divBdr>
        <w:top w:val="none" w:sz="0" w:space="0" w:color="auto"/>
        <w:left w:val="none" w:sz="0" w:space="0" w:color="auto"/>
        <w:bottom w:val="none" w:sz="0" w:space="0" w:color="auto"/>
        <w:right w:val="none" w:sz="0" w:space="0" w:color="auto"/>
      </w:divBdr>
    </w:div>
    <w:div w:id="1844510732">
      <w:bodyDiv w:val="1"/>
      <w:marLeft w:val="0"/>
      <w:marRight w:val="0"/>
      <w:marTop w:val="0"/>
      <w:marBottom w:val="0"/>
      <w:divBdr>
        <w:top w:val="none" w:sz="0" w:space="0" w:color="auto"/>
        <w:left w:val="none" w:sz="0" w:space="0" w:color="auto"/>
        <w:bottom w:val="none" w:sz="0" w:space="0" w:color="auto"/>
        <w:right w:val="none" w:sz="0" w:space="0" w:color="auto"/>
      </w:divBdr>
      <w:divsChild>
        <w:div w:id="916786463">
          <w:marLeft w:val="640"/>
          <w:marRight w:val="0"/>
          <w:marTop w:val="0"/>
          <w:marBottom w:val="0"/>
          <w:divBdr>
            <w:top w:val="none" w:sz="0" w:space="0" w:color="auto"/>
            <w:left w:val="none" w:sz="0" w:space="0" w:color="auto"/>
            <w:bottom w:val="none" w:sz="0" w:space="0" w:color="auto"/>
            <w:right w:val="none" w:sz="0" w:space="0" w:color="auto"/>
          </w:divBdr>
        </w:div>
        <w:div w:id="435175069">
          <w:marLeft w:val="640"/>
          <w:marRight w:val="0"/>
          <w:marTop w:val="0"/>
          <w:marBottom w:val="0"/>
          <w:divBdr>
            <w:top w:val="none" w:sz="0" w:space="0" w:color="auto"/>
            <w:left w:val="none" w:sz="0" w:space="0" w:color="auto"/>
            <w:bottom w:val="none" w:sz="0" w:space="0" w:color="auto"/>
            <w:right w:val="none" w:sz="0" w:space="0" w:color="auto"/>
          </w:divBdr>
        </w:div>
        <w:div w:id="1007829207">
          <w:marLeft w:val="640"/>
          <w:marRight w:val="0"/>
          <w:marTop w:val="0"/>
          <w:marBottom w:val="0"/>
          <w:divBdr>
            <w:top w:val="none" w:sz="0" w:space="0" w:color="auto"/>
            <w:left w:val="none" w:sz="0" w:space="0" w:color="auto"/>
            <w:bottom w:val="none" w:sz="0" w:space="0" w:color="auto"/>
            <w:right w:val="none" w:sz="0" w:space="0" w:color="auto"/>
          </w:divBdr>
        </w:div>
        <w:div w:id="319893042">
          <w:marLeft w:val="640"/>
          <w:marRight w:val="0"/>
          <w:marTop w:val="0"/>
          <w:marBottom w:val="0"/>
          <w:divBdr>
            <w:top w:val="none" w:sz="0" w:space="0" w:color="auto"/>
            <w:left w:val="none" w:sz="0" w:space="0" w:color="auto"/>
            <w:bottom w:val="none" w:sz="0" w:space="0" w:color="auto"/>
            <w:right w:val="none" w:sz="0" w:space="0" w:color="auto"/>
          </w:divBdr>
        </w:div>
        <w:div w:id="883638140">
          <w:marLeft w:val="640"/>
          <w:marRight w:val="0"/>
          <w:marTop w:val="0"/>
          <w:marBottom w:val="0"/>
          <w:divBdr>
            <w:top w:val="none" w:sz="0" w:space="0" w:color="auto"/>
            <w:left w:val="none" w:sz="0" w:space="0" w:color="auto"/>
            <w:bottom w:val="none" w:sz="0" w:space="0" w:color="auto"/>
            <w:right w:val="none" w:sz="0" w:space="0" w:color="auto"/>
          </w:divBdr>
        </w:div>
        <w:div w:id="681473784">
          <w:marLeft w:val="640"/>
          <w:marRight w:val="0"/>
          <w:marTop w:val="0"/>
          <w:marBottom w:val="0"/>
          <w:divBdr>
            <w:top w:val="none" w:sz="0" w:space="0" w:color="auto"/>
            <w:left w:val="none" w:sz="0" w:space="0" w:color="auto"/>
            <w:bottom w:val="none" w:sz="0" w:space="0" w:color="auto"/>
            <w:right w:val="none" w:sz="0" w:space="0" w:color="auto"/>
          </w:divBdr>
        </w:div>
        <w:div w:id="353193138">
          <w:marLeft w:val="640"/>
          <w:marRight w:val="0"/>
          <w:marTop w:val="0"/>
          <w:marBottom w:val="0"/>
          <w:divBdr>
            <w:top w:val="none" w:sz="0" w:space="0" w:color="auto"/>
            <w:left w:val="none" w:sz="0" w:space="0" w:color="auto"/>
            <w:bottom w:val="none" w:sz="0" w:space="0" w:color="auto"/>
            <w:right w:val="none" w:sz="0" w:space="0" w:color="auto"/>
          </w:divBdr>
        </w:div>
        <w:div w:id="1336223049">
          <w:marLeft w:val="640"/>
          <w:marRight w:val="0"/>
          <w:marTop w:val="0"/>
          <w:marBottom w:val="0"/>
          <w:divBdr>
            <w:top w:val="none" w:sz="0" w:space="0" w:color="auto"/>
            <w:left w:val="none" w:sz="0" w:space="0" w:color="auto"/>
            <w:bottom w:val="none" w:sz="0" w:space="0" w:color="auto"/>
            <w:right w:val="none" w:sz="0" w:space="0" w:color="auto"/>
          </w:divBdr>
        </w:div>
        <w:div w:id="880288111">
          <w:marLeft w:val="640"/>
          <w:marRight w:val="0"/>
          <w:marTop w:val="0"/>
          <w:marBottom w:val="0"/>
          <w:divBdr>
            <w:top w:val="none" w:sz="0" w:space="0" w:color="auto"/>
            <w:left w:val="none" w:sz="0" w:space="0" w:color="auto"/>
            <w:bottom w:val="none" w:sz="0" w:space="0" w:color="auto"/>
            <w:right w:val="none" w:sz="0" w:space="0" w:color="auto"/>
          </w:divBdr>
        </w:div>
        <w:div w:id="820779286">
          <w:marLeft w:val="640"/>
          <w:marRight w:val="0"/>
          <w:marTop w:val="0"/>
          <w:marBottom w:val="0"/>
          <w:divBdr>
            <w:top w:val="none" w:sz="0" w:space="0" w:color="auto"/>
            <w:left w:val="none" w:sz="0" w:space="0" w:color="auto"/>
            <w:bottom w:val="none" w:sz="0" w:space="0" w:color="auto"/>
            <w:right w:val="none" w:sz="0" w:space="0" w:color="auto"/>
          </w:divBdr>
        </w:div>
        <w:div w:id="528109114">
          <w:marLeft w:val="640"/>
          <w:marRight w:val="0"/>
          <w:marTop w:val="0"/>
          <w:marBottom w:val="0"/>
          <w:divBdr>
            <w:top w:val="none" w:sz="0" w:space="0" w:color="auto"/>
            <w:left w:val="none" w:sz="0" w:space="0" w:color="auto"/>
            <w:bottom w:val="none" w:sz="0" w:space="0" w:color="auto"/>
            <w:right w:val="none" w:sz="0" w:space="0" w:color="auto"/>
          </w:divBdr>
        </w:div>
        <w:div w:id="711929962">
          <w:marLeft w:val="640"/>
          <w:marRight w:val="0"/>
          <w:marTop w:val="0"/>
          <w:marBottom w:val="0"/>
          <w:divBdr>
            <w:top w:val="none" w:sz="0" w:space="0" w:color="auto"/>
            <w:left w:val="none" w:sz="0" w:space="0" w:color="auto"/>
            <w:bottom w:val="none" w:sz="0" w:space="0" w:color="auto"/>
            <w:right w:val="none" w:sz="0" w:space="0" w:color="auto"/>
          </w:divBdr>
        </w:div>
        <w:div w:id="387724774">
          <w:marLeft w:val="640"/>
          <w:marRight w:val="0"/>
          <w:marTop w:val="0"/>
          <w:marBottom w:val="0"/>
          <w:divBdr>
            <w:top w:val="none" w:sz="0" w:space="0" w:color="auto"/>
            <w:left w:val="none" w:sz="0" w:space="0" w:color="auto"/>
            <w:bottom w:val="none" w:sz="0" w:space="0" w:color="auto"/>
            <w:right w:val="none" w:sz="0" w:space="0" w:color="auto"/>
          </w:divBdr>
        </w:div>
        <w:div w:id="632952835">
          <w:marLeft w:val="640"/>
          <w:marRight w:val="0"/>
          <w:marTop w:val="0"/>
          <w:marBottom w:val="0"/>
          <w:divBdr>
            <w:top w:val="none" w:sz="0" w:space="0" w:color="auto"/>
            <w:left w:val="none" w:sz="0" w:space="0" w:color="auto"/>
            <w:bottom w:val="none" w:sz="0" w:space="0" w:color="auto"/>
            <w:right w:val="none" w:sz="0" w:space="0" w:color="auto"/>
          </w:divBdr>
        </w:div>
        <w:div w:id="458766485">
          <w:marLeft w:val="640"/>
          <w:marRight w:val="0"/>
          <w:marTop w:val="0"/>
          <w:marBottom w:val="0"/>
          <w:divBdr>
            <w:top w:val="none" w:sz="0" w:space="0" w:color="auto"/>
            <w:left w:val="none" w:sz="0" w:space="0" w:color="auto"/>
            <w:bottom w:val="none" w:sz="0" w:space="0" w:color="auto"/>
            <w:right w:val="none" w:sz="0" w:space="0" w:color="auto"/>
          </w:divBdr>
        </w:div>
        <w:div w:id="2043044873">
          <w:marLeft w:val="640"/>
          <w:marRight w:val="0"/>
          <w:marTop w:val="0"/>
          <w:marBottom w:val="0"/>
          <w:divBdr>
            <w:top w:val="none" w:sz="0" w:space="0" w:color="auto"/>
            <w:left w:val="none" w:sz="0" w:space="0" w:color="auto"/>
            <w:bottom w:val="none" w:sz="0" w:space="0" w:color="auto"/>
            <w:right w:val="none" w:sz="0" w:space="0" w:color="auto"/>
          </w:divBdr>
        </w:div>
        <w:div w:id="923149661">
          <w:marLeft w:val="640"/>
          <w:marRight w:val="0"/>
          <w:marTop w:val="0"/>
          <w:marBottom w:val="0"/>
          <w:divBdr>
            <w:top w:val="none" w:sz="0" w:space="0" w:color="auto"/>
            <w:left w:val="none" w:sz="0" w:space="0" w:color="auto"/>
            <w:bottom w:val="none" w:sz="0" w:space="0" w:color="auto"/>
            <w:right w:val="none" w:sz="0" w:space="0" w:color="auto"/>
          </w:divBdr>
        </w:div>
        <w:div w:id="982075878">
          <w:marLeft w:val="640"/>
          <w:marRight w:val="0"/>
          <w:marTop w:val="0"/>
          <w:marBottom w:val="0"/>
          <w:divBdr>
            <w:top w:val="none" w:sz="0" w:space="0" w:color="auto"/>
            <w:left w:val="none" w:sz="0" w:space="0" w:color="auto"/>
            <w:bottom w:val="none" w:sz="0" w:space="0" w:color="auto"/>
            <w:right w:val="none" w:sz="0" w:space="0" w:color="auto"/>
          </w:divBdr>
        </w:div>
        <w:div w:id="1868323439">
          <w:marLeft w:val="640"/>
          <w:marRight w:val="0"/>
          <w:marTop w:val="0"/>
          <w:marBottom w:val="0"/>
          <w:divBdr>
            <w:top w:val="none" w:sz="0" w:space="0" w:color="auto"/>
            <w:left w:val="none" w:sz="0" w:space="0" w:color="auto"/>
            <w:bottom w:val="none" w:sz="0" w:space="0" w:color="auto"/>
            <w:right w:val="none" w:sz="0" w:space="0" w:color="auto"/>
          </w:divBdr>
        </w:div>
        <w:div w:id="269437039">
          <w:marLeft w:val="640"/>
          <w:marRight w:val="0"/>
          <w:marTop w:val="0"/>
          <w:marBottom w:val="0"/>
          <w:divBdr>
            <w:top w:val="none" w:sz="0" w:space="0" w:color="auto"/>
            <w:left w:val="none" w:sz="0" w:space="0" w:color="auto"/>
            <w:bottom w:val="none" w:sz="0" w:space="0" w:color="auto"/>
            <w:right w:val="none" w:sz="0" w:space="0" w:color="auto"/>
          </w:divBdr>
        </w:div>
        <w:div w:id="311059566">
          <w:marLeft w:val="640"/>
          <w:marRight w:val="0"/>
          <w:marTop w:val="0"/>
          <w:marBottom w:val="0"/>
          <w:divBdr>
            <w:top w:val="none" w:sz="0" w:space="0" w:color="auto"/>
            <w:left w:val="none" w:sz="0" w:space="0" w:color="auto"/>
            <w:bottom w:val="none" w:sz="0" w:space="0" w:color="auto"/>
            <w:right w:val="none" w:sz="0" w:space="0" w:color="auto"/>
          </w:divBdr>
        </w:div>
        <w:div w:id="1407261173">
          <w:marLeft w:val="640"/>
          <w:marRight w:val="0"/>
          <w:marTop w:val="0"/>
          <w:marBottom w:val="0"/>
          <w:divBdr>
            <w:top w:val="none" w:sz="0" w:space="0" w:color="auto"/>
            <w:left w:val="none" w:sz="0" w:space="0" w:color="auto"/>
            <w:bottom w:val="none" w:sz="0" w:space="0" w:color="auto"/>
            <w:right w:val="none" w:sz="0" w:space="0" w:color="auto"/>
          </w:divBdr>
        </w:div>
        <w:div w:id="200169471">
          <w:marLeft w:val="640"/>
          <w:marRight w:val="0"/>
          <w:marTop w:val="0"/>
          <w:marBottom w:val="0"/>
          <w:divBdr>
            <w:top w:val="none" w:sz="0" w:space="0" w:color="auto"/>
            <w:left w:val="none" w:sz="0" w:space="0" w:color="auto"/>
            <w:bottom w:val="none" w:sz="0" w:space="0" w:color="auto"/>
            <w:right w:val="none" w:sz="0" w:space="0" w:color="auto"/>
          </w:divBdr>
        </w:div>
        <w:div w:id="1502311301">
          <w:marLeft w:val="640"/>
          <w:marRight w:val="0"/>
          <w:marTop w:val="0"/>
          <w:marBottom w:val="0"/>
          <w:divBdr>
            <w:top w:val="none" w:sz="0" w:space="0" w:color="auto"/>
            <w:left w:val="none" w:sz="0" w:space="0" w:color="auto"/>
            <w:bottom w:val="none" w:sz="0" w:space="0" w:color="auto"/>
            <w:right w:val="none" w:sz="0" w:space="0" w:color="auto"/>
          </w:divBdr>
        </w:div>
        <w:div w:id="44109618">
          <w:marLeft w:val="640"/>
          <w:marRight w:val="0"/>
          <w:marTop w:val="0"/>
          <w:marBottom w:val="0"/>
          <w:divBdr>
            <w:top w:val="none" w:sz="0" w:space="0" w:color="auto"/>
            <w:left w:val="none" w:sz="0" w:space="0" w:color="auto"/>
            <w:bottom w:val="none" w:sz="0" w:space="0" w:color="auto"/>
            <w:right w:val="none" w:sz="0" w:space="0" w:color="auto"/>
          </w:divBdr>
        </w:div>
        <w:div w:id="1135220239">
          <w:marLeft w:val="640"/>
          <w:marRight w:val="0"/>
          <w:marTop w:val="0"/>
          <w:marBottom w:val="0"/>
          <w:divBdr>
            <w:top w:val="none" w:sz="0" w:space="0" w:color="auto"/>
            <w:left w:val="none" w:sz="0" w:space="0" w:color="auto"/>
            <w:bottom w:val="none" w:sz="0" w:space="0" w:color="auto"/>
            <w:right w:val="none" w:sz="0" w:space="0" w:color="auto"/>
          </w:divBdr>
        </w:div>
        <w:div w:id="563761122">
          <w:marLeft w:val="640"/>
          <w:marRight w:val="0"/>
          <w:marTop w:val="0"/>
          <w:marBottom w:val="0"/>
          <w:divBdr>
            <w:top w:val="none" w:sz="0" w:space="0" w:color="auto"/>
            <w:left w:val="none" w:sz="0" w:space="0" w:color="auto"/>
            <w:bottom w:val="none" w:sz="0" w:space="0" w:color="auto"/>
            <w:right w:val="none" w:sz="0" w:space="0" w:color="auto"/>
          </w:divBdr>
        </w:div>
        <w:div w:id="475033118">
          <w:marLeft w:val="640"/>
          <w:marRight w:val="0"/>
          <w:marTop w:val="0"/>
          <w:marBottom w:val="0"/>
          <w:divBdr>
            <w:top w:val="none" w:sz="0" w:space="0" w:color="auto"/>
            <w:left w:val="none" w:sz="0" w:space="0" w:color="auto"/>
            <w:bottom w:val="none" w:sz="0" w:space="0" w:color="auto"/>
            <w:right w:val="none" w:sz="0" w:space="0" w:color="auto"/>
          </w:divBdr>
        </w:div>
        <w:div w:id="461315843">
          <w:marLeft w:val="640"/>
          <w:marRight w:val="0"/>
          <w:marTop w:val="0"/>
          <w:marBottom w:val="0"/>
          <w:divBdr>
            <w:top w:val="none" w:sz="0" w:space="0" w:color="auto"/>
            <w:left w:val="none" w:sz="0" w:space="0" w:color="auto"/>
            <w:bottom w:val="none" w:sz="0" w:space="0" w:color="auto"/>
            <w:right w:val="none" w:sz="0" w:space="0" w:color="auto"/>
          </w:divBdr>
        </w:div>
        <w:div w:id="82068426">
          <w:marLeft w:val="640"/>
          <w:marRight w:val="0"/>
          <w:marTop w:val="0"/>
          <w:marBottom w:val="0"/>
          <w:divBdr>
            <w:top w:val="none" w:sz="0" w:space="0" w:color="auto"/>
            <w:left w:val="none" w:sz="0" w:space="0" w:color="auto"/>
            <w:bottom w:val="none" w:sz="0" w:space="0" w:color="auto"/>
            <w:right w:val="none" w:sz="0" w:space="0" w:color="auto"/>
          </w:divBdr>
        </w:div>
        <w:div w:id="709957949">
          <w:marLeft w:val="640"/>
          <w:marRight w:val="0"/>
          <w:marTop w:val="0"/>
          <w:marBottom w:val="0"/>
          <w:divBdr>
            <w:top w:val="none" w:sz="0" w:space="0" w:color="auto"/>
            <w:left w:val="none" w:sz="0" w:space="0" w:color="auto"/>
            <w:bottom w:val="none" w:sz="0" w:space="0" w:color="auto"/>
            <w:right w:val="none" w:sz="0" w:space="0" w:color="auto"/>
          </w:divBdr>
        </w:div>
        <w:div w:id="1870994042">
          <w:marLeft w:val="640"/>
          <w:marRight w:val="0"/>
          <w:marTop w:val="0"/>
          <w:marBottom w:val="0"/>
          <w:divBdr>
            <w:top w:val="none" w:sz="0" w:space="0" w:color="auto"/>
            <w:left w:val="none" w:sz="0" w:space="0" w:color="auto"/>
            <w:bottom w:val="none" w:sz="0" w:space="0" w:color="auto"/>
            <w:right w:val="none" w:sz="0" w:space="0" w:color="auto"/>
          </w:divBdr>
        </w:div>
        <w:div w:id="1887596334">
          <w:marLeft w:val="640"/>
          <w:marRight w:val="0"/>
          <w:marTop w:val="0"/>
          <w:marBottom w:val="0"/>
          <w:divBdr>
            <w:top w:val="none" w:sz="0" w:space="0" w:color="auto"/>
            <w:left w:val="none" w:sz="0" w:space="0" w:color="auto"/>
            <w:bottom w:val="none" w:sz="0" w:space="0" w:color="auto"/>
            <w:right w:val="none" w:sz="0" w:space="0" w:color="auto"/>
          </w:divBdr>
        </w:div>
        <w:div w:id="2125078897">
          <w:marLeft w:val="640"/>
          <w:marRight w:val="0"/>
          <w:marTop w:val="0"/>
          <w:marBottom w:val="0"/>
          <w:divBdr>
            <w:top w:val="none" w:sz="0" w:space="0" w:color="auto"/>
            <w:left w:val="none" w:sz="0" w:space="0" w:color="auto"/>
            <w:bottom w:val="none" w:sz="0" w:space="0" w:color="auto"/>
            <w:right w:val="none" w:sz="0" w:space="0" w:color="auto"/>
          </w:divBdr>
        </w:div>
        <w:div w:id="1125123747">
          <w:marLeft w:val="640"/>
          <w:marRight w:val="0"/>
          <w:marTop w:val="0"/>
          <w:marBottom w:val="0"/>
          <w:divBdr>
            <w:top w:val="none" w:sz="0" w:space="0" w:color="auto"/>
            <w:left w:val="none" w:sz="0" w:space="0" w:color="auto"/>
            <w:bottom w:val="none" w:sz="0" w:space="0" w:color="auto"/>
            <w:right w:val="none" w:sz="0" w:space="0" w:color="auto"/>
          </w:divBdr>
        </w:div>
        <w:div w:id="734356756">
          <w:marLeft w:val="640"/>
          <w:marRight w:val="0"/>
          <w:marTop w:val="0"/>
          <w:marBottom w:val="0"/>
          <w:divBdr>
            <w:top w:val="none" w:sz="0" w:space="0" w:color="auto"/>
            <w:left w:val="none" w:sz="0" w:space="0" w:color="auto"/>
            <w:bottom w:val="none" w:sz="0" w:space="0" w:color="auto"/>
            <w:right w:val="none" w:sz="0" w:space="0" w:color="auto"/>
          </w:divBdr>
        </w:div>
        <w:div w:id="546186862">
          <w:marLeft w:val="640"/>
          <w:marRight w:val="0"/>
          <w:marTop w:val="0"/>
          <w:marBottom w:val="0"/>
          <w:divBdr>
            <w:top w:val="none" w:sz="0" w:space="0" w:color="auto"/>
            <w:left w:val="none" w:sz="0" w:space="0" w:color="auto"/>
            <w:bottom w:val="none" w:sz="0" w:space="0" w:color="auto"/>
            <w:right w:val="none" w:sz="0" w:space="0" w:color="auto"/>
          </w:divBdr>
        </w:div>
        <w:div w:id="1232887950">
          <w:marLeft w:val="640"/>
          <w:marRight w:val="0"/>
          <w:marTop w:val="0"/>
          <w:marBottom w:val="0"/>
          <w:divBdr>
            <w:top w:val="none" w:sz="0" w:space="0" w:color="auto"/>
            <w:left w:val="none" w:sz="0" w:space="0" w:color="auto"/>
            <w:bottom w:val="none" w:sz="0" w:space="0" w:color="auto"/>
            <w:right w:val="none" w:sz="0" w:space="0" w:color="auto"/>
          </w:divBdr>
        </w:div>
        <w:div w:id="649212935">
          <w:marLeft w:val="640"/>
          <w:marRight w:val="0"/>
          <w:marTop w:val="0"/>
          <w:marBottom w:val="0"/>
          <w:divBdr>
            <w:top w:val="none" w:sz="0" w:space="0" w:color="auto"/>
            <w:left w:val="none" w:sz="0" w:space="0" w:color="auto"/>
            <w:bottom w:val="none" w:sz="0" w:space="0" w:color="auto"/>
            <w:right w:val="none" w:sz="0" w:space="0" w:color="auto"/>
          </w:divBdr>
        </w:div>
        <w:div w:id="513374534">
          <w:marLeft w:val="640"/>
          <w:marRight w:val="0"/>
          <w:marTop w:val="0"/>
          <w:marBottom w:val="0"/>
          <w:divBdr>
            <w:top w:val="none" w:sz="0" w:space="0" w:color="auto"/>
            <w:left w:val="none" w:sz="0" w:space="0" w:color="auto"/>
            <w:bottom w:val="none" w:sz="0" w:space="0" w:color="auto"/>
            <w:right w:val="none" w:sz="0" w:space="0" w:color="auto"/>
          </w:divBdr>
        </w:div>
        <w:div w:id="2044398992">
          <w:marLeft w:val="640"/>
          <w:marRight w:val="0"/>
          <w:marTop w:val="0"/>
          <w:marBottom w:val="0"/>
          <w:divBdr>
            <w:top w:val="none" w:sz="0" w:space="0" w:color="auto"/>
            <w:left w:val="none" w:sz="0" w:space="0" w:color="auto"/>
            <w:bottom w:val="none" w:sz="0" w:space="0" w:color="auto"/>
            <w:right w:val="none" w:sz="0" w:space="0" w:color="auto"/>
          </w:divBdr>
        </w:div>
        <w:div w:id="1714575062">
          <w:marLeft w:val="640"/>
          <w:marRight w:val="0"/>
          <w:marTop w:val="0"/>
          <w:marBottom w:val="0"/>
          <w:divBdr>
            <w:top w:val="none" w:sz="0" w:space="0" w:color="auto"/>
            <w:left w:val="none" w:sz="0" w:space="0" w:color="auto"/>
            <w:bottom w:val="none" w:sz="0" w:space="0" w:color="auto"/>
            <w:right w:val="none" w:sz="0" w:space="0" w:color="auto"/>
          </w:divBdr>
        </w:div>
        <w:div w:id="880896565">
          <w:marLeft w:val="640"/>
          <w:marRight w:val="0"/>
          <w:marTop w:val="0"/>
          <w:marBottom w:val="0"/>
          <w:divBdr>
            <w:top w:val="none" w:sz="0" w:space="0" w:color="auto"/>
            <w:left w:val="none" w:sz="0" w:space="0" w:color="auto"/>
            <w:bottom w:val="none" w:sz="0" w:space="0" w:color="auto"/>
            <w:right w:val="none" w:sz="0" w:space="0" w:color="auto"/>
          </w:divBdr>
        </w:div>
        <w:div w:id="1893347604">
          <w:marLeft w:val="640"/>
          <w:marRight w:val="0"/>
          <w:marTop w:val="0"/>
          <w:marBottom w:val="0"/>
          <w:divBdr>
            <w:top w:val="none" w:sz="0" w:space="0" w:color="auto"/>
            <w:left w:val="none" w:sz="0" w:space="0" w:color="auto"/>
            <w:bottom w:val="none" w:sz="0" w:space="0" w:color="auto"/>
            <w:right w:val="none" w:sz="0" w:space="0" w:color="auto"/>
          </w:divBdr>
        </w:div>
        <w:div w:id="1756438484">
          <w:marLeft w:val="640"/>
          <w:marRight w:val="0"/>
          <w:marTop w:val="0"/>
          <w:marBottom w:val="0"/>
          <w:divBdr>
            <w:top w:val="none" w:sz="0" w:space="0" w:color="auto"/>
            <w:left w:val="none" w:sz="0" w:space="0" w:color="auto"/>
            <w:bottom w:val="none" w:sz="0" w:space="0" w:color="auto"/>
            <w:right w:val="none" w:sz="0" w:space="0" w:color="auto"/>
          </w:divBdr>
        </w:div>
        <w:div w:id="459424502">
          <w:marLeft w:val="640"/>
          <w:marRight w:val="0"/>
          <w:marTop w:val="0"/>
          <w:marBottom w:val="0"/>
          <w:divBdr>
            <w:top w:val="none" w:sz="0" w:space="0" w:color="auto"/>
            <w:left w:val="none" w:sz="0" w:space="0" w:color="auto"/>
            <w:bottom w:val="none" w:sz="0" w:space="0" w:color="auto"/>
            <w:right w:val="none" w:sz="0" w:space="0" w:color="auto"/>
          </w:divBdr>
        </w:div>
      </w:divsChild>
    </w:div>
    <w:div w:id="1844972431">
      <w:bodyDiv w:val="1"/>
      <w:marLeft w:val="0"/>
      <w:marRight w:val="0"/>
      <w:marTop w:val="0"/>
      <w:marBottom w:val="0"/>
      <w:divBdr>
        <w:top w:val="none" w:sz="0" w:space="0" w:color="auto"/>
        <w:left w:val="none" w:sz="0" w:space="0" w:color="auto"/>
        <w:bottom w:val="none" w:sz="0" w:space="0" w:color="auto"/>
        <w:right w:val="none" w:sz="0" w:space="0" w:color="auto"/>
      </w:divBdr>
      <w:divsChild>
        <w:div w:id="6950569">
          <w:marLeft w:val="640"/>
          <w:marRight w:val="0"/>
          <w:marTop w:val="0"/>
          <w:marBottom w:val="0"/>
          <w:divBdr>
            <w:top w:val="none" w:sz="0" w:space="0" w:color="auto"/>
            <w:left w:val="none" w:sz="0" w:space="0" w:color="auto"/>
            <w:bottom w:val="none" w:sz="0" w:space="0" w:color="auto"/>
            <w:right w:val="none" w:sz="0" w:space="0" w:color="auto"/>
          </w:divBdr>
        </w:div>
        <w:div w:id="58481107">
          <w:marLeft w:val="640"/>
          <w:marRight w:val="0"/>
          <w:marTop w:val="0"/>
          <w:marBottom w:val="0"/>
          <w:divBdr>
            <w:top w:val="none" w:sz="0" w:space="0" w:color="auto"/>
            <w:left w:val="none" w:sz="0" w:space="0" w:color="auto"/>
            <w:bottom w:val="none" w:sz="0" w:space="0" w:color="auto"/>
            <w:right w:val="none" w:sz="0" w:space="0" w:color="auto"/>
          </w:divBdr>
        </w:div>
        <w:div w:id="122162913">
          <w:marLeft w:val="640"/>
          <w:marRight w:val="0"/>
          <w:marTop w:val="0"/>
          <w:marBottom w:val="0"/>
          <w:divBdr>
            <w:top w:val="none" w:sz="0" w:space="0" w:color="auto"/>
            <w:left w:val="none" w:sz="0" w:space="0" w:color="auto"/>
            <w:bottom w:val="none" w:sz="0" w:space="0" w:color="auto"/>
            <w:right w:val="none" w:sz="0" w:space="0" w:color="auto"/>
          </w:divBdr>
        </w:div>
        <w:div w:id="126431463">
          <w:marLeft w:val="640"/>
          <w:marRight w:val="0"/>
          <w:marTop w:val="0"/>
          <w:marBottom w:val="0"/>
          <w:divBdr>
            <w:top w:val="none" w:sz="0" w:space="0" w:color="auto"/>
            <w:left w:val="none" w:sz="0" w:space="0" w:color="auto"/>
            <w:bottom w:val="none" w:sz="0" w:space="0" w:color="auto"/>
            <w:right w:val="none" w:sz="0" w:space="0" w:color="auto"/>
          </w:divBdr>
        </w:div>
        <w:div w:id="127627365">
          <w:marLeft w:val="640"/>
          <w:marRight w:val="0"/>
          <w:marTop w:val="0"/>
          <w:marBottom w:val="0"/>
          <w:divBdr>
            <w:top w:val="none" w:sz="0" w:space="0" w:color="auto"/>
            <w:left w:val="none" w:sz="0" w:space="0" w:color="auto"/>
            <w:bottom w:val="none" w:sz="0" w:space="0" w:color="auto"/>
            <w:right w:val="none" w:sz="0" w:space="0" w:color="auto"/>
          </w:divBdr>
        </w:div>
        <w:div w:id="155804576">
          <w:marLeft w:val="640"/>
          <w:marRight w:val="0"/>
          <w:marTop w:val="0"/>
          <w:marBottom w:val="0"/>
          <w:divBdr>
            <w:top w:val="none" w:sz="0" w:space="0" w:color="auto"/>
            <w:left w:val="none" w:sz="0" w:space="0" w:color="auto"/>
            <w:bottom w:val="none" w:sz="0" w:space="0" w:color="auto"/>
            <w:right w:val="none" w:sz="0" w:space="0" w:color="auto"/>
          </w:divBdr>
        </w:div>
        <w:div w:id="166289477">
          <w:marLeft w:val="640"/>
          <w:marRight w:val="0"/>
          <w:marTop w:val="0"/>
          <w:marBottom w:val="0"/>
          <w:divBdr>
            <w:top w:val="none" w:sz="0" w:space="0" w:color="auto"/>
            <w:left w:val="none" w:sz="0" w:space="0" w:color="auto"/>
            <w:bottom w:val="none" w:sz="0" w:space="0" w:color="auto"/>
            <w:right w:val="none" w:sz="0" w:space="0" w:color="auto"/>
          </w:divBdr>
        </w:div>
        <w:div w:id="216209895">
          <w:marLeft w:val="640"/>
          <w:marRight w:val="0"/>
          <w:marTop w:val="0"/>
          <w:marBottom w:val="0"/>
          <w:divBdr>
            <w:top w:val="none" w:sz="0" w:space="0" w:color="auto"/>
            <w:left w:val="none" w:sz="0" w:space="0" w:color="auto"/>
            <w:bottom w:val="none" w:sz="0" w:space="0" w:color="auto"/>
            <w:right w:val="none" w:sz="0" w:space="0" w:color="auto"/>
          </w:divBdr>
        </w:div>
        <w:div w:id="250164753">
          <w:marLeft w:val="640"/>
          <w:marRight w:val="0"/>
          <w:marTop w:val="0"/>
          <w:marBottom w:val="0"/>
          <w:divBdr>
            <w:top w:val="none" w:sz="0" w:space="0" w:color="auto"/>
            <w:left w:val="none" w:sz="0" w:space="0" w:color="auto"/>
            <w:bottom w:val="none" w:sz="0" w:space="0" w:color="auto"/>
            <w:right w:val="none" w:sz="0" w:space="0" w:color="auto"/>
          </w:divBdr>
        </w:div>
        <w:div w:id="369039687">
          <w:marLeft w:val="640"/>
          <w:marRight w:val="0"/>
          <w:marTop w:val="0"/>
          <w:marBottom w:val="0"/>
          <w:divBdr>
            <w:top w:val="none" w:sz="0" w:space="0" w:color="auto"/>
            <w:left w:val="none" w:sz="0" w:space="0" w:color="auto"/>
            <w:bottom w:val="none" w:sz="0" w:space="0" w:color="auto"/>
            <w:right w:val="none" w:sz="0" w:space="0" w:color="auto"/>
          </w:divBdr>
        </w:div>
        <w:div w:id="440415806">
          <w:marLeft w:val="640"/>
          <w:marRight w:val="0"/>
          <w:marTop w:val="0"/>
          <w:marBottom w:val="0"/>
          <w:divBdr>
            <w:top w:val="none" w:sz="0" w:space="0" w:color="auto"/>
            <w:left w:val="none" w:sz="0" w:space="0" w:color="auto"/>
            <w:bottom w:val="none" w:sz="0" w:space="0" w:color="auto"/>
            <w:right w:val="none" w:sz="0" w:space="0" w:color="auto"/>
          </w:divBdr>
        </w:div>
        <w:div w:id="484472918">
          <w:marLeft w:val="640"/>
          <w:marRight w:val="0"/>
          <w:marTop w:val="0"/>
          <w:marBottom w:val="0"/>
          <w:divBdr>
            <w:top w:val="none" w:sz="0" w:space="0" w:color="auto"/>
            <w:left w:val="none" w:sz="0" w:space="0" w:color="auto"/>
            <w:bottom w:val="none" w:sz="0" w:space="0" w:color="auto"/>
            <w:right w:val="none" w:sz="0" w:space="0" w:color="auto"/>
          </w:divBdr>
        </w:div>
        <w:div w:id="494733315">
          <w:marLeft w:val="640"/>
          <w:marRight w:val="0"/>
          <w:marTop w:val="0"/>
          <w:marBottom w:val="0"/>
          <w:divBdr>
            <w:top w:val="none" w:sz="0" w:space="0" w:color="auto"/>
            <w:left w:val="none" w:sz="0" w:space="0" w:color="auto"/>
            <w:bottom w:val="none" w:sz="0" w:space="0" w:color="auto"/>
            <w:right w:val="none" w:sz="0" w:space="0" w:color="auto"/>
          </w:divBdr>
        </w:div>
        <w:div w:id="532380442">
          <w:marLeft w:val="640"/>
          <w:marRight w:val="0"/>
          <w:marTop w:val="0"/>
          <w:marBottom w:val="0"/>
          <w:divBdr>
            <w:top w:val="none" w:sz="0" w:space="0" w:color="auto"/>
            <w:left w:val="none" w:sz="0" w:space="0" w:color="auto"/>
            <w:bottom w:val="none" w:sz="0" w:space="0" w:color="auto"/>
            <w:right w:val="none" w:sz="0" w:space="0" w:color="auto"/>
          </w:divBdr>
        </w:div>
        <w:div w:id="551431524">
          <w:marLeft w:val="640"/>
          <w:marRight w:val="0"/>
          <w:marTop w:val="0"/>
          <w:marBottom w:val="0"/>
          <w:divBdr>
            <w:top w:val="none" w:sz="0" w:space="0" w:color="auto"/>
            <w:left w:val="none" w:sz="0" w:space="0" w:color="auto"/>
            <w:bottom w:val="none" w:sz="0" w:space="0" w:color="auto"/>
            <w:right w:val="none" w:sz="0" w:space="0" w:color="auto"/>
          </w:divBdr>
        </w:div>
        <w:div w:id="625622397">
          <w:marLeft w:val="640"/>
          <w:marRight w:val="0"/>
          <w:marTop w:val="0"/>
          <w:marBottom w:val="0"/>
          <w:divBdr>
            <w:top w:val="none" w:sz="0" w:space="0" w:color="auto"/>
            <w:left w:val="none" w:sz="0" w:space="0" w:color="auto"/>
            <w:bottom w:val="none" w:sz="0" w:space="0" w:color="auto"/>
            <w:right w:val="none" w:sz="0" w:space="0" w:color="auto"/>
          </w:divBdr>
        </w:div>
        <w:div w:id="634524512">
          <w:marLeft w:val="640"/>
          <w:marRight w:val="0"/>
          <w:marTop w:val="0"/>
          <w:marBottom w:val="0"/>
          <w:divBdr>
            <w:top w:val="none" w:sz="0" w:space="0" w:color="auto"/>
            <w:left w:val="none" w:sz="0" w:space="0" w:color="auto"/>
            <w:bottom w:val="none" w:sz="0" w:space="0" w:color="auto"/>
            <w:right w:val="none" w:sz="0" w:space="0" w:color="auto"/>
          </w:divBdr>
        </w:div>
        <w:div w:id="821434689">
          <w:marLeft w:val="640"/>
          <w:marRight w:val="0"/>
          <w:marTop w:val="0"/>
          <w:marBottom w:val="0"/>
          <w:divBdr>
            <w:top w:val="none" w:sz="0" w:space="0" w:color="auto"/>
            <w:left w:val="none" w:sz="0" w:space="0" w:color="auto"/>
            <w:bottom w:val="none" w:sz="0" w:space="0" w:color="auto"/>
            <w:right w:val="none" w:sz="0" w:space="0" w:color="auto"/>
          </w:divBdr>
        </w:div>
        <w:div w:id="834226478">
          <w:marLeft w:val="640"/>
          <w:marRight w:val="0"/>
          <w:marTop w:val="0"/>
          <w:marBottom w:val="0"/>
          <w:divBdr>
            <w:top w:val="none" w:sz="0" w:space="0" w:color="auto"/>
            <w:left w:val="none" w:sz="0" w:space="0" w:color="auto"/>
            <w:bottom w:val="none" w:sz="0" w:space="0" w:color="auto"/>
            <w:right w:val="none" w:sz="0" w:space="0" w:color="auto"/>
          </w:divBdr>
        </w:div>
        <w:div w:id="936517746">
          <w:marLeft w:val="640"/>
          <w:marRight w:val="0"/>
          <w:marTop w:val="0"/>
          <w:marBottom w:val="0"/>
          <w:divBdr>
            <w:top w:val="none" w:sz="0" w:space="0" w:color="auto"/>
            <w:left w:val="none" w:sz="0" w:space="0" w:color="auto"/>
            <w:bottom w:val="none" w:sz="0" w:space="0" w:color="auto"/>
            <w:right w:val="none" w:sz="0" w:space="0" w:color="auto"/>
          </w:divBdr>
        </w:div>
        <w:div w:id="989678751">
          <w:marLeft w:val="640"/>
          <w:marRight w:val="0"/>
          <w:marTop w:val="0"/>
          <w:marBottom w:val="0"/>
          <w:divBdr>
            <w:top w:val="none" w:sz="0" w:space="0" w:color="auto"/>
            <w:left w:val="none" w:sz="0" w:space="0" w:color="auto"/>
            <w:bottom w:val="none" w:sz="0" w:space="0" w:color="auto"/>
            <w:right w:val="none" w:sz="0" w:space="0" w:color="auto"/>
          </w:divBdr>
        </w:div>
        <w:div w:id="1018115156">
          <w:marLeft w:val="640"/>
          <w:marRight w:val="0"/>
          <w:marTop w:val="0"/>
          <w:marBottom w:val="0"/>
          <w:divBdr>
            <w:top w:val="none" w:sz="0" w:space="0" w:color="auto"/>
            <w:left w:val="none" w:sz="0" w:space="0" w:color="auto"/>
            <w:bottom w:val="none" w:sz="0" w:space="0" w:color="auto"/>
            <w:right w:val="none" w:sz="0" w:space="0" w:color="auto"/>
          </w:divBdr>
        </w:div>
        <w:div w:id="1030227066">
          <w:marLeft w:val="640"/>
          <w:marRight w:val="0"/>
          <w:marTop w:val="0"/>
          <w:marBottom w:val="0"/>
          <w:divBdr>
            <w:top w:val="none" w:sz="0" w:space="0" w:color="auto"/>
            <w:left w:val="none" w:sz="0" w:space="0" w:color="auto"/>
            <w:bottom w:val="none" w:sz="0" w:space="0" w:color="auto"/>
            <w:right w:val="none" w:sz="0" w:space="0" w:color="auto"/>
          </w:divBdr>
        </w:div>
        <w:div w:id="1050029746">
          <w:marLeft w:val="640"/>
          <w:marRight w:val="0"/>
          <w:marTop w:val="0"/>
          <w:marBottom w:val="0"/>
          <w:divBdr>
            <w:top w:val="none" w:sz="0" w:space="0" w:color="auto"/>
            <w:left w:val="none" w:sz="0" w:space="0" w:color="auto"/>
            <w:bottom w:val="none" w:sz="0" w:space="0" w:color="auto"/>
            <w:right w:val="none" w:sz="0" w:space="0" w:color="auto"/>
          </w:divBdr>
        </w:div>
        <w:div w:id="1058358517">
          <w:marLeft w:val="640"/>
          <w:marRight w:val="0"/>
          <w:marTop w:val="0"/>
          <w:marBottom w:val="0"/>
          <w:divBdr>
            <w:top w:val="none" w:sz="0" w:space="0" w:color="auto"/>
            <w:left w:val="none" w:sz="0" w:space="0" w:color="auto"/>
            <w:bottom w:val="none" w:sz="0" w:space="0" w:color="auto"/>
            <w:right w:val="none" w:sz="0" w:space="0" w:color="auto"/>
          </w:divBdr>
        </w:div>
        <w:div w:id="1062673883">
          <w:marLeft w:val="640"/>
          <w:marRight w:val="0"/>
          <w:marTop w:val="0"/>
          <w:marBottom w:val="0"/>
          <w:divBdr>
            <w:top w:val="none" w:sz="0" w:space="0" w:color="auto"/>
            <w:left w:val="none" w:sz="0" w:space="0" w:color="auto"/>
            <w:bottom w:val="none" w:sz="0" w:space="0" w:color="auto"/>
            <w:right w:val="none" w:sz="0" w:space="0" w:color="auto"/>
          </w:divBdr>
        </w:div>
        <w:div w:id="1168180792">
          <w:marLeft w:val="640"/>
          <w:marRight w:val="0"/>
          <w:marTop w:val="0"/>
          <w:marBottom w:val="0"/>
          <w:divBdr>
            <w:top w:val="none" w:sz="0" w:space="0" w:color="auto"/>
            <w:left w:val="none" w:sz="0" w:space="0" w:color="auto"/>
            <w:bottom w:val="none" w:sz="0" w:space="0" w:color="auto"/>
            <w:right w:val="none" w:sz="0" w:space="0" w:color="auto"/>
          </w:divBdr>
        </w:div>
        <w:div w:id="1185708229">
          <w:marLeft w:val="640"/>
          <w:marRight w:val="0"/>
          <w:marTop w:val="0"/>
          <w:marBottom w:val="0"/>
          <w:divBdr>
            <w:top w:val="none" w:sz="0" w:space="0" w:color="auto"/>
            <w:left w:val="none" w:sz="0" w:space="0" w:color="auto"/>
            <w:bottom w:val="none" w:sz="0" w:space="0" w:color="auto"/>
            <w:right w:val="none" w:sz="0" w:space="0" w:color="auto"/>
          </w:divBdr>
        </w:div>
        <w:div w:id="1317488421">
          <w:marLeft w:val="640"/>
          <w:marRight w:val="0"/>
          <w:marTop w:val="0"/>
          <w:marBottom w:val="0"/>
          <w:divBdr>
            <w:top w:val="none" w:sz="0" w:space="0" w:color="auto"/>
            <w:left w:val="none" w:sz="0" w:space="0" w:color="auto"/>
            <w:bottom w:val="none" w:sz="0" w:space="0" w:color="auto"/>
            <w:right w:val="none" w:sz="0" w:space="0" w:color="auto"/>
          </w:divBdr>
        </w:div>
        <w:div w:id="1351445180">
          <w:marLeft w:val="640"/>
          <w:marRight w:val="0"/>
          <w:marTop w:val="0"/>
          <w:marBottom w:val="0"/>
          <w:divBdr>
            <w:top w:val="none" w:sz="0" w:space="0" w:color="auto"/>
            <w:left w:val="none" w:sz="0" w:space="0" w:color="auto"/>
            <w:bottom w:val="none" w:sz="0" w:space="0" w:color="auto"/>
            <w:right w:val="none" w:sz="0" w:space="0" w:color="auto"/>
          </w:divBdr>
        </w:div>
        <w:div w:id="1409766037">
          <w:marLeft w:val="640"/>
          <w:marRight w:val="0"/>
          <w:marTop w:val="0"/>
          <w:marBottom w:val="0"/>
          <w:divBdr>
            <w:top w:val="none" w:sz="0" w:space="0" w:color="auto"/>
            <w:left w:val="none" w:sz="0" w:space="0" w:color="auto"/>
            <w:bottom w:val="none" w:sz="0" w:space="0" w:color="auto"/>
            <w:right w:val="none" w:sz="0" w:space="0" w:color="auto"/>
          </w:divBdr>
        </w:div>
        <w:div w:id="1657492923">
          <w:marLeft w:val="640"/>
          <w:marRight w:val="0"/>
          <w:marTop w:val="0"/>
          <w:marBottom w:val="0"/>
          <w:divBdr>
            <w:top w:val="none" w:sz="0" w:space="0" w:color="auto"/>
            <w:left w:val="none" w:sz="0" w:space="0" w:color="auto"/>
            <w:bottom w:val="none" w:sz="0" w:space="0" w:color="auto"/>
            <w:right w:val="none" w:sz="0" w:space="0" w:color="auto"/>
          </w:divBdr>
        </w:div>
        <w:div w:id="1681199490">
          <w:marLeft w:val="640"/>
          <w:marRight w:val="0"/>
          <w:marTop w:val="0"/>
          <w:marBottom w:val="0"/>
          <w:divBdr>
            <w:top w:val="none" w:sz="0" w:space="0" w:color="auto"/>
            <w:left w:val="none" w:sz="0" w:space="0" w:color="auto"/>
            <w:bottom w:val="none" w:sz="0" w:space="0" w:color="auto"/>
            <w:right w:val="none" w:sz="0" w:space="0" w:color="auto"/>
          </w:divBdr>
        </w:div>
        <w:div w:id="1718627452">
          <w:marLeft w:val="640"/>
          <w:marRight w:val="0"/>
          <w:marTop w:val="0"/>
          <w:marBottom w:val="0"/>
          <w:divBdr>
            <w:top w:val="none" w:sz="0" w:space="0" w:color="auto"/>
            <w:left w:val="none" w:sz="0" w:space="0" w:color="auto"/>
            <w:bottom w:val="none" w:sz="0" w:space="0" w:color="auto"/>
            <w:right w:val="none" w:sz="0" w:space="0" w:color="auto"/>
          </w:divBdr>
        </w:div>
        <w:div w:id="1741949811">
          <w:marLeft w:val="640"/>
          <w:marRight w:val="0"/>
          <w:marTop w:val="0"/>
          <w:marBottom w:val="0"/>
          <w:divBdr>
            <w:top w:val="none" w:sz="0" w:space="0" w:color="auto"/>
            <w:left w:val="none" w:sz="0" w:space="0" w:color="auto"/>
            <w:bottom w:val="none" w:sz="0" w:space="0" w:color="auto"/>
            <w:right w:val="none" w:sz="0" w:space="0" w:color="auto"/>
          </w:divBdr>
        </w:div>
        <w:div w:id="1745253359">
          <w:marLeft w:val="640"/>
          <w:marRight w:val="0"/>
          <w:marTop w:val="0"/>
          <w:marBottom w:val="0"/>
          <w:divBdr>
            <w:top w:val="none" w:sz="0" w:space="0" w:color="auto"/>
            <w:left w:val="none" w:sz="0" w:space="0" w:color="auto"/>
            <w:bottom w:val="none" w:sz="0" w:space="0" w:color="auto"/>
            <w:right w:val="none" w:sz="0" w:space="0" w:color="auto"/>
          </w:divBdr>
        </w:div>
        <w:div w:id="1807159818">
          <w:marLeft w:val="640"/>
          <w:marRight w:val="0"/>
          <w:marTop w:val="0"/>
          <w:marBottom w:val="0"/>
          <w:divBdr>
            <w:top w:val="none" w:sz="0" w:space="0" w:color="auto"/>
            <w:left w:val="none" w:sz="0" w:space="0" w:color="auto"/>
            <w:bottom w:val="none" w:sz="0" w:space="0" w:color="auto"/>
            <w:right w:val="none" w:sz="0" w:space="0" w:color="auto"/>
          </w:divBdr>
        </w:div>
        <w:div w:id="1840268264">
          <w:marLeft w:val="640"/>
          <w:marRight w:val="0"/>
          <w:marTop w:val="0"/>
          <w:marBottom w:val="0"/>
          <w:divBdr>
            <w:top w:val="none" w:sz="0" w:space="0" w:color="auto"/>
            <w:left w:val="none" w:sz="0" w:space="0" w:color="auto"/>
            <w:bottom w:val="none" w:sz="0" w:space="0" w:color="auto"/>
            <w:right w:val="none" w:sz="0" w:space="0" w:color="auto"/>
          </w:divBdr>
        </w:div>
        <w:div w:id="1904219714">
          <w:marLeft w:val="640"/>
          <w:marRight w:val="0"/>
          <w:marTop w:val="0"/>
          <w:marBottom w:val="0"/>
          <w:divBdr>
            <w:top w:val="none" w:sz="0" w:space="0" w:color="auto"/>
            <w:left w:val="none" w:sz="0" w:space="0" w:color="auto"/>
            <w:bottom w:val="none" w:sz="0" w:space="0" w:color="auto"/>
            <w:right w:val="none" w:sz="0" w:space="0" w:color="auto"/>
          </w:divBdr>
        </w:div>
        <w:div w:id="2018653275">
          <w:marLeft w:val="640"/>
          <w:marRight w:val="0"/>
          <w:marTop w:val="0"/>
          <w:marBottom w:val="0"/>
          <w:divBdr>
            <w:top w:val="none" w:sz="0" w:space="0" w:color="auto"/>
            <w:left w:val="none" w:sz="0" w:space="0" w:color="auto"/>
            <w:bottom w:val="none" w:sz="0" w:space="0" w:color="auto"/>
            <w:right w:val="none" w:sz="0" w:space="0" w:color="auto"/>
          </w:divBdr>
        </w:div>
        <w:div w:id="2052001162">
          <w:marLeft w:val="640"/>
          <w:marRight w:val="0"/>
          <w:marTop w:val="0"/>
          <w:marBottom w:val="0"/>
          <w:divBdr>
            <w:top w:val="none" w:sz="0" w:space="0" w:color="auto"/>
            <w:left w:val="none" w:sz="0" w:space="0" w:color="auto"/>
            <w:bottom w:val="none" w:sz="0" w:space="0" w:color="auto"/>
            <w:right w:val="none" w:sz="0" w:space="0" w:color="auto"/>
          </w:divBdr>
        </w:div>
        <w:div w:id="2070182172">
          <w:marLeft w:val="640"/>
          <w:marRight w:val="0"/>
          <w:marTop w:val="0"/>
          <w:marBottom w:val="0"/>
          <w:divBdr>
            <w:top w:val="none" w:sz="0" w:space="0" w:color="auto"/>
            <w:left w:val="none" w:sz="0" w:space="0" w:color="auto"/>
            <w:bottom w:val="none" w:sz="0" w:space="0" w:color="auto"/>
            <w:right w:val="none" w:sz="0" w:space="0" w:color="auto"/>
          </w:divBdr>
        </w:div>
        <w:div w:id="2107261339">
          <w:marLeft w:val="640"/>
          <w:marRight w:val="0"/>
          <w:marTop w:val="0"/>
          <w:marBottom w:val="0"/>
          <w:divBdr>
            <w:top w:val="none" w:sz="0" w:space="0" w:color="auto"/>
            <w:left w:val="none" w:sz="0" w:space="0" w:color="auto"/>
            <w:bottom w:val="none" w:sz="0" w:space="0" w:color="auto"/>
            <w:right w:val="none" w:sz="0" w:space="0" w:color="auto"/>
          </w:divBdr>
        </w:div>
      </w:divsChild>
    </w:div>
    <w:div w:id="1845127619">
      <w:bodyDiv w:val="1"/>
      <w:marLeft w:val="0"/>
      <w:marRight w:val="0"/>
      <w:marTop w:val="0"/>
      <w:marBottom w:val="0"/>
      <w:divBdr>
        <w:top w:val="none" w:sz="0" w:space="0" w:color="auto"/>
        <w:left w:val="none" w:sz="0" w:space="0" w:color="auto"/>
        <w:bottom w:val="none" w:sz="0" w:space="0" w:color="auto"/>
        <w:right w:val="none" w:sz="0" w:space="0" w:color="auto"/>
      </w:divBdr>
      <w:divsChild>
        <w:div w:id="1705984462">
          <w:marLeft w:val="640"/>
          <w:marRight w:val="0"/>
          <w:marTop w:val="0"/>
          <w:marBottom w:val="0"/>
          <w:divBdr>
            <w:top w:val="none" w:sz="0" w:space="0" w:color="auto"/>
            <w:left w:val="none" w:sz="0" w:space="0" w:color="auto"/>
            <w:bottom w:val="none" w:sz="0" w:space="0" w:color="auto"/>
            <w:right w:val="none" w:sz="0" w:space="0" w:color="auto"/>
          </w:divBdr>
        </w:div>
        <w:div w:id="1825117942">
          <w:marLeft w:val="640"/>
          <w:marRight w:val="0"/>
          <w:marTop w:val="0"/>
          <w:marBottom w:val="0"/>
          <w:divBdr>
            <w:top w:val="none" w:sz="0" w:space="0" w:color="auto"/>
            <w:left w:val="none" w:sz="0" w:space="0" w:color="auto"/>
            <w:bottom w:val="none" w:sz="0" w:space="0" w:color="auto"/>
            <w:right w:val="none" w:sz="0" w:space="0" w:color="auto"/>
          </w:divBdr>
        </w:div>
        <w:div w:id="1066414098">
          <w:marLeft w:val="640"/>
          <w:marRight w:val="0"/>
          <w:marTop w:val="0"/>
          <w:marBottom w:val="0"/>
          <w:divBdr>
            <w:top w:val="none" w:sz="0" w:space="0" w:color="auto"/>
            <w:left w:val="none" w:sz="0" w:space="0" w:color="auto"/>
            <w:bottom w:val="none" w:sz="0" w:space="0" w:color="auto"/>
            <w:right w:val="none" w:sz="0" w:space="0" w:color="auto"/>
          </w:divBdr>
        </w:div>
        <w:div w:id="1260405865">
          <w:marLeft w:val="640"/>
          <w:marRight w:val="0"/>
          <w:marTop w:val="0"/>
          <w:marBottom w:val="0"/>
          <w:divBdr>
            <w:top w:val="none" w:sz="0" w:space="0" w:color="auto"/>
            <w:left w:val="none" w:sz="0" w:space="0" w:color="auto"/>
            <w:bottom w:val="none" w:sz="0" w:space="0" w:color="auto"/>
            <w:right w:val="none" w:sz="0" w:space="0" w:color="auto"/>
          </w:divBdr>
        </w:div>
        <w:div w:id="1241211750">
          <w:marLeft w:val="640"/>
          <w:marRight w:val="0"/>
          <w:marTop w:val="0"/>
          <w:marBottom w:val="0"/>
          <w:divBdr>
            <w:top w:val="none" w:sz="0" w:space="0" w:color="auto"/>
            <w:left w:val="none" w:sz="0" w:space="0" w:color="auto"/>
            <w:bottom w:val="none" w:sz="0" w:space="0" w:color="auto"/>
            <w:right w:val="none" w:sz="0" w:space="0" w:color="auto"/>
          </w:divBdr>
        </w:div>
        <w:div w:id="835808864">
          <w:marLeft w:val="640"/>
          <w:marRight w:val="0"/>
          <w:marTop w:val="0"/>
          <w:marBottom w:val="0"/>
          <w:divBdr>
            <w:top w:val="none" w:sz="0" w:space="0" w:color="auto"/>
            <w:left w:val="none" w:sz="0" w:space="0" w:color="auto"/>
            <w:bottom w:val="none" w:sz="0" w:space="0" w:color="auto"/>
            <w:right w:val="none" w:sz="0" w:space="0" w:color="auto"/>
          </w:divBdr>
        </w:div>
        <w:div w:id="82844051">
          <w:marLeft w:val="640"/>
          <w:marRight w:val="0"/>
          <w:marTop w:val="0"/>
          <w:marBottom w:val="0"/>
          <w:divBdr>
            <w:top w:val="none" w:sz="0" w:space="0" w:color="auto"/>
            <w:left w:val="none" w:sz="0" w:space="0" w:color="auto"/>
            <w:bottom w:val="none" w:sz="0" w:space="0" w:color="auto"/>
            <w:right w:val="none" w:sz="0" w:space="0" w:color="auto"/>
          </w:divBdr>
        </w:div>
        <w:div w:id="471408482">
          <w:marLeft w:val="640"/>
          <w:marRight w:val="0"/>
          <w:marTop w:val="0"/>
          <w:marBottom w:val="0"/>
          <w:divBdr>
            <w:top w:val="none" w:sz="0" w:space="0" w:color="auto"/>
            <w:left w:val="none" w:sz="0" w:space="0" w:color="auto"/>
            <w:bottom w:val="none" w:sz="0" w:space="0" w:color="auto"/>
            <w:right w:val="none" w:sz="0" w:space="0" w:color="auto"/>
          </w:divBdr>
        </w:div>
        <w:div w:id="1386031397">
          <w:marLeft w:val="640"/>
          <w:marRight w:val="0"/>
          <w:marTop w:val="0"/>
          <w:marBottom w:val="0"/>
          <w:divBdr>
            <w:top w:val="none" w:sz="0" w:space="0" w:color="auto"/>
            <w:left w:val="none" w:sz="0" w:space="0" w:color="auto"/>
            <w:bottom w:val="none" w:sz="0" w:space="0" w:color="auto"/>
            <w:right w:val="none" w:sz="0" w:space="0" w:color="auto"/>
          </w:divBdr>
        </w:div>
        <w:div w:id="611664944">
          <w:marLeft w:val="640"/>
          <w:marRight w:val="0"/>
          <w:marTop w:val="0"/>
          <w:marBottom w:val="0"/>
          <w:divBdr>
            <w:top w:val="none" w:sz="0" w:space="0" w:color="auto"/>
            <w:left w:val="none" w:sz="0" w:space="0" w:color="auto"/>
            <w:bottom w:val="none" w:sz="0" w:space="0" w:color="auto"/>
            <w:right w:val="none" w:sz="0" w:space="0" w:color="auto"/>
          </w:divBdr>
        </w:div>
        <w:div w:id="1463228032">
          <w:marLeft w:val="640"/>
          <w:marRight w:val="0"/>
          <w:marTop w:val="0"/>
          <w:marBottom w:val="0"/>
          <w:divBdr>
            <w:top w:val="none" w:sz="0" w:space="0" w:color="auto"/>
            <w:left w:val="none" w:sz="0" w:space="0" w:color="auto"/>
            <w:bottom w:val="none" w:sz="0" w:space="0" w:color="auto"/>
            <w:right w:val="none" w:sz="0" w:space="0" w:color="auto"/>
          </w:divBdr>
        </w:div>
        <w:div w:id="210505411">
          <w:marLeft w:val="640"/>
          <w:marRight w:val="0"/>
          <w:marTop w:val="0"/>
          <w:marBottom w:val="0"/>
          <w:divBdr>
            <w:top w:val="none" w:sz="0" w:space="0" w:color="auto"/>
            <w:left w:val="none" w:sz="0" w:space="0" w:color="auto"/>
            <w:bottom w:val="none" w:sz="0" w:space="0" w:color="auto"/>
            <w:right w:val="none" w:sz="0" w:space="0" w:color="auto"/>
          </w:divBdr>
        </w:div>
        <w:div w:id="30958184">
          <w:marLeft w:val="640"/>
          <w:marRight w:val="0"/>
          <w:marTop w:val="0"/>
          <w:marBottom w:val="0"/>
          <w:divBdr>
            <w:top w:val="none" w:sz="0" w:space="0" w:color="auto"/>
            <w:left w:val="none" w:sz="0" w:space="0" w:color="auto"/>
            <w:bottom w:val="none" w:sz="0" w:space="0" w:color="auto"/>
            <w:right w:val="none" w:sz="0" w:space="0" w:color="auto"/>
          </w:divBdr>
        </w:div>
        <w:div w:id="1270162689">
          <w:marLeft w:val="640"/>
          <w:marRight w:val="0"/>
          <w:marTop w:val="0"/>
          <w:marBottom w:val="0"/>
          <w:divBdr>
            <w:top w:val="none" w:sz="0" w:space="0" w:color="auto"/>
            <w:left w:val="none" w:sz="0" w:space="0" w:color="auto"/>
            <w:bottom w:val="none" w:sz="0" w:space="0" w:color="auto"/>
            <w:right w:val="none" w:sz="0" w:space="0" w:color="auto"/>
          </w:divBdr>
        </w:div>
        <w:div w:id="2051571250">
          <w:marLeft w:val="640"/>
          <w:marRight w:val="0"/>
          <w:marTop w:val="0"/>
          <w:marBottom w:val="0"/>
          <w:divBdr>
            <w:top w:val="none" w:sz="0" w:space="0" w:color="auto"/>
            <w:left w:val="none" w:sz="0" w:space="0" w:color="auto"/>
            <w:bottom w:val="none" w:sz="0" w:space="0" w:color="auto"/>
            <w:right w:val="none" w:sz="0" w:space="0" w:color="auto"/>
          </w:divBdr>
        </w:div>
        <w:div w:id="345595658">
          <w:marLeft w:val="640"/>
          <w:marRight w:val="0"/>
          <w:marTop w:val="0"/>
          <w:marBottom w:val="0"/>
          <w:divBdr>
            <w:top w:val="none" w:sz="0" w:space="0" w:color="auto"/>
            <w:left w:val="none" w:sz="0" w:space="0" w:color="auto"/>
            <w:bottom w:val="none" w:sz="0" w:space="0" w:color="auto"/>
            <w:right w:val="none" w:sz="0" w:space="0" w:color="auto"/>
          </w:divBdr>
        </w:div>
        <w:div w:id="1319503015">
          <w:marLeft w:val="640"/>
          <w:marRight w:val="0"/>
          <w:marTop w:val="0"/>
          <w:marBottom w:val="0"/>
          <w:divBdr>
            <w:top w:val="none" w:sz="0" w:space="0" w:color="auto"/>
            <w:left w:val="none" w:sz="0" w:space="0" w:color="auto"/>
            <w:bottom w:val="none" w:sz="0" w:space="0" w:color="auto"/>
            <w:right w:val="none" w:sz="0" w:space="0" w:color="auto"/>
          </w:divBdr>
        </w:div>
        <w:div w:id="959385537">
          <w:marLeft w:val="640"/>
          <w:marRight w:val="0"/>
          <w:marTop w:val="0"/>
          <w:marBottom w:val="0"/>
          <w:divBdr>
            <w:top w:val="none" w:sz="0" w:space="0" w:color="auto"/>
            <w:left w:val="none" w:sz="0" w:space="0" w:color="auto"/>
            <w:bottom w:val="none" w:sz="0" w:space="0" w:color="auto"/>
            <w:right w:val="none" w:sz="0" w:space="0" w:color="auto"/>
          </w:divBdr>
        </w:div>
        <w:div w:id="1269965680">
          <w:marLeft w:val="640"/>
          <w:marRight w:val="0"/>
          <w:marTop w:val="0"/>
          <w:marBottom w:val="0"/>
          <w:divBdr>
            <w:top w:val="none" w:sz="0" w:space="0" w:color="auto"/>
            <w:left w:val="none" w:sz="0" w:space="0" w:color="auto"/>
            <w:bottom w:val="none" w:sz="0" w:space="0" w:color="auto"/>
            <w:right w:val="none" w:sz="0" w:space="0" w:color="auto"/>
          </w:divBdr>
        </w:div>
        <w:div w:id="1172257678">
          <w:marLeft w:val="640"/>
          <w:marRight w:val="0"/>
          <w:marTop w:val="0"/>
          <w:marBottom w:val="0"/>
          <w:divBdr>
            <w:top w:val="none" w:sz="0" w:space="0" w:color="auto"/>
            <w:left w:val="none" w:sz="0" w:space="0" w:color="auto"/>
            <w:bottom w:val="none" w:sz="0" w:space="0" w:color="auto"/>
            <w:right w:val="none" w:sz="0" w:space="0" w:color="auto"/>
          </w:divBdr>
        </w:div>
        <w:div w:id="2081248713">
          <w:marLeft w:val="640"/>
          <w:marRight w:val="0"/>
          <w:marTop w:val="0"/>
          <w:marBottom w:val="0"/>
          <w:divBdr>
            <w:top w:val="none" w:sz="0" w:space="0" w:color="auto"/>
            <w:left w:val="none" w:sz="0" w:space="0" w:color="auto"/>
            <w:bottom w:val="none" w:sz="0" w:space="0" w:color="auto"/>
            <w:right w:val="none" w:sz="0" w:space="0" w:color="auto"/>
          </w:divBdr>
        </w:div>
        <w:div w:id="257954411">
          <w:marLeft w:val="640"/>
          <w:marRight w:val="0"/>
          <w:marTop w:val="0"/>
          <w:marBottom w:val="0"/>
          <w:divBdr>
            <w:top w:val="none" w:sz="0" w:space="0" w:color="auto"/>
            <w:left w:val="none" w:sz="0" w:space="0" w:color="auto"/>
            <w:bottom w:val="none" w:sz="0" w:space="0" w:color="auto"/>
            <w:right w:val="none" w:sz="0" w:space="0" w:color="auto"/>
          </w:divBdr>
        </w:div>
        <w:div w:id="1895119255">
          <w:marLeft w:val="640"/>
          <w:marRight w:val="0"/>
          <w:marTop w:val="0"/>
          <w:marBottom w:val="0"/>
          <w:divBdr>
            <w:top w:val="none" w:sz="0" w:space="0" w:color="auto"/>
            <w:left w:val="none" w:sz="0" w:space="0" w:color="auto"/>
            <w:bottom w:val="none" w:sz="0" w:space="0" w:color="auto"/>
            <w:right w:val="none" w:sz="0" w:space="0" w:color="auto"/>
          </w:divBdr>
        </w:div>
        <w:div w:id="1731882163">
          <w:marLeft w:val="640"/>
          <w:marRight w:val="0"/>
          <w:marTop w:val="0"/>
          <w:marBottom w:val="0"/>
          <w:divBdr>
            <w:top w:val="none" w:sz="0" w:space="0" w:color="auto"/>
            <w:left w:val="none" w:sz="0" w:space="0" w:color="auto"/>
            <w:bottom w:val="none" w:sz="0" w:space="0" w:color="auto"/>
            <w:right w:val="none" w:sz="0" w:space="0" w:color="auto"/>
          </w:divBdr>
        </w:div>
        <w:div w:id="147401682">
          <w:marLeft w:val="640"/>
          <w:marRight w:val="0"/>
          <w:marTop w:val="0"/>
          <w:marBottom w:val="0"/>
          <w:divBdr>
            <w:top w:val="none" w:sz="0" w:space="0" w:color="auto"/>
            <w:left w:val="none" w:sz="0" w:space="0" w:color="auto"/>
            <w:bottom w:val="none" w:sz="0" w:space="0" w:color="auto"/>
            <w:right w:val="none" w:sz="0" w:space="0" w:color="auto"/>
          </w:divBdr>
        </w:div>
        <w:div w:id="560136388">
          <w:marLeft w:val="640"/>
          <w:marRight w:val="0"/>
          <w:marTop w:val="0"/>
          <w:marBottom w:val="0"/>
          <w:divBdr>
            <w:top w:val="none" w:sz="0" w:space="0" w:color="auto"/>
            <w:left w:val="none" w:sz="0" w:space="0" w:color="auto"/>
            <w:bottom w:val="none" w:sz="0" w:space="0" w:color="auto"/>
            <w:right w:val="none" w:sz="0" w:space="0" w:color="auto"/>
          </w:divBdr>
        </w:div>
        <w:div w:id="1344434523">
          <w:marLeft w:val="640"/>
          <w:marRight w:val="0"/>
          <w:marTop w:val="0"/>
          <w:marBottom w:val="0"/>
          <w:divBdr>
            <w:top w:val="none" w:sz="0" w:space="0" w:color="auto"/>
            <w:left w:val="none" w:sz="0" w:space="0" w:color="auto"/>
            <w:bottom w:val="none" w:sz="0" w:space="0" w:color="auto"/>
            <w:right w:val="none" w:sz="0" w:space="0" w:color="auto"/>
          </w:divBdr>
        </w:div>
        <w:div w:id="1973054541">
          <w:marLeft w:val="640"/>
          <w:marRight w:val="0"/>
          <w:marTop w:val="0"/>
          <w:marBottom w:val="0"/>
          <w:divBdr>
            <w:top w:val="none" w:sz="0" w:space="0" w:color="auto"/>
            <w:left w:val="none" w:sz="0" w:space="0" w:color="auto"/>
            <w:bottom w:val="none" w:sz="0" w:space="0" w:color="auto"/>
            <w:right w:val="none" w:sz="0" w:space="0" w:color="auto"/>
          </w:divBdr>
        </w:div>
        <w:div w:id="1583488332">
          <w:marLeft w:val="640"/>
          <w:marRight w:val="0"/>
          <w:marTop w:val="0"/>
          <w:marBottom w:val="0"/>
          <w:divBdr>
            <w:top w:val="none" w:sz="0" w:space="0" w:color="auto"/>
            <w:left w:val="none" w:sz="0" w:space="0" w:color="auto"/>
            <w:bottom w:val="none" w:sz="0" w:space="0" w:color="auto"/>
            <w:right w:val="none" w:sz="0" w:space="0" w:color="auto"/>
          </w:divBdr>
        </w:div>
        <w:div w:id="1368483905">
          <w:marLeft w:val="640"/>
          <w:marRight w:val="0"/>
          <w:marTop w:val="0"/>
          <w:marBottom w:val="0"/>
          <w:divBdr>
            <w:top w:val="none" w:sz="0" w:space="0" w:color="auto"/>
            <w:left w:val="none" w:sz="0" w:space="0" w:color="auto"/>
            <w:bottom w:val="none" w:sz="0" w:space="0" w:color="auto"/>
            <w:right w:val="none" w:sz="0" w:space="0" w:color="auto"/>
          </w:divBdr>
        </w:div>
        <w:div w:id="1046641802">
          <w:marLeft w:val="640"/>
          <w:marRight w:val="0"/>
          <w:marTop w:val="0"/>
          <w:marBottom w:val="0"/>
          <w:divBdr>
            <w:top w:val="none" w:sz="0" w:space="0" w:color="auto"/>
            <w:left w:val="none" w:sz="0" w:space="0" w:color="auto"/>
            <w:bottom w:val="none" w:sz="0" w:space="0" w:color="auto"/>
            <w:right w:val="none" w:sz="0" w:space="0" w:color="auto"/>
          </w:divBdr>
        </w:div>
        <w:div w:id="1152065595">
          <w:marLeft w:val="640"/>
          <w:marRight w:val="0"/>
          <w:marTop w:val="0"/>
          <w:marBottom w:val="0"/>
          <w:divBdr>
            <w:top w:val="none" w:sz="0" w:space="0" w:color="auto"/>
            <w:left w:val="none" w:sz="0" w:space="0" w:color="auto"/>
            <w:bottom w:val="none" w:sz="0" w:space="0" w:color="auto"/>
            <w:right w:val="none" w:sz="0" w:space="0" w:color="auto"/>
          </w:divBdr>
        </w:div>
        <w:div w:id="1828394585">
          <w:marLeft w:val="640"/>
          <w:marRight w:val="0"/>
          <w:marTop w:val="0"/>
          <w:marBottom w:val="0"/>
          <w:divBdr>
            <w:top w:val="none" w:sz="0" w:space="0" w:color="auto"/>
            <w:left w:val="none" w:sz="0" w:space="0" w:color="auto"/>
            <w:bottom w:val="none" w:sz="0" w:space="0" w:color="auto"/>
            <w:right w:val="none" w:sz="0" w:space="0" w:color="auto"/>
          </w:divBdr>
        </w:div>
        <w:div w:id="2123838605">
          <w:marLeft w:val="640"/>
          <w:marRight w:val="0"/>
          <w:marTop w:val="0"/>
          <w:marBottom w:val="0"/>
          <w:divBdr>
            <w:top w:val="none" w:sz="0" w:space="0" w:color="auto"/>
            <w:left w:val="none" w:sz="0" w:space="0" w:color="auto"/>
            <w:bottom w:val="none" w:sz="0" w:space="0" w:color="auto"/>
            <w:right w:val="none" w:sz="0" w:space="0" w:color="auto"/>
          </w:divBdr>
        </w:div>
        <w:div w:id="1000430449">
          <w:marLeft w:val="640"/>
          <w:marRight w:val="0"/>
          <w:marTop w:val="0"/>
          <w:marBottom w:val="0"/>
          <w:divBdr>
            <w:top w:val="none" w:sz="0" w:space="0" w:color="auto"/>
            <w:left w:val="none" w:sz="0" w:space="0" w:color="auto"/>
            <w:bottom w:val="none" w:sz="0" w:space="0" w:color="auto"/>
            <w:right w:val="none" w:sz="0" w:space="0" w:color="auto"/>
          </w:divBdr>
        </w:div>
        <w:div w:id="892236359">
          <w:marLeft w:val="640"/>
          <w:marRight w:val="0"/>
          <w:marTop w:val="0"/>
          <w:marBottom w:val="0"/>
          <w:divBdr>
            <w:top w:val="none" w:sz="0" w:space="0" w:color="auto"/>
            <w:left w:val="none" w:sz="0" w:space="0" w:color="auto"/>
            <w:bottom w:val="none" w:sz="0" w:space="0" w:color="auto"/>
            <w:right w:val="none" w:sz="0" w:space="0" w:color="auto"/>
          </w:divBdr>
        </w:div>
        <w:div w:id="139733229">
          <w:marLeft w:val="640"/>
          <w:marRight w:val="0"/>
          <w:marTop w:val="0"/>
          <w:marBottom w:val="0"/>
          <w:divBdr>
            <w:top w:val="none" w:sz="0" w:space="0" w:color="auto"/>
            <w:left w:val="none" w:sz="0" w:space="0" w:color="auto"/>
            <w:bottom w:val="none" w:sz="0" w:space="0" w:color="auto"/>
            <w:right w:val="none" w:sz="0" w:space="0" w:color="auto"/>
          </w:divBdr>
        </w:div>
        <w:div w:id="1158038269">
          <w:marLeft w:val="640"/>
          <w:marRight w:val="0"/>
          <w:marTop w:val="0"/>
          <w:marBottom w:val="0"/>
          <w:divBdr>
            <w:top w:val="none" w:sz="0" w:space="0" w:color="auto"/>
            <w:left w:val="none" w:sz="0" w:space="0" w:color="auto"/>
            <w:bottom w:val="none" w:sz="0" w:space="0" w:color="auto"/>
            <w:right w:val="none" w:sz="0" w:space="0" w:color="auto"/>
          </w:divBdr>
        </w:div>
        <w:div w:id="1817643516">
          <w:marLeft w:val="640"/>
          <w:marRight w:val="0"/>
          <w:marTop w:val="0"/>
          <w:marBottom w:val="0"/>
          <w:divBdr>
            <w:top w:val="none" w:sz="0" w:space="0" w:color="auto"/>
            <w:left w:val="none" w:sz="0" w:space="0" w:color="auto"/>
            <w:bottom w:val="none" w:sz="0" w:space="0" w:color="auto"/>
            <w:right w:val="none" w:sz="0" w:space="0" w:color="auto"/>
          </w:divBdr>
        </w:div>
        <w:div w:id="992567341">
          <w:marLeft w:val="640"/>
          <w:marRight w:val="0"/>
          <w:marTop w:val="0"/>
          <w:marBottom w:val="0"/>
          <w:divBdr>
            <w:top w:val="none" w:sz="0" w:space="0" w:color="auto"/>
            <w:left w:val="none" w:sz="0" w:space="0" w:color="auto"/>
            <w:bottom w:val="none" w:sz="0" w:space="0" w:color="auto"/>
            <w:right w:val="none" w:sz="0" w:space="0" w:color="auto"/>
          </w:divBdr>
        </w:div>
        <w:div w:id="1725566093">
          <w:marLeft w:val="640"/>
          <w:marRight w:val="0"/>
          <w:marTop w:val="0"/>
          <w:marBottom w:val="0"/>
          <w:divBdr>
            <w:top w:val="none" w:sz="0" w:space="0" w:color="auto"/>
            <w:left w:val="none" w:sz="0" w:space="0" w:color="auto"/>
            <w:bottom w:val="none" w:sz="0" w:space="0" w:color="auto"/>
            <w:right w:val="none" w:sz="0" w:space="0" w:color="auto"/>
          </w:divBdr>
        </w:div>
        <w:div w:id="2097432996">
          <w:marLeft w:val="640"/>
          <w:marRight w:val="0"/>
          <w:marTop w:val="0"/>
          <w:marBottom w:val="0"/>
          <w:divBdr>
            <w:top w:val="none" w:sz="0" w:space="0" w:color="auto"/>
            <w:left w:val="none" w:sz="0" w:space="0" w:color="auto"/>
            <w:bottom w:val="none" w:sz="0" w:space="0" w:color="auto"/>
            <w:right w:val="none" w:sz="0" w:space="0" w:color="auto"/>
          </w:divBdr>
        </w:div>
        <w:div w:id="1651711672">
          <w:marLeft w:val="640"/>
          <w:marRight w:val="0"/>
          <w:marTop w:val="0"/>
          <w:marBottom w:val="0"/>
          <w:divBdr>
            <w:top w:val="none" w:sz="0" w:space="0" w:color="auto"/>
            <w:left w:val="none" w:sz="0" w:space="0" w:color="auto"/>
            <w:bottom w:val="none" w:sz="0" w:space="0" w:color="auto"/>
            <w:right w:val="none" w:sz="0" w:space="0" w:color="auto"/>
          </w:divBdr>
        </w:div>
        <w:div w:id="1533686522">
          <w:marLeft w:val="640"/>
          <w:marRight w:val="0"/>
          <w:marTop w:val="0"/>
          <w:marBottom w:val="0"/>
          <w:divBdr>
            <w:top w:val="none" w:sz="0" w:space="0" w:color="auto"/>
            <w:left w:val="none" w:sz="0" w:space="0" w:color="auto"/>
            <w:bottom w:val="none" w:sz="0" w:space="0" w:color="auto"/>
            <w:right w:val="none" w:sz="0" w:space="0" w:color="auto"/>
          </w:divBdr>
        </w:div>
        <w:div w:id="934291171">
          <w:marLeft w:val="640"/>
          <w:marRight w:val="0"/>
          <w:marTop w:val="0"/>
          <w:marBottom w:val="0"/>
          <w:divBdr>
            <w:top w:val="none" w:sz="0" w:space="0" w:color="auto"/>
            <w:left w:val="none" w:sz="0" w:space="0" w:color="auto"/>
            <w:bottom w:val="none" w:sz="0" w:space="0" w:color="auto"/>
            <w:right w:val="none" w:sz="0" w:space="0" w:color="auto"/>
          </w:divBdr>
        </w:div>
        <w:div w:id="425005767">
          <w:marLeft w:val="640"/>
          <w:marRight w:val="0"/>
          <w:marTop w:val="0"/>
          <w:marBottom w:val="0"/>
          <w:divBdr>
            <w:top w:val="none" w:sz="0" w:space="0" w:color="auto"/>
            <w:left w:val="none" w:sz="0" w:space="0" w:color="auto"/>
            <w:bottom w:val="none" w:sz="0" w:space="0" w:color="auto"/>
            <w:right w:val="none" w:sz="0" w:space="0" w:color="auto"/>
          </w:divBdr>
        </w:div>
        <w:div w:id="271059325">
          <w:marLeft w:val="640"/>
          <w:marRight w:val="0"/>
          <w:marTop w:val="0"/>
          <w:marBottom w:val="0"/>
          <w:divBdr>
            <w:top w:val="none" w:sz="0" w:space="0" w:color="auto"/>
            <w:left w:val="none" w:sz="0" w:space="0" w:color="auto"/>
            <w:bottom w:val="none" w:sz="0" w:space="0" w:color="auto"/>
            <w:right w:val="none" w:sz="0" w:space="0" w:color="auto"/>
          </w:divBdr>
        </w:div>
        <w:div w:id="353967517">
          <w:marLeft w:val="640"/>
          <w:marRight w:val="0"/>
          <w:marTop w:val="0"/>
          <w:marBottom w:val="0"/>
          <w:divBdr>
            <w:top w:val="none" w:sz="0" w:space="0" w:color="auto"/>
            <w:left w:val="none" w:sz="0" w:space="0" w:color="auto"/>
            <w:bottom w:val="none" w:sz="0" w:space="0" w:color="auto"/>
            <w:right w:val="none" w:sz="0" w:space="0" w:color="auto"/>
          </w:divBdr>
        </w:div>
        <w:div w:id="51739915">
          <w:marLeft w:val="640"/>
          <w:marRight w:val="0"/>
          <w:marTop w:val="0"/>
          <w:marBottom w:val="0"/>
          <w:divBdr>
            <w:top w:val="none" w:sz="0" w:space="0" w:color="auto"/>
            <w:left w:val="none" w:sz="0" w:space="0" w:color="auto"/>
            <w:bottom w:val="none" w:sz="0" w:space="0" w:color="auto"/>
            <w:right w:val="none" w:sz="0" w:space="0" w:color="auto"/>
          </w:divBdr>
        </w:div>
        <w:div w:id="1431008710">
          <w:marLeft w:val="640"/>
          <w:marRight w:val="0"/>
          <w:marTop w:val="0"/>
          <w:marBottom w:val="0"/>
          <w:divBdr>
            <w:top w:val="none" w:sz="0" w:space="0" w:color="auto"/>
            <w:left w:val="none" w:sz="0" w:space="0" w:color="auto"/>
            <w:bottom w:val="none" w:sz="0" w:space="0" w:color="auto"/>
            <w:right w:val="none" w:sz="0" w:space="0" w:color="auto"/>
          </w:divBdr>
        </w:div>
        <w:div w:id="1240942232">
          <w:marLeft w:val="640"/>
          <w:marRight w:val="0"/>
          <w:marTop w:val="0"/>
          <w:marBottom w:val="0"/>
          <w:divBdr>
            <w:top w:val="none" w:sz="0" w:space="0" w:color="auto"/>
            <w:left w:val="none" w:sz="0" w:space="0" w:color="auto"/>
            <w:bottom w:val="none" w:sz="0" w:space="0" w:color="auto"/>
            <w:right w:val="none" w:sz="0" w:space="0" w:color="auto"/>
          </w:divBdr>
        </w:div>
      </w:divsChild>
    </w:div>
    <w:div w:id="1850488265">
      <w:bodyDiv w:val="1"/>
      <w:marLeft w:val="0"/>
      <w:marRight w:val="0"/>
      <w:marTop w:val="0"/>
      <w:marBottom w:val="0"/>
      <w:divBdr>
        <w:top w:val="none" w:sz="0" w:space="0" w:color="auto"/>
        <w:left w:val="none" w:sz="0" w:space="0" w:color="auto"/>
        <w:bottom w:val="none" w:sz="0" w:space="0" w:color="auto"/>
        <w:right w:val="none" w:sz="0" w:space="0" w:color="auto"/>
      </w:divBdr>
      <w:divsChild>
        <w:div w:id="77823470">
          <w:marLeft w:val="640"/>
          <w:marRight w:val="0"/>
          <w:marTop w:val="0"/>
          <w:marBottom w:val="0"/>
          <w:divBdr>
            <w:top w:val="none" w:sz="0" w:space="0" w:color="auto"/>
            <w:left w:val="none" w:sz="0" w:space="0" w:color="auto"/>
            <w:bottom w:val="none" w:sz="0" w:space="0" w:color="auto"/>
            <w:right w:val="none" w:sz="0" w:space="0" w:color="auto"/>
          </w:divBdr>
        </w:div>
        <w:div w:id="88046351">
          <w:marLeft w:val="640"/>
          <w:marRight w:val="0"/>
          <w:marTop w:val="0"/>
          <w:marBottom w:val="0"/>
          <w:divBdr>
            <w:top w:val="none" w:sz="0" w:space="0" w:color="auto"/>
            <w:left w:val="none" w:sz="0" w:space="0" w:color="auto"/>
            <w:bottom w:val="none" w:sz="0" w:space="0" w:color="auto"/>
            <w:right w:val="none" w:sz="0" w:space="0" w:color="auto"/>
          </w:divBdr>
        </w:div>
        <w:div w:id="111748379">
          <w:marLeft w:val="640"/>
          <w:marRight w:val="0"/>
          <w:marTop w:val="0"/>
          <w:marBottom w:val="0"/>
          <w:divBdr>
            <w:top w:val="none" w:sz="0" w:space="0" w:color="auto"/>
            <w:left w:val="none" w:sz="0" w:space="0" w:color="auto"/>
            <w:bottom w:val="none" w:sz="0" w:space="0" w:color="auto"/>
            <w:right w:val="none" w:sz="0" w:space="0" w:color="auto"/>
          </w:divBdr>
        </w:div>
        <w:div w:id="115104410">
          <w:marLeft w:val="640"/>
          <w:marRight w:val="0"/>
          <w:marTop w:val="0"/>
          <w:marBottom w:val="0"/>
          <w:divBdr>
            <w:top w:val="none" w:sz="0" w:space="0" w:color="auto"/>
            <w:left w:val="none" w:sz="0" w:space="0" w:color="auto"/>
            <w:bottom w:val="none" w:sz="0" w:space="0" w:color="auto"/>
            <w:right w:val="none" w:sz="0" w:space="0" w:color="auto"/>
          </w:divBdr>
        </w:div>
        <w:div w:id="178391232">
          <w:marLeft w:val="640"/>
          <w:marRight w:val="0"/>
          <w:marTop w:val="0"/>
          <w:marBottom w:val="0"/>
          <w:divBdr>
            <w:top w:val="none" w:sz="0" w:space="0" w:color="auto"/>
            <w:left w:val="none" w:sz="0" w:space="0" w:color="auto"/>
            <w:bottom w:val="none" w:sz="0" w:space="0" w:color="auto"/>
            <w:right w:val="none" w:sz="0" w:space="0" w:color="auto"/>
          </w:divBdr>
        </w:div>
        <w:div w:id="200828560">
          <w:marLeft w:val="640"/>
          <w:marRight w:val="0"/>
          <w:marTop w:val="0"/>
          <w:marBottom w:val="0"/>
          <w:divBdr>
            <w:top w:val="none" w:sz="0" w:space="0" w:color="auto"/>
            <w:left w:val="none" w:sz="0" w:space="0" w:color="auto"/>
            <w:bottom w:val="none" w:sz="0" w:space="0" w:color="auto"/>
            <w:right w:val="none" w:sz="0" w:space="0" w:color="auto"/>
          </w:divBdr>
        </w:div>
        <w:div w:id="235634544">
          <w:marLeft w:val="640"/>
          <w:marRight w:val="0"/>
          <w:marTop w:val="0"/>
          <w:marBottom w:val="0"/>
          <w:divBdr>
            <w:top w:val="none" w:sz="0" w:space="0" w:color="auto"/>
            <w:left w:val="none" w:sz="0" w:space="0" w:color="auto"/>
            <w:bottom w:val="none" w:sz="0" w:space="0" w:color="auto"/>
            <w:right w:val="none" w:sz="0" w:space="0" w:color="auto"/>
          </w:divBdr>
        </w:div>
        <w:div w:id="254482858">
          <w:marLeft w:val="640"/>
          <w:marRight w:val="0"/>
          <w:marTop w:val="0"/>
          <w:marBottom w:val="0"/>
          <w:divBdr>
            <w:top w:val="none" w:sz="0" w:space="0" w:color="auto"/>
            <w:left w:val="none" w:sz="0" w:space="0" w:color="auto"/>
            <w:bottom w:val="none" w:sz="0" w:space="0" w:color="auto"/>
            <w:right w:val="none" w:sz="0" w:space="0" w:color="auto"/>
          </w:divBdr>
        </w:div>
        <w:div w:id="349263944">
          <w:marLeft w:val="640"/>
          <w:marRight w:val="0"/>
          <w:marTop w:val="0"/>
          <w:marBottom w:val="0"/>
          <w:divBdr>
            <w:top w:val="none" w:sz="0" w:space="0" w:color="auto"/>
            <w:left w:val="none" w:sz="0" w:space="0" w:color="auto"/>
            <w:bottom w:val="none" w:sz="0" w:space="0" w:color="auto"/>
            <w:right w:val="none" w:sz="0" w:space="0" w:color="auto"/>
          </w:divBdr>
        </w:div>
        <w:div w:id="438258782">
          <w:marLeft w:val="640"/>
          <w:marRight w:val="0"/>
          <w:marTop w:val="0"/>
          <w:marBottom w:val="0"/>
          <w:divBdr>
            <w:top w:val="none" w:sz="0" w:space="0" w:color="auto"/>
            <w:left w:val="none" w:sz="0" w:space="0" w:color="auto"/>
            <w:bottom w:val="none" w:sz="0" w:space="0" w:color="auto"/>
            <w:right w:val="none" w:sz="0" w:space="0" w:color="auto"/>
          </w:divBdr>
        </w:div>
        <w:div w:id="534192642">
          <w:marLeft w:val="640"/>
          <w:marRight w:val="0"/>
          <w:marTop w:val="0"/>
          <w:marBottom w:val="0"/>
          <w:divBdr>
            <w:top w:val="none" w:sz="0" w:space="0" w:color="auto"/>
            <w:left w:val="none" w:sz="0" w:space="0" w:color="auto"/>
            <w:bottom w:val="none" w:sz="0" w:space="0" w:color="auto"/>
            <w:right w:val="none" w:sz="0" w:space="0" w:color="auto"/>
          </w:divBdr>
        </w:div>
        <w:div w:id="546067031">
          <w:marLeft w:val="640"/>
          <w:marRight w:val="0"/>
          <w:marTop w:val="0"/>
          <w:marBottom w:val="0"/>
          <w:divBdr>
            <w:top w:val="none" w:sz="0" w:space="0" w:color="auto"/>
            <w:left w:val="none" w:sz="0" w:space="0" w:color="auto"/>
            <w:bottom w:val="none" w:sz="0" w:space="0" w:color="auto"/>
            <w:right w:val="none" w:sz="0" w:space="0" w:color="auto"/>
          </w:divBdr>
        </w:div>
        <w:div w:id="808742669">
          <w:marLeft w:val="640"/>
          <w:marRight w:val="0"/>
          <w:marTop w:val="0"/>
          <w:marBottom w:val="0"/>
          <w:divBdr>
            <w:top w:val="none" w:sz="0" w:space="0" w:color="auto"/>
            <w:left w:val="none" w:sz="0" w:space="0" w:color="auto"/>
            <w:bottom w:val="none" w:sz="0" w:space="0" w:color="auto"/>
            <w:right w:val="none" w:sz="0" w:space="0" w:color="auto"/>
          </w:divBdr>
        </w:div>
        <w:div w:id="834876413">
          <w:marLeft w:val="640"/>
          <w:marRight w:val="0"/>
          <w:marTop w:val="0"/>
          <w:marBottom w:val="0"/>
          <w:divBdr>
            <w:top w:val="none" w:sz="0" w:space="0" w:color="auto"/>
            <w:left w:val="none" w:sz="0" w:space="0" w:color="auto"/>
            <w:bottom w:val="none" w:sz="0" w:space="0" w:color="auto"/>
            <w:right w:val="none" w:sz="0" w:space="0" w:color="auto"/>
          </w:divBdr>
        </w:div>
        <w:div w:id="928461663">
          <w:marLeft w:val="640"/>
          <w:marRight w:val="0"/>
          <w:marTop w:val="0"/>
          <w:marBottom w:val="0"/>
          <w:divBdr>
            <w:top w:val="none" w:sz="0" w:space="0" w:color="auto"/>
            <w:left w:val="none" w:sz="0" w:space="0" w:color="auto"/>
            <w:bottom w:val="none" w:sz="0" w:space="0" w:color="auto"/>
            <w:right w:val="none" w:sz="0" w:space="0" w:color="auto"/>
          </w:divBdr>
        </w:div>
        <w:div w:id="944339206">
          <w:marLeft w:val="640"/>
          <w:marRight w:val="0"/>
          <w:marTop w:val="0"/>
          <w:marBottom w:val="0"/>
          <w:divBdr>
            <w:top w:val="none" w:sz="0" w:space="0" w:color="auto"/>
            <w:left w:val="none" w:sz="0" w:space="0" w:color="auto"/>
            <w:bottom w:val="none" w:sz="0" w:space="0" w:color="auto"/>
            <w:right w:val="none" w:sz="0" w:space="0" w:color="auto"/>
          </w:divBdr>
        </w:div>
        <w:div w:id="994259758">
          <w:marLeft w:val="640"/>
          <w:marRight w:val="0"/>
          <w:marTop w:val="0"/>
          <w:marBottom w:val="0"/>
          <w:divBdr>
            <w:top w:val="none" w:sz="0" w:space="0" w:color="auto"/>
            <w:left w:val="none" w:sz="0" w:space="0" w:color="auto"/>
            <w:bottom w:val="none" w:sz="0" w:space="0" w:color="auto"/>
            <w:right w:val="none" w:sz="0" w:space="0" w:color="auto"/>
          </w:divBdr>
        </w:div>
        <w:div w:id="1016419923">
          <w:marLeft w:val="640"/>
          <w:marRight w:val="0"/>
          <w:marTop w:val="0"/>
          <w:marBottom w:val="0"/>
          <w:divBdr>
            <w:top w:val="none" w:sz="0" w:space="0" w:color="auto"/>
            <w:left w:val="none" w:sz="0" w:space="0" w:color="auto"/>
            <w:bottom w:val="none" w:sz="0" w:space="0" w:color="auto"/>
            <w:right w:val="none" w:sz="0" w:space="0" w:color="auto"/>
          </w:divBdr>
        </w:div>
        <w:div w:id="1016469978">
          <w:marLeft w:val="640"/>
          <w:marRight w:val="0"/>
          <w:marTop w:val="0"/>
          <w:marBottom w:val="0"/>
          <w:divBdr>
            <w:top w:val="none" w:sz="0" w:space="0" w:color="auto"/>
            <w:left w:val="none" w:sz="0" w:space="0" w:color="auto"/>
            <w:bottom w:val="none" w:sz="0" w:space="0" w:color="auto"/>
            <w:right w:val="none" w:sz="0" w:space="0" w:color="auto"/>
          </w:divBdr>
        </w:div>
        <w:div w:id="1018122898">
          <w:marLeft w:val="640"/>
          <w:marRight w:val="0"/>
          <w:marTop w:val="0"/>
          <w:marBottom w:val="0"/>
          <w:divBdr>
            <w:top w:val="none" w:sz="0" w:space="0" w:color="auto"/>
            <w:left w:val="none" w:sz="0" w:space="0" w:color="auto"/>
            <w:bottom w:val="none" w:sz="0" w:space="0" w:color="auto"/>
            <w:right w:val="none" w:sz="0" w:space="0" w:color="auto"/>
          </w:divBdr>
        </w:div>
        <w:div w:id="1042635660">
          <w:marLeft w:val="640"/>
          <w:marRight w:val="0"/>
          <w:marTop w:val="0"/>
          <w:marBottom w:val="0"/>
          <w:divBdr>
            <w:top w:val="none" w:sz="0" w:space="0" w:color="auto"/>
            <w:left w:val="none" w:sz="0" w:space="0" w:color="auto"/>
            <w:bottom w:val="none" w:sz="0" w:space="0" w:color="auto"/>
            <w:right w:val="none" w:sz="0" w:space="0" w:color="auto"/>
          </w:divBdr>
        </w:div>
        <w:div w:id="1101072951">
          <w:marLeft w:val="640"/>
          <w:marRight w:val="0"/>
          <w:marTop w:val="0"/>
          <w:marBottom w:val="0"/>
          <w:divBdr>
            <w:top w:val="none" w:sz="0" w:space="0" w:color="auto"/>
            <w:left w:val="none" w:sz="0" w:space="0" w:color="auto"/>
            <w:bottom w:val="none" w:sz="0" w:space="0" w:color="auto"/>
            <w:right w:val="none" w:sz="0" w:space="0" w:color="auto"/>
          </w:divBdr>
        </w:div>
        <w:div w:id="1131745780">
          <w:marLeft w:val="640"/>
          <w:marRight w:val="0"/>
          <w:marTop w:val="0"/>
          <w:marBottom w:val="0"/>
          <w:divBdr>
            <w:top w:val="none" w:sz="0" w:space="0" w:color="auto"/>
            <w:left w:val="none" w:sz="0" w:space="0" w:color="auto"/>
            <w:bottom w:val="none" w:sz="0" w:space="0" w:color="auto"/>
            <w:right w:val="none" w:sz="0" w:space="0" w:color="auto"/>
          </w:divBdr>
        </w:div>
        <w:div w:id="1140341318">
          <w:marLeft w:val="640"/>
          <w:marRight w:val="0"/>
          <w:marTop w:val="0"/>
          <w:marBottom w:val="0"/>
          <w:divBdr>
            <w:top w:val="none" w:sz="0" w:space="0" w:color="auto"/>
            <w:left w:val="none" w:sz="0" w:space="0" w:color="auto"/>
            <w:bottom w:val="none" w:sz="0" w:space="0" w:color="auto"/>
            <w:right w:val="none" w:sz="0" w:space="0" w:color="auto"/>
          </w:divBdr>
        </w:div>
        <w:div w:id="1148131953">
          <w:marLeft w:val="640"/>
          <w:marRight w:val="0"/>
          <w:marTop w:val="0"/>
          <w:marBottom w:val="0"/>
          <w:divBdr>
            <w:top w:val="none" w:sz="0" w:space="0" w:color="auto"/>
            <w:left w:val="none" w:sz="0" w:space="0" w:color="auto"/>
            <w:bottom w:val="none" w:sz="0" w:space="0" w:color="auto"/>
            <w:right w:val="none" w:sz="0" w:space="0" w:color="auto"/>
          </w:divBdr>
        </w:div>
        <w:div w:id="1159417221">
          <w:marLeft w:val="640"/>
          <w:marRight w:val="0"/>
          <w:marTop w:val="0"/>
          <w:marBottom w:val="0"/>
          <w:divBdr>
            <w:top w:val="none" w:sz="0" w:space="0" w:color="auto"/>
            <w:left w:val="none" w:sz="0" w:space="0" w:color="auto"/>
            <w:bottom w:val="none" w:sz="0" w:space="0" w:color="auto"/>
            <w:right w:val="none" w:sz="0" w:space="0" w:color="auto"/>
          </w:divBdr>
        </w:div>
        <w:div w:id="1172333372">
          <w:marLeft w:val="640"/>
          <w:marRight w:val="0"/>
          <w:marTop w:val="0"/>
          <w:marBottom w:val="0"/>
          <w:divBdr>
            <w:top w:val="none" w:sz="0" w:space="0" w:color="auto"/>
            <w:left w:val="none" w:sz="0" w:space="0" w:color="auto"/>
            <w:bottom w:val="none" w:sz="0" w:space="0" w:color="auto"/>
            <w:right w:val="none" w:sz="0" w:space="0" w:color="auto"/>
          </w:divBdr>
        </w:div>
        <w:div w:id="1177185207">
          <w:marLeft w:val="640"/>
          <w:marRight w:val="0"/>
          <w:marTop w:val="0"/>
          <w:marBottom w:val="0"/>
          <w:divBdr>
            <w:top w:val="none" w:sz="0" w:space="0" w:color="auto"/>
            <w:left w:val="none" w:sz="0" w:space="0" w:color="auto"/>
            <w:bottom w:val="none" w:sz="0" w:space="0" w:color="auto"/>
            <w:right w:val="none" w:sz="0" w:space="0" w:color="auto"/>
          </w:divBdr>
        </w:div>
        <w:div w:id="1196045315">
          <w:marLeft w:val="640"/>
          <w:marRight w:val="0"/>
          <w:marTop w:val="0"/>
          <w:marBottom w:val="0"/>
          <w:divBdr>
            <w:top w:val="none" w:sz="0" w:space="0" w:color="auto"/>
            <w:left w:val="none" w:sz="0" w:space="0" w:color="auto"/>
            <w:bottom w:val="none" w:sz="0" w:space="0" w:color="auto"/>
            <w:right w:val="none" w:sz="0" w:space="0" w:color="auto"/>
          </w:divBdr>
        </w:div>
        <w:div w:id="1234700684">
          <w:marLeft w:val="640"/>
          <w:marRight w:val="0"/>
          <w:marTop w:val="0"/>
          <w:marBottom w:val="0"/>
          <w:divBdr>
            <w:top w:val="none" w:sz="0" w:space="0" w:color="auto"/>
            <w:left w:val="none" w:sz="0" w:space="0" w:color="auto"/>
            <w:bottom w:val="none" w:sz="0" w:space="0" w:color="auto"/>
            <w:right w:val="none" w:sz="0" w:space="0" w:color="auto"/>
          </w:divBdr>
        </w:div>
        <w:div w:id="1340038323">
          <w:marLeft w:val="640"/>
          <w:marRight w:val="0"/>
          <w:marTop w:val="0"/>
          <w:marBottom w:val="0"/>
          <w:divBdr>
            <w:top w:val="none" w:sz="0" w:space="0" w:color="auto"/>
            <w:left w:val="none" w:sz="0" w:space="0" w:color="auto"/>
            <w:bottom w:val="none" w:sz="0" w:space="0" w:color="auto"/>
            <w:right w:val="none" w:sz="0" w:space="0" w:color="auto"/>
          </w:divBdr>
        </w:div>
        <w:div w:id="1576014133">
          <w:marLeft w:val="640"/>
          <w:marRight w:val="0"/>
          <w:marTop w:val="0"/>
          <w:marBottom w:val="0"/>
          <w:divBdr>
            <w:top w:val="none" w:sz="0" w:space="0" w:color="auto"/>
            <w:left w:val="none" w:sz="0" w:space="0" w:color="auto"/>
            <w:bottom w:val="none" w:sz="0" w:space="0" w:color="auto"/>
            <w:right w:val="none" w:sz="0" w:space="0" w:color="auto"/>
          </w:divBdr>
        </w:div>
        <w:div w:id="1685203547">
          <w:marLeft w:val="640"/>
          <w:marRight w:val="0"/>
          <w:marTop w:val="0"/>
          <w:marBottom w:val="0"/>
          <w:divBdr>
            <w:top w:val="none" w:sz="0" w:space="0" w:color="auto"/>
            <w:left w:val="none" w:sz="0" w:space="0" w:color="auto"/>
            <w:bottom w:val="none" w:sz="0" w:space="0" w:color="auto"/>
            <w:right w:val="none" w:sz="0" w:space="0" w:color="auto"/>
          </w:divBdr>
        </w:div>
        <w:div w:id="1721976660">
          <w:marLeft w:val="640"/>
          <w:marRight w:val="0"/>
          <w:marTop w:val="0"/>
          <w:marBottom w:val="0"/>
          <w:divBdr>
            <w:top w:val="none" w:sz="0" w:space="0" w:color="auto"/>
            <w:left w:val="none" w:sz="0" w:space="0" w:color="auto"/>
            <w:bottom w:val="none" w:sz="0" w:space="0" w:color="auto"/>
            <w:right w:val="none" w:sz="0" w:space="0" w:color="auto"/>
          </w:divBdr>
        </w:div>
        <w:div w:id="1740135312">
          <w:marLeft w:val="640"/>
          <w:marRight w:val="0"/>
          <w:marTop w:val="0"/>
          <w:marBottom w:val="0"/>
          <w:divBdr>
            <w:top w:val="none" w:sz="0" w:space="0" w:color="auto"/>
            <w:left w:val="none" w:sz="0" w:space="0" w:color="auto"/>
            <w:bottom w:val="none" w:sz="0" w:space="0" w:color="auto"/>
            <w:right w:val="none" w:sz="0" w:space="0" w:color="auto"/>
          </w:divBdr>
        </w:div>
        <w:div w:id="1746415613">
          <w:marLeft w:val="640"/>
          <w:marRight w:val="0"/>
          <w:marTop w:val="0"/>
          <w:marBottom w:val="0"/>
          <w:divBdr>
            <w:top w:val="none" w:sz="0" w:space="0" w:color="auto"/>
            <w:left w:val="none" w:sz="0" w:space="0" w:color="auto"/>
            <w:bottom w:val="none" w:sz="0" w:space="0" w:color="auto"/>
            <w:right w:val="none" w:sz="0" w:space="0" w:color="auto"/>
          </w:divBdr>
        </w:div>
        <w:div w:id="1831750381">
          <w:marLeft w:val="640"/>
          <w:marRight w:val="0"/>
          <w:marTop w:val="0"/>
          <w:marBottom w:val="0"/>
          <w:divBdr>
            <w:top w:val="none" w:sz="0" w:space="0" w:color="auto"/>
            <w:left w:val="none" w:sz="0" w:space="0" w:color="auto"/>
            <w:bottom w:val="none" w:sz="0" w:space="0" w:color="auto"/>
            <w:right w:val="none" w:sz="0" w:space="0" w:color="auto"/>
          </w:divBdr>
        </w:div>
        <w:div w:id="1926064543">
          <w:marLeft w:val="640"/>
          <w:marRight w:val="0"/>
          <w:marTop w:val="0"/>
          <w:marBottom w:val="0"/>
          <w:divBdr>
            <w:top w:val="none" w:sz="0" w:space="0" w:color="auto"/>
            <w:left w:val="none" w:sz="0" w:space="0" w:color="auto"/>
            <w:bottom w:val="none" w:sz="0" w:space="0" w:color="auto"/>
            <w:right w:val="none" w:sz="0" w:space="0" w:color="auto"/>
          </w:divBdr>
        </w:div>
        <w:div w:id="1953128011">
          <w:marLeft w:val="640"/>
          <w:marRight w:val="0"/>
          <w:marTop w:val="0"/>
          <w:marBottom w:val="0"/>
          <w:divBdr>
            <w:top w:val="none" w:sz="0" w:space="0" w:color="auto"/>
            <w:left w:val="none" w:sz="0" w:space="0" w:color="auto"/>
            <w:bottom w:val="none" w:sz="0" w:space="0" w:color="auto"/>
            <w:right w:val="none" w:sz="0" w:space="0" w:color="auto"/>
          </w:divBdr>
        </w:div>
        <w:div w:id="1982346685">
          <w:marLeft w:val="640"/>
          <w:marRight w:val="0"/>
          <w:marTop w:val="0"/>
          <w:marBottom w:val="0"/>
          <w:divBdr>
            <w:top w:val="none" w:sz="0" w:space="0" w:color="auto"/>
            <w:left w:val="none" w:sz="0" w:space="0" w:color="auto"/>
            <w:bottom w:val="none" w:sz="0" w:space="0" w:color="auto"/>
            <w:right w:val="none" w:sz="0" w:space="0" w:color="auto"/>
          </w:divBdr>
        </w:div>
        <w:div w:id="1989094791">
          <w:marLeft w:val="640"/>
          <w:marRight w:val="0"/>
          <w:marTop w:val="0"/>
          <w:marBottom w:val="0"/>
          <w:divBdr>
            <w:top w:val="none" w:sz="0" w:space="0" w:color="auto"/>
            <w:left w:val="none" w:sz="0" w:space="0" w:color="auto"/>
            <w:bottom w:val="none" w:sz="0" w:space="0" w:color="auto"/>
            <w:right w:val="none" w:sz="0" w:space="0" w:color="auto"/>
          </w:divBdr>
        </w:div>
        <w:div w:id="2018650902">
          <w:marLeft w:val="640"/>
          <w:marRight w:val="0"/>
          <w:marTop w:val="0"/>
          <w:marBottom w:val="0"/>
          <w:divBdr>
            <w:top w:val="none" w:sz="0" w:space="0" w:color="auto"/>
            <w:left w:val="none" w:sz="0" w:space="0" w:color="auto"/>
            <w:bottom w:val="none" w:sz="0" w:space="0" w:color="auto"/>
            <w:right w:val="none" w:sz="0" w:space="0" w:color="auto"/>
          </w:divBdr>
        </w:div>
        <w:div w:id="2083748024">
          <w:marLeft w:val="640"/>
          <w:marRight w:val="0"/>
          <w:marTop w:val="0"/>
          <w:marBottom w:val="0"/>
          <w:divBdr>
            <w:top w:val="none" w:sz="0" w:space="0" w:color="auto"/>
            <w:left w:val="none" w:sz="0" w:space="0" w:color="auto"/>
            <w:bottom w:val="none" w:sz="0" w:space="0" w:color="auto"/>
            <w:right w:val="none" w:sz="0" w:space="0" w:color="auto"/>
          </w:divBdr>
        </w:div>
        <w:div w:id="2117630265">
          <w:marLeft w:val="640"/>
          <w:marRight w:val="0"/>
          <w:marTop w:val="0"/>
          <w:marBottom w:val="0"/>
          <w:divBdr>
            <w:top w:val="none" w:sz="0" w:space="0" w:color="auto"/>
            <w:left w:val="none" w:sz="0" w:space="0" w:color="auto"/>
            <w:bottom w:val="none" w:sz="0" w:space="0" w:color="auto"/>
            <w:right w:val="none" w:sz="0" w:space="0" w:color="auto"/>
          </w:divBdr>
        </w:div>
      </w:divsChild>
    </w:div>
    <w:div w:id="1852405688">
      <w:marLeft w:val="0"/>
      <w:marRight w:val="0"/>
      <w:marTop w:val="0"/>
      <w:marBottom w:val="0"/>
      <w:divBdr>
        <w:top w:val="none" w:sz="0" w:space="0" w:color="auto"/>
        <w:left w:val="none" w:sz="0" w:space="0" w:color="auto"/>
        <w:bottom w:val="none" w:sz="0" w:space="0" w:color="auto"/>
        <w:right w:val="none" w:sz="0" w:space="0" w:color="auto"/>
      </w:divBdr>
    </w:div>
    <w:div w:id="1862471086">
      <w:marLeft w:val="0"/>
      <w:marRight w:val="0"/>
      <w:marTop w:val="0"/>
      <w:marBottom w:val="0"/>
      <w:divBdr>
        <w:top w:val="none" w:sz="0" w:space="0" w:color="auto"/>
        <w:left w:val="none" w:sz="0" w:space="0" w:color="auto"/>
        <w:bottom w:val="none" w:sz="0" w:space="0" w:color="auto"/>
        <w:right w:val="none" w:sz="0" w:space="0" w:color="auto"/>
      </w:divBdr>
    </w:div>
    <w:div w:id="1867675908">
      <w:marLeft w:val="0"/>
      <w:marRight w:val="0"/>
      <w:marTop w:val="0"/>
      <w:marBottom w:val="0"/>
      <w:divBdr>
        <w:top w:val="none" w:sz="0" w:space="0" w:color="auto"/>
        <w:left w:val="none" w:sz="0" w:space="0" w:color="auto"/>
        <w:bottom w:val="none" w:sz="0" w:space="0" w:color="auto"/>
        <w:right w:val="none" w:sz="0" w:space="0" w:color="auto"/>
      </w:divBdr>
    </w:div>
    <w:div w:id="1869416750">
      <w:marLeft w:val="0"/>
      <w:marRight w:val="0"/>
      <w:marTop w:val="0"/>
      <w:marBottom w:val="0"/>
      <w:divBdr>
        <w:top w:val="none" w:sz="0" w:space="0" w:color="auto"/>
        <w:left w:val="none" w:sz="0" w:space="0" w:color="auto"/>
        <w:bottom w:val="none" w:sz="0" w:space="0" w:color="auto"/>
        <w:right w:val="none" w:sz="0" w:space="0" w:color="auto"/>
      </w:divBdr>
    </w:div>
    <w:div w:id="1883666951">
      <w:bodyDiv w:val="1"/>
      <w:marLeft w:val="0"/>
      <w:marRight w:val="0"/>
      <w:marTop w:val="0"/>
      <w:marBottom w:val="0"/>
      <w:divBdr>
        <w:top w:val="none" w:sz="0" w:space="0" w:color="auto"/>
        <w:left w:val="none" w:sz="0" w:space="0" w:color="auto"/>
        <w:bottom w:val="none" w:sz="0" w:space="0" w:color="auto"/>
        <w:right w:val="none" w:sz="0" w:space="0" w:color="auto"/>
      </w:divBdr>
      <w:divsChild>
        <w:div w:id="1539508262">
          <w:marLeft w:val="640"/>
          <w:marRight w:val="0"/>
          <w:marTop w:val="0"/>
          <w:marBottom w:val="0"/>
          <w:divBdr>
            <w:top w:val="none" w:sz="0" w:space="0" w:color="auto"/>
            <w:left w:val="none" w:sz="0" w:space="0" w:color="auto"/>
            <w:bottom w:val="none" w:sz="0" w:space="0" w:color="auto"/>
            <w:right w:val="none" w:sz="0" w:space="0" w:color="auto"/>
          </w:divBdr>
        </w:div>
        <w:div w:id="1382709994">
          <w:marLeft w:val="640"/>
          <w:marRight w:val="0"/>
          <w:marTop w:val="0"/>
          <w:marBottom w:val="0"/>
          <w:divBdr>
            <w:top w:val="none" w:sz="0" w:space="0" w:color="auto"/>
            <w:left w:val="none" w:sz="0" w:space="0" w:color="auto"/>
            <w:bottom w:val="none" w:sz="0" w:space="0" w:color="auto"/>
            <w:right w:val="none" w:sz="0" w:space="0" w:color="auto"/>
          </w:divBdr>
        </w:div>
        <w:div w:id="959579081">
          <w:marLeft w:val="640"/>
          <w:marRight w:val="0"/>
          <w:marTop w:val="0"/>
          <w:marBottom w:val="0"/>
          <w:divBdr>
            <w:top w:val="none" w:sz="0" w:space="0" w:color="auto"/>
            <w:left w:val="none" w:sz="0" w:space="0" w:color="auto"/>
            <w:bottom w:val="none" w:sz="0" w:space="0" w:color="auto"/>
            <w:right w:val="none" w:sz="0" w:space="0" w:color="auto"/>
          </w:divBdr>
        </w:div>
        <w:div w:id="126509836">
          <w:marLeft w:val="640"/>
          <w:marRight w:val="0"/>
          <w:marTop w:val="0"/>
          <w:marBottom w:val="0"/>
          <w:divBdr>
            <w:top w:val="none" w:sz="0" w:space="0" w:color="auto"/>
            <w:left w:val="none" w:sz="0" w:space="0" w:color="auto"/>
            <w:bottom w:val="none" w:sz="0" w:space="0" w:color="auto"/>
            <w:right w:val="none" w:sz="0" w:space="0" w:color="auto"/>
          </w:divBdr>
        </w:div>
        <w:div w:id="1002198664">
          <w:marLeft w:val="640"/>
          <w:marRight w:val="0"/>
          <w:marTop w:val="0"/>
          <w:marBottom w:val="0"/>
          <w:divBdr>
            <w:top w:val="none" w:sz="0" w:space="0" w:color="auto"/>
            <w:left w:val="none" w:sz="0" w:space="0" w:color="auto"/>
            <w:bottom w:val="none" w:sz="0" w:space="0" w:color="auto"/>
            <w:right w:val="none" w:sz="0" w:space="0" w:color="auto"/>
          </w:divBdr>
        </w:div>
        <w:div w:id="1354113944">
          <w:marLeft w:val="640"/>
          <w:marRight w:val="0"/>
          <w:marTop w:val="0"/>
          <w:marBottom w:val="0"/>
          <w:divBdr>
            <w:top w:val="none" w:sz="0" w:space="0" w:color="auto"/>
            <w:left w:val="none" w:sz="0" w:space="0" w:color="auto"/>
            <w:bottom w:val="none" w:sz="0" w:space="0" w:color="auto"/>
            <w:right w:val="none" w:sz="0" w:space="0" w:color="auto"/>
          </w:divBdr>
        </w:div>
        <w:div w:id="227572400">
          <w:marLeft w:val="640"/>
          <w:marRight w:val="0"/>
          <w:marTop w:val="0"/>
          <w:marBottom w:val="0"/>
          <w:divBdr>
            <w:top w:val="none" w:sz="0" w:space="0" w:color="auto"/>
            <w:left w:val="none" w:sz="0" w:space="0" w:color="auto"/>
            <w:bottom w:val="none" w:sz="0" w:space="0" w:color="auto"/>
            <w:right w:val="none" w:sz="0" w:space="0" w:color="auto"/>
          </w:divBdr>
        </w:div>
        <w:div w:id="1052117912">
          <w:marLeft w:val="640"/>
          <w:marRight w:val="0"/>
          <w:marTop w:val="0"/>
          <w:marBottom w:val="0"/>
          <w:divBdr>
            <w:top w:val="none" w:sz="0" w:space="0" w:color="auto"/>
            <w:left w:val="none" w:sz="0" w:space="0" w:color="auto"/>
            <w:bottom w:val="none" w:sz="0" w:space="0" w:color="auto"/>
            <w:right w:val="none" w:sz="0" w:space="0" w:color="auto"/>
          </w:divBdr>
        </w:div>
        <w:div w:id="1251236776">
          <w:marLeft w:val="640"/>
          <w:marRight w:val="0"/>
          <w:marTop w:val="0"/>
          <w:marBottom w:val="0"/>
          <w:divBdr>
            <w:top w:val="none" w:sz="0" w:space="0" w:color="auto"/>
            <w:left w:val="none" w:sz="0" w:space="0" w:color="auto"/>
            <w:bottom w:val="none" w:sz="0" w:space="0" w:color="auto"/>
            <w:right w:val="none" w:sz="0" w:space="0" w:color="auto"/>
          </w:divBdr>
        </w:div>
        <w:div w:id="1416053281">
          <w:marLeft w:val="640"/>
          <w:marRight w:val="0"/>
          <w:marTop w:val="0"/>
          <w:marBottom w:val="0"/>
          <w:divBdr>
            <w:top w:val="none" w:sz="0" w:space="0" w:color="auto"/>
            <w:left w:val="none" w:sz="0" w:space="0" w:color="auto"/>
            <w:bottom w:val="none" w:sz="0" w:space="0" w:color="auto"/>
            <w:right w:val="none" w:sz="0" w:space="0" w:color="auto"/>
          </w:divBdr>
        </w:div>
        <w:div w:id="98448885">
          <w:marLeft w:val="640"/>
          <w:marRight w:val="0"/>
          <w:marTop w:val="0"/>
          <w:marBottom w:val="0"/>
          <w:divBdr>
            <w:top w:val="none" w:sz="0" w:space="0" w:color="auto"/>
            <w:left w:val="none" w:sz="0" w:space="0" w:color="auto"/>
            <w:bottom w:val="none" w:sz="0" w:space="0" w:color="auto"/>
            <w:right w:val="none" w:sz="0" w:space="0" w:color="auto"/>
          </w:divBdr>
        </w:div>
        <w:div w:id="487593921">
          <w:marLeft w:val="640"/>
          <w:marRight w:val="0"/>
          <w:marTop w:val="0"/>
          <w:marBottom w:val="0"/>
          <w:divBdr>
            <w:top w:val="none" w:sz="0" w:space="0" w:color="auto"/>
            <w:left w:val="none" w:sz="0" w:space="0" w:color="auto"/>
            <w:bottom w:val="none" w:sz="0" w:space="0" w:color="auto"/>
            <w:right w:val="none" w:sz="0" w:space="0" w:color="auto"/>
          </w:divBdr>
        </w:div>
        <w:div w:id="1402633196">
          <w:marLeft w:val="640"/>
          <w:marRight w:val="0"/>
          <w:marTop w:val="0"/>
          <w:marBottom w:val="0"/>
          <w:divBdr>
            <w:top w:val="none" w:sz="0" w:space="0" w:color="auto"/>
            <w:left w:val="none" w:sz="0" w:space="0" w:color="auto"/>
            <w:bottom w:val="none" w:sz="0" w:space="0" w:color="auto"/>
            <w:right w:val="none" w:sz="0" w:space="0" w:color="auto"/>
          </w:divBdr>
        </w:div>
        <w:div w:id="1302078124">
          <w:marLeft w:val="640"/>
          <w:marRight w:val="0"/>
          <w:marTop w:val="0"/>
          <w:marBottom w:val="0"/>
          <w:divBdr>
            <w:top w:val="none" w:sz="0" w:space="0" w:color="auto"/>
            <w:left w:val="none" w:sz="0" w:space="0" w:color="auto"/>
            <w:bottom w:val="none" w:sz="0" w:space="0" w:color="auto"/>
            <w:right w:val="none" w:sz="0" w:space="0" w:color="auto"/>
          </w:divBdr>
        </w:div>
        <w:div w:id="402408237">
          <w:marLeft w:val="640"/>
          <w:marRight w:val="0"/>
          <w:marTop w:val="0"/>
          <w:marBottom w:val="0"/>
          <w:divBdr>
            <w:top w:val="none" w:sz="0" w:space="0" w:color="auto"/>
            <w:left w:val="none" w:sz="0" w:space="0" w:color="auto"/>
            <w:bottom w:val="none" w:sz="0" w:space="0" w:color="auto"/>
            <w:right w:val="none" w:sz="0" w:space="0" w:color="auto"/>
          </w:divBdr>
        </w:div>
        <w:div w:id="645479072">
          <w:marLeft w:val="640"/>
          <w:marRight w:val="0"/>
          <w:marTop w:val="0"/>
          <w:marBottom w:val="0"/>
          <w:divBdr>
            <w:top w:val="none" w:sz="0" w:space="0" w:color="auto"/>
            <w:left w:val="none" w:sz="0" w:space="0" w:color="auto"/>
            <w:bottom w:val="none" w:sz="0" w:space="0" w:color="auto"/>
            <w:right w:val="none" w:sz="0" w:space="0" w:color="auto"/>
          </w:divBdr>
        </w:div>
        <w:div w:id="694962211">
          <w:marLeft w:val="640"/>
          <w:marRight w:val="0"/>
          <w:marTop w:val="0"/>
          <w:marBottom w:val="0"/>
          <w:divBdr>
            <w:top w:val="none" w:sz="0" w:space="0" w:color="auto"/>
            <w:left w:val="none" w:sz="0" w:space="0" w:color="auto"/>
            <w:bottom w:val="none" w:sz="0" w:space="0" w:color="auto"/>
            <w:right w:val="none" w:sz="0" w:space="0" w:color="auto"/>
          </w:divBdr>
        </w:div>
        <w:div w:id="2131126821">
          <w:marLeft w:val="640"/>
          <w:marRight w:val="0"/>
          <w:marTop w:val="0"/>
          <w:marBottom w:val="0"/>
          <w:divBdr>
            <w:top w:val="none" w:sz="0" w:space="0" w:color="auto"/>
            <w:left w:val="none" w:sz="0" w:space="0" w:color="auto"/>
            <w:bottom w:val="none" w:sz="0" w:space="0" w:color="auto"/>
            <w:right w:val="none" w:sz="0" w:space="0" w:color="auto"/>
          </w:divBdr>
        </w:div>
        <w:div w:id="228662303">
          <w:marLeft w:val="640"/>
          <w:marRight w:val="0"/>
          <w:marTop w:val="0"/>
          <w:marBottom w:val="0"/>
          <w:divBdr>
            <w:top w:val="none" w:sz="0" w:space="0" w:color="auto"/>
            <w:left w:val="none" w:sz="0" w:space="0" w:color="auto"/>
            <w:bottom w:val="none" w:sz="0" w:space="0" w:color="auto"/>
            <w:right w:val="none" w:sz="0" w:space="0" w:color="auto"/>
          </w:divBdr>
        </w:div>
        <w:div w:id="660423863">
          <w:marLeft w:val="640"/>
          <w:marRight w:val="0"/>
          <w:marTop w:val="0"/>
          <w:marBottom w:val="0"/>
          <w:divBdr>
            <w:top w:val="none" w:sz="0" w:space="0" w:color="auto"/>
            <w:left w:val="none" w:sz="0" w:space="0" w:color="auto"/>
            <w:bottom w:val="none" w:sz="0" w:space="0" w:color="auto"/>
            <w:right w:val="none" w:sz="0" w:space="0" w:color="auto"/>
          </w:divBdr>
        </w:div>
        <w:div w:id="348336519">
          <w:marLeft w:val="640"/>
          <w:marRight w:val="0"/>
          <w:marTop w:val="0"/>
          <w:marBottom w:val="0"/>
          <w:divBdr>
            <w:top w:val="none" w:sz="0" w:space="0" w:color="auto"/>
            <w:left w:val="none" w:sz="0" w:space="0" w:color="auto"/>
            <w:bottom w:val="none" w:sz="0" w:space="0" w:color="auto"/>
            <w:right w:val="none" w:sz="0" w:space="0" w:color="auto"/>
          </w:divBdr>
        </w:div>
        <w:div w:id="115874154">
          <w:marLeft w:val="640"/>
          <w:marRight w:val="0"/>
          <w:marTop w:val="0"/>
          <w:marBottom w:val="0"/>
          <w:divBdr>
            <w:top w:val="none" w:sz="0" w:space="0" w:color="auto"/>
            <w:left w:val="none" w:sz="0" w:space="0" w:color="auto"/>
            <w:bottom w:val="none" w:sz="0" w:space="0" w:color="auto"/>
            <w:right w:val="none" w:sz="0" w:space="0" w:color="auto"/>
          </w:divBdr>
        </w:div>
        <w:div w:id="777994372">
          <w:marLeft w:val="640"/>
          <w:marRight w:val="0"/>
          <w:marTop w:val="0"/>
          <w:marBottom w:val="0"/>
          <w:divBdr>
            <w:top w:val="none" w:sz="0" w:space="0" w:color="auto"/>
            <w:left w:val="none" w:sz="0" w:space="0" w:color="auto"/>
            <w:bottom w:val="none" w:sz="0" w:space="0" w:color="auto"/>
            <w:right w:val="none" w:sz="0" w:space="0" w:color="auto"/>
          </w:divBdr>
        </w:div>
        <w:div w:id="1159228214">
          <w:marLeft w:val="640"/>
          <w:marRight w:val="0"/>
          <w:marTop w:val="0"/>
          <w:marBottom w:val="0"/>
          <w:divBdr>
            <w:top w:val="none" w:sz="0" w:space="0" w:color="auto"/>
            <w:left w:val="none" w:sz="0" w:space="0" w:color="auto"/>
            <w:bottom w:val="none" w:sz="0" w:space="0" w:color="auto"/>
            <w:right w:val="none" w:sz="0" w:space="0" w:color="auto"/>
          </w:divBdr>
        </w:div>
        <w:div w:id="1438713054">
          <w:marLeft w:val="640"/>
          <w:marRight w:val="0"/>
          <w:marTop w:val="0"/>
          <w:marBottom w:val="0"/>
          <w:divBdr>
            <w:top w:val="none" w:sz="0" w:space="0" w:color="auto"/>
            <w:left w:val="none" w:sz="0" w:space="0" w:color="auto"/>
            <w:bottom w:val="none" w:sz="0" w:space="0" w:color="auto"/>
            <w:right w:val="none" w:sz="0" w:space="0" w:color="auto"/>
          </w:divBdr>
        </w:div>
        <w:div w:id="2051496382">
          <w:marLeft w:val="640"/>
          <w:marRight w:val="0"/>
          <w:marTop w:val="0"/>
          <w:marBottom w:val="0"/>
          <w:divBdr>
            <w:top w:val="none" w:sz="0" w:space="0" w:color="auto"/>
            <w:left w:val="none" w:sz="0" w:space="0" w:color="auto"/>
            <w:bottom w:val="none" w:sz="0" w:space="0" w:color="auto"/>
            <w:right w:val="none" w:sz="0" w:space="0" w:color="auto"/>
          </w:divBdr>
        </w:div>
        <w:div w:id="234896310">
          <w:marLeft w:val="640"/>
          <w:marRight w:val="0"/>
          <w:marTop w:val="0"/>
          <w:marBottom w:val="0"/>
          <w:divBdr>
            <w:top w:val="none" w:sz="0" w:space="0" w:color="auto"/>
            <w:left w:val="none" w:sz="0" w:space="0" w:color="auto"/>
            <w:bottom w:val="none" w:sz="0" w:space="0" w:color="auto"/>
            <w:right w:val="none" w:sz="0" w:space="0" w:color="auto"/>
          </w:divBdr>
        </w:div>
        <w:div w:id="1421102059">
          <w:marLeft w:val="640"/>
          <w:marRight w:val="0"/>
          <w:marTop w:val="0"/>
          <w:marBottom w:val="0"/>
          <w:divBdr>
            <w:top w:val="none" w:sz="0" w:space="0" w:color="auto"/>
            <w:left w:val="none" w:sz="0" w:space="0" w:color="auto"/>
            <w:bottom w:val="none" w:sz="0" w:space="0" w:color="auto"/>
            <w:right w:val="none" w:sz="0" w:space="0" w:color="auto"/>
          </w:divBdr>
        </w:div>
        <w:div w:id="246696570">
          <w:marLeft w:val="640"/>
          <w:marRight w:val="0"/>
          <w:marTop w:val="0"/>
          <w:marBottom w:val="0"/>
          <w:divBdr>
            <w:top w:val="none" w:sz="0" w:space="0" w:color="auto"/>
            <w:left w:val="none" w:sz="0" w:space="0" w:color="auto"/>
            <w:bottom w:val="none" w:sz="0" w:space="0" w:color="auto"/>
            <w:right w:val="none" w:sz="0" w:space="0" w:color="auto"/>
          </w:divBdr>
        </w:div>
        <w:div w:id="882982073">
          <w:marLeft w:val="640"/>
          <w:marRight w:val="0"/>
          <w:marTop w:val="0"/>
          <w:marBottom w:val="0"/>
          <w:divBdr>
            <w:top w:val="none" w:sz="0" w:space="0" w:color="auto"/>
            <w:left w:val="none" w:sz="0" w:space="0" w:color="auto"/>
            <w:bottom w:val="none" w:sz="0" w:space="0" w:color="auto"/>
            <w:right w:val="none" w:sz="0" w:space="0" w:color="auto"/>
          </w:divBdr>
        </w:div>
        <w:div w:id="1531332150">
          <w:marLeft w:val="640"/>
          <w:marRight w:val="0"/>
          <w:marTop w:val="0"/>
          <w:marBottom w:val="0"/>
          <w:divBdr>
            <w:top w:val="none" w:sz="0" w:space="0" w:color="auto"/>
            <w:left w:val="none" w:sz="0" w:space="0" w:color="auto"/>
            <w:bottom w:val="none" w:sz="0" w:space="0" w:color="auto"/>
            <w:right w:val="none" w:sz="0" w:space="0" w:color="auto"/>
          </w:divBdr>
        </w:div>
        <w:div w:id="1907639732">
          <w:marLeft w:val="640"/>
          <w:marRight w:val="0"/>
          <w:marTop w:val="0"/>
          <w:marBottom w:val="0"/>
          <w:divBdr>
            <w:top w:val="none" w:sz="0" w:space="0" w:color="auto"/>
            <w:left w:val="none" w:sz="0" w:space="0" w:color="auto"/>
            <w:bottom w:val="none" w:sz="0" w:space="0" w:color="auto"/>
            <w:right w:val="none" w:sz="0" w:space="0" w:color="auto"/>
          </w:divBdr>
        </w:div>
        <w:div w:id="272171356">
          <w:marLeft w:val="640"/>
          <w:marRight w:val="0"/>
          <w:marTop w:val="0"/>
          <w:marBottom w:val="0"/>
          <w:divBdr>
            <w:top w:val="none" w:sz="0" w:space="0" w:color="auto"/>
            <w:left w:val="none" w:sz="0" w:space="0" w:color="auto"/>
            <w:bottom w:val="none" w:sz="0" w:space="0" w:color="auto"/>
            <w:right w:val="none" w:sz="0" w:space="0" w:color="auto"/>
          </w:divBdr>
        </w:div>
        <w:div w:id="1883903694">
          <w:marLeft w:val="640"/>
          <w:marRight w:val="0"/>
          <w:marTop w:val="0"/>
          <w:marBottom w:val="0"/>
          <w:divBdr>
            <w:top w:val="none" w:sz="0" w:space="0" w:color="auto"/>
            <w:left w:val="none" w:sz="0" w:space="0" w:color="auto"/>
            <w:bottom w:val="none" w:sz="0" w:space="0" w:color="auto"/>
            <w:right w:val="none" w:sz="0" w:space="0" w:color="auto"/>
          </w:divBdr>
        </w:div>
        <w:div w:id="1659840407">
          <w:marLeft w:val="640"/>
          <w:marRight w:val="0"/>
          <w:marTop w:val="0"/>
          <w:marBottom w:val="0"/>
          <w:divBdr>
            <w:top w:val="none" w:sz="0" w:space="0" w:color="auto"/>
            <w:left w:val="none" w:sz="0" w:space="0" w:color="auto"/>
            <w:bottom w:val="none" w:sz="0" w:space="0" w:color="auto"/>
            <w:right w:val="none" w:sz="0" w:space="0" w:color="auto"/>
          </w:divBdr>
        </w:div>
        <w:div w:id="1276248276">
          <w:marLeft w:val="640"/>
          <w:marRight w:val="0"/>
          <w:marTop w:val="0"/>
          <w:marBottom w:val="0"/>
          <w:divBdr>
            <w:top w:val="none" w:sz="0" w:space="0" w:color="auto"/>
            <w:left w:val="none" w:sz="0" w:space="0" w:color="auto"/>
            <w:bottom w:val="none" w:sz="0" w:space="0" w:color="auto"/>
            <w:right w:val="none" w:sz="0" w:space="0" w:color="auto"/>
          </w:divBdr>
        </w:div>
        <w:div w:id="1226649014">
          <w:marLeft w:val="640"/>
          <w:marRight w:val="0"/>
          <w:marTop w:val="0"/>
          <w:marBottom w:val="0"/>
          <w:divBdr>
            <w:top w:val="none" w:sz="0" w:space="0" w:color="auto"/>
            <w:left w:val="none" w:sz="0" w:space="0" w:color="auto"/>
            <w:bottom w:val="none" w:sz="0" w:space="0" w:color="auto"/>
            <w:right w:val="none" w:sz="0" w:space="0" w:color="auto"/>
          </w:divBdr>
        </w:div>
        <w:div w:id="1583418211">
          <w:marLeft w:val="640"/>
          <w:marRight w:val="0"/>
          <w:marTop w:val="0"/>
          <w:marBottom w:val="0"/>
          <w:divBdr>
            <w:top w:val="none" w:sz="0" w:space="0" w:color="auto"/>
            <w:left w:val="none" w:sz="0" w:space="0" w:color="auto"/>
            <w:bottom w:val="none" w:sz="0" w:space="0" w:color="auto"/>
            <w:right w:val="none" w:sz="0" w:space="0" w:color="auto"/>
          </w:divBdr>
        </w:div>
        <w:div w:id="1451391404">
          <w:marLeft w:val="640"/>
          <w:marRight w:val="0"/>
          <w:marTop w:val="0"/>
          <w:marBottom w:val="0"/>
          <w:divBdr>
            <w:top w:val="none" w:sz="0" w:space="0" w:color="auto"/>
            <w:left w:val="none" w:sz="0" w:space="0" w:color="auto"/>
            <w:bottom w:val="none" w:sz="0" w:space="0" w:color="auto"/>
            <w:right w:val="none" w:sz="0" w:space="0" w:color="auto"/>
          </w:divBdr>
        </w:div>
        <w:div w:id="1261915540">
          <w:marLeft w:val="640"/>
          <w:marRight w:val="0"/>
          <w:marTop w:val="0"/>
          <w:marBottom w:val="0"/>
          <w:divBdr>
            <w:top w:val="none" w:sz="0" w:space="0" w:color="auto"/>
            <w:left w:val="none" w:sz="0" w:space="0" w:color="auto"/>
            <w:bottom w:val="none" w:sz="0" w:space="0" w:color="auto"/>
            <w:right w:val="none" w:sz="0" w:space="0" w:color="auto"/>
          </w:divBdr>
        </w:div>
        <w:div w:id="1424453242">
          <w:marLeft w:val="640"/>
          <w:marRight w:val="0"/>
          <w:marTop w:val="0"/>
          <w:marBottom w:val="0"/>
          <w:divBdr>
            <w:top w:val="none" w:sz="0" w:space="0" w:color="auto"/>
            <w:left w:val="none" w:sz="0" w:space="0" w:color="auto"/>
            <w:bottom w:val="none" w:sz="0" w:space="0" w:color="auto"/>
            <w:right w:val="none" w:sz="0" w:space="0" w:color="auto"/>
          </w:divBdr>
        </w:div>
        <w:div w:id="1335183802">
          <w:marLeft w:val="640"/>
          <w:marRight w:val="0"/>
          <w:marTop w:val="0"/>
          <w:marBottom w:val="0"/>
          <w:divBdr>
            <w:top w:val="none" w:sz="0" w:space="0" w:color="auto"/>
            <w:left w:val="none" w:sz="0" w:space="0" w:color="auto"/>
            <w:bottom w:val="none" w:sz="0" w:space="0" w:color="auto"/>
            <w:right w:val="none" w:sz="0" w:space="0" w:color="auto"/>
          </w:divBdr>
        </w:div>
        <w:div w:id="752508723">
          <w:marLeft w:val="640"/>
          <w:marRight w:val="0"/>
          <w:marTop w:val="0"/>
          <w:marBottom w:val="0"/>
          <w:divBdr>
            <w:top w:val="none" w:sz="0" w:space="0" w:color="auto"/>
            <w:left w:val="none" w:sz="0" w:space="0" w:color="auto"/>
            <w:bottom w:val="none" w:sz="0" w:space="0" w:color="auto"/>
            <w:right w:val="none" w:sz="0" w:space="0" w:color="auto"/>
          </w:divBdr>
        </w:div>
        <w:div w:id="1872649945">
          <w:marLeft w:val="640"/>
          <w:marRight w:val="0"/>
          <w:marTop w:val="0"/>
          <w:marBottom w:val="0"/>
          <w:divBdr>
            <w:top w:val="none" w:sz="0" w:space="0" w:color="auto"/>
            <w:left w:val="none" w:sz="0" w:space="0" w:color="auto"/>
            <w:bottom w:val="none" w:sz="0" w:space="0" w:color="auto"/>
            <w:right w:val="none" w:sz="0" w:space="0" w:color="auto"/>
          </w:divBdr>
        </w:div>
        <w:div w:id="342510287">
          <w:marLeft w:val="640"/>
          <w:marRight w:val="0"/>
          <w:marTop w:val="0"/>
          <w:marBottom w:val="0"/>
          <w:divBdr>
            <w:top w:val="none" w:sz="0" w:space="0" w:color="auto"/>
            <w:left w:val="none" w:sz="0" w:space="0" w:color="auto"/>
            <w:bottom w:val="none" w:sz="0" w:space="0" w:color="auto"/>
            <w:right w:val="none" w:sz="0" w:space="0" w:color="auto"/>
          </w:divBdr>
        </w:div>
        <w:div w:id="594438376">
          <w:marLeft w:val="640"/>
          <w:marRight w:val="0"/>
          <w:marTop w:val="0"/>
          <w:marBottom w:val="0"/>
          <w:divBdr>
            <w:top w:val="none" w:sz="0" w:space="0" w:color="auto"/>
            <w:left w:val="none" w:sz="0" w:space="0" w:color="auto"/>
            <w:bottom w:val="none" w:sz="0" w:space="0" w:color="auto"/>
            <w:right w:val="none" w:sz="0" w:space="0" w:color="auto"/>
          </w:divBdr>
        </w:div>
        <w:div w:id="372196134">
          <w:marLeft w:val="640"/>
          <w:marRight w:val="0"/>
          <w:marTop w:val="0"/>
          <w:marBottom w:val="0"/>
          <w:divBdr>
            <w:top w:val="none" w:sz="0" w:space="0" w:color="auto"/>
            <w:left w:val="none" w:sz="0" w:space="0" w:color="auto"/>
            <w:bottom w:val="none" w:sz="0" w:space="0" w:color="auto"/>
            <w:right w:val="none" w:sz="0" w:space="0" w:color="auto"/>
          </w:divBdr>
        </w:div>
        <w:div w:id="141435010">
          <w:marLeft w:val="640"/>
          <w:marRight w:val="0"/>
          <w:marTop w:val="0"/>
          <w:marBottom w:val="0"/>
          <w:divBdr>
            <w:top w:val="none" w:sz="0" w:space="0" w:color="auto"/>
            <w:left w:val="none" w:sz="0" w:space="0" w:color="auto"/>
            <w:bottom w:val="none" w:sz="0" w:space="0" w:color="auto"/>
            <w:right w:val="none" w:sz="0" w:space="0" w:color="auto"/>
          </w:divBdr>
        </w:div>
      </w:divsChild>
    </w:div>
    <w:div w:id="1891263417">
      <w:marLeft w:val="0"/>
      <w:marRight w:val="0"/>
      <w:marTop w:val="0"/>
      <w:marBottom w:val="0"/>
      <w:divBdr>
        <w:top w:val="none" w:sz="0" w:space="0" w:color="auto"/>
        <w:left w:val="none" w:sz="0" w:space="0" w:color="auto"/>
        <w:bottom w:val="none" w:sz="0" w:space="0" w:color="auto"/>
        <w:right w:val="none" w:sz="0" w:space="0" w:color="auto"/>
      </w:divBdr>
    </w:div>
    <w:div w:id="1893735524">
      <w:bodyDiv w:val="1"/>
      <w:marLeft w:val="0"/>
      <w:marRight w:val="0"/>
      <w:marTop w:val="0"/>
      <w:marBottom w:val="0"/>
      <w:divBdr>
        <w:top w:val="none" w:sz="0" w:space="0" w:color="auto"/>
        <w:left w:val="none" w:sz="0" w:space="0" w:color="auto"/>
        <w:bottom w:val="none" w:sz="0" w:space="0" w:color="auto"/>
        <w:right w:val="none" w:sz="0" w:space="0" w:color="auto"/>
      </w:divBdr>
      <w:divsChild>
        <w:div w:id="13775441">
          <w:marLeft w:val="640"/>
          <w:marRight w:val="0"/>
          <w:marTop w:val="0"/>
          <w:marBottom w:val="0"/>
          <w:divBdr>
            <w:top w:val="none" w:sz="0" w:space="0" w:color="auto"/>
            <w:left w:val="none" w:sz="0" w:space="0" w:color="auto"/>
            <w:bottom w:val="none" w:sz="0" w:space="0" w:color="auto"/>
            <w:right w:val="none" w:sz="0" w:space="0" w:color="auto"/>
          </w:divBdr>
        </w:div>
        <w:div w:id="126241471">
          <w:marLeft w:val="640"/>
          <w:marRight w:val="0"/>
          <w:marTop w:val="0"/>
          <w:marBottom w:val="0"/>
          <w:divBdr>
            <w:top w:val="none" w:sz="0" w:space="0" w:color="auto"/>
            <w:left w:val="none" w:sz="0" w:space="0" w:color="auto"/>
            <w:bottom w:val="none" w:sz="0" w:space="0" w:color="auto"/>
            <w:right w:val="none" w:sz="0" w:space="0" w:color="auto"/>
          </w:divBdr>
        </w:div>
        <w:div w:id="188615320">
          <w:marLeft w:val="640"/>
          <w:marRight w:val="0"/>
          <w:marTop w:val="0"/>
          <w:marBottom w:val="0"/>
          <w:divBdr>
            <w:top w:val="none" w:sz="0" w:space="0" w:color="auto"/>
            <w:left w:val="none" w:sz="0" w:space="0" w:color="auto"/>
            <w:bottom w:val="none" w:sz="0" w:space="0" w:color="auto"/>
            <w:right w:val="none" w:sz="0" w:space="0" w:color="auto"/>
          </w:divBdr>
        </w:div>
        <w:div w:id="198591059">
          <w:marLeft w:val="640"/>
          <w:marRight w:val="0"/>
          <w:marTop w:val="0"/>
          <w:marBottom w:val="0"/>
          <w:divBdr>
            <w:top w:val="none" w:sz="0" w:space="0" w:color="auto"/>
            <w:left w:val="none" w:sz="0" w:space="0" w:color="auto"/>
            <w:bottom w:val="none" w:sz="0" w:space="0" w:color="auto"/>
            <w:right w:val="none" w:sz="0" w:space="0" w:color="auto"/>
          </w:divBdr>
        </w:div>
        <w:div w:id="452210875">
          <w:marLeft w:val="640"/>
          <w:marRight w:val="0"/>
          <w:marTop w:val="0"/>
          <w:marBottom w:val="0"/>
          <w:divBdr>
            <w:top w:val="none" w:sz="0" w:space="0" w:color="auto"/>
            <w:left w:val="none" w:sz="0" w:space="0" w:color="auto"/>
            <w:bottom w:val="none" w:sz="0" w:space="0" w:color="auto"/>
            <w:right w:val="none" w:sz="0" w:space="0" w:color="auto"/>
          </w:divBdr>
        </w:div>
        <w:div w:id="469903190">
          <w:marLeft w:val="640"/>
          <w:marRight w:val="0"/>
          <w:marTop w:val="0"/>
          <w:marBottom w:val="0"/>
          <w:divBdr>
            <w:top w:val="none" w:sz="0" w:space="0" w:color="auto"/>
            <w:left w:val="none" w:sz="0" w:space="0" w:color="auto"/>
            <w:bottom w:val="none" w:sz="0" w:space="0" w:color="auto"/>
            <w:right w:val="none" w:sz="0" w:space="0" w:color="auto"/>
          </w:divBdr>
        </w:div>
        <w:div w:id="539898073">
          <w:marLeft w:val="640"/>
          <w:marRight w:val="0"/>
          <w:marTop w:val="0"/>
          <w:marBottom w:val="0"/>
          <w:divBdr>
            <w:top w:val="none" w:sz="0" w:space="0" w:color="auto"/>
            <w:left w:val="none" w:sz="0" w:space="0" w:color="auto"/>
            <w:bottom w:val="none" w:sz="0" w:space="0" w:color="auto"/>
            <w:right w:val="none" w:sz="0" w:space="0" w:color="auto"/>
          </w:divBdr>
        </w:div>
        <w:div w:id="592203086">
          <w:marLeft w:val="640"/>
          <w:marRight w:val="0"/>
          <w:marTop w:val="0"/>
          <w:marBottom w:val="0"/>
          <w:divBdr>
            <w:top w:val="none" w:sz="0" w:space="0" w:color="auto"/>
            <w:left w:val="none" w:sz="0" w:space="0" w:color="auto"/>
            <w:bottom w:val="none" w:sz="0" w:space="0" w:color="auto"/>
            <w:right w:val="none" w:sz="0" w:space="0" w:color="auto"/>
          </w:divBdr>
        </w:div>
        <w:div w:id="622810202">
          <w:marLeft w:val="640"/>
          <w:marRight w:val="0"/>
          <w:marTop w:val="0"/>
          <w:marBottom w:val="0"/>
          <w:divBdr>
            <w:top w:val="none" w:sz="0" w:space="0" w:color="auto"/>
            <w:left w:val="none" w:sz="0" w:space="0" w:color="auto"/>
            <w:bottom w:val="none" w:sz="0" w:space="0" w:color="auto"/>
            <w:right w:val="none" w:sz="0" w:space="0" w:color="auto"/>
          </w:divBdr>
        </w:div>
        <w:div w:id="660084700">
          <w:marLeft w:val="640"/>
          <w:marRight w:val="0"/>
          <w:marTop w:val="0"/>
          <w:marBottom w:val="0"/>
          <w:divBdr>
            <w:top w:val="none" w:sz="0" w:space="0" w:color="auto"/>
            <w:left w:val="none" w:sz="0" w:space="0" w:color="auto"/>
            <w:bottom w:val="none" w:sz="0" w:space="0" w:color="auto"/>
            <w:right w:val="none" w:sz="0" w:space="0" w:color="auto"/>
          </w:divBdr>
        </w:div>
        <w:div w:id="766534578">
          <w:marLeft w:val="640"/>
          <w:marRight w:val="0"/>
          <w:marTop w:val="0"/>
          <w:marBottom w:val="0"/>
          <w:divBdr>
            <w:top w:val="none" w:sz="0" w:space="0" w:color="auto"/>
            <w:left w:val="none" w:sz="0" w:space="0" w:color="auto"/>
            <w:bottom w:val="none" w:sz="0" w:space="0" w:color="auto"/>
            <w:right w:val="none" w:sz="0" w:space="0" w:color="auto"/>
          </w:divBdr>
        </w:div>
        <w:div w:id="801966171">
          <w:marLeft w:val="640"/>
          <w:marRight w:val="0"/>
          <w:marTop w:val="0"/>
          <w:marBottom w:val="0"/>
          <w:divBdr>
            <w:top w:val="none" w:sz="0" w:space="0" w:color="auto"/>
            <w:left w:val="none" w:sz="0" w:space="0" w:color="auto"/>
            <w:bottom w:val="none" w:sz="0" w:space="0" w:color="auto"/>
            <w:right w:val="none" w:sz="0" w:space="0" w:color="auto"/>
          </w:divBdr>
        </w:div>
        <w:div w:id="814494081">
          <w:marLeft w:val="640"/>
          <w:marRight w:val="0"/>
          <w:marTop w:val="0"/>
          <w:marBottom w:val="0"/>
          <w:divBdr>
            <w:top w:val="none" w:sz="0" w:space="0" w:color="auto"/>
            <w:left w:val="none" w:sz="0" w:space="0" w:color="auto"/>
            <w:bottom w:val="none" w:sz="0" w:space="0" w:color="auto"/>
            <w:right w:val="none" w:sz="0" w:space="0" w:color="auto"/>
          </w:divBdr>
        </w:div>
        <w:div w:id="866405032">
          <w:marLeft w:val="640"/>
          <w:marRight w:val="0"/>
          <w:marTop w:val="0"/>
          <w:marBottom w:val="0"/>
          <w:divBdr>
            <w:top w:val="none" w:sz="0" w:space="0" w:color="auto"/>
            <w:left w:val="none" w:sz="0" w:space="0" w:color="auto"/>
            <w:bottom w:val="none" w:sz="0" w:space="0" w:color="auto"/>
            <w:right w:val="none" w:sz="0" w:space="0" w:color="auto"/>
          </w:divBdr>
        </w:div>
        <w:div w:id="898516798">
          <w:marLeft w:val="640"/>
          <w:marRight w:val="0"/>
          <w:marTop w:val="0"/>
          <w:marBottom w:val="0"/>
          <w:divBdr>
            <w:top w:val="none" w:sz="0" w:space="0" w:color="auto"/>
            <w:left w:val="none" w:sz="0" w:space="0" w:color="auto"/>
            <w:bottom w:val="none" w:sz="0" w:space="0" w:color="auto"/>
            <w:right w:val="none" w:sz="0" w:space="0" w:color="auto"/>
          </w:divBdr>
        </w:div>
        <w:div w:id="967666178">
          <w:marLeft w:val="640"/>
          <w:marRight w:val="0"/>
          <w:marTop w:val="0"/>
          <w:marBottom w:val="0"/>
          <w:divBdr>
            <w:top w:val="none" w:sz="0" w:space="0" w:color="auto"/>
            <w:left w:val="none" w:sz="0" w:space="0" w:color="auto"/>
            <w:bottom w:val="none" w:sz="0" w:space="0" w:color="auto"/>
            <w:right w:val="none" w:sz="0" w:space="0" w:color="auto"/>
          </w:divBdr>
        </w:div>
        <w:div w:id="977031451">
          <w:marLeft w:val="640"/>
          <w:marRight w:val="0"/>
          <w:marTop w:val="0"/>
          <w:marBottom w:val="0"/>
          <w:divBdr>
            <w:top w:val="none" w:sz="0" w:space="0" w:color="auto"/>
            <w:left w:val="none" w:sz="0" w:space="0" w:color="auto"/>
            <w:bottom w:val="none" w:sz="0" w:space="0" w:color="auto"/>
            <w:right w:val="none" w:sz="0" w:space="0" w:color="auto"/>
          </w:divBdr>
        </w:div>
        <w:div w:id="987248059">
          <w:marLeft w:val="640"/>
          <w:marRight w:val="0"/>
          <w:marTop w:val="0"/>
          <w:marBottom w:val="0"/>
          <w:divBdr>
            <w:top w:val="none" w:sz="0" w:space="0" w:color="auto"/>
            <w:left w:val="none" w:sz="0" w:space="0" w:color="auto"/>
            <w:bottom w:val="none" w:sz="0" w:space="0" w:color="auto"/>
            <w:right w:val="none" w:sz="0" w:space="0" w:color="auto"/>
          </w:divBdr>
        </w:div>
        <w:div w:id="1047023120">
          <w:marLeft w:val="640"/>
          <w:marRight w:val="0"/>
          <w:marTop w:val="0"/>
          <w:marBottom w:val="0"/>
          <w:divBdr>
            <w:top w:val="none" w:sz="0" w:space="0" w:color="auto"/>
            <w:left w:val="none" w:sz="0" w:space="0" w:color="auto"/>
            <w:bottom w:val="none" w:sz="0" w:space="0" w:color="auto"/>
            <w:right w:val="none" w:sz="0" w:space="0" w:color="auto"/>
          </w:divBdr>
        </w:div>
        <w:div w:id="1049961494">
          <w:marLeft w:val="640"/>
          <w:marRight w:val="0"/>
          <w:marTop w:val="0"/>
          <w:marBottom w:val="0"/>
          <w:divBdr>
            <w:top w:val="none" w:sz="0" w:space="0" w:color="auto"/>
            <w:left w:val="none" w:sz="0" w:space="0" w:color="auto"/>
            <w:bottom w:val="none" w:sz="0" w:space="0" w:color="auto"/>
            <w:right w:val="none" w:sz="0" w:space="0" w:color="auto"/>
          </w:divBdr>
        </w:div>
        <w:div w:id="1074008907">
          <w:marLeft w:val="640"/>
          <w:marRight w:val="0"/>
          <w:marTop w:val="0"/>
          <w:marBottom w:val="0"/>
          <w:divBdr>
            <w:top w:val="none" w:sz="0" w:space="0" w:color="auto"/>
            <w:left w:val="none" w:sz="0" w:space="0" w:color="auto"/>
            <w:bottom w:val="none" w:sz="0" w:space="0" w:color="auto"/>
            <w:right w:val="none" w:sz="0" w:space="0" w:color="auto"/>
          </w:divBdr>
        </w:div>
        <w:div w:id="1120612597">
          <w:marLeft w:val="640"/>
          <w:marRight w:val="0"/>
          <w:marTop w:val="0"/>
          <w:marBottom w:val="0"/>
          <w:divBdr>
            <w:top w:val="none" w:sz="0" w:space="0" w:color="auto"/>
            <w:left w:val="none" w:sz="0" w:space="0" w:color="auto"/>
            <w:bottom w:val="none" w:sz="0" w:space="0" w:color="auto"/>
            <w:right w:val="none" w:sz="0" w:space="0" w:color="auto"/>
          </w:divBdr>
        </w:div>
        <w:div w:id="1144540138">
          <w:marLeft w:val="640"/>
          <w:marRight w:val="0"/>
          <w:marTop w:val="0"/>
          <w:marBottom w:val="0"/>
          <w:divBdr>
            <w:top w:val="none" w:sz="0" w:space="0" w:color="auto"/>
            <w:left w:val="none" w:sz="0" w:space="0" w:color="auto"/>
            <w:bottom w:val="none" w:sz="0" w:space="0" w:color="auto"/>
            <w:right w:val="none" w:sz="0" w:space="0" w:color="auto"/>
          </w:divBdr>
        </w:div>
        <w:div w:id="1192572947">
          <w:marLeft w:val="640"/>
          <w:marRight w:val="0"/>
          <w:marTop w:val="0"/>
          <w:marBottom w:val="0"/>
          <w:divBdr>
            <w:top w:val="none" w:sz="0" w:space="0" w:color="auto"/>
            <w:left w:val="none" w:sz="0" w:space="0" w:color="auto"/>
            <w:bottom w:val="none" w:sz="0" w:space="0" w:color="auto"/>
            <w:right w:val="none" w:sz="0" w:space="0" w:color="auto"/>
          </w:divBdr>
        </w:div>
        <w:div w:id="1200362956">
          <w:marLeft w:val="640"/>
          <w:marRight w:val="0"/>
          <w:marTop w:val="0"/>
          <w:marBottom w:val="0"/>
          <w:divBdr>
            <w:top w:val="none" w:sz="0" w:space="0" w:color="auto"/>
            <w:left w:val="none" w:sz="0" w:space="0" w:color="auto"/>
            <w:bottom w:val="none" w:sz="0" w:space="0" w:color="auto"/>
            <w:right w:val="none" w:sz="0" w:space="0" w:color="auto"/>
          </w:divBdr>
        </w:div>
        <w:div w:id="1217737574">
          <w:marLeft w:val="640"/>
          <w:marRight w:val="0"/>
          <w:marTop w:val="0"/>
          <w:marBottom w:val="0"/>
          <w:divBdr>
            <w:top w:val="none" w:sz="0" w:space="0" w:color="auto"/>
            <w:left w:val="none" w:sz="0" w:space="0" w:color="auto"/>
            <w:bottom w:val="none" w:sz="0" w:space="0" w:color="auto"/>
            <w:right w:val="none" w:sz="0" w:space="0" w:color="auto"/>
          </w:divBdr>
        </w:div>
        <w:div w:id="1238445665">
          <w:marLeft w:val="640"/>
          <w:marRight w:val="0"/>
          <w:marTop w:val="0"/>
          <w:marBottom w:val="0"/>
          <w:divBdr>
            <w:top w:val="none" w:sz="0" w:space="0" w:color="auto"/>
            <w:left w:val="none" w:sz="0" w:space="0" w:color="auto"/>
            <w:bottom w:val="none" w:sz="0" w:space="0" w:color="auto"/>
            <w:right w:val="none" w:sz="0" w:space="0" w:color="auto"/>
          </w:divBdr>
        </w:div>
        <w:div w:id="1305813459">
          <w:marLeft w:val="640"/>
          <w:marRight w:val="0"/>
          <w:marTop w:val="0"/>
          <w:marBottom w:val="0"/>
          <w:divBdr>
            <w:top w:val="none" w:sz="0" w:space="0" w:color="auto"/>
            <w:left w:val="none" w:sz="0" w:space="0" w:color="auto"/>
            <w:bottom w:val="none" w:sz="0" w:space="0" w:color="auto"/>
            <w:right w:val="none" w:sz="0" w:space="0" w:color="auto"/>
          </w:divBdr>
        </w:div>
        <w:div w:id="1316059776">
          <w:marLeft w:val="640"/>
          <w:marRight w:val="0"/>
          <w:marTop w:val="0"/>
          <w:marBottom w:val="0"/>
          <w:divBdr>
            <w:top w:val="none" w:sz="0" w:space="0" w:color="auto"/>
            <w:left w:val="none" w:sz="0" w:space="0" w:color="auto"/>
            <w:bottom w:val="none" w:sz="0" w:space="0" w:color="auto"/>
            <w:right w:val="none" w:sz="0" w:space="0" w:color="auto"/>
          </w:divBdr>
        </w:div>
        <w:div w:id="1321471261">
          <w:marLeft w:val="640"/>
          <w:marRight w:val="0"/>
          <w:marTop w:val="0"/>
          <w:marBottom w:val="0"/>
          <w:divBdr>
            <w:top w:val="none" w:sz="0" w:space="0" w:color="auto"/>
            <w:left w:val="none" w:sz="0" w:space="0" w:color="auto"/>
            <w:bottom w:val="none" w:sz="0" w:space="0" w:color="auto"/>
            <w:right w:val="none" w:sz="0" w:space="0" w:color="auto"/>
          </w:divBdr>
        </w:div>
        <w:div w:id="1323507446">
          <w:marLeft w:val="640"/>
          <w:marRight w:val="0"/>
          <w:marTop w:val="0"/>
          <w:marBottom w:val="0"/>
          <w:divBdr>
            <w:top w:val="none" w:sz="0" w:space="0" w:color="auto"/>
            <w:left w:val="none" w:sz="0" w:space="0" w:color="auto"/>
            <w:bottom w:val="none" w:sz="0" w:space="0" w:color="auto"/>
            <w:right w:val="none" w:sz="0" w:space="0" w:color="auto"/>
          </w:divBdr>
        </w:div>
        <w:div w:id="1434545315">
          <w:marLeft w:val="640"/>
          <w:marRight w:val="0"/>
          <w:marTop w:val="0"/>
          <w:marBottom w:val="0"/>
          <w:divBdr>
            <w:top w:val="none" w:sz="0" w:space="0" w:color="auto"/>
            <w:left w:val="none" w:sz="0" w:space="0" w:color="auto"/>
            <w:bottom w:val="none" w:sz="0" w:space="0" w:color="auto"/>
            <w:right w:val="none" w:sz="0" w:space="0" w:color="auto"/>
          </w:divBdr>
        </w:div>
        <w:div w:id="1436826382">
          <w:marLeft w:val="640"/>
          <w:marRight w:val="0"/>
          <w:marTop w:val="0"/>
          <w:marBottom w:val="0"/>
          <w:divBdr>
            <w:top w:val="none" w:sz="0" w:space="0" w:color="auto"/>
            <w:left w:val="none" w:sz="0" w:space="0" w:color="auto"/>
            <w:bottom w:val="none" w:sz="0" w:space="0" w:color="auto"/>
            <w:right w:val="none" w:sz="0" w:space="0" w:color="auto"/>
          </w:divBdr>
        </w:div>
        <w:div w:id="1454786655">
          <w:marLeft w:val="640"/>
          <w:marRight w:val="0"/>
          <w:marTop w:val="0"/>
          <w:marBottom w:val="0"/>
          <w:divBdr>
            <w:top w:val="none" w:sz="0" w:space="0" w:color="auto"/>
            <w:left w:val="none" w:sz="0" w:space="0" w:color="auto"/>
            <w:bottom w:val="none" w:sz="0" w:space="0" w:color="auto"/>
            <w:right w:val="none" w:sz="0" w:space="0" w:color="auto"/>
          </w:divBdr>
        </w:div>
        <w:div w:id="1559786192">
          <w:marLeft w:val="640"/>
          <w:marRight w:val="0"/>
          <w:marTop w:val="0"/>
          <w:marBottom w:val="0"/>
          <w:divBdr>
            <w:top w:val="none" w:sz="0" w:space="0" w:color="auto"/>
            <w:left w:val="none" w:sz="0" w:space="0" w:color="auto"/>
            <w:bottom w:val="none" w:sz="0" w:space="0" w:color="auto"/>
            <w:right w:val="none" w:sz="0" w:space="0" w:color="auto"/>
          </w:divBdr>
        </w:div>
        <w:div w:id="1652516907">
          <w:marLeft w:val="640"/>
          <w:marRight w:val="0"/>
          <w:marTop w:val="0"/>
          <w:marBottom w:val="0"/>
          <w:divBdr>
            <w:top w:val="none" w:sz="0" w:space="0" w:color="auto"/>
            <w:left w:val="none" w:sz="0" w:space="0" w:color="auto"/>
            <w:bottom w:val="none" w:sz="0" w:space="0" w:color="auto"/>
            <w:right w:val="none" w:sz="0" w:space="0" w:color="auto"/>
          </w:divBdr>
        </w:div>
        <w:div w:id="1701390879">
          <w:marLeft w:val="640"/>
          <w:marRight w:val="0"/>
          <w:marTop w:val="0"/>
          <w:marBottom w:val="0"/>
          <w:divBdr>
            <w:top w:val="none" w:sz="0" w:space="0" w:color="auto"/>
            <w:left w:val="none" w:sz="0" w:space="0" w:color="auto"/>
            <w:bottom w:val="none" w:sz="0" w:space="0" w:color="auto"/>
            <w:right w:val="none" w:sz="0" w:space="0" w:color="auto"/>
          </w:divBdr>
        </w:div>
        <w:div w:id="1769542776">
          <w:marLeft w:val="640"/>
          <w:marRight w:val="0"/>
          <w:marTop w:val="0"/>
          <w:marBottom w:val="0"/>
          <w:divBdr>
            <w:top w:val="none" w:sz="0" w:space="0" w:color="auto"/>
            <w:left w:val="none" w:sz="0" w:space="0" w:color="auto"/>
            <w:bottom w:val="none" w:sz="0" w:space="0" w:color="auto"/>
            <w:right w:val="none" w:sz="0" w:space="0" w:color="auto"/>
          </w:divBdr>
        </w:div>
        <w:div w:id="1794714755">
          <w:marLeft w:val="640"/>
          <w:marRight w:val="0"/>
          <w:marTop w:val="0"/>
          <w:marBottom w:val="0"/>
          <w:divBdr>
            <w:top w:val="none" w:sz="0" w:space="0" w:color="auto"/>
            <w:left w:val="none" w:sz="0" w:space="0" w:color="auto"/>
            <w:bottom w:val="none" w:sz="0" w:space="0" w:color="auto"/>
            <w:right w:val="none" w:sz="0" w:space="0" w:color="auto"/>
          </w:divBdr>
        </w:div>
        <w:div w:id="1851599446">
          <w:marLeft w:val="640"/>
          <w:marRight w:val="0"/>
          <w:marTop w:val="0"/>
          <w:marBottom w:val="0"/>
          <w:divBdr>
            <w:top w:val="none" w:sz="0" w:space="0" w:color="auto"/>
            <w:left w:val="none" w:sz="0" w:space="0" w:color="auto"/>
            <w:bottom w:val="none" w:sz="0" w:space="0" w:color="auto"/>
            <w:right w:val="none" w:sz="0" w:space="0" w:color="auto"/>
          </w:divBdr>
        </w:div>
        <w:div w:id="1852254232">
          <w:marLeft w:val="640"/>
          <w:marRight w:val="0"/>
          <w:marTop w:val="0"/>
          <w:marBottom w:val="0"/>
          <w:divBdr>
            <w:top w:val="none" w:sz="0" w:space="0" w:color="auto"/>
            <w:left w:val="none" w:sz="0" w:space="0" w:color="auto"/>
            <w:bottom w:val="none" w:sz="0" w:space="0" w:color="auto"/>
            <w:right w:val="none" w:sz="0" w:space="0" w:color="auto"/>
          </w:divBdr>
        </w:div>
        <w:div w:id="1924996020">
          <w:marLeft w:val="640"/>
          <w:marRight w:val="0"/>
          <w:marTop w:val="0"/>
          <w:marBottom w:val="0"/>
          <w:divBdr>
            <w:top w:val="none" w:sz="0" w:space="0" w:color="auto"/>
            <w:left w:val="none" w:sz="0" w:space="0" w:color="auto"/>
            <w:bottom w:val="none" w:sz="0" w:space="0" w:color="auto"/>
            <w:right w:val="none" w:sz="0" w:space="0" w:color="auto"/>
          </w:divBdr>
        </w:div>
        <w:div w:id="2129161171">
          <w:marLeft w:val="640"/>
          <w:marRight w:val="0"/>
          <w:marTop w:val="0"/>
          <w:marBottom w:val="0"/>
          <w:divBdr>
            <w:top w:val="none" w:sz="0" w:space="0" w:color="auto"/>
            <w:left w:val="none" w:sz="0" w:space="0" w:color="auto"/>
            <w:bottom w:val="none" w:sz="0" w:space="0" w:color="auto"/>
            <w:right w:val="none" w:sz="0" w:space="0" w:color="auto"/>
          </w:divBdr>
        </w:div>
      </w:divsChild>
    </w:div>
    <w:div w:id="1896508356">
      <w:marLeft w:val="0"/>
      <w:marRight w:val="0"/>
      <w:marTop w:val="0"/>
      <w:marBottom w:val="0"/>
      <w:divBdr>
        <w:top w:val="none" w:sz="0" w:space="0" w:color="auto"/>
        <w:left w:val="none" w:sz="0" w:space="0" w:color="auto"/>
        <w:bottom w:val="none" w:sz="0" w:space="0" w:color="auto"/>
        <w:right w:val="none" w:sz="0" w:space="0" w:color="auto"/>
      </w:divBdr>
    </w:div>
    <w:div w:id="1897009887">
      <w:bodyDiv w:val="1"/>
      <w:marLeft w:val="0"/>
      <w:marRight w:val="0"/>
      <w:marTop w:val="0"/>
      <w:marBottom w:val="0"/>
      <w:divBdr>
        <w:top w:val="none" w:sz="0" w:space="0" w:color="auto"/>
        <w:left w:val="none" w:sz="0" w:space="0" w:color="auto"/>
        <w:bottom w:val="none" w:sz="0" w:space="0" w:color="auto"/>
        <w:right w:val="none" w:sz="0" w:space="0" w:color="auto"/>
      </w:divBdr>
      <w:divsChild>
        <w:div w:id="197594353">
          <w:marLeft w:val="640"/>
          <w:marRight w:val="0"/>
          <w:marTop w:val="0"/>
          <w:marBottom w:val="0"/>
          <w:divBdr>
            <w:top w:val="none" w:sz="0" w:space="0" w:color="auto"/>
            <w:left w:val="none" w:sz="0" w:space="0" w:color="auto"/>
            <w:bottom w:val="none" w:sz="0" w:space="0" w:color="auto"/>
            <w:right w:val="none" w:sz="0" w:space="0" w:color="auto"/>
          </w:divBdr>
        </w:div>
        <w:div w:id="300966324">
          <w:marLeft w:val="640"/>
          <w:marRight w:val="0"/>
          <w:marTop w:val="0"/>
          <w:marBottom w:val="0"/>
          <w:divBdr>
            <w:top w:val="none" w:sz="0" w:space="0" w:color="auto"/>
            <w:left w:val="none" w:sz="0" w:space="0" w:color="auto"/>
            <w:bottom w:val="none" w:sz="0" w:space="0" w:color="auto"/>
            <w:right w:val="none" w:sz="0" w:space="0" w:color="auto"/>
          </w:divBdr>
        </w:div>
        <w:div w:id="342901653">
          <w:marLeft w:val="640"/>
          <w:marRight w:val="0"/>
          <w:marTop w:val="0"/>
          <w:marBottom w:val="0"/>
          <w:divBdr>
            <w:top w:val="none" w:sz="0" w:space="0" w:color="auto"/>
            <w:left w:val="none" w:sz="0" w:space="0" w:color="auto"/>
            <w:bottom w:val="none" w:sz="0" w:space="0" w:color="auto"/>
            <w:right w:val="none" w:sz="0" w:space="0" w:color="auto"/>
          </w:divBdr>
        </w:div>
        <w:div w:id="380130384">
          <w:marLeft w:val="640"/>
          <w:marRight w:val="0"/>
          <w:marTop w:val="0"/>
          <w:marBottom w:val="0"/>
          <w:divBdr>
            <w:top w:val="none" w:sz="0" w:space="0" w:color="auto"/>
            <w:left w:val="none" w:sz="0" w:space="0" w:color="auto"/>
            <w:bottom w:val="none" w:sz="0" w:space="0" w:color="auto"/>
            <w:right w:val="none" w:sz="0" w:space="0" w:color="auto"/>
          </w:divBdr>
        </w:div>
        <w:div w:id="432941650">
          <w:marLeft w:val="640"/>
          <w:marRight w:val="0"/>
          <w:marTop w:val="0"/>
          <w:marBottom w:val="0"/>
          <w:divBdr>
            <w:top w:val="none" w:sz="0" w:space="0" w:color="auto"/>
            <w:left w:val="none" w:sz="0" w:space="0" w:color="auto"/>
            <w:bottom w:val="none" w:sz="0" w:space="0" w:color="auto"/>
            <w:right w:val="none" w:sz="0" w:space="0" w:color="auto"/>
          </w:divBdr>
        </w:div>
        <w:div w:id="589394847">
          <w:marLeft w:val="640"/>
          <w:marRight w:val="0"/>
          <w:marTop w:val="0"/>
          <w:marBottom w:val="0"/>
          <w:divBdr>
            <w:top w:val="none" w:sz="0" w:space="0" w:color="auto"/>
            <w:left w:val="none" w:sz="0" w:space="0" w:color="auto"/>
            <w:bottom w:val="none" w:sz="0" w:space="0" w:color="auto"/>
            <w:right w:val="none" w:sz="0" w:space="0" w:color="auto"/>
          </w:divBdr>
        </w:div>
        <w:div w:id="645743194">
          <w:marLeft w:val="640"/>
          <w:marRight w:val="0"/>
          <w:marTop w:val="0"/>
          <w:marBottom w:val="0"/>
          <w:divBdr>
            <w:top w:val="none" w:sz="0" w:space="0" w:color="auto"/>
            <w:left w:val="none" w:sz="0" w:space="0" w:color="auto"/>
            <w:bottom w:val="none" w:sz="0" w:space="0" w:color="auto"/>
            <w:right w:val="none" w:sz="0" w:space="0" w:color="auto"/>
          </w:divBdr>
        </w:div>
        <w:div w:id="704719116">
          <w:marLeft w:val="640"/>
          <w:marRight w:val="0"/>
          <w:marTop w:val="0"/>
          <w:marBottom w:val="0"/>
          <w:divBdr>
            <w:top w:val="none" w:sz="0" w:space="0" w:color="auto"/>
            <w:left w:val="none" w:sz="0" w:space="0" w:color="auto"/>
            <w:bottom w:val="none" w:sz="0" w:space="0" w:color="auto"/>
            <w:right w:val="none" w:sz="0" w:space="0" w:color="auto"/>
          </w:divBdr>
        </w:div>
        <w:div w:id="732696316">
          <w:marLeft w:val="640"/>
          <w:marRight w:val="0"/>
          <w:marTop w:val="0"/>
          <w:marBottom w:val="0"/>
          <w:divBdr>
            <w:top w:val="none" w:sz="0" w:space="0" w:color="auto"/>
            <w:left w:val="none" w:sz="0" w:space="0" w:color="auto"/>
            <w:bottom w:val="none" w:sz="0" w:space="0" w:color="auto"/>
            <w:right w:val="none" w:sz="0" w:space="0" w:color="auto"/>
          </w:divBdr>
        </w:div>
        <w:div w:id="804664992">
          <w:marLeft w:val="640"/>
          <w:marRight w:val="0"/>
          <w:marTop w:val="0"/>
          <w:marBottom w:val="0"/>
          <w:divBdr>
            <w:top w:val="none" w:sz="0" w:space="0" w:color="auto"/>
            <w:left w:val="none" w:sz="0" w:space="0" w:color="auto"/>
            <w:bottom w:val="none" w:sz="0" w:space="0" w:color="auto"/>
            <w:right w:val="none" w:sz="0" w:space="0" w:color="auto"/>
          </w:divBdr>
        </w:div>
        <w:div w:id="846793881">
          <w:marLeft w:val="640"/>
          <w:marRight w:val="0"/>
          <w:marTop w:val="0"/>
          <w:marBottom w:val="0"/>
          <w:divBdr>
            <w:top w:val="none" w:sz="0" w:space="0" w:color="auto"/>
            <w:left w:val="none" w:sz="0" w:space="0" w:color="auto"/>
            <w:bottom w:val="none" w:sz="0" w:space="0" w:color="auto"/>
            <w:right w:val="none" w:sz="0" w:space="0" w:color="auto"/>
          </w:divBdr>
        </w:div>
        <w:div w:id="847869607">
          <w:marLeft w:val="640"/>
          <w:marRight w:val="0"/>
          <w:marTop w:val="0"/>
          <w:marBottom w:val="0"/>
          <w:divBdr>
            <w:top w:val="none" w:sz="0" w:space="0" w:color="auto"/>
            <w:left w:val="none" w:sz="0" w:space="0" w:color="auto"/>
            <w:bottom w:val="none" w:sz="0" w:space="0" w:color="auto"/>
            <w:right w:val="none" w:sz="0" w:space="0" w:color="auto"/>
          </w:divBdr>
        </w:div>
        <w:div w:id="906064933">
          <w:marLeft w:val="640"/>
          <w:marRight w:val="0"/>
          <w:marTop w:val="0"/>
          <w:marBottom w:val="0"/>
          <w:divBdr>
            <w:top w:val="none" w:sz="0" w:space="0" w:color="auto"/>
            <w:left w:val="none" w:sz="0" w:space="0" w:color="auto"/>
            <w:bottom w:val="none" w:sz="0" w:space="0" w:color="auto"/>
            <w:right w:val="none" w:sz="0" w:space="0" w:color="auto"/>
          </w:divBdr>
        </w:div>
        <w:div w:id="1057510104">
          <w:marLeft w:val="640"/>
          <w:marRight w:val="0"/>
          <w:marTop w:val="0"/>
          <w:marBottom w:val="0"/>
          <w:divBdr>
            <w:top w:val="none" w:sz="0" w:space="0" w:color="auto"/>
            <w:left w:val="none" w:sz="0" w:space="0" w:color="auto"/>
            <w:bottom w:val="none" w:sz="0" w:space="0" w:color="auto"/>
            <w:right w:val="none" w:sz="0" w:space="0" w:color="auto"/>
          </w:divBdr>
        </w:div>
        <w:div w:id="1058088793">
          <w:marLeft w:val="640"/>
          <w:marRight w:val="0"/>
          <w:marTop w:val="0"/>
          <w:marBottom w:val="0"/>
          <w:divBdr>
            <w:top w:val="none" w:sz="0" w:space="0" w:color="auto"/>
            <w:left w:val="none" w:sz="0" w:space="0" w:color="auto"/>
            <w:bottom w:val="none" w:sz="0" w:space="0" w:color="auto"/>
            <w:right w:val="none" w:sz="0" w:space="0" w:color="auto"/>
          </w:divBdr>
        </w:div>
        <w:div w:id="1073502527">
          <w:marLeft w:val="640"/>
          <w:marRight w:val="0"/>
          <w:marTop w:val="0"/>
          <w:marBottom w:val="0"/>
          <w:divBdr>
            <w:top w:val="none" w:sz="0" w:space="0" w:color="auto"/>
            <w:left w:val="none" w:sz="0" w:space="0" w:color="auto"/>
            <w:bottom w:val="none" w:sz="0" w:space="0" w:color="auto"/>
            <w:right w:val="none" w:sz="0" w:space="0" w:color="auto"/>
          </w:divBdr>
        </w:div>
        <w:div w:id="1086536441">
          <w:marLeft w:val="640"/>
          <w:marRight w:val="0"/>
          <w:marTop w:val="0"/>
          <w:marBottom w:val="0"/>
          <w:divBdr>
            <w:top w:val="none" w:sz="0" w:space="0" w:color="auto"/>
            <w:left w:val="none" w:sz="0" w:space="0" w:color="auto"/>
            <w:bottom w:val="none" w:sz="0" w:space="0" w:color="auto"/>
            <w:right w:val="none" w:sz="0" w:space="0" w:color="auto"/>
          </w:divBdr>
        </w:div>
        <w:div w:id="1216812244">
          <w:marLeft w:val="640"/>
          <w:marRight w:val="0"/>
          <w:marTop w:val="0"/>
          <w:marBottom w:val="0"/>
          <w:divBdr>
            <w:top w:val="none" w:sz="0" w:space="0" w:color="auto"/>
            <w:left w:val="none" w:sz="0" w:space="0" w:color="auto"/>
            <w:bottom w:val="none" w:sz="0" w:space="0" w:color="auto"/>
            <w:right w:val="none" w:sz="0" w:space="0" w:color="auto"/>
          </w:divBdr>
        </w:div>
        <w:div w:id="1221356566">
          <w:marLeft w:val="640"/>
          <w:marRight w:val="0"/>
          <w:marTop w:val="0"/>
          <w:marBottom w:val="0"/>
          <w:divBdr>
            <w:top w:val="none" w:sz="0" w:space="0" w:color="auto"/>
            <w:left w:val="none" w:sz="0" w:space="0" w:color="auto"/>
            <w:bottom w:val="none" w:sz="0" w:space="0" w:color="auto"/>
            <w:right w:val="none" w:sz="0" w:space="0" w:color="auto"/>
          </w:divBdr>
        </w:div>
        <w:div w:id="1247111836">
          <w:marLeft w:val="640"/>
          <w:marRight w:val="0"/>
          <w:marTop w:val="0"/>
          <w:marBottom w:val="0"/>
          <w:divBdr>
            <w:top w:val="none" w:sz="0" w:space="0" w:color="auto"/>
            <w:left w:val="none" w:sz="0" w:space="0" w:color="auto"/>
            <w:bottom w:val="none" w:sz="0" w:space="0" w:color="auto"/>
            <w:right w:val="none" w:sz="0" w:space="0" w:color="auto"/>
          </w:divBdr>
        </w:div>
        <w:div w:id="1272281197">
          <w:marLeft w:val="640"/>
          <w:marRight w:val="0"/>
          <w:marTop w:val="0"/>
          <w:marBottom w:val="0"/>
          <w:divBdr>
            <w:top w:val="none" w:sz="0" w:space="0" w:color="auto"/>
            <w:left w:val="none" w:sz="0" w:space="0" w:color="auto"/>
            <w:bottom w:val="none" w:sz="0" w:space="0" w:color="auto"/>
            <w:right w:val="none" w:sz="0" w:space="0" w:color="auto"/>
          </w:divBdr>
        </w:div>
        <w:div w:id="1279141043">
          <w:marLeft w:val="640"/>
          <w:marRight w:val="0"/>
          <w:marTop w:val="0"/>
          <w:marBottom w:val="0"/>
          <w:divBdr>
            <w:top w:val="none" w:sz="0" w:space="0" w:color="auto"/>
            <w:left w:val="none" w:sz="0" w:space="0" w:color="auto"/>
            <w:bottom w:val="none" w:sz="0" w:space="0" w:color="auto"/>
            <w:right w:val="none" w:sz="0" w:space="0" w:color="auto"/>
          </w:divBdr>
        </w:div>
        <w:div w:id="1350336024">
          <w:marLeft w:val="640"/>
          <w:marRight w:val="0"/>
          <w:marTop w:val="0"/>
          <w:marBottom w:val="0"/>
          <w:divBdr>
            <w:top w:val="none" w:sz="0" w:space="0" w:color="auto"/>
            <w:left w:val="none" w:sz="0" w:space="0" w:color="auto"/>
            <w:bottom w:val="none" w:sz="0" w:space="0" w:color="auto"/>
            <w:right w:val="none" w:sz="0" w:space="0" w:color="auto"/>
          </w:divBdr>
        </w:div>
        <w:div w:id="1363290116">
          <w:marLeft w:val="640"/>
          <w:marRight w:val="0"/>
          <w:marTop w:val="0"/>
          <w:marBottom w:val="0"/>
          <w:divBdr>
            <w:top w:val="none" w:sz="0" w:space="0" w:color="auto"/>
            <w:left w:val="none" w:sz="0" w:space="0" w:color="auto"/>
            <w:bottom w:val="none" w:sz="0" w:space="0" w:color="auto"/>
            <w:right w:val="none" w:sz="0" w:space="0" w:color="auto"/>
          </w:divBdr>
        </w:div>
        <w:div w:id="1424373497">
          <w:marLeft w:val="640"/>
          <w:marRight w:val="0"/>
          <w:marTop w:val="0"/>
          <w:marBottom w:val="0"/>
          <w:divBdr>
            <w:top w:val="none" w:sz="0" w:space="0" w:color="auto"/>
            <w:left w:val="none" w:sz="0" w:space="0" w:color="auto"/>
            <w:bottom w:val="none" w:sz="0" w:space="0" w:color="auto"/>
            <w:right w:val="none" w:sz="0" w:space="0" w:color="auto"/>
          </w:divBdr>
        </w:div>
        <w:div w:id="1494637371">
          <w:marLeft w:val="640"/>
          <w:marRight w:val="0"/>
          <w:marTop w:val="0"/>
          <w:marBottom w:val="0"/>
          <w:divBdr>
            <w:top w:val="none" w:sz="0" w:space="0" w:color="auto"/>
            <w:left w:val="none" w:sz="0" w:space="0" w:color="auto"/>
            <w:bottom w:val="none" w:sz="0" w:space="0" w:color="auto"/>
            <w:right w:val="none" w:sz="0" w:space="0" w:color="auto"/>
          </w:divBdr>
        </w:div>
        <w:div w:id="1534810500">
          <w:marLeft w:val="640"/>
          <w:marRight w:val="0"/>
          <w:marTop w:val="0"/>
          <w:marBottom w:val="0"/>
          <w:divBdr>
            <w:top w:val="none" w:sz="0" w:space="0" w:color="auto"/>
            <w:left w:val="none" w:sz="0" w:space="0" w:color="auto"/>
            <w:bottom w:val="none" w:sz="0" w:space="0" w:color="auto"/>
            <w:right w:val="none" w:sz="0" w:space="0" w:color="auto"/>
          </w:divBdr>
        </w:div>
        <w:div w:id="1571425335">
          <w:marLeft w:val="640"/>
          <w:marRight w:val="0"/>
          <w:marTop w:val="0"/>
          <w:marBottom w:val="0"/>
          <w:divBdr>
            <w:top w:val="none" w:sz="0" w:space="0" w:color="auto"/>
            <w:left w:val="none" w:sz="0" w:space="0" w:color="auto"/>
            <w:bottom w:val="none" w:sz="0" w:space="0" w:color="auto"/>
            <w:right w:val="none" w:sz="0" w:space="0" w:color="auto"/>
          </w:divBdr>
        </w:div>
        <w:div w:id="1578242606">
          <w:marLeft w:val="640"/>
          <w:marRight w:val="0"/>
          <w:marTop w:val="0"/>
          <w:marBottom w:val="0"/>
          <w:divBdr>
            <w:top w:val="none" w:sz="0" w:space="0" w:color="auto"/>
            <w:left w:val="none" w:sz="0" w:space="0" w:color="auto"/>
            <w:bottom w:val="none" w:sz="0" w:space="0" w:color="auto"/>
            <w:right w:val="none" w:sz="0" w:space="0" w:color="auto"/>
          </w:divBdr>
        </w:div>
        <w:div w:id="1607231446">
          <w:marLeft w:val="640"/>
          <w:marRight w:val="0"/>
          <w:marTop w:val="0"/>
          <w:marBottom w:val="0"/>
          <w:divBdr>
            <w:top w:val="none" w:sz="0" w:space="0" w:color="auto"/>
            <w:left w:val="none" w:sz="0" w:space="0" w:color="auto"/>
            <w:bottom w:val="none" w:sz="0" w:space="0" w:color="auto"/>
            <w:right w:val="none" w:sz="0" w:space="0" w:color="auto"/>
          </w:divBdr>
        </w:div>
        <w:div w:id="1661541593">
          <w:marLeft w:val="640"/>
          <w:marRight w:val="0"/>
          <w:marTop w:val="0"/>
          <w:marBottom w:val="0"/>
          <w:divBdr>
            <w:top w:val="none" w:sz="0" w:space="0" w:color="auto"/>
            <w:left w:val="none" w:sz="0" w:space="0" w:color="auto"/>
            <w:bottom w:val="none" w:sz="0" w:space="0" w:color="auto"/>
            <w:right w:val="none" w:sz="0" w:space="0" w:color="auto"/>
          </w:divBdr>
        </w:div>
        <w:div w:id="1670521553">
          <w:marLeft w:val="640"/>
          <w:marRight w:val="0"/>
          <w:marTop w:val="0"/>
          <w:marBottom w:val="0"/>
          <w:divBdr>
            <w:top w:val="none" w:sz="0" w:space="0" w:color="auto"/>
            <w:left w:val="none" w:sz="0" w:space="0" w:color="auto"/>
            <w:bottom w:val="none" w:sz="0" w:space="0" w:color="auto"/>
            <w:right w:val="none" w:sz="0" w:space="0" w:color="auto"/>
          </w:divBdr>
        </w:div>
        <w:div w:id="1690177868">
          <w:marLeft w:val="640"/>
          <w:marRight w:val="0"/>
          <w:marTop w:val="0"/>
          <w:marBottom w:val="0"/>
          <w:divBdr>
            <w:top w:val="none" w:sz="0" w:space="0" w:color="auto"/>
            <w:left w:val="none" w:sz="0" w:space="0" w:color="auto"/>
            <w:bottom w:val="none" w:sz="0" w:space="0" w:color="auto"/>
            <w:right w:val="none" w:sz="0" w:space="0" w:color="auto"/>
          </w:divBdr>
        </w:div>
        <w:div w:id="1745451027">
          <w:marLeft w:val="640"/>
          <w:marRight w:val="0"/>
          <w:marTop w:val="0"/>
          <w:marBottom w:val="0"/>
          <w:divBdr>
            <w:top w:val="none" w:sz="0" w:space="0" w:color="auto"/>
            <w:left w:val="none" w:sz="0" w:space="0" w:color="auto"/>
            <w:bottom w:val="none" w:sz="0" w:space="0" w:color="auto"/>
            <w:right w:val="none" w:sz="0" w:space="0" w:color="auto"/>
          </w:divBdr>
        </w:div>
        <w:div w:id="1883858557">
          <w:marLeft w:val="640"/>
          <w:marRight w:val="0"/>
          <w:marTop w:val="0"/>
          <w:marBottom w:val="0"/>
          <w:divBdr>
            <w:top w:val="none" w:sz="0" w:space="0" w:color="auto"/>
            <w:left w:val="none" w:sz="0" w:space="0" w:color="auto"/>
            <w:bottom w:val="none" w:sz="0" w:space="0" w:color="auto"/>
            <w:right w:val="none" w:sz="0" w:space="0" w:color="auto"/>
          </w:divBdr>
        </w:div>
        <w:div w:id="1909068603">
          <w:marLeft w:val="640"/>
          <w:marRight w:val="0"/>
          <w:marTop w:val="0"/>
          <w:marBottom w:val="0"/>
          <w:divBdr>
            <w:top w:val="none" w:sz="0" w:space="0" w:color="auto"/>
            <w:left w:val="none" w:sz="0" w:space="0" w:color="auto"/>
            <w:bottom w:val="none" w:sz="0" w:space="0" w:color="auto"/>
            <w:right w:val="none" w:sz="0" w:space="0" w:color="auto"/>
          </w:divBdr>
        </w:div>
        <w:div w:id="1968008156">
          <w:marLeft w:val="640"/>
          <w:marRight w:val="0"/>
          <w:marTop w:val="0"/>
          <w:marBottom w:val="0"/>
          <w:divBdr>
            <w:top w:val="none" w:sz="0" w:space="0" w:color="auto"/>
            <w:left w:val="none" w:sz="0" w:space="0" w:color="auto"/>
            <w:bottom w:val="none" w:sz="0" w:space="0" w:color="auto"/>
            <w:right w:val="none" w:sz="0" w:space="0" w:color="auto"/>
          </w:divBdr>
        </w:div>
        <w:div w:id="1987514382">
          <w:marLeft w:val="640"/>
          <w:marRight w:val="0"/>
          <w:marTop w:val="0"/>
          <w:marBottom w:val="0"/>
          <w:divBdr>
            <w:top w:val="none" w:sz="0" w:space="0" w:color="auto"/>
            <w:left w:val="none" w:sz="0" w:space="0" w:color="auto"/>
            <w:bottom w:val="none" w:sz="0" w:space="0" w:color="auto"/>
            <w:right w:val="none" w:sz="0" w:space="0" w:color="auto"/>
          </w:divBdr>
        </w:div>
        <w:div w:id="2064015656">
          <w:marLeft w:val="640"/>
          <w:marRight w:val="0"/>
          <w:marTop w:val="0"/>
          <w:marBottom w:val="0"/>
          <w:divBdr>
            <w:top w:val="none" w:sz="0" w:space="0" w:color="auto"/>
            <w:left w:val="none" w:sz="0" w:space="0" w:color="auto"/>
            <w:bottom w:val="none" w:sz="0" w:space="0" w:color="auto"/>
            <w:right w:val="none" w:sz="0" w:space="0" w:color="auto"/>
          </w:divBdr>
        </w:div>
      </w:divsChild>
    </w:div>
    <w:div w:id="1897278183">
      <w:marLeft w:val="0"/>
      <w:marRight w:val="0"/>
      <w:marTop w:val="0"/>
      <w:marBottom w:val="0"/>
      <w:divBdr>
        <w:top w:val="none" w:sz="0" w:space="0" w:color="auto"/>
        <w:left w:val="none" w:sz="0" w:space="0" w:color="auto"/>
        <w:bottom w:val="none" w:sz="0" w:space="0" w:color="auto"/>
        <w:right w:val="none" w:sz="0" w:space="0" w:color="auto"/>
      </w:divBdr>
    </w:div>
    <w:div w:id="1897889656">
      <w:marLeft w:val="0"/>
      <w:marRight w:val="0"/>
      <w:marTop w:val="0"/>
      <w:marBottom w:val="0"/>
      <w:divBdr>
        <w:top w:val="none" w:sz="0" w:space="0" w:color="auto"/>
        <w:left w:val="none" w:sz="0" w:space="0" w:color="auto"/>
        <w:bottom w:val="none" w:sz="0" w:space="0" w:color="auto"/>
        <w:right w:val="none" w:sz="0" w:space="0" w:color="auto"/>
      </w:divBdr>
    </w:div>
    <w:div w:id="1899516937">
      <w:marLeft w:val="0"/>
      <w:marRight w:val="0"/>
      <w:marTop w:val="0"/>
      <w:marBottom w:val="0"/>
      <w:divBdr>
        <w:top w:val="none" w:sz="0" w:space="0" w:color="auto"/>
        <w:left w:val="none" w:sz="0" w:space="0" w:color="auto"/>
        <w:bottom w:val="none" w:sz="0" w:space="0" w:color="auto"/>
        <w:right w:val="none" w:sz="0" w:space="0" w:color="auto"/>
      </w:divBdr>
    </w:div>
    <w:div w:id="1902055518">
      <w:marLeft w:val="0"/>
      <w:marRight w:val="0"/>
      <w:marTop w:val="0"/>
      <w:marBottom w:val="0"/>
      <w:divBdr>
        <w:top w:val="none" w:sz="0" w:space="0" w:color="auto"/>
        <w:left w:val="none" w:sz="0" w:space="0" w:color="auto"/>
        <w:bottom w:val="none" w:sz="0" w:space="0" w:color="auto"/>
        <w:right w:val="none" w:sz="0" w:space="0" w:color="auto"/>
      </w:divBdr>
    </w:div>
    <w:div w:id="1906525597">
      <w:bodyDiv w:val="1"/>
      <w:marLeft w:val="0"/>
      <w:marRight w:val="0"/>
      <w:marTop w:val="0"/>
      <w:marBottom w:val="0"/>
      <w:divBdr>
        <w:top w:val="none" w:sz="0" w:space="0" w:color="auto"/>
        <w:left w:val="none" w:sz="0" w:space="0" w:color="auto"/>
        <w:bottom w:val="none" w:sz="0" w:space="0" w:color="auto"/>
        <w:right w:val="none" w:sz="0" w:space="0" w:color="auto"/>
      </w:divBdr>
      <w:divsChild>
        <w:div w:id="490609916">
          <w:marLeft w:val="640"/>
          <w:marRight w:val="0"/>
          <w:marTop w:val="0"/>
          <w:marBottom w:val="0"/>
          <w:divBdr>
            <w:top w:val="none" w:sz="0" w:space="0" w:color="auto"/>
            <w:left w:val="none" w:sz="0" w:space="0" w:color="auto"/>
            <w:bottom w:val="none" w:sz="0" w:space="0" w:color="auto"/>
            <w:right w:val="none" w:sz="0" w:space="0" w:color="auto"/>
          </w:divBdr>
        </w:div>
        <w:div w:id="420835792">
          <w:marLeft w:val="640"/>
          <w:marRight w:val="0"/>
          <w:marTop w:val="0"/>
          <w:marBottom w:val="0"/>
          <w:divBdr>
            <w:top w:val="none" w:sz="0" w:space="0" w:color="auto"/>
            <w:left w:val="none" w:sz="0" w:space="0" w:color="auto"/>
            <w:bottom w:val="none" w:sz="0" w:space="0" w:color="auto"/>
            <w:right w:val="none" w:sz="0" w:space="0" w:color="auto"/>
          </w:divBdr>
        </w:div>
        <w:div w:id="2139571113">
          <w:marLeft w:val="640"/>
          <w:marRight w:val="0"/>
          <w:marTop w:val="0"/>
          <w:marBottom w:val="0"/>
          <w:divBdr>
            <w:top w:val="none" w:sz="0" w:space="0" w:color="auto"/>
            <w:left w:val="none" w:sz="0" w:space="0" w:color="auto"/>
            <w:bottom w:val="none" w:sz="0" w:space="0" w:color="auto"/>
            <w:right w:val="none" w:sz="0" w:space="0" w:color="auto"/>
          </w:divBdr>
        </w:div>
        <w:div w:id="2056155016">
          <w:marLeft w:val="640"/>
          <w:marRight w:val="0"/>
          <w:marTop w:val="0"/>
          <w:marBottom w:val="0"/>
          <w:divBdr>
            <w:top w:val="none" w:sz="0" w:space="0" w:color="auto"/>
            <w:left w:val="none" w:sz="0" w:space="0" w:color="auto"/>
            <w:bottom w:val="none" w:sz="0" w:space="0" w:color="auto"/>
            <w:right w:val="none" w:sz="0" w:space="0" w:color="auto"/>
          </w:divBdr>
        </w:div>
        <w:div w:id="1936016173">
          <w:marLeft w:val="640"/>
          <w:marRight w:val="0"/>
          <w:marTop w:val="0"/>
          <w:marBottom w:val="0"/>
          <w:divBdr>
            <w:top w:val="none" w:sz="0" w:space="0" w:color="auto"/>
            <w:left w:val="none" w:sz="0" w:space="0" w:color="auto"/>
            <w:bottom w:val="none" w:sz="0" w:space="0" w:color="auto"/>
            <w:right w:val="none" w:sz="0" w:space="0" w:color="auto"/>
          </w:divBdr>
        </w:div>
        <w:div w:id="69891017">
          <w:marLeft w:val="640"/>
          <w:marRight w:val="0"/>
          <w:marTop w:val="0"/>
          <w:marBottom w:val="0"/>
          <w:divBdr>
            <w:top w:val="none" w:sz="0" w:space="0" w:color="auto"/>
            <w:left w:val="none" w:sz="0" w:space="0" w:color="auto"/>
            <w:bottom w:val="none" w:sz="0" w:space="0" w:color="auto"/>
            <w:right w:val="none" w:sz="0" w:space="0" w:color="auto"/>
          </w:divBdr>
        </w:div>
        <w:div w:id="2055303828">
          <w:marLeft w:val="640"/>
          <w:marRight w:val="0"/>
          <w:marTop w:val="0"/>
          <w:marBottom w:val="0"/>
          <w:divBdr>
            <w:top w:val="none" w:sz="0" w:space="0" w:color="auto"/>
            <w:left w:val="none" w:sz="0" w:space="0" w:color="auto"/>
            <w:bottom w:val="none" w:sz="0" w:space="0" w:color="auto"/>
            <w:right w:val="none" w:sz="0" w:space="0" w:color="auto"/>
          </w:divBdr>
        </w:div>
        <w:div w:id="1619094822">
          <w:marLeft w:val="640"/>
          <w:marRight w:val="0"/>
          <w:marTop w:val="0"/>
          <w:marBottom w:val="0"/>
          <w:divBdr>
            <w:top w:val="none" w:sz="0" w:space="0" w:color="auto"/>
            <w:left w:val="none" w:sz="0" w:space="0" w:color="auto"/>
            <w:bottom w:val="none" w:sz="0" w:space="0" w:color="auto"/>
            <w:right w:val="none" w:sz="0" w:space="0" w:color="auto"/>
          </w:divBdr>
        </w:div>
        <w:div w:id="580602909">
          <w:marLeft w:val="640"/>
          <w:marRight w:val="0"/>
          <w:marTop w:val="0"/>
          <w:marBottom w:val="0"/>
          <w:divBdr>
            <w:top w:val="none" w:sz="0" w:space="0" w:color="auto"/>
            <w:left w:val="none" w:sz="0" w:space="0" w:color="auto"/>
            <w:bottom w:val="none" w:sz="0" w:space="0" w:color="auto"/>
            <w:right w:val="none" w:sz="0" w:space="0" w:color="auto"/>
          </w:divBdr>
        </w:div>
        <w:div w:id="1266226659">
          <w:marLeft w:val="640"/>
          <w:marRight w:val="0"/>
          <w:marTop w:val="0"/>
          <w:marBottom w:val="0"/>
          <w:divBdr>
            <w:top w:val="none" w:sz="0" w:space="0" w:color="auto"/>
            <w:left w:val="none" w:sz="0" w:space="0" w:color="auto"/>
            <w:bottom w:val="none" w:sz="0" w:space="0" w:color="auto"/>
            <w:right w:val="none" w:sz="0" w:space="0" w:color="auto"/>
          </w:divBdr>
        </w:div>
        <w:div w:id="569383459">
          <w:marLeft w:val="640"/>
          <w:marRight w:val="0"/>
          <w:marTop w:val="0"/>
          <w:marBottom w:val="0"/>
          <w:divBdr>
            <w:top w:val="none" w:sz="0" w:space="0" w:color="auto"/>
            <w:left w:val="none" w:sz="0" w:space="0" w:color="auto"/>
            <w:bottom w:val="none" w:sz="0" w:space="0" w:color="auto"/>
            <w:right w:val="none" w:sz="0" w:space="0" w:color="auto"/>
          </w:divBdr>
        </w:div>
        <w:div w:id="1284918731">
          <w:marLeft w:val="640"/>
          <w:marRight w:val="0"/>
          <w:marTop w:val="0"/>
          <w:marBottom w:val="0"/>
          <w:divBdr>
            <w:top w:val="none" w:sz="0" w:space="0" w:color="auto"/>
            <w:left w:val="none" w:sz="0" w:space="0" w:color="auto"/>
            <w:bottom w:val="none" w:sz="0" w:space="0" w:color="auto"/>
            <w:right w:val="none" w:sz="0" w:space="0" w:color="auto"/>
          </w:divBdr>
        </w:div>
        <w:div w:id="875047231">
          <w:marLeft w:val="640"/>
          <w:marRight w:val="0"/>
          <w:marTop w:val="0"/>
          <w:marBottom w:val="0"/>
          <w:divBdr>
            <w:top w:val="none" w:sz="0" w:space="0" w:color="auto"/>
            <w:left w:val="none" w:sz="0" w:space="0" w:color="auto"/>
            <w:bottom w:val="none" w:sz="0" w:space="0" w:color="auto"/>
            <w:right w:val="none" w:sz="0" w:space="0" w:color="auto"/>
          </w:divBdr>
        </w:div>
        <w:div w:id="1186558031">
          <w:marLeft w:val="640"/>
          <w:marRight w:val="0"/>
          <w:marTop w:val="0"/>
          <w:marBottom w:val="0"/>
          <w:divBdr>
            <w:top w:val="none" w:sz="0" w:space="0" w:color="auto"/>
            <w:left w:val="none" w:sz="0" w:space="0" w:color="auto"/>
            <w:bottom w:val="none" w:sz="0" w:space="0" w:color="auto"/>
            <w:right w:val="none" w:sz="0" w:space="0" w:color="auto"/>
          </w:divBdr>
        </w:div>
        <w:div w:id="256791665">
          <w:marLeft w:val="640"/>
          <w:marRight w:val="0"/>
          <w:marTop w:val="0"/>
          <w:marBottom w:val="0"/>
          <w:divBdr>
            <w:top w:val="none" w:sz="0" w:space="0" w:color="auto"/>
            <w:left w:val="none" w:sz="0" w:space="0" w:color="auto"/>
            <w:bottom w:val="none" w:sz="0" w:space="0" w:color="auto"/>
            <w:right w:val="none" w:sz="0" w:space="0" w:color="auto"/>
          </w:divBdr>
        </w:div>
        <w:div w:id="471867206">
          <w:marLeft w:val="640"/>
          <w:marRight w:val="0"/>
          <w:marTop w:val="0"/>
          <w:marBottom w:val="0"/>
          <w:divBdr>
            <w:top w:val="none" w:sz="0" w:space="0" w:color="auto"/>
            <w:left w:val="none" w:sz="0" w:space="0" w:color="auto"/>
            <w:bottom w:val="none" w:sz="0" w:space="0" w:color="auto"/>
            <w:right w:val="none" w:sz="0" w:space="0" w:color="auto"/>
          </w:divBdr>
        </w:div>
        <w:div w:id="1588075728">
          <w:marLeft w:val="640"/>
          <w:marRight w:val="0"/>
          <w:marTop w:val="0"/>
          <w:marBottom w:val="0"/>
          <w:divBdr>
            <w:top w:val="none" w:sz="0" w:space="0" w:color="auto"/>
            <w:left w:val="none" w:sz="0" w:space="0" w:color="auto"/>
            <w:bottom w:val="none" w:sz="0" w:space="0" w:color="auto"/>
            <w:right w:val="none" w:sz="0" w:space="0" w:color="auto"/>
          </w:divBdr>
        </w:div>
        <w:div w:id="1582131129">
          <w:marLeft w:val="640"/>
          <w:marRight w:val="0"/>
          <w:marTop w:val="0"/>
          <w:marBottom w:val="0"/>
          <w:divBdr>
            <w:top w:val="none" w:sz="0" w:space="0" w:color="auto"/>
            <w:left w:val="none" w:sz="0" w:space="0" w:color="auto"/>
            <w:bottom w:val="none" w:sz="0" w:space="0" w:color="auto"/>
            <w:right w:val="none" w:sz="0" w:space="0" w:color="auto"/>
          </w:divBdr>
        </w:div>
        <w:div w:id="1049232740">
          <w:marLeft w:val="640"/>
          <w:marRight w:val="0"/>
          <w:marTop w:val="0"/>
          <w:marBottom w:val="0"/>
          <w:divBdr>
            <w:top w:val="none" w:sz="0" w:space="0" w:color="auto"/>
            <w:left w:val="none" w:sz="0" w:space="0" w:color="auto"/>
            <w:bottom w:val="none" w:sz="0" w:space="0" w:color="auto"/>
            <w:right w:val="none" w:sz="0" w:space="0" w:color="auto"/>
          </w:divBdr>
        </w:div>
        <w:div w:id="505679085">
          <w:marLeft w:val="640"/>
          <w:marRight w:val="0"/>
          <w:marTop w:val="0"/>
          <w:marBottom w:val="0"/>
          <w:divBdr>
            <w:top w:val="none" w:sz="0" w:space="0" w:color="auto"/>
            <w:left w:val="none" w:sz="0" w:space="0" w:color="auto"/>
            <w:bottom w:val="none" w:sz="0" w:space="0" w:color="auto"/>
            <w:right w:val="none" w:sz="0" w:space="0" w:color="auto"/>
          </w:divBdr>
        </w:div>
        <w:div w:id="1704859674">
          <w:marLeft w:val="640"/>
          <w:marRight w:val="0"/>
          <w:marTop w:val="0"/>
          <w:marBottom w:val="0"/>
          <w:divBdr>
            <w:top w:val="none" w:sz="0" w:space="0" w:color="auto"/>
            <w:left w:val="none" w:sz="0" w:space="0" w:color="auto"/>
            <w:bottom w:val="none" w:sz="0" w:space="0" w:color="auto"/>
            <w:right w:val="none" w:sz="0" w:space="0" w:color="auto"/>
          </w:divBdr>
        </w:div>
        <w:div w:id="2023126781">
          <w:marLeft w:val="640"/>
          <w:marRight w:val="0"/>
          <w:marTop w:val="0"/>
          <w:marBottom w:val="0"/>
          <w:divBdr>
            <w:top w:val="none" w:sz="0" w:space="0" w:color="auto"/>
            <w:left w:val="none" w:sz="0" w:space="0" w:color="auto"/>
            <w:bottom w:val="none" w:sz="0" w:space="0" w:color="auto"/>
            <w:right w:val="none" w:sz="0" w:space="0" w:color="auto"/>
          </w:divBdr>
        </w:div>
        <w:div w:id="2043510495">
          <w:marLeft w:val="640"/>
          <w:marRight w:val="0"/>
          <w:marTop w:val="0"/>
          <w:marBottom w:val="0"/>
          <w:divBdr>
            <w:top w:val="none" w:sz="0" w:space="0" w:color="auto"/>
            <w:left w:val="none" w:sz="0" w:space="0" w:color="auto"/>
            <w:bottom w:val="none" w:sz="0" w:space="0" w:color="auto"/>
            <w:right w:val="none" w:sz="0" w:space="0" w:color="auto"/>
          </w:divBdr>
        </w:div>
        <w:div w:id="668482572">
          <w:marLeft w:val="640"/>
          <w:marRight w:val="0"/>
          <w:marTop w:val="0"/>
          <w:marBottom w:val="0"/>
          <w:divBdr>
            <w:top w:val="none" w:sz="0" w:space="0" w:color="auto"/>
            <w:left w:val="none" w:sz="0" w:space="0" w:color="auto"/>
            <w:bottom w:val="none" w:sz="0" w:space="0" w:color="auto"/>
            <w:right w:val="none" w:sz="0" w:space="0" w:color="auto"/>
          </w:divBdr>
        </w:div>
        <w:div w:id="1677539600">
          <w:marLeft w:val="640"/>
          <w:marRight w:val="0"/>
          <w:marTop w:val="0"/>
          <w:marBottom w:val="0"/>
          <w:divBdr>
            <w:top w:val="none" w:sz="0" w:space="0" w:color="auto"/>
            <w:left w:val="none" w:sz="0" w:space="0" w:color="auto"/>
            <w:bottom w:val="none" w:sz="0" w:space="0" w:color="auto"/>
            <w:right w:val="none" w:sz="0" w:space="0" w:color="auto"/>
          </w:divBdr>
        </w:div>
        <w:div w:id="418212587">
          <w:marLeft w:val="640"/>
          <w:marRight w:val="0"/>
          <w:marTop w:val="0"/>
          <w:marBottom w:val="0"/>
          <w:divBdr>
            <w:top w:val="none" w:sz="0" w:space="0" w:color="auto"/>
            <w:left w:val="none" w:sz="0" w:space="0" w:color="auto"/>
            <w:bottom w:val="none" w:sz="0" w:space="0" w:color="auto"/>
            <w:right w:val="none" w:sz="0" w:space="0" w:color="auto"/>
          </w:divBdr>
        </w:div>
        <w:div w:id="2059160767">
          <w:marLeft w:val="640"/>
          <w:marRight w:val="0"/>
          <w:marTop w:val="0"/>
          <w:marBottom w:val="0"/>
          <w:divBdr>
            <w:top w:val="none" w:sz="0" w:space="0" w:color="auto"/>
            <w:left w:val="none" w:sz="0" w:space="0" w:color="auto"/>
            <w:bottom w:val="none" w:sz="0" w:space="0" w:color="auto"/>
            <w:right w:val="none" w:sz="0" w:space="0" w:color="auto"/>
          </w:divBdr>
        </w:div>
        <w:div w:id="1028873958">
          <w:marLeft w:val="640"/>
          <w:marRight w:val="0"/>
          <w:marTop w:val="0"/>
          <w:marBottom w:val="0"/>
          <w:divBdr>
            <w:top w:val="none" w:sz="0" w:space="0" w:color="auto"/>
            <w:left w:val="none" w:sz="0" w:space="0" w:color="auto"/>
            <w:bottom w:val="none" w:sz="0" w:space="0" w:color="auto"/>
            <w:right w:val="none" w:sz="0" w:space="0" w:color="auto"/>
          </w:divBdr>
        </w:div>
        <w:div w:id="1303386690">
          <w:marLeft w:val="640"/>
          <w:marRight w:val="0"/>
          <w:marTop w:val="0"/>
          <w:marBottom w:val="0"/>
          <w:divBdr>
            <w:top w:val="none" w:sz="0" w:space="0" w:color="auto"/>
            <w:left w:val="none" w:sz="0" w:space="0" w:color="auto"/>
            <w:bottom w:val="none" w:sz="0" w:space="0" w:color="auto"/>
            <w:right w:val="none" w:sz="0" w:space="0" w:color="auto"/>
          </w:divBdr>
        </w:div>
        <w:div w:id="150295426">
          <w:marLeft w:val="640"/>
          <w:marRight w:val="0"/>
          <w:marTop w:val="0"/>
          <w:marBottom w:val="0"/>
          <w:divBdr>
            <w:top w:val="none" w:sz="0" w:space="0" w:color="auto"/>
            <w:left w:val="none" w:sz="0" w:space="0" w:color="auto"/>
            <w:bottom w:val="none" w:sz="0" w:space="0" w:color="auto"/>
            <w:right w:val="none" w:sz="0" w:space="0" w:color="auto"/>
          </w:divBdr>
        </w:div>
        <w:div w:id="99840433">
          <w:marLeft w:val="640"/>
          <w:marRight w:val="0"/>
          <w:marTop w:val="0"/>
          <w:marBottom w:val="0"/>
          <w:divBdr>
            <w:top w:val="none" w:sz="0" w:space="0" w:color="auto"/>
            <w:left w:val="none" w:sz="0" w:space="0" w:color="auto"/>
            <w:bottom w:val="none" w:sz="0" w:space="0" w:color="auto"/>
            <w:right w:val="none" w:sz="0" w:space="0" w:color="auto"/>
          </w:divBdr>
        </w:div>
        <w:div w:id="1369404791">
          <w:marLeft w:val="640"/>
          <w:marRight w:val="0"/>
          <w:marTop w:val="0"/>
          <w:marBottom w:val="0"/>
          <w:divBdr>
            <w:top w:val="none" w:sz="0" w:space="0" w:color="auto"/>
            <w:left w:val="none" w:sz="0" w:space="0" w:color="auto"/>
            <w:bottom w:val="none" w:sz="0" w:space="0" w:color="auto"/>
            <w:right w:val="none" w:sz="0" w:space="0" w:color="auto"/>
          </w:divBdr>
        </w:div>
        <w:div w:id="990670598">
          <w:marLeft w:val="640"/>
          <w:marRight w:val="0"/>
          <w:marTop w:val="0"/>
          <w:marBottom w:val="0"/>
          <w:divBdr>
            <w:top w:val="none" w:sz="0" w:space="0" w:color="auto"/>
            <w:left w:val="none" w:sz="0" w:space="0" w:color="auto"/>
            <w:bottom w:val="none" w:sz="0" w:space="0" w:color="auto"/>
            <w:right w:val="none" w:sz="0" w:space="0" w:color="auto"/>
          </w:divBdr>
        </w:div>
        <w:div w:id="522324281">
          <w:marLeft w:val="640"/>
          <w:marRight w:val="0"/>
          <w:marTop w:val="0"/>
          <w:marBottom w:val="0"/>
          <w:divBdr>
            <w:top w:val="none" w:sz="0" w:space="0" w:color="auto"/>
            <w:left w:val="none" w:sz="0" w:space="0" w:color="auto"/>
            <w:bottom w:val="none" w:sz="0" w:space="0" w:color="auto"/>
            <w:right w:val="none" w:sz="0" w:space="0" w:color="auto"/>
          </w:divBdr>
        </w:div>
        <w:div w:id="812482472">
          <w:marLeft w:val="640"/>
          <w:marRight w:val="0"/>
          <w:marTop w:val="0"/>
          <w:marBottom w:val="0"/>
          <w:divBdr>
            <w:top w:val="none" w:sz="0" w:space="0" w:color="auto"/>
            <w:left w:val="none" w:sz="0" w:space="0" w:color="auto"/>
            <w:bottom w:val="none" w:sz="0" w:space="0" w:color="auto"/>
            <w:right w:val="none" w:sz="0" w:space="0" w:color="auto"/>
          </w:divBdr>
        </w:div>
        <w:div w:id="726949968">
          <w:marLeft w:val="640"/>
          <w:marRight w:val="0"/>
          <w:marTop w:val="0"/>
          <w:marBottom w:val="0"/>
          <w:divBdr>
            <w:top w:val="none" w:sz="0" w:space="0" w:color="auto"/>
            <w:left w:val="none" w:sz="0" w:space="0" w:color="auto"/>
            <w:bottom w:val="none" w:sz="0" w:space="0" w:color="auto"/>
            <w:right w:val="none" w:sz="0" w:space="0" w:color="auto"/>
          </w:divBdr>
        </w:div>
        <w:div w:id="1055162297">
          <w:marLeft w:val="640"/>
          <w:marRight w:val="0"/>
          <w:marTop w:val="0"/>
          <w:marBottom w:val="0"/>
          <w:divBdr>
            <w:top w:val="none" w:sz="0" w:space="0" w:color="auto"/>
            <w:left w:val="none" w:sz="0" w:space="0" w:color="auto"/>
            <w:bottom w:val="none" w:sz="0" w:space="0" w:color="auto"/>
            <w:right w:val="none" w:sz="0" w:space="0" w:color="auto"/>
          </w:divBdr>
        </w:div>
        <w:div w:id="1209606302">
          <w:marLeft w:val="640"/>
          <w:marRight w:val="0"/>
          <w:marTop w:val="0"/>
          <w:marBottom w:val="0"/>
          <w:divBdr>
            <w:top w:val="none" w:sz="0" w:space="0" w:color="auto"/>
            <w:left w:val="none" w:sz="0" w:space="0" w:color="auto"/>
            <w:bottom w:val="none" w:sz="0" w:space="0" w:color="auto"/>
            <w:right w:val="none" w:sz="0" w:space="0" w:color="auto"/>
          </w:divBdr>
        </w:div>
        <w:div w:id="690381085">
          <w:marLeft w:val="640"/>
          <w:marRight w:val="0"/>
          <w:marTop w:val="0"/>
          <w:marBottom w:val="0"/>
          <w:divBdr>
            <w:top w:val="none" w:sz="0" w:space="0" w:color="auto"/>
            <w:left w:val="none" w:sz="0" w:space="0" w:color="auto"/>
            <w:bottom w:val="none" w:sz="0" w:space="0" w:color="auto"/>
            <w:right w:val="none" w:sz="0" w:space="0" w:color="auto"/>
          </w:divBdr>
        </w:div>
        <w:div w:id="2088989376">
          <w:marLeft w:val="640"/>
          <w:marRight w:val="0"/>
          <w:marTop w:val="0"/>
          <w:marBottom w:val="0"/>
          <w:divBdr>
            <w:top w:val="none" w:sz="0" w:space="0" w:color="auto"/>
            <w:left w:val="none" w:sz="0" w:space="0" w:color="auto"/>
            <w:bottom w:val="none" w:sz="0" w:space="0" w:color="auto"/>
            <w:right w:val="none" w:sz="0" w:space="0" w:color="auto"/>
          </w:divBdr>
        </w:div>
        <w:div w:id="83037292">
          <w:marLeft w:val="640"/>
          <w:marRight w:val="0"/>
          <w:marTop w:val="0"/>
          <w:marBottom w:val="0"/>
          <w:divBdr>
            <w:top w:val="none" w:sz="0" w:space="0" w:color="auto"/>
            <w:left w:val="none" w:sz="0" w:space="0" w:color="auto"/>
            <w:bottom w:val="none" w:sz="0" w:space="0" w:color="auto"/>
            <w:right w:val="none" w:sz="0" w:space="0" w:color="auto"/>
          </w:divBdr>
        </w:div>
        <w:div w:id="531260418">
          <w:marLeft w:val="640"/>
          <w:marRight w:val="0"/>
          <w:marTop w:val="0"/>
          <w:marBottom w:val="0"/>
          <w:divBdr>
            <w:top w:val="none" w:sz="0" w:space="0" w:color="auto"/>
            <w:left w:val="none" w:sz="0" w:space="0" w:color="auto"/>
            <w:bottom w:val="none" w:sz="0" w:space="0" w:color="auto"/>
            <w:right w:val="none" w:sz="0" w:space="0" w:color="auto"/>
          </w:divBdr>
        </w:div>
        <w:div w:id="1330251957">
          <w:marLeft w:val="640"/>
          <w:marRight w:val="0"/>
          <w:marTop w:val="0"/>
          <w:marBottom w:val="0"/>
          <w:divBdr>
            <w:top w:val="none" w:sz="0" w:space="0" w:color="auto"/>
            <w:left w:val="none" w:sz="0" w:space="0" w:color="auto"/>
            <w:bottom w:val="none" w:sz="0" w:space="0" w:color="auto"/>
            <w:right w:val="none" w:sz="0" w:space="0" w:color="auto"/>
          </w:divBdr>
        </w:div>
        <w:div w:id="1612861471">
          <w:marLeft w:val="640"/>
          <w:marRight w:val="0"/>
          <w:marTop w:val="0"/>
          <w:marBottom w:val="0"/>
          <w:divBdr>
            <w:top w:val="none" w:sz="0" w:space="0" w:color="auto"/>
            <w:left w:val="none" w:sz="0" w:space="0" w:color="auto"/>
            <w:bottom w:val="none" w:sz="0" w:space="0" w:color="auto"/>
            <w:right w:val="none" w:sz="0" w:space="0" w:color="auto"/>
          </w:divBdr>
        </w:div>
        <w:div w:id="1842040372">
          <w:marLeft w:val="640"/>
          <w:marRight w:val="0"/>
          <w:marTop w:val="0"/>
          <w:marBottom w:val="0"/>
          <w:divBdr>
            <w:top w:val="none" w:sz="0" w:space="0" w:color="auto"/>
            <w:left w:val="none" w:sz="0" w:space="0" w:color="auto"/>
            <w:bottom w:val="none" w:sz="0" w:space="0" w:color="auto"/>
            <w:right w:val="none" w:sz="0" w:space="0" w:color="auto"/>
          </w:divBdr>
        </w:div>
        <w:div w:id="1862432946">
          <w:marLeft w:val="640"/>
          <w:marRight w:val="0"/>
          <w:marTop w:val="0"/>
          <w:marBottom w:val="0"/>
          <w:divBdr>
            <w:top w:val="none" w:sz="0" w:space="0" w:color="auto"/>
            <w:left w:val="none" w:sz="0" w:space="0" w:color="auto"/>
            <w:bottom w:val="none" w:sz="0" w:space="0" w:color="auto"/>
            <w:right w:val="none" w:sz="0" w:space="0" w:color="auto"/>
          </w:divBdr>
        </w:div>
        <w:div w:id="2133355020">
          <w:marLeft w:val="640"/>
          <w:marRight w:val="0"/>
          <w:marTop w:val="0"/>
          <w:marBottom w:val="0"/>
          <w:divBdr>
            <w:top w:val="none" w:sz="0" w:space="0" w:color="auto"/>
            <w:left w:val="none" w:sz="0" w:space="0" w:color="auto"/>
            <w:bottom w:val="none" w:sz="0" w:space="0" w:color="auto"/>
            <w:right w:val="none" w:sz="0" w:space="0" w:color="auto"/>
          </w:divBdr>
        </w:div>
        <w:div w:id="856886893">
          <w:marLeft w:val="640"/>
          <w:marRight w:val="0"/>
          <w:marTop w:val="0"/>
          <w:marBottom w:val="0"/>
          <w:divBdr>
            <w:top w:val="none" w:sz="0" w:space="0" w:color="auto"/>
            <w:left w:val="none" w:sz="0" w:space="0" w:color="auto"/>
            <w:bottom w:val="none" w:sz="0" w:space="0" w:color="auto"/>
            <w:right w:val="none" w:sz="0" w:space="0" w:color="auto"/>
          </w:divBdr>
        </w:div>
        <w:div w:id="1914852893">
          <w:marLeft w:val="640"/>
          <w:marRight w:val="0"/>
          <w:marTop w:val="0"/>
          <w:marBottom w:val="0"/>
          <w:divBdr>
            <w:top w:val="none" w:sz="0" w:space="0" w:color="auto"/>
            <w:left w:val="none" w:sz="0" w:space="0" w:color="auto"/>
            <w:bottom w:val="none" w:sz="0" w:space="0" w:color="auto"/>
            <w:right w:val="none" w:sz="0" w:space="0" w:color="auto"/>
          </w:divBdr>
        </w:div>
        <w:div w:id="84427716">
          <w:marLeft w:val="640"/>
          <w:marRight w:val="0"/>
          <w:marTop w:val="0"/>
          <w:marBottom w:val="0"/>
          <w:divBdr>
            <w:top w:val="none" w:sz="0" w:space="0" w:color="auto"/>
            <w:left w:val="none" w:sz="0" w:space="0" w:color="auto"/>
            <w:bottom w:val="none" w:sz="0" w:space="0" w:color="auto"/>
            <w:right w:val="none" w:sz="0" w:space="0" w:color="auto"/>
          </w:divBdr>
        </w:div>
        <w:div w:id="1496333618">
          <w:marLeft w:val="640"/>
          <w:marRight w:val="0"/>
          <w:marTop w:val="0"/>
          <w:marBottom w:val="0"/>
          <w:divBdr>
            <w:top w:val="none" w:sz="0" w:space="0" w:color="auto"/>
            <w:left w:val="none" w:sz="0" w:space="0" w:color="auto"/>
            <w:bottom w:val="none" w:sz="0" w:space="0" w:color="auto"/>
            <w:right w:val="none" w:sz="0" w:space="0" w:color="auto"/>
          </w:divBdr>
        </w:div>
      </w:divsChild>
    </w:div>
    <w:div w:id="1914848578">
      <w:marLeft w:val="0"/>
      <w:marRight w:val="0"/>
      <w:marTop w:val="0"/>
      <w:marBottom w:val="0"/>
      <w:divBdr>
        <w:top w:val="none" w:sz="0" w:space="0" w:color="auto"/>
        <w:left w:val="none" w:sz="0" w:space="0" w:color="auto"/>
        <w:bottom w:val="none" w:sz="0" w:space="0" w:color="auto"/>
        <w:right w:val="none" w:sz="0" w:space="0" w:color="auto"/>
      </w:divBdr>
    </w:div>
    <w:div w:id="1918781470">
      <w:marLeft w:val="0"/>
      <w:marRight w:val="0"/>
      <w:marTop w:val="0"/>
      <w:marBottom w:val="0"/>
      <w:divBdr>
        <w:top w:val="none" w:sz="0" w:space="0" w:color="auto"/>
        <w:left w:val="none" w:sz="0" w:space="0" w:color="auto"/>
        <w:bottom w:val="none" w:sz="0" w:space="0" w:color="auto"/>
        <w:right w:val="none" w:sz="0" w:space="0" w:color="auto"/>
      </w:divBdr>
    </w:div>
    <w:div w:id="1934581084">
      <w:bodyDiv w:val="1"/>
      <w:marLeft w:val="0"/>
      <w:marRight w:val="0"/>
      <w:marTop w:val="0"/>
      <w:marBottom w:val="0"/>
      <w:divBdr>
        <w:top w:val="none" w:sz="0" w:space="0" w:color="auto"/>
        <w:left w:val="none" w:sz="0" w:space="0" w:color="auto"/>
        <w:bottom w:val="none" w:sz="0" w:space="0" w:color="auto"/>
        <w:right w:val="none" w:sz="0" w:space="0" w:color="auto"/>
      </w:divBdr>
      <w:divsChild>
        <w:div w:id="1066878936">
          <w:marLeft w:val="640"/>
          <w:marRight w:val="0"/>
          <w:marTop w:val="0"/>
          <w:marBottom w:val="0"/>
          <w:divBdr>
            <w:top w:val="none" w:sz="0" w:space="0" w:color="auto"/>
            <w:left w:val="none" w:sz="0" w:space="0" w:color="auto"/>
            <w:bottom w:val="none" w:sz="0" w:space="0" w:color="auto"/>
            <w:right w:val="none" w:sz="0" w:space="0" w:color="auto"/>
          </w:divBdr>
        </w:div>
        <w:div w:id="213126499">
          <w:marLeft w:val="640"/>
          <w:marRight w:val="0"/>
          <w:marTop w:val="0"/>
          <w:marBottom w:val="0"/>
          <w:divBdr>
            <w:top w:val="none" w:sz="0" w:space="0" w:color="auto"/>
            <w:left w:val="none" w:sz="0" w:space="0" w:color="auto"/>
            <w:bottom w:val="none" w:sz="0" w:space="0" w:color="auto"/>
            <w:right w:val="none" w:sz="0" w:space="0" w:color="auto"/>
          </w:divBdr>
        </w:div>
        <w:div w:id="1712269621">
          <w:marLeft w:val="640"/>
          <w:marRight w:val="0"/>
          <w:marTop w:val="0"/>
          <w:marBottom w:val="0"/>
          <w:divBdr>
            <w:top w:val="none" w:sz="0" w:space="0" w:color="auto"/>
            <w:left w:val="none" w:sz="0" w:space="0" w:color="auto"/>
            <w:bottom w:val="none" w:sz="0" w:space="0" w:color="auto"/>
            <w:right w:val="none" w:sz="0" w:space="0" w:color="auto"/>
          </w:divBdr>
        </w:div>
        <w:div w:id="1478374265">
          <w:marLeft w:val="640"/>
          <w:marRight w:val="0"/>
          <w:marTop w:val="0"/>
          <w:marBottom w:val="0"/>
          <w:divBdr>
            <w:top w:val="none" w:sz="0" w:space="0" w:color="auto"/>
            <w:left w:val="none" w:sz="0" w:space="0" w:color="auto"/>
            <w:bottom w:val="none" w:sz="0" w:space="0" w:color="auto"/>
            <w:right w:val="none" w:sz="0" w:space="0" w:color="auto"/>
          </w:divBdr>
        </w:div>
        <w:div w:id="1272318222">
          <w:marLeft w:val="640"/>
          <w:marRight w:val="0"/>
          <w:marTop w:val="0"/>
          <w:marBottom w:val="0"/>
          <w:divBdr>
            <w:top w:val="none" w:sz="0" w:space="0" w:color="auto"/>
            <w:left w:val="none" w:sz="0" w:space="0" w:color="auto"/>
            <w:bottom w:val="none" w:sz="0" w:space="0" w:color="auto"/>
            <w:right w:val="none" w:sz="0" w:space="0" w:color="auto"/>
          </w:divBdr>
        </w:div>
        <w:div w:id="2093429369">
          <w:marLeft w:val="640"/>
          <w:marRight w:val="0"/>
          <w:marTop w:val="0"/>
          <w:marBottom w:val="0"/>
          <w:divBdr>
            <w:top w:val="none" w:sz="0" w:space="0" w:color="auto"/>
            <w:left w:val="none" w:sz="0" w:space="0" w:color="auto"/>
            <w:bottom w:val="none" w:sz="0" w:space="0" w:color="auto"/>
            <w:right w:val="none" w:sz="0" w:space="0" w:color="auto"/>
          </w:divBdr>
        </w:div>
        <w:div w:id="2000574122">
          <w:marLeft w:val="640"/>
          <w:marRight w:val="0"/>
          <w:marTop w:val="0"/>
          <w:marBottom w:val="0"/>
          <w:divBdr>
            <w:top w:val="none" w:sz="0" w:space="0" w:color="auto"/>
            <w:left w:val="none" w:sz="0" w:space="0" w:color="auto"/>
            <w:bottom w:val="none" w:sz="0" w:space="0" w:color="auto"/>
            <w:right w:val="none" w:sz="0" w:space="0" w:color="auto"/>
          </w:divBdr>
        </w:div>
        <w:div w:id="876086208">
          <w:marLeft w:val="640"/>
          <w:marRight w:val="0"/>
          <w:marTop w:val="0"/>
          <w:marBottom w:val="0"/>
          <w:divBdr>
            <w:top w:val="none" w:sz="0" w:space="0" w:color="auto"/>
            <w:left w:val="none" w:sz="0" w:space="0" w:color="auto"/>
            <w:bottom w:val="none" w:sz="0" w:space="0" w:color="auto"/>
            <w:right w:val="none" w:sz="0" w:space="0" w:color="auto"/>
          </w:divBdr>
        </w:div>
        <w:div w:id="26495914">
          <w:marLeft w:val="640"/>
          <w:marRight w:val="0"/>
          <w:marTop w:val="0"/>
          <w:marBottom w:val="0"/>
          <w:divBdr>
            <w:top w:val="none" w:sz="0" w:space="0" w:color="auto"/>
            <w:left w:val="none" w:sz="0" w:space="0" w:color="auto"/>
            <w:bottom w:val="none" w:sz="0" w:space="0" w:color="auto"/>
            <w:right w:val="none" w:sz="0" w:space="0" w:color="auto"/>
          </w:divBdr>
        </w:div>
        <w:div w:id="1857621189">
          <w:marLeft w:val="640"/>
          <w:marRight w:val="0"/>
          <w:marTop w:val="0"/>
          <w:marBottom w:val="0"/>
          <w:divBdr>
            <w:top w:val="none" w:sz="0" w:space="0" w:color="auto"/>
            <w:left w:val="none" w:sz="0" w:space="0" w:color="auto"/>
            <w:bottom w:val="none" w:sz="0" w:space="0" w:color="auto"/>
            <w:right w:val="none" w:sz="0" w:space="0" w:color="auto"/>
          </w:divBdr>
        </w:div>
        <w:div w:id="1921522221">
          <w:marLeft w:val="640"/>
          <w:marRight w:val="0"/>
          <w:marTop w:val="0"/>
          <w:marBottom w:val="0"/>
          <w:divBdr>
            <w:top w:val="none" w:sz="0" w:space="0" w:color="auto"/>
            <w:left w:val="none" w:sz="0" w:space="0" w:color="auto"/>
            <w:bottom w:val="none" w:sz="0" w:space="0" w:color="auto"/>
            <w:right w:val="none" w:sz="0" w:space="0" w:color="auto"/>
          </w:divBdr>
        </w:div>
        <w:div w:id="59523546">
          <w:marLeft w:val="640"/>
          <w:marRight w:val="0"/>
          <w:marTop w:val="0"/>
          <w:marBottom w:val="0"/>
          <w:divBdr>
            <w:top w:val="none" w:sz="0" w:space="0" w:color="auto"/>
            <w:left w:val="none" w:sz="0" w:space="0" w:color="auto"/>
            <w:bottom w:val="none" w:sz="0" w:space="0" w:color="auto"/>
            <w:right w:val="none" w:sz="0" w:space="0" w:color="auto"/>
          </w:divBdr>
        </w:div>
        <w:div w:id="1834372137">
          <w:marLeft w:val="640"/>
          <w:marRight w:val="0"/>
          <w:marTop w:val="0"/>
          <w:marBottom w:val="0"/>
          <w:divBdr>
            <w:top w:val="none" w:sz="0" w:space="0" w:color="auto"/>
            <w:left w:val="none" w:sz="0" w:space="0" w:color="auto"/>
            <w:bottom w:val="none" w:sz="0" w:space="0" w:color="auto"/>
            <w:right w:val="none" w:sz="0" w:space="0" w:color="auto"/>
          </w:divBdr>
        </w:div>
        <w:div w:id="1822502372">
          <w:marLeft w:val="640"/>
          <w:marRight w:val="0"/>
          <w:marTop w:val="0"/>
          <w:marBottom w:val="0"/>
          <w:divBdr>
            <w:top w:val="none" w:sz="0" w:space="0" w:color="auto"/>
            <w:left w:val="none" w:sz="0" w:space="0" w:color="auto"/>
            <w:bottom w:val="none" w:sz="0" w:space="0" w:color="auto"/>
            <w:right w:val="none" w:sz="0" w:space="0" w:color="auto"/>
          </w:divBdr>
        </w:div>
        <w:div w:id="239601276">
          <w:marLeft w:val="640"/>
          <w:marRight w:val="0"/>
          <w:marTop w:val="0"/>
          <w:marBottom w:val="0"/>
          <w:divBdr>
            <w:top w:val="none" w:sz="0" w:space="0" w:color="auto"/>
            <w:left w:val="none" w:sz="0" w:space="0" w:color="auto"/>
            <w:bottom w:val="none" w:sz="0" w:space="0" w:color="auto"/>
            <w:right w:val="none" w:sz="0" w:space="0" w:color="auto"/>
          </w:divBdr>
        </w:div>
        <w:div w:id="780686622">
          <w:marLeft w:val="640"/>
          <w:marRight w:val="0"/>
          <w:marTop w:val="0"/>
          <w:marBottom w:val="0"/>
          <w:divBdr>
            <w:top w:val="none" w:sz="0" w:space="0" w:color="auto"/>
            <w:left w:val="none" w:sz="0" w:space="0" w:color="auto"/>
            <w:bottom w:val="none" w:sz="0" w:space="0" w:color="auto"/>
            <w:right w:val="none" w:sz="0" w:space="0" w:color="auto"/>
          </w:divBdr>
        </w:div>
        <w:div w:id="1051617048">
          <w:marLeft w:val="640"/>
          <w:marRight w:val="0"/>
          <w:marTop w:val="0"/>
          <w:marBottom w:val="0"/>
          <w:divBdr>
            <w:top w:val="none" w:sz="0" w:space="0" w:color="auto"/>
            <w:left w:val="none" w:sz="0" w:space="0" w:color="auto"/>
            <w:bottom w:val="none" w:sz="0" w:space="0" w:color="auto"/>
            <w:right w:val="none" w:sz="0" w:space="0" w:color="auto"/>
          </w:divBdr>
        </w:div>
        <w:div w:id="52512076">
          <w:marLeft w:val="640"/>
          <w:marRight w:val="0"/>
          <w:marTop w:val="0"/>
          <w:marBottom w:val="0"/>
          <w:divBdr>
            <w:top w:val="none" w:sz="0" w:space="0" w:color="auto"/>
            <w:left w:val="none" w:sz="0" w:space="0" w:color="auto"/>
            <w:bottom w:val="none" w:sz="0" w:space="0" w:color="auto"/>
            <w:right w:val="none" w:sz="0" w:space="0" w:color="auto"/>
          </w:divBdr>
        </w:div>
        <w:div w:id="662319423">
          <w:marLeft w:val="640"/>
          <w:marRight w:val="0"/>
          <w:marTop w:val="0"/>
          <w:marBottom w:val="0"/>
          <w:divBdr>
            <w:top w:val="none" w:sz="0" w:space="0" w:color="auto"/>
            <w:left w:val="none" w:sz="0" w:space="0" w:color="auto"/>
            <w:bottom w:val="none" w:sz="0" w:space="0" w:color="auto"/>
            <w:right w:val="none" w:sz="0" w:space="0" w:color="auto"/>
          </w:divBdr>
        </w:div>
        <w:div w:id="416172281">
          <w:marLeft w:val="640"/>
          <w:marRight w:val="0"/>
          <w:marTop w:val="0"/>
          <w:marBottom w:val="0"/>
          <w:divBdr>
            <w:top w:val="none" w:sz="0" w:space="0" w:color="auto"/>
            <w:left w:val="none" w:sz="0" w:space="0" w:color="auto"/>
            <w:bottom w:val="none" w:sz="0" w:space="0" w:color="auto"/>
            <w:right w:val="none" w:sz="0" w:space="0" w:color="auto"/>
          </w:divBdr>
        </w:div>
        <w:div w:id="1975213676">
          <w:marLeft w:val="640"/>
          <w:marRight w:val="0"/>
          <w:marTop w:val="0"/>
          <w:marBottom w:val="0"/>
          <w:divBdr>
            <w:top w:val="none" w:sz="0" w:space="0" w:color="auto"/>
            <w:left w:val="none" w:sz="0" w:space="0" w:color="auto"/>
            <w:bottom w:val="none" w:sz="0" w:space="0" w:color="auto"/>
            <w:right w:val="none" w:sz="0" w:space="0" w:color="auto"/>
          </w:divBdr>
        </w:div>
        <w:div w:id="1381245511">
          <w:marLeft w:val="640"/>
          <w:marRight w:val="0"/>
          <w:marTop w:val="0"/>
          <w:marBottom w:val="0"/>
          <w:divBdr>
            <w:top w:val="none" w:sz="0" w:space="0" w:color="auto"/>
            <w:left w:val="none" w:sz="0" w:space="0" w:color="auto"/>
            <w:bottom w:val="none" w:sz="0" w:space="0" w:color="auto"/>
            <w:right w:val="none" w:sz="0" w:space="0" w:color="auto"/>
          </w:divBdr>
        </w:div>
        <w:div w:id="1822500580">
          <w:marLeft w:val="640"/>
          <w:marRight w:val="0"/>
          <w:marTop w:val="0"/>
          <w:marBottom w:val="0"/>
          <w:divBdr>
            <w:top w:val="none" w:sz="0" w:space="0" w:color="auto"/>
            <w:left w:val="none" w:sz="0" w:space="0" w:color="auto"/>
            <w:bottom w:val="none" w:sz="0" w:space="0" w:color="auto"/>
            <w:right w:val="none" w:sz="0" w:space="0" w:color="auto"/>
          </w:divBdr>
        </w:div>
        <w:div w:id="806972605">
          <w:marLeft w:val="640"/>
          <w:marRight w:val="0"/>
          <w:marTop w:val="0"/>
          <w:marBottom w:val="0"/>
          <w:divBdr>
            <w:top w:val="none" w:sz="0" w:space="0" w:color="auto"/>
            <w:left w:val="none" w:sz="0" w:space="0" w:color="auto"/>
            <w:bottom w:val="none" w:sz="0" w:space="0" w:color="auto"/>
            <w:right w:val="none" w:sz="0" w:space="0" w:color="auto"/>
          </w:divBdr>
        </w:div>
        <w:div w:id="801386391">
          <w:marLeft w:val="640"/>
          <w:marRight w:val="0"/>
          <w:marTop w:val="0"/>
          <w:marBottom w:val="0"/>
          <w:divBdr>
            <w:top w:val="none" w:sz="0" w:space="0" w:color="auto"/>
            <w:left w:val="none" w:sz="0" w:space="0" w:color="auto"/>
            <w:bottom w:val="none" w:sz="0" w:space="0" w:color="auto"/>
            <w:right w:val="none" w:sz="0" w:space="0" w:color="auto"/>
          </w:divBdr>
        </w:div>
        <w:div w:id="755171406">
          <w:marLeft w:val="640"/>
          <w:marRight w:val="0"/>
          <w:marTop w:val="0"/>
          <w:marBottom w:val="0"/>
          <w:divBdr>
            <w:top w:val="none" w:sz="0" w:space="0" w:color="auto"/>
            <w:left w:val="none" w:sz="0" w:space="0" w:color="auto"/>
            <w:bottom w:val="none" w:sz="0" w:space="0" w:color="auto"/>
            <w:right w:val="none" w:sz="0" w:space="0" w:color="auto"/>
          </w:divBdr>
        </w:div>
        <w:div w:id="400446491">
          <w:marLeft w:val="640"/>
          <w:marRight w:val="0"/>
          <w:marTop w:val="0"/>
          <w:marBottom w:val="0"/>
          <w:divBdr>
            <w:top w:val="none" w:sz="0" w:space="0" w:color="auto"/>
            <w:left w:val="none" w:sz="0" w:space="0" w:color="auto"/>
            <w:bottom w:val="none" w:sz="0" w:space="0" w:color="auto"/>
            <w:right w:val="none" w:sz="0" w:space="0" w:color="auto"/>
          </w:divBdr>
        </w:div>
        <w:div w:id="2101103571">
          <w:marLeft w:val="640"/>
          <w:marRight w:val="0"/>
          <w:marTop w:val="0"/>
          <w:marBottom w:val="0"/>
          <w:divBdr>
            <w:top w:val="none" w:sz="0" w:space="0" w:color="auto"/>
            <w:left w:val="none" w:sz="0" w:space="0" w:color="auto"/>
            <w:bottom w:val="none" w:sz="0" w:space="0" w:color="auto"/>
            <w:right w:val="none" w:sz="0" w:space="0" w:color="auto"/>
          </w:divBdr>
        </w:div>
        <w:div w:id="660038977">
          <w:marLeft w:val="640"/>
          <w:marRight w:val="0"/>
          <w:marTop w:val="0"/>
          <w:marBottom w:val="0"/>
          <w:divBdr>
            <w:top w:val="none" w:sz="0" w:space="0" w:color="auto"/>
            <w:left w:val="none" w:sz="0" w:space="0" w:color="auto"/>
            <w:bottom w:val="none" w:sz="0" w:space="0" w:color="auto"/>
            <w:right w:val="none" w:sz="0" w:space="0" w:color="auto"/>
          </w:divBdr>
        </w:div>
        <w:div w:id="935746832">
          <w:marLeft w:val="640"/>
          <w:marRight w:val="0"/>
          <w:marTop w:val="0"/>
          <w:marBottom w:val="0"/>
          <w:divBdr>
            <w:top w:val="none" w:sz="0" w:space="0" w:color="auto"/>
            <w:left w:val="none" w:sz="0" w:space="0" w:color="auto"/>
            <w:bottom w:val="none" w:sz="0" w:space="0" w:color="auto"/>
            <w:right w:val="none" w:sz="0" w:space="0" w:color="auto"/>
          </w:divBdr>
        </w:div>
        <w:div w:id="1460612197">
          <w:marLeft w:val="640"/>
          <w:marRight w:val="0"/>
          <w:marTop w:val="0"/>
          <w:marBottom w:val="0"/>
          <w:divBdr>
            <w:top w:val="none" w:sz="0" w:space="0" w:color="auto"/>
            <w:left w:val="none" w:sz="0" w:space="0" w:color="auto"/>
            <w:bottom w:val="none" w:sz="0" w:space="0" w:color="auto"/>
            <w:right w:val="none" w:sz="0" w:space="0" w:color="auto"/>
          </w:divBdr>
        </w:div>
        <w:div w:id="1228807186">
          <w:marLeft w:val="640"/>
          <w:marRight w:val="0"/>
          <w:marTop w:val="0"/>
          <w:marBottom w:val="0"/>
          <w:divBdr>
            <w:top w:val="none" w:sz="0" w:space="0" w:color="auto"/>
            <w:left w:val="none" w:sz="0" w:space="0" w:color="auto"/>
            <w:bottom w:val="none" w:sz="0" w:space="0" w:color="auto"/>
            <w:right w:val="none" w:sz="0" w:space="0" w:color="auto"/>
          </w:divBdr>
        </w:div>
        <w:div w:id="479199325">
          <w:marLeft w:val="640"/>
          <w:marRight w:val="0"/>
          <w:marTop w:val="0"/>
          <w:marBottom w:val="0"/>
          <w:divBdr>
            <w:top w:val="none" w:sz="0" w:space="0" w:color="auto"/>
            <w:left w:val="none" w:sz="0" w:space="0" w:color="auto"/>
            <w:bottom w:val="none" w:sz="0" w:space="0" w:color="auto"/>
            <w:right w:val="none" w:sz="0" w:space="0" w:color="auto"/>
          </w:divBdr>
        </w:div>
        <w:div w:id="1401443150">
          <w:marLeft w:val="640"/>
          <w:marRight w:val="0"/>
          <w:marTop w:val="0"/>
          <w:marBottom w:val="0"/>
          <w:divBdr>
            <w:top w:val="none" w:sz="0" w:space="0" w:color="auto"/>
            <w:left w:val="none" w:sz="0" w:space="0" w:color="auto"/>
            <w:bottom w:val="none" w:sz="0" w:space="0" w:color="auto"/>
            <w:right w:val="none" w:sz="0" w:space="0" w:color="auto"/>
          </w:divBdr>
        </w:div>
        <w:div w:id="533228033">
          <w:marLeft w:val="640"/>
          <w:marRight w:val="0"/>
          <w:marTop w:val="0"/>
          <w:marBottom w:val="0"/>
          <w:divBdr>
            <w:top w:val="none" w:sz="0" w:space="0" w:color="auto"/>
            <w:left w:val="none" w:sz="0" w:space="0" w:color="auto"/>
            <w:bottom w:val="none" w:sz="0" w:space="0" w:color="auto"/>
            <w:right w:val="none" w:sz="0" w:space="0" w:color="auto"/>
          </w:divBdr>
        </w:div>
        <w:div w:id="1721201945">
          <w:marLeft w:val="640"/>
          <w:marRight w:val="0"/>
          <w:marTop w:val="0"/>
          <w:marBottom w:val="0"/>
          <w:divBdr>
            <w:top w:val="none" w:sz="0" w:space="0" w:color="auto"/>
            <w:left w:val="none" w:sz="0" w:space="0" w:color="auto"/>
            <w:bottom w:val="none" w:sz="0" w:space="0" w:color="auto"/>
            <w:right w:val="none" w:sz="0" w:space="0" w:color="auto"/>
          </w:divBdr>
        </w:div>
        <w:div w:id="1853565356">
          <w:marLeft w:val="640"/>
          <w:marRight w:val="0"/>
          <w:marTop w:val="0"/>
          <w:marBottom w:val="0"/>
          <w:divBdr>
            <w:top w:val="none" w:sz="0" w:space="0" w:color="auto"/>
            <w:left w:val="none" w:sz="0" w:space="0" w:color="auto"/>
            <w:bottom w:val="none" w:sz="0" w:space="0" w:color="auto"/>
            <w:right w:val="none" w:sz="0" w:space="0" w:color="auto"/>
          </w:divBdr>
        </w:div>
        <w:div w:id="426733942">
          <w:marLeft w:val="640"/>
          <w:marRight w:val="0"/>
          <w:marTop w:val="0"/>
          <w:marBottom w:val="0"/>
          <w:divBdr>
            <w:top w:val="none" w:sz="0" w:space="0" w:color="auto"/>
            <w:left w:val="none" w:sz="0" w:space="0" w:color="auto"/>
            <w:bottom w:val="none" w:sz="0" w:space="0" w:color="auto"/>
            <w:right w:val="none" w:sz="0" w:space="0" w:color="auto"/>
          </w:divBdr>
        </w:div>
        <w:div w:id="915936478">
          <w:marLeft w:val="640"/>
          <w:marRight w:val="0"/>
          <w:marTop w:val="0"/>
          <w:marBottom w:val="0"/>
          <w:divBdr>
            <w:top w:val="none" w:sz="0" w:space="0" w:color="auto"/>
            <w:left w:val="none" w:sz="0" w:space="0" w:color="auto"/>
            <w:bottom w:val="none" w:sz="0" w:space="0" w:color="auto"/>
            <w:right w:val="none" w:sz="0" w:space="0" w:color="auto"/>
          </w:divBdr>
        </w:div>
        <w:div w:id="1971471143">
          <w:marLeft w:val="640"/>
          <w:marRight w:val="0"/>
          <w:marTop w:val="0"/>
          <w:marBottom w:val="0"/>
          <w:divBdr>
            <w:top w:val="none" w:sz="0" w:space="0" w:color="auto"/>
            <w:left w:val="none" w:sz="0" w:space="0" w:color="auto"/>
            <w:bottom w:val="none" w:sz="0" w:space="0" w:color="auto"/>
            <w:right w:val="none" w:sz="0" w:space="0" w:color="auto"/>
          </w:divBdr>
        </w:div>
        <w:div w:id="137966203">
          <w:marLeft w:val="640"/>
          <w:marRight w:val="0"/>
          <w:marTop w:val="0"/>
          <w:marBottom w:val="0"/>
          <w:divBdr>
            <w:top w:val="none" w:sz="0" w:space="0" w:color="auto"/>
            <w:left w:val="none" w:sz="0" w:space="0" w:color="auto"/>
            <w:bottom w:val="none" w:sz="0" w:space="0" w:color="auto"/>
            <w:right w:val="none" w:sz="0" w:space="0" w:color="auto"/>
          </w:divBdr>
        </w:div>
      </w:divsChild>
    </w:div>
    <w:div w:id="1936089602">
      <w:bodyDiv w:val="1"/>
      <w:marLeft w:val="0"/>
      <w:marRight w:val="0"/>
      <w:marTop w:val="0"/>
      <w:marBottom w:val="0"/>
      <w:divBdr>
        <w:top w:val="none" w:sz="0" w:space="0" w:color="auto"/>
        <w:left w:val="none" w:sz="0" w:space="0" w:color="auto"/>
        <w:bottom w:val="none" w:sz="0" w:space="0" w:color="auto"/>
        <w:right w:val="none" w:sz="0" w:space="0" w:color="auto"/>
      </w:divBdr>
      <w:divsChild>
        <w:div w:id="2011055591">
          <w:marLeft w:val="640"/>
          <w:marRight w:val="0"/>
          <w:marTop w:val="0"/>
          <w:marBottom w:val="0"/>
          <w:divBdr>
            <w:top w:val="none" w:sz="0" w:space="0" w:color="auto"/>
            <w:left w:val="none" w:sz="0" w:space="0" w:color="auto"/>
            <w:bottom w:val="none" w:sz="0" w:space="0" w:color="auto"/>
            <w:right w:val="none" w:sz="0" w:space="0" w:color="auto"/>
          </w:divBdr>
        </w:div>
        <w:div w:id="1695882565">
          <w:marLeft w:val="640"/>
          <w:marRight w:val="0"/>
          <w:marTop w:val="0"/>
          <w:marBottom w:val="0"/>
          <w:divBdr>
            <w:top w:val="none" w:sz="0" w:space="0" w:color="auto"/>
            <w:left w:val="none" w:sz="0" w:space="0" w:color="auto"/>
            <w:bottom w:val="none" w:sz="0" w:space="0" w:color="auto"/>
            <w:right w:val="none" w:sz="0" w:space="0" w:color="auto"/>
          </w:divBdr>
        </w:div>
        <w:div w:id="882055593">
          <w:marLeft w:val="640"/>
          <w:marRight w:val="0"/>
          <w:marTop w:val="0"/>
          <w:marBottom w:val="0"/>
          <w:divBdr>
            <w:top w:val="none" w:sz="0" w:space="0" w:color="auto"/>
            <w:left w:val="none" w:sz="0" w:space="0" w:color="auto"/>
            <w:bottom w:val="none" w:sz="0" w:space="0" w:color="auto"/>
            <w:right w:val="none" w:sz="0" w:space="0" w:color="auto"/>
          </w:divBdr>
        </w:div>
        <w:div w:id="1380276325">
          <w:marLeft w:val="640"/>
          <w:marRight w:val="0"/>
          <w:marTop w:val="0"/>
          <w:marBottom w:val="0"/>
          <w:divBdr>
            <w:top w:val="none" w:sz="0" w:space="0" w:color="auto"/>
            <w:left w:val="none" w:sz="0" w:space="0" w:color="auto"/>
            <w:bottom w:val="none" w:sz="0" w:space="0" w:color="auto"/>
            <w:right w:val="none" w:sz="0" w:space="0" w:color="auto"/>
          </w:divBdr>
        </w:div>
        <w:div w:id="1792166684">
          <w:marLeft w:val="640"/>
          <w:marRight w:val="0"/>
          <w:marTop w:val="0"/>
          <w:marBottom w:val="0"/>
          <w:divBdr>
            <w:top w:val="none" w:sz="0" w:space="0" w:color="auto"/>
            <w:left w:val="none" w:sz="0" w:space="0" w:color="auto"/>
            <w:bottom w:val="none" w:sz="0" w:space="0" w:color="auto"/>
            <w:right w:val="none" w:sz="0" w:space="0" w:color="auto"/>
          </w:divBdr>
        </w:div>
        <w:div w:id="1501966473">
          <w:marLeft w:val="640"/>
          <w:marRight w:val="0"/>
          <w:marTop w:val="0"/>
          <w:marBottom w:val="0"/>
          <w:divBdr>
            <w:top w:val="none" w:sz="0" w:space="0" w:color="auto"/>
            <w:left w:val="none" w:sz="0" w:space="0" w:color="auto"/>
            <w:bottom w:val="none" w:sz="0" w:space="0" w:color="auto"/>
            <w:right w:val="none" w:sz="0" w:space="0" w:color="auto"/>
          </w:divBdr>
        </w:div>
        <w:div w:id="709643704">
          <w:marLeft w:val="640"/>
          <w:marRight w:val="0"/>
          <w:marTop w:val="0"/>
          <w:marBottom w:val="0"/>
          <w:divBdr>
            <w:top w:val="none" w:sz="0" w:space="0" w:color="auto"/>
            <w:left w:val="none" w:sz="0" w:space="0" w:color="auto"/>
            <w:bottom w:val="none" w:sz="0" w:space="0" w:color="auto"/>
            <w:right w:val="none" w:sz="0" w:space="0" w:color="auto"/>
          </w:divBdr>
        </w:div>
        <w:div w:id="864824905">
          <w:marLeft w:val="640"/>
          <w:marRight w:val="0"/>
          <w:marTop w:val="0"/>
          <w:marBottom w:val="0"/>
          <w:divBdr>
            <w:top w:val="none" w:sz="0" w:space="0" w:color="auto"/>
            <w:left w:val="none" w:sz="0" w:space="0" w:color="auto"/>
            <w:bottom w:val="none" w:sz="0" w:space="0" w:color="auto"/>
            <w:right w:val="none" w:sz="0" w:space="0" w:color="auto"/>
          </w:divBdr>
        </w:div>
        <w:div w:id="378633085">
          <w:marLeft w:val="640"/>
          <w:marRight w:val="0"/>
          <w:marTop w:val="0"/>
          <w:marBottom w:val="0"/>
          <w:divBdr>
            <w:top w:val="none" w:sz="0" w:space="0" w:color="auto"/>
            <w:left w:val="none" w:sz="0" w:space="0" w:color="auto"/>
            <w:bottom w:val="none" w:sz="0" w:space="0" w:color="auto"/>
            <w:right w:val="none" w:sz="0" w:space="0" w:color="auto"/>
          </w:divBdr>
        </w:div>
        <w:div w:id="2084640435">
          <w:marLeft w:val="640"/>
          <w:marRight w:val="0"/>
          <w:marTop w:val="0"/>
          <w:marBottom w:val="0"/>
          <w:divBdr>
            <w:top w:val="none" w:sz="0" w:space="0" w:color="auto"/>
            <w:left w:val="none" w:sz="0" w:space="0" w:color="auto"/>
            <w:bottom w:val="none" w:sz="0" w:space="0" w:color="auto"/>
            <w:right w:val="none" w:sz="0" w:space="0" w:color="auto"/>
          </w:divBdr>
        </w:div>
        <w:div w:id="1645811489">
          <w:marLeft w:val="640"/>
          <w:marRight w:val="0"/>
          <w:marTop w:val="0"/>
          <w:marBottom w:val="0"/>
          <w:divBdr>
            <w:top w:val="none" w:sz="0" w:space="0" w:color="auto"/>
            <w:left w:val="none" w:sz="0" w:space="0" w:color="auto"/>
            <w:bottom w:val="none" w:sz="0" w:space="0" w:color="auto"/>
            <w:right w:val="none" w:sz="0" w:space="0" w:color="auto"/>
          </w:divBdr>
        </w:div>
        <w:div w:id="1815635924">
          <w:marLeft w:val="640"/>
          <w:marRight w:val="0"/>
          <w:marTop w:val="0"/>
          <w:marBottom w:val="0"/>
          <w:divBdr>
            <w:top w:val="none" w:sz="0" w:space="0" w:color="auto"/>
            <w:left w:val="none" w:sz="0" w:space="0" w:color="auto"/>
            <w:bottom w:val="none" w:sz="0" w:space="0" w:color="auto"/>
            <w:right w:val="none" w:sz="0" w:space="0" w:color="auto"/>
          </w:divBdr>
        </w:div>
        <w:div w:id="467016717">
          <w:marLeft w:val="640"/>
          <w:marRight w:val="0"/>
          <w:marTop w:val="0"/>
          <w:marBottom w:val="0"/>
          <w:divBdr>
            <w:top w:val="none" w:sz="0" w:space="0" w:color="auto"/>
            <w:left w:val="none" w:sz="0" w:space="0" w:color="auto"/>
            <w:bottom w:val="none" w:sz="0" w:space="0" w:color="auto"/>
            <w:right w:val="none" w:sz="0" w:space="0" w:color="auto"/>
          </w:divBdr>
        </w:div>
        <w:div w:id="1485196971">
          <w:marLeft w:val="640"/>
          <w:marRight w:val="0"/>
          <w:marTop w:val="0"/>
          <w:marBottom w:val="0"/>
          <w:divBdr>
            <w:top w:val="none" w:sz="0" w:space="0" w:color="auto"/>
            <w:left w:val="none" w:sz="0" w:space="0" w:color="auto"/>
            <w:bottom w:val="none" w:sz="0" w:space="0" w:color="auto"/>
            <w:right w:val="none" w:sz="0" w:space="0" w:color="auto"/>
          </w:divBdr>
        </w:div>
        <w:div w:id="735124469">
          <w:marLeft w:val="640"/>
          <w:marRight w:val="0"/>
          <w:marTop w:val="0"/>
          <w:marBottom w:val="0"/>
          <w:divBdr>
            <w:top w:val="none" w:sz="0" w:space="0" w:color="auto"/>
            <w:left w:val="none" w:sz="0" w:space="0" w:color="auto"/>
            <w:bottom w:val="none" w:sz="0" w:space="0" w:color="auto"/>
            <w:right w:val="none" w:sz="0" w:space="0" w:color="auto"/>
          </w:divBdr>
        </w:div>
        <w:div w:id="170612673">
          <w:marLeft w:val="640"/>
          <w:marRight w:val="0"/>
          <w:marTop w:val="0"/>
          <w:marBottom w:val="0"/>
          <w:divBdr>
            <w:top w:val="none" w:sz="0" w:space="0" w:color="auto"/>
            <w:left w:val="none" w:sz="0" w:space="0" w:color="auto"/>
            <w:bottom w:val="none" w:sz="0" w:space="0" w:color="auto"/>
            <w:right w:val="none" w:sz="0" w:space="0" w:color="auto"/>
          </w:divBdr>
        </w:div>
        <w:div w:id="1356535802">
          <w:marLeft w:val="640"/>
          <w:marRight w:val="0"/>
          <w:marTop w:val="0"/>
          <w:marBottom w:val="0"/>
          <w:divBdr>
            <w:top w:val="none" w:sz="0" w:space="0" w:color="auto"/>
            <w:left w:val="none" w:sz="0" w:space="0" w:color="auto"/>
            <w:bottom w:val="none" w:sz="0" w:space="0" w:color="auto"/>
            <w:right w:val="none" w:sz="0" w:space="0" w:color="auto"/>
          </w:divBdr>
        </w:div>
        <w:div w:id="1851916966">
          <w:marLeft w:val="640"/>
          <w:marRight w:val="0"/>
          <w:marTop w:val="0"/>
          <w:marBottom w:val="0"/>
          <w:divBdr>
            <w:top w:val="none" w:sz="0" w:space="0" w:color="auto"/>
            <w:left w:val="none" w:sz="0" w:space="0" w:color="auto"/>
            <w:bottom w:val="none" w:sz="0" w:space="0" w:color="auto"/>
            <w:right w:val="none" w:sz="0" w:space="0" w:color="auto"/>
          </w:divBdr>
        </w:div>
        <w:div w:id="1641183739">
          <w:marLeft w:val="640"/>
          <w:marRight w:val="0"/>
          <w:marTop w:val="0"/>
          <w:marBottom w:val="0"/>
          <w:divBdr>
            <w:top w:val="none" w:sz="0" w:space="0" w:color="auto"/>
            <w:left w:val="none" w:sz="0" w:space="0" w:color="auto"/>
            <w:bottom w:val="none" w:sz="0" w:space="0" w:color="auto"/>
            <w:right w:val="none" w:sz="0" w:space="0" w:color="auto"/>
          </w:divBdr>
        </w:div>
        <w:div w:id="1666086454">
          <w:marLeft w:val="640"/>
          <w:marRight w:val="0"/>
          <w:marTop w:val="0"/>
          <w:marBottom w:val="0"/>
          <w:divBdr>
            <w:top w:val="none" w:sz="0" w:space="0" w:color="auto"/>
            <w:left w:val="none" w:sz="0" w:space="0" w:color="auto"/>
            <w:bottom w:val="none" w:sz="0" w:space="0" w:color="auto"/>
            <w:right w:val="none" w:sz="0" w:space="0" w:color="auto"/>
          </w:divBdr>
        </w:div>
        <w:div w:id="718557436">
          <w:marLeft w:val="640"/>
          <w:marRight w:val="0"/>
          <w:marTop w:val="0"/>
          <w:marBottom w:val="0"/>
          <w:divBdr>
            <w:top w:val="none" w:sz="0" w:space="0" w:color="auto"/>
            <w:left w:val="none" w:sz="0" w:space="0" w:color="auto"/>
            <w:bottom w:val="none" w:sz="0" w:space="0" w:color="auto"/>
            <w:right w:val="none" w:sz="0" w:space="0" w:color="auto"/>
          </w:divBdr>
        </w:div>
        <w:div w:id="651449512">
          <w:marLeft w:val="640"/>
          <w:marRight w:val="0"/>
          <w:marTop w:val="0"/>
          <w:marBottom w:val="0"/>
          <w:divBdr>
            <w:top w:val="none" w:sz="0" w:space="0" w:color="auto"/>
            <w:left w:val="none" w:sz="0" w:space="0" w:color="auto"/>
            <w:bottom w:val="none" w:sz="0" w:space="0" w:color="auto"/>
            <w:right w:val="none" w:sz="0" w:space="0" w:color="auto"/>
          </w:divBdr>
        </w:div>
        <w:div w:id="1235048984">
          <w:marLeft w:val="640"/>
          <w:marRight w:val="0"/>
          <w:marTop w:val="0"/>
          <w:marBottom w:val="0"/>
          <w:divBdr>
            <w:top w:val="none" w:sz="0" w:space="0" w:color="auto"/>
            <w:left w:val="none" w:sz="0" w:space="0" w:color="auto"/>
            <w:bottom w:val="none" w:sz="0" w:space="0" w:color="auto"/>
            <w:right w:val="none" w:sz="0" w:space="0" w:color="auto"/>
          </w:divBdr>
        </w:div>
        <w:div w:id="800004142">
          <w:marLeft w:val="640"/>
          <w:marRight w:val="0"/>
          <w:marTop w:val="0"/>
          <w:marBottom w:val="0"/>
          <w:divBdr>
            <w:top w:val="none" w:sz="0" w:space="0" w:color="auto"/>
            <w:left w:val="none" w:sz="0" w:space="0" w:color="auto"/>
            <w:bottom w:val="none" w:sz="0" w:space="0" w:color="auto"/>
            <w:right w:val="none" w:sz="0" w:space="0" w:color="auto"/>
          </w:divBdr>
        </w:div>
        <w:div w:id="1528447124">
          <w:marLeft w:val="640"/>
          <w:marRight w:val="0"/>
          <w:marTop w:val="0"/>
          <w:marBottom w:val="0"/>
          <w:divBdr>
            <w:top w:val="none" w:sz="0" w:space="0" w:color="auto"/>
            <w:left w:val="none" w:sz="0" w:space="0" w:color="auto"/>
            <w:bottom w:val="none" w:sz="0" w:space="0" w:color="auto"/>
            <w:right w:val="none" w:sz="0" w:space="0" w:color="auto"/>
          </w:divBdr>
        </w:div>
        <w:div w:id="392781630">
          <w:marLeft w:val="640"/>
          <w:marRight w:val="0"/>
          <w:marTop w:val="0"/>
          <w:marBottom w:val="0"/>
          <w:divBdr>
            <w:top w:val="none" w:sz="0" w:space="0" w:color="auto"/>
            <w:left w:val="none" w:sz="0" w:space="0" w:color="auto"/>
            <w:bottom w:val="none" w:sz="0" w:space="0" w:color="auto"/>
            <w:right w:val="none" w:sz="0" w:space="0" w:color="auto"/>
          </w:divBdr>
        </w:div>
        <w:div w:id="2075926138">
          <w:marLeft w:val="640"/>
          <w:marRight w:val="0"/>
          <w:marTop w:val="0"/>
          <w:marBottom w:val="0"/>
          <w:divBdr>
            <w:top w:val="none" w:sz="0" w:space="0" w:color="auto"/>
            <w:left w:val="none" w:sz="0" w:space="0" w:color="auto"/>
            <w:bottom w:val="none" w:sz="0" w:space="0" w:color="auto"/>
            <w:right w:val="none" w:sz="0" w:space="0" w:color="auto"/>
          </w:divBdr>
        </w:div>
        <w:div w:id="234440688">
          <w:marLeft w:val="640"/>
          <w:marRight w:val="0"/>
          <w:marTop w:val="0"/>
          <w:marBottom w:val="0"/>
          <w:divBdr>
            <w:top w:val="none" w:sz="0" w:space="0" w:color="auto"/>
            <w:left w:val="none" w:sz="0" w:space="0" w:color="auto"/>
            <w:bottom w:val="none" w:sz="0" w:space="0" w:color="auto"/>
            <w:right w:val="none" w:sz="0" w:space="0" w:color="auto"/>
          </w:divBdr>
        </w:div>
        <w:div w:id="585072409">
          <w:marLeft w:val="640"/>
          <w:marRight w:val="0"/>
          <w:marTop w:val="0"/>
          <w:marBottom w:val="0"/>
          <w:divBdr>
            <w:top w:val="none" w:sz="0" w:space="0" w:color="auto"/>
            <w:left w:val="none" w:sz="0" w:space="0" w:color="auto"/>
            <w:bottom w:val="none" w:sz="0" w:space="0" w:color="auto"/>
            <w:right w:val="none" w:sz="0" w:space="0" w:color="auto"/>
          </w:divBdr>
        </w:div>
        <w:div w:id="415825972">
          <w:marLeft w:val="640"/>
          <w:marRight w:val="0"/>
          <w:marTop w:val="0"/>
          <w:marBottom w:val="0"/>
          <w:divBdr>
            <w:top w:val="none" w:sz="0" w:space="0" w:color="auto"/>
            <w:left w:val="none" w:sz="0" w:space="0" w:color="auto"/>
            <w:bottom w:val="none" w:sz="0" w:space="0" w:color="auto"/>
            <w:right w:val="none" w:sz="0" w:space="0" w:color="auto"/>
          </w:divBdr>
        </w:div>
        <w:div w:id="933707432">
          <w:marLeft w:val="640"/>
          <w:marRight w:val="0"/>
          <w:marTop w:val="0"/>
          <w:marBottom w:val="0"/>
          <w:divBdr>
            <w:top w:val="none" w:sz="0" w:space="0" w:color="auto"/>
            <w:left w:val="none" w:sz="0" w:space="0" w:color="auto"/>
            <w:bottom w:val="none" w:sz="0" w:space="0" w:color="auto"/>
            <w:right w:val="none" w:sz="0" w:space="0" w:color="auto"/>
          </w:divBdr>
        </w:div>
        <w:div w:id="709916482">
          <w:marLeft w:val="640"/>
          <w:marRight w:val="0"/>
          <w:marTop w:val="0"/>
          <w:marBottom w:val="0"/>
          <w:divBdr>
            <w:top w:val="none" w:sz="0" w:space="0" w:color="auto"/>
            <w:left w:val="none" w:sz="0" w:space="0" w:color="auto"/>
            <w:bottom w:val="none" w:sz="0" w:space="0" w:color="auto"/>
            <w:right w:val="none" w:sz="0" w:space="0" w:color="auto"/>
          </w:divBdr>
        </w:div>
        <w:div w:id="597257298">
          <w:marLeft w:val="640"/>
          <w:marRight w:val="0"/>
          <w:marTop w:val="0"/>
          <w:marBottom w:val="0"/>
          <w:divBdr>
            <w:top w:val="none" w:sz="0" w:space="0" w:color="auto"/>
            <w:left w:val="none" w:sz="0" w:space="0" w:color="auto"/>
            <w:bottom w:val="none" w:sz="0" w:space="0" w:color="auto"/>
            <w:right w:val="none" w:sz="0" w:space="0" w:color="auto"/>
          </w:divBdr>
        </w:div>
        <w:div w:id="1887717217">
          <w:marLeft w:val="640"/>
          <w:marRight w:val="0"/>
          <w:marTop w:val="0"/>
          <w:marBottom w:val="0"/>
          <w:divBdr>
            <w:top w:val="none" w:sz="0" w:space="0" w:color="auto"/>
            <w:left w:val="none" w:sz="0" w:space="0" w:color="auto"/>
            <w:bottom w:val="none" w:sz="0" w:space="0" w:color="auto"/>
            <w:right w:val="none" w:sz="0" w:space="0" w:color="auto"/>
          </w:divBdr>
        </w:div>
        <w:div w:id="1548642887">
          <w:marLeft w:val="640"/>
          <w:marRight w:val="0"/>
          <w:marTop w:val="0"/>
          <w:marBottom w:val="0"/>
          <w:divBdr>
            <w:top w:val="none" w:sz="0" w:space="0" w:color="auto"/>
            <w:left w:val="none" w:sz="0" w:space="0" w:color="auto"/>
            <w:bottom w:val="none" w:sz="0" w:space="0" w:color="auto"/>
            <w:right w:val="none" w:sz="0" w:space="0" w:color="auto"/>
          </w:divBdr>
        </w:div>
        <w:div w:id="869413201">
          <w:marLeft w:val="640"/>
          <w:marRight w:val="0"/>
          <w:marTop w:val="0"/>
          <w:marBottom w:val="0"/>
          <w:divBdr>
            <w:top w:val="none" w:sz="0" w:space="0" w:color="auto"/>
            <w:left w:val="none" w:sz="0" w:space="0" w:color="auto"/>
            <w:bottom w:val="none" w:sz="0" w:space="0" w:color="auto"/>
            <w:right w:val="none" w:sz="0" w:space="0" w:color="auto"/>
          </w:divBdr>
        </w:div>
        <w:div w:id="1664579711">
          <w:marLeft w:val="640"/>
          <w:marRight w:val="0"/>
          <w:marTop w:val="0"/>
          <w:marBottom w:val="0"/>
          <w:divBdr>
            <w:top w:val="none" w:sz="0" w:space="0" w:color="auto"/>
            <w:left w:val="none" w:sz="0" w:space="0" w:color="auto"/>
            <w:bottom w:val="none" w:sz="0" w:space="0" w:color="auto"/>
            <w:right w:val="none" w:sz="0" w:space="0" w:color="auto"/>
          </w:divBdr>
        </w:div>
        <w:div w:id="185559258">
          <w:marLeft w:val="640"/>
          <w:marRight w:val="0"/>
          <w:marTop w:val="0"/>
          <w:marBottom w:val="0"/>
          <w:divBdr>
            <w:top w:val="none" w:sz="0" w:space="0" w:color="auto"/>
            <w:left w:val="none" w:sz="0" w:space="0" w:color="auto"/>
            <w:bottom w:val="none" w:sz="0" w:space="0" w:color="auto"/>
            <w:right w:val="none" w:sz="0" w:space="0" w:color="auto"/>
          </w:divBdr>
        </w:div>
        <w:div w:id="114831469">
          <w:marLeft w:val="640"/>
          <w:marRight w:val="0"/>
          <w:marTop w:val="0"/>
          <w:marBottom w:val="0"/>
          <w:divBdr>
            <w:top w:val="none" w:sz="0" w:space="0" w:color="auto"/>
            <w:left w:val="none" w:sz="0" w:space="0" w:color="auto"/>
            <w:bottom w:val="none" w:sz="0" w:space="0" w:color="auto"/>
            <w:right w:val="none" w:sz="0" w:space="0" w:color="auto"/>
          </w:divBdr>
        </w:div>
        <w:div w:id="1587611660">
          <w:marLeft w:val="640"/>
          <w:marRight w:val="0"/>
          <w:marTop w:val="0"/>
          <w:marBottom w:val="0"/>
          <w:divBdr>
            <w:top w:val="none" w:sz="0" w:space="0" w:color="auto"/>
            <w:left w:val="none" w:sz="0" w:space="0" w:color="auto"/>
            <w:bottom w:val="none" w:sz="0" w:space="0" w:color="auto"/>
            <w:right w:val="none" w:sz="0" w:space="0" w:color="auto"/>
          </w:divBdr>
        </w:div>
        <w:div w:id="302124897">
          <w:marLeft w:val="640"/>
          <w:marRight w:val="0"/>
          <w:marTop w:val="0"/>
          <w:marBottom w:val="0"/>
          <w:divBdr>
            <w:top w:val="none" w:sz="0" w:space="0" w:color="auto"/>
            <w:left w:val="none" w:sz="0" w:space="0" w:color="auto"/>
            <w:bottom w:val="none" w:sz="0" w:space="0" w:color="auto"/>
            <w:right w:val="none" w:sz="0" w:space="0" w:color="auto"/>
          </w:divBdr>
        </w:div>
        <w:div w:id="1921282366">
          <w:marLeft w:val="640"/>
          <w:marRight w:val="0"/>
          <w:marTop w:val="0"/>
          <w:marBottom w:val="0"/>
          <w:divBdr>
            <w:top w:val="none" w:sz="0" w:space="0" w:color="auto"/>
            <w:left w:val="none" w:sz="0" w:space="0" w:color="auto"/>
            <w:bottom w:val="none" w:sz="0" w:space="0" w:color="auto"/>
            <w:right w:val="none" w:sz="0" w:space="0" w:color="auto"/>
          </w:divBdr>
        </w:div>
        <w:div w:id="1893302216">
          <w:marLeft w:val="640"/>
          <w:marRight w:val="0"/>
          <w:marTop w:val="0"/>
          <w:marBottom w:val="0"/>
          <w:divBdr>
            <w:top w:val="none" w:sz="0" w:space="0" w:color="auto"/>
            <w:left w:val="none" w:sz="0" w:space="0" w:color="auto"/>
            <w:bottom w:val="none" w:sz="0" w:space="0" w:color="auto"/>
            <w:right w:val="none" w:sz="0" w:space="0" w:color="auto"/>
          </w:divBdr>
        </w:div>
        <w:div w:id="1866937924">
          <w:marLeft w:val="640"/>
          <w:marRight w:val="0"/>
          <w:marTop w:val="0"/>
          <w:marBottom w:val="0"/>
          <w:divBdr>
            <w:top w:val="none" w:sz="0" w:space="0" w:color="auto"/>
            <w:left w:val="none" w:sz="0" w:space="0" w:color="auto"/>
            <w:bottom w:val="none" w:sz="0" w:space="0" w:color="auto"/>
            <w:right w:val="none" w:sz="0" w:space="0" w:color="auto"/>
          </w:divBdr>
        </w:div>
        <w:div w:id="1788936428">
          <w:marLeft w:val="640"/>
          <w:marRight w:val="0"/>
          <w:marTop w:val="0"/>
          <w:marBottom w:val="0"/>
          <w:divBdr>
            <w:top w:val="none" w:sz="0" w:space="0" w:color="auto"/>
            <w:left w:val="none" w:sz="0" w:space="0" w:color="auto"/>
            <w:bottom w:val="none" w:sz="0" w:space="0" w:color="auto"/>
            <w:right w:val="none" w:sz="0" w:space="0" w:color="auto"/>
          </w:divBdr>
        </w:div>
        <w:div w:id="183638058">
          <w:marLeft w:val="640"/>
          <w:marRight w:val="0"/>
          <w:marTop w:val="0"/>
          <w:marBottom w:val="0"/>
          <w:divBdr>
            <w:top w:val="none" w:sz="0" w:space="0" w:color="auto"/>
            <w:left w:val="none" w:sz="0" w:space="0" w:color="auto"/>
            <w:bottom w:val="none" w:sz="0" w:space="0" w:color="auto"/>
            <w:right w:val="none" w:sz="0" w:space="0" w:color="auto"/>
          </w:divBdr>
        </w:div>
        <w:div w:id="942106794">
          <w:marLeft w:val="640"/>
          <w:marRight w:val="0"/>
          <w:marTop w:val="0"/>
          <w:marBottom w:val="0"/>
          <w:divBdr>
            <w:top w:val="none" w:sz="0" w:space="0" w:color="auto"/>
            <w:left w:val="none" w:sz="0" w:space="0" w:color="auto"/>
            <w:bottom w:val="none" w:sz="0" w:space="0" w:color="auto"/>
            <w:right w:val="none" w:sz="0" w:space="0" w:color="auto"/>
          </w:divBdr>
        </w:div>
        <w:div w:id="1407531345">
          <w:marLeft w:val="640"/>
          <w:marRight w:val="0"/>
          <w:marTop w:val="0"/>
          <w:marBottom w:val="0"/>
          <w:divBdr>
            <w:top w:val="none" w:sz="0" w:space="0" w:color="auto"/>
            <w:left w:val="none" w:sz="0" w:space="0" w:color="auto"/>
            <w:bottom w:val="none" w:sz="0" w:space="0" w:color="auto"/>
            <w:right w:val="none" w:sz="0" w:space="0" w:color="auto"/>
          </w:divBdr>
        </w:div>
        <w:div w:id="1741904483">
          <w:marLeft w:val="640"/>
          <w:marRight w:val="0"/>
          <w:marTop w:val="0"/>
          <w:marBottom w:val="0"/>
          <w:divBdr>
            <w:top w:val="none" w:sz="0" w:space="0" w:color="auto"/>
            <w:left w:val="none" w:sz="0" w:space="0" w:color="auto"/>
            <w:bottom w:val="none" w:sz="0" w:space="0" w:color="auto"/>
            <w:right w:val="none" w:sz="0" w:space="0" w:color="auto"/>
          </w:divBdr>
        </w:div>
        <w:div w:id="1268196050">
          <w:marLeft w:val="640"/>
          <w:marRight w:val="0"/>
          <w:marTop w:val="0"/>
          <w:marBottom w:val="0"/>
          <w:divBdr>
            <w:top w:val="none" w:sz="0" w:space="0" w:color="auto"/>
            <w:left w:val="none" w:sz="0" w:space="0" w:color="auto"/>
            <w:bottom w:val="none" w:sz="0" w:space="0" w:color="auto"/>
            <w:right w:val="none" w:sz="0" w:space="0" w:color="auto"/>
          </w:divBdr>
        </w:div>
        <w:div w:id="1047685829">
          <w:marLeft w:val="640"/>
          <w:marRight w:val="0"/>
          <w:marTop w:val="0"/>
          <w:marBottom w:val="0"/>
          <w:divBdr>
            <w:top w:val="none" w:sz="0" w:space="0" w:color="auto"/>
            <w:left w:val="none" w:sz="0" w:space="0" w:color="auto"/>
            <w:bottom w:val="none" w:sz="0" w:space="0" w:color="auto"/>
            <w:right w:val="none" w:sz="0" w:space="0" w:color="auto"/>
          </w:divBdr>
        </w:div>
      </w:divsChild>
    </w:div>
    <w:div w:id="1937790924">
      <w:marLeft w:val="0"/>
      <w:marRight w:val="0"/>
      <w:marTop w:val="0"/>
      <w:marBottom w:val="0"/>
      <w:divBdr>
        <w:top w:val="none" w:sz="0" w:space="0" w:color="auto"/>
        <w:left w:val="none" w:sz="0" w:space="0" w:color="auto"/>
        <w:bottom w:val="none" w:sz="0" w:space="0" w:color="auto"/>
        <w:right w:val="none" w:sz="0" w:space="0" w:color="auto"/>
      </w:divBdr>
    </w:div>
    <w:div w:id="1943608735">
      <w:bodyDiv w:val="1"/>
      <w:marLeft w:val="0"/>
      <w:marRight w:val="0"/>
      <w:marTop w:val="0"/>
      <w:marBottom w:val="0"/>
      <w:divBdr>
        <w:top w:val="none" w:sz="0" w:space="0" w:color="auto"/>
        <w:left w:val="none" w:sz="0" w:space="0" w:color="auto"/>
        <w:bottom w:val="none" w:sz="0" w:space="0" w:color="auto"/>
        <w:right w:val="none" w:sz="0" w:space="0" w:color="auto"/>
      </w:divBdr>
      <w:divsChild>
        <w:div w:id="4982232">
          <w:marLeft w:val="640"/>
          <w:marRight w:val="0"/>
          <w:marTop w:val="0"/>
          <w:marBottom w:val="0"/>
          <w:divBdr>
            <w:top w:val="none" w:sz="0" w:space="0" w:color="auto"/>
            <w:left w:val="none" w:sz="0" w:space="0" w:color="auto"/>
            <w:bottom w:val="none" w:sz="0" w:space="0" w:color="auto"/>
            <w:right w:val="none" w:sz="0" w:space="0" w:color="auto"/>
          </w:divBdr>
        </w:div>
        <w:div w:id="138039734">
          <w:marLeft w:val="640"/>
          <w:marRight w:val="0"/>
          <w:marTop w:val="0"/>
          <w:marBottom w:val="0"/>
          <w:divBdr>
            <w:top w:val="none" w:sz="0" w:space="0" w:color="auto"/>
            <w:left w:val="none" w:sz="0" w:space="0" w:color="auto"/>
            <w:bottom w:val="none" w:sz="0" w:space="0" w:color="auto"/>
            <w:right w:val="none" w:sz="0" w:space="0" w:color="auto"/>
          </w:divBdr>
        </w:div>
        <w:div w:id="144669605">
          <w:marLeft w:val="640"/>
          <w:marRight w:val="0"/>
          <w:marTop w:val="0"/>
          <w:marBottom w:val="0"/>
          <w:divBdr>
            <w:top w:val="none" w:sz="0" w:space="0" w:color="auto"/>
            <w:left w:val="none" w:sz="0" w:space="0" w:color="auto"/>
            <w:bottom w:val="none" w:sz="0" w:space="0" w:color="auto"/>
            <w:right w:val="none" w:sz="0" w:space="0" w:color="auto"/>
          </w:divBdr>
        </w:div>
        <w:div w:id="161893396">
          <w:marLeft w:val="640"/>
          <w:marRight w:val="0"/>
          <w:marTop w:val="0"/>
          <w:marBottom w:val="0"/>
          <w:divBdr>
            <w:top w:val="none" w:sz="0" w:space="0" w:color="auto"/>
            <w:left w:val="none" w:sz="0" w:space="0" w:color="auto"/>
            <w:bottom w:val="none" w:sz="0" w:space="0" w:color="auto"/>
            <w:right w:val="none" w:sz="0" w:space="0" w:color="auto"/>
          </w:divBdr>
        </w:div>
        <w:div w:id="276107977">
          <w:marLeft w:val="640"/>
          <w:marRight w:val="0"/>
          <w:marTop w:val="0"/>
          <w:marBottom w:val="0"/>
          <w:divBdr>
            <w:top w:val="none" w:sz="0" w:space="0" w:color="auto"/>
            <w:left w:val="none" w:sz="0" w:space="0" w:color="auto"/>
            <w:bottom w:val="none" w:sz="0" w:space="0" w:color="auto"/>
            <w:right w:val="none" w:sz="0" w:space="0" w:color="auto"/>
          </w:divBdr>
        </w:div>
        <w:div w:id="393742791">
          <w:marLeft w:val="640"/>
          <w:marRight w:val="0"/>
          <w:marTop w:val="0"/>
          <w:marBottom w:val="0"/>
          <w:divBdr>
            <w:top w:val="none" w:sz="0" w:space="0" w:color="auto"/>
            <w:left w:val="none" w:sz="0" w:space="0" w:color="auto"/>
            <w:bottom w:val="none" w:sz="0" w:space="0" w:color="auto"/>
            <w:right w:val="none" w:sz="0" w:space="0" w:color="auto"/>
          </w:divBdr>
        </w:div>
        <w:div w:id="526793152">
          <w:marLeft w:val="640"/>
          <w:marRight w:val="0"/>
          <w:marTop w:val="0"/>
          <w:marBottom w:val="0"/>
          <w:divBdr>
            <w:top w:val="none" w:sz="0" w:space="0" w:color="auto"/>
            <w:left w:val="none" w:sz="0" w:space="0" w:color="auto"/>
            <w:bottom w:val="none" w:sz="0" w:space="0" w:color="auto"/>
            <w:right w:val="none" w:sz="0" w:space="0" w:color="auto"/>
          </w:divBdr>
        </w:div>
        <w:div w:id="620720933">
          <w:marLeft w:val="640"/>
          <w:marRight w:val="0"/>
          <w:marTop w:val="0"/>
          <w:marBottom w:val="0"/>
          <w:divBdr>
            <w:top w:val="none" w:sz="0" w:space="0" w:color="auto"/>
            <w:left w:val="none" w:sz="0" w:space="0" w:color="auto"/>
            <w:bottom w:val="none" w:sz="0" w:space="0" w:color="auto"/>
            <w:right w:val="none" w:sz="0" w:space="0" w:color="auto"/>
          </w:divBdr>
        </w:div>
        <w:div w:id="625888484">
          <w:marLeft w:val="640"/>
          <w:marRight w:val="0"/>
          <w:marTop w:val="0"/>
          <w:marBottom w:val="0"/>
          <w:divBdr>
            <w:top w:val="none" w:sz="0" w:space="0" w:color="auto"/>
            <w:left w:val="none" w:sz="0" w:space="0" w:color="auto"/>
            <w:bottom w:val="none" w:sz="0" w:space="0" w:color="auto"/>
            <w:right w:val="none" w:sz="0" w:space="0" w:color="auto"/>
          </w:divBdr>
        </w:div>
        <w:div w:id="626786634">
          <w:marLeft w:val="640"/>
          <w:marRight w:val="0"/>
          <w:marTop w:val="0"/>
          <w:marBottom w:val="0"/>
          <w:divBdr>
            <w:top w:val="none" w:sz="0" w:space="0" w:color="auto"/>
            <w:left w:val="none" w:sz="0" w:space="0" w:color="auto"/>
            <w:bottom w:val="none" w:sz="0" w:space="0" w:color="auto"/>
            <w:right w:val="none" w:sz="0" w:space="0" w:color="auto"/>
          </w:divBdr>
        </w:div>
        <w:div w:id="687604567">
          <w:marLeft w:val="640"/>
          <w:marRight w:val="0"/>
          <w:marTop w:val="0"/>
          <w:marBottom w:val="0"/>
          <w:divBdr>
            <w:top w:val="none" w:sz="0" w:space="0" w:color="auto"/>
            <w:left w:val="none" w:sz="0" w:space="0" w:color="auto"/>
            <w:bottom w:val="none" w:sz="0" w:space="0" w:color="auto"/>
            <w:right w:val="none" w:sz="0" w:space="0" w:color="auto"/>
          </w:divBdr>
        </w:div>
        <w:div w:id="748040885">
          <w:marLeft w:val="640"/>
          <w:marRight w:val="0"/>
          <w:marTop w:val="0"/>
          <w:marBottom w:val="0"/>
          <w:divBdr>
            <w:top w:val="none" w:sz="0" w:space="0" w:color="auto"/>
            <w:left w:val="none" w:sz="0" w:space="0" w:color="auto"/>
            <w:bottom w:val="none" w:sz="0" w:space="0" w:color="auto"/>
            <w:right w:val="none" w:sz="0" w:space="0" w:color="auto"/>
          </w:divBdr>
        </w:div>
        <w:div w:id="822085996">
          <w:marLeft w:val="640"/>
          <w:marRight w:val="0"/>
          <w:marTop w:val="0"/>
          <w:marBottom w:val="0"/>
          <w:divBdr>
            <w:top w:val="none" w:sz="0" w:space="0" w:color="auto"/>
            <w:left w:val="none" w:sz="0" w:space="0" w:color="auto"/>
            <w:bottom w:val="none" w:sz="0" w:space="0" w:color="auto"/>
            <w:right w:val="none" w:sz="0" w:space="0" w:color="auto"/>
          </w:divBdr>
        </w:div>
        <w:div w:id="852300420">
          <w:marLeft w:val="640"/>
          <w:marRight w:val="0"/>
          <w:marTop w:val="0"/>
          <w:marBottom w:val="0"/>
          <w:divBdr>
            <w:top w:val="none" w:sz="0" w:space="0" w:color="auto"/>
            <w:left w:val="none" w:sz="0" w:space="0" w:color="auto"/>
            <w:bottom w:val="none" w:sz="0" w:space="0" w:color="auto"/>
            <w:right w:val="none" w:sz="0" w:space="0" w:color="auto"/>
          </w:divBdr>
        </w:div>
        <w:div w:id="894658324">
          <w:marLeft w:val="640"/>
          <w:marRight w:val="0"/>
          <w:marTop w:val="0"/>
          <w:marBottom w:val="0"/>
          <w:divBdr>
            <w:top w:val="none" w:sz="0" w:space="0" w:color="auto"/>
            <w:left w:val="none" w:sz="0" w:space="0" w:color="auto"/>
            <w:bottom w:val="none" w:sz="0" w:space="0" w:color="auto"/>
            <w:right w:val="none" w:sz="0" w:space="0" w:color="auto"/>
          </w:divBdr>
        </w:div>
        <w:div w:id="915432484">
          <w:marLeft w:val="640"/>
          <w:marRight w:val="0"/>
          <w:marTop w:val="0"/>
          <w:marBottom w:val="0"/>
          <w:divBdr>
            <w:top w:val="none" w:sz="0" w:space="0" w:color="auto"/>
            <w:left w:val="none" w:sz="0" w:space="0" w:color="auto"/>
            <w:bottom w:val="none" w:sz="0" w:space="0" w:color="auto"/>
            <w:right w:val="none" w:sz="0" w:space="0" w:color="auto"/>
          </w:divBdr>
        </w:div>
        <w:div w:id="985865073">
          <w:marLeft w:val="640"/>
          <w:marRight w:val="0"/>
          <w:marTop w:val="0"/>
          <w:marBottom w:val="0"/>
          <w:divBdr>
            <w:top w:val="none" w:sz="0" w:space="0" w:color="auto"/>
            <w:left w:val="none" w:sz="0" w:space="0" w:color="auto"/>
            <w:bottom w:val="none" w:sz="0" w:space="0" w:color="auto"/>
            <w:right w:val="none" w:sz="0" w:space="0" w:color="auto"/>
          </w:divBdr>
        </w:div>
        <w:div w:id="1032803261">
          <w:marLeft w:val="640"/>
          <w:marRight w:val="0"/>
          <w:marTop w:val="0"/>
          <w:marBottom w:val="0"/>
          <w:divBdr>
            <w:top w:val="none" w:sz="0" w:space="0" w:color="auto"/>
            <w:left w:val="none" w:sz="0" w:space="0" w:color="auto"/>
            <w:bottom w:val="none" w:sz="0" w:space="0" w:color="auto"/>
            <w:right w:val="none" w:sz="0" w:space="0" w:color="auto"/>
          </w:divBdr>
        </w:div>
        <w:div w:id="1051658692">
          <w:marLeft w:val="640"/>
          <w:marRight w:val="0"/>
          <w:marTop w:val="0"/>
          <w:marBottom w:val="0"/>
          <w:divBdr>
            <w:top w:val="none" w:sz="0" w:space="0" w:color="auto"/>
            <w:left w:val="none" w:sz="0" w:space="0" w:color="auto"/>
            <w:bottom w:val="none" w:sz="0" w:space="0" w:color="auto"/>
            <w:right w:val="none" w:sz="0" w:space="0" w:color="auto"/>
          </w:divBdr>
        </w:div>
        <w:div w:id="1062873182">
          <w:marLeft w:val="640"/>
          <w:marRight w:val="0"/>
          <w:marTop w:val="0"/>
          <w:marBottom w:val="0"/>
          <w:divBdr>
            <w:top w:val="none" w:sz="0" w:space="0" w:color="auto"/>
            <w:left w:val="none" w:sz="0" w:space="0" w:color="auto"/>
            <w:bottom w:val="none" w:sz="0" w:space="0" w:color="auto"/>
            <w:right w:val="none" w:sz="0" w:space="0" w:color="auto"/>
          </w:divBdr>
        </w:div>
        <w:div w:id="1084110879">
          <w:marLeft w:val="640"/>
          <w:marRight w:val="0"/>
          <w:marTop w:val="0"/>
          <w:marBottom w:val="0"/>
          <w:divBdr>
            <w:top w:val="none" w:sz="0" w:space="0" w:color="auto"/>
            <w:left w:val="none" w:sz="0" w:space="0" w:color="auto"/>
            <w:bottom w:val="none" w:sz="0" w:space="0" w:color="auto"/>
            <w:right w:val="none" w:sz="0" w:space="0" w:color="auto"/>
          </w:divBdr>
        </w:div>
        <w:div w:id="1088382244">
          <w:marLeft w:val="640"/>
          <w:marRight w:val="0"/>
          <w:marTop w:val="0"/>
          <w:marBottom w:val="0"/>
          <w:divBdr>
            <w:top w:val="none" w:sz="0" w:space="0" w:color="auto"/>
            <w:left w:val="none" w:sz="0" w:space="0" w:color="auto"/>
            <w:bottom w:val="none" w:sz="0" w:space="0" w:color="auto"/>
            <w:right w:val="none" w:sz="0" w:space="0" w:color="auto"/>
          </w:divBdr>
        </w:div>
        <w:div w:id="1110200419">
          <w:marLeft w:val="640"/>
          <w:marRight w:val="0"/>
          <w:marTop w:val="0"/>
          <w:marBottom w:val="0"/>
          <w:divBdr>
            <w:top w:val="none" w:sz="0" w:space="0" w:color="auto"/>
            <w:left w:val="none" w:sz="0" w:space="0" w:color="auto"/>
            <w:bottom w:val="none" w:sz="0" w:space="0" w:color="auto"/>
            <w:right w:val="none" w:sz="0" w:space="0" w:color="auto"/>
          </w:divBdr>
        </w:div>
        <w:div w:id="1114324079">
          <w:marLeft w:val="640"/>
          <w:marRight w:val="0"/>
          <w:marTop w:val="0"/>
          <w:marBottom w:val="0"/>
          <w:divBdr>
            <w:top w:val="none" w:sz="0" w:space="0" w:color="auto"/>
            <w:left w:val="none" w:sz="0" w:space="0" w:color="auto"/>
            <w:bottom w:val="none" w:sz="0" w:space="0" w:color="auto"/>
            <w:right w:val="none" w:sz="0" w:space="0" w:color="auto"/>
          </w:divBdr>
        </w:div>
        <w:div w:id="1118717488">
          <w:marLeft w:val="640"/>
          <w:marRight w:val="0"/>
          <w:marTop w:val="0"/>
          <w:marBottom w:val="0"/>
          <w:divBdr>
            <w:top w:val="none" w:sz="0" w:space="0" w:color="auto"/>
            <w:left w:val="none" w:sz="0" w:space="0" w:color="auto"/>
            <w:bottom w:val="none" w:sz="0" w:space="0" w:color="auto"/>
            <w:right w:val="none" w:sz="0" w:space="0" w:color="auto"/>
          </w:divBdr>
        </w:div>
        <w:div w:id="1121414659">
          <w:marLeft w:val="640"/>
          <w:marRight w:val="0"/>
          <w:marTop w:val="0"/>
          <w:marBottom w:val="0"/>
          <w:divBdr>
            <w:top w:val="none" w:sz="0" w:space="0" w:color="auto"/>
            <w:left w:val="none" w:sz="0" w:space="0" w:color="auto"/>
            <w:bottom w:val="none" w:sz="0" w:space="0" w:color="auto"/>
            <w:right w:val="none" w:sz="0" w:space="0" w:color="auto"/>
          </w:divBdr>
        </w:div>
        <w:div w:id="1143111168">
          <w:marLeft w:val="640"/>
          <w:marRight w:val="0"/>
          <w:marTop w:val="0"/>
          <w:marBottom w:val="0"/>
          <w:divBdr>
            <w:top w:val="none" w:sz="0" w:space="0" w:color="auto"/>
            <w:left w:val="none" w:sz="0" w:space="0" w:color="auto"/>
            <w:bottom w:val="none" w:sz="0" w:space="0" w:color="auto"/>
            <w:right w:val="none" w:sz="0" w:space="0" w:color="auto"/>
          </w:divBdr>
        </w:div>
        <w:div w:id="1251043390">
          <w:marLeft w:val="640"/>
          <w:marRight w:val="0"/>
          <w:marTop w:val="0"/>
          <w:marBottom w:val="0"/>
          <w:divBdr>
            <w:top w:val="none" w:sz="0" w:space="0" w:color="auto"/>
            <w:left w:val="none" w:sz="0" w:space="0" w:color="auto"/>
            <w:bottom w:val="none" w:sz="0" w:space="0" w:color="auto"/>
            <w:right w:val="none" w:sz="0" w:space="0" w:color="auto"/>
          </w:divBdr>
        </w:div>
        <w:div w:id="1420833406">
          <w:marLeft w:val="640"/>
          <w:marRight w:val="0"/>
          <w:marTop w:val="0"/>
          <w:marBottom w:val="0"/>
          <w:divBdr>
            <w:top w:val="none" w:sz="0" w:space="0" w:color="auto"/>
            <w:left w:val="none" w:sz="0" w:space="0" w:color="auto"/>
            <w:bottom w:val="none" w:sz="0" w:space="0" w:color="auto"/>
            <w:right w:val="none" w:sz="0" w:space="0" w:color="auto"/>
          </w:divBdr>
        </w:div>
        <w:div w:id="1615211091">
          <w:marLeft w:val="640"/>
          <w:marRight w:val="0"/>
          <w:marTop w:val="0"/>
          <w:marBottom w:val="0"/>
          <w:divBdr>
            <w:top w:val="none" w:sz="0" w:space="0" w:color="auto"/>
            <w:left w:val="none" w:sz="0" w:space="0" w:color="auto"/>
            <w:bottom w:val="none" w:sz="0" w:space="0" w:color="auto"/>
            <w:right w:val="none" w:sz="0" w:space="0" w:color="auto"/>
          </w:divBdr>
        </w:div>
        <w:div w:id="1644847426">
          <w:marLeft w:val="640"/>
          <w:marRight w:val="0"/>
          <w:marTop w:val="0"/>
          <w:marBottom w:val="0"/>
          <w:divBdr>
            <w:top w:val="none" w:sz="0" w:space="0" w:color="auto"/>
            <w:left w:val="none" w:sz="0" w:space="0" w:color="auto"/>
            <w:bottom w:val="none" w:sz="0" w:space="0" w:color="auto"/>
            <w:right w:val="none" w:sz="0" w:space="0" w:color="auto"/>
          </w:divBdr>
        </w:div>
        <w:div w:id="1723409090">
          <w:marLeft w:val="640"/>
          <w:marRight w:val="0"/>
          <w:marTop w:val="0"/>
          <w:marBottom w:val="0"/>
          <w:divBdr>
            <w:top w:val="none" w:sz="0" w:space="0" w:color="auto"/>
            <w:left w:val="none" w:sz="0" w:space="0" w:color="auto"/>
            <w:bottom w:val="none" w:sz="0" w:space="0" w:color="auto"/>
            <w:right w:val="none" w:sz="0" w:space="0" w:color="auto"/>
          </w:divBdr>
        </w:div>
        <w:div w:id="1821917295">
          <w:marLeft w:val="640"/>
          <w:marRight w:val="0"/>
          <w:marTop w:val="0"/>
          <w:marBottom w:val="0"/>
          <w:divBdr>
            <w:top w:val="none" w:sz="0" w:space="0" w:color="auto"/>
            <w:left w:val="none" w:sz="0" w:space="0" w:color="auto"/>
            <w:bottom w:val="none" w:sz="0" w:space="0" w:color="auto"/>
            <w:right w:val="none" w:sz="0" w:space="0" w:color="auto"/>
          </w:divBdr>
        </w:div>
        <w:div w:id="1893074055">
          <w:marLeft w:val="640"/>
          <w:marRight w:val="0"/>
          <w:marTop w:val="0"/>
          <w:marBottom w:val="0"/>
          <w:divBdr>
            <w:top w:val="none" w:sz="0" w:space="0" w:color="auto"/>
            <w:left w:val="none" w:sz="0" w:space="0" w:color="auto"/>
            <w:bottom w:val="none" w:sz="0" w:space="0" w:color="auto"/>
            <w:right w:val="none" w:sz="0" w:space="0" w:color="auto"/>
          </w:divBdr>
        </w:div>
        <w:div w:id="1949047092">
          <w:marLeft w:val="640"/>
          <w:marRight w:val="0"/>
          <w:marTop w:val="0"/>
          <w:marBottom w:val="0"/>
          <w:divBdr>
            <w:top w:val="none" w:sz="0" w:space="0" w:color="auto"/>
            <w:left w:val="none" w:sz="0" w:space="0" w:color="auto"/>
            <w:bottom w:val="none" w:sz="0" w:space="0" w:color="auto"/>
            <w:right w:val="none" w:sz="0" w:space="0" w:color="auto"/>
          </w:divBdr>
        </w:div>
        <w:div w:id="1954436564">
          <w:marLeft w:val="640"/>
          <w:marRight w:val="0"/>
          <w:marTop w:val="0"/>
          <w:marBottom w:val="0"/>
          <w:divBdr>
            <w:top w:val="none" w:sz="0" w:space="0" w:color="auto"/>
            <w:left w:val="none" w:sz="0" w:space="0" w:color="auto"/>
            <w:bottom w:val="none" w:sz="0" w:space="0" w:color="auto"/>
            <w:right w:val="none" w:sz="0" w:space="0" w:color="auto"/>
          </w:divBdr>
        </w:div>
        <w:div w:id="1958755710">
          <w:marLeft w:val="640"/>
          <w:marRight w:val="0"/>
          <w:marTop w:val="0"/>
          <w:marBottom w:val="0"/>
          <w:divBdr>
            <w:top w:val="none" w:sz="0" w:space="0" w:color="auto"/>
            <w:left w:val="none" w:sz="0" w:space="0" w:color="auto"/>
            <w:bottom w:val="none" w:sz="0" w:space="0" w:color="auto"/>
            <w:right w:val="none" w:sz="0" w:space="0" w:color="auto"/>
          </w:divBdr>
        </w:div>
        <w:div w:id="1999769916">
          <w:marLeft w:val="640"/>
          <w:marRight w:val="0"/>
          <w:marTop w:val="0"/>
          <w:marBottom w:val="0"/>
          <w:divBdr>
            <w:top w:val="none" w:sz="0" w:space="0" w:color="auto"/>
            <w:left w:val="none" w:sz="0" w:space="0" w:color="auto"/>
            <w:bottom w:val="none" w:sz="0" w:space="0" w:color="auto"/>
            <w:right w:val="none" w:sz="0" w:space="0" w:color="auto"/>
          </w:divBdr>
        </w:div>
        <w:div w:id="2000036409">
          <w:marLeft w:val="640"/>
          <w:marRight w:val="0"/>
          <w:marTop w:val="0"/>
          <w:marBottom w:val="0"/>
          <w:divBdr>
            <w:top w:val="none" w:sz="0" w:space="0" w:color="auto"/>
            <w:left w:val="none" w:sz="0" w:space="0" w:color="auto"/>
            <w:bottom w:val="none" w:sz="0" w:space="0" w:color="auto"/>
            <w:right w:val="none" w:sz="0" w:space="0" w:color="auto"/>
          </w:divBdr>
        </w:div>
        <w:div w:id="2025205385">
          <w:marLeft w:val="640"/>
          <w:marRight w:val="0"/>
          <w:marTop w:val="0"/>
          <w:marBottom w:val="0"/>
          <w:divBdr>
            <w:top w:val="none" w:sz="0" w:space="0" w:color="auto"/>
            <w:left w:val="none" w:sz="0" w:space="0" w:color="auto"/>
            <w:bottom w:val="none" w:sz="0" w:space="0" w:color="auto"/>
            <w:right w:val="none" w:sz="0" w:space="0" w:color="auto"/>
          </w:divBdr>
        </w:div>
        <w:div w:id="2095856145">
          <w:marLeft w:val="640"/>
          <w:marRight w:val="0"/>
          <w:marTop w:val="0"/>
          <w:marBottom w:val="0"/>
          <w:divBdr>
            <w:top w:val="none" w:sz="0" w:space="0" w:color="auto"/>
            <w:left w:val="none" w:sz="0" w:space="0" w:color="auto"/>
            <w:bottom w:val="none" w:sz="0" w:space="0" w:color="auto"/>
            <w:right w:val="none" w:sz="0" w:space="0" w:color="auto"/>
          </w:divBdr>
        </w:div>
        <w:div w:id="2098550191">
          <w:marLeft w:val="640"/>
          <w:marRight w:val="0"/>
          <w:marTop w:val="0"/>
          <w:marBottom w:val="0"/>
          <w:divBdr>
            <w:top w:val="none" w:sz="0" w:space="0" w:color="auto"/>
            <w:left w:val="none" w:sz="0" w:space="0" w:color="auto"/>
            <w:bottom w:val="none" w:sz="0" w:space="0" w:color="auto"/>
            <w:right w:val="none" w:sz="0" w:space="0" w:color="auto"/>
          </w:divBdr>
        </w:div>
        <w:div w:id="2102796333">
          <w:marLeft w:val="640"/>
          <w:marRight w:val="0"/>
          <w:marTop w:val="0"/>
          <w:marBottom w:val="0"/>
          <w:divBdr>
            <w:top w:val="none" w:sz="0" w:space="0" w:color="auto"/>
            <w:left w:val="none" w:sz="0" w:space="0" w:color="auto"/>
            <w:bottom w:val="none" w:sz="0" w:space="0" w:color="auto"/>
            <w:right w:val="none" w:sz="0" w:space="0" w:color="auto"/>
          </w:divBdr>
        </w:div>
      </w:divsChild>
    </w:div>
    <w:div w:id="1950232048">
      <w:bodyDiv w:val="1"/>
      <w:marLeft w:val="0"/>
      <w:marRight w:val="0"/>
      <w:marTop w:val="0"/>
      <w:marBottom w:val="0"/>
      <w:divBdr>
        <w:top w:val="none" w:sz="0" w:space="0" w:color="auto"/>
        <w:left w:val="none" w:sz="0" w:space="0" w:color="auto"/>
        <w:bottom w:val="none" w:sz="0" w:space="0" w:color="auto"/>
        <w:right w:val="none" w:sz="0" w:space="0" w:color="auto"/>
      </w:divBdr>
      <w:divsChild>
        <w:div w:id="54210081">
          <w:marLeft w:val="640"/>
          <w:marRight w:val="0"/>
          <w:marTop w:val="0"/>
          <w:marBottom w:val="0"/>
          <w:divBdr>
            <w:top w:val="none" w:sz="0" w:space="0" w:color="auto"/>
            <w:left w:val="none" w:sz="0" w:space="0" w:color="auto"/>
            <w:bottom w:val="none" w:sz="0" w:space="0" w:color="auto"/>
            <w:right w:val="none" w:sz="0" w:space="0" w:color="auto"/>
          </w:divBdr>
        </w:div>
        <w:div w:id="152571416">
          <w:marLeft w:val="640"/>
          <w:marRight w:val="0"/>
          <w:marTop w:val="0"/>
          <w:marBottom w:val="0"/>
          <w:divBdr>
            <w:top w:val="none" w:sz="0" w:space="0" w:color="auto"/>
            <w:left w:val="none" w:sz="0" w:space="0" w:color="auto"/>
            <w:bottom w:val="none" w:sz="0" w:space="0" w:color="auto"/>
            <w:right w:val="none" w:sz="0" w:space="0" w:color="auto"/>
          </w:divBdr>
        </w:div>
        <w:div w:id="280385187">
          <w:marLeft w:val="640"/>
          <w:marRight w:val="0"/>
          <w:marTop w:val="0"/>
          <w:marBottom w:val="0"/>
          <w:divBdr>
            <w:top w:val="none" w:sz="0" w:space="0" w:color="auto"/>
            <w:left w:val="none" w:sz="0" w:space="0" w:color="auto"/>
            <w:bottom w:val="none" w:sz="0" w:space="0" w:color="auto"/>
            <w:right w:val="none" w:sz="0" w:space="0" w:color="auto"/>
          </w:divBdr>
        </w:div>
        <w:div w:id="284629263">
          <w:marLeft w:val="640"/>
          <w:marRight w:val="0"/>
          <w:marTop w:val="0"/>
          <w:marBottom w:val="0"/>
          <w:divBdr>
            <w:top w:val="none" w:sz="0" w:space="0" w:color="auto"/>
            <w:left w:val="none" w:sz="0" w:space="0" w:color="auto"/>
            <w:bottom w:val="none" w:sz="0" w:space="0" w:color="auto"/>
            <w:right w:val="none" w:sz="0" w:space="0" w:color="auto"/>
          </w:divBdr>
        </w:div>
        <w:div w:id="363139900">
          <w:marLeft w:val="640"/>
          <w:marRight w:val="0"/>
          <w:marTop w:val="0"/>
          <w:marBottom w:val="0"/>
          <w:divBdr>
            <w:top w:val="none" w:sz="0" w:space="0" w:color="auto"/>
            <w:left w:val="none" w:sz="0" w:space="0" w:color="auto"/>
            <w:bottom w:val="none" w:sz="0" w:space="0" w:color="auto"/>
            <w:right w:val="none" w:sz="0" w:space="0" w:color="auto"/>
          </w:divBdr>
        </w:div>
        <w:div w:id="400063412">
          <w:marLeft w:val="640"/>
          <w:marRight w:val="0"/>
          <w:marTop w:val="0"/>
          <w:marBottom w:val="0"/>
          <w:divBdr>
            <w:top w:val="none" w:sz="0" w:space="0" w:color="auto"/>
            <w:left w:val="none" w:sz="0" w:space="0" w:color="auto"/>
            <w:bottom w:val="none" w:sz="0" w:space="0" w:color="auto"/>
            <w:right w:val="none" w:sz="0" w:space="0" w:color="auto"/>
          </w:divBdr>
        </w:div>
        <w:div w:id="410852546">
          <w:marLeft w:val="640"/>
          <w:marRight w:val="0"/>
          <w:marTop w:val="0"/>
          <w:marBottom w:val="0"/>
          <w:divBdr>
            <w:top w:val="none" w:sz="0" w:space="0" w:color="auto"/>
            <w:left w:val="none" w:sz="0" w:space="0" w:color="auto"/>
            <w:bottom w:val="none" w:sz="0" w:space="0" w:color="auto"/>
            <w:right w:val="none" w:sz="0" w:space="0" w:color="auto"/>
          </w:divBdr>
        </w:div>
        <w:div w:id="494302002">
          <w:marLeft w:val="640"/>
          <w:marRight w:val="0"/>
          <w:marTop w:val="0"/>
          <w:marBottom w:val="0"/>
          <w:divBdr>
            <w:top w:val="none" w:sz="0" w:space="0" w:color="auto"/>
            <w:left w:val="none" w:sz="0" w:space="0" w:color="auto"/>
            <w:bottom w:val="none" w:sz="0" w:space="0" w:color="auto"/>
            <w:right w:val="none" w:sz="0" w:space="0" w:color="auto"/>
          </w:divBdr>
        </w:div>
        <w:div w:id="545335077">
          <w:marLeft w:val="640"/>
          <w:marRight w:val="0"/>
          <w:marTop w:val="0"/>
          <w:marBottom w:val="0"/>
          <w:divBdr>
            <w:top w:val="none" w:sz="0" w:space="0" w:color="auto"/>
            <w:left w:val="none" w:sz="0" w:space="0" w:color="auto"/>
            <w:bottom w:val="none" w:sz="0" w:space="0" w:color="auto"/>
            <w:right w:val="none" w:sz="0" w:space="0" w:color="auto"/>
          </w:divBdr>
        </w:div>
        <w:div w:id="575943051">
          <w:marLeft w:val="640"/>
          <w:marRight w:val="0"/>
          <w:marTop w:val="0"/>
          <w:marBottom w:val="0"/>
          <w:divBdr>
            <w:top w:val="none" w:sz="0" w:space="0" w:color="auto"/>
            <w:left w:val="none" w:sz="0" w:space="0" w:color="auto"/>
            <w:bottom w:val="none" w:sz="0" w:space="0" w:color="auto"/>
            <w:right w:val="none" w:sz="0" w:space="0" w:color="auto"/>
          </w:divBdr>
        </w:div>
        <w:div w:id="609162672">
          <w:marLeft w:val="640"/>
          <w:marRight w:val="0"/>
          <w:marTop w:val="0"/>
          <w:marBottom w:val="0"/>
          <w:divBdr>
            <w:top w:val="none" w:sz="0" w:space="0" w:color="auto"/>
            <w:left w:val="none" w:sz="0" w:space="0" w:color="auto"/>
            <w:bottom w:val="none" w:sz="0" w:space="0" w:color="auto"/>
            <w:right w:val="none" w:sz="0" w:space="0" w:color="auto"/>
          </w:divBdr>
        </w:div>
        <w:div w:id="627202479">
          <w:marLeft w:val="640"/>
          <w:marRight w:val="0"/>
          <w:marTop w:val="0"/>
          <w:marBottom w:val="0"/>
          <w:divBdr>
            <w:top w:val="none" w:sz="0" w:space="0" w:color="auto"/>
            <w:left w:val="none" w:sz="0" w:space="0" w:color="auto"/>
            <w:bottom w:val="none" w:sz="0" w:space="0" w:color="auto"/>
            <w:right w:val="none" w:sz="0" w:space="0" w:color="auto"/>
          </w:divBdr>
        </w:div>
        <w:div w:id="952008120">
          <w:marLeft w:val="640"/>
          <w:marRight w:val="0"/>
          <w:marTop w:val="0"/>
          <w:marBottom w:val="0"/>
          <w:divBdr>
            <w:top w:val="none" w:sz="0" w:space="0" w:color="auto"/>
            <w:left w:val="none" w:sz="0" w:space="0" w:color="auto"/>
            <w:bottom w:val="none" w:sz="0" w:space="0" w:color="auto"/>
            <w:right w:val="none" w:sz="0" w:space="0" w:color="auto"/>
          </w:divBdr>
        </w:div>
        <w:div w:id="953756240">
          <w:marLeft w:val="640"/>
          <w:marRight w:val="0"/>
          <w:marTop w:val="0"/>
          <w:marBottom w:val="0"/>
          <w:divBdr>
            <w:top w:val="none" w:sz="0" w:space="0" w:color="auto"/>
            <w:left w:val="none" w:sz="0" w:space="0" w:color="auto"/>
            <w:bottom w:val="none" w:sz="0" w:space="0" w:color="auto"/>
            <w:right w:val="none" w:sz="0" w:space="0" w:color="auto"/>
          </w:divBdr>
        </w:div>
        <w:div w:id="960114861">
          <w:marLeft w:val="640"/>
          <w:marRight w:val="0"/>
          <w:marTop w:val="0"/>
          <w:marBottom w:val="0"/>
          <w:divBdr>
            <w:top w:val="none" w:sz="0" w:space="0" w:color="auto"/>
            <w:left w:val="none" w:sz="0" w:space="0" w:color="auto"/>
            <w:bottom w:val="none" w:sz="0" w:space="0" w:color="auto"/>
            <w:right w:val="none" w:sz="0" w:space="0" w:color="auto"/>
          </w:divBdr>
        </w:div>
        <w:div w:id="986519018">
          <w:marLeft w:val="640"/>
          <w:marRight w:val="0"/>
          <w:marTop w:val="0"/>
          <w:marBottom w:val="0"/>
          <w:divBdr>
            <w:top w:val="none" w:sz="0" w:space="0" w:color="auto"/>
            <w:left w:val="none" w:sz="0" w:space="0" w:color="auto"/>
            <w:bottom w:val="none" w:sz="0" w:space="0" w:color="auto"/>
            <w:right w:val="none" w:sz="0" w:space="0" w:color="auto"/>
          </w:divBdr>
        </w:div>
        <w:div w:id="991563752">
          <w:marLeft w:val="640"/>
          <w:marRight w:val="0"/>
          <w:marTop w:val="0"/>
          <w:marBottom w:val="0"/>
          <w:divBdr>
            <w:top w:val="none" w:sz="0" w:space="0" w:color="auto"/>
            <w:left w:val="none" w:sz="0" w:space="0" w:color="auto"/>
            <w:bottom w:val="none" w:sz="0" w:space="0" w:color="auto"/>
            <w:right w:val="none" w:sz="0" w:space="0" w:color="auto"/>
          </w:divBdr>
        </w:div>
        <w:div w:id="1028410198">
          <w:marLeft w:val="640"/>
          <w:marRight w:val="0"/>
          <w:marTop w:val="0"/>
          <w:marBottom w:val="0"/>
          <w:divBdr>
            <w:top w:val="none" w:sz="0" w:space="0" w:color="auto"/>
            <w:left w:val="none" w:sz="0" w:space="0" w:color="auto"/>
            <w:bottom w:val="none" w:sz="0" w:space="0" w:color="auto"/>
            <w:right w:val="none" w:sz="0" w:space="0" w:color="auto"/>
          </w:divBdr>
        </w:div>
        <w:div w:id="1072657648">
          <w:marLeft w:val="640"/>
          <w:marRight w:val="0"/>
          <w:marTop w:val="0"/>
          <w:marBottom w:val="0"/>
          <w:divBdr>
            <w:top w:val="none" w:sz="0" w:space="0" w:color="auto"/>
            <w:left w:val="none" w:sz="0" w:space="0" w:color="auto"/>
            <w:bottom w:val="none" w:sz="0" w:space="0" w:color="auto"/>
            <w:right w:val="none" w:sz="0" w:space="0" w:color="auto"/>
          </w:divBdr>
        </w:div>
        <w:div w:id="1132095467">
          <w:marLeft w:val="640"/>
          <w:marRight w:val="0"/>
          <w:marTop w:val="0"/>
          <w:marBottom w:val="0"/>
          <w:divBdr>
            <w:top w:val="none" w:sz="0" w:space="0" w:color="auto"/>
            <w:left w:val="none" w:sz="0" w:space="0" w:color="auto"/>
            <w:bottom w:val="none" w:sz="0" w:space="0" w:color="auto"/>
            <w:right w:val="none" w:sz="0" w:space="0" w:color="auto"/>
          </w:divBdr>
        </w:div>
        <w:div w:id="1201360400">
          <w:marLeft w:val="640"/>
          <w:marRight w:val="0"/>
          <w:marTop w:val="0"/>
          <w:marBottom w:val="0"/>
          <w:divBdr>
            <w:top w:val="none" w:sz="0" w:space="0" w:color="auto"/>
            <w:left w:val="none" w:sz="0" w:space="0" w:color="auto"/>
            <w:bottom w:val="none" w:sz="0" w:space="0" w:color="auto"/>
            <w:right w:val="none" w:sz="0" w:space="0" w:color="auto"/>
          </w:divBdr>
        </w:div>
        <w:div w:id="1296443588">
          <w:marLeft w:val="640"/>
          <w:marRight w:val="0"/>
          <w:marTop w:val="0"/>
          <w:marBottom w:val="0"/>
          <w:divBdr>
            <w:top w:val="none" w:sz="0" w:space="0" w:color="auto"/>
            <w:left w:val="none" w:sz="0" w:space="0" w:color="auto"/>
            <w:bottom w:val="none" w:sz="0" w:space="0" w:color="auto"/>
            <w:right w:val="none" w:sz="0" w:space="0" w:color="auto"/>
          </w:divBdr>
        </w:div>
        <w:div w:id="1354070740">
          <w:marLeft w:val="640"/>
          <w:marRight w:val="0"/>
          <w:marTop w:val="0"/>
          <w:marBottom w:val="0"/>
          <w:divBdr>
            <w:top w:val="none" w:sz="0" w:space="0" w:color="auto"/>
            <w:left w:val="none" w:sz="0" w:space="0" w:color="auto"/>
            <w:bottom w:val="none" w:sz="0" w:space="0" w:color="auto"/>
            <w:right w:val="none" w:sz="0" w:space="0" w:color="auto"/>
          </w:divBdr>
        </w:div>
        <w:div w:id="1377395039">
          <w:marLeft w:val="640"/>
          <w:marRight w:val="0"/>
          <w:marTop w:val="0"/>
          <w:marBottom w:val="0"/>
          <w:divBdr>
            <w:top w:val="none" w:sz="0" w:space="0" w:color="auto"/>
            <w:left w:val="none" w:sz="0" w:space="0" w:color="auto"/>
            <w:bottom w:val="none" w:sz="0" w:space="0" w:color="auto"/>
            <w:right w:val="none" w:sz="0" w:space="0" w:color="auto"/>
          </w:divBdr>
        </w:div>
        <w:div w:id="1443846004">
          <w:marLeft w:val="640"/>
          <w:marRight w:val="0"/>
          <w:marTop w:val="0"/>
          <w:marBottom w:val="0"/>
          <w:divBdr>
            <w:top w:val="none" w:sz="0" w:space="0" w:color="auto"/>
            <w:left w:val="none" w:sz="0" w:space="0" w:color="auto"/>
            <w:bottom w:val="none" w:sz="0" w:space="0" w:color="auto"/>
            <w:right w:val="none" w:sz="0" w:space="0" w:color="auto"/>
          </w:divBdr>
        </w:div>
        <w:div w:id="1452743000">
          <w:marLeft w:val="640"/>
          <w:marRight w:val="0"/>
          <w:marTop w:val="0"/>
          <w:marBottom w:val="0"/>
          <w:divBdr>
            <w:top w:val="none" w:sz="0" w:space="0" w:color="auto"/>
            <w:left w:val="none" w:sz="0" w:space="0" w:color="auto"/>
            <w:bottom w:val="none" w:sz="0" w:space="0" w:color="auto"/>
            <w:right w:val="none" w:sz="0" w:space="0" w:color="auto"/>
          </w:divBdr>
        </w:div>
        <w:div w:id="1567834507">
          <w:marLeft w:val="640"/>
          <w:marRight w:val="0"/>
          <w:marTop w:val="0"/>
          <w:marBottom w:val="0"/>
          <w:divBdr>
            <w:top w:val="none" w:sz="0" w:space="0" w:color="auto"/>
            <w:left w:val="none" w:sz="0" w:space="0" w:color="auto"/>
            <w:bottom w:val="none" w:sz="0" w:space="0" w:color="auto"/>
            <w:right w:val="none" w:sz="0" w:space="0" w:color="auto"/>
          </w:divBdr>
        </w:div>
        <w:div w:id="1582448717">
          <w:marLeft w:val="640"/>
          <w:marRight w:val="0"/>
          <w:marTop w:val="0"/>
          <w:marBottom w:val="0"/>
          <w:divBdr>
            <w:top w:val="none" w:sz="0" w:space="0" w:color="auto"/>
            <w:left w:val="none" w:sz="0" w:space="0" w:color="auto"/>
            <w:bottom w:val="none" w:sz="0" w:space="0" w:color="auto"/>
            <w:right w:val="none" w:sz="0" w:space="0" w:color="auto"/>
          </w:divBdr>
        </w:div>
        <w:div w:id="1635722067">
          <w:marLeft w:val="640"/>
          <w:marRight w:val="0"/>
          <w:marTop w:val="0"/>
          <w:marBottom w:val="0"/>
          <w:divBdr>
            <w:top w:val="none" w:sz="0" w:space="0" w:color="auto"/>
            <w:left w:val="none" w:sz="0" w:space="0" w:color="auto"/>
            <w:bottom w:val="none" w:sz="0" w:space="0" w:color="auto"/>
            <w:right w:val="none" w:sz="0" w:space="0" w:color="auto"/>
          </w:divBdr>
        </w:div>
        <w:div w:id="1655330506">
          <w:marLeft w:val="640"/>
          <w:marRight w:val="0"/>
          <w:marTop w:val="0"/>
          <w:marBottom w:val="0"/>
          <w:divBdr>
            <w:top w:val="none" w:sz="0" w:space="0" w:color="auto"/>
            <w:left w:val="none" w:sz="0" w:space="0" w:color="auto"/>
            <w:bottom w:val="none" w:sz="0" w:space="0" w:color="auto"/>
            <w:right w:val="none" w:sz="0" w:space="0" w:color="auto"/>
          </w:divBdr>
        </w:div>
        <w:div w:id="1661614070">
          <w:marLeft w:val="640"/>
          <w:marRight w:val="0"/>
          <w:marTop w:val="0"/>
          <w:marBottom w:val="0"/>
          <w:divBdr>
            <w:top w:val="none" w:sz="0" w:space="0" w:color="auto"/>
            <w:left w:val="none" w:sz="0" w:space="0" w:color="auto"/>
            <w:bottom w:val="none" w:sz="0" w:space="0" w:color="auto"/>
            <w:right w:val="none" w:sz="0" w:space="0" w:color="auto"/>
          </w:divBdr>
        </w:div>
        <w:div w:id="1675572211">
          <w:marLeft w:val="640"/>
          <w:marRight w:val="0"/>
          <w:marTop w:val="0"/>
          <w:marBottom w:val="0"/>
          <w:divBdr>
            <w:top w:val="none" w:sz="0" w:space="0" w:color="auto"/>
            <w:left w:val="none" w:sz="0" w:space="0" w:color="auto"/>
            <w:bottom w:val="none" w:sz="0" w:space="0" w:color="auto"/>
            <w:right w:val="none" w:sz="0" w:space="0" w:color="auto"/>
          </w:divBdr>
        </w:div>
        <w:div w:id="1704162085">
          <w:marLeft w:val="640"/>
          <w:marRight w:val="0"/>
          <w:marTop w:val="0"/>
          <w:marBottom w:val="0"/>
          <w:divBdr>
            <w:top w:val="none" w:sz="0" w:space="0" w:color="auto"/>
            <w:left w:val="none" w:sz="0" w:space="0" w:color="auto"/>
            <w:bottom w:val="none" w:sz="0" w:space="0" w:color="auto"/>
            <w:right w:val="none" w:sz="0" w:space="0" w:color="auto"/>
          </w:divBdr>
        </w:div>
        <w:div w:id="1711031201">
          <w:marLeft w:val="640"/>
          <w:marRight w:val="0"/>
          <w:marTop w:val="0"/>
          <w:marBottom w:val="0"/>
          <w:divBdr>
            <w:top w:val="none" w:sz="0" w:space="0" w:color="auto"/>
            <w:left w:val="none" w:sz="0" w:space="0" w:color="auto"/>
            <w:bottom w:val="none" w:sz="0" w:space="0" w:color="auto"/>
            <w:right w:val="none" w:sz="0" w:space="0" w:color="auto"/>
          </w:divBdr>
        </w:div>
        <w:div w:id="1770931272">
          <w:marLeft w:val="640"/>
          <w:marRight w:val="0"/>
          <w:marTop w:val="0"/>
          <w:marBottom w:val="0"/>
          <w:divBdr>
            <w:top w:val="none" w:sz="0" w:space="0" w:color="auto"/>
            <w:left w:val="none" w:sz="0" w:space="0" w:color="auto"/>
            <w:bottom w:val="none" w:sz="0" w:space="0" w:color="auto"/>
            <w:right w:val="none" w:sz="0" w:space="0" w:color="auto"/>
          </w:divBdr>
        </w:div>
        <w:div w:id="1795363687">
          <w:marLeft w:val="640"/>
          <w:marRight w:val="0"/>
          <w:marTop w:val="0"/>
          <w:marBottom w:val="0"/>
          <w:divBdr>
            <w:top w:val="none" w:sz="0" w:space="0" w:color="auto"/>
            <w:left w:val="none" w:sz="0" w:space="0" w:color="auto"/>
            <w:bottom w:val="none" w:sz="0" w:space="0" w:color="auto"/>
            <w:right w:val="none" w:sz="0" w:space="0" w:color="auto"/>
          </w:divBdr>
        </w:div>
        <w:div w:id="1882933049">
          <w:marLeft w:val="640"/>
          <w:marRight w:val="0"/>
          <w:marTop w:val="0"/>
          <w:marBottom w:val="0"/>
          <w:divBdr>
            <w:top w:val="none" w:sz="0" w:space="0" w:color="auto"/>
            <w:left w:val="none" w:sz="0" w:space="0" w:color="auto"/>
            <w:bottom w:val="none" w:sz="0" w:space="0" w:color="auto"/>
            <w:right w:val="none" w:sz="0" w:space="0" w:color="auto"/>
          </w:divBdr>
        </w:div>
        <w:div w:id="1902523685">
          <w:marLeft w:val="640"/>
          <w:marRight w:val="0"/>
          <w:marTop w:val="0"/>
          <w:marBottom w:val="0"/>
          <w:divBdr>
            <w:top w:val="none" w:sz="0" w:space="0" w:color="auto"/>
            <w:left w:val="none" w:sz="0" w:space="0" w:color="auto"/>
            <w:bottom w:val="none" w:sz="0" w:space="0" w:color="auto"/>
            <w:right w:val="none" w:sz="0" w:space="0" w:color="auto"/>
          </w:divBdr>
        </w:div>
        <w:div w:id="1974603831">
          <w:marLeft w:val="640"/>
          <w:marRight w:val="0"/>
          <w:marTop w:val="0"/>
          <w:marBottom w:val="0"/>
          <w:divBdr>
            <w:top w:val="none" w:sz="0" w:space="0" w:color="auto"/>
            <w:left w:val="none" w:sz="0" w:space="0" w:color="auto"/>
            <w:bottom w:val="none" w:sz="0" w:space="0" w:color="auto"/>
            <w:right w:val="none" w:sz="0" w:space="0" w:color="auto"/>
          </w:divBdr>
        </w:div>
        <w:div w:id="2014525188">
          <w:marLeft w:val="640"/>
          <w:marRight w:val="0"/>
          <w:marTop w:val="0"/>
          <w:marBottom w:val="0"/>
          <w:divBdr>
            <w:top w:val="none" w:sz="0" w:space="0" w:color="auto"/>
            <w:left w:val="none" w:sz="0" w:space="0" w:color="auto"/>
            <w:bottom w:val="none" w:sz="0" w:space="0" w:color="auto"/>
            <w:right w:val="none" w:sz="0" w:space="0" w:color="auto"/>
          </w:divBdr>
        </w:div>
        <w:div w:id="2031442891">
          <w:marLeft w:val="640"/>
          <w:marRight w:val="0"/>
          <w:marTop w:val="0"/>
          <w:marBottom w:val="0"/>
          <w:divBdr>
            <w:top w:val="none" w:sz="0" w:space="0" w:color="auto"/>
            <w:left w:val="none" w:sz="0" w:space="0" w:color="auto"/>
            <w:bottom w:val="none" w:sz="0" w:space="0" w:color="auto"/>
            <w:right w:val="none" w:sz="0" w:space="0" w:color="auto"/>
          </w:divBdr>
        </w:div>
        <w:div w:id="2092504859">
          <w:marLeft w:val="640"/>
          <w:marRight w:val="0"/>
          <w:marTop w:val="0"/>
          <w:marBottom w:val="0"/>
          <w:divBdr>
            <w:top w:val="none" w:sz="0" w:space="0" w:color="auto"/>
            <w:left w:val="none" w:sz="0" w:space="0" w:color="auto"/>
            <w:bottom w:val="none" w:sz="0" w:space="0" w:color="auto"/>
            <w:right w:val="none" w:sz="0" w:space="0" w:color="auto"/>
          </w:divBdr>
        </w:div>
        <w:div w:id="2098552774">
          <w:marLeft w:val="640"/>
          <w:marRight w:val="0"/>
          <w:marTop w:val="0"/>
          <w:marBottom w:val="0"/>
          <w:divBdr>
            <w:top w:val="none" w:sz="0" w:space="0" w:color="auto"/>
            <w:left w:val="none" w:sz="0" w:space="0" w:color="auto"/>
            <w:bottom w:val="none" w:sz="0" w:space="0" w:color="auto"/>
            <w:right w:val="none" w:sz="0" w:space="0" w:color="auto"/>
          </w:divBdr>
        </w:div>
      </w:divsChild>
    </w:div>
    <w:div w:id="1955407365">
      <w:marLeft w:val="0"/>
      <w:marRight w:val="0"/>
      <w:marTop w:val="0"/>
      <w:marBottom w:val="0"/>
      <w:divBdr>
        <w:top w:val="none" w:sz="0" w:space="0" w:color="auto"/>
        <w:left w:val="none" w:sz="0" w:space="0" w:color="auto"/>
        <w:bottom w:val="none" w:sz="0" w:space="0" w:color="auto"/>
        <w:right w:val="none" w:sz="0" w:space="0" w:color="auto"/>
      </w:divBdr>
    </w:div>
    <w:div w:id="1960602596">
      <w:bodyDiv w:val="1"/>
      <w:marLeft w:val="0"/>
      <w:marRight w:val="0"/>
      <w:marTop w:val="0"/>
      <w:marBottom w:val="0"/>
      <w:divBdr>
        <w:top w:val="none" w:sz="0" w:space="0" w:color="auto"/>
        <w:left w:val="none" w:sz="0" w:space="0" w:color="auto"/>
        <w:bottom w:val="none" w:sz="0" w:space="0" w:color="auto"/>
        <w:right w:val="none" w:sz="0" w:space="0" w:color="auto"/>
      </w:divBdr>
      <w:divsChild>
        <w:div w:id="2755636">
          <w:marLeft w:val="640"/>
          <w:marRight w:val="0"/>
          <w:marTop w:val="0"/>
          <w:marBottom w:val="0"/>
          <w:divBdr>
            <w:top w:val="none" w:sz="0" w:space="0" w:color="auto"/>
            <w:left w:val="none" w:sz="0" w:space="0" w:color="auto"/>
            <w:bottom w:val="none" w:sz="0" w:space="0" w:color="auto"/>
            <w:right w:val="none" w:sz="0" w:space="0" w:color="auto"/>
          </w:divBdr>
        </w:div>
        <w:div w:id="91318329">
          <w:marLeft w:val="640"/>
          <w:marRight w:val="0"/>
          <w:marTop w:val="0"/>
          <w:marBottom w:val="0"/>
          <w:divBdr>
            <w:top w:val="none" w:sz="0" w:space="0" w:color="auto"/>
            <w:left w:val="none" w:sz="0" w:space="0" w:color="auto"/>
            <w:bottom w:val="none" w:sz="0" w:space="0" w:color="auto"/>
            <w:right w:val="none" w:sz="0" w:space="0" w:color="auto"/>
          </w:divBdr>
        </w:div>
        <w:div w:id="94792376">
          <w:marLeft w:val="640"/>
          <w:marRight w:val="0"/>
          <w:marTop w:val="0"/>
          <w:marBottom w:val="0"/>
          <w:divBdr>
            <w:top w:val="none" w:sz="0" w:space="0" w:color="auto"/>
            <w:left w:val="none" w:sz="0" w:space="0" w:color="auto"/>
            <w:bottom w:val="none" w:sz="0" w:space="0" w:color="auto"/>
            <w:right w:val="none" w:sz="0" w:space="0" w:color="auto"/>
          </w:divBdr>
        </w:div>
        <w:div w:id="113066460">
          <w:marLeft w:val="640"/>
          <w:marRight w:val="0"/>
          <w:marTop w:val="0"/>
          <w:marBottom w:val="0"/>
          <w:divBdr>
            <w:top w:val="none" w:sz="0" w:space="0" w:color="auto"/>
            <w:left w:val="none" w:sz="0" w:space="0" w:color="auto"/>
            <w:bottom w:val="none" w:sz="0" w:space="0" w:color="auto"/>
            <w:right w:val="none" w:sz="0" w:space="0" w:color="auto"/>
          </w:divBdr>
        </w:div>
        <w:div w:id="121464220">
          <w:marLeft w:val="640"/>
          <w:marRight w:val="0"/>
          <w:marTop w:val="0"/>
          <w:marBottom w:val="0"/>
          <w:divBdr>
            <w:top w:val="none" w:sz="0" w:space="0" w:color="auto"/>
            <w:left w:val="none" w:sz="0" w:space="0" w:color="auto"/>
            <w:bottom w:val="none" w:sz="0" w:space="0" w:color="auto"/>
            <w:right w:val="none" w:sz="0" w:space="0" w:color="auto"/>
          </w:divBdr>
        </w:div>
        <w:div w:id="139352141">
          <w:marLeft w:val="640"/>
          <w:marRight w:val="0"/>
          <w:marTop w:val="0"/>
          <w:marBottom w:val="0"/>
          <w:divBdr>
            <w:top w:val="none" w:sz="0" w:space="0" w:color="auto"/>
            <w:left w:val="none" w:sz="0" w:space="0" w:color="auto"/>
            <w:bottom w:val="none" w:sz="0" w:space="0" w:color="auto"/>
            <w:right w:val="none" w:sz="0" w:space="0" w:color="auto"/>
          </w:divBdr>
        </w:div>
        <w:div w:id="259417322">
          <w:marLeft w:val="640"/>
          <w:marRight w:val="0"/>
          <w:marTop w:val="0"/>
          <w:marBottom w:val="0"/>
          <w:divBdr>
            <w:top w:val="none" w:sz="0" w:space="0" w:color="auto"/>
            <w:left w:val="none" w:sz="0" w:space="0" w:color="auto"/>
            <w:bottom w:val="none" w:sz="0" w:space="0" w:color="auto"/>
            <w:right w:val="none" w:sz="0" w:space="0" w:color="auto"/>
          </w:divBdr>
        </w:div>
        <w:div w:id="333267646">
          <w:marLeft w:val="640"/>
          <w:marRight w:val="0"/>
          <w:marTop w:val="0"/>
          <w:marBottom w:val="0"/>
          <w:divBdr>
            <w:top w:val="none" w:sz="0" w:space="0" w:color="auto"/>
            <w:left w:val="none" w:sz="0" w:space="0" w:color="auto"/>
            <w:bottom w:val="none" w:sz="0" w:space="0" w:color="auto"/>
            <w:right w:val="none" w:sz="0" w:space="0" w:color="auto"/>
          </w:divBdr>
        </w:div>
        <w:div w:id="349065715">
          <w:marLeft w:val="640"/>
          <w:marRight w:val="0"/>
          <w:marTop w:val="0"/>
          <w:marBottom w:val="0"/>
          <w:divBdr>
            <w:top w:val="none" w:sz="0" w:space="0" w:color="auto"/>
            <w:left w:val="none" w:sz="0" w:space="0" w:color="auto"/>
            <w:bottom w:val="none" w:sz="0" w:space="0" w:color="auto"/>
            <w:right w:val="none" w:sz="0" w:space="0" w:color="auto"/>
          </w:divBdr>
        </w:div>
        <w:div w:id="487328104">
          <w:marLeft w:val="640"/>
          <w:marRight w:val="0"/>
          <w:marTop w:val="0"/>
          <w:marBottom w:val="0"/>
          <w:divBdr>
            <w:top w:val="none" w:sz="0" w:space="0" w:color="auto"/>
            <w:left w:val="none" w:sz="0" w:space="0" w:color="auto"/>
            <w:bottom w:val="none" w:sz="0" w:space="0" w:color="auto"/>
            <w:right w:val="none" w:sz="0" w:space="0" w:color="auto"/>
          </w:divBdr>
        </w:div>
        <w:div w:id="504445032">
          <w:marLeft w:val="640"/>
          <w:marRight w:val="0"/>
          <w:marTop w:val="0"/>
          <w:marBottom w:val="0"/>
          <w:divBdr>
            <w:top w:val="none" w:sz="0" w:space="0" w:color="auto"/>
            <w:left w:val="none" w:sz="0" w:space="0" w:color="auto"/>
            <w:bottom w:val="none" w:sz="0" w:space="0" w:color="auto"/>
            <w:right w:val="none" w:sz="0" w:space="0" w:color="auto"/>
          </w:divBdr>
        </w:div>
        <w:div w:id="586621525">
          <w:marLeft w:val="640"/>
          <w:marRight w:val="0"/>
          <w:marTop w:val="0"/>
          <w:marBottom w:val="0"/>
          <w:divBdr>
            <w:top w:val="none" w:sz="0" w:space="0" w:color="auto"/>
            <w:left w:val="none" w:sz="0" w:space="0" w:color="auto"/>
            <w:bottom w:val="none" w:sz="0" w:space="0" w:color="auto"/>
            <w:right w:val="none" w:sz="0" w:space="0" w:color="auto"/>
          </w:divBdr>
        </w:div>
        <w:div w:id="770710567">
          <w:marLeft w:val="640"/>
          <w:marRight w:val="0"/>
          <w:marTop w:val="0"/>
          <w:marBottom w:val="0"/>
          <w:divBdr>
            <w:top w:val="none" w:sz="0" w:space="0" w:color="auto"/>
            <w:left w:val="none" w:sz="0" w:space="0" w:color="auto"/>
            <w:bottom w:val="none" w:sz="0" w:space="0" w:color="auto"/>
            <w:right w:val="none" w:sz="0" w:space="0" w:color="auto"/>
          </w:divBdr>
        </w:div>
        <w:div w:id="770710679">
          <w:marLeft w:val="640"/>
          <w:marRight w:val="0"/>
          <w:marTop w:val="0"/>
          <w:marBottom w:val="0"/>
          <w:divBdr>
            <w:top w:val="none" w:sz="0" w:space="0" w:color="auto"/>
            <w:left w:val="none" w:sz="0" w:space="0" w:color="auto"/>
            <w:bottom w:val="none" w:sz="0" w:space="0" w:color="auto"/>
            <w:right w:val="none" w:sz="0" w:space="0" w:color="auto"/>
          </w:divBdr>
        </w:div>
        <w:div w:id="892501999">
          <w:marLeft w:val="640"/>
          <w:marRight w:val="0"/>
          <w:marTop w:val="0"/>
          <w:marBottom w:val="0"/>
          <w:divBdr>
            <w:top w:val="none" w:sz="0" w:space="0" w:color="auto"/>
            <w:left w:val="none" w:sz="0" w:space="0" w:color="auto"/>
            <w:bottom w:val="none" w:sz="0" w:space="0" w:color="auto"/>
            <w:right w:val="none" w:sz="0" w:space="0" w:color="auto"/>
          </w:divBdr>
        </w:div>
        <w:div w:id="938174653">
          <w:marLeft w:val="640"/>
          <w:marRight w:val="0"/>
          <w:marTop w:val="0"/>
          <w:marBottom w:val="0"/>
          <w:divBdr>
            <w:top w:val="none" w:sz="0" w:space="0" w:color="auto"/>
            <w:left w:val="none" w:sz="0" w:space="0" w:color="auto"/>
            <w:bottom w:val="none" w:sz="0" w:space="0" w:color="auto"/>
            <w:right w:val="none" w:sz="0" w:space="0" w:color="auto"/>
          </w:divBdr>
        </w:div>
        <w:div w:id="944382319">
          <w:marLeft w:val="640"/>
          <w:marRight w:val="0"/>
          <w:marTop w:val="0"/>
          <w:marBottom w:val="0"/>
          <w:divBdr>
            <w:top w:val="none" w:sz="0" w:space="0" w:color="auto"/>
            <w:left w:val="none" w:sz="0" w:space="0" w:color="auto"/>
            <w:bottom w:val="none" w:sz="0" w:space="0" w:color="auto"/>
            <w:right w:val="none" w:sz="0" w:space="0" w:color="auto"/>
          </w:divBdr>
        </w:div>
        <w:div w:id="962155796">
          <w:marLeft w:val="640"/>
          <w:marRight w:val="0"/>
          <w:marTop w:val="0"/>
          <w:marBottom w:val="0"/>
          <w:divBdr>
            <w:top w:val="none" w:sz="0" w:space="0" w:color="auto"/>
            <w:left w:val="none" w:sz="0" w:space="0" w:color="auto"/>
            <w:bottom w:val="none" w:sz="0" w:space="0" w:color="auto"/>
            <w:right w:val="none" w:sz="0" w:space="0" w:color="auto"/>
          </w:divBdr>
        </w:div>
        <w:div w:id="969748485">
          <w:marLeft w:val="640"/>
          <w:marRight w:val="0"/>
          <w:marTop w:val="0"/>
          <w:marBottom w:val="0"/>
          <w:divBdr>
            <w:top w:val="none" w:sz="0" w:space="0" w:color="auto"/>
            <w:left w:val="none" w:sz="0" w:space="0" w:color="auto"/>
            <w:bottom w:val="none" w:sz="0" w:space="0" w:color="auto"/>
            <w:right w:val="none" w:sz="0" w:space="0" w:color="auto"/>
          </w:divBdr>
        </w:div>
        <w:div w:id="1022970982">
          <w:marLeft w:val="640"/>
          <w:marRight w:val="0"/>
          <w:marTop w:val="0"/>
          <w:marBottom w:val="0"/>
          <w:divBdr>
            <w:top w:val="none" w:sz="0" w:space="0" w:color="auto"/>
            <w:left w:val="none" w:sz="0" w:space="0" w:color="auto"/>
            <w:bottom w:val="none" w:sz="0" w:space="0" w:color="auto"/>
            <w:right w:val="none" w:sz="0" w:space="0" w:color="auto"/>
          </w:divBdr>
        </w:div>
        <w:div w:id="1037316431">
          <w:marLeft w:val="640"/>
          <w:marRight w:val="0"/>
          <w:marTop w:val="0"/>
          <w:marBottom w:val="0"/>
          <w:divBdr>
            <w:top w:val="none" w:sz="0" w:space="0" w:color="auto"/>
            <w:left w:val="none" w:sz="0" w:space="0" w:color="auto"/>
            <w:bottom w:val="none" w:sz="0" w:space="0" w:color="auto"/>
            <w:right w:val="none" w:sz="0" w:space="0" w:color="auto"/>
          </w:divBdr>
        </w:div>
        <w:div w:id="1143424886">
          <w:marLeft w:val="640"/>
          <w:marRight w:val="0"/>
          <w:marTop w:val="0"/>
          <w:marBottom w:val="0"/>
          <w:divBdr>
            <w:top w:val="none" w:sz="0" w:space="0" w:color="auto"/>
            <w:left w:val="none" w:sz="0" w:space="0" w:color="auto"/>
            <w:bottom w:val="none" w:sz="0" w:space="0" w:color="auto"/>
            <w:right w:val="none" w:sz="0" w:space="0" w:color="auto"/>
          </w:divBdr>
        </w:div>
        <w:div w:id="1147354271">
          <w:marLeft w:val="640"/>
          <w:marRight w:val="0"/>
          <w:marTop w:val="0"/>
          <w:marBottom w:val="0"/>
          <w:divBdr>
            <w:top w:val="none" w:sz="0" w:space="0" w:color="auto"/>
            <w:left w:val="none" w:sz="0" w:space="0" w:color="auto"/>
            <w:bottom w:val="none" w:sz="0" w:space="0" w:color="auto"/>
            <w:right w:val="none" w:sz="0" w:space="0" w:color="auto"/>
          </w:divBdr>
        </w:div>
        <w:div w:id="1304508533">
          <w:marLeft w:val="640"/>
          <w:marRight w:val="0"/>
          <w:marTop w:val="0"/>
          <w:marBottom w:val="0"/>
          <w:divBdr>
            <w:top w:val="none" w:sz="0" w:space="0" w:color="auto"/>
            <w:left w:val="none" w:sz="0" w:space="0" w:color="auto"/>
            <w:bottom w:val="none" w:sz="0" w:space="0" w:color="auto"/>
            <w:right w:val="none" w:sz="0" w:space="0" w:color="auto"/>
          </w:divBdr>
        </w:div>
        <w:div w:id="1309162333">
          <w:marLeft w:val="640"/>
          <w:marRight w:val="0"/>
          <w:marTop w:val="0"/>
          <w:marBottom w:val="0"/>
          <w:divBdr>
            <w:top w:val="none" w:sz="0" w:space="0" w:color="auto"/>
            <w:left w:val="none" w:sz="0" w:space="0" w:color="auto"/>
            <w:bottom w:val="none" w:sz="0" w:space="0" w:color="auto"/>
            <w:right w:val="none" w:sz="0" w:space="0" w:color="auto"/>
          </w:divBdr>
        </w:div>
        <w:div w:id="1349411343">
          <w:marLeft w:val="640"/>
          <w:marRight w:val="0"/>
          <w:marTop w:val="0"/>
          <w:marBottom w:val="0"/>
          <w:divBdr>
            <w:top w:val="none" w:sz="0" w:space="0" w:color="auto"/>
            <w:left w:val="none" w:sz="0" w:space="0" w:color="auto"/>
            <w:bottom w:val="none" w:sz="0" w:space="0" w:color="auto"/>
            <w:right w:val="none" w:sz="0" w:space="0" w:color="auto"/>
          </w:divBdr>
        </w:div>
        <w:div w:id="1444182854">
          <w:marLeft w:val="640"/>
          <w:marRight w:val="0"/>
          <w:marTop w:val="0"/>
          <w:marBottom w:val="0"/>
          <w:divBdr>
            <w:top w:val="none" w:sz="0" w:space="0" w:color="auto"/>
            <w:left w:val="none" w:sz="0" w:space="0" w:color="auto"/>
            <w:bottom w:val="none" w:sz="0" w:space="0" w:color="auto"/>
            <w:right w:val="none" w:sz="0" w:space="0" w:color="auto"/>
          </w:divBdr>
        </w:div>
        <w:div w:id="1523278194">
          <w:marLeft w:val="640"/>
          <w:marRight w:val="0"/>
          <w:marTop w:val="0"/>
          <w:marBottom w:val="0"/>
          <w:divBdr>
            <w:top w:val="none" w:sz="0" w:space="0" w:color="auto"/>
            <w:left w:val="none" w:sz="0" w:space="0" w:color="auto"/>
            <w:bottom w:val="none" w:sz="0" w:space="0" w:color="auto"/>
            <w:right w:val="none" w:sz="0" w:space="0" w:color="auto"/>
          </w:divBdr>
        </w:div>
        <w:div w:id="1531646781">
          <w:marLeft w:val="640"/>
          <w:marRight w:val="0"/>
          <w:marTop w:val="0"/>
          <w:marBottom w:val="0"/>
          <w:divBdr>
            <w:top w:val="none" w:sz="0" w:space="0" w:color="auto"/>
            <w:left w:val="none" w:sz="0" w:space="0" w:color="auto"/>
            <w:bottom w:val="none" w:sz="0" w:space="0" w:color="auto"/>
            <w:right w:val="none" w:sz="0" w:space="0" w:color="auto"/>
          </w:divBdr>
        </w:div>
        <w:div w:id="1557010607">
          <w:marLeft w:val="640"/>
          <w:marRight w:val="0"/>
          <w:marTop w:val="0"/>
          <w:marBottom w:val="0"/>
          <w:divBdr>
            <w:top w:val="none" w:sz="0" w:space="0" w:color="auto"/>
            <w:left w:val="none" w:sz="0" w:space="0" w:color="auto"/>
            <w:bottom w:val="none" w:sz="0" w:space="0" w:color="auto"/>
            <w:right w:val="none" w:sz="0" w:space="0" w:color="auto"/>
          </w:divBdr>
        </w:div>
        <w:div w:id="1565138042">
          <w:marLeft w:val="640"/>
          <w:marRight w:val="0"/>
          <w:marTop w:val="0"/>
          <w:marBottom w:val="0"/>
          <w:divBdr>
            <w:top w:val="none" w:sz="0" w:space="0" w:color="auto"/>
            <w:left w:val="none" w:sz="0" w:space="0" w:color="auto"/>
            <w:bottom w:val="none" w:sz="0" w:space="0" w:color="auto"/>
            <w:right w:val="none" w:sz="0" w:space="0" w:color="auto"/>
          </w:divBdr>
        </w:div>
        <w:div w:id="1587225189">
          <w:marLeft w:val="640"/>
          <w:marRight w:val="0"/>
          <w:marTop w:val="0"/>
          <w:marBottom w:val="0"/>
          <w:divBdr>
            <w:top w:val="none" w:sz="0" w:space="0" w:color="auto"/>
            <w:left w:val="none" w:sz="0" w:space="0" w:color="auto"/>
            <w:bottom w:val="none" w:sz="0" w:space="0" w:color="auto"/>
            <w:right w:val="none" w:sz="0" w:space="0" w:color="auto"/>
          </w:divBdr>
        </w:div>
        <w:div w:id="1689409592">
          <w:marLeft w:val="640"/>
          <w:marRight w:val="0"/>
          <w:marTop w:val="0"/>
          <w:marBottom w:val="0"/>
          <w:divBdr>
            <w:top w:val="none" w:sz="0" w:space="0" w:color="auto"/>
            <w:left w:val="none" w:sz="0" w:space="0" w:color="auto"/>
            <w:bottom w:val="none" w:sz="0" w:space="0" w:color="auto"/>
            <w:right w:val="none" w:sz="0" w:space="0" w:color="auto"/>
          </w:divBdr>
        </w:div>
        <w:div w:id="1699772566">
          <w:marLeft w:val="640"/>
          <w:marRight w:val="0"/>
          <w:marTop w:val="0"/>
          <w:marBottom w:val="0"/>
          <w:divBdr>
            <w:top w:val="none" w:sz="0" w:space="0" w:color="auto"/>
            <w:left w:val="none" w:sz="0" w:space="0" w:color="auto"/>
            <w:bottom w:val="none" w:sz="0" w:space="0" w:color="auto"/>
            <w:right w:val="none" w:sz="0" w:space="0" w:color="auto"/>
          </w:divBdr>
        </w:div>
        <w:div w:id="1701004418">
          <w:marLeft w:val="640"/>
          <w:marRight w:val="0"/>
          <w:marTop w:val="0"/>
          <w:marBottom w:val="0"/>
          <w:divBdr>
            <w:top w:val="none" w:sz="0" w:space="0" w:color="auto"/>
            <w:left w:val="none" w:sz="0" w:space="0" w:color="auto"/>
            <w:bottom w:val="none" w:sz="0" w:space="0" w:color="auto"/>
            <w:right w:val="none" w:sz="0" w:space="0" w:color="auto"/>
          </w:divBdr>
        </w:div>
        <w:div w:id="1722243495">
          <w:marLeft w:val="640"/>
          <w:marRight w:val="0"/>
          <w:marTop w:val="0"/>
          <w:marBottom w:val="0"/>
          <w:divBdr>
            <w:top w:val="none" w:sz="0" w:space="0" w:color="auto"/>
            <w:left w:val="none" w:sz="0" w:space="0" w:color="auto"/>
            <w:bottom w:val="none" w:sz="0" w:space="0" w:color="auto"/>
            <w:right w:val="none" w:sz="0" w:space="0" w:color="auto"/>
          </w:divBdr>
        </w:div>
        <w:div w:id="1812940861">
          <w:marLeft w:val="640"/>
          <w:marRight w:val="0"/>
          <w:marTop w:val="0"/>
          <w:marBottom w:val="0"/>
          <w:divBdr>
            <w:top w:val="none" w:sz="0" w:space="0" w:color="auto"/>
            <w:left w:val="none" w:sz="0" w:space="0" w:color="auto"/>
            <w:bottom w:val="none" w:sz="0" w:space="0" w:color="auto"/>
            <w:right w:val="none" w:sz="0" w:space="0" w:color="auto"/>
          </w:divBdr>
        </w:div>
        <w:div w:id="1818374751">
          <w:marLeft w:val="640"/>
          <w:marRight w:val="0"/>
          <w:marTop w:val="0"/>
          <w:marBottom w:val="0"/>
          <w:divBdr>
            <w:top w:val="none" w:sz="0" w:space="0" w:color="auto"/>
            <w:left w:val="none" w:sz="0" w:space="0" w:color="auto"/>
            <w:bottom w:val="none" w:sz="0" w:space="0" w:color="auto"/>
            <w:right w:val="none" w:sz="0" w:space="0" w:color="auto"/>
          </w:divBdr>
        </w:div>
        <w:div w:id="1823698577">
          <w:marLeft w:val="640"/>
          <w:marRight w:val="0"/>
          <w:marTop w:val="0"/>
          <w:marBottom w:val="0"/>
          <w:divBdr>
            <w:top w:val="none" w:sz="0" w:space="0" w:color="auto"/>
            <w:left w:val="none" w:sz="0" w:space="0" w:color="auto"/>
            <w:bottom w:val="none" w:sz="0" w:space="0" w:color="auto"/>
            <w:right w:val="none" w:sz="0" w:space="0" w:color="auto"/>
          </w:divBdr>
        </w:div>
        <w:div w:id="1921408604">
          <w:marLeft w:val="640"/>
          <w:marRight w:val="0"/>
          <w:marTop w:val="0"/>
          <w:marBottom w:val="0"/>
          <w:divBdr>
            <w:top w:val="none" w:sz="0" w:space="0" w:color="auto"/>
            <w:left w:val="none" w:sz="0" w:space="0" w:color="auto"/>
            <w:bottom w:val="none" w:sz="0" w:space="0" w:color="auto"/>
            <w:right w:val="none" w:sz="0" w:space="0" w:color="auto"/>
          </w:divBdr>
        </w:div>
        <w:div w:id="1936211675">
          <w:marLeft w:val="640"/>
          <w:marRight w:val="0"/>
          <w:marTop w:val="0"/>
          <w:marBottom w:val="0"/>
          <w:divBdr>
            <w:top w:val="none" w:sz="0" w:space="0" w:color="auto"/>
            <w:left w:val="none" w:sz="0" w:space="0" w:color="auto"/>
            <w:bottom w:val="none" w:sz="0" w:space="0" w:color="auto"/>
            <w:right w:val="none" w:sz="0" w:space="0" w:color="auto"/>
          </w:divBdr>
        </w:div>
        <w:div w:id="1964462000">
          <w:marLeft w:val="640"/>
          <w:marRight w:val="0"/>
          <w:marTop w:val="0"/>
          <w:marBottom w:val="0"/>
          <w:divBdr>
            <w:top w:val="none" w:sz="0" w:space="0" w:color="auto"/>
            <w:left w:val="none" w:sz="0" w:space="0" w:color="auto"/>
            <w:bottom w:val="none" w:sz="0" w:space="0" w:color="auto"/>
            <w:right w:val="none" w:sz="0" w:space="0" w:color="auto"/>
          </w:divBdr>
        </w:div>
        <w:div w:id="1969822156">
          <w:marLeft w:val="640"/>
          <w:marRight w:val="0"/>
          <w:marTop w:val="0"/>
          <w:marBottom w:val="0"/>
          <w:divBdr>
            <w:top w:val="none" w:sz="0" w:space="0" w:color="auto"/>
            <w:left w:val="none" w:sz="0" w:space="0" w:color="auto"/>
            <w:bottom w:val="none" w:sz="0" w:space="0" w:color="auto"/>
            <w:right w:val="none" w:sz="0" w:space="0" w:color="auto"/>
          </w:divBdr>
        </w:div>
        <w:div w:id="2033677967">
          <w:marLeft w:val="640"/>
          <w:marRight w:val="0"/>
          <w:marTop w:val="0"/>
          <w:marBottom w:val="0"/>
          <w:divBdr>
            <w:top w:val="none" w:sz="0" w:space="0" w:color="auto"/>
            <w:left w:val="none" w:sz="0" w:space="0" w:color="auto"/>
            <w:bottom w:val="none" w:sz="0" w:space="0" w:color="auto"/>
            <w:right w:val="none" w:sz="0" w:space="0" w:color="auto"/>
          </w:divBdr>
        </w:div>
        <w:div w:id="2141224680">
          <w:marLeft w:val="640"/>
          <w:marRight w:val="0"/>
          <w:marTop w:val="0"/>
          <w:marBottom w:val="0"/>
          <w:divBdr>
            <w:top w:val="none" w:sz="0" w:space="0" w:color="auto"/>
            <w:left w:val="none" w:sz="0" w:space="0" w:color="auto"/>
            <w:bottom w:val="none" w:sz="0" w:space="0" w:color="auto"/>
            <w:right w:val="none" w:sz="0" w:space="0" w:color="auto"/>
          </w:divBdr>
        </w:div>
      </w:divsChild>
    </w:div>
    <w:div w:id="1965842145">
      <w:bodyDiv w:val="1"/>
      <w:marLeft w:val="0"/>
      <w:marRight w:val="0"/>
      <w:marTop w:val="0"/>
      <w:marBottom w:val="0"/>
      <w:divBdr>
        <w:top w:val="none" w:sz="0" w:space="0" w:color="auto"/>
        <w:left w:val="none" w:sz="0" w:space="0" w:color="auto"/>
        <w:bottom w:val="none" w:sz="0" w:space="0" w:color="auto"/>
        <w:right w:val="none" w:sz="0" w:space="0" w:color="auto"/>
      </w:divBdr>
      <w:divsChild>
        <w:div w:id="779111172">
          <w:marLeft w:val="640"/>
          <w:marRight w:val="0"/>
          <w:marTop w:val="0"/>
          <w:marBottom w:val="0"/>
          <w:divBdr>
            <w:top w:val="none" w:sz="0" w:space="0" w:color="auto"/>
            <w:left w:val="none" w:sz="0" w:space="0" w:color="auto"/>
            <w:bottom w:val="none" w:sz="0" w:space="0" w:color="auto"/>
            <w:right w:val="none" w:sz="0" w:space="0" w:color="auto"/>
          </w:divBdr>
        </w:div>
        <w:div w:id="1760638008">
          <w:marLeft w:val="640"/>
          <w:marRight w:val="0"/>
          <w:marTop w:val="0"/>
          <w:marBottom w:val="0"/>
          <w:divBdr>
            <w:top w:val="none" w:sz="0" w:space="0" w:color="auto"/>
            <w:left w:val="none" w:sz="0" w:space="0" w:color="auto"/>
            <w:bottom w:val="none" w:sz="0" w:space="0" w:color="auto"/>
            <w:right w:val="none" w:sz="0" w:space="0" w:color="auto"/>
          </w:divBdr>
        </w:div>
        <w:div w:id="1833327156">
          <w:marLeft w:val="640"/>
          <w:marRight w:val="0"/>
          <w:marTop w:val="0"/>
          <w:marBottom w:val="0"/>
          <w:divBdr>
            <w:top w:val="none" w:sz="0" w:space="0" w:color="auto"/>
            <w:left w:val="none" w:sz="0" w:space="0" w:color="auto"/>
            <w:bottom w:val="none" w:sz="0" w:space="0" w:color="auto"/>
            <w:right w:val="none" w:sz="0" w:space="0" w:color="auto"/>
          </w:divBdr>
        </w:div>
        <w:div w:id="549925007">
          <w:marLeft w:val="640"/>
          <w:marRight w:val="0"/>
          <w:marTop w:val="0"/>
          <w:marBottom w:val="0"/>
          <w:divBdr>
            <w:top w:val="none" w:sz="0" w:space="0" w:color="auto"/>
            <w:left w:val="none" w:sz="0" w:space="0" w:color="auto"/>
            <w:bottom w:val="none" w:sz="0" w:space="0" w:color="auto"/>
            <w:right w:val="none" w:sz="0" w:space="0" w:color="auto"/>
          </w:divBdr>
        </w:div>
        <w:div w:id="920793137">
          <w:marLeft w:val="640"/>
          <w:marRight w:val="0"/>
          <w:marTop w:val="0"/>
          <w:marBottom w:val="0"/>
          <w:divBdr>
            <w:top w:val="none" w:sz="0" w:space="0" w:color="auto"/>
            <w:left w:val="none" w:sz="0" w:space="0" w:color="auto"/>
            <w:bottom w:val="none" w:sz="0" w:space="0" w:color="auto"/>
            <w:right w:val="none" w:sz="0" w:space="0" w:color="auto"/>
          </w:divBdr>
        </w:div>
        <w:div w:id="555354069">
          <w:marLeft w:val="640"/>
          <w:marRight w:val="0"/>
          <w:marTop w:val="0"/>
          <w:marBottom w:val="0"/>
          <w:divBdr>
            <w:top w:val="none" w:sz="0" w:space="0" w:color="auto"/>
            <w:left w:val="none" w:sz="0" w:space="0" w:color="auto"/>
            <w:bottom w:val="none" w:sz="0" w:space="0" w:color="auto"/>
            <w:right w:val="none" w:sz="0" w:space="0" w:color="auto"/>
          </w:divBdr>
        </w:div>
        <w:div w:id="1215968251">
          <w:marLeft w:val="640"/>
          <w:marRight w:val="0"/>
          <w:marTop w:val="0"/>
          <w:marBottom w:val="0"/>
          <w:divBdr>
            <w:top w:val="none" w:sz="0" w:space="0" w:color="auto"/>
            <w:left w:val="none" w:sz="0" w:space="0" w:color="auto"/>
            <w:bottom w:val="none" w:sz="0" w:space="0" w:color="auto"/>
            <w:right w:val="none" w:sz="0" w:space="0" w:color="auto"/>
          </w:divBdr>
        </w:div>
        <w:div w:id="612131362">
          <w:marLeft w:val="640"/>
          <w:marRight w:val="0"/>
          <w:marTop w:val="0"/>
          <w:marBottom w:val="0"/>
          <w:divBdr>
            <w:top w:val="none" w:sz="0" w:space="0" w:color="auto"/>
            <w:left w:val="none" w:sz="0" w:space="0" w:color="auto"/>
            <w:bottom w:val="none" w:sz="0" w:space="0" w:color="auto"/>
            <w:right w:val="none" w:sz="0" w:space="0" w:color="auto"/>
          </w:divBdr>
        </w:div>
        <w:div w:id="1199002322">
          <w:marLeft w:val="640"/>
          <w:marRight w:val="0"/>
          <w:marTop w:val="0"/>
          <w:marBottom w:val="0"/>
          <w:divBdr>
            <w:top w:val="none" w:sz="0" w:space="0" w:color="auto"/>
            <w:left w:val="none" w:sz="0" w:space="0" w:color="auto"/>
            <w:bottom w:val="none" w:sz="0" w:space="0" w:color="auto"/>
            <w:right w:val="none" w:sz="0" w:space="0" w:color="auto"/>
          </w:divBdr>
        </w:div>
        <w:div w:id="1201162979">
          <w:marLeft w:val="640"/>
          <w:marRight w:val="0"/>
          <w:marTop w:val="0"/>
          <w:marBottom w:val="0"/>
          <w:divBdr>
            <w:top w:val="none" w:sz="0" w:space="0" w:color="auto"/>
            <w:left w:val="none" w:sz="0" w:space="0" w:color="auto"/>
            <w:bottom w:val="none" w:sz="0" w:space="0" w:color="auto"/>
            <w:right w:val="none" w:sz="0" w:space="0" w:color="auto"/>
          </w:divBdr>
        </w:div>
        <w:div w:id="523635627">
          <w:marLeft w:val="640"/>
          <w:marRight w:val="0"/>
          <w:marTop w:val="0"/>
          <w:marBottom w:val="0"/>
          <w:divBdr>
            <w:top w:val="none" w:sz="0" w:space="0" w:color="auto"/>
            <w:left w:val="none" w:sz="0" w:space="0" w:color="auto"/>
            <w:bottom w:val="none" w:sz="0" w:space="0" w:color="auto"/>
            <w:right w:val="none" w:sz="0" w:space="0" w:color="auto"/>
          </w:divBdr>
        </w:div>
        <w:div w:id="1447387253">
          <w:marLeft w:val="640"/>
          <w:marRight w:val="0"/>
          <w:marTop w:val="0"/>
          <w:marBottom w:val="0"/>
          <w:divBdr>
            <w:top w:val="none" w:sz="0" w:space="0" w:color="auto"/>
            <w:left w:val="none" w:sz="0" w:space="0" w:color="auto"/>
            <w:bottom w:val="none" w:sz="0" w:space="0" w:color="auto"/>
            <w:right w:val="none" w:sz="0" w:space="0" w:color="auto"/>
          </w:divBdr>
        </w:div>
        <w:div w:id="2006473327">
          <w:marLeft w:val="640"/>
          <w:marRight w:val="0"/>
          <w:marTop w:val="0"/>
          <w:marBottom w:val="0"/>
          <w:divBdr>
            <w:top w:val="none" w:sz="0" w:space="0" w:color="auto"/>
            <w:left w:val="none" w:sz="0" w:space="0" w:color="auto"/>
            <w:bottom w:val="none" w:sz="0" w:space="0" w:color="auto"/>
            <w:right w:val="none" w:sz="0" w:space="0" w:color="auto"/>
          </w:divBdr>
        </w:div>
        <w:div w:id="882643266">
          <w:marLeft w:val="640"/>
          <w:marRight w:val="0"/>
          <w:marTop w:val="0"/>
          <w:marBottom w:val="0"/>
          <w:divBdr>
            <w:top w:val="none" w:sz="0" w:space="0" w:color="auto"/>
            <w:left w:val="none" w:sz="0" w:space="0" w:color="auto"/>
            <w:bottom w:val="none" w:sz="0" w:space="0" w:color="auto"/>
            <w:right w:val="none" w:sz="0" w:space="0" w:color="auto"/>
          </w:divBdr>
        </w:div>
        <w:div w:id="97141744">
          <w:marLeft w:val="640"/>
          <w:marRight w:val="0"/>
          <w:marTop w:val="0"/>
          <w:marBottom w:val="0"/>
          <w:divBdr>
            <w:top w:val="none" w:sz="0" w:space="0" w:color="auto"/>
            <w:left w:val="none" w:sz="0" w:space="0" w:color="auto"/>
            <w:bottom w:val="none" w:sz="0" w:space="0" w:color="auto"/>
            <w:right w:val="none" w:sz="0" w:space="0" w:color="auto"/>
          </w:divBdr>
        </w:div>
        <w:div w:id="1433894744">
          <w:marLeft w:val="640"/>
          <w:marRight w:val="0"/>
          <w:marTop w:val="0"/>
          <w:marBottom w:val="0"/>
          <w:divBdr>
            <w:top w:val="none" w:sz="0" w:space="0" w:color="auto"/>
            <w:left w:val="none" w:sz="0" w:space="0" w:color="auto"/>
            <w:bottom w:val="none" w:sz="0" w:space="0" w:color="auto"/>
            <w:right w:val="none" w:sz="0" w:space="0" w:color="auto"/>
          </w:divBdr>
        </w:div>
        <w:div w:id="1793359524">
          <w:marLeft w:val="640"/>
          <w:marRight w:val="0"/>
          <w:marTop w:val="0"/>
          <w:marBottom w:val="0"/>
          <w:divBdr>
            <w:top w:val="none" w:sz="0" w:space="0" w:color="auto"/>
            <w:left w:val="none" w:sz="0" w:space="0" w:color="auto"/>
            <w:bottom w:val="none" w:sz="0" w:space="0" w:color="auto"/>
            <w:right w:val="none" w:sz="0" w:space="0" w:color="auto"/>
          </w:divBdr>
        </w:div>
        <w:div w:id="1934438084">
          <w:marLeft w:val="640"/>
          <w:marRight w:val="0"/>
          <w:marTop w:val="0"/>
          <w:marBottom w:val="0"/>
          <w:divBdr>
            <w:top w:val="none" w:sz="0" w:space="0" w:color="auto"/>
            <w:left w:val="none" w:sz="0" w:space="0" w:color="auto"/>
            <w:bottom w:val="none" w:sz="0" w:space="0" w:color="auto"/>
            <w:right w:val="none" w:sz="0" w:space="0" w:color="auto"/>
          </w:divBdr>
        </w:div>
        <w:div w:id="1581909573">
          <w:marLeft w:val="640"/>
          <w:marRight w:val="0"/>
          <w:marTop w:val="0"/>
          <w:marBottom w:val="0"/>
          <w:divBdr>
            <w:top w:val="none" w:sz="0" w:space="0" w:color="auto"/>
            <w:left w:val="none" w:sz="0" w:space="0" w:color="auto"/>
            <w:bottom w:val="none" w:sz="0" w:space="0" w:color="auto"/>
            <w:right w:val="none" w:sz="0" w:space="0" w:color="auto"/>
          </w:divBdr>
        </w:div>
        <w:div w:id="557743292">
          <w:marLeft w:val="640"/>
          <w:marRight w:val="0"/>
          <w:marTop w:val="0"/>
          <w:marBottom w:val="0"/>
          <w:divBdr>
            <w:top w:val="none" w:sz="0" w:space="0" w:color="auto"/>
            <w:left w:val="none" w:sz="0" w:space="0" w:color="auto"/>
            <w:bottom w:val="none" w:sz="0" w:space="0" w:color="auto"/>
            <w:right w:val="none" w:sz="0" w:space="0" w:color="auto"/>
          </w:divBdr>
        </w:div>
        <w:div w:id="1958902850">
          <w:marLeft w:val="640"/>
          <w:marRight w:val="0"/>
          <w:marTop w:val="0"/>
          <w:marBottom w:val="0"/>
          <w:divBdr>
            <w:top w:val="none" w:sz="0" w:space="0" w:color="auto"/>
            <w:left w:val="none" w:sz="0" w:space="0" w:color="auto"/>
            <w:bottom w:val="none" w:sz="0" w:space="0" w:color="auto"/>
            <w:right w:val="none" w:sz="0" w:space="0" w:color="auto"/>
          </w:divBdr>
        </w:div>
        <w:div w:id="1473405801">
          <w:marLeft w:val="640"/>
          <w:marRight w:val="0"/>
          <w:marTop w:val="0"/>
          <w:marBottom w:val="0"/>
          <w:divBdr>
            <w:top w:val="none" w:sz="0" w:space="0" w:color="auto"/>
            <w:left w:val="none" w:sz="0" w:space="0" w:color="auto"/>
            <w:bottom w:val="none" w:sz="0" w:space="0" w:color="auto"/>
            <w:right w:val="none" w:sz="0" w:space="0" w:color="auto"/>
          </w:divBdr>
        </w:div>
        <w:div w:id="2108572072">
          <w:marLeft w:val="640"/>
          <w:marRight w:val="0"/>
          <w:marTop w:val="0"/>
          <w:marBottom w:val="0"/>
          <w:divBdr>
            <w:top w:val="none" w:sz="0" w:space="0" w:color="auto"/>
            <w:left w:val="none" w:sz="0" w:space="0" w:color="auto"/>
            <w:bottom w:val="none" w:sz="0" w:space="0" w:color="auto"/>
            <w:right w:val="none" w:sz="0" w:space="0" w:color="auto"/>
          </w:divBdr>
        </w:div>
        <w:div w:id="92018036">
          <w:marLeft w:val="640"/>
          <w:marRight w:val="0"/>
          <w:marTop w:val="0"/>
          <w:marBottom w:val="0"/>
          <w:divBdr>
            <w:top w:val="none" w:sz="0" w:space="0" w:color="auto"/>
            <w:left w:val="none" w:sz="0" w:space="0" w:color="auto"/>
            <w:bottom w:val="none" w:sz="0" w:space="0" w:color="auto"/>
            <w:right w:val="none" w:sz="0" w:space="0" w:color="auto"/>
          </w:divBdr>
        </w:div>
        <w:div w:id="1225337920">
          <w:marLeft w:val="640"/>
          <w:marRight w:val="0"/>
          <w:marTop w:val="0"/>
          <w:marBottom w:val="0"/>
          <w:divBdr>
            <w:top w:val="none" w:sz="0" w:space="0" w:color="auto"/>
            <w:left w:val="none" w:sz="0" w:space="0" w:color="auto"/>
            <w:bottom w:val="none" w:sz="0" w:space="0" w:color="auto"/>
            <w:right w:val="none" w:sz="0" w:space="0" w:color="auto"/>
          </w:divBdr>
        </w:div>
        <w:div w:id="1073116350">
          <w:marLeft w:val="640"/>
          <w:marRight w:val="0"/>
          <w:marTop w:val="0"/>
          <w:marBottom w:val="0"/>
          <w:divBdr>
            <w:top w:val="none" w:sz="0" w:space="0" w:color="auto"/>
            <w:left w:val="none" w:sz="0" w:space="0" w:color="auto"/>
            <w:bottom w:val="none" w:sz="0" w:space="0" w:color="auto"/>
            <w:right w:val="none" w:sz="0" w:space="0" w:color="auto"/>
          </w:divBdr>
        </w:div>
        <w:div w:id="767970808">
          <w:marLeft w:val="640"/>
          <w:marRight w:val="0"/>
          <w:marTop w:val="0"/>
          <w:marBottom w:val="0"/>
          <w:divBdr>
            <w:top w:val="none" w:sz="0" w:space="0" w:color="auto"/>
            <w:left w:val="none" w:sz="0" w:space="0" w:color="auto"/>
            <w:bottom w:val="none" w:sz="0" w:space="0" w:color="auto"/>
            <w:right w:val="none" w:sz="0" w:space="0" w:color="auto"/>
          </w:divBdr>
        </w:div>
        <w:div w:id="495612876">
          <w:marLeft w:val="640"/>
          <w:marRight w:val="0"/>
          <w:marTop w:val="0"/>
          <w:marBottom w:val="0"/>
          <w:divBdr>
            <w:top w:val="none" w:sz="0" w:space="0" w:color="auto"/>
            <w:left w:val="none" w:sz="0" w:space="0" w:color="auto"/>
            <w:bottom w:val="none" w:sz="0" w:space="0" w:color="auto"/>
            <w:right w:val="none" w:sz="0" w:space="0" w:color="auto"/>
          </w:divBdr>
        </w:div>
        <w:div w:id="1603223574">
          <w:marLeft w:val="640"/>
          <w:marRight w:val="0"/>
          <w:marTop w:val="0"/>
          <w:marBottom w:val="0"/>
          <w:divBdr>
            <w:top w:val="none" w:sz="0" w:space="0" w:color="auto"/>
            <w:left w:val="none" w:sz="0" w:space="0" w:color="auto"/>
            <w:bottom w:val="none" w:sz="0" w:space="0" w:color="auto"/>
            <w:right w:val="none" w:sz="0" w:space="0" w:color="auto"/>
          </w:divBdr>
        </w:div>
        <w:div w:id="946811101">
          <w:marLeft w:val="640"/>
          <w:marRight w:val="0"/>
          <w:marTop w:val="0"/>
          <w:marBottom w:val="0"/>
          <w:divBdr>
            <w:top w:val="none" w:sz="0" w:space="0" w:color="auto"/>
            <w:left w:val="none" w:sz="0" w:space="0" w:color="auto"/>
            <w:bottom w:val="none" w:sz="0" w:space="0" w:color="auto"/>
            <w:right w:val="none" w:sz="0" w:space="0" w:color="auto"/>
          </w:divBdr>
        </w:div>
        <w:div w:id="1780831572">
          <w:marLeft w:val="640"/>
          <w:marRight w:val="0"/>
          <w:marTop w:val="0"/>
          <w:marBottom w:val="0"/>
          <w:divBdr>
            <w:top w:val="none" w:sz="0" w:space="0" w:color="auto"/>
            <w:left w:val="none" w:sz="0" w:space="0" w:color="auto"/>
            <w:bottom w:val="none" w:sz="0" w:space="0" w:color="auto"/>
            <w:right w:val="none" w:sz="0" w:space="0" w:color="auto"/>
          </w:divBdr>
        </w:div>
        <w:div w:id="2087680129">
          <w:marLeft w:val="640"/>
          <w:marRight w:val="0"/>
          <w:marTop w:val="0"/>
          <w:marBottom w:val="0"/>
          <w:divBdr>
            <w:top w:val="none" w:sz="0" w:space="0" w:color="auto"/>
            <w:left w:val="none" w:sz="0" w:space="0" w:color="auto"/>
            <w:bottom w:val="none" w:sz="0" w:space="0" w:color="auto"/>
            <w:right w:val="none" w:sz="0" w:space="0" w:color="auto"/>
          </w:divBdr>
        </w:div>
        <w:div w:id="1796409358">
          <w:marLeft w:val="640"/>
          <w:marRight w:val="0"/>
          <w:marTop w:val="0"/>
          <w:marBottom w:val="0"/>
          <w:divBdr>
            <w:top w:val="none" w:sz="0" w:space="0" w:color="auto"/>
            <w:left w:val="none" w:sz="0" w:space="0" w:color="auto"/>
            <w:bottom w:val="none" w:sz="0" w:space="0" w:color="auto"/>
            <w:right w:val="none" w:sz="0" w:space="0" w:color="auto"/>
          </w:divBdr>
        </w:div>
        <w:div w:id="2123109614">
          <w:marLeft w:val="640"/>
          <w:marRight w:val="0"/>
          <w:marTop w:val="0"/>
          <w:marBottom w:val="0"/>
          <w:divBdr>
            <w:top w:val="none" w:sz="0" w:space="0" w:color="auto"/>
            <w:left w:val="none" w:sz="0" w:space="0" w:color="auto"/>
            <w:bottom w:val="none" w:sz="0" w:space="0" w:color="auto"/>
            <w:right w:val="none" w:sz="0" w:space="0" w:color="auto"/>
          </w:divBdr>
        </w:div>
        <w:div w:id="1826434195">
          <w:marLeft w:val="640"/>
          <w:marRight w:val="0"/>
          <w:marTop w:val="0"/>
          <w:marBottom w:val="0"/>
          <w:divBdr>
            <w:top w:val="none" w:sz="0" w:space="0" w:color="auto"/>
            <w:left w:val="none" w:sz="0" w:space="0" w:color="auto"/>
            <w:bottom w:val="none" w:sz="0" w:space="0" w:color="auto"/>
            <w:right w:val="none" w:sz="0" w:space="0" w:color="auto"/>
          </w:divBdr>
        </w:div>
        <w:div w:id="1622607803">
          <w:marLeft w:val="640"/>
          <w:marRight w:val="0"/>
          <w:marTop w:val="0"/>
          <w:marBottom w:val="0"/>
          <w:divBdr>
            <w:top w:val="none" w:sz="0" w:space="0" w:color="auto"/>
            <w:left w:val="none" w:sz="0" w:space="0" w:color="auto"/>
            <w:bottom w:val="none" w:sz="0" w:space="0" w:color="auto"/>
            <w:right w:val="none" w:sz="0" w:space="0" w:color="auto"/>
          </w:divBdr>
        </w:div>
        <w:div w:id="2011105356">
          <w:marLeft w:val="640"/>
          <w:marRight w:val="0"/>
          <w:marTop w:val="0"/>
          <w:marBottom w:val="0"/>
          <w:divBdr>
            <w:top w:val="none" w:sz="0" w:space="0" w:color="auto"/>
            <w:left w:val="none" w:sz="0" w:space="0" w:color="auto"/>
            <w:bottom w:val="none" w:sz="0" w:space="0" w:color="auto"/>
            <w:right w:val="none" w:sz="0" w:space="0" w:color="auto"/>
          </w:divBdr>
        </w:div>
        <w:div w:id="1013918102">
          <w:marLeft w:val="640"/>
          <w:marRight w:val="0"/>
          <w:marTop w:val="0"/>
          <w:marBottom w:val="0"/>
          <w:divBdr>
            <w:top w:val="none" w:sz="0" w:space="0" w:color="auto"/>
            <w:left w:val="none" w:sz="0" w:space="0" w:color="auto"/>
            <w:bottom w:val="none" w:sz="0" w:space="0" w:color="auto"/>
            <w:right w:val="none" w:sz="0" w:space="0" w:color="auto"/>
          </w:divBdr>
        </w:div>
        <w:div w:id="1859344301">
          <w:marLeft w:val="640"/>
          <w:marRight w:val="0"/>
          <w:marTop w:val="0"/>
          <w:marBottom w:val="0"/>
          <w:divBdr>
            <w:top w:val="none" w:sz="0" w:space="0" w:color="auto"/>
            <w:left w:val="none" w:sz="0" w:space="0" w:color="auto"/>
            <w:bottom w:val="none" w:sz="0" w:space="0" w:color="auto"/>
            <w:right w:val="none" w:sz="0" w:space="0" w:color="auto"/>
          </w:divBdr>
        </w:div>
        <w:div w:id="491675874">
          <w:marLeft w:val="640"/>
          <w:marRight w:val="0"/>
          <w:marTop w:val="0"/>
          <w:marBottom w:val="0"/>
          <w:divBdr>
            <w:top w:val="none" w:sz="0" w:space="0" w:color="auto"/>
            <w:left w:val="none" w:sz="0" w:space="0" w:color="auto"/>
            <w:bottom w:val="none" w:sz="0" w:space="0" w:color="auto"/>
            <w:right w:val="none" w:sz="0" w:space="0" w:color="auto"/>
          </w:divBdr>
        </w:div>
        <w:div w:id="836388615">
          <w:marLeft w:val="640"/>
          <w:marRight w:val="0"/>
          <w:marTop w:val="0"/>
          <w:marBottom w:val="0"/>
          <w:divBdr>
            <w:top w:val="none" w:sz="0" w:space="0" w:color="auto"/>
            <w:left w:val="none" w:sz="0" w:space="0" w:color="auto"/>
            <w:bottom w:val="none" w:sz="0" w:space="0" w:color="auto"/>
            <w:right w:val="none" w:sz="0" w:space="0" w:color="auto"/>
          </w:divBdr>
        </w:div>
        <w:div w:id="1049496992">
          <w:marLeft w:val="640"/>
          <w:marRight w:val="0"/>
          <w:marTop w:val="0"/>
          <w:marBottom w:val="0"/>
          <w:divBdr>
            <w:top w:val="none" w:sz="0" w:space="0" w:color="auto"/>
            <w:left w:val="none" w:sz="0" w:space="0" w:color="auto"/>
            <w:bottom w:val="none" w:sz="0" w:space="0" w:color="auto"/>
            <w:right w:val="none" w:sz="0" w:space="0" w:color="auto"/>
          </w:divBdr>
        </w:div>
        <w:div w:id="538781773">
          <w:marLeft w:val="640"/>
          <w:marRight w:val="0"/>
          <w:marTop w:val="0"/>
          <w:marBottom w:val="0"/>
          <w:divBdr>
            <w:top w:val="none" w:sz="0" w:space="0" w:color="auto"/>
            <w:left w:val="none" w:sz="0" w:space="0" w:color="auto"/>
            <w:bottom w:val="none" w:sz="0" w:space="0" w:color="auto"/>
            <w:right w:val="none" w:sz="0" w:space="0" w:color="auto"/>
          </w:divBdr>
        </w:div>
        <w:div w:id="213658175">
          <w:marLeft w:val="640"/>
          <w:marRight w:val="0"/>
          <w:marTop w:val="0"/>
          <w:marBottom w:val="0"/>
          <w:divBdr>
            <w:top w:val="none" w:sz="0" w:space="0" w:color="auto"/>
            <w:left w:val="none" w:sz="0" w:space="0" w:color="auto"/>
            <w:bottom w:val="none" w:sz="0" w:space="0" w:color="auto"/>
            <w:right w:val="none" w:sz="0" w:space="0" w:color="auto"/>
          </w:divBdr>
        </w:div>
        <w:div w:id="463499342">
          <w:marLeft w:val="640"/>
          <w:marRight w:val="0"/>
          <w:marTop w:val="0"/>
          <w:marBottom w:val="0"/>
          <w:divBdr>
            <w:top w:val="none" w:sz="0" w:space="0" w:color="auto"/>
            <w:left w:val="none" w:sz="0" w:space="0" w:color="auto"/>
            <w:bottom w:val="none" w:sz="0" w:space="0" w:color="auto"/>
            <w:right w:val="none" w:sz="0" w:space="0" w:color="auto"/>
          </w:divBdr>
        </w:div>
        <w:div w:id="1527670683">
          <w:marLeft w:val="640"/>
          <w:marRight w:val="0"/>
          <w:marTop w:val="0"/>
          <w:marBottom w:val="0"/>
          <w:divBdr>
            <w:top w:val="none" w:sz="0" w:space="0" w:color="auto"/>
            <w:left w:val="none" w:sz="0" w:space="0" w:color="auto"/>
            <w:bottom w:val="none" w:sz="0" w:space="0" w:color="auto"/>
            <w:right w:val="none" w:sz="0" w:space="0" w:color="auto"/>
          </w:divBdr>
        </w:div>
        <w:div w:id="877592933">
          <w:marLeft w:val="640"/>
          <w:marRight w:val="0"/>
          <w:marTop w:val="0"/>
          <w:marBottom w:val="0"/>
          <w:divBdr>
            <w:top w:val="none" w:sz="0" w:space="0" w:color="auto"/>
            <w:left w:val="none" w:sz="0" w:space="0" w:color="auto"/>
            <w:bottom w:val="none" w:sz="0" w:space="0" w:color="auto"/>
            <w:right w:val="none" w:sz="0" w:space="0" w:color="auto"/>
          </w:divBdr>
        </w:div>
        <w:div w:id="866721874">
          <w:marLeft w:val="640"/>
          <w:marRight w:val="0"/>
          <w:marTop w:val="0"/>
          <w:marBottom w:val="0"/>
          <w:divBdr>
            <w:top w:val="none" w:sz="0" w:space="0" w:color="auto"/>
            <w:left w:val="none" w:sz="0" w:space="0" w:color="auto"/>
            <w:bottom w:val="none" w:sz="0" w:space="0" w:color="auto"/>
            <w:right w:val="none" w:sz="0" w:space="0" w:color="auto"/>
          </w:divBdr>
        </w:div>
        <w:div w:id="593436569">
          <w:marLeft w:val="640"/>
          <w:marRight w:val="0"/>
          <w:marTop w:val="0"/>
          <w:marBottom w:val="0"/>
          <w:divBdr>
            <w:top w:val="none" w:sz="0" w:space="0" w:color="auto"/>
            <w:left w:val="none" w:sz="0" w:space="0" w:color="auto"/>
            <w:bottom w:val="none" w:sz="0" w:space="0" w:color="auto"/>
            <w:right w:val="none" w:sz="0" w:space="0" w:color="auto"/>
          </w:divBdr>
        </w:div>
        <w:div w:id="1016925940">
          <w:marLeft w:val="640"/>
          <w:marRight w:val="0"/>
          <w:marTop w:val="0"/>
          <w:marBottom w:val="0"/>
          <w:divBdr>
            <w:top w:val="none" w:sz="0" w:space="0" w:color="auto"/>
            <w:left w:val="none" w:sz="0" w:space="0" w:color="auto"/>
            <w:bottom w:val="none" w:sz="0" w:space="0" w:color="auto"/>
            <w:right w:val="none" w:sz="0" w:space="0" w:color="auto"/>
          </w:divBdr>
        </w:div>
        <w:div w:id="45881853">
          <w:marLeft w:val="640"/>
          <w:marRight w:val="0"/>
          <w:marTop w:val="0"/>
          <w:marBottom w:val="0"/>
          <w:divBdr>
            <w:top w:val="none" w:sz="0" w:space="0" w:color="auto"/>
            <w:left w:val="none" w:sz="0" w:space="0" w:color="auto"/>
            <w:bottom w:val="none" w:sz="0" w:space="0" w:color="auto"/>
            <w:right w:val="none" w:sz="0" w:space="0" w:color="auto"/>
          </w:divBdr>
        </w:div>
      </w:divsChild>
    </w:div>
    <w:div w:id="1968274149">
      <w:marLeft w:val="0"/>
      <w:marRight w:val="0"/>
      <w:marTop w:val="0"/>
      <w:marBottom w:val="0"/>
      <w:divBdr>
        <w:top w:val="none" w:sz="0" w:space="0" w:color="auto"/>
        <w:left w:val="none" w:sz="0" w:space="0" w:color="auto"/>
        <w:bottom w:val="none" w:sz="0" w:space="0" w:color="auto"/>
        <w:right w:val="none" w:sz="0" w:space="0" w:color="auto"/>
      </w:divBdr>
    </w:div>
    <w:div w:id="1970553068">
      <w:bodyDiv w:val="1"/>
      <w:marLeft w:val="0"/>
      <w:marRight w:val="0"/>
      <w:marTop w:val="0"/>
      <w:marBottom w:val="0"/>
      <w:divBdr>
        <w:top w:val="none" w:sz="0" w:space="0" w:color="auto"/>
        <w:left w:val="none" w:sz="0" w:space="0" w:color="auto"/>
        <w:bottom w:val="none" w:sz="0" w:space="0" w:color="auto"/>
        <w:right w:val="none" w:sz="0" w:space="0" w:color="auto"/>
      </w:divBdr>
      <w:divsChild>
        <w:div w:id="773980833">
          <w:marLeft w:val="640"/>
          <w:marRight w:val="0"/>
          <w:marTop w:val="0"/>
          <w:marBottom w:val="0"/>
          <w:divBdr>
            <w:top w:val="none" w:sz="0" w:space="0" w:color="auto"/>
            <w:left w:val="none" w:sz="0" w:space="0" w:color="auto"/>
            <w:bottom w:val="none" w:sz="0" w:space="0" w:color="auto"/>
            <w:right w:val="none" w:sz="0" w:space="0" w:color="auto"/>
          </w:divBdr>
        </w:div>
        <w:div w:id="1460108481">
          <w:marLeft w:val="640"/>
          <w:marRight w:val="0"/>
          <w:marTop w:val="0"/>
          <w:marBottom w:val="0"/>
          <w:divBdr>
            <w:top w:val="none" w:sz="0" w:space="0" w:color="auto"/>
            <w:left w:val="none" w:sz="0" w:space="0" w:color="auto"/>
            <w:bottom w:val="none" w:sz="0" w:space="0" w:color="auto"/>
            <w:right w:val="none" w:sz="0" w:space="0" w:color="auto"/>
          </w:divBdr>
        </w:div>
        <w:div w:id="1266112222">
          <w:marLeft w:val="640"/>
          <w:marRight w:val="0"/>
          <w:marTop w:val="0"/>
          <w:marBottom w:val="0"/>
          <w:divBdr>
            <w:top w:val="none" w:sz="0" w:space="0" w:color="auto"/>
            <w:left w:val="none" w:sz="0" w:space="0" w:color="auto"/>
            <w:bottom w:val="none" w:sz="0" w:space="0" w:color="auto"/>
            <w:right w:val="none" w:sz="0" w:space="0" w:color="auto"/>
          </w:divBdr>
        </w:div>
        <w:div w:id="2017078312">
          <w:marLeft w:val="640"/>
          <w:marRight w:val="0"/>
          <w:marTop w:val="0"/>
          <w:marBottom w:val="0"/>
          <w:divBdr>
            <w:top w:val="none" w:sz="0" w:space="0" w:color="auto"/>
            <w:left w:val="none" w:sz="0" w:space="0" w:color="auto"/>
            <w:bottom w:val="none" w:sz="0" w:space="0" w:color="auto"/>
            <w:right w:val="none" w:sz="0" w:space="0" w:color="auto"/>
          </w:divBdr>
        </w:div>
        <w:div w:id="448546282">
          <w:marLeft w:val="640"/>
          <w:marRight w:val="0"/>
          <w:marTop w:val="0"/>
          <w:marBottom w:val="0"/>
          <w:divBdr>
            <w:top w:val="none" w:sz="0" w:space="0" w:color="auto"/>
            <w:left w:val="none" w:sz="0" w:space="0" w:color="auto"/>
            <w:bottom w:val="none" w:sz="0" w:space="0" w:color="auto"/>
            <w:right w:val="none" w:sz="0" w:space="0" w:color="auto"/>
          </w:divBdr>
        </w:div>
        <w:div w:id="1499734459">
          <w:marLeft w:val="640"/>
          <w:marRight w:val="0"/>
          <w:marTop w:val="0"/>
          <w:marBottom w:val="0"/>
          <w:divBdr>
            <w:top w:val="none" w:sz="0" w:space="0" w:color="auto"/>
            <w:left w:val="none" w:sz="0" w:space="0" w:color="auto"/>
            <w:bottom w:val="none" w:sz="0" w:space="0" w:color="auto"/>
            <w:right w:val="none" w:sz="0" w:space="0" w:color="auto"/>
          </w:divBdr>
        </w:div>
        <w:div w:id="97340488">
          <w:marLeft w:val="640"/>
          <w:marRight w:val="0"/>
          <w:marTop w:val="0"/>
          <w:marBottom w:val="0"/>
          <w:divBdr>
            <w:top w:val="none" w:sz="0" w:space="0" w:color="auto"/>
            <w:left w:val="none" w:sz="0" w:space="0" w:color="auto"/>
            <w:bottom w:val="none" w:sz="0" w:space="0" w:color="auto"/>
            <w:right w:val="none" w:sz="0" w:space="0" w:color="auto"/>
          </w:divBdr>
        </w:div>
        <w:div w:id="989016052">
          <w:marLeft w:val="640"/>
          <w:marRight w:val="0"/>
          <w:marTop w:val="0"/>
          <w:marBottom w:val="0"/>
          <w:divBdr>
            <w:top w:val="none" w:sz="0" w:space="0" w:color="auto"/>
            <w:left w:val="none" w:sz="0" w:space="0" w:color="auto"/>
            <w:bottom w:val="none" w:sz="0" w:space="0" w:color="auto"/>
            <w:right w:val="none" w:sz="0" w:space="0" w:color="auto"/>
          </w:divBdr>
        </w:div>
        <w:div w:id="85854163">
          <w:marLeft w:val="640"/>
          <w:marRight w:val="0"/>
          <w:marTop w:val="0"/>
          <w:marBottom w:val="0"/>
          <w:divBdr>
            <w:top w:val="none" w:sz="0" w:space="0" w:color="auto"/>
            <w:left w:val="none" w:sz="0" w:space="0" w:color="auto"/>
            <w:bottom w:val="none" w:sz="0" w:space="0" w:color="auto"/>
            <w:right w:val="none" w:sz="0" w:space="0" w:color="auto"/>
          </w:divBdr>
        </w:div>
        <w:div w:id="194078644">
          <w:marLeft w:val="640"/>
          <w:marRight w:val="0"/>
          <w:marTop w:val="0"/>
          <w:marBottom w:val="0"/>
          <w:divBdr>
            <w:top w:val="none" w:sz="0" w:space="0" w:color="auto"/>
            <w:left w:val="none" w:sz="0" w:space="0" w:color="auto"/>
            <w:bottom w:val="none" w:sz="0" w:space="0" w:color="auto"/>
            <w:right w:val="none" w:sz="0" w:space="0" w:color="auto"/>
          </w:divBdr>
        </w:div>
        <w:div w:id="1077824234">
          <w:marLeft w:val="640"/>
          <w:marRight w:val="0"/>
          <w:marTop w:val="0"/>
          <w:marBottom w:val="0"/>
          <w:divBdr>
            <w:top w:val="none" w:sz="0" w:space="0" w:color="auto"/>
            <w:left w:val="none" w:sz="0" w:space="0" w:color="auto"/>
            <w:bottom w:val="none" w:sz="0" w:space="0" w:color="auto"/>
            <w:right w:val="none" w:sz="0" w:space="0" w:color="auto"/>
          </w:divBdr>
        </w:div>
        <w:div w:id="1801143976">
          <w:marLeft w:val="640"/>
          <w:marRight w:val="0"/>
          <w:marTop w:val="0"/>
          <w:marBottom w:val="0"/>
          <w:divBdr>
            <w:top w:val="none" w:sz="0" w:space="0" w:color="auto"/>
            <w:left w:val="none" w:sz="0" w:space="0" w:color="auto"/>
            <w:bottom w:val="none" w:sz="0" w:space="0" w:color="auto"/>
            <w:right w:val="none" w:sz="0" w:space="0" w:color="auto"/>
          </w:divBdr>
        </w:div>
        <w:div w:id="2095003574">
          <w:marLeft w:val="640"/>
          <w:marRight w:val="0"/>
          <w:marTop w:val="0"/>
          <w:marBottom w:val="0"/>
          <w:divBdr>
            <w:top w:val="none" w:sz="0" w:space="0" w:color="auto"/>
            <w:left w:val="none" w:sz="0" w:space="0" w:color="auto"/>
            <w:bottom w:val="none" w:sz="0" w:space="0" w:color="auto"/>
            <w:right w:val="none" w:sz="0" w:space="0" w:color="auto"/>
          </w:divBdr>
        </w:div>
        <w:div w:id="1493721396">
          <w:marLeft w:val="640"/>
          <w:marRight w:val="0"/>
          <w:marTop w:val="0"/>
          <w:marBottom w:val="0"/>
          <w:divBdr>
            <w:top w:val="none" w:sz="0" w:space="0" w:color="auto"/>
            <w:left w:val="none" w:sz="0" w:space="0" w:color="auto"/>
            <w:bottom w:val="none" w:sz="0" w:space="0" w:color="auto"/>
            <w:right w:val="none" w:sz="0" w:space="0" w:color="auto"/>
          </w:divBdr>
        </w:div>
        <w:div w:id="517232862">
          <w:marLeft w:val="640"/>
          <w:marRight w:val="0"/>
          <w:marTop w:val="0"/>
          <w:marBottom w:val="0"/>
          <w:divBdr>
            <w:top w:val="none" w:sz="0" w:space="0" w:color="auto"/>
            <w:left w:val="none" w:sz="0" w:space="0" w:color="auto"/>
            <w:bottom w:val="none" w:sz="0" w:space="0" w:color="auto"/>
            <w:right w:val="none" w:sz="0" w:space="0" w:color="auto"/>
          </w:divBdr>
        </w:div>
        <w:div w:id="1217204513">
          <w:marLeft w:val="640"/>
          <w:marRight w:val="0"/>
          <w:marTop w:val="0"/>
          <w:marBottom w:val="0"/>
          <w:divBdr>
            <w:top w:val="none" w:sz="0" w:space="0" w:color="auto"/>
            <w:left w:val="none" w:sz="0" w:space="0" w:color="auto"/>
            <w:bottom w:val="none" w:sz="0" w:space="0" w:color="auto"/>
            <w:right w:val="none" w:sz="0" w:space="0" w:color="auto"/>
          </w:divBdr>
        </w:div>
        <w:div w:id="1063287599">
          <w:marLeft w:val="640"/>
          <w:marRight w:val="0"/>
          <w:marTop w:val="0"/>
          <w:marBottom w:val="0"/>
          <w:divBdr>
            <w:top w:val="none" w:sz="0" w:space="0" w:color="auto"/>
            <w:left w:val="none" w:sz="0" w:space="0" w:color="auto"/>
            <w:bottom w:val="none" w:sz="0" w:space="0" w:color="auto"/>
            <w:right w:val="none" w:sz="0" w:space="0" w:color="auto"/>
          </w:divBdr>
        </w:div>
        <w:div w:id="2044942978">
          <w:marLeft w:val="640"/>
          <w:marRight w:val="0"/>
          <w:marTop w:val="0"/>
          <w:marBottom w:val="0"/>
          <w:divBdr>
            <w:top w:val="none" w:sz="0" w:space="0" w:color="auto"/>
            <w:left w:val="none" w:sz="0" w:space="0" w:color="auto"/>
            <w:bottom w:val="none" w:sz="0" w:space="0" w:color="auto"/>
            <w:right w:val="none" w:sz="0" w:space="0" w:color="auto"/>
          </w:divBdr>
        </w:div>
        <w:div w:id="86922175">
          <w:marLeft w:val="640"/>
          <w:marRight w:val="0"/>
          <w:marTop w:val="0"/>
          <w:marBottom w:val="0"/>
          <w:divBdr>
            <w:top w:val="none" w:sz="0" w:space="0" w:color="auto"/>
            <w:left w:val="none" w:sz="0" w:space="0" w:color="auto"/>
            <w:bottom w:val="none" w:sz="0" w:space="0" w:color="auto"/>
            <w:right w:val="none" w:sz="0" w:space="0" w:color="auto"/>
          </w:divBdr>
        </w:div>
        <w:div w:id="1245845449">
          <w:marLeft w:val="640"/>
          <w:marRight w:val="0"/>
          <w:marTop w:val="0"/>
          <w:marBottom w:val="0"/>
          <w:divBdr>
            <w:top w:val="none" w:sz="0" w:space="0" w:color="auto"/>
            <w:left w:val="none" w:sz="0" w:space="0" w:color="auto"/>
            <w:bottom w:val="none" w:sz="0" w:space="0" w:color="auto"/>
            <w:right w:val="none" w:sz="0" w:space="0" w:color="auto"/>
          </w:divBdr>
        </w:div>
        <w:div w:id="960914143">
          <w:marLeft w:val="640"/>
          <w:marRight w:val="0"/>
          <w:marTop w:val="0"/>
          <w:marBottom w:val="0"/>
          <w:divBdr>
            <w:top w:val="none" w:sz="0" w:space="0" w:color="auto"/>
            <w:left w:val="none" w:sz="0" w:space="0" w:color="auto"/>
            <w:bottom w:val="none" w:sz="0" w:space="0" w:color="auto"/>
            <w:right w:val="none" w:sz="0" w:space="0" w:color="auto"/>
          </w:divBdr>
        </w:div>
        <w:div w:id="1310478560">
          <w:marLeft w:val="640"/>
          <w:marRight w:val="0"/>
          <w:marTop w:val="0"/>
          <w:marBottom w:val="0"/>
          <w:divBdr>
            <w:top w:val="none" w:sz="0" w:space="0" w:color="auto"/>
            <w:left w:val="none" w:sz="0" w:space="0" w:color="auto"/>
            <w:bottom w:val="none" w:sz="0" w:space="0" w:color="auto"/>
            <w:right w:val="none" w:sz="0" w:space="0" w:color="auto"/>
          </w:divBdr>
        </w:div>
        <w:div w:id="180819160">
          <w:marLeft w:val="640"/>
          <w:marRight w:val="0"/>
          <w:marTop w:val="0"/>
          <w:marBottom w:val="0"/>
          <w:divBdr>
            <w:top w:val="none" w:sz="0" w:space="0" w:color="auto"/>
            <w:left w:val="none" w:sz="0" w:space="0" w:color="auto"/>
            <w:bottom w:val="none" w:sz="0" w:space="0" w:color="auto"/>
            <w:right w:val="none" w:sz="0" w:space="0" w:color="auto"/>
          </w:divBdr>
        </w:div>
        <w:div w:id="971448137">
          <w:marLeft w:val="640"/>
          <w:marRight w:val="0"/>
          <w:marTop w:val="0"/>
          <w:marBottom w:val="0"/>
          <w:divBdr>
            <w:top w:val="none" w:sz="0" w:space="0" w:color="auto"/>
            <w:left w:val="none" w:sz="0" w:space="0" w:color="auto"/>
            <w:bottom w:val="none" w:sz="0" w:space="0" w:color="auto"/>
            <w:right w:val="none" w:sz="0" w:space="0" w:color="auto"/>
          </w:divBdr>
        </w:div>
        <w:div w:id="1501962832">
          <w:marLeft w:val="640"/>
          <w:marRight w:val="0"/>
          <w:marTop w:val="0"/>
          <w:marBottom w:val="0"/>
          <w:divBdr>
            <w:top w:val="none" w:sz="0" w:space="0" w:color="auto"/>
            <w:left w:val="none" w:sz="0" w:space="0" w:color="auto"/>
            <w:bottom w:val="none" w:sz="0" w:space="0" w:color="auto"/>
            <w:right w:val="none" w:sz="0" w:space="0" w:color="auto"/>
          </w:divBdr>
        </w:div>
        <w:div w:id="815419001">
          <w:marLeft w:val="640"/>
          <w:marRight w:val="0"/>
          <w:marTop w:val="0"/>
          <w:marBottom w:val="0"/>
          <w:divBdr>
            <w:top w:val="none" w:sz="0" w:space="0" w:color="auto"/>
            <w:left w:val="none" w:sz="0" w:space="0" w:color="auto"/>
            <w:bottom w:val="none" w:sz="0" w:space="0" w:color="auto"/>
            <w:right w:val="none" w:sz="0" w:space="0" w:color="auto"/>
          </w:divBdr>
        </w:div>
        <w:div w:id="843931743">
          <w:marLeft w:val="640"/>
          <w:marRight w:val="0"/>
          <w:marTop w:val="0"/>
          <w:marBottom w:val="0"/>
          <w:divBdr>
            <w:top w:val="none" w:sz="0" w:space="0" w:color="auto"/>
            <w:left w:val="none" w:sz="0" w:space="0" w:color="auto"/>
            <w:bottom w:val="none" w:sz="0" w:space="0" w:color="auto"/>
            <w:right w:val="none" w:sz="0" w:space="0" w:color="auto"/>
          </w:divBdr>
        </w:div>
        <w:div w:id="506601722">
          <w:marLeft w:val="640"/>
          <w:marRight w:val="0"/>
          <w:marTop w:val="0"/>
          <w:marBottom w:val="0"/>
          <w:divBdr>
            <w:top w:val="none" w:sz="0" w:space="0" w:color="auto"/>
            <w:left w:val="none" w:sz="0" w:space="0" w:color="auto"/>
            <w:bottom w:val="none" w:sz="0" w:space="0" w:color="auto"/>
            <w:right w:val="none" w:sz="0" w:space="0" w:color="auto"/>
          </w:divBdr>
        </w:div>
        <w:div w:id="1030379604">
          <w:marLeft w:val="640"/>
          <w:marRight w:val="0"/>
          <w:marTop w:val="0"/>
          <w:marBottom w:val="0"/>
          <w:divBdr>
            <w:top w:val="none" w:sz="0" w:space="0" w:color="auto"/>
            <w:left w:val="none" w:sz="0" w:space="0" w:color="auto"/>
            <w:bottom w:val="none" w:sz="0" w:space="0" w:color="auto"/>
            <w:right w:val="none" w:sz="0" w:space="0" w:color="auto"/>
          </w:divBdr>
        </w:div>
        <w:div w:id="1784835913">
          <w:marLeft w:val="640"/>
          <w:marRight w:val="0"/>
          <w:marTop w:val="0"/>
          <w:marBottom w:val="0"/>
          <w:divBdr>
            <w:top w:val="none" w:sz="0" w:space="0" w:color="auto"/>
            <w:left w:val="none" w:sz="0" w:space="0" w:color="auto"/>
            <w:bottom w:val="none" w:sz="0" w:space="0" w:color="auto"/>
            <w:right w:val="none" w:sz="0" w:space="0" w:color="auto"/>
          </w:divBdr>
        </w:div>
        <w:div w:id="1725714327">
          <w:marLeft w:val="640"/>
          <w:marRight w:val="0"/>
          <w:marTop w:val="0"/>
          <w:marBottom w:val="0"/>
          <w:divBdr>
            <w:top w:val="none" w:sz="0" w:space="0" w:color="auto"/>
            <w:left w:val="none" w:sz="0" w:space="0" w:color="auto"/>
            <w:bottom w:val="none" w:sz="0" w:space="0" w:color="auto"/>
            <w:right w:val="none" w:sz="0" w:space="0" w:color="auto"/>
          </w:divBdr>
        </w:div>
        <w:div w:id="1722441354">
          <w:marLeft w:val="640"/>
          <w:marRight w:val="0"/>
          <w:marTop w:val="0"/>
          <w:marBottom w:val="0"/>
          <w:divBdr>
            <w:top w:val="none" w:sz="0" w:space="0" w:color="auto"/>
            <w:left w:val="none" w:sz="0" w:space="0" w:color="auto"/>
            <w:bottom w:val="none" w:sz="0" w:space="0" w:color="auto"/>
            <w:right w:val="none" w:sz="0" w:space="0" w:color="auto"/>
          </w:divBdr>
        </w:div>
        <w:div w:id="2071270847">
          <w:marLeft w:val="640"/>
          <w:marRight w:val="0"/>
          <w:marTop w:val="0"/>
          <w:marBottom w:val="0"/>
          <w:divBdr>
            <w:top w:val="none" w:sz="0" w:space="0" w:color="auto"/>
            <w:left w:val="none" w:sz="0" w:space="0" w:color="auto"/>
            <w:bottom w:val="none" w:sz="0" w:space="0" w:color="auto"/>
            <w:right w:val="none" w:sz="0" w:space="0" w:color="auto"/>
          </w:divBdr>
        </w:div>
        <w:div w:id="199054962">
          <w:marLeft w:val="640"/>
          <w:marRight w:val="0"/>
          <w:marTop w:val="0"/>
          <w:marBottom w:val="0"/>
          <w:divBdr>
            <w:top w:val="none" w:sz="0" w:space="0" w:color="auto"/>
            <w:left w:val="none" w:sz="0" w:space="0" w:color="auto"/>
            <w:bottom w:val="none" w:sz="0" w:space="0" w:color="auto"/>
            <w:right w:val="none" w:sz="0" w:space="0" w:color="auto"/>
          </w:divBdr>
        </w:div>
        <w:div w:id="426464425">
          <w:marLeft w:val="640"/>
          <w:marRight w:val="0"/>
          <w:marTop w:val="0"/>
          <w:marBottom w:val="0"/>
          <w:divBdr>
            <w:top w:val="none" w:sz="0" w:space="0" w:color="auto"/>
            <w:left w:val="none" w:sz="0" w:space="0" w:color="auto"/>
            <w:bottom w:val="none" w:sz="0" w:space="0" w:color="auto"/>
            <w:right w:val="none" w:sz="0" w:space="0" w:color="auto"/>
          </w:divBdr>
        </w:div>
        <w:div w:id="396128374">
          <w:marLeft w:val="640"/>
          <w:marRight w:val="0"/>
          <w:marTop w:val="0"/>
          <w:marBottom w:val="0"/>
          <w:divBdr>
            <w:top w:val="none" w:sz="0" w:space="0" w:color="auto"/>
            <w:left w:val="none" w:sz="0" w:space="0" w:color="auto"/>
            <w:bottom w:val="none" w:sz="0" w:space="0" w:color="auto"/>
            <w:right w:val="none" w:sz="0" w:space="0" w:color="auto"/>
          </w:divBdr>
        </w:div>
        <w:div w:id="1807508014">
          <w:marLeft w:val="640"/>
          <w:marRight w:val="0"/>
          <w:marTop w:val="0"/>
          <w:marBottom w:val="0"/>
          <w:divBdr>
            <w:top w:val="none" w:sz="0" w:space="0" w:color="auto"/>
            <w:left w:val="none" w:sz="0" w:space="0" w:color="auto"/>
            <w:bottom w:val="none" w:sz="0" w:space="0" w:color="auto"/>
            <w:right w:val="none" w:sz="0" w:space="0" w:color="auto"/>
          </w:divBdr>
        </w:div>
        <w:div w:id="967054560">
          <w:marLeft w:val="640"/>
          <w:marRight w:val="0"/>
          <w:marTop w:val="0"/>
          <w:marBottom w:val="0"/>
          <w:divBdr>
            <w:top w:val="none" w:sz="0" w:space="0" w:color="auto"/>
            <w:left w:val="none" w:sz="0" w:space="0" w:color="auto"/>
            <w:bottom w:val="none" w:sz="0" w:space="0" w:color="auto"/>
            <w:right w:val="none" w:sz="0" w:space="0" w:color="auto"/>
          </w:divBdr>
        </w:div>
        <w:div w:id="1152404308">
          <w:marLeft w:val="640"/>
          <w:marRight w:val="0"/>
          <w:marTop w:val="0"/>
          <w:marBottom w:val="0"/>
          <w:divBdr>
            <w:top w:val="none" w:sz="0" w:space="0" w:color="auto"/>
            <w:left w:val="none" w:sz="0" w:space="0" w:color="auto"/>
            <w:bottom w:val="none" w:sz="0" w:space="0" w:color="auto"/>
            <w:right w:val="none" w:sz="0" w:space="0" w:color="auto"/>
          </w:divBdr>
        </w:div>
        <w:div w:id="204758251">
          <w:marLeft w:val="640"/>
          <w:marRight w:val="0"/>
          <w:marTop w:val="0"/>
          <w:marBottom w:val="0"/>
          <w:divBdr>
            <w:top w:val="none" w:sz="0" w:space="0" w:color="auto"/>
            <w:left w:val="none" w:sz="0" w:space="0" w:color="auto"/>
            <w:bottom w:val="none" w:sz="0" w:space="0" w:color="auto"/>
            <w:right w:val="none" w:sz="0" w:space="0" w:color="auto"/>
          </w:divBdr>
        </w:div>
        <w:div w:id="1858154283">
          <w:marLeft w:val="640"/>
          <w:marRight w:val="0"/>
          <w:marTop w:val="0"/>
          <w:marBottom w:val="0"/>
          <w:divBdr>
            <w:top w:val="none" w:sz="0" w:space="0" w:color="auto"/>
            <w:left w:val="none" w:sz="0" w:space="0" w:color="auto"/>
            <w:bottom w:val="none" w:sz="0" w:space="0" w:color="auto"/>
            <w:right w:val="none" w:sz="0" w:space="0" w:color="auto"/>
          </w:divBdr>
        </w:div>
        <w:div w:id="881671570">
          <w:marLeft w:val="640"/>
          <w:marRight w:val="0"/>
          <w:marTop w:val="0"/>
          <w:marBottom w:val="0"/>
          <w:divBdr>
            <w:top w:val="none" w:sz="0" w:space="0" w:color="auto"/>
            <w:left w:val="none" w:sz="0" w:space="0" w:color="auto"/>
            <w:bottom w:val="none" w:sz="0" w:space="0" w:color="auto"/>
            <w:right w:val="none" w:sz="0" w:space="0" w:color="auto"/>
          </w:divBdr>
        </w:div>
        <w:div w:id="1985698221">
          <w:marLeft w:val="640"/>
          <w:marRight w:val="0"/>
          <w:marTop w:val="0"/>
          <w:marBottom w:val="0"/>
          <w:divBdr>
            <w:top w:val="none" w:sz="0" w:space="0" w:color="auto"/>
            <w:left w:val="none" w:sz="0" w:space="0" w:color="auto"/>
            <w:bottom w:val="none" w:sz="0" w:space="0" w:color="auto"/>
            <w:right w:val="none" w:sz="0" w:space="0" w:color="auto"/>
          </w:divBdr>
        </w:div>
        <w:div w:id="501629202">
          <w:marLeft w:val="640"/>
          <w:marRight w:val="0"/>
          <w:marTop w:val="0"/>
          <w:marBottom w:val="0"/>
          <w:divBdr>
            <w:top w:val="none" w:sz="0" w:space="0" w:color="auto"/>
            <w:left w:val="none" w:sz="0" w:space="0" w:color="auto"/>
            <w:bottom w:val="none" w:sz="0" w:space="0" w:color="auto"/>
            <w:right w:val="none" w:sz="0" w:space="0" w:color="auto"/>
          </w:divBdr>
        </w:div>
        <w:div w:id="1571382462">
          <w:marLeft w:val="640"/>
          <w:marRight w:val="0"/>
          <w:marTop w:val="0"/>
          <w:marBottom w:val="0"/>
          <w:divBdr>
            <w:top w:val="none" w:sz="0" w:space="0" w:color="auto"/>
            <w:left w:val="none" w:sz="0" w:space="0" w:color="auto"/>
            <w:bottom w:val="none" w:sz="0" w:space="0" w:color="auto"/>
            <w:right w:val="none" w:sz="0" w:space="0" w:color="auto"/>
          </w:divBdr>
        </w:div>
        <w:div w:id="1429737938">
          <w:marLeft w:val="640"/>
          <w:marRight w:val="0"/>
          <w:marTop w:val="0"/>
          <w:marBottom w:val="0"/>
          <w:divBdr>
            <w:top w:val="none" w:sz="0" w:space="0" w:color="auto"/>
            <w:left w:val="none" w:sz="0" w:space="0" w:color="auto"/>
            <w:bottom w:val="none" w:sz="0" w:space="0" w:color="auto"/>
            <w:right w:val="none" w:sz="0" w:space="0" w:color="auto"/>
          </w:divBdr>
        </w:div>
        <w:div w:id="835994233">
          <w:marLeft w:val="640"/>
          <w:marRight w:val="0"/>
          <w:marTop w:val="0"/>
          <w:marBottom w:val="0"/>
          <w:divBdr>
            <w:top w:val="none" w:sz="0" w:space="0" w:color="auto"/>
            <w:left w:val="none" w:sz="0" w:space="0" w:color="auto"/>
            <w:bottom w:val="none" w:sz="0" w:space="0" w:color="auto"/>
            <w:right w:val="none" w:sz="0" w:space="0" w:color="auto"/>
          </w:divBdr>
        </w:div>
        <w:div w:id="1432703856">
          <w:marLeft w:val="640"/>
          <w:marRight w:val="0"/>
          <w:marTop w:val="0"/>
          <w:marBottom w:val="0"/>
          <w:divBdr>
            <w:top w:val="none" w:sz="0" w:space="0" w:color="auto"/>
            <w:left w:val="none" w:sz="0" w:space="0" w:color="auto"/>
            <w:bottom w:val="none" w:sz="0" w:space="0" w:color="auto"/>
            <w:right w:val="none" w:sz="0" w:space="0" w:color="auto"/>
          </w:divBdr>
        </w:div>
        <w:div w:id="1193882198">
          <w:marLeft w:val="640"/>
          <w:marRight w:val="0"/>
          <w:marTop w:val="0"/>
          <w:marBottom w:val="0"/>
          <w:divBdr>
            <w:top w:val="none" w:sz="0" w:space="0" w:color="auto"/>
            <w:left w:val="none" w:sz="0" w:space="0" w:color="auto"/>
            <w:bottom w:val="none" w:sz="0" w:space="0" w:color="auto"/>
            <w:right w:val="none" w:sz="0" w:space="0" w:color="auto"/>
          </w:divBdr>
        </w:div>
        <w:div w:id="1089692821">
          <w:marLeft w:val="640"/>
          <w:marRight w:val="0"/>
          <w:marTop w:val="0"/>
          <w:marBottom w:val="0"/>
          <w:divBdr>
            <w:top w:val="none" w:sz="0" w:space="0" w:color="auto"/>
            <w:left w:val="none" w:sz="0" w:space="0" w:color="auto"/>
            <w:bottom w:val="none" w:sz="0" w:space="0" w:color="auto"/>
            <w:right w:val="none" w:sz="0" w:space="0" w:color="auto"/>
          </w:divBdr>
        </w:div>
      </w:divsChild>
    </w:div>
    <w:div w:id="1970629044">
      <w:bodyDiv w:val="1"/>
      <w:marLeft w:val="0"/>
      <w:marRight w:val="0"/>
      <w:marTop w:val="0"/>
      <w:marBottom w:val="0"/>
      <w:divBdr>
        <w:top w:val="none" w:sz="0" w:space="0" w:color="auto"/>
        <w:left w:val="none" w:sz="0" w:space="0" w:color="auto"/>
        <w:bottom w:val="none" w:sz="0" w:space="0" w:color="auto"/>
        <w:right w:val="none" w:sz="0" w:space="0" w:color="auto"/>
      </w:divBdr>
      <w:divsChild>
        <w:div w:id="37704095">
          <w:marLeft w:val="640"/>
          <w:marRight w:val="0"/>
          <w:marTop w:val="0"/>
          <w:marBottom w:val="0"/>
          <w:divBdr>
            <w:top w:val="none" w:sz="0" w:space="0" w:color="auto"/>
            <w:left w:val="none" w:sz="0" w:space="0" w:color="auto"/>
            <w:bottom w:val="none" w:sz="0" w:space="0" w:color="auto"/>
            <w:right w:val="none" w:sz="0" w:space="0" w:color="auto"/>
          </w:divBdr>
        </w:div>
        <w:div w:id="75786542">
          <w:marLeft w:val="640"/>
          <w:marRight w:val="0"/>
          <w:marTop w:val="0"/>
          <w:marBottom w:val="0"/>
          <w:divBdr>
            <w:top w:val="none" w:sz="0" w:space="0" w:color="auto"/>
            <w:left w:val="none" w:sz="0" w:space="0" w:color="auto"/>
            <w:bottom w:val="none" w:sz="0" w:space="0" w:color="auto"/>
            <w:right w:val="none" w:sz="0" w:space="0" w:color="auto"/>
          </w:divBdr>
        </w:div>
        <w:div w:id="110631682">
          <w:marLeft w:val="640"/>
          <w:marRight w:val="0"/>
          <w:marTop w:val="0"/>
          <w:marBottom w:val="0"/>
          <w:divBdr>
            <w:top w:val="none" w:sz="0" w:space="0" w:color="auto"/>
            <w:left w:val="none" w:sz="0" w:space="0" w:color="auto"/>
            <w:bottom w:val="none" w:sz="0" w:space="0" w:color="auto"/>
            <w:right w:val="none" w:sz="0" w:space="0" w:color="auto"/>
          </w:divBdr>
        </w:div>
        <w:div w:id="124586920">
          <w:marLeft w:val="640"/>
          <w:marRight w:val="0"/>
          <w:marTop w:val="0"/>
          <w:marBottom w:val="0"/>
          <w:divBdr>
            <w:top w:val="none" w:sz="0" w:space="0" w:color="auto"/>
            <w:left w:val="none" w:sz="0" w:space="0" w:color="auto"/>
            <w:bottom w:val="none" w:sz="0" w:space="0" w:color="auto"/>
            <w:right w:val="none" w:sz="0" w:space="0" w:color="auto"/>
          </w:divBdr>
        </w:div>
        <w:div w:id="144859366">
          <w:marLeft w:val="640"/>
          <w:marRight w:val="0"/>
          <w:marTop w:val="0"/>
          <w:marBottom w:val="0"/>
          <w:divBdr>
            <w:top w:val="none" w:sz="0" w:space="0" w:color="auto"/>
            <w:left w:val="none" w:sz="0" w:space="0" w:color="auto"/>
            <w:bottom w:val="none" w:sz="0" w:space="0" w:color="auto"/>
            <w:right w:val="none" w:sz="0" w:space="0" w:color="auto"/>
          </w:divBdr>
        </w:div>
        <w:div w:id="215356418">
          <w:marLeft w:val="640"/>
          <w:marRight w:val="0"/>
          <w:marTop w:val="0"/>
          <w:marBottom w:val="0"/>
          <w:divBdr>
            <w:top w:val="none" w:sz="0" w:space="0" w:color="auto"/>
            <w:left w:val="none" w:sz="0" w:space="0" w:color="auto"/>
            <w:bottom w:val="none" w:sz="0" w:space="0" w:color="auto"/>
            <w:right w:val="none" w:sz="0" w:space="0" w:color="auto"/>
          </w:divBdr>
        </w:div>
        <w:div w:id="220337284">
          <w:marLeft w:val="640"/>
          <w:marRight w:val="0"/>
          <w:marTop w:val="0"/>
          <w:marBottom w:val="0"/>
          <w:divBdr>
            <w:top w:val="none" w:sz="0" w:space="0" w:color="auto"/>
            <w:left w:val="none" w:sz="0" w:space="0" w:color="auto"/>
            <w:bottom w:val="none" w:sz="0" w:space="0" w:color="auto"/>
            <w:right w:val="none" w:sz="0" w:space="0" w:color="auto"/>
          </w:divBdr>
        </w:div>
        <w:div w:id="292369467">
          <w:marLeft w:val="640"/>
          <w:marRight w:val="0"/>
          <w:marTop w:val="0"/>
          <w:marBottom w:val="0"/>
          <w:divBdr>
            <w:top w:val="none" w:sz="0" w:space="0" w:color="auto"/>
            <w:left w:val="none" w:sz="0" w:space="0" w:color="auto"/>
            <w:bottom w:val="none" w:sz="0" w:space="0" w:color="auto"/>
            <w:right w:val="none" w:sz="0" w:space="0" w:color="auto"/>
          </w:divBdr>
        </w:div>
        <w:div w:id="327825220">
          <w:marLeft w:val="640"/>
          <w:marRight w:val="0"/>
          <w:marTop w:val="0"/>
          <w:marBottom w:val="0"/>
          <w:divBdr>
            <w:top w:val="none" w:sz="0" w:space="0" w:color="auto"/>
            <w:left w:val="none" w:sz="0" w:space="0" w:color="auto"/>
            <w:bottom w:val="none" w:sz="0" w:space="0" w:color="auto"/>
            <w:right w:val="none" w:sz="0" w:space="0" w:color="auto"/>
          </w:divBdr>
        </w:div>
        <w:div w:id="349991482">
          <w:marLeft w:val="640"/>
          <w:marRight w:val="0"/>
          <w:marTop w:val="0"/>
          <w:marBottom w:val="0"/>
          <w:divBdr>
            <w:top w:val="none" w:sz="0" w:space="0" w:color="auto"/>
            <w:left w:val="none" w:sz="0" w:space="0" w:color="auto"/>
            <w:bottom w:val="none" w:sz="0" w:space="0" w:color="auto"/>
            <w:right w:val="none" w:sz="0" w:space="0" w:color="auto"/>
          </w:divBdr>
        </w:div>
        <w:div w:id="405497327">
          <w:marLeft w:val="640"/>
          <w:marRight w:val="0"/>
          <w:marTop w:val="0"/>
          <w:marBottom w:val="0"/>
          <w:divBdr>
            <w:top w:val="none" w:sz="0" w:space="0" w:color="auto"/>
            <w:left w:val="none" w:sz="0" w:space="0" w:color="auto"/>
            <w:bottom w:val="none" w:sz="0" w:space="0" w:color="auto"/>
            <w:right w:val="none" w:sz="0" w:space="0" w:color="auto"/>
          </w:divBdr>
        </w:div>
        <w:div w:id="441534076">
          <w:marLeft w:val="640"/>
          <w:marRight w:val="0"/>
          <w:marTop w:val="0"/>
          <w:marBottom w:val="0"/>
          <w:divBdr>
            <w:top w:val="none" w:sz="0" w:space="0" w:color="auto"/>
            <w:left w:val="none" w:sz="0" w:space="0" w:color="auto"/>
            <w:bottom w:val="none" w:sz="0" w:space="0" w:color="auto"/>
            <w:right w:val="none" w:sz="0" w:space="0" w:color="auto"/>
          </w:divBdr>
        </w:div>
        <w:div w:id="467213684">
          <w:marLeft w:val="640"/>
          <w:marRight w:val="0"/>
          <w:marTop w:val="0"/>
          <w:marBottom w:val="0"/>
          <w:divBdr>
            <w:top w:val="none" w:sz="0" w:space="0" w:color="auto"/>
            <w:left w:val="none" w:sz="0" w:space="0" w:color="auto"/>
            <w:bottom w:val="none" w:sz="0" w:space="0" w:color="auto"/>
            <w:right w:val="none" w:sz="0" w:space="0" w:color="auto"/>
          </w:divBdr>
        </w:div>
        <w:div w:id="495415583">
          <w:marLeft w:val="640"/>
          <w:marRight w:val="0"/>
          <w:marTop w:val="0"/>
          <w:marBottom w:val="0"/>
          <w:divBdr>
            <w:top w:val="none" w:sz="0" w:space="0" w:color="auto"/>
            <w:left w:val="none" w:sz="0" w:space="0" w:color="auto"/>
            <w:bottom w:val="none" w:sz="0" w:space="0" w:color="auto"/>
            <w:right w:val="none" w:sz="0" w:space="0" w:color="auto"/>
          </w:divBdr>
        </w:div>
        <w:div w:id="519397187">
          <w:marLeft w:val="640"/>
          <w:marRight w:val="0"/>
          <w:marTop w:val="0"/>
          <w:marBottom w:val="0"/>
          <w:divBdr>
            <w:top w:val="none" w:sz="0" w:space="0" w:color="auto"/>
            <w:left w:val="none" w:sz="0" w:space="0" w:color="auto"/>
            <w:bottom w:val="none" w:sz="0" w:space="0" w:color="auto"/>
            <w:right w:val="none" w:sz="0" w:space="0" w:color="auto"/>
          </w:divBdr>
        </w:div>
        <w:div w:id="566454357">
          <w:marLeft w:val="640"/>
          <w:marRight w:val="0"/>
          <w:marTop w:val="0"/>
          <w:marBottom w:val="0"/>
          <w:divBdr>
            <w:top w:val="none" w:sz="0" w:space="0" w:color="auto"/>
            <w:left w:val="none" w:sz="0" w:space="0" w:color="auto"/>
            <w:bottom w:val="none" w:sz="0" w:space="0" w:color="auto"/>
            <w:right w:val="none" w:sz="0" w:space="0" w:color="auto"/>
          </w:divBdr>
        </w:div>
        <w:div w:id="694498649">
          <w:marLeft w:val="640"/>
          <w:marRight w:val="0"/>
          <w:marTop w:val="0"/>
          <w:marBottom w:val="0"/>
          <w:divBdr>
            <w:top w:val="none" w:sz="0" w:space="0" w:color="auto"/>
            <w:left w:val="none" w:sz="0" w:space="0" w:color="auto"/>
            <w:bottom w:val="none" w:sz="0" w:space="0" w:color="auto"/>
            <w:right w:val="none" w:sz="0" w:space="0" w:color="auto"/>
          </w:divBdr>
        </w:div>
        <w:div w:id="742525438">
          <w:marLeft w:val="640"/>
          <w:marRight w:val="0"/>
          <w:marTop w:val="0"/>
          <w:marBottom w:val="0"/>
          <w:divBdr>
            <w:top w:val="none" w:sz="0" w:space="0" w:color="auto"/>
            <w:left w:val="none" w:sz="0" w:space="0" w:color="auto"/>
            <w:bottom w:val="none" w:sz="0" w:space="0" w:color="auto"/>
            <w:right w:val="none" w:sz="0" w:space="0" w:color="auto"/>
          </w:divBdr>
        </w:div>
        <w:div w:id="912131418">
          <w:marLeft w:val="640"/>
          <w:marRight w:val="0"/>
          <w:marTop w:val="0"/>
          <w:marBottom w:val="0"/>
          <w:divBdr>
            <w:top w:val="none" w:sz="0" w:space="0" w:color="auto"/>
            <w:left w:val="none" w:sz="0" w:space="0" w:color="auto"/>
            <w:bottom w:val="none" w:sz="0" w:space="0" w:color="auto"/>
            <w:right w:val="none" w:sz="0" w:space="0" w:color="auto"/>
          </w:divBdr>
        </w:div>
        <w:div w:id="1028065566">
          <w:marLeft w:val="640"/>
          <w:marRight w:val="0"/>
          <w:marTop w:val="0"/>
          <w:marBottom w:val="0"/>
          <w:divBdr>
            <w:top w:val="none" w:sz="0" w:space="0" w:color="auto"/>
            <w:left w:val="none" w:sz="0" w:space="0" w:color="auto"/>
            <w:bottom w:val="none" w:sz="0" w:space="0" w:color="auto"/>
            <w:right w:val="none" w:sz="0" w:space="0" w:color="auto"/>
          </w:divBdr>
        </w:div>
        <w:div w:id="1031105778">
          <w:marLeft w:val="640"/>
          <w:marRight w:val="0"/>
          <w:marTop w:val="0"/>
          <w:marBottom w:val="0"/>
          <w:divBdr>
            <w:top w:val="none" w:sz="0" w:space="0" w:color="auto"/>
            <w:left w:val="none" w:sz="0" w:space="0" w:color="auto"/>
            <w:bottom w:val="none" w:sz="0" w:space="0" w:color="auto"/>
            <w:right w:val="none" w:sz="0" w:space="0" w:color="auto"/>
          </w:divBdr>
        </w:div>
        <w:div w:id="1073889811">
          <w:marLeft w:val="640"/>
          <w:marRight w:val="0"/>
          <w:marTop w:val="0"/>
          <w:marBottom w:val="0"/>
          <w:divBdr>
            <w:top w:val="none" w:sz="0" w:space="0" w:color="auto"/>
            <w:left w:val="none" w:sz="0" w:space="0" w:color="auto"/>
            <w:bottom w:val="none" w:sz="0" w:space="0" w:color="auto"/>
            <w:right w:val="none" w:sz="0" w:space="0" w:color="auto"/>
          </w:divBdr>
        </w:div>
        <w:div w:id="1084229695">
          <w:marLeft w:val="640"/>
          <w:marRight w:val="0"/>
          <w:marTop w:val="0"/>
          <w:marBottom w:val="0"/>
          <w:divBdr>
            <w:top w:val="none" w:sz="0" w:space="0" w:color="auto"/>
            <w:left w:val="none" w:sz="0" w:space="0" w:color="auto"/>
            <w:bottom w:val="none" w:sz="0" w:space="0" w:color="auto"/>
            <w:right w:val="none" w:sz="0" w:space="0" w:color="auto"/>
          </w:divBdr>
        </w:div>
        <w:div w:id="1085225043">
          <w:marLeft w:val="640"/>
          <w:marRight w:val="0"/>
          <w:marTop w:val="0"/>
          <w:marBottom w:val="0"/>
          <w:divBdr>
            <w:top w:val="none" w:sz="0" w:space="0" w:color="auto"/>
            <w:left w:val="none" w:sz="0" w:space="0" w:color="auto"/>
            <w:bottom w:val="none" w:sz="0" w:space="0" w:color="auto"/>
            <w:right w:val="none" w:sz="0" w:space="0" w:color="auto"/>
          </w:divBdr>
        </w:div>
        <w:div w:id="1093355264">
          <w:marLeft w:val="640"/>
          <w:marRight w:val="0"/>
          <w:marTop w:val="0"/>
          <w:marBottom w:val="0"/>
          <w:divBdr>
            <w:top w:val="none" w:sz="0" w:space="0" w:color="auto"/>
            <w:left w:val="none" w:sz="0" w:space="0" w:color="auto"/>
            <w:bottom w:val="none" w:sz="0" w:space="0" w:color="auto"/>
            <w:right w:val="none" w:sz="0" w:space="0" w:color="auto"/>
          </w:divBdr>
        </w:div>
        <w:div w:id="1177580309">
          <w:marLeft w:val="640"/>
          <w:marRight w:val="0"/>
          <w:marTop w:val="0"/>
          <w:marBottom w:val="0"/>
          <w:divBdr>
            <w:top w:val="none" w:sz="0" w:space="0" w:color="auto"/>
            <w:left w:val="none" w:sz="0" w:space="0" w:color="auto"/>
            <w:bottom w:val="none" w:sz="0" w:space="0" w:color="auto"/>
            <w:right w:val="none" w:sz="0" w:space="0" w:color="auto"/>
          </w:divBdr>
        </w:div>
        <w:div w:id="1278218524">
          <w:marLeft w:val="640"/>
          <w:marRight w:val="0"/>
          <w:marTop w:val="0"/>
          <w:marBottom w:val="0"/>
          <w:divBdr>
            <w:top w:val="none" w:sz="0" w:space="0" w:color="auto"/>
            <w:left w:val="none" w:sz="0" w:space="0" w:color="auto"/>
            <w:bottom w:val="none" w:sz="0" w:space="0" w:color="auto"/>
            <w:right w:val="none" w:sz="0" w:space="0" w:color="auto"/>
          </w:divBdr>
        </w:div>
        <w:div w:id="1418792366">
          <w:marLeft w:val="640"/>
          <w:marRight w:val="0"/>
          <w:marTop w:val="0"/>
          <w:marBottom w:val="0"/>
          <w:divBdr>
            <w:top w:val="none" w:sz="0" w:space="0" w:color="auto"/>
            <w:left w:val="none" w:sz="0" w:space="0" w:color="auto"/>
            <w:bottom w:val="none" w:sz="0" w:space="0" w:color="auto"/>
            <w:right w:val="none" w:sz="0" w:space="0" w:color="auto"/>
          </w:divBdr>
        </w:div>
        <w:div w:id="1494175104">
          <w:marLeft w:val="640"/>
          <w:marRight w:val="0"/>
          <w:marTop w:val="0"/>
          <w:marBottom w:val="0"/>
          <w:divBdr>
            <w:top w:val="none" w:sz="0" w:space="0" w:color="auto"/>
            <w:left w:val="none" w:sz="0" w:space="0" w:color="auto"/>
            <w:bottom w:val="none" w:sz="0" w:space="0" w:color="auto"/>
            <w:right w:val="none" w:sz="0" w:space="0" w:color="auto"/>
          </w:divBdr>
        </w:div>
        <w:div w:id="1583295737">
          <w:marLeft w:val="640"/>
          <w:marRight w:val="0"/>
          <w:marTop w:val="0"/>
          <w:marBottom w:val="0"/>
          <w:divBdr>
            <w:top w:val="none" w:sz="0" w:space="0" w:color="auto"/>
            <w:left w:val="none" w:sz="0" w:space="0" w:color="auto"/>
            <w:bottom w:val="none" w:sz="0" w:space="0" w:color="auto"/>
            <w:right w:val="none" w:sz="0" w:space="0" w:color="auto"/>
          </w:divBdr>
        </w:div>
        <w:div w:id="1605307997">
          <w:marLeft w:val="640"/>
          <w:marRight w:val="0"/>
          <w:marTop w:val="0"/>
          <w:marBottom w:val="0"/>
          <w:divBdr>
            <w:top w:val="none" w:sz="0" w:space="0" w:color="auto"/>
            <w:left w:val="none" w:sz="0" w:space="0" w:color="auto"/>
            <w:bottom w:val="none" w:sz="0" w:space="0" w:color="auto"/>
            <w:right w:val="none" w:sz="0" w:space="0" w:color="auto"/>
          </w:divBdr>
        </w:div>
        <w:div w:id="1642273583">
          <w:marLeft w:val="640"/>
          <w:marRight w:val="0"/>
          <w:marTop w:val="0"/>
          <w:marBottom w:val="0"/>
          <w:divBdr>
            <w:top w:val="none" w:sz="0" w:space="0" w:color="auto"/>
            <w:left w:val="none" w:sz="0" w:space="0" w:color="auto"/>
            <w:bottom w:val="none" w:sz="0" w:space="0" w:color="auto"/>
            <w:right w:val="none" w:sz="0" w:space="0" w:color="auto"/>
          </w:divBdr>
        </w:div>
        <w:div w:id="1644970046">
          <w:marLeft w:val="640"/>
          <w:marRight w:val="0"/>
          <w:marTop w:val="0"/>
          <w:marBottom w:val="0"/>
          <w:divBdr>
            <w:top w:val="none" w:sz="0" w:space="0" w:color="auto"/>
            <w:left w:val="none" w:sz="0" w:space="0" w:color="auto"/>
            <w:bottom w:val="none" w:sz="0" w:space="0" w:color="auto"/>
            <w:right w:val="none" w:sz="0" w:space="0" w:color="auto"/>
          </w:divBdr>
        </w:div>
        <w:div w:id="1649895064">
          <w:marLeft w:val="640"/>
          <w:marRight w:val="0"/>
          <w:marTop w:val="0"/>
          <w:marBottom w:val="0"/>
          <w:divBdr>
            <w:top w:val="none" w:sz="0" w:space="0" w:color="auto"/>
            <w:left w:val="none" w:sz="0" w:space="0" w:color="auto"/>
            <w:bottom w:val="none" w:sz="0" w:space="0" w:color="auto"/>
            <w:right w:val="none" w:sz="0" w:space="0" w:color="auto"/>
          </w:divBdr>
        </w:div>
        <w:div w:id="1659267166">
          <w:marLeft w:val="640"/>
          <w:marRight w:val="0"/>
          <w:marTop w:val="0"/>
          <w:marBottom w:val="0"/>
          <w:divBdr>
            <w:top w:val="none" w:sz="0" w:space="0" w:color="auto"/>
            <w:left w:val="none" w:sz="0" w:space="0" w:color="auto"/>
            <w:bottom w:val="none" w:sz="0" w:space="0" w:color="auto"/>
            <w:right w:val="none" w:sz="0" w:space="0" w:color="auto"/>
          </w:divBdr>
        </w:div>
        <w:div w:id="1671250365">
          <w:marLeft w:val="640"/>
          <w:marRight w:val="0"/>
          <w:marTop w:val="0"/>
          <w:marBottom w:val="0"/>
          <w:divBdr>
            <w:top w:val="none" w:sz="0" w:space="0" w:color="auto"/>
            <w:left w:val="none" w:sz="0" w:space="0" w:color="auto"/>
            <w:bottom w:val="none" w:sz="0" w:space="0" w:color="auto"/>
            <w:right w:val="none" w:sz="0" w:space="0" w:color="auto"/>
          </w:divBdr>
        </w:div>
        <w:div w:id="1837070133">
          <w:marLeft w:val="640"/>
          <w:marRight w:val="0"/>
          <w:marTop w:val="0"/>
          <w:marBottom w:val="0"/>
          <w:divBdr>
            <w:top w:val="none" w:sz="0" w:space="0" w:color="auto"/>
            <w:left w:val="none" w:sz="0" w:space="0" w:color="auto"/>
            <w:bottom w:val="none" w:sz="0" w:space="0" w:color="auto"/>
            <w:right w:val="none" w:sz="0" w:space="0" w:color="auto"/>
          </w:divBdr>
        </w:div>
        <w:div w:id="1911191601">
          <w:marLeft w:val="640"/>
          <w:marRight w:val="0"/>
          <w:marTop w:val="0"/>
          <w:marBottom w:val="0"/>
          <w:divBdr>
            <w:top w:val="none" w:sz="0" w:space="0" w:color="auto"/>
            <w:left w:val="none" w:sz="0" w:space="0" w:color="auto"/>
            <w:bottom w:val="none" w:sz="0" w:space="0" w:color="auto"/>
            <w:right w:val="none" w:sz="0" w:space="0" w:color="auto"/>
          </w:divBdr>
        </w:div>
        <w:div w:id="1917084607">
          <w:marLeft w:val="640"/>
          <w:marRight w:val="0"/>
          <w:marTop w:val="0"/>
          <w:marBottom w:val="0"/>
          <w:divBdr>
            <w:top w:val="none" w:sz="0" w:space="0" w:color="auto"/>
            <w:left w:val="none" w:sz="0" w:space="0" w:color="auto"/>
            <w:bottom w:val="none" w:sz="0" w:space="0" w:color="auto"/>
            <w:right w:val="none" w:sz="0" w:space="0" w:color="auto"/>
          </w:divBdr>
        </w:div>
        <w:div w:id="1977055724">
          <w:marLeft w:val="640"/>
          <w:marRight w:val="0"/>
          <w:marTop w:val="0"/>
          <w:marBottom w:val="0"/>
          <w:divBdr>
            <w:top w:val="none" w:sz="0" w:space="0" w:color="auto"/>
            <w:left w:val="none" w:sz="0" w:space="0" w:color="auto"/>
            <w:bottom w:val="none" w:sz="0" w:space="0" w:color="auto"/>
            <w:right w:val="none" w:sz="0" w:space="0" w:color="auto"/>
          </w:divBdr>
        </w:div>
        <w:div w:id="2050913545">
          <w:marLeft w:val="640"/>
          <w:marRight w:val="0"/>
          <w:marTop w:val="0"/>
          <w:marBottom w:val="0"/>
          <w:divBdr>
            <w:top w:val="none" w:sz="0" w:space="0" w:color="auto"/>
            <w:left w:val="none" w:sz="0" w:space="0" w:color="auto"/>
            <w:bottom w:val="none" w:sz="0" w:space="0" w:color="auto"/>
            <w:right w:val="none" w:sz="0" w:space="0" w:color="auto"/>
          </w:divBdr>
        </w:div>
        <w:div w:id="2077626455">
          <w:marLeft w:val="640"/>
          <w:marRight w:val="0"/>
          <w:marTop w:val="0"/>
          <w:marBottom w:val="0"/>
          <w:divBdr>
            <w:top w:val="none" w:sz="0" w:space="0" w:color="auto"/>
            <w:left w:val="none" w:sz="0" w:space="0" w:color="auto"/>
            <w:bottom w:val="none" w:sz="0" w:space="0" w:color="auto"/>
            <w:right w:val="none" w:sz="0" w:space="0" w:color="auto"/>
          </w:divBdr>
        </w:div>
        <w:div w:id="2084981623">
          <w:marLeft w:val="640"/>
          <w:marRight w:val="0"/>
          <w:marTop w:val="0"/>
          <w:marBottom w:val="0"/>
          <w:divBdr>
            <w:top w:val="none" w:sz="0" w:space="0" w:color="auto"/>
            <w:left w:val="none" w:sz="0" w:space="0" w:color="auto"/>
            <w:bottom w:val="none" w:sz="0" w:space="0" w:color="auto"/>
            <w:right w:val="none" w:sz="0" w:space="0" w:color="auto"/>
          </w:divBdr>
        </w:div>
        <w:div w:id="2122339852">
          <w:marLeft w:val="640"/>
          <w:marRight w:val="0"/>
          <w:marTop w:val="0"/>
          <w:marBottom w:val="0"/>
          <w:divBdr>
            <w:top w:val="none" w:sz="0" w:space="0" w:color="auto"/>
            <w:left w:val="none" w:sz="0" w:space="0" w:color="auto"/>
            <w:bottom w:val="none" w:sz="0" w:space="0" w:color="auto"/>
            <w:right w:val="none" w:sz="0" w:space="0" w:color="auto"/>
          </w:divBdr>
        </w:div>
      </w:divsChild>
    </w:div>
    <w:div w:id="1985811463">
      <w:bodyDiv w:val="1"/>
      <w:marLeft w:val="0"/>
      <w:marRight w:val="0"/>
      <w:marTop w:val="0"/>
      <w:marBottom w:val="0"/>
      <w:divBdr>
        <w:top w:val="none" w:sz="0" w:space="0" w:color="auto"/>
        <w:left w:val="none" w:sz="0" w:space="0" w:color="auto"/>
        <w:bottom w:val="none" w:sz="0" w:space="0" w:color="auto"/>
        <w:right w:val="none" w:sz="0" w:space="0" w:color="auto"/>
      </w:divBdr>
      <w:divsChild>
        <w:div w:id="3940235">
          <w:marLeft w:val="640"/>
          <w:marRight w:val="0"/>
          <w:marTop w:val="0"/>
          <w:marBottom w:val="0"/>
          <w:divBdr>
            <w:top w:val="none" w:sz="0" w:space="0" w:color="auto"/>
            <w:left w:val="none" w:sz="0" w:space="0" w:color="auto"/>
            <w:bottom w:val="none" w:sz="0" w:space="0" w:color="auto"/>
            <w:right w:val="none" w:sz="0" w:space="0" w:color="auto"/>
          </w:divBdr>
        </w:div>
        <w:div w:id="43869388">
          <w:marLeft w:val="640"/>
          <w:marRight w:val="0"/>
          <w:marTop w:val="0"/>
          <w:marBottom w:val="0"/>
          <w:divBdr>
            <w:top w:val="none" w:sz="0" w:space="0" w:color="auto"/>
            <w:left w:val="none" w:sz="0" w:space="0" w:color="auto"/>
            <w:bottom w:val="none" w:sz="0" w:space="0" w:color="auto"/>
            <w:right w:val="none" w:sz="0" w:space="0" w:color="auto"/>
          </w:divBdr>
        </w:div>
        <w:div w:id="56323273">
          <w:marLeft w:val="640"/>
          <w:marRight w:val="0"/>
          <w:marTop w:val="0"/>
          <w:marBottom w:val="0"/>
          <w:divBdr>
            <w:top w:val="none" w:sz="0" w:space="0" w:color="auto"/>
            <w:left w:val="none" w:sz="0" w:space="0" w:color="auto"/>
            <w:bottom w:val="none" w:sz="0" w:space="0" w:color="auto"/>
            <w:right w:val="none" w:sz="0" w:space="0" w:color="auto"/>
          </w:divBdr>
        </w:div>
        <w:div w:id="253823675">
          <w:marLeft w:val="640"/>
          <w:marRight w:val="0"/>
          <w:marTop w:val="0"/>
          <w:marBottom w:val="0"/>
          <w:divBdr>
            <w:top w:val="none" w:sz="0" w:space="0" w:color="auto"/>
            <w:left w:val="none" w:sz="0" w:space="0" w:color="auto"/>
            <w:bottom w:val="none" w:sz="0" w:space="0" w:color="auto"/>
            <w:right w:val="none" w:sz="0" w:space="0" w:color="auto"/>
          </w:divBdr>
        </w:div>
        <w:div w:id="466820218">
          <w:marLeft w:val="640"/>
          <w:marRight w:val="0"/>
          <w:marTop w:val="0"/>
          <w:marBottom w:val="0"/>
          <w:divBdr>
            <w:top w:val="none" w:sz="0" w:space="0" w:color="auto"/>
            <w:left w:val="none" w:sz="0" w:space="0" w:color="auto"/>
            <w:bottom w:val="none" w:sz="0" w:space="0" w:color="auto"/>
            <w:right w:val="none" w:sz="0" w:space="0" w:color="auto"/>
          </w:divBdr>
        </w:div>
        <w:div w:id="486553621">
          <w:marLeft w:val="640"/>
          <w:marRight w:val="0"/>
          <w:marTop w:val="0"/>
          <w:marBottom w:val="0"/>
          <w:divBdr>
            <w:top w:val="none" w:sz="0" w:space="0" w:color="auto"/>
            <w:left w:val="none" w:sz="0" w:space="0" w:color="auto"/>
            <w:bottom w:val="none" w:sz="0" w:space="0" w:color="auto"/>
            <w:right w:val="none" w:sz="0" w:space="0" w:color="auto"/>
          </w:divBdr>
        </w:div>
        <w:div w:id="513425084">
          <w:marLeft w:val="640"/>
          <w:marRight w:val="0"/>
          <w:marTop w:val="0"/>
          <w:marBottom w:val="0"/>
          <w:divBdr>
            <w:top w:val="none" w:sz="0" w:space="0" w:color="auto"/>
            <w:left w:val="none" w:sz="0" w:space="0" w:color="auto"/>
            <w:bottom w:val="none" w:sz="0" w:space="0" w:color="auto"/>
            <w:right w:val="none" w:sz="0" w:space="0" w:color="auto"/>
          </w:divBdr>
        </w:div>
        <w:div w:id="522016803">
          <w:marLeft w:val="640"/>
          <w:marRight w:val="0"/>
          <w:marTop w:val="0"/>
          <w:marBottom w:val="0"/>
          <w:divBdr>
            <w:top w:val="none" w:sz="0" w:space="0" w:color="auto"/>
            <w:left w:val="none" w:sz="0" w:space="0" w:color="auto"/>
            <w:bottom w:val="none" w:sz="0" w:space="0" w:color="auto"/>
            <w:right w:val="none" w:sz="0" w:space="0" w:color="auto"/>
          </w:divBdr>
        </w:div>
        <w:div w:id="562522140">
          <w:marLeft w:val="640"/>
          <w:marRight w:val="0"/>
          <w:marTop w:val="0"/>
          <w:marBottom w:val="0"/>
          <w:divBdr>
            <w:top w:val="none" w:sz="0" w:space="0" w:color="auto"/>
            <w:left w:val="none" w:sz="0" w:space="0" w:color="auto"/>
            <w:bottom w:val="none" w:sz="0" w:space="0" w:color="auto"/>
            <w:right w:val="none" w:sz="0" w:space="0" w:color="auto"/>
          </w:divBdr>
        </w:div>
        <w:div w:id="573860630">
          <w:marLeft w:val="640"/>
          <w:marRight w:val="0"/>
          <w:marTop w:val="0"/>
          <w:marBottom w:val="0"/>
          <w:divBdr>
            <w:top w:val="none" w:sz="0" w:space="0" w:color="auto"/>
            <w:left w:val="none" w:sz="0" w:space="0" w:color="auto"/>
            <w:bottom w:val="none" w:sz="0" w:space="0" w:color="auto"/>
            <w:right w:val="none" w:sz="0" w:space="0" w:color="auto"/>
          </w:divBdr>
        </w:div>
        <w:div w:id="610624248">
          <w:marLeft w:val="640"/>
          <w:marRight w:val="0"/>
          <w:marTop w:val="0"/>
          <w:marBottom w:val="0"/>
          <w:divBdr>
            <w:top w:val="none" w:sz="0" w:space="0" w:color="auto"/>
            <w:left w:val="none" w:sz="0" w:space="0" w:color="auto"/>
            <w:bottom w:val="none" w:sz="0" w:space="0" w:color="auto"/>
            <w:right w:val="none" w:sz="0" w:space="0" w:color="auto"/>
          </w:divBdr>
        </w:div>
        <w:div w:id="617374381">
          <w:marLeft w:val="640"/>
          <w:marRight w:val="0"/>
          <w:marTop w:val="0"/>
          <w:marBottom w:val="0"/>
          <w:divBdr>
            <w:top w:val="none" w:sz="0" w:space="0" w:color="auto"/>
            <w:left w:val="none" w:sz="0" w:space="0" w:color="auto"/>
            <w:bottom w:val="none" w:sz="0" w:space="0" w:color="auto"/>
            <w:right w:val="none" w:sz="0" w:space="0" w:color="auto"/>
          </w:divBdr>
        </w:div>
        <w:div w:id="620573197">
          <w:marLeft w:val="640"/>
          <w:marRight w:val="0"/>
          <w:marTop w:val="0"/>
          <w:marBottom w:val="0"/>
          <w:divBdr>
            <w:top w:val="none" w:sz="0" w:space="0" w:color="auto"/>
            <w:left w:val="none" w:sz="0" w:space="0" w:color="auto"/>
            <w:bottom w:val="none" w:sz="0" w:space="0" w:color="auto"/>
            <w:right w:val="none" w:sz="0" w:space="0" w:color="auto"/>
          </w:divBdr>
        </w:div>
        <w:div w:id="634408137">
          <w:marLeft w:val="640"/>
          <w:marRight w:val="0"/>
          <w:marTop w:val="0"/>
          <w:marBottom w:val="0"/>
          <w:divBdr>
            <w:top w:val="none" w:sz="0" w:space="0" w:color="auto"/>
            <w:left w:val="none" w:sz="0" w:space="0" w:color="auto"/>
            <w:bottom w:val="none" w:sz="0" w:space="0" w:color="auto"/>
            <w:right w:val="none" w:sz="0" w:space="0" w:color="auto"/>
          </w:divBdr>
        </w:div>
        <w:div w:id="643778045">
          <w:marLeft w:val="640"/>
          <w:marRight w:val="0"/>
          <w:marTop w:val="0"/>
          <w:marBottom w:val="0"/>
          <w:divBdr>
            <w:top w:val="none" w:sz="0" w:space="0" w:color="auto"/>
            <w:left w:val="none" w:sz="0" w:space="0" w:color="auto"/>
            <w:bottom w:val="none" w:sz="0" w:space="0" w:color="auto"/>
            <w:right w:val="none" w:sz="0" w:space="0" w:color="auto"/>
          </w:divBdr>
        </w:div>
        <w:div w:id="859009552">
          <w:marLeft w:val="640"/>
          <w:marRight w:val="0"/>
          <w:marTop w:val="0"/>
          <w:marBottom w:val="0"/>
          <w:divBdr>
            <w:top w:val="none" w:sz="0" w:space="0" w:color="auto"/>
            <w:left w:val="none" w:sz="0" w:space="0" w:color="auto"/>
            <w:bottom w:val="none" w:sz="0" w:space="0" w:color="auto"/>
            <w:right w:val="none" w:sz="0" w:space="0" w:color="auto"/>
          </w:divBdr>
        </w:div>
        <w:div w:id="926617368">
          <w:marLeft w:val="640"/>
          <w:marRight w:val="0"/>
          <w:marTop w:val="0"/>
          <w:marBottom w:val="0"/>
          <w:divBdr>
            <w:top w:val="none" w:sz="0" w:space="0" w:color="auto"/>
            <w:left w:val="none" w:sz="0" w:space="0" w:color="auto"/>
            <w:bottom w:val="none" w:sz="0" w:space="0" w:color="auto"/>
            <w:right w:val="none" w:sz="0" w:space="0" w:color="auto"/>
          </w:divBdr>
        </w:div>
        <w:div w:id="1032608167">
          <w:marLeft w:val="640"/>
          <w:marRight w:val="0"/>
          <w:marTop w:val="0"/>
          <w:marBottom w:val="0"/>
          <w:divBdr>
            <w:top w:val="none" w:sz="0" w:space="0" w:color="auto"/>
            <w:left w:val="none" w:sz="0" w:space="0" w:color="auto"/>
            <w:bottom w:val="none" w:sz="0" w:space="0" w:color="auto"/>
            <w:right w:val="none" w:sz="0" w:space="0" w:color="auto"/>
          </w:divBdr>
        </w:div>
        <w:div w:id="1041394496">
          <w:marLeft w:val="640"/>
          <w:marRight w:val="0"/>
          <w:marTop w:val="0"/>
          <w:marBottom w:val="0"/>
          <w:divBdr>
            <w:top w:val="none" w:sz="0" w:space="0" w:color="auto"/>
            <w:left w:val="none" w:sz="0" w:space="0" w:color="auto"/>
            <w:bottom w:val="none" w:sz="0" w:space="0" w:color="auto"/>
            <w:right w:val="none" w:sz="0" w:space="0" w:color="auto"/>
          </w:divBdr>
        </w:div>
        <w:div w:id="1115102065">
          <w:marLeft w:val="640"/>
          <w:marRight w:val="0"/>
          <w:marTop w:val="0"/>
          <w:marBottom w:val="0"/>
          <w:divBdr>
            <w:top w:val="none" w:sz="0" w:space="0" w:color="auto"/>
            <w:left w:val="none" w:sz="0" w:space="0" w:color="auto"/>
            <w:bottom w:val="none" w:sz="0" w:space="0" w:color="auto"/>
            <w:right w:val="none" w:sz="0" w:space="0" w:color="auto"/>
          </w:divBdr>
        </w:div>
        <w:div w:id="1181046172">
          <w:marLeft w:val="640"/>
          <w:marRight w:val="0"/>
          <w:marTop w:val="0"/>
          <w:marBottom w:val="0"/>
          <w:divBdr>
            <w:top w:val="none" w:sz="0" w:space="0" w:color="auto"/>
            <w:left w:val="none" w:sz="0" w:space="0" w:color="auto"/>
            <w:bottom w:val="none" w:sz="0" w:space="0" w:color="auto"/>
            <w:right w:val="none" w:sz="0" w:space="0" w:color="auto"/>
          </w:divBdr>
        </w:div>
        <w:div w:id="1184517779">
          <w:marLeft w:val="640"/>
          <w:marRight w:val="0"/>
          <w:marTop w:val="0"/>
          <w:marBottom w:val="0"/>
          <w:divBdr>
            <w:top w:val="none" w:sz="0" w:space="0" w:color="auto"/>
            <w:left w:val="none" w:sz="0" w:space="0" w:color="auto"/>
            <w:bottom w:val="none" w:sz="0" w:space="0" w:color="auto"/>
            <w:right w:val="none" w:sz="0" w:space="0" w:color="auto"/>
          </w:divBdr>
        </w:div>
        <w:div w:id="1274677323">
          <w:marLeft w:val="640"/>
          <w:marRight w:val="0"/>
          <w:marTop w:val="0"/>
          <w:marBottom w:val="0"/>
          <w:divBdr>
            <w:top w:val="none" w:sz="0" w:space="0" w:color="auto"/>
            <w:left w:val="none" w:sz="0" w:space="0" w:color="auto"/>
            <w:bottom w:val="none" w:sz="0" w:space="0" w:color="auto"/>
            <w:right w:val="none" w:sz="0" w:space="0" w:color="auto"/>
          </w:divBdr>
        </w:div>
        <w:div w:id="1317345878">
          <w:marLeft w:val="640"/>
          <w:marRight w:val="0"/>
          <w:marTop w:val="0"/>
          <w:marBottom w:val="0"/>
          <w:divBdr>
            <w:top w:val="none" w:sz="0" w:space="0" w:color="auto"/>
            <w:left w:val="none" w:sz="0" w:space="0" w:color="auto"/>
            <w:bottom w:val="none" w:sz="0" w:space="0" w:color="auto"/>
            <w:right w:val="none" w:sz="0" w:space="0" w:color="auto"/>
          </w:divBdr>
        </w:div>
        <w:div w:id="1381786896">
          <w:marLeft w:val="640"/>
          <w:marRight w:val="0"/>
          <w:marTop w:val="0"/>
          <w:marBottom w:val="0"/>
          <w:divBdr>
            <w:top w:val="none" w:sz="0" w:space="0" w:color="auto"/>
            <w:left w:val="none" w:sz="0" w:space="0" w:color="auto"/>
            <w:bottom w:val="none" w:sz="0" w:space="0" w:color="auto"/>
            <w:right w:val="none" w:sz="0" w:space="0" w:color="auto"/>
          </w:divBdr>
        </w:div>
        <w:div w:id="1392464671">
          <w:marLeft w:val="640"/>
          <w:marRight w:val="0"/>
          <w:marTop w:val="0"/>
          <w:marBottom w:val="0"/>
          <w:divBdr>
            <w:top w:val="none" w:sz="0" w:space="0" w:color="auto"/>
            <w:left w:val="none" w:sz="0" w:space="0" w:color="auto"/>
            <w:bottom w:val="none" w:sz="0" w:space="0" w:color="auto"/>
            <w:right w:val="none" w:sz="0" w:space="0" w:color="auto"/>
          </w:divBdr>
        </w:div>
        <w:div w:id="1433087820">
          <w:marLeft w:val="640"/>
          <w:marRight w:val="0"/>
          <w:marTop w:val="0"/>
          <w:marBottom w:val="0"/>
          <w:divBdr>
            <w:top w:val="none" w:sz="0" w:space="0" w:color="auto"/>
            <w:left w:val="none" w:sz="0" w:space="0" w:color="auto"/>
            <w:bottom w:val="none" w:sz="0" w:space="0" w:color="auto"/>
            <w:right w:val="none" w:sz="0" w:space="0" w:color="auto"/>
          </w:divBdr>
        </w:div>
        <w:div w:id="1587954524">
          <w:marLeft w:val="640"/>
          <w:marRight w:val="0"/>
          <w:marTop w:val="0"/>
          <w:marBottom w:val="0"/>
          <w:divBdr>
            <w:top w:val="none" w:sz="0" w:space="0" w:color="auto"/>
            <w:left w:val="none" w:sz="0" w:space="0" w:color="auto"/>
            <w:bottom w:val="none" w:sz="0" w:space="0" w:color="auto"/>
            <w:right w:val="none" w:sz="0" w:space="0" w:color="auto"/>
          </w:divBdr>
        </w:div>
        <w:div w:id="1589729023">
          <w:marLeft w:val="640"/>
          <w:marRight w:val="0"/>
          <w:marTop w:val="0"/>
          <w:marBottom w:val="0"/>
          <w:divBdr>
            <w:top w:val="none" w:sz="0" w:space="0" w:color="auto"/>
            <w:left w:val="none" w:sz="0" w:space="0" w:color="auto"/>
            <w:bottom w:val="none" w:sz="0" w:space="0" w:color="auto"/>
            <w:right w:val="none" w:sz="0" w:space="0" w:color="auto"/>
          </w:divBdr>
        </w:div>
        <w:div w:id="1598176187">
          <w:marLeft w:val="640"/>
          <w:marRight w:val="0"/>
          <w:marTop w:val="0"/>
          <w:marBottom w:val="0"/>
          <w:divBdr>
            <w:top w:val="none" w:sz="0" w:space="0" w:color="auto"/>
            <w:left w:val="none" w:sz="0" w:space="0" w:color="auto"/>
            <w:bottom w:val="none" w:sz="0" w:space="0" w:color="auto"/>
            <w:right w:val="none" w:sz="0" w:space="0" w:color="auto"/>
          </w:divBdr>
        </w:div>
        <w:div w:id="1620910687">
          <w:marLeft w:val="640"/>
          <w:marRight w:val="0"/>
          <w:marTop w:val="0"/>
          <w:marBottom w:val="0"/>
          <w:divBdr>
            <w:top w:val="none" w:sz="0" w:space="0" w:color="auto"/>
            <w:left w:val="none" w:sz="0" w:space="0" w:color="auto"/>
            <w:bottom w:val="none" w:sz="0" w:space="0" w:color="auto"/>
            <w:right w:val="none" w:sz="0" w:space="0" w:color="auto"/>
          </w:divBdr>
        </w:div>
        <w:div w:id="1626692050">
          <w:marLeft w:val="640"/>
          <w:marRight w:val="0"/>
          <w:marTop w:val="0"/>
          <w:marBottom w:val="0"/>
          <w:divBdr>
            <w:top w:val="none" w:sz="0" w:space="0" w:color="auto"/>
            <w:left w:val="none" w:sz="0" w:space="0" w:color="auto"/>
            <w:bottom w:val="none" w:sz="0" w:space="0" w:color="auto"/>
            <w:right w:val="none" w:sz="0" w:space="0" w:color="auto"/>
          </w:divBdr>
        </w:div>
        <w:div w:id="1683780967">
          <w:marLeft w:val="640"/>
          <w:marRight w:val="0"/>
          <w:marTop w:val="0"/>
          <w:marBottom w:val="0"/>
          <w:divBdr>
            <w:top w:val="none" w:sz="0" w:space="0" w:color="auto"/>
            <w:left w:val="none" w:sz="0" w:space="0" w:color="auto"/>
            <w:bottom w:val="none" w:sz="0" w:space="0" w:color="auto"/>
            <w:right w:val="none" w:sz="0" w:space="0" w:color="auto"/>
          </w:divBdr>
        </w:div>
        <w:div w:id="1687176669">
          <w:marLeft w:val="640"/>
          <w:marRight w:val="0"/>
          <w:marTop w:val="0"/>
          <w:marBottom w:val="0"/>
          <w:divBdr>
            <w:top w:val="none" w:sz="0" w:space="0" w:color="auto"/>
            <w:left w:val="none" w:sz="0" w:space="0" w:color="auto"/>
            <w:bottom w:val="none" w:sz="0" w:space="0" w:color="auto"/>
            <w:right w:val="none" w:sz="0" w:space="0" w:color="auto"/>
          </w:divBdr>
        </w:div>
        <w:div w:id="1769503491">
          <w:marLeft w:val="640"/>
          <w:marRight w:val="0"/>
          <w:marTop w:val="0"/>
          <w:marBottom w:val="0"/>
          <w:divBdr>
            <w:top w:val="none" w:sz="0" w:space="0" w:color="auto"/>
            <w:left w:val="none" w:sz="0" w:space="0" w:color="auto"/>
            <w:bottom w:val="none" w:sz="0" w:space="0" w:color="auto"/>
            <w:right w:val="none" w:sz="0" w:space="0" w:color="auto"/>
          </w:divBdr>
        </w:div>
        <w:div w:id="1787238435">
          <w:marLeft w:val="640"/>
          <w:marRight w:val="0"/>
          <w:marTop w:val="0"/>
          <w:marBottom w:val="0"/>
          <w:divBdr>
            <w:top w:val="none" w:sz="0" w:space="0" w:color="auto"/>
            <w:left w:val="none" w:sz="0" w:space="0" w:color="auto"/>
            <w:bottom w:val="none" w:sz="0" w:space="0" w:color="auto"/>
            <w:right w:val="none" w:sz="0" w:space="0" w:color="auto"/>
          </w:divBdr>
        </w:div>
        <w:div w:id="1787582855">
          <w:marLeft w:val="640"/>
          <w:marRight w:val="0"/>
          <w:marTop w:val="0"/>
          <w:marBottom w:val="0"/>
          <w:divBdr>
            <w:top w:val="none" w:sz="0" w:space="0" w:color="auto"/>
            <w:left w:val="none" w:sz="0" w:space="0" w:color="auto"/>
            <w:bottom w:val="none" w:sz="0" w:space="0" w:color="auto"/>
            <w:right w:val="none" w:sz="0" w:space="0" w:color="auto"/>
          </w:divBdr>
        </w:div>
        <w:div w:id="1826581377">
          <w:marLeft w:val="640"/>
          <w:marRight w:val="0"/>
          <w:marTop w:val="0"/>
          <w:marBottom w:val="0"/>
          <w:divBdr>
            <w:top w:val="none" w:sz="0" w:space="0" w:color="auto"/>
            <w:left w:val="none" w:sz="0" w:space="0" w:color="auto"/>
            <w:bottom w:val="none" w:sz="0" w:space="0" w:color="auto"/>
            <w:right w:val="none" w:sz="0" w:space="0" w:color="auto"/>
          </w:divBdr>
        </w:div>
        <w:div w:id="1915896249">
          <w:marLeft w:val="640"/>
          <w:marRight w:val="0"/>
          <w:marTop w:val="0"/>
          <w:marBottom w:val="0"/>
          <w:divBdr>
            <w:top w:val="none" w:sz="0" w:space="0" w:color="auto"/>
            <w:left w:val="none" w:sz="0" w:space="0" w:color="auto"/>
            <w:bottom w:val="none" w:sz="0" w:space="0" w:color="auto"/>
            <w:right w:val="none" w:sz="0" w:space="0" w:color="auto"/>
          </w:divBdr>
        </w:div>
        <w:div w:id="1920167254">
          <w:marLeft w:val="640"/>
          <w:marRight w:val="0"/>
          <w:marTop w:val="0"/>
          <w:marBottom w:val="0"/>
          <w:divBdr>
            <w:top w:val="none" w:sz="0" w:space="0" w:color="auto"/>
            <w:left w:val="none" w:sz="0" w:space="0" w:color="auto"/>
            <w:bottom w:val="none" w:sz="0" w:space="0" w:color="auto"/>
            <w:right w:val="none" w:sz="0" w:space="0" w:color="auto"/>
          </w:divBdr>
        </w:div>
        <w:div w:id="1935433336">
          <w:marLeft w:val="640"/>
          <w:marRight w:val="0"/>
          <w:marTop w:val="0"/>
          <w:marBottom w:val="0"/>
          <w:divBdr>
            <w:top w:val="none" w:sz="0" w:space="0" w:color="auto"/>
            <w:left w:val="none" w:sz="0" w:space="0" w:color="auto"/>
            <w:bottom w:val="none" w:sz="0" w:space="0" w:color="auto"/>
            <w:right w:val="none" w:sz="0" w:space="0" w:color="auto"/>
          </w:divBdr>
        </w:div>
        <w:div w:id="1987313750">
          <w:marLeft w:val="640"/>
          <w:marRight w:val="0"/>
          <w:marTop w:val="0"/>
          <w:marBottom w:val="0"/>
          <w:divBdr>
            <w:top w:val="none" w:sz="0" w:space="0" w:color="auto"/>
            <w:left w:val="none" w:sz="0" w:space="0" w:color="auto"/>
            <w:bottom w:val="none" w:sz="0" w:space="0" w:color="auto"/>
            <w:right w:val="none" w:sz="0" w:space="0" w:color="auto"/>
          </w:divBdr>
        </w:div>
        <w:div w:id="1988778413">
          <w:marLeft w:val="640"/>
          <w:marRight w:val="0"/>
          <w:marTop w:val="0"/>
          <w:marBottom w:val="0"/>
          <w:divBdr>
            <w:top w:val="none" w:sz="0" w:space="0" w:color="auto"/>
            <w:left w:val="none" w:sz="0" w:space="0" w:color="auto"/>
            <w:bottom w:val="none" w:sz="0" w:space="0" w:color="auto"/>
            <w:right w:val="none" w:sz="0" w:space="0" w:color="auto"/>
          </w:divBdr>
        </w:div>
        <w:div w:id="2083410506">
          <w:marLeft w:val="640"/>
          <w:marRight w:val="0"/>
          <w:marTop w:val="0"/>
          <w:marBottom w:val="0"/>
          <w:divBdr>
            <w:top w:val="none" w:sz="0" w:space="0" w:color="auto"/>
            <w:left w:val="none" w:sz="0" w:space="0" w:color="auto"/>
            <w:bottom w:val="none" w:sz="0" w:space="0" w:color="auto"/>
            <w:right w:val="none" w:sz="0" w:space="0" w:color="auto"/>
          </w:divBdr>
        </w:div>
        <w:div w:id="2096242504">
          <w:marLeft w:val="640"/>
          <w:marRight w:val="0"/>
          <w:marTop w:val="0"/>
          <w:marBottom w:val="0"/>
          <w:divBdr>
            <w:top w:val="none" w:sz="0" w:space="0" w:color="auto"/>
            <w:left w:val="none" w:sz="0" w:space="0" w:color="auto"/>
            <w:bottom w:val="none" w:sz="0" w:space="0" w:color="auto"/>
            <w:right w:val="none" w:sz="0" w:space="0" w:color="auto"/>
          </w:divBdr>
        </w:div>
        <w:div w:id="2128154077">
          <w:marLeft w:val="640"/>
          <w:marRight w:val="0"/>
          <w:marTop w:val="0"/>
          <w:marBottom w:val="0"/>
          <w:divBdr>
            <w:top w:val="none" w:sz="0" w:space="0" w:color="auto"/>
            <w:left w:val="none" w:sz="0" w:space="0" w:color="auto"/>
            <w:bottom w:val="none" w:sz="0" w:space="0" w:color="auto"/>
            <w:right w:val="none" w:sz="0" w:space="0" w:color="auto"/>
          </w:divBdr>
        </w:div>
      </w:divsChild>
    </w:div>
    <w:div w:id="1986859515">
      <w:marLeft w:val="0"/>
      <w:marRight w:val="0"/>
      <w:marTop w:val="0"/>
      <w:marBottom w:val="0"/>
      <w:divBdr>
        <w:top w:val="none" w:sz="0" w:space="0" w:color="auto"/>
        <w:left w:val="none" w:sz="0" w:space="0" w:color="auto"/>
        <w:bottom w:val="none" w:sz="0" w:space="0" w:color="auto"/>
        <w:right w:val="none" w:sz="0" w:space="0" w:color="auto"/>
      </w:divBdr>
    </w:div>
    <w:div w:id="1992174836">
      <w:bodyDiv w:val="1"/>
      <w:marLeft w:val="0"/>
      <w:marRight w:val="0"/>
      <w:marTop w:val="0"/>
      <w:marBottom w:val="0"/>
      <w:divBdr>
        <w:top w:val="none" w:sz="0" w:space="0" w:color="auto"/>
        <w:left w:val="none" w:sz="0" w:space="0" w:color="auto"/>
        <w:bottom w:val="none" w:sz="0" w:space="0" w:color="auto"/>
        <w:right w:val="none" w:sz="0" w:space="0" w:color="auto"/>
      </w:divBdr>
      <w:divsChild>
        <w:div w:id="1413966175">
          <w:marLeft w:val="640"/>
          <w:marRight w:val="0"/>
          <w:marTop w:val="0"/>
          <w:marBottom w:val="0"/>
          <w:divBdr>
            <w:top w:val="none" w:sz="0" w:space="0" w:color="auto"/>
            <w:left w:val="none" w:sz="0" w:space="0" w:color="auto"/>
            <w:bottom w:val="none" w:sz="0" w:space="0" w:color="auto"/>
            <w:right w:val="none" w:sz="0" w:space="0" w:color="auto"/>
          </w:divBdr>
        </w:div>
        <w:div w:id="254940833">
          <w:marLeft w:val="640"/>
          <w:marRight w:val="0"/>
          <w:marTop w:val="0"/>
          <w:marBottom w:val="0"/>
          <w:divBdr>
            <w:top w:val="none" w:sz="0" w:space="0" w:color="auto"/>
            <w:left w:val="none" w:sz="0" w:space="0" w:color="auto"/>
            <w:bottom w:val="none" w:sz="0" w:space="0" w:color="auto"/>
            <w:right w:val="none" w:sz="0" w:space="0" w:color="auto"/>
          </w:divBdr>
        </w:div>
        <w:div w:id="597523191">
          <w:marLeft w:val="640"/>
          <w:marRight w:val="0"/>
          <w:marTop w:val="0"/>
          <w:marBottom w:val="0"/>
          <w:divBdr>
            <w:top w:val="none" w:sz="0" w:space="0" w:color="auto"/>
            <w:left w:val="none" w:sz="0" w:space="0" w:color="auto"/>
            <w:bottom w:val="none" w:sz="0" w:space="0" w:color="auto"/>
            <w:right w:val="none" w:sz="0" w:space="0" w:color="auto"/>
          </w:divBdr>
        </w:div>
        <w:div w:id="1125388857">
          <w:marLeft w:val="640"/>
          <w:marRight w:val="0"/>
          <w:marTop w:val="0"/>
          <w:marBottom w:val="0"/>
          <w:divBdr>
            <w:top w:val="none" w:sz="0" w:space="0" w:color="auto"/>
            <w:left w:val="none" w:sz="0" w:space="0" w:color="auto"/>
            <w:bottom w:val="none" w:sz="0" w:space="0" w:color="auto"/>
            <w:right w:val="none" w:sz="0" w:space="0" w:color="auto"/>
          </w:divBdr>
        </w:div>
        <w:div w:id="1194266763">
          <w:marLeft w:val="640"/>
          <w:marRight w:val="0"/>
          <w:marTop w:val="0"/>
          <w:marBottom w:val="0"/>
          <w:divBdr>
            <w:top w:val="none" w:sz="0" w:space="0" w:color="auto"/>
            <w:left w:val="none" w:sz="0" w:space="0" w:color="auto"/>
            <w:bottom w:val="none" w:sz="0" w:space="0" w:color="auto"/>
            <w:right w:val="none" w:sz="0" w:space="0" w:color="auto"/>
          </w:divBdr>
        </w:div>
        <w:div w:id="1914510806">
          <w:marLeft w:val="640"/>
          <w:marRight w:val="0"/>
          <w:marTop w:val="0"/>
          <w:marBottom w:val="0"/>
          <w:divBdr>
            <w:top w:val="none" w:sz="0" w:space="0" w:color="auto"/>
            <w:left w:val="none" w:sz="0" w:space="0" w:color="auto"/>
            <w:bottom w:val="none" w:sz="0" w:space="0" w:color="auto"/>
            <w:right w:val="none" w:sz="0" w:space="0" w:color="auto"/>
          </w:divBdr>
        </w:div>
        <w:div w:id="565189155">
          <w:marLeft w:val="640"/>
          <w:marRight w:val="0"/>
          <w:marTop w:val="0"/>
          <w:marBottom w:val="0"/>
          <w:divBdr>
            <w:top w:val="none" w:sz="0" w:space="0" w:color="auto"/>
            <w:left w:val="none" w:sz="0" w:space="0" w:color="auto"/>
            <w:bottom w:val="none" w:sz="0" w:space="0" w:color="auto"/>
            <w:right w:val="none" w:sz="0" w:space="0" w:color="auto"/>
          </w:divBdr>
        </w:div>
        <w:div w:id="578634342">
          <w:marLeft w:val="640"/>
          <w:marRight w:val="0"/>
          <w:marTop w:val="0"/>
          <w:marBottom w:val="0"/>
          <w:divBdr>
            <w:top w:val="none" w:sz="0" w:space="0" w:color="auto"/>
            <w:left w:val="none" w:sz="0" w:space="0" w:color="auto"/>
            <w:bottom w:val="none" w:sz="0" w:space="0" w:color="auto"/>
            <w:right w:val="none" w:sz="0" w:space="0" w:color="auto"/>
          </w:divBdr>
        </w:div>
        <w:div w:id="1808089015">
          <w:marLeft w:val="640"/>
          <w:marRight w:val="0"/>
          <w:marTop w:val="0"/>
          <w:marBottom w:val="0"/>
          <w:divBdr>
            <w:top w:val="none" w:sz="0" w:space="0" w:color="auto"/>
            <w:left w:val="none" w:sz="0" w:space="0" w:color="auto"/>
            <w:bottom w:val="none" w:sz="0" w:space="0" w:color="auto"/>
            <w:right w:val="none" w:sz="0" w:space="0" w:color="auto"/>
          </w:divBdr>
        </w:div>
        <w:div w:id="337081143">
          <w:marLeft w:val="640"/>
          <w:marRight w:val="0"/>
          <w:marTop w:val="0"/>
          <w:marBottom w:val="0"/>
          <w:divBdr>
            <w:top w:val="none" w:sz="0" w:space="0" w:color="auto"/>
            <w:left w:val="none" w:sz="0" w:space="0" w:color="auto"/>
            <w:bottom w:val="none" w:sz="0" w:space="0" w:color="auto"/>
            <w:right w:val="none" w:sz="0" w:space="0" w:color="auto"/>
          </w:divBdr>
        </w:div>
        <w:div w:id="517935743">
          <w:marLeft w:val="640"/>
          <w:marRight w:val="0"/>
          <w:marTop w:val="0"/>
          <w:marBottom w:val="0"/>
          <w:divBdr>
            <w:top w:val="none" w:sz="0" w:space="0" w:color="auto"/>
            <w:left w:val="none" w:sz="0" w:space="0" w:color="auto"/>
            <w:bottom w:val="none" w:sz="0" w:space="0" w:color="auto"/>
            <w:right w:val="none" w:sz="0" w:space="0" w:color="auto"/>
          </w:divBdr>
        </w:div>
        <w:div w:id="779684068">
          <w:marLeft w:val="640"/>
          <w:marRight w:val="0"/>
          <w:marTop w:val="0"/>
          <w:marBottom w:val="0"/>
          <w:divBdr>
            <w:top w:val="none" w:sz="0" w:space="0" w:color="auto"/>
            <w:left w:val="none" w:sz="0" w:space="0" w:color="auto"/>
            <w:bottom w:val="none" w:sz="0" w:space="0" w:color="auto"/>
            <w:right w:val="none" w:sz="0" w:space="0" w:color="auto"/>
          </w:divBdr>
        </w:div>
        <w:div w:id="241574340">
          <w:marLeft w:val="640"/>
          <w:marRight w:val="0"/>
          <w:marTop w:val="0"/>
          <w:marBottom w:val="0"/>
          <w:divBdr>
            <w:top w:val="none" w:sz="0" w:space="0" w:color="auto"/>
            <w:left w:val="none" w:sz="0" w:space="0" w:color="auto"/>
            <w:bottom w:val="none" w:sz="0" w:space="0" w:color="auto"/>
            <w:right w:val="none" w:sz="0" w:space="0" w:color="auto"/>
          </w:divBdr>
        </w:div>
        <w:div w:id="522015432">
          <w:marLeft w:val="640"/>
          <w:marRight w:val="0"/>
          <w:marTop w:val="0"/>
          <w:marBottom w:val="0"/>
          <w:divBdr>
            <w:top w:val="none" w:sz="0" w:space="0" w:color="auto"/>
            <w:left w:val="none" w:sz="0" w:space="0" w:color="auto"/>
            <w:bottom w:val="none" w:sz="0" w:space="0" w:color="auto"/>
            <w:right w:val="none" w:sz="0" w:space="0" w:color="auto"/>
          </w:divBdr>
        </w:div>
        <w:div w:id="1182666411">
          <w:marLeft w:val="640"/>
          <w:marRight w:val="0"/>
          <w:marTop w:val="0"/>
          <w:marBottom w:val="0"/>
          <w:divBdr>
            <w:top w:val="none" w:sz="0" w:space="0" w:color="auto"/>
            <w:left w:val="none" w:sz="0" w:space="0" w:color="auto"/>
            <w:bottom w:val="none" w:sz="0" w:space="0" w:color="auto"/>
            <w:right w:val="none" w:sz="0" w:space="0" w:color="auto"/>
          </w:divBdr>
        </w:div>
        <w:div w:id="1823692432">
          <w:marLeft w:val="640"/>
          <w:marRight w:val="0"/>
          <w:marTop w:val="0"/>
          <w:marBottom w:val="0"/>
          <w:divBdr>
            <w:top w:val="none" w:sz="0" w:space="0" w:color="auto"/>
            <w:left w:val="none" w:sz="0" w:space="0" w:color="auto"/>
            <w:bottom w:val="none" w:sz="0" w:space="0" w:color="auto"/>
            <w:right w:val="none" w:sz="0" w:space="0" w:color="auto"/>
          </w:divBdr>
        </w:div>
        <w:div w:id="929505551">
          <w:marLeft w:val="640"/>
          <w:marRight w:val="0"/>
          <w:marTop w:val="0"/>
          <w:marBottom w:val="0"/>
          <w:divBdr>
            <w:top w:val="none" w:sz="0" w:space="0" w:color="auto"/>
            <w:left w:val="none" w:sz="0" w:space="0" w:color="auto"/>
            <w:bottom w:val="none" w:sz="0" w:space="0" w:color="auto"/>
            <w:right w:val="none" w:sz="0" w:space="0" w:color="auto"/>
          </w:divBdr>
        </w:div>
        <w:div w:id="213587358">
          <w:marLeft w:val="640"/>
          <w:marRight w:val="0"/>
          <w:marTop w:val="0"/>
          <w:marBottom w:val="0"/>
          <w:divBdr>
            <w:top w:val="none" w:sz="0" w:space="0" w:color="auto"/>
            <w:left w:val="none" w:sz="0" w:space="0" w:color="auto"/>
            <w:bottom w:val="none" w:sz="0" w:space="0" w:color="auto"/>
            <w:right w:val="none" w:sz="0" w:space="0" w:color="auto"/>
          </w:divBdr>
        </w:div>
        <w:div w:id="1692417717">
          <w:marLeft w:val="640"/>
          <w:marRight w:val="0"/>
          <w:marTop w:val="0"/>
          <w:marBottom w:val="0"/>
          <w:divBdr>
            <w:top w:val="none" w:sz="0" w:space="0" w:color="auto"/>
            <w:left w:val="none" w:sz="0" w:space="0" w:color="auto"/>
            <w:bottom w:val="none" w:sz="0" w:space="0" w:color="auto"/>
            <w:right w:val="none" w:sz="0" w:space="0" w:color="auto"/>
          </w:divBdr>
        </w:div>
        <w:div w:id="160972167">
          <w:marLeft w:val="640"/>
          <w:marRight w:val="0"/>
          <w:marTop w:val="0"/>
          <w:marBottom w:val="0"/>
          <w:divBdr>
            <w:top w:val="none" w:sz="0" w:space="0" w:color="auto"/>
            <w:left w:val="none" w:sz="0" w:space="0" w:color="auto"/>
            <w:bottom w:val="none" w:sz="0" w:space="0" w:color="auto"/>
            <w:right w:val="none" w:sz="0" w:space="0" w:color="auto"/>
          </w:divBdr>
        </w:div>
        <w:div w:id="2028408531">
          <w:marLeft w:val="640"/>
          <w:marRight w:val="0"/>
          <w:marTop w:val="0"/>
          <w:marBottom w:val="0"/>
          <w:divBdr>
            <w:top w:val="none" w:sz="0" w:space="0" w:color="auto"/>
            <w:left w:val="none" w:sz="0" w:space="0" w:color="auto"/>
            <w:bottom w:val="none" w:sz="0" w:space="0" w:color="auto"/>
            <w:right w:val="none" w:sz="0" w:space="0" w:color="auto"/>
          </w:divBdr>
        </w:div>
        <w:div w:id="789858940">
          <w:marLeft w:val="640"/>
          <w:marRight w:val="0"/>
          <w:marTop w:val="0"/>
          <w:marBottom w:val="0"/>
          <w:divBdr>
            <w:top w:val="none" w:sz="0" w:space="0" w:color="auto"/>
            <w:left w:val="none" w:sz="0" w:space="0" w:color="auto"/>
            <w:bottom w:val="none" w:sz="0" w:space="0" w:color="auto"/>
            <w:right w:val="none" w:sz="0" w:space="0" w:color="auto"/>
          </w:divBdr>
        </w:div>
        <w:div w:id="526213838">
          <w:marLeft w:val="640"/>
          <w:marRight w:val="0"/>
          <w:marTop w:val="0"/>
          <w:marBottom w:val="0"/>
          <w:divBdr>
            <w:top w:val="none" w:sz="0" w:space="0" w:color="auto"/>
            <w:left w:val="none" w:sz="0" w:space="0" w:color="auto"/>
            <w:bottom w:val="none" w:sz="0" w:space="0" w:color="auto"/>
            <w:right w:val="none" w:sz="0" w:space="0" w:color="auto"/>
          </w:divBdr>
        </w:div>
        <w:div w:id="1527871251">
          <w:marLeft w:val="640"/>
          <w:marRight w:val="0"/>
          <w:marTop w:val="0"/>
          <w:marBottom w:val="0"/>
          <w:divBdr>
            <w:top w:val="none" w:sz="0" w:space="0" w:color="auto"/>
            <w:left w:val="none" w:sz="0" w:space="0" w:color="auto"/>
            <w:bottom w:val="none" w:sz="0" w:space="0" w:color="auto"/>
            <w:right w:val="none" w:sz="0" w:space="0" w:color="auto"/>
          </w:divBdr>
        </w:div>
        <w:div w:id="694186021">
          <w:marLeft w:val="640"/>
          <w:marRight w:val="0"/>
          <w:marTop w:val="0"/>
          <w:marBottom w:val="0"/>
          <w:divBdr>
            <w:top w:val="none" w:sz="0" w:space="0" w:color="auto"/>
            <w:left w:val="none" w:sz="0" w:space="0" w:color="auto"/>
            <w:bottom w:val="none" w:sz="0" w:space="0" w:color="auto"/>
            <w:right w:val="none" w:sz="0" w:space="0" w:color="auto"/>
          </w:divBdr>
        </w:div>
        <w:div w:id="67584619">
          <w:marLeft w:val="640"/>
          <w:marRight w:val="0"/>
          <w:marTop w:val="0"/>
          <w:marBottom w:val="0"/>
          <w:divBdr>
            <w:top w:val="none" w:sz="0" w:space="0" w:color="auto"/>
            <w:left w:val="none" w:sz="0" w:space="0" w:color="auto"/>
            <w:bottom w:val="none" w:sz="0" w:space="0" w:color="auto"/>
            <w:right w:val="none" w:sz="0" w:space="0" w:color="auto"/>
          </w:divBdr>
        </w:div>
        <w:div w:id="1961959185">
          <w:marLeft w:val="640"/>
          <w:marRight w:val="0"/>
          <w:marTop w:val="0"/>
          <w:marBottom w:val="0"/>
          <w:divBdr>
            <w:top w:val="none" w:sz="0" w:space="0" w:color="auto"/>
            <w:left w:val="none" w:sz="0" w:space="0" w:color="auto"/>
            <w:bottom w:val="none" w:sz="0" w:space="0" w:color="auto"/>
            <w:right w:val="none" w:sz="0" w:space="0" w:color="auto"/>
          </w:divBdr>
        </w:div>
        <w:div w:id="1883246965">
          <w:marLeft w:val="640"/>
          <w:marRight w:val="0"/>
          <w:marTop w:val="0"/>
          <w:marBottom w:val="0"/>
          <w:divBdr>
            <w:top w:val="none" w:sz="0" w:space="0" w:color="auto"/>
            <w:left w:val="none" w:sz="0" w:space="0" w:color="auto"/>
            <w:bottom w:val="none" w:sz="0" w:space="0" w:color="auto"/>
            <w:right w:val="none" w:sz="0" w:space="0" w:color="auto"/>
          </w:divBdr>
        </w:div>
        <w:div w:id="1489395019">
          <w:marLeft w:val="640"/>
          <w:marRight w:val="0"/>
          <w:marTop w:val="0"/>
          <w:marBottom w:val="0"/>
          <w:divBdr>
            <w:top w:val="none" w:sz="0" w:space="0" w:color="auto"/>
            <w:left w:val="none" w:sz="0" w:space="0" w:color="auto"/>
            <w:bottom w:val="none" w:sz="0" w:space="0" w:color="auto"/>
            <w:right w:val="none" w:sz="0" w:space="0" w:color="auto"/>
          </w:divBdr>
        </w:div>
        <w:div w:id="2104062874">
          <w:marLeft w:val="640"/>
          <w:marRight w:val="0"/>
          <w:marTop w:val="0"/>
          <w:marBottom w:val="0"/>
          <w:divBdr>
            <w:top w:val="none" w:sz="0" w:space="0" w:color="auto"/>
            <w:left w:val="none" w:sz="0" w:space="0" w:color="auto"/>
            <w:bottom w:val="none" w:sz="0" w:space="0" w:color="auto"/>
            <w:right w:val="none" w:sz="0" w:space="0" w:color="auto"/>
          </w:divBdr>
        </w:div>
        <w:div w:id="2053797773">
          <w:marLeft w:val="640"/>
          <w:marRight w:val="0"/>
          <w:marTop w:val="0"/>
          <w:marBottom w:val="0"/>
          <w:divBdr>
            <w:top w:val="none" w:sz="0" w:space="0" w:color="auto"/>
            <w:left w:val="none" w:sz="0" w:space="0" w:color="auto"/>
            <w:bottom w:val="none" w:sz="0" w:space="0" w:color="auto"/>
            <w:right w:val="none" w:sz="0" w:space="0" w:color="auto"/>
          </w:divBdr>
        </w:div>
        <w:div w:id="555900132">
          <w:marLeft w:val="640"/>
          <w:marRight w:val="0"/>
          <w:marTop w:val="0"/>
          <w:marBottom w:val="0"/>
          <w:divBdr>
            <w:top w:val="none" w:sz="0" w:space="0" w:color="auto"/>
            <w:left w:val="none" w:sz="0" w:space="0" w:color="auto"/>
            <w:bottom w:val="none" w:sz="0" w:space="0" w:color="auto"/>
            <w:right w:val="none" w:sz="0" w:space="0" w:color="auto"/>
          </w:divBdr>
        </w:div>
        <w:div w:id="526603321">
          <w:marLeft w:val="640"/>
          <w:marRight w:val="0"/>
          <w:marTop w:val="0"/>
          <w:marBottom w:val="0"/>
          <w:divBdr>
            <w:top w:val="none" w:sz="0" w:space="0" w:color="auto"/>
            <w:left w:val="none" w:sz="0" w:space="0" w:color="auto"/>
            <w:bottom w:val="none" w:sz="0" w:space="0" w:color="auto"/>
            <w:right w:val="none" w:sz="0" w:space="0" w:color="auto"/>
          </w:divBdr>
        </w:div>
        <w:div w:id="1704743483">
          <w:marLeft w:val="640"/>
          <w:marRight w:val="0"/>
          <w:marTop w:val="0"/>
          <w:marBottom w:val="0"/>
          <w:divBdr>
            <w:top w:val="none" w:sz="0" w:space="0" w:color="auto"/>
            <w:left w:val="none" w:sz="0" w:space="0" w:color="auto"/>
            <w:bottom w:val="none" w:sz="0" w:space="0" w:color="auto"/>
            <w:right w:val="none" w:sz="0" w:space="0" w:color="auto"/>
          </w:divBdr>
        </w:div>
        <w:div w:id="1286692619">
          <w:marLeft w:val="640"/>
          <w:marRight w:val="0"/>
          <w:marTop w:val="0"/>
          <w:marBottom w:val="0"/>
          <w:divBdr>
            <w:top w:val="none" w:sz="0" w:space="0" w:color="auto"/>
            <w:left w:val="none" w:sz="0" w:space="0" w:color="auto"/>
            <w:bottom w:val="none" w:sz="0" w:space="0" w:color="auto"/>
            <w:right w:val="none" w:sz="0" w:space="0" w:color="auto"/>
          </w:divBdr>
        </w:div>
        <w:div w:id="938222754">
          <w:marLeft w:val="640"/>
          <w:marRight w:val="0"/>
          <w:marTop w:val="0"/>
          <w:marBottom w:val="0"/>
          <w:divBdr>
            <w:top w:val="none" w:sz="0" w:space="0" w:color="auto"/>
            <w:left w:val="none" w:sz="0" w:space="0" w:color="auto"/>
            <w:bottom w:val="none" w:sz="0" w:space="0" w:color="auto"/>
            <w:right w:val="none" w:sz="0" w:space="0" w:color="auto"/>
          </w:divBdr>
        </w:div>
        <w:div w:id="1944917252">
          <w:marLeft w:val="640"/>
          <w:marRight w:val="0"/>
          <w:marTop w:val="0"/>
          <w:marBottom w:val="0"/>
          <w:divBdr>
            <w:top w:val="none" w:sz="0" w:space="0" w:color="auto"/>
            <w:left w:val="none" w:sz="0" w:space="0" w:color="auto"/>
            <w:bottom w:val="none" w:sz="0" w:space="0" w:color="auto"/>
            <w:right w:val="none" w:sz="0" w:space="0" w:color="auto"/>
          </w:divBdr>
        </w:div>
        <w:div w:id="1964576783">
          <w:marLeft w:val="640"/>
          <w:marRight w:val="0"/>
          <w:marTop w:val="0"/>
          <w:marBottom w:val="0"/>
          <w:divBdr>
            <w:top w:val="none" w:sz="0" w:space="0" w:color="auto"/>
            <w:left w:val="none" w:sz="0" w:space="0" w:color="auto"/>
            <w:bottom w:val="none" w:sz="0" w:space="0" w:color="auto"/>
            <w:right w:val="none" w:sz="0" w:space="0" w:color="auto"/>
          </w:divBdr>
        </w:div>
        <w:div w:id="127279937">
          <w:marLeft w:val="640"/>
          <w:marRight w:val="0"/>
          <w:marTop w:val="0"/>
          <w:marBottom w:val="0"/>
          <w:divBdr>
            <w:top w:val="none" w:sz="0" w:space="0" w:color="auto"/>
            <w:left w:val="none" w:sz="0" w:space="0" w:color="auto"/>
            <w:bottom w:val="none" w:sz="0" w:space="0" w:color="auto"/>
            <w:right w:val="none" w:sz="0" w:space="0" w:color="auto"/>
          </w:divBdr>
        </w:div>
        <w:div w:id="329791753">
          <w:marLeft w:val="640"/>
          <w:marRight w:val="0"/>
          <w:marTop w:val="0"/>
          <w:marBottom w:val="0"/>
          <w:divBdr>
            <w:top w:val="none" w:sz="0" w:space="0" w:color="auto"/>
            <w:left w:val="none" w:sz="0" w:space="0" w:color="auto"/>
            <w:bottom w:val="none" w:sz="0" w:space="0" w:color="auto"/>
            <w:right w:val="none" w:sz="0" w:space="0" w:color="auto"/>
          </w:divBdr>
        </w:div>
        <w:div w:id="1484391897">
          <w:marLeft w:val="640"/>
          <w:marRight w:val="0"/>
          <w:marTop w:val="0"/>
          <w:marBottom w:val="0"/>
          <w:divBdr>
            <w:top w:val="none" w:sz="0" w:space="0" w:color="auto"/>
            <w:left w:val="none" w:sz="0" w:space="0" w:color="auto"/>
            <w:bottom w:val="none" w:sz="0" w:space="0" w:color="auto"/>
            <w:right w:val="none" w:sz="0" w:space="0" w:color="auto"/>
          </w:divBdr>
        </w:div>
        <w:div w:id="1658724366">
          <w:marLeft w:val="640"/>
          <w:marRight w:val="0"/>
          <w:marTop w:val="0"/>
          <w:marBottom w:val="0"/>
          <w:divBdr>
            <w:top w:val="none" w:sz="0" w:space="0" w:color="auto"/>
            <w:left w:val="none" w:sz="0" w:space="0" w:color="auto"/>
            <w:bottom w:val="none" w:sz="0" w:space="0" w:color="auto"/>
            <w:right w:val="none" w:sz="0" w:space="0" w:color="auto"/>
          </w:divBdr>
        </w:div>
        <w:div w:id="118838927">
          <w:marLeft w:val="640"/>
          <w:marRight w:val="0"/>
          <w:marTop w:val="0"/>
          <w:marBottom w:val="0"/>
          <w:divBdr>
            <w:top w:val="none" w:sz="0" w:space="0" w:color="auto"/>
            <w:left w:val="none" w:sz="0" w:space="0" w:color="auto"/>
            <w:bottom w:val="none" w:sz="0" w:space="0" w:color="auto"/>
            <w:right w:val="none" w:sz="0" w:space="0" w:color="auto"/>
          </w:divBdr>
        </w:div>
        <w:div w:id="1204751596">
          <w:marLeft w:val="640"/>
          <w:marRight w:val="0"/>
          <w:marTop w:val="0"/>
          <w:marBottom w:val="0"/>
          <w:divBdr>
            <w:top w:val="none" w:sz="0" w:space="0" w:color="auto"/>
            <w:left w:val="none" w:sz="0" w:space="0" w:color="auto"/>
            <w:bottom w:val="none" w:sz="0" w:space="0" w:color="auto"/>
            <w:right w:val="none" w:sz="0" w:space="0" w:color="auto"/>
          </w:divBdr>
        </w:div>
        <w:div w:id="1763186073">
          <w:marLeft w:val="640"/>
          <w:marRight w:val="0"/>
          <w:marTop w:val="0"/>
          <w:marBottom w:val="0"/>
          <w:divBdr>
            <w:top w:val="none" w:sz="0" w:space="0" w:color="auto"/>
            <w:left w:val="none" w:sz="0" w:space="0" w:color="auto"/>
            <w:bottom w:val="none" w:sz="0" w:space="0" w:color="auto"/>
            <w:right w:val="none" w:sz="0" w:space="0" w:color="auto"/>
          </w:divBdr>
        </w:div>
        <w:div w:id="420874562">
          <w:marLeft w:val="640"/>
          <w:marRight w:val="0"/>
          <w:marTop w:val="0"/>
          <w:marBottom w:val="0"/>
          <w:divBdr>
            <w:top w:val="none" w:sz="0" w:space="0" w:color="auto"/>
            <w:left w:val="none" w:sz="0" w:space="0" w:color="auto"/>
            <w:bottom w:val="none" w:sz="0" w:space="0" w:color="auto"/>
            <w:right w:val="none" w:sz="0" w:space="0" w:color="auto"/>
          </w:divBdr>
        </w:div>
        <w:div w:id="495654177">
          <w:marLeft w:val="640"/>
          <w:marRight w:val="0"/>
          <w:marTop w:val="0"/>
          <w:marBottom w:val="0"/>
          <w:divBdr>
            <w:top w:val="none" w:sz="0" w:space="0" w:color="auto"/>
            <w:left w:val="none" w:sz="0" w:space="0" w:color="auto"/>
            <w:bottom w:val="none" w:sz="0" w:space="0" w:color="auto"/>
            <w:right w:val="none" w:sz="0" w:space="0" w:color="auto"/>
          </w:divBdr>
        </w:div>
        <w:div w:id="1783457500">
          <w:marLeft w:val="640"/>
          <w:marRight w:val="0"/>
          <w:marTop w:val="0"/>
          <w:marBottom w:val="0"/>
          <w:divBdr>
            <w:top w:val="none" w:sz="0" w:space="0" w:color="auto"/>
            <w:left w:val="none" w:sz="0" w:space="0" w:color="auto"/>
            <w:bottom w:val="none" w:sz="0" w:space="0" w:color="auto"/>
            <w:right w:val="none" w:sz="0" w:space="0" w:color="auto"/>
          </w:divBdr>
        </w:div>
      </w:divsChild>
    </w:div>
    <w:div w:id="1993941865">
      <w:bodyDiv w:val="1"/>
      <w:marLeft w:val="0"/>
      <w:marRight w:val="0"/>
      <w:marTop w:val="0"/>
      <w:marBottom w:val="0"/>
      <w:divBdr>
        <w:top w:val="none" w:sz="0" w:space="0" w:color="auto"/>
        <w:left w:val="none" w:sz="0" w:space="0" w:color="auto"/>
        <w:bottom w:val="none" w:sz="0" w:space="0" w:color="auto"/>
        <w:right w:val="none" w:sz="0" w:space="0" w:color="auto"/>
      </w:divBdr>
    </w:div>
    <w:div w:id="1995185039">
      <w:bodyDiv w:val="1"/>
      <w:marLeft w:val="0"/>
      <w:marRight w:val="0"/>
      <w:marTop w:val="0"/>
      <w:marBottom w:val="0"/>
      <w:divBdr>
        <w:top w:val="none" w:sz="0" w:space="0" w:color="auto"/>
        <w:left w:val="none" w:sz="0" w:space="0" w:color="auto"/>
        <w:bottom w:val="none" w:sz="0" w:space="0" w:color="auto"/>
        <w:right w:val="none" w:sz="0" w:space="0" w:color="auto"/>
      </w:divBdr>
      <w:divsChild>
        <w:div w:id="172114726">
          <w:marLeft w:val="640"/>
          <w:marRight w:val="0"/>
          <w:marTop w:val="0"/>
          <w:marBottom w:val="0"/>
          <w:divBdr>
            <w:top w:val="none" w:sz="0" w:space="0" w:color="auto"/>
            <w:left w:val="none" w:sz="0" w:space="0" w:color="auto"/>
            <w:bottom w:val="none" w:sz="0" w:space="0" w:color="auto"/>
            <w:right w:val="none" w:sz="0" w:space="0" w:color="auto"/>
          </w:divBdr>
        </w:div>
        <w:div w:id="179051932">
          <w:marLeft w:val="640"/>
          <w:marRight w:val="0"/>
          <w:marTop w:val="0"/>
          <w:marBottom w:val="0"/>
          <w:divBdr>
            <w:top w:val="none" w:sz="0" w:space="0" w:color="auto"/>
            <w:left w:val="none" w:sz="0" w:space="0" w:color="auto"/>
            <w:bottom w:val="none" w:sz="0" w:space="0" w:color="auto"/>
            <w:right w:val="none" w:sz="0" w:space="0" w:color="auto"/>
          </w:divBdr>
        </w:div>
        <w:div w:id="201946952">
          <w:marLeft w:val="640"/>
          <w:marRight w:val="0"/>
          <w:marTop w:val="0"/>
          <w:marBottom w:val="0"/>
          <w:divBdr>
            <w:top w:val="none" w:sz="0" w:space="0" w:color="auto"/>
            <w:left w:val="none" w:sz="0" w:space="0" w:color="auto"/>
            <w:bottom w:val="none" w:sz="0" w:space="0" w:color="auto"/>
            <w:right w:val="none" w:sz="0" w:space="0" w:color="auto"/>
          </w:divBdr>
        </w:div>
        <w:div w:id="211232956">
          <w:marLeft w:val="640"/>
          <w:marRight w:val="0"/>
          <w:marTop w:val="0"/>
          <w:marBottom w:val="0"/>
          <w:divBdr>
            <w:top w:val="none" w:sz="0" w:space="0" w:color="auto"/>
            <w:left w:val="none" w:sz="0" w:space="0" w:color="auto"/>
            <w:bottom w:val="none" w:sz="0" w:space="0" w:color="auto"/>
            <w:right w:val="none" w:sz="0" w:space="0" w:color="auto"/>
          </w:divBdr>
        </w:div>
        <w:div w:id="218906924">
          <w:marLeft w:val="640"/>
          <w:marRight w:val="0"/>
          <w:marTop w:val="0"/>
          <w:marBottom w:val="0"/>
          <w:divBdr>
            <w:top w:val="none" w:sz="0" w:space="0" w:color="auto"/>
            <w:left w:val="none" w:sz="0" w:space="0" w:color="auto"/>
            <w:bottom w:val="none" w:sz="0" w:space="0" w:color="auto"/>
            <w:right w:val="none" w:sz="0" w:space="0" w:color="auto"/>
          </w:divBdr>
        </w:div>
        <w:div w:id="239993167">
          <w:marLeft w:val="640"/>
          <w:marRight w:val="0"/>
          <w:marTop w:val="0"/>
          <w:marBottom w:val="0"/>
          <w:divBdr>
            <w:top w:val="none" w:sz="0" w:space="0" w:color="auto"/>
            <w:left w:val="none" w:sz="0" w:space="0" w:color="auto"/>
            <w:bottom w:val="none" w:sz="0" w:space="0" w:color="auto"/>
            <w:right w:val="none" w:sz="0" w:space="0" w:color="auto"/>
          </w:divBdr>
        </w:div>
        <w:div w:id="273437606">
          <w:marLeft w:val="640"/>
          <w:marRight w:val="0"/>
          <w:marTop w:val="0"/>
          <w:marBottom w:val="0"/>
          <w:divBdr>
            <w:top w:val="none" w:sz="0" w:space="0" w:color="auto"/>
            <w:left w:val="none" w:sz="0" w:space="0" w:color="auto"/>
            <w:bottom w:val="none" w:sz="0" w:space="0" w:color="auto"/>
            <w:right w:val="none" w:sz="0" w:space="0" w:color="auto"/>
          </w:divBdr>
        </w:div>
        <w:div w:id="278219675">
          <w:marLeft w:val="640"/>
          <w:marRight w:val="0"/>
          <w:marTop w:val="0"/>
          <w:marBottom w:val="0"/>
          <w:divBdr>
            <w:top w:val="none" w:sz="0" w:space="0" w:color="auto"/>
            <w:left w:val="none" w:sz="0" w:space="0" w:color="auto"/>
            <w:bottom w:val="none" w:sz="0" w:space="0" w:color="auto"/>
            <w:right w:val="none" w:sz="0" w:space="0" w:color="auto"/>
          </w:divBdr>
        </w:div>
        <w:div w:id="308749891">
          <w:marLeft w:val="640"/>
          <w:marRight w:val="0"/>
          <w:marTop w:val="0"/>
          <w:marBottom w:val="0"/>
          <w:divBdr>
            <w:top w:val="none" w:sz="0" w:space="0" w:color="auto"/>
            <w:left w:val="none" w:sz="0" w:space="0" w:color="auto"/>
            <w:bottom w:val="none" w:sz="0" w:space="0" w:color="auto"/>
            <w:right w:val="none" w:sz="0" w:space="0" w:color="auto"/>
          </w:divBdr>
        </w:div>
        <w:div w:id="405883397">
          <w:marLeft w:val="640"/>
          <w:marRight w:val="0"/>
          <w:marTop w:val="0"/>
          <w:marBottom w:val="0"/>
          <w:divBdr>
            <w:top w:val="none" w:sz="0" w:space="0" w:color="auto"/>
            <w:left w:val="none" w:sz="0" w:space="0" w:color="auto"/>
            <w:bottom w:val="none" w:sz="0" w:space="0" w:color="auto"/>
            <w:right w:val="none" w:sz="0" w:space="0" w:color="auto"/>
          </w:divBdr>
        </w:div>
        <w:div w:id="452941003">
          <w:marLeft w:val="640"/>
          <w:marRight w:val="0"/>
          <w:marTop w:val="0"/>
          <w:marBottom w:val="0"/>
          <w:divBdr>
            <w:top w:val="none" w:sz="0" w:space="0" w:color="auto"/>
            <w:left w:val="none" w:sz="0" w:space="0" w:color="auto"/>
            <w:bottom w:val="none" w:sz="0" w:space="0" w:color="auto"/>
            <w:right w:val="none" w:sz="0" w:space="0" w:color="auto"/>
          </w:divBdr>
        </w:div>
        <w:div w:id="455295199">
          <w:marLeft w:val="640"/>
          <w:marRight w:val="0"/>
          <w:marTop w:val="0"/>
          <w:marBottom w:val="0"/>
          <w:divBdr>
            <w:top w:val="none" w:sz="0" w:space="0" w:color="auto"/>
            <w:left w:val="none" w:sz="0" w:space="0" w:color="auto"/>
            <w:bottom w:val="none" w:sz="0" w:space="0" w:color="auto"/>
            <w:right w:val="none" w:sz="0" w:space="0" w:color="auto"/>
          </w:divBdr>
        </w:div>
        <w:div w:id="488717649">
          <w:marLeft w:val="640"/>
          <w:marRight w:val="0"/>
          <w:marTop w:val="0"/>
          <w:marBottom w:val="0"/>
          <w:divBdr>
            <w:top w:val="none" w:sz="0" w:space="0" w:color="auto"/>
            <w:left w:val="none" w:sz="0" w:space="0" w:color="auto"/>
            <w:bottom w:val="none" w:sz="0" w:space="0" w:color="auto"/>
            <w:right w:val="none" w:sz="0" w:space="0" w:color="auto"/>
          </w:divBdr>
        </w:div>
        <w:div w:id="591201071">
          <w:marLeft w:val="640"/>
          <w:marRight w:val="0"/>
          <w:marTop w:val="0"/>
          <w:marBottom w:val="0"/>
          <w:divBdr>
            <w:top w:val="none" w:sz="0" w:space="0" w:color="auto"/>
            <w:left w:val="none" w:sz="0" w:space="0" w:color="auto"/>
            <w:bottom w:val="none" w:sz="0" w:space="0" w:color="auto"/>
            <w:right w:val="none" w:sz="0" w:space="0" w:color="auto"/>
          </w:divBdr>
        </w:div>
        <w:div w:id="621886500">
          <w:marLeft w:val="640"/>
          <w:marRight w:val="0"/>
          <w:marTop w:val="0"/>
          <w:marBottom w:val="0"/>
          <w:divBdr>
            <w:top w:val="none" w:sz="0" w:space="0" w:color="auto"/>
            <w:left w:val="none" w:sz="0" w:space="0" w:color="auto"/>
            <w:bottom w:val="none" w:sz="0" w:space="0" w:color="auto"/>
            <w:right w:val="none" w:sz="0" w:space="0" w:color="auto"/>
          </w:divBdr>
        </w:div>
        <w:div w:id="656035824">
          <w:marLeft w:val="640"/>
          <w:marRight w:val="0"/>
          <w:marTop w:val="0"/>
          <w:marBottom w:val="0"/>
          <w:divBdr>
            <w:top w:val="none" w:sz="0" w:space="0" w:color="auto"/>
            <w:left w:val="none" w:sz="0" w:space="0" w:color="auto"/>
            <w:bottom w:val="none" w:sz="0" w:space="0" w:color="auto"/>
            <w:right w:val="none" w:sz="0" w:space="0" w:color="auto"/>
          </w:divBdr>
        </w:div>
        <w:div w:id="763526435">
          <w:marLeft w:val="640"/>
          <w:marRight w:val="0"/>
          <w:marTop w:val="0"/>
          <w:marBottom w:val="0"/>
          <w:divBdr>
            <w:top w:val="none" w:sz="0" w:space="0" w:color="auto"/>
            <w:left w:val="none" w:sz="0" w:space="0" w:color="auto"/>
            <w:bottom w:val="none" w:sz="0" w:space="0" w:color="auto"/>
            <w:right w:val="none" w:sz="0" w:space="0" w:color="auto"/>
          </w:divBdr>
        </w:div>
        <w:div w:id="943458462">
          <w:marLeft w:val="640"/>
          <w:marRight w:val="0"/>
          <w:marTop w:val="0"/>
          <w:marBottom w:val="0"/>
          <w:divBdr>
            <w:top w:val="none" w:sz="0" w:space="0" w:color="auto"/>
            <w:left w:val="none" w:sz="0" w:space="0" w:color="auto"/>
            <w:bottom w:val="none" w:sz="0" w:space="0" w:color="auto"/>
            <w:right w:val="none" w:sz="0" w:space="0" w:color="auto"/>
          </w:divBdr>
        </w:div>
        <w:div w:id="951204964">
          <w:marLeft w:val="640"/>
          <w:marRight w:val="0"/>
          <w:marTop w:val="0"/>
          <w:marBottom w:val="0"/>
          <w:divBdr>
            <w:top w:val="none" w:sz="0" w:space="0" w:color="auto"/>
            <w:left w:val="none" w:sz="0" w:space="0" w:color="auto"/>
            <w:bottom w:val="none" w:sz="0" w:space="0" w:color="auto"/>
            <w:right w:val="none" w:sz="0" w:space="0" w:color="auto"/>
          </w:divBdr>
        </w:div>
        <w:div w:id="960919478">
          <w:marLeft w:val="640"/>
          <w:marRight w:val="0"/>
          <w:marTop w:val="0"/>
          <w:marBottom w:val="0"/>
          <w:divBdr>
            <w:top w:val="none" w:sz="0" w:space="0" w:color="auto"/>
            <w:left w:val="none" w:sz="0" w:space="0" w:color="auto"/>
            <w:bottom w:val="none" w:sz="0" w:space="0" w:color="auto"/>
            <w:right w:val="none" w:sz="0" w:space="0" w:color="auto"/>
          </w:divBdr>
        </w:div>
        <w:div w:id="1050685701">
          <w:marLeft w:val="640"/>
          <w:marRight w:val="0"/>
          <w:marTop w:val="0"/>
          <w:marBottom w:val="0"/>
          <w:divBdr>
            <w:top w:val="none" w:sz="0" w:space="0" w:color="auto"/>
            <w:left w:val="none" w:sz="0" w:space="0" w:color="auto"/>
            <w:bottom w:val="none" w:sz="0" w:space="0" w:color="auto"/>
            <w:right w:val="none" w:sz="0" w:space="0" w:color="auto"/>
          </w:divBdr>
        </w:div>
        <w:div w:id="1053232719">
          <w:marLeft w:val="640"/>
          <w:marRight w:val="0"/>
          <w:marTop w:val="0"/>
          <w:marBottom w:val="0"/>
          <w:divBdr>
            <w:top w:val="none" w:sz="0" w:space="0" w:color="auto"/>
            <w:left w:val="none" w:sz="0" w:space="0" w:color="auto"/>
            <w:bottom w:val="none" w:sz="0" w:space="0" w:color="auto"/>
            <w:right w:val="none" w:sz="0" w:space="0" w:color="auto"/>
          </w:divBdr>
        </w:div>
        <w:div w:id="1111170691">
          <w:marLeft w:val="640"/>
          <w:marRight w:val="0"/>
          <w:marTop w:val="0"/>
          <w:marBottom w:val="0"/>
          <w:divBdr>
            <w:top w:val="none" w:sz="0" w:space="0" w:color="auto"/>
            <w:left w:val="none" w:sz="0" w:space="0" w:color="auto"/>
            <w:bottom w:val="none" w:sz="0" w:space="0" w:color="auto"/>
            <w:right w:val="none" w:sz="0" w:space="0" w:color="auto"/>
          </w:divBdr>
        </w:div>
        <w:div w:id="1135560183">
          <w:marLeft w:val="640"/>
          <w:marRight w:val="0"/>
          <w:marTop w:val="0"/>
          <w:marBottom w:val="0"/>
          <w:divBdr>
            <w:top w:val="none" w:sz="0" w:space="0" w:color="auto"/>
            <w:left w:val="none" w:sz="0" w:space="0" w:color="auto"/>
            <w:bottom w:val="none" w:sz="0" w:space="0" w:color="auto"/>
            <w:right w:val="none" w:sz="0" w:space="0" w:color="auto"/>
          </w:divBdr>
        </w:div>
        <w:div w:id="1153907765">
          <w:marLeft w:val="640"/>
          <w:marRight w:val="0"/>
          <w:marTop w:val="0"/>
          <w:marBottom w:val="0"/>
          <w:divBdr>
            <w:top w:val="none" w:sz="0" w:space="0" w:color="auto"/>
            <w:left w:val="none" w:sz="0" w:space="0" w:color="auto"/>
            <w:bottom w:val="none" w:sz="0" w:space="0" w:color="auto"/>
            <w:right w:val="none" w:sz="0" w:space="0" w:color="auto"/>
          </w:divBdr>
        </w:div>
        <w:div w:id="1256284511">
          <w:marLeft w:val="640"/>
          <w:marRight w:val="0"/>
          <w:marTop w:val="0"/>
          <w:marBottom w:val="0"/>
          <w:divBdr>
            <w:top w:val="none" w:sz="0" w:space="0" w:color="auto"/>
            <w:left w:val="none" w:sz="0" w:space="0" w:color="auto"/>
            <w:bottom w:val="none" w:sz="0" w:space="0" w:color="auto"/>
            <w:right w:val="none" w:sz="0" w:space="0" w:color="auto"/>
          </w:divBdr>
        </w:div>
        <w:div w:id="1354843900">
          <w:marLeft w:val="640"/>
          <w:marRight w:val="0"/>
          <w:marTop w:val="0"/>
          <w:marBottom w:val="0"/>
          <w:divBdr>
            <w:top w:val="none" w:sz="0" w:space="0" w:color="auto"/>
            <w:left w:val="none" w:sz="0" w:space="0" w:color="auto"/>
            <w:bottom w:val="none" w:sz="0" w:space="0" w:color="auto"/>
            <w:right w:val="none" w:sz="0" w:space="0" w:color="auto"/>
          </w:divBdr>
        </w:div>
        <w:div w:id="1366252331">
          <w:marLeft w:val="640"/>
          <w:marRight w:val="0"/>
          <w:marTop w:val="0"/>
          <w:marBottom w:val="0"/>
          <w:divBdr>
            <w:top w:val="none" w:sz="0" w:space="0" w:color="auto"/>
            <w:left w:val="none" w:sz="0" w:space="0" w:color="auto"/>
            <w:bottom w:val="none" w:sz="0" w:space="0" w:color="auto"/>
            <w:right w:val="none" w:sz="0" w:space="0" w:color="auto"/>
          </w:divBdr>
        </w:div>
        <w:div w:id="1501845419">
          <w:marLeft w:val="640"/>
          <w:marRight w:val="0"/>
          <w:marTop w:val="0"/>
          <w:marBottom w:val="0"/>
          <w:divBdr>
            <w:top w:val="none" w:sz="0" w:space="0" w:color="auto"/>
            <w:left w:val="none" w:sz="0" w:space="0" w:color="auto"/>
            <w:bottom w:val="none" w:sz="0" w:space="0" w:color="auto"/>
            <w:right w:val="none" w:sz="0" w:space="0" w:color="auto"/>
          </w:divBdr>
        </w:div>
        <w:div w:id="1526483860">
          <w:marLeft w:val="640"/>
          <w:marRight w:val="0"/>
          <w:marTop w:val="0"/>
          <w:marBottom w:val="0"/>
          <w:divBdr>
            <w:top w:val="none" w:sz="0" w:space="0" w:color="auto"/>
            <w:left w:val="none" w:sz="0" w:space="0" w:color="auto"/>
            <w:bottom w:val="none" w:sz="0" w:space="0" w:color="auto"/>
            <w:right w:val="none" w:sz="0" w:space="0" w:color="auto"/>
          </w:divBdr>
        </w:div>
        <w:div w:id="1573351555">
          <w:marLeft w:val="640"/>
          <w:marRight w:val="0"/>
          <w:marTop w:val="0"/>
          <w:marBottom w:val="0"/>
          <w:divBdr>
            <w:top w:val="none" w:sz="0" w:space="0" w:color="auto"/>
            <w:left w:val="none" w:sz="0" w:space="0" w:color="auto"/>
            <w:bottom w:val="none" w:sz="0" w:space="0" w:color="auto"/>
            <w:right w:val="none" w:sz="0" w:space="0" w:color="auto"/>
          </w:divBdr>
        </w:div>
        <w:div w:id="1626807393">
          <w:marLeft w:val="640"/>
          <w:marRight w:val="0"/>
          <w:marTop w:val="0"/>
          <w:marBottom w:val="0"/>
          <w:divBdr>
            <w:top w:val="none" w:sz="0" w:space="0" w:color="auto"/>
            <w:left w:val="none" w:sz="0" w:space="0" w:color="auto"/>
            <w:bottom w:val="none" w:sz="0" w:space="0" w:color="auto"/>
            <w:right w:val="none" w:sz="0" w:space="0" w:color="auto"/>
          </w:divBdr>
        </w:div>
        <w:div w:id="1657033277">
          <w:marLeft w:val="640"/>
          <w:marRight w:val="0"/>
          <w:marTop w:val="0"/>
          <w:marBottom w:val="0"/>
          <w:divBdr>
            <w:top w:val="none" w:sz="0" w:space="0" w:color="auto"/>
            <w:left w:val="none" w:sz="0" w:space="0" w:color="auto"/>
            <w:bottom w:val="none" w:sz="0" w:space="0" w:color="auto"/>
            <w:right w:val="none" w:sz="0" w:space="0" w:color="auto"/>
          </w:divBdr>
        </w:div>
        <w:div w:id="1725372594">
          <w:marLeft w:val="640"/>
          <w:marRight w:val="0"/>
          <w:marTop w:val="0"/>
          <w:marBottom w:val="0"/>
          <w:divBdr>
            <w:top w:val="none" w:sz="0" w:space="0" w:color="auto"/>
            <w:left w:val="none" w:sz="0" w:space="0" w:color="auto"/>
            <w:bottom w:val="none" w:sz="0" w:space="0" w:color="auto"/>
            <w:right w:val="none" w:sz="0" w:space="0" w:color="auto"/>
          </w:divBdr>
        </w:div>
        <w:div w:id="1737120042">
          <w:marLeft w:val="640"/>
          <w:marRight w:val="0"/>
          <w:marTop w:val="0"/>
          <w:marBottom w:val="0"/>
          <w:divBdr>
            <w:top w:val="none" w:sz="0" w:space="0" w:color="auto"/>
            <w:left w:val="none" w:sz="0" w:space="0" w:color="auto"/>
            <w:bottom w:val="none" w:sz="0" w:space="0" w:color="auto"/>
            <w:right w:val="none" w:sz="0" w:space="0" w:color="auto"/>
          </w:divBdr>
        </w:div>
        <w:div w:id="1862818084">
          <w:marLeft w:val="640"/>
          <w:marRight w:val="0"/>
          <w:marTop w:val="0"/>
          <w:marBottom w:val="0"/>
          <w:divBdr>
            <w:top w:val="none" w:sz="0" w:space="0" w:color="auto"/>
            <w:left w:val="none" w:sz="0" w:space="0" w:color="auto"/>
            <w:bottom w:val="none" w:sz="0" w:space="0" w:color="auto"/>
            <w:right w:val="none" w:sz="0" w:space="0" w:color="auto"/>
          </w:divBdr>
        </w:div>
        <w:div w:id="1918784491">
          <w:marLeft w:val="640"/>
          <w:marRight w:val="0"/>
          <w:marTop w:val="0"/>
          <w:marBottom w:val="0"/>
          <w:divBdr>
            <w:top w:val="none" w:sz="0" w:space="0" w:color="auto"/>
            <w:left w:val="none" w:sz="0" w:space="0" w:color="auto"/>
            <w:bottom w:val="none" w:sz="0" w:space="0" w:color="auto"/>
            <w:right w:val="none" w:sz="0" w:space="0" w:color="auto"/>
          </w:divBdr>
        </w:div>
        <w:div w:id="1976985234">
          <w:marLeft w:val="640"/>
          <w:marRight w:val="0"/>
          <w:marTop w:val="0"/>
          <w:marBottom w:val="0"/>
          <w:divBdr>
            <w:top w:val="none" w:sz="0" w:space="0" w:color="auto"/>
            <w:left w:val="none" w:sz="0" w:space="0" w:color="auto"/>
            <w:bottom w:val="none" w:sz="0" w:space="0" w:color="auto"/>
            <w:right w:val="none" w:sz="0" w:space="0" w:color="auto"/>
          </w:divBdr>
        </w:div>
        <w:div w:id="2002847871">
          <w:marLeft w:val="640"/>
          <w:marRight w:val="0"/>
          <w:marTop w:val="0"/>
          <w:marBottom w:val="0"/>
          <w:divBdr>
            <w:top w:val="none" w:sz="0" w:space="0" w:color="auto"/>
            <w:left w:val="none" w:sz="0" w:space="0" w:color="auto"/>
            <w:bottom w:val="none" w:sz="0" w:space="0" w:color="auto"/>
            <w:right w:val="none" w:sz="0" w:space="0" w:color="auto"/>
          </w:divBdr>
        </w:div>
        <w:div w:id="2047873129">
          <w:marLeft w:val="640"/>
          <w:marRight w:val="0"/>
          <w:marTop w:val="0"/>
          <w:marBottom w:val="0"/>
          <w:divBdr>
            <w:top w:val="none" w:sz="0" w:space="0" w:color="auto"/>
            <w:left w:val="none" w:sz="0" w:space="0" w:color="auto"/>
            <w:bottom w:val="none" w:sz="0" w:space="0" w:color="auto"/>
            <w:right w:val="none" w:sz="0" w:space="0" w:color="auto"/>
          </w:divBdr>
        </w:div>
        <w:div w:id="2058118106">
          <w:marLeft w:val="640"/>
          <w:marRight w:val="0"/>
          <w:marTop w:val="0"/>
          <w:marBottom w:val="0"/>
          <w:divBdr>
            <w:top w:val="none" w:sz="0" w:space="0" w:color="auto"/>
            <w:left w:val="none" w:sz="0" w:space="0" w:color="auto"/>
            <w:bottom w:val="none" w:sz="0" w:space="0" w:color="auto"/>
            <w:right w:val="none" w:sz="0" w:space="0" w:color="auto"/>
          </w:divBdr>
        </w:div>
        <w:div w:id="2096976284">
          <w:marLeft w:val="640"/>
          <w:marRight w:val="0"/>
          <w:marTop w:val="0"/>
          <w:marBottom w:val="0"/>
          <w:divBdr>
            <w:top w:val="none" w:sz="0" w:space="0" w:color="auto"/>
            <w:left w:val="none" w:sz="0" w:space="0" w:color="auto"/>
            <w:bottom w:val="none" w:sz="0" w:space="0" w:color="auto"/>
            <w:right w:val="none" w:sz="0" w:space="0" w:color="auto"/>
          </w:divBdr>
        </w:div>
        <w:div w:id="2120951498">
          <w:marLeft w:val="640"/>
          <w:marRight w:val="0"/>
          <w:marTop w:val="0"/>
          <w:marBottom w:val="0"/>
          <w:divBdr>
            <w:top w:val="none" w:sz="0" w:space="0" w:color="auto"/>
            <w:left w:val="none" w:sz="0" w:space="0" w:color="auto"/>
            <w:bottom w:val="none" w:sz="0" w:space="0" w:color="auto"/>
            <w:right w:val="none" w:sz="0" w:space="0" w:color="auto"/>
          </w:divBdr>
        </w:div>
      </w:divsChild>
    </w:div>
    <w:div w:id="1996373261">
      <w:marLeft w:val="0"/>
      <w:marRight w:val="0"/>
      <w:marTop w:val="0"/>
      <w:marBottom w:val="0"/>
      <w:divBdr>
        <w:top w:val="none" w:sz="0" w:space="0" w:color="auto"/>
        <w:left w:val="none" w:sz="0" w:space="0" w:color="auto"/>
        <w:bottom w:val="none" w:sz="0" w:space="0" w:color="auto"/>
        <w:right w:val="none" w:sz="0" w:space="0" w:color="auto"/>
      </w:divBdr>
    </w:div>
    <w:div w:id="2000233681">
      <w:marLeft w:val="0"/>
      <w:marRight w:val="0"/>
      <w:marTop w:val="0"/>
      <w:marBottom w:val="0"/>
      <w:divBdr>
        <w:top w:val="none" w:sz="0" w:space="0" w:color="auto"/>
        <w:left w:val="none" w:sz="0" w:space="0" w:color="auto"/>
        <w:bottom w:val="none" w:sz="0" w:space="0" w:color="auto"/>
        <w:right w:val="none" w:sz="0" w:space="0" w:color="auto"/>
      </w:divBdr>
    </w:div>
    <w:div w:id="2008287985">
      <w:marLeft w:val="0"/>
      <w:marRight w:val="0"/>
      <w:marTop w:val="0"/>
      <w:marBottom w:val="0"/>
      <w:divBdr>
        <w:top w:val="none" w:sz="0" w:space="0" w:color="auto"/>
        <w:left w:val="none" w:sz="0" w:space="0" w:color="auto"/>
        <w:bottom w:val="none" w:sz="0" w:space="0" w:color="auto"/>
        <w:right w:val="none" w:sz="0" w:space="0" w:color="auto"/>
      </w:divBdr>
    </w:div>
    <w:div w:id="2012757480">
      <w:marLeft w:val="0"/>
      <w:marRight w:val="0"/>
      <w:marTop w:val="0"/>
      <w:marBottom w:val="0"/>
      <w:divBdr>
        <w:top w:val="none" w:sz="0" w:space="0" w:color="auto"/>
        <w:left w:val="none" w:sz="0" w:space="0" w:color="auto"/>
        <w:bottom w:val="none" w:sz="0" w:space="0" w:color="auto"/>
        <w:right w:val="none" w:sz="0" w:space="0" w:color="auto"/>
      </w:divBdr>
    </w:div>
    <w:div w:id="2020351134">
      <w:bodyDiv w:val="1"/>
      <w:marLeft w:val="0"/>
      <w:marRight w:val="0"/>
      <w:marTop w:val="0"/>
      <w:marBottom w:val="0"/>
      <w:divBdr>
        <w:top w:val="none" w:sz="0" w:space="0" w:color="auto"/>
        <w:left w:val="none" w:sz="0" w:space="0" w:color="auto"/>
        <w:bottom w:val="none" w:sz="0" w:space="0" w:color="auto"/>
        <w:right w:val="none" w:sz="0" w:space="0" w:color="auto"/>
      </w:divBdr>
      <w:divsChild>
        <w:div w:id="1048809">
          <w:marLeft w:val="640"/>
          <w:marRight w:val="0"/>
          <w:marTop w:val="0"/>
          <w:marBottom w:val="0"/>
          <w:divBdr>
            <w:top w:val="none" w:sz="0" w:space="0" w:color="auto"/>
            <w:left w:val="none" w:sz="0" w:space="0" w:color="auto"/>
            <w:bottom w:val="none" w:sz="0" w:space="0" w:color="auto"/>
            <w:right w:val="none" w:sz="0" w:space="0" w:color="auto"/>
          </w:divBdr>
        </w:div>
        <w:div w:id="42609056">
          <w:marLeft w:val="640"/>
          <w:marRight w:val="0"/>
          <w:marTop w:val="0"/>
          <w:marBottom w:val="0"/>
          <w:divBdr>
            <w:top w:val="none" w:sz="0" w:space="0" w:color="auto"/>
            <w:left w:val="none" w:sz="0" w:space="0" w:color="auto"/>
            <w:bottom w:val="none" w:sz="0" w:space="0" w:color="auto"/>
            <w:right w:val="none" w:sz="0" w:space="0" w:color="auto"/>
          </w:divBdr>
        </w:div>
        <w:div w:id="111096631">
          <w:marLeft w:val="640"/>
          <w:marRight w:val="0"/>
          <w:marTop w:val="0"/>
          <w:marBottom w:val="0"/>
          <w:divBdr>
            <w:top w:val="none" w:sz="0" w:space="0" w:color="auto"/>
            <w:left w:val="none" w:sz="0" w:space="0" w:color="auto"/>
            <w:bottom w:val="none" w:sz="0" w:space="0" w:color="auto"/>
            <w:right w:val="none" w:sz="0" w:space="0" w:color="auto"/>
          </w:divBdr>
        </w:div>
        <w:div w:id="137067096">
          <w:marLeft w:val="640"/>
          <w:marRight w:val="0"/>
          <w:marTop w:val="0"/>
          <w:marBottom w:val="0"/>
          <w:divBdr>
            <w:top w:val="none" w:sz="0" w:space="0" w:color="auto"/>
            <w:left w:val="none" w:sz="0" w:space="0" w:color="auto"/>
            <w:bottom w:val="none" w:sz="0" w:space="0" w:color="auto"/>
            <w:right w:val="none" w:sz="0" w:space="0" w:color="auto"/>
          </w:divBdr>
        </w:div>
        <w:div w:id="141168019">
          <w:marLeft w:val="640"/>
          <w:marRight w:val="0"/>
          <w:marTop w:val="0"/>
          <w:marBottom w:val="0"/>
          <w:divBdr>
            <w:top w:val="none" w:sz="0" w:space="0" w:color="auto"/>
            <w:left w:val="none" w:sz="0" w:space="0" w:color="auto"/>
            <w:bottom w:val="none" w:sz="0" w:space="0" w:color="auto"/>
            <w:right w:val="none" w:sz="0" w:space="0" w:color="auto"/>
          </w:divBdr>
        </w:div>
        <w:div w:id="389767707">
          <w:marLeft w:val="640"/>
          <w:marRight w:val="0"/>
          <w:marTop w:val="0"/>
          <w:marBottom w:val="0"/>
          <w:divBdr>
            <w:top w:val="none" w:sz="0" w:space="0" w:color="auto"/>
            <w:left w:val="none" w:sz="0" w:space="0" w:color="auto"/>
            <w:bottom w:val="none" w:sz="0" w:space="0" w:color="auto"/>
            <w:right w:val="none" w:sz="0" w:space="0" w:color="auto"/>
          </w:divBdr>
        </w:div>
        <w:div w:id="394427949">
          <w:marLeft w:val="640"/>
          <w:marRight w:val="0"/>
          <w:marTop w:val="0"/>
          <w:marBottom w:val="0"/>
          <w:divBdr>
            <w:top w:val="none" w:sz="0" w:space="0" w:color="auto"/>
            <w:left w:val="none" w:sz="0" w:space="0" w:color="auto"/>
            <w:bottom w:val="none" w:sz="0" w:space="0" w:color="auto"/>
            <w:right w:val="none" w:sz="0" w:space="0" w:color="auto"/>
          </w:divBdr>
        </w:div>
        <w:div w:id="396824707">
          <w:marLeft w:val="640"/>
          <w:marRight w:val="0"/>
          <w:marTop w:val="0"/>
          <w:marBottom w:val="0"/>
          <w:divBdr>
            <w:top w:val="none" w:sz="0" w:space="0" w:color="auto"/>
            <w:left w:val="none" w:sz="0" w:space="0" w:color="auto"/>
            <w:bottom w:val="none" w:sz="0" w:space="0" w:color="auto"/>
            <w:right w:val="none" w:sz="0" w:space="0" w:color="auto"/>
          </w:divBdr>
        </w:div>
        <w:div w:id="400755169">
          <w:marLeft w:val="640"/>
          <w:marRight w:val="0"/>
          <w:marTop w:val="0"/>
          <w:marBottom w:val="0"/>
          <w:divBdr>
            <w:top w:val="none" w:sz="0" w:space="0" w:color="auto"/>
            <w:left w:val="none" w:sz="0" w:space="0" w:color="auto"/>
            <w:bottom w:val="none" w:sz="0" w:space="0" w:color="auto"/>
            <w:right w:val="none" w:sz="0" w:space="0" w:color="auto"/>
          </w:divBdr>
        </w:div>
        <w:div w:id="492141626">
          <w:marLeft w:val="640"/>
          <w:marRight w:val="0"/>
          <w:marTop w:val="0"/>
          <w:marBottom w:val="0"/>
          <w:divBdr>
            <w:top w:val="none" w:sz="0" w:space="0" w:color="auto"/>
            <w:left w:val="none" w:sz="0" w:space="0" w:color="auto"/>
            <w:bottom w:val="none" w:sz="0" w:space="0" w:color="auto"/>
            <w:right w:val="none" w:sz="0" w:space="0" w:color="auto"/>
          </w:divBdr>
        </w:div>
        <w:div w:id="499393413">
          <w:marLeft w:val="640"/>
          <w:marRight w:val="0"/>
          <w:marTop w:val="0"/>
          <w:marBottom w:val="0"/>
          <w:divBdr>
            <w:top w:val="none" w:sz="0" w:space="0" w:color="auto"/>
            <w:left w:val="none" w:sz="0" w:space="0" w:color="auto"/>
            <w:bottom w:val="none" w:sz="0" w:space="0" w:color="auto"/>
            <w:right w:val="none" w:sz="0" w:space="0" w:color="auto"/>
          </w:divBdr>
        </w:div>
        <w:div w:id="516507824">
          <w:marLeft w:val="640"/>
          <w:marRight w:val="0"/>
          <w:marTop w:val="0"/>
          <w:marBottom w:val="0"/>
          <w:divBdr>
            <w:top w:val="none" w:sz="0" w:space="0" w:color="auto"/>
            <w:left w:val="none" w:sz="0" w:space="0" w:color="auto"/>
            <w:bottom w:val="none" w:sz="0" w:space="0" w:color="auto"/>
            <w:right w:val="none" w:sz="0" w:space="0" w:color="auto"/>
          </w:divBdr>
        </w:div>
        <w:div w:id="517547296">
          <w:marLeft w:val="640"/>
          <w:marRight w:val="0"/>
          <w:marTop w:val="0"/>
          <w:marBottom w:val="0"/>
          <w:divBdr>
            <w:top w:val="none" w:sz="0" w:space="0" w:color="auto"/>
            <w:left w:val="none" w:sz="0" w:space="0" w:color="auto"/>
            <w:bottom w:val="none" w:sz="0" w:space="0" w:color="auto"/>
            <w:right w:val="none" w:sz="0" w:space="0" w:color="auto"/>
          </w:divBdr>
        </w:div>
        <w:div w:id="582570323">
          <w:marLeft w:val="640"/>
          <w:marRight w:val="0"/>
          <w:marTop w:val="0"/>
          <w:marBottom w:val="0"/>
          <w:divBdr>
            <w:top w:val="none" w:sz="0" w:space="0" w:color="auto"/>
            <w:left w:val="none" w:sz="0" w:space="0" w:color="auto"/>
            <w:bottom w:val="none" w:sz="0" w:space="0" w:color="auto"/>
            <w:right w:val="none" w:sz="0" w:space="0" w:color="auto"/>
          </w:divBdr>
        </w:div>
        <w:div w:id="635841998">
          <w:marLeft w:val="640"/>
          <w:marRight w:val="0"/>
          <w:marTop w:val="0"/>
          <w:marBottom w:val="0"/>
          <w:divBdr>
            <w:top w:val="none" w:sz="0" w:space="0" w:color="auto"/>
            <w:left w:val="none" w:sz="0" w:space="0" w:color="auto"/>
            <w:bottom w:val="none" w:sz="0" w:space="0" w:color="auto"/>
            <w:right w:val="none" w:sz="0" w:space="0" w:color="auto"/>
          </w:divBdr>
        </w:div>
        <w:div w:id="651103568">
          <w:marLeft w:val="640"/>
          <w:marRight w:val="0"/>
          <w:marTop w:val="0"/>
          <w:marBottom w:val="0"/>
          <w:divBdr>
            <w:top w:val="none" w:sz="0" w:space="0" w:color="auto"/>
            <w:left w:val="none" w:sz="0" w:space="0" w:color="auto"/>
            <w:bottom w:val="none" w:sz="0" w:space="0" w:color="auto"/>
            <w:right w:val="none" w:sz="0" w:space="0" w:color="auto"/>
          </w:divBdr>
        </w:div>
        <w:div w:id="651178800">
          <w:marLeft w:val="640"/>
          <w:marRight w:val="0"/>
          <w:marTop w:val="0"/>
          <w:marBottom w:val="0"/>
          <w:divBdr>
            <w:top w:val="none" w:sz="0" w:space="0" w:color="auto"/>
            <w:left w:val="none" w:sz="0" w:space="0" w:color="auto"/>
            <w:bottom w:val="none" w:sz="0" w:space="0" w:color="auto"/>
            <w:right w:val="none" w:sz="0" w:space="0" w:color="auto"/>
          </w:divBdr>
        </w:div>
        <w:div w:id="716514228">
          <w:marLeft w:val="640"/>
          <w:marRight w:val="0"/>
          <w:marTop w:val="0"/>
          <w:marBottom w:val="0"/>
          <w:divBdr>
            <w:top w:val="none" w:sz="0" w:space="0" w:color="auto"/>
            <w:left w:val="none" w:sz="0" w:space="0" w:color="auto"/>
            <w:bottom w:val="none" w:sz="0" w:space="0" w:color="auto"/>
            <w:right w:val="none" w:sz="0" w:space="0" w:color="auto"/>
          </w:divBdr>
        </w:div>
        <w:div w:id="772819620">
          <w:marLeft w:val="640"/>
          <w:marRight w:val="0"/>
          <w:marTop w:val="0"/>
          <w:marBottom w:val="0"/>
          <w:divBdr>
            <w:top w:val="none" w:sz="0" w:space="0" w:color="auto"/>
            <w:left w:val="none" w:sz="0" w:space="0" w:color="auto"/>
            <w:bottom w:val="none" w:sz="0" w:space="0" w:color="auto"/>
            <w:right w:val="none" w:sz="0" w:space="0" w:color="auto"/>
          </w:divBdr>
        </w:div>
        <w:div w:id="774911521">
          <w:marLeft w:val="640"/>
          <w:marRight w:val="0"/>
          <w:marTop w:val="0"/>
          <w:marBottom w:val="0"/>
          <w:divBdr>
            <w:top w:val="none" w:sz="0" w:space="0" w:color="auto"/>
            <w:left w:val="none" w:sz="0" w:space="0" w:color="auto"/>
            <w:bottom w:val="none" w:sz="0" w:space="0" w:color="auto"/>
            <w:right w:val="none" w:sz="0" w:space="0" w:color="auto"/>
          </w:divBdr>
        </w:div>
        <w:div w:id="918834489">
          <w:marLeft w:val="640"/>
          <w:marRight w:val="0"/>
          <w:marTop w:val="0"/>
          <w:marBottom w:val="0"/>
          <w:divBdr>
            <w:top w:val="none" w:sz="0" w:space="0" w:color="auto"/>
            <w:left w:val="none" w:sz="0" w:space="0" w:color="auto"/>
            <w:bottom w:val="none" w:sz="0" w:space="0" w:color="auto"/>
            <w:right w:val="none" w:sz="0" w:space="0" w:color="auto"/>
          </w:divBdr>
        </w:div>
        <w:div w:id="949048015">
          <w:marLeft w:val="640"/>
          <w:marRight w:val="0"/>
          <w:marTop w:val="0"/>
          <w:marBottom w:val="0"/>
          <w:divBdr>
            <w:top w:val="none" w:sz="0" w:space="0" w:color="auto"/>
            <w:left w:val="none" w:sz="0" w:space="0" w:color="auto"/>
            <w:bottom w:val="none" w:sz="0" w:space="0" w:color="auto"/>
            <w:right w:val="none" w:sz="0" w:space="0" w:color="auto"/>
          </w:divBdr>
        </w:div>
        <w:div w:id="973757322">
          <w:marLeft w:val="640"/>
          <w:marRight w:val="0"/>
          <w:marTop w:val="0"/>
          <w:marBottom w:val="0"/>
          <w:divBdr>
            <w:top w:val="none" w:sz="0" w:space="0" w:color="auto"/>
            <w:left w:val="none" w:sz="0" w:space="0" w:color="auto"/>
            <w:bottom w:val="none" w:sz="0" w:space="0" w:color="auto"/>
            <w:right w:val="none" w:sz="0" w:space="0" w:color="auto"/>
          </w:divBdr>
        </w:div>
        <w:div w:id="979533418">
          <w:marLeft w:val="640"/>
          <w:marRight w:val="0"/>
          <w:marTop w:val="0"/>
          <w:marBottom w:val="0"/>
          <w:divBdr>
            <w:top w:val="none" w:sz="0" w:space="0" w:color="auto"/>
            <w:left w:val="none" w:sz="0" w:space="0" w:color="auto"/>
            <w:bottom w:val="none" w:sz="0" w:space="0" w:color="auto"/>
            <w:right w:val="none" w:sz="0" w:space="0" w:color="auto"/>
          </w:divBdr>
        </w:div>
        <w:div w:id="992099181">
          <w:marLeft w:val="640"/>
          <w:marRight w:val="0"/>
          <w:marTop w:val="0"/>
          <w:marBottom w:val="0"/>
          <w:divBdr>
            <w:top w:val="none" w:sz="0" w:space="0" w:color="auto"/>
            <w:left w:val="none" w:sz="0" w:space="0" w:color="auto"/>
            <w:bottom w:val="none" w:sz="0" w:space="0" w:color="auto"/>
            <w:right w:val="none" w:sz="0" w:space="0" w:color="auto"/>
          </w:divBdr>
        </w:div>
        <w:div w:id="1051884651">
          <w:marLeft w:val="640"/>
          <w:marRight w:val="0"/>
          <w:marTop w:val="0"/>
          <w:marBottom w:val="0"/>
          <w:divBdr>
            <w:top w:val="none" w:sz="0" w:space="0" w:color="auto"/>
            <w:left w:val="none" w:sz="0" w:space="0" w:color="auto"/>
            <w:bottom w:val="none" w:sz="0" w:space="0" w:color="auto"/>
            <w:right w:val="none" w:sz="0" w:space="0" w:color="auto"/>
          </w:divBdr>
        </w:div>
        <w:div w:id="1281375527">
          <w:marLeft w:val="640"/>
          <w:marRight w:val="0"/>
          <w:marTop w:val="0"/>
          <w:marBottom w:val="0"/>
          <w:divBdr>
            <w:top w:val="none" w:sz="0" w:space="0" w:color="auto"/>
            <w:left w:val="none" w:sz="0" w:space="0" w:color="auto"/>
            <w:bottom w:val="none" w:sz="0" w:space="0" w:color="auto"/>
            <w:right w:val="none" w:sz="0" w:space="0" w:color="auto"/>
          </w:divBdr>
        </w:div>
        <w:div w:id="1288197704">
          <w:marLeft w:val="640"/>
          <w:marRight w:val="0"/>
          <w:marTop w:val="0"/>
          <w:marBottom w:val="0"/>
          <w:divBdr>
            <w:top w:val="none" w:sz="0" w:space="0" w:color="auto"/>
            <w:left w:val="none" w:sz="0" w:space="0" w:color="auto"/>
            <w:bottom w:val="none" w:sz="0" w:space="0" w:color="auto"/>
            <w:right w:val="none" w:sz="0" w:space="0" w:color="auto"/>
          </w:divBdr>
        </w:div>
        <w:div w:id="1360740369">
          <w:marLeft w:val="640"/>
          <w:marRight w:val="0"/>
          <w:marTop w:val="0"/>
          <w:marBottom w:val="0"/>
          <w:divBdr>
            <w:top w:val="none" w:sz="0" w:space="0" w:color="auto"/>
            <w:left w:val="none" w:sz="0" w:space="0" w:color="auto"/>
            <w:bottom w:val="none" w:sz="0" w:space="0" w:color="auto"/>
            <w:right w:val="none" w:sz="0" w:space="0" w:color="auto"/>
          </w:divBdr>
        </w:div>
        <w:div w:id="1635866299">
          <w:marLeft w:val="640"/>
          <w:marRight w:val="0"/>
          <w:marTop w:val="0"/>
          <w:marBottom w:val="0"/>
          <w:divBdr>
            <w:top w:val="none" w:sz="0" w:space="0" w:color="auto"/>
            <w:left w:val="none" w:sz="0" w:space="0" w:color="auto"/>
            <w:bottom w:val="none" w:sz="0" w:space="0" w:color="auto"/>
            <w:right w:val="none" w:sz="0" w:space="0" w:color="auto"/>
          </w:divBdr>
        </w:div>
        <w:div w:id="1641155075">
          <w:marLeft w:val="640"/>
          <w:marRight w:val="0"/>
          <w:marTop w:val="0"/>
          <w:marBottom w:val="0"/>
          <w:divBdr>
            <w:top w:val="none" w:sz="0" w:space="0" w:color="auto"/>
            <w:left w:val="none" w:sz="0" w:space="0" w:color="auto"/>
            <w:bottom w:val="none" w:sz="0" w:space="0" w:color="auto"/>
            <w:right w:val="none" w:sz="0" w:space="0" w:color="auto"/>
          </w:divBdr>
        </w:div>
        <w:div w:id="1695496639">
          <w:marLeft w:val="640"/>
          <w:marRight w:val="0"/>
          <w:marTop w:val="0"/>
          <w:marBottom w:val="0"/>
          <w:divBdr>
            <w:top w:val="none" w:sz="0" w:space="0" w:color="auto"/>
            <w:left w:val="none" w:sz="0" w:space="0" w:color="auto"/>
            <w:bottom w:val="none" w:sz="0" w:space="0" w:color="auto"/>
            <w:right w:val="none" w:sz="0" w:space="0" w:color="auto"/>
          </w:divBdr>
        </w:div>
        <w:div w:id="1745496111">
          <w:marLeft w:val="640"/>
          <w:marRight w:val="0"/>
          <w:marTop w:val="0"/>
          <w:marBottom w:val="0"/>
          <w:divBdr>
            <w:top w:val="none" w:sz="0" w:space="0" w:color="auto"/>
            <w:left w:val="none" w:sz="0" w:space="0" w:color="auto"/>
            <w:bottom w:val="none" w:sz="0" w:space="0" w:color="auto"/>
            <w:right w:val="none" w:sz="0" w:space="0" w:color="auto"/>
          </w:divBdr>
        </w:div>
        <w:div w:id="1746607020">
          <w:marLeft w:val="640"/>
          <w:marRight w:val="0"/>
          <w:marTop w:val="0"/>
          <w:marBottom w:val="0"/>
          <w:divBdr>
            <w:top w:val="none" w:sz="0" w:space="0" w:color="auto"/>
            <w:left w:val="none" w:sz="0" w:space="0" w:color="auto"/>
            <w:bottom w:val="none" w:sz="0" w:space="0" w:color="auto"/>
            <w:right w:val="none" w:sz="0" w:space="0" w:color="auto"/>
          </w:divBdr>
        </w:div>
        <w:div w:id="1922134411">
          <w:marLeft w:val="640"/>
          <w:marRight w:val="0"/>
          <w:marTop w:val="0"/>
          <w:marBottom w:val="0"/>
          <w:divBdr>
            <w:top w:val="none" w:sz="0" w:space="0" w:color="auto"/>
            <w:left w:val="none" w:sz="0" w:space="0" w:color="auto"/>
            <w:bottom w:val="none" w:sz="0" w:space="0" w:color="auto"/>
            <w:right w:val="none" w:sz="0" w:space="0" w:color="auto"/>
          </w:divBdr>
        </w:div>
        <w:div w:id="2009746134">
          <w:marLeft w:val="640"/>
          <w:marRight w:val="0"/>
          <w:marTop w:val="0"/>
          <w:marBottom w:val="0"/>
          <w:divBdr>
            <w:top w:val="none" w:sz="0" w:space="0" w:color="auto"/>
            <w:left w:val="none" w:sz="0" w:space="0" w:color="auto"/>
            <w:bottom w:val="none" w:sz="0" w:space="0" w:color="auto"/>
            <w:right w:val="none" w:sz="0" w:space="0" w:color="auto"/>
          </w:divBdr>
        </w:div>
        <w:div w:id="2016878315">
          <w:marLeft w:val="640"/>
          <w:marRight w:val="0"/>
          <w:marTop w:val="0"/>
          <w:marBottom w:val="0"/>
          <w:divBdr>
            <w:top w:val="none" w:sz="0" w:space="0" w:color="auto"/>
            <w:left w:val="none" w:sz="0" w:space="0" w:color="auto"/>
            <w:bottom w:val="none" w:sz="0" w:space="0" w:color="auto"/>
            <w:right w:val="none" w:sz="0" w:space="0" w:color="auto"/>
          </w:divBdr>
        </w:div>
        <w:div w:id="2093164536">
          <w:marLeft w:val="640"/>
          <w:marRight w:val="0"/>
          <w:marTop w:val="0"/>
          <w:marBottom w:val="0"/>
          <w:divBdr>
            <w:top w:val="none" w:sz="0" w:space="0" w:color="auto"/>
            <w:left w:val="none" w:sz="0" w:space="0" w:color="auto"/>
            <w:bottom w:val="none" w:sz="0" w:space="0" w:color="auto"/>
            <w:right w:val="none" w:sz="0" w:space="0" w:color="auto"/>
          </w:divBdr>
        </w:div>
        <w:div w:id="2129856492">
          <w:marLeft w:val="640"/>
          <w:marRight w:val="0"/>
          <w:marTop w:val="0"/>
          <w:marBottom w:val="0"/>
          <w:divBdr>
            <w:top w:val="none" w:sz="0" w:space="0" w:color="auto"/>
            <w:left w:val="none" w:sz="0" w:space="0" w:color="auto"/>
            <w:bottom w:val="none" w:sz="0" w:space="0" w:color="auto"/>
            <w:right w:val="none" w:sz="0" w:space="0" w:color="auto"/>
          </w:divBdr>
        </w:div>
        <w:div w:id="2143494075">
          <w:marLeft w:val="640"/>
          <w:marRight w:val="0"/>
          <w:marTop w:val="0"/>
          <w:marBottom w:val="0"/>
          <w:divBdr>
            <w:top w:val="none" w:sz="0" w:space="0" w:color="auto"/>
            <w:left w:val="none" w:sz="0" w:space="0" w:color="auto"/>
            <w:bottom w:val="none" w:sz="0" w:space="0" w:color="auto"/>
            <w:right w:val="none" w:sz="0" w:space="0" w:color="auto"/>
          </w:divBdr>
        </w:div>
      </w:divsChild>
    </w:div>
    <w:div w:id="2021006294">
      <w:bodyDiv w:val="1"/>
      <w:marLeft w:val="0"/>
      <w:marRight w:val="0"/>
      <w:marTop w:val="0"/>
      <w:marBottom w:val="0"/>
      <w:divBdr>
        <w:top w:val="none" w:sz="0" w:space="0" w:color="auto"/>
        <w:left w:val="none" w:sz="0" w:space="0" w:color="auto"/>
        <w:bottom w:val="none" w:sz="0" w:space="0" w:color="auto"/>
        <w:right w:val="none" w:sz="0" w:space="0" w:color="auto"/>
      </w:divBdr>
      <w:divsChild>
        <w:div w:id="12539576">
          <w:marLeft w:val="640"/>
          <w:marRight w:val="0"/>
          <w:marTop w:val="0"/>
          <w:marBottom w:val="0"/>
          <w:divBdr>
            <w:top w:val="none" w:sz="0" w:space="0" w:color="auto"/>
            <w:left w:val="none" w:sz="0" w:space="0" w:color="auto"/>
            <w:bottom w:val="none" w:sz="0" w:space="0" w:color="auto"/>
            <w:right w:val="none" w:sz="0" w:space="0" w:color="auto"/>
          </w:divBdr>
        </w:div>
        <w:div w:id="15667653">
          <w:marLeft w:val="640"/>
          <w:marRight w:val="0"/>
          <w:marTop w:val="0"/>
          <w:marBottom w:val="0"/>
          <w:divBdr>
            <w:top w:val="none" w:sz="0" w:space="0" w:color="auto"/>
            <w:left w:val="none" w:sz="0" w:space="0" w:color="auto"/>
            <w:bottom w:val="none" w:sz="0" w:space="0" w:color="auto"/>
            <w:right w:val="none" w:sz="0" w:space="0" w:color="auto"/>
          </w:divBdr>
        </w:div>
        <w:div w:id="27411461">
          <w:marLeft w:val="640"/>
          <w:marRight w:val="0"/>
          <w:marTop w:val="0"/>
          <w:marBottom w:val="0"/>
          <w:divBdr>
            <w:top w:val="none" w:sz="0" w:space="0" w:color="auto"/>
            <w:left w:val="none" w:sz="0" w:space="0" w:color="auto"/>
            <w:bottom w:val="none" w:sz="0" w:space="0" w:color="auto"/>
            <w:right w:val="none" w:sz="0" w:space="0" w:color="auto"/>
          </w:divBdr>
        </w:div>
        <w:div w:id="78215282">
          <w:marLeft w:val="640"/>
          <w:marRight w:val="0"/>
          <w:marTop w:val="0"/>
          <w:marBottom w:val="0"/>
          <w:divBdr>
            <w:top w:val="none" w:sz="0" w:space="0" w:color="auto"/>
            <w:left w:val="none" w:sz="0" w:space="0" w:color="auto"/>
            <w:bottom w:val="none" w:sz="0" w:space="0" w:color="auto"/>
            <w:right w:val="none" w:sz="0" w:space="0" w:color="auto"/>
          </w:divBdr>
        </w:div>
        <w:div w:id="298262466">
          <w:marLeft w:val="640"/>
          <w:marRight w:val="0"/>
          <w:marTop w:val="0"/>
          <w:marBottom w:val="0"/>
          <w:divBdr>
            <w:top w:val="none" w:sz="0" w:space="0" w:color="auto"/>
            <w:left w:val="none" w:sz="0" w:space="0" w:color="auto"/>
            <w:bottom w:val="none" w:sz="0" w:space="0" w:color="auto"/>
            <w:right w:val="none" w:sz="0" w:space="0" w:color="auto"/>
          </w:divBdr>
        </w:div>
        <w:div w:id="319314731">
          <w:marLeft w:val="640"/>
          <w:marRight w:val="0"/>
          <w:marTop w:val="0"/>
          <w:marBottom w:val="0"/>
          <w:divBdr>
            <w:top w:val="none" w:sz="0" w:space="0" w:color="auto"/>
            <w:left w:val="none" w:sz="0" w:space="0" w:color="auto"/>
            <w:bottom w:val="none" w:sz="0" w:space="0" w:color="auto"/>
            <w:right w:val="none" w:sz="0" w:space="0" w:color="auto"/>
          </w:divBdr>
        </w:div>
        <w:div w:id="322466278">
          <w:marLeft w:val="640"/>
          <w:marRight w:val="0"/>
          <w:marTop w:val="0"/>
          <w:marBottom w:val="0"/>
          <w:divBdr>
            <w:top w:val="none" w:sz="0" w:space="0" w:color="auto"/>
            <w:left w:val="none" w:sz="0" w:space="0" w:color="auto"/>
            <w:bottom w:val="none" w:sz="0" w:space="0" w:color="auto"/>
            <w:right w:val="none" w:sz="0" w:space="0" w:color="auto"/>
          </w:divBdr>
        </w:div>
        <w:div w:id="349454410">
          <w:marLeft w:val="640"/>
          <w:marRight w:val="0"/>
          <w:marTop w:val="0"/>
          <w:marBottom w:val="0"/>
          <w:divBdr>
            <w:top w:val="none" w:sz="0" w:space="0" w:color="auto"/>
            <w:left w:val="none" w:sz="0" w:space="0" w:color="auto"/>
            <w:bottom w:val="none" w:sz="0" w:space="0" w:color="auto"/>
            <w:right w:val="none" w:sz="0" w:space="0" w:color="auto"/>
          </w:divBdr>
        </w:div>
        <w:div w:id="358434656">
          <w:marLeft w:val="640"/>
          <w:marRight w:val="0"/>
          <w:marTop w:val="0"/>
          <w:marBottom w:val="0"/>
          <w:divBdr>
            <w:top w:val="none" w:sz="0" w:space="0" w:color="auto"/>
            <w:left w:val="none" w:sz="0" w:space="0" w:color="auto"/>
            <w:bottom w:val="none" w:sz="0" w:space="0" w:color="auto"/>
            <w:right w:val="none" w:sz="0" w:space="0" w:color="auto"/>
          </w:divBdr>
        </w:div>
        <w:div w:id="395665354">
          <w:marLeft w:val="640"/>
          <w:marRight w:val="0"/>
          <w:marTop w:val="0"/>
          <w:marBottom w:val="0"/>
          <w:divBdr>
            <w:top w:val="none" w:sz="0" w:space="0" w:color="auto"/>
            <w:left w:val="none" w:sz="0" w:space="0" w:color="auto"/>
            <w:bottom w:val="none" w:sz="0" w:space="0" w:color="auto"/>
            <w:right w:val="none" w:sz="0" w:space="0" w:color="auto"/>
          </w:divBdr>
        </w:div>
        <w:div w:id="445664437">
          <w:marLeft w:val="640"/>
          <w:marRight w:val="0"/>
          <w:marTop w:val="0"/>
          <w:marBottom w:val="0"/>
          <w:divBdr>
            <w:top w:val="none" w:sz="0" w:space="0" w:color="auto"/>
            <w:left w:val="none" w:sz="0" w:space="0" w:color="auto"/>
            <w:bottom w:val="none" w:sz="0" w:space="0" w:color="auto"/>
            <w:right w:val="none" w:sz="0" w:space="0" w:color="auto"/>
          </w:divBdr>
        </w:div>
        <w:div w:id="453865250">
          <w:marLeft w:val="640"/>
          <w:marRight w:val="0"/>
          <w:marTop w:val="0"/>
          <w:marBottom w:val="0"/>
          <w:divBdr>
            <w:top w:val="none" w:sz="0" w:space="0" w:color="auto"/>
            <w:left w:val="none" w:sz="0" w:space="0" w:color="auto"/>
            <w:bottom w:val="none" w:sz="0" w:space="0" w:color="auto"/>
            <w:right w:val="none" w:sz="0" w:space="0" w:color="auto"/>
          </w:divBdr>
        </w:div>
        <w:div w:id="518929579">
          <w:marLeft w:val="640"/>
          <w:marRight w:val="0"/>
          <w:marTop w:val="0"/>
          <w:marBottom w:val="0"/>
          <w:divBdr>
            <w:top w:val="none" w:sz="0" w:space="0" w:color="auto"/>
            <w:left w:val="none" w:sz="0" w:space="0" w:color="auto"/>
            <w:bottom w:val="none" w:sz="0" w:space="0" w:color="auto"/>
            <w:right w:val="none" w:sz="0" w:space="0" w:color="auto"/>
          </w:divBdr>
        </w:div>
        <w:div w:id="584920566">
          <w:marLeft w:val="640"/>
          <w:marRight w:val="0"/>
          <w:marTop w:val="0"/>
          <w:marBottom w:val="0"/>
          <w:divBdr>
            <w:top w:val="none" w:sz="0" w:space="0" w:color="auto"/>
            <w:left w:val="none" w:sz="0" w:space="0" w:color="auto"/>
            <w:bottom w:val="none" w:sz="0" w:space="0" w:color="auto"/>
            <w:right w:val="none" w:sz="0" w:space="0" w:color="auto"/>
          </w:divBdr>
        </w:div>
        <w:div w:id="668824992">
          <w:marLeft w:val="640"/>
          <w:marRight w:val="0"/>
          <w:marTop w:val="0"/>
          <w:marBottom w:val="0"/>
          <w:divBdr>
            <w:top w:val="none" w:sz="0" w:space="0" w:color="auto"/>
            <w:left w:val="none" w:sz="0" w:space="0" w:color="auto"/>
            <w:bottom w:val="none" w:sz="0" w:space="0" w:color="auto"/>
            <w:right w:val="none" w:sz="0" w:space="0" w:color="auto"/>
          </w:divBdr>
        </w:div>
        <w:div w:id="671759579">
          <w:marLeft w:val="640"/>
          <w:marRight w:val="0"/>
          <w:marTop w:val="0"/>
          <w:marBottom w:val="0"/>
          <w:divBdr>
            <w:top w:val="none" w:sz="0" w:space="0" w:color="auto"/>
            <w:left w:val="none" w:sz="0" w:space="0" w:color="auto"/>
            <w:bottom w:val="none" w:sz="0" w:space="0" w:color="auto"/>
            <w:right w:val="none" w:sz="0" w:space="0" w:color="auto"/>
          </w:divBdr>
        </w:div>
        <w:div w:id="691611591">
          <w:marLeft w:val="640"/>
          <w:marRight w:val="0"/>
          <w:marTop w:val="0"/>
          <w:marBottom w:val="0"/>
          <w:divBdr>
            <w:top w:val="none" w:sz="0" w:space="0" w:color="auto"/>
            <w:left w:val="none" w:sz="0" w:space="0" w:color="auto"/>
            <w:bottom w:val="none" w:sz="0" w:space="0" w:color="auto"/>
            <w:right w:val="none" w:sz="0" w:space="0" w:color="auto"/>
          </w:divBdr>
        </w:div>
        <w:div w:id="751313649">
          <w:marLeft w:val="640"/>
          <w:marRight w:val="0"/>
          <w:marTop w:val="0"/>
          <w:marBottom w:val="0"/>
          <w:divBdr>
            <w:top w:val="none" w:sz="0" w:space="0" w:color="auto"/>
            <w:left w:val="none" w:sz="0" w:space="0" w:color="auto"/>
            <w:bottom w:val="none" w:sz="0" w:space="0" w:color="auto"/>
            <w:right w:val="none" w:sz="0" w:space="0" w:color="auto"/>
          </w:divBdr>
        </w:div>
        <w:div w:id="753361160">
          <w:marLeft w:val="640"/>
          <w:marRight w:val="0"/>
          <w:marTop w:val="0"/>
          <w:marBottom w:val="0"/>
          <w:divBdr>
            <w:top w:val="none" w:sz="0" w:space="0" w:color="auto"/>
            <w:left w:val="none" w:sz="0" w:space="0" w:color="auto"/>
            <w:bottom w:val="none" w:sz="0" w:space="0" w:color="auto"/>
            <w:right w:val="none" w:sz="0" w:space="0" w:color="auto"/>
          </w:divBdr>
        </w:div>
        <w:div w:id="851380323">
          <w:marLeft w:val="640"/>
          <w:marRight w:val="0"/>
          <w:marTop w:val="0"/>
          <w:marBottom w:val="0"/>
          <w:divBdr>
            <w:top w:val="none" w:sz="0" w:space="0" w:color="auto"/>
            <w:left w:val="none" w:sz="0" w:space="0" w:color="auto"/>
            <w:bottom w:val="none" w:sz="0" w:space="0" w:color="auto"/>
            <w:right w:val="none" w:sz="0" w:space="0" w:color="auto"/>
          </w:divBdr>
        </w:div>
        <w:div w:id="887179954">
          <w:marLeft w:val="640"/>
          <w:marRight w:val="0"/>
          <w:marTop w:val="0"/>
          <w:marBottom w:val="0"/>
          <w:divBdr>
            <w:top w:val="none" w:sz="0" w:space="0" w:color="auto"/>
            <w:left w:val="none" w:sz="0" w:space="0" w:color="auto"/>
            <w:bottom w:val="none" w:sz="0" w:space="0" w:color="auto"/>
            <w:right w:val="none" w:sz="0" w:space="0" w:color="auto"/>
          </w:divBdr>
        </w:div>
        <w:div w:id="1061907782">
          <w:marLeft w:val="640"/>
          <w:marRight w:val="0"/>
          <w:marTop w:val="0"/>
          <w:marBottom w:val="0"/>
          <w:divBdr>
            <w:top w:val="none" w:sz="0" w:space="0" w:color="auto"/>
            <w:left w:val="none" w:sz="0" w:space="0" w:color="auto"/>
            <w:bottom w:val="none" w:sz="0" w:space="0" w:color="auto"/>
            <w:right w:val="none" w:sz="0" w:space="0" w:color="auto"/>
          </w:divBdr>
        </w:div>
        <w:div w:id="1145076610">
          <w:marLeft w:val="640"/>
          <w:marRight w:val="0"/>
          <w:marTop w:val="0"/>
          <w:marBottom w:val="0"/>
          <w:divBdr>
            <w:top w:val="none" w:sz="0" w:space="0" w:color="auto"/>
            <w:left w:val="none" w:sz="0" w:space="0" w:color="auto"/>
            <w:bottom w:val="none" w:sz="0" w:space="0" w:color="auto"/>
            <w:right w:val="none" w:sz="0" w:space="0" w:color="auto"/>
          </w:divBdr>
        </w:div>
        <w:div w:id="1146360430">
          <w:marLeft w:val="640"/>
          <w:marRight w:val="0"/>
          <w:marTop w:val="0"/>
          <w:marBottom w:val="0"/>
          <w:divBdr>
            <w:top w:val="none" w:sz="0" w:space="0" w:color="auto"/>
            <w:left w:val="none" w:sz="0" w:space="0" w:color="auto"/>
            <w:bottom w:val="none" w:sz="0" w:space="0" w:color="auto"/>
            <w:right w:val="none" w:sz="0" w:space="0" w:color="auto"/>
          </w:divBdr>
        </w:div>
        <w:div w:id="1234927212">
          <w:marLeft w:val="640"/>
          <w:marRight w:val="0"/>
          <w:marTop w:val="0"/>
          <w:marBottom w:val="0"/>
          <w:divBdr>
            <w:top w:val="none" w:sz="0" w:space="0" w:color="auto"/>
            <w:left w:val="none" w:sz="0" w:space="0" w:color="auto"/>
            <w:bottom w:val="none" w:sz="0" w:space="0" w:color="auto"/>
            <w:right w:val="none" w:sz="0" w:space="0" w:color="auto"/>
          </w:divBdr>
        </w:div>
        <w:div w:id="1314093735">
          <w:marLeft w:val="640"/>
          <w:marRight w:val="0"/>
          <w:marTop w:val="0"/>
          <w:marBottom w:val="0"/>
          <w:divBdr>
            <w:top w:val="none" w:sz="0" w:space="0" w:color="auto"/>
            <w:left w:val="none" w:sz="0" w:space="0" w:color="auto"/>
            <w:bottom w:val="none" w:sz="0" w:space="0" w:color="auto"/>
            <w:right w:val="none" w:sz="0" w:space="0" w:color="auto"/>
          </w:divBdr>
        </w:div>
        <w:div w:id="1354528452">
          <w:marLeft w:val="640"/>
          <w:marRight w:val="0"/>
          <w:marTop w:val="0"/>
          <w:marBottom w:val="0"/>
          <w:divBdr>
            <w:top w:val="none" w:sz="0" w:space="0" w:color="auto"/>
            <w:left w:val="none" w:sz="0" w:space="0" w:color="auto"/>
            <w:bottom w:val="none" w:sz="0" w:space="0" w:color="auto"/>
            <w:right w:val="none" w:sz="0" w:space="0" w:color="auto"/>
          </w:divBdr>
        </w:div>
        <w:div w:id="1385055855">
          <w:marLeft w:val="640"/>
          <w:marRight w:val="0"/>
          <w:marTop w:val="0"/>
          <w:marBottom w:val="0"/>
          <w:divBdr>
            <w:top w:val="none" w:sz="0" w:space="0" w:color="auto"/>
            <w:left w:val="none" w:sz="0" w:space="0" w:color="auto"/>
            <w:bottom w:val="none" w:sz="0" w:space="0" w:color="auto"/>
            <w:right w:val="none" w:sz="0" w:space="0" w:color="auto"/>
          </w:divBdr>
        </w:div>
        <w:div w:id="1443113352">
          <w:marLeft w:val="640"/>
          <w:marRight w:val="0"/>
          <w:marTop w:val="0"/>
          <w:marBottom w:val="0"/>
          <w:divBdr>
            <w:top w:val="none" w:sz="0" w:space="0" w:color="auto"/>
            <w:left w:val="none" w:sz="0" w:space="0" w:color="auto"/>
            <w:bottom w:val="none" w:sz="0" w:space="0" w:color="auto"/>
            <w:right w:val="none" w:sz="0" w:space="0" w:color="auto"/>
          </w:divBdr>
        </w:div>
        <w:div w:id="1464613705">
          <w:marLeft w:val="640"/>
          <w:marRight w:val="0"/>
          <w:marTop w:val="0"/>
          <w:marBottom w:val="0"/>
          <w:divBdr>
            <w:top w:val="none" w:sz="0" w:space="0" w:color="auto"/>
            <w:left w:val="none" w:sz="0" w:space="0" w:color="auto"/>
            <w:bottom w:val="none" w:sz="0" w:space="0" w:color="auto"/>
            <w:right w:val="none" w:sz="0" w:space="0" w:color="auto"/>
          </w:divBdr>
        </w:div>
        <w:div w:id="1470977816">
          <w:marLeft w:val="640"/>
          <w:marRight w:val="0"/>
          <w:marTop w:val="0"/>
          <w:marBottom w:val="0"/>
          <w:divBdr>
            <w:top w:val="none" w:sz="0" w:space="0" w:color="auto"/>
            <w:left w:val="none" w:sz="0" w:space="0" w:color="auto"/>
            <w:bottom w:val="none" w:sz="0" w:space="0" w:color="auto"/>
            <w:right w:val="none" w:sz="0" w:space="0" w:color="auto"/>
          </w:divBdr>
        </w:div>
        <w:div w:id="1511409872">
          <w:marLeft w:val="640"/>
          <w:marRight w:val="0"/>
          <w:marTop w:val="0"/>
          <w:marBottom w:val="0"/>
          <w:divBdr>
            <w:top w:val="none" w:sz="0" w:space="0" w:color="auto"/>
            <w:left w:val="none" w:sz="0" w:space="0" w:color="auto"/>
            <w:bottom w:val="none" w:sz="0" w:space="0" w:color="auto"/>
            <w:right w:val="none" w:sz="0" w:space="0" w:color="auto"/>
          </w:divBdr>
        </w:div>
        <w:div w:id="1629506421">
          <w:marLeft w:val="640"/>
          <w:marRight w:val="0"/>
          <w:marTop w:val="0"/>
          <w:marBottom w:val="0"/>
          <w:divBdr>
            <w:top w:val="none" w:sz="0" w:space="0" w:color="auto"/>
            <w:left w:val="none" w:sz="0" w:space="0" w:color="auto"/>
            <w:bottom w:val="none" w:sz="0" w:space="0" w:color="auto"/>
            <w:right w:val="none" w:sz="0" w:space="0" w:color="auto"/>
          </w:divBdr>
        </w:div>
        <w:div w:id="1695036338">
          <w:marLeft w:val="640"/>
          <w:marRight w:val="0"/>
          <w:marTop w:val="0"/>
          <w:marBottom w:val="0"/>
          <w:divBdr>
            <w:top w:val="none" w:sz="0" w:space="0" w:color="auto"/>
            <w:left w:val="none" w:sz="0" w:space="0" w:color="auto"/>
            <w:bottom w:val="none" w:sz="0" w:space="0" w:color="auto"/>
            <w:right w:val="none" w:sz="0" w:space="0" w:color="auto"/>
          </w:divBdr>
        </w:div>
        <w:div w:id="1726684573">
          <w:marLeft w:val="640"/>
          <w:marRight w:val="0"/>
          <w:marTop w:val="0"/>
          <w:marBottom w:val="0"/>
          <w:divBdr>
            <w:top w:val="none" w:sz="0" w:space="0" w:color="auto"/>
            <w:left w:val="none" w:sz="0" w:space="0" w:color="auto"/>
            <w:bottom w:val="none" w:sz="0" w:space="0" w:color="auto"/>
            <w:right w:val="none" w:sz="0" w:space="0" w:color="auto"/>
          </w:divBdr>
        </w:div>
        <w:div w:id="1871138435">
          <w:marLeft w:val="640"/>
          <w:marRight w:val="0"/>
          <w:marTop w:val="0"/>
          <w:marBottom w:val="0"/>
          <w:divBdr>
            <w:top w:val="none" w:sz="0" w:space="0" w:color="auto"/>
            <w:left w:val="none" w:sz="0" w:space="0" w:color="auto"/>
            <w:bottom w:val="none" w:sz="0" w:space="0" w:color="auto"/>
            <w:right w:val="none" w:sz="0" w:space="0" w:color="auto"/>
          </w:divBdr>
        </w:div>
        <w:div w:id="1936357501">
          <w:marLeft w:val="640"/>
          <w:marRight w:val="0"/>
          <w:marTop w:val="0"/>
          <w:marBottom w:val="0"/>
          <w:divBdr>
            <w:top w:val="none" w:sz="0" w:space="0" w:color="auto"/>
            <w:left w:val="none" w:sz="0" w:space="0" w:color="auto"/>
            <w:bottom w:val="none" w:sz="0" w:space="0" w:color="auto"/>
            <w:right w:val="none" w:sz="0" w:space="0" w:color="auto"/>
          </w:divBdr>
        </w:div>
        <w:div w:id="1969167890">
          <w:marLeft w:val="640"/>
          <w:marRight w:val="0"/>
          <w:marTop w:val="0"/>
          <w:marBottom w:val="0"/>
          <w:divBdr>
            <w:top w:val="none" w:sz="0" w:space="0" w:color="auto"/>
            <w:left w:val="none" w:sz="0" w:space="0" w:color="auto"/>
            <w:bottom w:val="none" w:sz="0" w:space="0" w:color="auto"/>
            <w:right w:val="none" w:sz="0" w:space="0" w:color="auto"/>
          </w:divBdr>
        </w:div>
        <w:div w:id="1987856319">
          <w:marLeft w:val="640"/>
          <w:marRight w:val="0"/>
          <w:marTop w:val="0"/>
          <w:marBottom w:val="0"/>
          <w:divBdr>
            <w:top w:val="none" w:sz="0" w:space="0" w:color="auto"/>
            <w:left w:val="none" w:sz="0" w:space="0" w:color="auto"/>
            <w:bottom w:val="none" w:sz="0" w:space="0" w:color="auto"/>
            <w:right w:val="none" w:sz="0" w:space="0" w:color="auto"/>
          </w:divBdr>
        </w:div>
        <w:div w:id="2004040701">
          <w:marLeft w:val="640"/>
          <w:marRight w:val="0"/>
          <w:marTop w:val="0"/>
          <w:marBottom w:val="0"/>
          <w:divBdr>
            <w:top w:val="none" w:sz="0" w:space="0" w:color="auto"/>
            <w:left w:val="none" w:sz="0" w:space="0" w:color="auto"/>
            <w:bottom w:val="none" w:sz="0" w:space="0" w:color="auto"/>
            <w:right w:val="none" w:sz="0" w:space="0" w:color="auto"/>
          </w:divBdr>
        </w:div>
        <w:div w:id="2049644401">
          <w:marLeft w:val="640"/>
          <w:marRight w:val="0"/>
          <w:marTop w:val="0"/>
          <w:marBottom w:val="0"/>
          <w:divBdr>
            <w:top w:val="none" w:sz="0" w:space="0" w:color="auto"/>
            <w:left w:val="none" w:sz="0" w:space="0" w:color="auto"/>
            <w:bottom w:val="none" w:sz="0" w:space="0" w:color="auto"/>
            <w:right w:val="none" w:sz="0" w:space="0" w:color="auto"/>
          </w:divBdr>
        </w:div>
        <w:div w:id="2095086354">
          <w:marLeft w:val="640"/>
          <w:marRight w:val="0"/>
          <w:marTop w:val="0"/>
          <w:marBottom w:val="0"/>
          <w:divBdr>
            <w:top w:val="none" w:sz="0" w:space="0" w:color="auto"/>
            <w:left w:val="none" w:sz="0" w:space="0" w:color="auto"/>
            <w:bottom w:val="none" w:sz="0" w:space="0" w:color="auto"/>
            <w:right w:val="none" w:sz="0" w:space="0" w:color="auto"/>
          </w:divBdr>
        </w:div>
        <w:div w:id="2098672657">
          <w:marLeft w:val="640"/>
          <w:marRight w:val="0"/>
          <w:marTop w:val="0"/>
          <w:marBottom w:val="0"/>
          <w:divBdr>
            <w:top w:val="none" w:sz="0" w:space="0" w:color="auto"/>
            <w:left w:val="none" w:sz="0" w:space="0" w:color="auto"/>
            <w:bottom w:val="none" w:sz="0" w:space="0" w:color="auto"/>
            <w:right w:val="none" w:sz="0" w:space="0" w:color="auto"/>
          </w:divBdr>
        </w:div>
        <w:div w:id="2107068033">
          <w:marLeft w:val="640"/>
          <w:marRight w:val="0"/>
          <w:marTop w:val="0"/>
          <w:marBottom w:val="0"/>
          <w:divBdr>
            <w:top w:val="none" w:sz="0" w:space="0" w:color="auto"/>
            <w:left w:val="none" w:sz="0" w:space="0" w:color="auto"/>
            <w:bottom w:val="none" w:sz="0" w:space="0" w:color="auto"/>
            <w:right w:val="none" w:sz="0" w:space="0" w:color="auto"/>
          </w:divBdr>
        </w:div>
      </w:divsChild>
    </w:div>
    <w:div w:id="2042314642">
      <w:bodyDiv w:val="1"/>
      <w:marLeft w:val="0"/>
      <w:marRight w:val="0"/>
      <w:marTop w:val="0"/>
      <w:marBottom w:val="0"/>
      <w:divBdr>
        <w:top w:val="none" w:sz="0" w:space="0" w:color="auto"/>
        <w:left w:val="none" w:sz="0" w:space="0" w:color="auto"/>
        <w:bottom w:val="none" w:sz="0" w:space="0" w:color="auto"/>
        <w:right w:val="none" w:sz="0" w:space="0" w:color="auto"/>
      </w:divBdr>
      <w:divsChild>
        <w:div w:id="924385442">
          <w:marLeft w:val="640"/>
          <w:marRight w:val="0"/>
          <w:marTop w:val="0"/>
          <w:marBottom w:val="0"/>
          <w:divBdr>
            <w:top w:val="none" w:sz="0" w:space="0" w:color="auto"/>
            <w:left w:val="none" w:sz="0" w:space="0" w:color="auto"/>
            <w:bottom w:val="none" w:sz="0" w:space="0" w:color="auto"/>
            <w:right w:val="none" w:sz="0" w:space="0" w:color="auto"/>
          </w:divBdr>
        </w:div>
        <w:div w:id="301885512">
          <w:marLeft w:val="640"/>
          <w:marRight w:val="0"/>
          <w:marTop w:val="0"/>
          <w:marBottom w:val="0"/>
          <w:divBdr>
            <w:top w:val="none" w:sz="0" w:space="0" w:color="auto"/>
            <w:left w:val="none" w:sz="0" w:space="0" w:color="auto"/>
            <w:bottom w:val="none" w:sz="0" w:space="0" w:color="auto"/>
            <w:right w:val="none" w:sz="0" w:space="0" w:color="auto"/>
          </w:divBdr>
        </w:div>
        <w:div w:id="1946425739">
          <w:marLeft w:val="640"/>
          <w:marRight w:val="0"/>
          <w:marTop w:val="0"/>
          <w:marBottom w:val="0"/>
          <w:divBdr>
            <w:top w:val="none" w:sz="0" w:space="0" w:color="auto"/>
            <w:left w:val="none" w:sz="0" w:space="0" w:color="auto"/>
            <w:bottom w:val="none" w:sz="0" w:space="0" w:color="auto"/>
            <w:right w:val="none" w:sz="0" w:space="0" w:color="auto"/>
          </w:divBdr>
        </w:div>
        <w:div w:id="230895417">
          <w:marLeft w:val="640"/>
          <w:marRight w:val="0"/>
          <w:marTop w:val="0"/>
          <w:marBottom w:val="0"/>
          <w:divBdr>
            <w:top w:val="none" w:sz="0" w:space="0" w:color="auto"/>
            <w:left w:val="none" w:sz="0" w:space="0" w:color="auto"/>
            <w:bottom w:val="none" w:sz="0" w:space="0" w:color="auto"/>
            <w:right w:val="none" w:sz="0" w:space="0" w:color="auto"/>
          </w:divBdr>
        </w:div>
        <w:div w:id="1558202741">
          <w:marLeft w:val="640"/>
          <w:marRight w:val="0"/>
          <w:marTop w:val="0"/>
          <w:marBottom w:val="0"/>
          <w:divBdr>
            <w:top w:val="none" w:sz="0" w:space="0" w:color="auto"/>
            <w:left w:val="none" w:sz="0" w:space="0" w:color="auto"/>
            <w:bottom w:val="none" w:sz="0" w:space="0" w:color="auto"/>
            <w:right w:val="none" w:sz="0" w:space="0" w:color="auto"/>
          </w:divBdr>
        </w:div>
        <w:div w:id="2119181509">
          <w:marLeft w:val="640"/>
          <w:marRight w:val="0"/>
          <w:marTop w:val="0"/>
          <w:marBottom w:val="0"/>
          <w:divBdr>
            <w:top w:val="none" w:sz="0" w:space="0" w:color="auto"/>
            <w:left w:val="none" w:sz="0" w:space="0" w:color="auto"/>
            <w:bottom w:val="none" w:sz="0" w:space="0" w:color="auto"/>
            <w:right w:val="none" w:sz="0" w:space="0" w:color="auto"/>
          </w:divBdr>
        </w:div>
        <w:div w:id="723263251">
          <w:marLeft w:val="640"/>
          <w:marRight w:val="0"/>
          <w:marTop w:val="0"/>
          <w:marBottom w:val="0"/>
          <w:divBdr>
            <w:top w:val="none" w:sz="0" w:space="0" w:color="auto"/>
            <w:left w:val="none" w:sz="0" w:space="0" w:color="auto"/>
            <w:bottom w:val="none" w:sz="0" w:space="0" w:color="auto"/>
            <w:right w:val="none" w:sz="0" w:space="0" w:color="auto"/>
          </w:divBdr>
        </w:div>
        <w:div w:id="129833282">
          <w:marLeft w:val="640"/>
          <w:marRight w:val="0"/>
          <w:marTop w:val="0"/>
          <w:marBottom w:val="0"/>
          <w:divBdr>
            <w:top w:val="none" w:sz="0" w:space="0" w:color="auto"/>
            <w:left w:val="none" w:sz="0" w:space="0" w:color="auto"/>
            <w:bottom w:val="none" w:sz="0" w:space="0" w:color="auto"/>
            <w:right w:val="none" w:sz="0" w:space="0" w:color="auto"/>
          </w:divBdr>
        </w:div>
        <w:div w:id="1038319215">
          <w:marLeft w:val="640"/>
          <w:marRight w:val="0"/>
          <w:marTop w:val="0"/>
          <w:marBottom w:val="0"/>
          <w:divBdr>
            <w:top w:val="none" w:sz="0" w:space="0" w:color="auto"/>
            <w:left w:val="none" w:sz="0" w:space="0" w:color="auto"/>
            <w:bottom w:val="none" w:sz="0" w:space="0" w:color="auto"/>
            <w:right w:val="none" w:sz="0" w:space="0" w:color="auto"/>
          </w:divBdr>
        </w:div>
        <w:div w:id="472404983">
          <w:marLeft w:val="640"/>
          <w:marRight w:val="0"/>
          <w:marTop w:val="0"/>
          <w:marBottom w:val="0"/>
          <w:divBdr>
            <w:top w:val="none" w:sz="0" w:space="0" w:color="auto"/>
            <w:left w:val="none" w:sz="0" w:space="0" w:color="auto"/>
            <w:bottom w:val="none" w:sz="0" w:space="0" w:color="auto"/>
            <w:right w:val="none" w:sz="0" w:space="0" w:color="auto"/>
          </w:divBdr>
        </w:div>
        <w:div w:id="1174220234">
          <w:marLeft w:val="640"/>
          <w:marRight w:val="0"/>
          <w:marTop w:val="0"/>
          <w:marBottom w:val="0"/>
          <w:divBdr>
            <w:top w:val="none" w:sz="0" w:space="0" w:color="auto"/>
            <w:left w:val="none" w:sz="0" w:space="0" w:color="auto"/>
            <w:bottom w:val="none" w:sz="0" w:space="0" w:color="auto"/>
            <w:right w:val="none" w:sz="0" w:space="0" w:color="auto"/>
          </w:divBdr>
        </w:div>
        <w:div w:id="1842429728">
          <w:marLeft w:val="640"/>
          <w:marRight w:val="0"/>
          <w:marTop w:val="0"/>
          <w:marBottom w:val="0"/>
          <w:divBdr>
            <w:top w:val="none" w:sz="0" w:space="0" w:color="auto"/>
            <w:left w:val="none" w:sz="0" w:space="0" w:color="auto"/>
            <w:bottom w:val="none" w:sz="0" w:space="0" w:color="auto"/>
            <w:right w:val="none" w:sz="0" w:space="0" w:color="auto"/>
          </w:divBdr>
        </w:div>
        <w:div w:id="791168975">
          <w:marLeft w:val="640"/>
          <w:marRight w:val="0"/>
          <w:marTop w:val="0"/>
          <w:marBottom w:val="0"/>
          <w:divBdr>
            <w:top w:val="none" w:sz="0" w:space="0" w:color="auto"/>
            <w:left w:val="none" w:sz="0" w:space="0" w:color="auto"/>
            <w:bottom w:val="none" w:sz="0" w:space="0" w:color="auto"/>
            <w:right w:val="none" w:sz="0" w:space="0" w:color="auto"/>
          </w:divBdr>
        </w:div>
        <w:div w:id="1292174223">
          <w:marLeft w:val="640"/>
          <w:marRight w:val="0"/>
          <w:marTop w:val="0"/>
          <w:marBottom w:val="0"/>
          <w:divBdr>
            <w:top w:val="none" w:sz="0" w:space="0" w:color="auto"/>
            <w:left w:val="none" w:sz="0" w:space="0" w:color="auto"/>
            <w:bottom w:val="none" w:sz="0" w:space="0" w:color="auto"/>
            <w:right w:val="none" w:sz="0" w:space="0" w:color="auto"/>
          </w:divBdr>
        </w:div>
        <w:div w:id="190997608">
          <w:marLeft w:val="640"/>
          <w:marRight w:val="0"/>
          <w:marTop w:val="0"/>
          <w:marBottom w:val="0"/>
          <w:divBdr>
            <w:top w:val="none" w:sz="0" w:space="0" w:color="auto"/>
            <w:left w:val="none" w:sz="0" w:space="0" w:color="auto"/>
            <w:bottom w:val="none" w:sz="0" w:space="0" w:color="auto"/>
            <w:right w:val="none" w:sz="0" w:space="0" w:color="auto"/>
          </w:divBdr>
        </w:div>
        <w:div w:id="1560095451">
          <w:marLeft w:val="640"/>
          <w:marRight w:val="0"/>
          <w:marTop w:val="0"/>
          <w:marBottom w:val="0"/>
          <w:divBdr>
            <w:top w:val="none" w:sz="0" w:space="0" w:color="auto"/>
            <w:left w:val="none" w:sz="0" w:space="0" w:color="auto"/>
            <w:bottom w:val="none" w:sz="0" w:space="0" w:color="auto"/>
            <w:right w:val="none" w:sz="0" w:space="0" w:color="auto"/>
          </w:divBdr>
        </w:div>
        <w:div w:id="1528373802">
          <w:marLeft w:val="640"/>
          <w:marRight w:val="0"/>
          <w:marTop w:val="0"/>
          <w:marBottom w:val="0"/>
          <w:divBdr>
            <w:top w:val="none" w:sz="0" w:space="0" w:color="auto"/>
            <w:left w:val="none" w:sz="0" w:space="0" w:color="auto"/>
            <w:bottom w:val="none" w:sz="0" w:space="0" w:color="auto"/>
            <w:right w:val="none" w:sz="0" w:space="0" w:color="auto"/>
          </w:divBdr>
        </w:div>
        <w:div w:id="1867907713">
          <w:marLeft w:val="640"/>
          <w:marRight w:val="0"/>
          <w:marTop w:val="0"/>
          <w:marBottom w:val="0"/>
          <w:divBdr>
            <w:top w:val="none" w:sz="0" w:space="0" w:color="auto"/>
            <w:left w:val="none" w:sz="0" w:space="0" w:color="auto"/>
            <w:bottom w:val="none" w:sz="0" w:space="0" w:color="auto"/>
            <w:right w:val="none" w:sz="0" w:space="0" w:color="auto"/>
          </w:divBdr>
        </w:div>
        <w:div w:id="1477144831">
          <w:marLeft w:val="640"/>
          <w:marRight w:val="0"/>
          <w:marTop w:val="0"/>
          <w:marBottom w:val="0"/>
          <w:divBdr>
            <w:top w:val="none" w:sz="0" w:space="0" w:color="auto"/>
            <w:left w:val="none" w:sz="0" w:space="0" w:color="auto"/>
            <w:bottom w:val="none" w:sz="0" w:space="0" w:color="auto"/>
            <w:right w:val="none" w:sz="0" w:space="0" w:color="auto"/>
          </w:divBdr>
        </w:div>
        <w:div w:id="1684045725">
          <w:marLeft w:val="640"/>
          <w:marRight w:val="0"/>
          <w:marTop w:val="0"/>
          <w:marBottom w:val="0"/>
          <w:divBdr>
            <w:top w:val="none" w:sz="0" w:space="0" w:color="auto"/>
            <w:left w:val="none" w:sz="0" w:space="0" w:color="auto"/>
            <w:bottom w:val="none" w:sz="0" w:space="0" w:color="auto"/>
            <w:right w:val="none" w:sz="0" w:space="0" w:color="auto"/>
          </w:divBdr>
        </w:div>
        <w:div w:id="803624584">
          <w:marLeft w:val="640"/>
          <w:marRight w:val="0"/>
          <w:marTop w:val="0"/>
          <w:marBottom w:val="0"/>
          <w:divBdr>
            <w:top w:val="none" w:sz="0" w:space="0" w:color="auto"/>
            <w:left w:val="none" w:sz="0" w:space="0" w:color="auto"/>
            <w:bottom w:val="none" w:sz="0" w:space="0" w:color="auto"/>
            <w:right w:val="none" w:sz="0" w:space="0" w:color="auto"/>
          </w:divBdr>
        </w:div>
        <w:div w:id="1269894043">
          <w:marLeft w:val="640"/>
          <w:marRight w:val="0"/>
          <w:marTop w:val="0"/>
          <w:marBottom w:val="0"/>
          <w:divBdr>
            <w:top w:val="none" w:sz="0" w:space="0" w:color="auto"/>
            <w:left w:val="none" w:sz="0" w:space="0" w:color="auto"/>
            <w:bottom w:val="none" w:sz="0" w:space="0" w:color="auto"/>
            <w:right w:val="none" w:sz="0" w:space="0" w:color="auto"/>
          </w:divBdr>
        </w:div>
        <w:div w:id="1859418834">
          <w:marLeft w:val="640"/>
          <w:marRight w:val="0"/>
          <w:marTop w:val="0"/>
          <w:marBottom w:val="0"/>
          <w:divBdr>
            <w:top w:val="none" w:sz="0" w:space="0" w:color="auto"/>
            <w:left w:val="none" w:sz="0" w:space="0" w:color="auto"/>
            <w:bottom w:val="none" w:sz="0" w:space="0" w:color="auto"/>
            <w:right w:val="none" w:sz="0" w:space="0" w:color="auto"/>
          </w:divBdr>
        </w:div>
        <w:div w:id="1383211450">
          <w:marLeft w:val="640"/>
          <w:marRight w:val="0"/>
          <w:marTop w:val="0"/>
          <w:marBottom w:val="0"/>
          <w:divBdr>
            <w:top w:val="none" w:sz="0" w:space="0" w:color="auto"/>
            <w:left w:val="none" w:sz="0" w:space="0" w:color="auto"/>
            <w:bottom w:val="none" w:sz="0" w:space="0" w:color="auto"/>
            <w:right w:val="none" w:sz="0" w:space="0" w:color="auto"/>
          </w:divBdr>
        </w:div>
        <w:div w:id="495802297">
          <w:marLeft w:val="640"/>
          <w:marRight w:val="0"/>
          <w:marTop w:val="0"/>
          <w:marBottom w:val="0"/>
          <w:divBdr>
            <w:top w:val="none" w:sz="0" w:space="0" w:color="auto"/>
            <w:left w:val="none" w:sz="0" w:space="0" w:color="auto"/>
            <w:bottom w:val="none" w:sz="0" w:space="0" w:color="auto"/>
            <w:right w:val="none" w:sz="0" w:space="0" w:color="auto"/>
          </w:divBdr>
        </w:div>
        <w:div w:id="1997567091">
          <w:marLeft w:val="640"/>
          <w:marRight w:val="0"/>
          <w:marTop w:val="0"/>
          <w:marBottom w:val="0"/>
          <w:divBdr>
            <w:top w:val="none" w:sz="0" w:space="0" w:color="auto"/>
            <w:left w:val="none" w:sz="0" w:space="0" w:color="auto"/>
            <w:bottom w:val="none" w:sz="0" w:space="0" w:color="auto"/>
            <w:right w:val="none" w:sz="0" w:space="0" w:color="auto"/>
          </w:divBdr>
        </w:div>
        <w:div w:id="442579194">
          <w:marLeft w:val="640"/>
          <w:marRight w:val="0"/>
          <w:marTop w:val="0"/>
          <w:marBottom w:val="0"/>
          <w:divBdr>
            <w:top w:val="none" w:sz="0" w:space="0" w:color="auto"/>
            <w:left w:val="none" w:sz="0" w:space="0" w:color="auto"/>
            <w:bottom w:val="none" w:sz="0" w:space="0" w:color="auto"/>
            <w:right w:val="none" w:sz="0" w:space="0" w:color="auto"/>
          </w:divBdr>
        </w:div>
        <w:div w:id="497157618">
          <w:marLeft w:val="640"/>
          <w:marRight w:val="0"/>
          <w:marTop w:val="0"/>
          <w:marBottom w:val="0"/>
          <w:divBdr>
            <w:top w:val="none" w:sz="0" w:space="0" w:color="auto"/>
            <w:left w:val="none" w:sz="0" w:space="0" w:color="auto"/>
            <w:bottom w:val="none" w:sz="0" w:space="0" w:color="auto"/>
            <w:right w:val="none" w:sz="0" w:space="0" w:color="auto"/>
          </w:divBdr>
        </w:div>
        <w:div w:id="1987277048">
          <w:marLeft w:val="640"/>
          <w:marRight w:val="0"/>
          <w:marTop w:val="0"/>
          <w:marBottom w:val="0"/>
          <w:divBdr>
            <w:top w:val="none" w:sz="0" w:space="0" w:color="auto"/>
            <w:left w:val="none" w:sz="0" w:space="0" w:color="auto"/>
            <w:bottom w:val="none" w:sz="0" w:space="0" w:color="auto"/>
            <w:right w:val="none" w:sz="0" w:space="0" w:color="auto"/>
          </w:divBdr>
        </w:div>
        <w:div w:id="2051152513">
          <w:marLeft w:val="640"/>
          <w:marRight w:val="0"/>
          <w:marTop w:val="0"/>
          <w:marBottom w:val="0"/>
          <w:divBdr>
            <w:top w:val="none" w:sz="0" w:space="0" w:color="auto"/>
            <w:left w:val="none" w:sz="0" w:space="0" w:color="auto"/>
            <w:bottom w:val="none" w:sz="0" w:space="0" w:color="auto"/>
            <w:right w:val="none" w:sz="0" w:space="0" w:color="auto"/>
          </w:divBdr>
        </w:div>
        <w:div w:id="580530287">
          <w:marLeft w:val="640"/>
          <w:marRight w:val="0"/>
          <w:marTop w:val="0"/>
          <w:marBottom w:val="0"/>
          <w:divBdr>
            <w:top w:val="none" w:sz="0" w:space="0" w:color="auto"/>
            <w:left w:val="none" w:sz="0" w:space="0" w:color="auto"/>
            <w:bottom w:val="none" w:sz="0" w:space="0" w:color="auto"/>
            <w:right w:val="none" w:sz="0" w:space="0" w:color="auto"/>
          </w:divBdr>
        </w:div>
        <w:div w:id="975062592">
          <w:marLeft w:val="640"/>
          <w:marRight w:val="0"/>
          <w:marTop w:val="0"/>
          <w:marBottom w:val="0"/>
          <w:divBdr>
            <w:top w:val="none" w:sz="0" w:space="0" w:color="auto"/>
            <w:left w:val="none" w:sz="0" w:space="0" w:color="auto"/>
            <w:bottom w:val="none" w:sz="0" w:space="0" w:color="auto"/>
            <w:right w:val="none" w:sz="0" w:space="0" w:color="auto"/>
          </w:divBdr>
        </w:div>
        <w:div w:id="319893882">
          <w:marLeft w:val="640"/>
          <w:marRight w:val="0"/>
          <w:marTop w:val="0"/>
          <w:marBottom w:val="0"/>
          <w:divBdr>
            <w:top w:val="none" w:sz="0" w:space="0" w:color="auto"/>
            <w:left w:val="none" w:sz="0" w:space="0" w:color="auto"/>
            <w:bottom w:val="none" w:sz="0" w:space="0" w:color="auto"/>
            <w:right w:val="none" w:sz="0" w:space="0" w:color="auto"/>
          </w:divBdr>
        </w:div>
        <w:div w:id="178277718">
          <w:marLeft w:val="640"/>
          <w:marRight w:val="0"/>
          <w:marTop w:val="0"/>
          <w:marBottom w:val="0"/>
          <w:divBdr>
            <w:top w:val="none" w:sz="0" w:space="0" w:color="auto"/>
            <w:left w:val="none" w:sz="0" w:space="0" w:color="auto"/>
            <w:bottom w:val="none" w:sz="0" w:space="0" w:color="auto"/>
            <w:right w:val="none" w:sz="0" w:space="0" w:color="auto"/>
          </w:divBdr>
        </w:div>
        <w:div w:id="1919975329">
          <w:marLeft w:val="640"/>
          <w:marRight w:val="0"/>
          <w:marTop w:val="0"/>
          <w:marBottom w:val="0"/>
          <w:divBdr>
            <w:top w:val="none" w:sz="0" w:space="0" w:color="auto"/>
            <w:left w:val="none" w:sz="0" w:space="0" w:color="auto"/>
            <w:bottom w:val="none" w:sz="0" w:space="0" w:color="auto"/>
            <w:right w:val="none" w:sz="0" w:space="0" w:color="auto"/>
          </w:divBdr>
        </w:div>
        <w:div w:id="98841635">
          <w:marLeft w:val="640"/>
          <w:marRight w:val="0"/>
          <w:marTop w:val="0"/>
          <w:marBottom w:val="0"/>
          <w:divBdr>
            <w:top w:val="none" w:sz="0" w:space="0" w:color="auto"/>
            <w:left w:val="none" w:sz="0" w:space="0" w:color="auto"/>
            <w:bottom w:val="none" w:sz="0" w:space="0" w:color="auto"/>
            <w:right w:val="none" w:sz="0" w:space="0" w:color="auto"/>
          </w:divBdr>
        </w:div>
        <w:div w:id="364016028">
          <w:marLeft w:val="640"/>
          <w:marRight w:val="0"/>
          <w:marTop w:val="0"/>
          <w:marBottom w:val="0"/>
          <w:divBdr>
            <w:top w:val="none" w:sz="0" w:space="0" w:color="auto"/>
            <w:left w:val="none" w:sz="0" w:space="0" w:color="auto"/>
            <w:bottom w:val="none" w:sz="0" w:space="0" w:color="auto"/>
            <w:right w:val="none" w:sz="0" w:space="0" w:color="auto"/>
          </w:divBdr>
        </w:div>
        <w:div w:id="850025326">
          <w:marLeft w:val="640"/>
          <w:marRight w:val="0"/>
          <w:marTop w:val="0"/>
          <w:marBottom w:val="0"/>
          <w:divBdr>
            <w:top w:val="none" w:sz="0" w:space="0" w:color="auto"/>
            <w:left w:val="none" w:sz="0" w:space="0" w:color="auto"/>
            <w:bottom w:val="none" w:sz="0" w:space="0" w:color="auto"/>
            <w:right w:val="none" w:sz="0" w:space="0" w:color="auto"/>
          </w:divBdr>
        </w:div>
        <w:div w:id="1509637423">
          <w:marLeft w:val="640"/>
          <w:marRight w:val="0"/>
          <w:marTop w:val="0"/>
          <w:marBottom w:val="0"/>
          <w:divBdr>
            <w:top w:val="none" w:sz="0" w:space="0" w:color="auto"/>
            <w:left w:val="none" w:sz="0" w:space="0" w:color="auto"/>
            <w:bottom w:val="none" w:sz="0" w:space="0" w:color="auto"/>
            <w:right w:val="none" w:sz="0" w:space="0" w:color="auto"/>
          </w:divBdr>
        </w:div>
        <w:div w:id="2114130465">
          <w:marLeft w:val="640"/>
          <w:marRight w:val="0"/>
          <w:marTop w:val="0"/>
          <w:marBottom w:val="0"/>
          <w:divBdr>
            <w:top w:val="none" w:sz="0" w:space="0" w:color="auto"/>
            <w:left w:val="none" w:sz="0" w:space="0" w:color="auto"/>
            <w:bottom w:val="none" w:sz="0" w:space="0" w:color="auto"/>
            <w:right w:val="none" w:sz="0" w:space="0" w:color="auto"/>
          </w:divBdr>
        </w:div>
        <w:div w:id="1265531460">
          <w:marLeft w:val="640"/>
          <w:marRight w:val="0"/>
          <w:marTop w:val="0"/>
          <w:marBottom w:val="0"/>
          <w:divBdr>
            <w:top w:val="none" w:sz="0" w:space="0" w:color="auto"/>
            <w:left w:val="none" w:sz="0" w:space="0" w:color="auto"/>
            <w:bottom w:val="none" w:sz="0" w:space="0" w:color="auto"/>
            <w:right w:val="none" w:sz="0" w:space="0" w:color="auto"/>
          </w:divBdr>
        </w:div>
        <w:div w:id="1719626889">
          <w:marLeft w:val="640"/>
          <w:marRight w:val="0"/>
          <w:marTop w:val="0"/>
          <w:marBottom w:val="0"/>
          <w:divBdr>
            <w:top w:val="none" w:sz="0" w:space="0" w:color="auto"/>
            <w:left w:val="none" w:sz="0" w:space="0" w:color="auto"/>
            <w:bottom w:val="none" w:sz="0" w:space="0" w:color="auto"/>
            <w:right w:val="none" w:sz="0" w:space="0" w:color="auto"/>
          </w:divBdr>
        </w:div>
        <w:div w:id="385876374">
          <w:marLeft w:val="640"/>
          <w:marRight w:val="0"/>
          <w:marTop w:val="0"/>
          <w:marBottom w:val="0"/>
          <w:divBdr>
            <w:top w:val="none" w:sz="0" w:space="0" w:color="auto"/>
            <w:left w:val="none" w:sz="0" w:space="0" w:color="auto"/>
            <w:bottom w:val="none" w:sz="0" w:space="0" w:color="auto"/>
            <w:right w:val="none" w:sz="0" w:space="0" w:color="auto"/>
          </w:divBdr>
        </w:div>
        <w:div w:id="518276769">
          <w:marLeft w:val="640"/>
          <w:marRight w:val="0"/>
          <w:marTop w:val="0"/>
          <w:marBottom w:val="0"/>
          <w:divBdr>
            <w:top w:val="none" w:sz="0" w:space="0" w:color="auto"/>
            <w:left w:val="none" w:sz="0" w:space="0" w:color="auto"/>
            <w:bottom w:val="none" w:sz="0" w:space="0" w:color="auto"/>
            <w:right w:val="none" w:sz="0" w:space="0" w:color="auto"/>
          </w:divBdr>
        </w:div>
        <w:div w:id="2128621014">
          <w:marLeft w:val="640"/>
          <w:marRight w:val="0"/>
          <w:marTop w:val="0"/>
          <w:marBottom w:val="0"/>
          <w:divBdr>
            <w:top w:val="none" w:sz="0" w:space="0" w:color="auto"/>
            <w:left w:val="none" w:sz="0" w:space="0" w:color="auto"/>
            <w:bottom w:val="none" w:sz="0" w:space="0" w:color="auto"/>
            <w:right w:val="none" w:sz="0" w:space="0" w:color="auto"/>
          </w:divBdr>
        </w:div>
        <w:div w:id="77168141">
          <w:marLeft w:val="640"/>
          <w:marRight w:val="0"/>
          <w:marTop w:val="0"/>
          <w:marBottom w:val="0"/>
          <w:divBdr>
            <w:top w:val="none" w:sz="0" w:space="0" w:color="auto"/>
            <w:left w:val="none" w:sz="0" w:space="0" w:color="auto"/>
            <w:bottom w:val="none" w:sz="0" w:space="0" w:color="auto"/>
            <w:right w:val="none" w:sz="0" w:space="0" w:color="auto"/>
          </w:divBdr>
        </w:div>
        <w:div w:id="1535386028">
          <w:marLeft w:val="640"/>
          <w:marRight w:val="0"/>
          <w:marTop w:val="0"/>
          <w:marBottom w:val="0"/>
          <w:divBdr>
            <w:top w:val="none" w:sz="0" w:space="0" w:color="auto"/>
            <w:left w:val="none" w:sz="0" w:space="0" w:color="auto"/>
            <w:bottom w:val="none" w:sz="0" w:space="0" w:color="auto"/>
            <w:right w:val="none" w:sz="0" w:space="0" w:color="auto"/>
          </w:divBdr>
        </w:div>
        <w:div w:id="1292519792">
          <w:marLeft w:val="640"/>
          <w:marRight w:val="0"/>
          <w:marTop w:val="0"/>
          <w:marBottom w:val="0"/>
          <w:divBdr>
            <w:top w:val="none" w:sz="0" w:space="0" w:color="auto"/>
            <w:left w:val="none" w:sz="0" w:space="0" w:color="auto"/>
            <w:bottom w:val="none" w:sz="0" w:space="0" w:color="auto"/>
            <w:right w:val="none" w:sz="0" w:space="0" w:color="auto"/>
          </w:divBdr>
        </w:div>
        <w:div w:id="2071297081">
          <w:marLeft w:val="640"/>
          <w:marRight w:val="0"/>
          <w:marTop w:val="0"/>
          <w:marBottom w:val="0"/>
          <w:divBdr>
            <w:top w:val="none" w:sz="0" w:space="0" w:color="auto"/>
            <w:left w:val="none" w:sz="0" w:space="0" w:color="auto"/>
            <w:bottom w:val="none" w:sz="0" w:space="0" w:color="auto"/>
            <w:right w:val="none" w:sz="0" w:space="0" w:color="auto"/>
          </w:divBdr>
        </w:div>
        <w:div w:id="393507661">
          <w:marLeft w:val="640"/>
          <w:marRight w:val="0"/>
          <w:marTop w:val="0"/>
          <w:marBottom w:val="0"/>
          <w:divBdr>
            <w:top w:val="none" w:sz="0" w:space="0" w:color="auto"/>
            <w:left w:val="none" w:sz="0" w:space="0" w:color="auto"/>
            <w:bottom w:val="none" w:sz="0" w:space="0" w:color="auto"/>
            <w:right w:val="none" w:sz="0" w:space="0" w:color="auto"/>
          </w:divBdr>
        </w:div>
        <w:div w:id="1624917746">
          <w:marLeft w:val="640"/>
          <w:marRight w:val="0"/>
          <w:marTop w:val="0"/>
          <w:marBottom w:val="0"/>
          <w:divBdr>
            <w:top w:val="none" w:sz="0" w:space="0" w:color="auto"/>
            <w:left w:val="none" w:sz="0" w:space="0" w:color="auto"/>
            <w:bottom w:val="none" w:sz="0" w:space="0" w:color="auto"/>
            <w:right w:val="none" w:sz="0" w:space="0" w:color="auto"/>
          </w:divBdr>
        </w:div>
      </w:divsChild>
    </w:div>
    <w:div w:id="2043822576">
      <w:marLeft w:val="0"/>
      <w:marRight w:val="0"/>
      <w:marTop w:val="0"/>
      <w:marBottom w:val="0"/>
      <w:divBdr>
        <w:top w:val="none" w:sz="0" w:space="0" w:color="auto"/>
        <w:left w:val="none" w:sz="0" w:space="0" w:color="auto"/>
        <w:bottom w:val="none" w:sz="0" w:space="0" w:color="auto"/>
        <w:right w:val="none" w:sz="0" w:space="0" w:color="auto"/>
      </w:divBdr>
    </w:div>
    <w:div w:id="2043943637">
      <w:marLeft w:val="0"/>
      <w:marRight w:val="0"/>
      <w:marTop w:val="0"/>
      <w:marBottom w:val="0"/>
      <w:divBdr>
        <w:top w:val="none" w:sz="0" w:space="0" w:color="auto"/>
        <w:left w:val="none" w:sz="0" w:space="0" w:color="auto"/>
        <w:bottom w:val="none" w:sz="0" w:space="0" w:color="auto"/>
        <w:right w:val="none" w:sz="0" w:space="0" w:color="auto"/>
      </w:divBdr>
    </w:div>
    <w:div w:id="2047175190">
      <w:bodyDiv w:val="1"/>
      <w:marLeft w:val="0"/>
      <w:marRight w:val="0"/>
      <w:marTop w:val="0"/>
      <w:marBottom w:val="0"/>
      <w:divBdr>
        <w:top w:val="none" w:sz="0" w:space="0" w:color="auto"/>
        <w:left w:val="none" w:sz="0" w:space="0" w:color="auto"/>
        <w:bottom w:val="none" w:sz="0" w:space="0" w:color="auto"/>
        <w:right w:val="none" w:sz="0" w:space="0" w:color="auto"/>
      </w:divBdr>
      <w:divsChild>
        <w:div w:id="4326097">
          <w:marLeft w:val="640"/>
          <w:marRight w:val="0"/>
          <w:marTop w:val="0"/>
          <w:marBottom w:val="0"/>
          <w:divBdr>
            <w:top w:val="none" w:sz="0" w:space="0" w:color="auto"/>
            <w:left w:val="none" w:sz="0" w:space="0" w:color="auto"/>
            <w:bottom w:val="none" w:sz="0" w:space="0" w:color="auto"/>
            <w:right w:val="none" w:sz="0" w:space="0" w:color="auto"/>
          </w:divBdr>
        </w:div>
        <w:div w:id="139619179">
          <w:marLeft w:val="640"/>
          <w:marRight w:val="0"/>
          <w:marTop w:val="0"/>
          <w:marBottom w:val="0"/>
          <w:divBdr>
            <w:top w:val="none" w:sz="0" w:space="0" w:color="auto"/>
            <w:left w:val="none" w:sz="0" w:space="0" w:color="auto"/>
            <w:bottom w:val="none" w:sz="0" w:space="0" w:color="auto"/>
            <w:right w:val="none" w:sz="0" w:space="0" w:color="auto"/>
          </w:divBdr>
        </w:div>
        <w:div w:id="156727553">
          <w:marLeft w:val="640"/>
          <w:marRight w:val="0"/>
          <w:marTop w:val="0"/>
          <w:marBottom w:val="0"/>
          <w:divBdr>
            <w:top w:val="none" w:sz="0" w:space="0" w:color="auto"/>
            <w:left w:val="none" w:sz="0" w:space="0" w:color="auto"/>
            <w:bottom w:val="none" w:sz="0" w:space="0" w:color="auto"/>
            <w:right w:val="none" w:sz="0" w:space="0" w:color="auto"/>
          </w:divBdr>
        </w:div>
        <w:div w:id="210504363">
          <w:marLeft w:val="640"/>
          <w:marRight w:val="0"/>
          <w:marTop w:val="0"/>
          <w:marBottom w:val="0"/>
          <w:divBdr>
            <w:top w:val="none" w:sz="0" w:space="0" w:color="auto"/>
            <w:left w:val="none" w:sz="0" w:space="0" w:color="auto"/>
            <w:bottom w:val="none" w:sz="0" w:space="0" w:color="auto"/>
            <w:right w:val="none" w:sz="0" w:space="0" w:color="auto"/>
          </w:divBdr>
        </w:div>
        <w:div w:id="240219858">
          <w:marLeft w:val="640"/>
          <w:marRight w:val="0"/>
          <w:marTop w:val="0"/>
          <w:marBottom w:val="0"/>
          <w:divBdr>
            <w:top w:val="none" w:sz="0" w:space="0" w:color="auto"/>
            <w:left w:val="none" w:sz="0" w:space="0" w:color="auto"/>
            <w:bottom w:val="none" w:sz="0" w:space="0" w:color="auto"/>
            <w:right w:val="none" w:sz="0" w:space="0" w:color="auto"/>
          </w:divBdr>
        </w:div>
        <w:div w:id="265621767">
          <w:marLeft w:val="640"/>
          <w:marRight w:val="0"/>
          <w:marTop w:val="0"/>
          <w:marBottom w:val="0"/>
          <w:divBdr>
            <w:top w:val="none" w:sz="0" w:space="0" w:color="auto"/>
            <w:left w:val="none" w:sz="0" w:space="0" w:color="auto"/>
            <w:bottom w:val="none" w:sz="0" w:space="0" w:color="auto"/>
            <w:right w:val="none" w:sz="0" w:space="0" w:color="auto"/>
          </w:divBdr>
        </w:div>
        <w:div w:id="305626996">
          <w:marLeft w:val="640"/>
          <w:marRight w:val="0"/>
          <w:marTop w:val="0"/>
          <w:marBottom w:val="0"/>
          <w:divBdr>
            <w:top w:val="none" w:sz="0" w:space="0" w:color="auto"/>
            <w:left w:val="none" w:sz="0" w:space="0" w:color="auto"/>
            <w:bottom w:val="none" w:sz="0" w:space="0" w:color="auto"/>
            <w:right w:val="none" w:sz="0" w:space="0" w:color="auto"/>
          </w:divBdr>
        </w:div>
        <w:div w:id="370113834">
          <w:marLeft w:val="640"/>
          <w:marRight w:val="0"/>
          <w:marTop w:val="0"/>
          <w:marBottom w:val="0"/>
          <w:divBdr>
            <w:top w:val="none" w:sz="0" w:space="0" w:color="auto"/>
            <w:left w:val="none" w:sz="0" w:space="0" w:color="auto"/>
            <w:bottom w:val="none" w:sz="0" w:space="0" w:color="auto"/>
            <w:right w:val="none" w:sz="0" w:space="0" w:color="auto"/>
          </w:divBdr>
        </w:div>
        <w:div w:id="434373306">
          <w:marLeft w:val="640"/>
          <w:marRight w:val="0"/>
          <w:marTop w:val="0"/>
          <w:marBottom w:val="0"/>
          <w:divBdr>
            <w:top w:val="none" w:sz="0" w:space="0" w:color="auto"/>
            <w:left w:val="none" w:sz="0" w:space="0" w:color="auto"/>
            <w:bottom w:val="none" w:sz="0" w:space="0" w:color="auto"/>
            <w:right w:val="none" w:sz="0" w:space="0" w:color="auto"/>
          </w:divBdr>
        </w:div>
        <w:div w:id="452602507">
          <w:marLeft w:val="640"/>
          <w:marRight w:val="0"/>
          <w:marTop w:val="0"/>
          <w:marBottom w:val="0"/>
          <w:divBdr>
            <w:top w:val="none" w:sz="0" w:space="0" w:color="auto"/>
            <w:left w:val="none" w:sz="0" w:space="0" w:color="auto"/>
            <w:bottom w:val="none" w:sz="0" w:space="0" w:color="auto"/>
            <w:right w:val="none" w:sz="0" w:space="0" w:color="auto"/>
          </w:divBdr>
        </w:div>
        <w:div w:id="602959974">
          <w:marLeft w:val="640"/>
          <w:marRight w:val="0"/>
          <w:marTop w:val="0"/>
          <w:marBottom w:val="0"/>
          <w:divBdr>
            <w:top w:val="none" w:sz="0" w:space="0" w:color="auto"/>
            <w:left w:val="none" w:sz="0" w:space="0" w:color="auto"/>
            <w:bottom w:val="none" w:sz="0" w:space="0" w:color="auto"/>
            <w:right w:val="none" w:sz="0" w:space="0" w:color="auto"/>
          </w:divBdr>
        </w:div>
        <w:div w:id="614211154">
          <w:marLeft w:val="640"/>
          <w:marRight w:val="0"/>
          <w:marTop w:val="0"/>
          <w:marBottom w:val="0"/>
          <w:divBdr>
            <w:top w:val="none" w:sz="0" w:space="0" w:color="auto"/>
            <w:left w:val="none" w:sz="0" w:space="0" w:color="auto"/>
            <w:bottom w:val="none" w:sz="0" w:space="0" w:color="auto"/>
            <w:right w:val="none" w:sz="0" w:space="0" w:color="auto"/>
          </w:divBdr>
        </w:div>
        <w:div w:id="616717493">
          <w:marLeft w:val="640"/>
          <w:marRight w:val="0"/>
          <w:marTop w:val="0"/>
          <w:marBottom w:val="0"/>
          <w:divBdr>
            <w:top w:val="none" w:sz="0" w:space="0" w:color="auto"/>
            <w:left w:val="none" w:sz="0" w:space="0" w:color="auto"/>
            <w:bottom w:val="none" w:sz="0" w:space="0" w:color="auto"/>
            <w:right w:val="none" w:sz="0" w:space="0" w:color="auto"/>
          </w:divBdr>
        </w:div>
        <w:div w:id="645597174">
          <w:marLeft w:val="640"/>
          <w:marRight w:val="0"/>
          <w:marTop w:val="0"/>
          <w:marBottom w:val="0"/>
          <w:divBdr>
            <w:top w:val="none" w:sz="0" w:space="0" w:color="auto"/>
            <w:left w:val="none" w:sz="0" w:space="0" w:color="auto"/>
            <w:bottom w:val="none" w:sz="0" w:space="0" w:color="auto"/>
            <w:right w:val="none" w:sz="0" w:space="0" w:color="auto"/>
          </w:divBdr>
        </w:div>
        <w:div w:id="708989809">
          <w:marLeft w:val="640"/>
          <w:marRight w:val="0"/>
          <w:marTop w:val="0"/>
          <w:marBottom w:val="0"/>
          <w:divBdr>
            <w:top w:val="none" w:sz="0" w:space="0" w:color="auto"/>
            <w:left w:val="none" w:sz="0" w:space="0" w:color="auto"/>
            <w:bottom w:val="none" w:sz="0" w:space="0" w:color="auto"/>
            <w:right w:val="none" w:sz="0" w:space="0" w:color="auto"/>
          </w:divBdr>
        </w:div>
        <w:div w:id="801652578">
          <w:marLeft w:val="640"/>
          <w:marRight w:val="0"/>
          <w:marTop w:val="0"/>
          <w:marBottom w:val="0"/>
          <w:divBdr>
            <w:top w:val="none" w:sz="0" w:space="0" w:color="auto"/>
            <w:left w:val="none" w:sz="0" w:space="0" w:color="auto"/>
            <w:bottom w:val="none" w:sz="0" w:space="0" w:color="auto"/>
            <w:right w:val="none" w:sz="0" w:space="0" w:color="auto"/>
          </w:divBdr>
        </w:div>
        <w:div w:id="832836398">
          <w:marLeft w:val="640"/>
          <w:marRight w:val="0"/>
          <w:marTop w:val="0"/>
          <w:marBottom w:val="0"/>
          <w:divBdr>
            <w:top w:val="none" w:sz="0" w:space="0" w:color="auto"/>
            <w:left w:val="none" w:sz="0" w:space="0" w:color="auto"/>
            <w:bottom w:val="none" w:sz="0" w:space="0" w:color="auto"/>
            <w:right w:val="none" w:sz="0" w:space="0" w:color="auto"/>
          </w:divBdr>
        </w:div>
        <w:div w:id="857502760">
          <w:marLeft w:val="640"/>
          <w:marRight w:val="0"/>
          <w:marTop w:val="0"/>
          <w:marBottom w:val="0"/>
          <w:divBdr>
            <w:top w:val="none" w:sz="0" w:space="0" w:color="auto"/>
            <w:left w:val="none" w:sz="0" w:space="0" w:color="auto"/>
            <w:bottom w:val="none" w:sz="0" w:space="0" w:color="auto"/>
            <w:right w:val="none" w:sz="0" w:space="0" w:color="auto"/>
          </w:divBdr>
        </w:div>
        <w:div w:id="1124621973">
          <w:marLeft w:val="640"/>
          <w:marRight w:val="0"/>
          <w:marTop w:val="0"/>
          <w:marBottom w:val="0"/>
          <w:divBdr>
            <w:top w:val="none" w:sz="0" w:space="0" w:color="auto"/>
            <w:left w:val="none" w:sz="0" w:space="0" w:color="auto"/>
            <w:bottom w:val="none" w:sz="0" w:space="0" w:color="auto"/>
            <w:right w:val="none" w:sz="0" w:space="0" w:color="auto"/>
          </w:divBdr>
        </w:div>
        <w:div w:id="1127309727">
          <w:marLeft w:val="640"/>
          <w:marRight w:val="0"/>
          <w:marTop w:val="0"/>
          <w:marBottom w:val="0"/>
          <w:divBdr>
            <w:top w:val="none" w:sz="0" w:space="0" w:color="auto"/>
            <w:left w:val="none" w:sz="0" w:space="0" w:color="auto"/>
            <w:bottom w:val="none" w:sz="0" w:space="0" w:color="auto"/>
            <w:right w:val="none" w:sz="0" w:space="0" w:color="auto"/>
          </w:divBdr>
        </w:div>
        <w:div w:id="1141457960">
          <w:marLeft w:val="640"/>
          <w:marRight w:val="0"/>
          <w:marTop w:val="0"/>
          <w:marBottom w:val="0"/>
          <w:divBdr>
            <w:top w:val="none" w:sz="0" w:space="0" w:color="auto"/>
            <w:left w:val="none" w:sz="0" w:space="0" w:color="auto"/>
            <w:bottom w:val="none" w:sz="0" w:space="0" w:color="auto"/>
            <w:right w:val="none" w:sz="0" w:space="0" w:color="auto"/>
          </w:divBdr>
        </w:div>
        <w:div w:id="1188175563">
          <w:marLeft w:val="640"/>
          <w:marRight w:val="0"/>
          <w:marTop w:val="0"/>
          <w:marBottom w:val="0"/>
          <w:divBdr>
            <w:top w:val="none" w:sz="0" w:space="0" w:color="auto"/>
            <w:left w:val="none" w:sz="0" w:space="0" w:color="auto"/>
            <w:bottom w:val="none" w:sz="0" w:space="0" w:color="auto"/>
            <w:right w:val="none" w:sz="0" w:space="0" w:color="auto"/>
          </w:divBdr>
        </w:div>
        <w:div w:id="1196701364">
          <w:marLeft w:val="640"/>
          <w:marRight w:val="0"/>
          <w:marTop w:val="0"/>
          <w:marBottom w:val="0"/>
          <w:divBdr>
            <w:top w:val="none" w:sz="0" w:space="0" w:color="auto"/>
            <w:left w:val="none" w:sz="0" w:space="0" w:color="auto"/>
            <w:bottom w:val="none" w:sz="0" w:space="0" w:color="auto"/>
            <w:right w:val="none" w:sz="0" w:space="0" w:color="auto"/>
          </w:divBdr>
        </w:div>
        <w:div w:id="1257790850">
          <w:marLeft w:val="640"/>
          <w:marRight w:val="0"/>
          <w:marTop w:val="0"/>
          <w:marBottom w:val="0"/>
          <w:divBdr>
            <w:top w:val="none" w:sz="0" w:space="0" w:color="auto"/>
            <w:left w:val="none" w:sz="0" w:space="0" w:color="auto"/>
            <w:bottom w:val="none" w:sz="0" w:space="0" w:color="auto"/>
            <w:right w:val="none" w:sz="0" w:space="0" w:color="auto"/>
          </w:divBdr>
        </w:div>
        <w:div w:id="1339232476">
          <w:marLeft w:val="640"/>
          <w:marRight w:val="0"/>
          <w:marTop w:val="0"/>
          <w:marBottom w:val="0"/>
          <w:divBdr>
            <w:top w:val="none" w:sz="0" w:space="0" w:color="auto"/>
            <w:left w:val="none" w:sz="0" w:space="0" w:color="auto"/>
            <w:bottom w:val="none" w:sz="0" w:space="0" w:color="auto"/>
            <w:right w:val="none" w:sz="0" w:space="0" w:color="auto"/>
          </w:divBdr>
        </w:div>
        <w:div w:id="1410540317">
          <w:marLeft w:val="640"/>
          <w:marRight w:val="0"/>
          <w:marTop w:val="0"/>
          <w:marBottom w:val="0"/>
          <w:divBdr>
            <w:top w:val="none" w:sz="0" w:space="0" w:color="auto"/>
            <w:left w:val="none" w:sz="0" w:space="0" w:color="auto"/>
            <w:bottom w:val="none" w:sz="0" w:space="0" w:color="auto"/>
            <w:right w:val="none" w:sz="0" w:space="0" w:color="auto"/>
          </w:divBdr>
        </w:div>
        <w:div w:id="1421411889">
          <w:marLeft w:val="640"/>
          <w:marRight w:val="0"/>
          <w:marTop w:val="0"/>
          <w:marBottom w:val="0"/>
          <w:divBdr>
            <w:top w:val="none" w:sz="0" w:space="0" w:color="auto"/>
            <w:left w:val="none" w:sz="0" w:space="0" w:color="auto"/>
            <w:bottom w:val="none" w:sz="0" w:space="0" w:color="auto"/>
            <w:right w:val="none" w:sz="0" w:space="0" w:color="auto"/>
          </w:divBdr>
        </w:div>
        <w:div w:id="1516531434">
          <w:marLeft w:val="640"/>
          <w:marRight w:val="0"/>
          <w:marTop w:val="0"/>
          <w:marBottom w:val="0"/>
          <w:divBdr>
            <w:top w:val="none" w:sz="0" w:space="0" w:color="auto"/>
            <w:left w:val="none" w:sz="0" w:space="0" w:color="auto"/>
            <w:bottom w:val="none" w:sz="0" w:space="0" w:color="auto"/>
            <w:right w:val="none" w:sz="0" w:space="0" w:color="auto"/>
          </w:divBdr>
        </w:div>
        <w:div w:id="1529176043">
          <w:marLeft w:val="640"/>
          <w:marRight w:val="0"/>
          <w:marTop w:val="0"/>
          <w:marBottom w:val="0"/>
          <w:divBdr>
            <w:top w:val="none" w:sz="0" w:space="0" w:color="auto"/>
            <w:left w:val="none" w:sz="0" w:space="0" w:color="auto"/>
            <w:bottom w:val="none" w:sz="0" w:space="0" w:color="auto"/>
            <w:right w:val="none" w:sz="0" w:space="0" w:color="auto"/>
          </w:divBdr>
        </w:div>
        <w:div w:id="1541747108">
          <w:marLeft w:val="640"/>
          <w:marRight w:val="0"/>
          <w:marTop w:val="0"/>
          <w:marBottom w:val="0"/>
          <w:divBdr>
            <w:top w:val="none" w:sz="0" w:space="0" w:color="auto"/>
            <w:left w:val="none" w:sz="0" w:space="0" w:color="auto"/>
            <w:bottom w:val="none" w:sz="0" w:space="0" w:color="auto"/>
            <w:right w:val="none" w:sz="0" w:space="0" w:color="auto"/>
          </w:divBdr>
        </w:div>
        <w:div w:id="1644852114">
          <w:marLeft w:val="640"/>
          <w:marRight w:val="0"/>
          <w:marTop w:val="0"/>
          <w:marBottom w:val="0"/>
          <w:divBdr>
            <w:top w:val="none" w:sz="0" w:space="0" w:color="auto"/>
            <w:left w:val="none" w:sz="0" w:space="0" w:color="auto"/>
            <w:bottom w:val="none" w:sz="0" w:space="0" w:color="auto"/>
            <w:right w:val="none" w:sz="0" w:space="0" w:color="auto"/>
          </w:divBdr>
        </w:div>
        <w:div w:id="1651598598">
          <w:marLeft w:val="640"/>
          <w:marRight w:val="0"/>
          <w:marTop w:val="0"/>
          <w:marBottom w:val="0"/>
          <w:divBdr>
            <w:top w:val="none" w:sz="0" w:space="0" w:color="auto"/>
            <w:left w:val="none" w:sz="0" w:space="0" w:color="auto"/>
            <w:bottom w:val="none" w:sz="0" w:space="0" w:color="auto"/>
            <w:right w:val="none" w:sz="0" w:space="0" w:color="auto"/>
          </w:divBdr>
        </w:div>
        <w:div w:id="1663116933">
          <w:marLeft w:val="640"/>
          <w:marRight w:val="0"/>
          <w:marTop w:val="0"/>
          <w:marBottom w:val="0"/>
          <w:divBdr>
            <w:top w:val="none" w:sz="0" w:space="0" w:color="auto"/>
            <w:left w:val="none" w:sz="0" w:space="0" w:color="auto"/>
            <w:bottom w:val="none" w:sz="0" w:space="0" w:color="auto"/>
            <w:right w:val="none" w:sz="0" w:space="0" w:color="auto"/>
          </w:divBdr>
        </w:div>
        <w:div w:id="1666784172">
          <w:marLeft w:val="640"/>
          <w:marRight w:val="0"/>
          <w:marTop w:val="0"/>
          <w:marBottom w:val="0"/>
          <w:divBdr>
            <w:top w:val="none" w:sz="0" w:space="0" w:color="auto"/>
            <w:left w:val="none" w:sz="0" w:space="0" w:color="auto"/>
            <w:bottom w:val="none" w:sz="0" w:space="0" w:color="auto"/>
            <w:right w:val="none" w:sz="0" w:space="0" w:color="auto"/>
          </w:divBdr>
        </w:div>
        <w:div w:id="1672949666">
          <w:marLeft w:val="640"/>
          <w:marRight w:val="0"/>
          <w:marTop w:val="0"/>
          <w:marBottom w:val="0"/>
          <w:divBdr>
            <w:top w:val="none" w:sz="0" w:space="0" w:color="auto"/>
            <w:left w:val="none" w:sz="0" w:space="0" w:color="auto"/>
            <w:bottom w:val="none" w:sz="0" w:space="0" w:color="auto"/>
            <w:right w:val="none" w:sz="0" w:space="0" w:color="auto"/>
          </w:divBdr>
        </w:div>
        <w:div w:id="1764447824">
          <w:marLeft w:val="640"/>
          <w:marRight w:val="0"/>
          <w:marTop w:val="0"/>
          <w:marBottom w:val="0"/>
          <w:divBdr>
            <w:top w:val="none" w:sz="0" w:space="0" w:color="auto"/>
            <w:left w:val="none" w:sz="0" w:space="0" w:color="auto"/>
            <w:bottom w:val="none" w:sz="0" w:space="0" w:color="auto"/>
            <w:right w:val="none" w:sz="0" w:space="0" w:color="auto"/>
          </w:divBdr>
        </w:div>
        <w:div w:id="1805391334">
          <w:marLeft w:val="640"/>
          <w:marRight w:val="0"/>
          <w:marTop w:val="0"/>
          <w:marBottom w:val="0"/>
          <w:divBdr>
            <w:top w:val="none" w:sz="0" w:space="0" w:color="auto"/>
            <w:left w:val="none" w:sz="0" w:space="0" w:color="auto"/>
            <w:bottom w:val="none" w:sz="0" w:space="0" w:color="auto"/>
            <w:right w:val="none" w:sz="0" w:space="0" w:color="auto"/>
          </w:divBdr>
        </w:div>
        <w:div w:id="1845513587">
          <w:marLeft w:val="640"/>
          <w:marRight w:val="0"/>
          <w:marTop w:val="0"/>
          <w:marBottom w:val="0"/>
          <w:divBdr>
            <w:top w:val="none" w:sz="0" w:space="0" w:color="auto"/>
            <w:left w:val="none" w:sz="0" w:space="0" w:color="auto"/>
            <w:bottom w:val="none" w:sz="0" w:space="0" w:color="auto"/>
            <w:right w:val="none" w:sz="0" w:space="0" w:color="auto"/>
          </w:divBdr>
        </w:div>
        <w:div w:id="1901789904">
          <w:marLeft w:val="640"/>
          <w:marRight w:val="0"/>
          <w:marTop w:val="0"/>
          <w:marBottom w:val="0"/>
          <w:divBdr>
            <w:top w:val="none" w:sz="0" w:space="0" w:color="auto"/>
            <w:left w:val="none" w:sz="0" w:space="0" w:color="auto"/>
            <w:bottom w:val="none" w:sz="0" w:space="0" w:color="auto"/>
            <w:right w:val="none" w:sz="0" w:space="0" w:color="auto"/>
          </w:divBdr>
        </w:div>
        <w:div w:id="2141922773">
          <w:marLeft w:val="640"/>
          <w:marRight w:val="0"/>
          <w:marTop w:val="0"/>
          <w:marBottom w:val="0"/>
          <w:divBdr>
            <w:top w:val="none" w:sz="0" w:space="0" w:color="auto"/>
            <w:left w:val="none" w:sz="0" w:space="0" w:color="auto"/>
            <w:bottom w:val="none" w:sz="0" w:space="0" w:color="auto"/>
            <w:right w:val="none" w:sz="0" w:space="0" w:color="auto"/>
          </w:divBdr>
        </w:div>
      </w:divsChild>
    </w:div>
    <w:div w:id="2055152064">
      <w:bodyDiv w:val="1"/>
      <w:marLeft w:val="0"/>
      <w:marRight w:val="0"/>
      <w:marTop w:val="0"/>
      <w:marBottom w:val="0"/>
      <w:divBdr>
        <w:top w:val="none" w:sz="0" w:space="0" w:color="auto"/>
        <w:left w:val="none" w:sz="0" w:space="0" w:color="auto"/>
        <w:bottom w:val="none" w:sz="0" w:space="0" w:color="auto"/>
        <w:right w:val="none" w:sz="0" w:space="0" w:color="auto"/>
      </w:divBdr>
      <w:divsChild>
        <w:div w:id="1056079023">
          <w:marLeft w:val="640"/>
          <w:marRight w:val="0"/>
          <w:marTop w:val="0"/>
          <w:marBottom w:val="0"/>
          <w:divBdr>
            <w:top w:val="none" w:sz="0" w:space="0" w:color="auto"/>
            <w:left w:val="none" w:sz="0" w:space="0" w:color="auto"/>
            <w:bottom w:val="none" w:sz="0" w:space="0" w:color="auto"/>
            <w:right w:val="none" w:sz="0" w:space="0" w:color="auto"/>
          </w:divBdr>
        </w:div>
        <w:div w:id="189758556">
          <w:marLeft w:val="640"/>
          <w:marRight w:val="0"/>
          <w:marTop w:val="0"/>
          <w:marBottom w:val="0"/>
          <w:divBdr>
            <w:top w:val="none" w:sz="0" w:space="0" w:color="auto"/>
            <w:left w:val="none" w:sz="0" w:space="0" w:color="auto"/>
            <w:bottom w:val="none" w:sz="0" w:space="0" w:color="auto"/>
            <w:right w:val="none" w:sz="0" w:space="0" w:color="auto"/>
          </w:divBdr>
        </w:div>
        <w:div w:id="2003192951">
          <w:marLeft w:val="640"/>
          <w:marRight w:val="0"/>
          <w:marTop w:val="0"/>
          <w:marBottom w:val="0"/>
          <w:divBdr>
            <w:top w:val="none" w:sz="0" w:space="0" w:color="auto"/>
            <w:left w:val="none" w:sz="0" w:space="0" w:color="auto"/>
            <w:bottom w:val="none" w:sz="0" w:space="0" w:color="auto"/>
            <w:right w:val="none" w:sz="0" w:space="0" w:color="auto"/>
          </w:divBdr>
        </w:div>
        <w:div w:id="1106121088">
          <w:marLeft w:val="640"/>
          <w:marRight w:val="0"/>
          <w:marTop w:val="0"/>
          <w:marBottom w:val="0"/>
          <w:divBdr>
            <w:top w:val="none" w:sz="0" w:space="0" w:color="auto"/>
            <w:left w:val="none" w:sz="0" w:space="0" w:color="auto"/>
            <w:bottom w:val="none" w:sz="0" w:space="0" w:color="auto"/>
            <w:right w:val="none" w:sz="0" w:space="0" w:color="auto"/>
          </w:divBdr>
        </w:div>
        <w:div w:id="745958734">
          <w:marLeft w:val="640"/>
          <w:marRight w:val="0"/>
          <w:marTop w:val="0"/>
          <w:marBottom w:val="0"/>
          <w:divBdr>
            <w:top w:val="none" w:sz="0" w:space="0" w:color="auto"/>
            <w:left w:val="none" w:sz="0" w:space="0" w:color="auto"/>
            <w:bottom w:val="none" w:sz="0" w:space="0" w:color="auto"/>
            <w:right w:val="none" w:sz="0" w:space="0" w:color="auto"/>
          </w:divBdr>
        </w:div>
        <w:div w:id="959727751">
          <w:marLeft w:val="640"/>
          <w:marRight w:val="0"/>
          <w:marTop w:val="0"/>
          <w:marBottom w:val="0"/>
          <w:divBdr>
            <w:top w:val="none" w:sz="0" w:space="0" w:color="auto"/>
            <w:left w:val="none" w:sz="0" w:space="0" w:color="auto"/>
            <w:bottom w:val="none" w:sz="0" w:space="0" w:color="auto"/>
            <w:right w:val="none" w:sz="0" w:space="0" w:color="auto"/>
          </w:divBdr>
        </w:div>
        <w:div w:id="2065062015">
          <w:marLeft w:val="640"/>
          <w:marRight w:val="0"/>
          <w:marTop w:val="0"/>
          <w:marBottom w:val="0"/>
          <w:divBdr>
            <w:top w:val="none" w:sz="0" w:space="0" w:color="auto"/>
            <w:left w:val="none" w:sz="0" w:space="0" w:color="auto"/>
            <w:bottom w:val="none" w:sz="0" w:space="0" w:color="auto"/>
            <w:right w:val="none" w:sz="0" w:space="0" w:color="auto"/>
          </w:divBdr>
        </w:div>
        <w:div w:id="2007783040">
          <w:marLeft w:val="640"/>
          <w:marRight w:val="0"/>
          <w:marTop w:val="0"/>
          <w:marBottom w:val="0"/>
          <w:divBdr>
            <w:top w:val="none" w:sz="0" w:space="0" w:color="auto"/>
            <w:left w:val="none" w:sz="0" w:space="0" w:color="auto"/>
            <w:bottom w:val="none" w:sz="0" w:space="0" w:color="auto"/>
            <w:right w:val="none" w:sz="0" w:space="0" w:color="auto"/>
          </w:divBdr>
        </w:div>
        <w:div w:id="690565970">
          <w:marLeft w:val="640"/>
          <w:marRight w:val="0"/>
          <w:marTop w:val="0"/>
          <w:marBottom w:val="0"/>
          <w:divBdr>
            <w:top w:val="none" w:sz="0" w:space="0" w:color="auto"/>
            <w:left w:val="none" w:sz="0" w:space="0" w:color="auto"/>
            <w:bottom w:val="none" w:sz="0" w:space="0" w:color="auto"/>
            <w:right w:val="none" w:sz="0" w:space="0" w:color="auto"/>
          </w:divBdr>
        </w:div>
        <w:div w:id="95256255">
          <w:marLeft w:val="640"/>
          <w:marRight w:val="0"/>
          <w:marTop w:val="0"/>
          <w:marBottom w:val="0"/>
          <w:divBdr>
            <w:top w:val="none" w:sz="0" w:space="0" w:color="auto"/>
            <w:left w:val="none" w:sz="0" w:space="0" w:color="auto"/>
            <w:bottom w:val="none" w:sz="0" w:space="0" w:color="auto"/>
            <w:right w:val="none" w:sz="0" w:space="0" w:color="auto"/>
          </w:divBdr>
        </w:div>
        <w:div w:id="1678000469">
          <w:marLeft w:val="640"/>
          <w:marRight w:val="0"/>
          <w:marTop w:val="0"/>
          <w:marBottom w:val="0"/>
          <w:divBdr>
            <w:top w:val="none" w:sz="0" w:space="0" w:color="auto"/>
            <w:left w:val="none" w:sz="0" w:space="0" w:color="auto"/>
            <w:bottom w:val="none" w:sz="0" w:space="0" w:color="auto"/>
            <w:right w:val="none" w:sz="0" w:space="0" w:color="auto"/>
          </w:divBdr>
        </w:div>
        <w:div w:id="1247959672">
          <w:marLeft w:val="640"/>
          <w:marRight w:val="0"/>
          <w:marTop w:val="0"/>
          <w:marBottom w:val="0"/>
          <w:divBdr>
            <w:top w:val="none" w:sz="0" w:space="0" w:color="auto"/>
            <w:left w:val="none" w:sz="0" w:space="0" w:color="auto"/>
            <w:bottom w:val="none" w:sz="0" w:space="0" w:color="auto"/>
            <w:right w:val="none" w:sz="0" w:space="0" w:color="auto"/>
          </w:divBdr>
        </w:div>
        <w:div w:id="270820356">
          <w:marLeft w:val="640"/>
          <w:marRight w:val="0"/>
          <w:marTop w:val="0"/>
          <w:marBottom w:val="0"/>
          <w:divBdr>
            <w:top w:val="none" w:sz="0" w:space="0" w:color="auto"/>
            <w:left w:val="none" w:sz="0" w:space="0" w:color="auto"/>
            <w:bottom w:val="none" w:sz="0" w:space="0" w:color="auto"/>
            <w:right w:val="none" w:sz="0" w:space="0" w:color="auto"/>
          </w:divBdr>
        </w:div>
        <w:div w:id="645621979">
          <w:marLeft w:val="640"/>
          <w:marRight w:val="0"/>
          <w:marTop w:val="0"/>
          <w:marBottom w:val="0"/>
          <w:divBdr>
            <w:top w:val="none" w:sz="0" w:space="0" w:color="auto"/>
            <w:left w:val="none" w:sz="0" w:space="0" w:color="auto"/>
            <w:bottom w:val="none" w:sz="0" w:space="0" w:color="auto"/>
            <w:right w:val="none" w:sz="0" w:space="0" w:color="auto"/>
          </w:divBdr>
        </w:div>
        <w:div w:id="323245299">
          <w:marLeft w:val="640"/>
          <w:marRight w:val="0"/>
          <w:marTop w:val="0"/>
          <w:marBottom w:val="0"/>
          <w:divBdr>
            <w:top w:val="none" w:sz="0" w:space="0" w:color="auto"/>
            <w:left w:val="none" w:sz="0" w:space="0" w:color="auto"/>
            <w:bottom w:val="none" w:sz="0" w:space="0" w:color="auto"/>
            <w:right w:val="none" w:sz="0" w:space="0" w:color="auto"/>
          </w:divBdr>
        </w:div>
        <w:div w:id="254020014">
          <w:marLeft w:val="640"/>
          <w:marRight w:val="0"/>
          <w:marTop w:val="0"/>
          <w:marBottom w:val="0"/>
          <w:divBdr>
            <w:top w:val="none" w:sz="0" w:space="0" w:color="auto"/>
            <w:left w:val="none" w:sz="0" w:space="0" w:color="auto"/>
            <w:bottom w:val="none" w:sz="0" w:space="0" w:color="auto"/>
            <w:right w:val="none" w:sz="0" w:space="0" w:color="auto"/>
          </w:divBdr>
        </w:div>
        <w:div w:id="1195070679">
          <w:marLeft w:val="640"/>
          <w:marRight w:val="0"/>
          <w:marTop w:val="0"/>
          <w:marBottom w:val="0"/>
          <w:divBdr>
            <w:top w:val="none" w:sz="0" w:space="0" w:color="auto"/>
            <w:left w:val="none" w:sz="0" w:space="0" w:color="auto"/>
            <w:bottom w:val="none" w:sz="0" w:space="0" w:color="auto"/>
            <w:right w:val="none" w:sz="0" w:space="0" w:color="auto"/>
          </w:divBdr>
        </w:div>
        <w:div w:id="1012956416">
          <w:marLeft w:val="640"/>
          <w:marRight w:val="0"/>
          <w:marTop w:val="0"/>
          <w:marBottom w:val="0"/>
          <w:divBdr>
            <w:top w:val="none" w:sz="0" w:space="0" w:color="auto"/>
            <w:left w:val="none" w:sz="0" w:space="0" w:color="auto"/>
            <w:bottom w:val="none" w:sz="0" w:space="0" w:color="auto"/>
            <w:right w:val="none" w:sz="0" w:space="0" w:color="auto"/>
          </w:divBdr>
        </w:div>
        <w:div w:id="7561593">
          <w:marLeft w:val="640"/>
          <w:marRight w:val="0"/>
          <w:marTop w:val="0"/>
          <w:marBottom w:val="0"/>
          <w:divBdr>
            <w:top w:val="none" w:sz="0" w:space="0" w:color="auto"/>
            <w:left w:val="none" w:sz="0" w:space="0" w:color="auto"/>
            <w:bottom w:val="none" w:sz="0" w:space="0" w:color="auto"/>
            <w:right w:val="none" w:sz="0" w:space="0" w:color="auto"/>
          </w:divBdr>
        </w:div>
        <w:div w:id="1211187478">
          <w:marLeft w:val="640"/>
          <w:marRight w:val="0"/>
          <w:marTop w:val="0"/>
          <w:marBottom w:val="0"/>
          <w:divBdr>
            <w:top w:val="none" w:sz="0" w:space="0" w:color="auto"/>
            <w:left w:val="none" w:sz="0" w:space="0" w:color="auto"/>
            <w:bottom w:val="none" w:sz="0" w:space="0" w:color="auto"/>
            <w:right w:val="none" w:sz="0" w:space="0" w:color="auto"/>
          </w:divBdr>
        </w:div>
        <w:div w:id="741759753">
          <w:marLeft w:val="640"/>
          <w:marRight w:val="0"/>
          <w:marTop w:val="0"/>
          <w:marBottom w:val="0"/>
          <w:divBdr>
            <w:top w:val="none" w:sz="0" w:space="0" w:color="auto"/>
            <w:left w:val="none" w:sz="0" w:space="0" w:color="auto"/>
            <w:bottom w:val="none" w:sz="0" w:space="0" w:color="auto"/>
            <w:right w:val="none" w:sz="0" w:space="0" w:color="auto"/>
          </w:divBdr>
        </w:div>
        <w:div w:id="2081781875">
          <w:marLeft w:val="640"/>
          <w:marRight w:val="0"/>
          <w:marTop w:val="0"/>
          <w:marBottom w:val="0"/>
          <w:divBdr>
            <w:top w:val="none" w:sz="0" w:space="0" w:color="auto"/>
            <w:left w:val="none" w:sz="0" w:space="0" w:color="auto"/>
            <w:bottom w:val="none" w:sz="0" w:space="0" w:color="auto"/>
            <w:right w:val="none" w:sz="0" w:space="0" w:color="auto"/>
          </w:divBdr>
        </w:div>
        <w:div w:id="1299340456">
          <w:marLeft w:val="640"/>
          <w:marRight w:val="0"/>
          <w:marTop w:val="0"/>
          <w:marBottom w:val="0"/>
          <w:divBdr>
            <w:top w:val="none" w:sz="0" w:space="0" w:color="auto"/>
            <w:left w:val="none" w:sz="0" w:space="0" w:color="auto"/>
            <w:bottom w:val="none" w:sz="0" w:space="0" w:color="auto"/>
            <w:right w:val="none" w:sz="0" w:space="0" w:color="auto"/>
          </w:divBdr>
        </w:div>
        <w:div w:id="1675061861">
          <w:marLeft w:val="640"/>
          <w:marRight w:val="0"/>
          <w:marTop w:val="0"/>
          <w:marBottom w:val="0"/>
          <w:divBdr>
            <w:top w:val="none" w:sz="0" w:space="0" w:color="auto"/>
            <w:left w:val="none" w:sz="0" w:space="0" w:color="auto"/>
            <w:bottom w:val="none" w:sz="0" w:space="0" w:color="auto"/>
            <w:right w:val="none" w:sz="0" w:space="0" w:color="auto"/>
          </w:divBdr>
        </w:div>
        <w:div w:id="282881608">
          <w:marLeft w:val="640"/>
          <w:marRight w:val="0"/>
          <w:marTop w:val="0"/>
          <w:marBottom w:val="0"/>
          <w:divBdr>
            <w:top w:val="none" w:sz="0" w:space="0" w:color="auto"/>
            <w:left w:val="none" w:sz="0" w:space="0" w:color="auto"/>
            <w:bottom w:val="none" w:sz="0" w:space="0" w:color="auto"/>
            <w:right w:val="none" w:sz="0" w:space="0" w:color="auto"/>
          </w:divBdr>
        </w:div>
        <w:div w:id="1073161152">
          <w:marLeft w:val="640"/>
          <w:marRight w:val="0"/>
          <w:marTop w:val="0"/>
          <w:marBottom w:val="0"/>
          <w:divBdr>
            <w:top w:val="none" w:sz="0" w:space="0" w:color="auto"/>
            <w:left w:val="none" w:sz="0" w:space="0" w:color="auto"/>
            <w:bottom w:val="none" w:sz="0" w:space="0" w:color="auto"/>
            <w:right w:val="none" w:sz="0" w:space="0" w:color="auto"/>
          </w:divBdr>
        </w:div>
        <w:div w:id="1865560392">
          <w:marLeft w:val="640"/>
          <w:marRight w:val="0"/>
          <w:marTop w:val="0"/>
          <w:marBottom w:val="0"/>
          <w:divBdr>
            <w:top w:val="none" w:sz="0" w:space="0" w:color="auto"/>
            <w:left w:val="none" w:sz="0" w:space="0" w:color="auto"/>
            <w:bottom w:val="none" w:sz="0" w:space="0" w:color="auto"/>
            <w:right w:val="none" w:sz="0" w:space="0" w:color="auto"/>
          </w:divBdr>
        </w:div>
        <w:div w:id="207033768">
          <w:marLeft w:val="640"/>
          <w:marRight w:val="0"/>
          <w:marTop w:val="0"/>
          <w:marBottom w:val="0"/>
          <w:divBdr>
            <w:top w:val="none" w:sz="0" w:space="0" w:color="auto"/>
            <w:left w:val="none" w:sz="0" w:space="0" w:color="auto"/>
            <w:bottom w:val="none" w:sz="0" w:space="0" w:color="auto"/>
            <w:right w:val="none" w:sz="0" w:space="0" w:color="auto"/>
          </w:divBdr>
        </w:div>
        <w:div w:id="2016110709">
          <w:marLeft w:val="640"/>
          <w:marRight w:val="0"/>
          <w:marTop w:val="0"/>
          <w:marBottom w:val="0"/>
          <w:divBdr>
            <w:top w:val="none" w:sz="0" w:space="0" w:color="auto"/>
            <w:left w:val="none" w:sz="0" w:space="0" w:color="auto"/>
            <w:bottom w:val="none" w:sz="0" w:space="0" w:color="auto"/>
            <w:right w:val="none" w:sz="0" w:space="0" w:color="auto"/>
          </w:divBdr>
        </w:div>
        <w:div w:id="382215864">
          <w:marLeft w:val="640"/>
          <w:marRight w:val="0"/>
          <w:marTop w:val="0"/>
          <w:marBottom w:val="0"/>
          <w:divBdr>
            <w:top w:val="none" w:sz="0" w:space="0" w:color="auto"/>
            <w:left w:val="none" w:sz="0" w:space="0" w:color="auto"/>
            <w:bottom w:val="none" w:sz="0" w:space="0" w:color="auto"/>
            <w:right w:val="none" w:sz="0" w:space="0" w:color="auto"/>
          </w:divBdr>
        </w:div>
        <w:div w:id="37171068">
          <w:marLeft w:val="640"/>
          <w:marRight w:val="0"/>
          <w:marTop w:val="0"/>
          <w:marBottom w:val="0"/>
          <w:divBdr>
            <w:top w:val="none" w:sz="0" w:space="0" w:color="auto"/>
            <w:left w:val="none" w:sz="0" w:space="0" w:color="auto"/>
            <w:bottom w:val="none" w:sz="0" w:space="0" w:color="auto"/>
            <w:right w:val="none" w:sz="0" w:space="0" w:color="auto"/>
          </w:divBdr>
        </w:div>
        <w:div w:id="562300967">
          <w:marLeft w:val="640"/>
          <w:marRight w:val="0"/>
          <w:marTop w:val="0"/>
          <w:marBottom w:val="0"/>
          <w:divBdr>
            <w:top w:val="none" w:sz="0" w:space="0" w:color="auto"/>
            <w:left w:val="none" w:sz="0" w:space="0" w:color="auto"/>
            <w:bottom w:val="none" w:sz="0" w:space="0" w:color="auto"/>
            <w:right w:val="none" w:sz="0" w:space="0" w:color="auto"/>
          </w:divBdr>
        </w:div>
        <w:div w:id="100759000">
          <w:marLeft w:val="640"/>
          <w:marRight w:val="0"/>
          <w:marTop w:val="0"/>
          <w:marBottom w:val="0"/>
          <w:divBdr>
            <w:top w:val="none" w:sz="0" w:space="0" w:color="auto"/>
            <w:left w:val="none" w:sz="0" w:space="0" w:color="auto"/>
            <w:bottom w:val="none" w:sz="0" w:space="0" w:color="auto"/>
            <w:right w:val="none" w:sz="0" w:space="0" w:color="auto"/>
          </w:divBdr>
        </w:div>
        <w:div w:id="175534101">
          <w:marLeft w:val="640"/>
          <w:marRight w:val="0"/>
          <w:marTop w:val="0"/>
          <w:marBottom w:val="0"/>
          <w:divBdr>
            <w:top w:val="none" w:sz="0" w:space="0" w:color="auto"/>
            <w:left w:val="none" w:sz="0" w:space="0" w:color="auto"/>
            <w:bottom w:val="none" w:sz="0" w:space="0" w:color="auto"/>
            <w:right w:val="none" w:sz="0" w:space="0" w:color="auto"/>
          </w:divBdr>
        </w:div>
        <w:div w:id="1977949312">
          <w:marLeft w:val="640"/>
          <w:marRight w:val="0"/>
          <w:marTop w:val="0"/>
          <w:marBottom w:val="0"/>
          <w:divBdr>
            <w:top w:val="none" w:sz="0" w:space="0" w:color="auto"/>
            <w:left w:val="none" w:sz="0" w:space="0" w:color="auto"/>
            <w:bottom w:val="none" w:sz="0" w:space="0" w:color="auto"/>
            <w:right w:val="none" w:sz="0" w:space="0" w:color="auto"/>
          </w:divBdr>
        </w:div>
        <w:div w:id="773986451">
          <w:marLeft w:val="640"/>
          <w:marRight w:val="0"/>
          <w:marTop w:val="0"/>
          <w:marBottom w:val="0"/>
          <w:divBdr>
            <w:top w:val="none" w:sz="0" w:space="0" w:color="auto"/>
            <w:left w:val="none" w:sz="0" w:space="0" w:color="auto"/>
            <w:bottom w:val="none" w:sz="0" w:space="0" w:color="auto"/>
            <w:right w:val="none" w:sz="0" w:space="0" w:color="auto"/>
          </w:divBdr>
        </w:div>
        <w:div w:id="2018607065">
          <w:marLeft w:val="640"/>
          <w:marRight w:val="0"/>
          <w:marTop w:val="0"/>
          <w:marBottom w:val="0"/>
          <w:divBdr>
            <w:top w:val="none" w:sz="0" w:space="0" w:color="auto"/>
            <w:left w:val="none" w:sz="0" w:space="0" w:color="auto"/>
            <w:bottom w:val="none" w:sz="0" w:space="0" w:color="auto"/>
            <w:right w:val="none" w:sz="0" w:space="0" w:color="auto"/>
          </w:divBdr>
        </w:div>
        <w:div w:id="757796092">
          <w:marLeft w:val="640"/>
          <w:marRight w:val="0"/>
          <w:marTop w:val="0"/>
          <w:marBottom w:val="0"/>
          <w:divBdr>
            <w:top w:val="none" w:sz="0" w:space="0" w:color="auto"/>
            <w:left w:val="none" w:sz="0" w:space="0" w:color="auto"/>
            <w:bottom w:val="none" w:sz="0" w:space="0" w:color="auto"/>
            <w:right w:val="none" w:sz="0" w:space="0" w:color="auto"/>
          </w:divBdr>
        </w:div>
        <w:div w:id="253168174">
          <w:marLeft w:val="640"/>
          <w:marRight w:val="0"/>
          <w:marTop w:val="0"/>
          <w:marBottom w:val="0"/>
          <w:divBdr>
            <w:top w:val="none" w:sz="0" w:space="0" w:color="auto"/>
            <w:left w:val="none" w:sz="0" w:space="0" w:color="auto"/>
            <w:bottom w:val="none" w:sz="0" w:space="0" w:color="auto"/>
            <w:right w:val="none" w:sz="0" w:space="0" w:color="auto"/>
          </w:divBdr>
        </w:div>
        <w:div w:id="2101827750">
          <w:marLeft w:val="640"/>
          <w:marRight w:val="0"/>
          <w:marTop w:val="0"/>
          <w:marBottom w:val="0"/>
          <w:divBdr>
            <w:top w:val="none" w:sz="0" w:space="0" w:color="auto"/>
            <w:left w:val="none" w:sz="0" w:space="0" w:color="auto"/>
            <w:bottom w:val="none" w:sz="0" w:space="0" w:color="auto"/>
            <w:right w:val="none" w:sz="0" w:space="0" w:color="auto"/>
          </w:divBdr>
        </w:div>
        <w:div w:id="981809911">
          <w:marLeft w:val="640"/>
          <w:marRight w:val="0"/>
          <w:marTop w:val="0"/>
          <w:marBottom w:val="0"/>
          <w:divBdr>
            <w:top w:val="none" w:sz="0" w:space="0" w:color="auto"/>
            <w:left w:val="none" w:sz="0" w:space="0" w:color="auto"/>
            <w:bottom w:val="none" w:sz="0" w:space="0" w:color="auto"/>
            <w:right w:val="none" w:sz="0" w:space="0" w:color="auto"/>
          </w:divBdr>
        </w:div>
        <w:div w:id="813761672">
          <w:marLeft w:val="640"/>
          <w:marRight w:val="0"/>
          <w:marTop w:val="0"/>
          <w:marBottom w:val="0"/>
          <w:divBdr>
            <w:top w:val="none" w:sz="0" w:space="0" w:color="auto"/>
            <w:left w:val="none" w:sz="0" w:space="0" w:color="auto"/>
            <w:bottom w:val="none" w:sz="0" w:space="0" w:color="auto"/>
            <w:right w:val="none" w:sz="0" w:space="0" w:color="auto"/>
          </w:divBdr>
        </w:div>
        <w:div w:id="528220344">
          <w:marLeft w:val="640"/>
          <w:marRight w:val="0"/>
          <w:marTop w:val="0"/>
          <w:marBottom w:val="0"/>
          <w:divBdr>
            <w:top w:val="none" w:sz="0" w:space="0" w:color="auto"/>
            <w:left w:val="none" w:sz="0" w:space="0" w:color="auto"/>
            <w:bottom w:val="none" w:sz="0" w:space="0" w:color="auto"/>
            <w:right w:val="none" w:sz="0" w:space="0" w:color="auto"/>
          </w:divBdr>
        </w:div>
        <w:div w:id="303970769">
          <w:marLeft w:val="640"/>
          <w:marRight w:val="0"/>
          <w:marTop w:val="0"/>
          <w:marBottom w:val="0"/>
          <w:divBdr>
            <w:top w:val="none" w:sz="0" w:space="0" w:color="auto"/>
            <w:left w:val="none" w:sz="0" w:space="0" w:color="auto"/>
            <w:bottom w:val="none" w:sz="0" w:space="0" w:color="auto"/>
            <w:right w:val="none" w:sz="0" w:space="0" w:color="auto"/>
          </w:divBdr>
        </w:div>
      </w:divsChild>
    </w:div>
    <w:div w:id="2055617206">
      <w:bodyDiv w:val="1"/>
      <w:marLeft w:val="0"/>
      <w:marRight w:val="0"/>
      <w:marTop w:val="0"/>
      <w:marBottom w:val="0"/>
      <w:divBdr>
        <w:top w:val="none" w:sz="0" w:space="0" w:color="auto"/>
        <w:left w:val="none" w:sz="0" w:space="0" w:color="auto"/>
        <w:bottom w:val="none" w:sz="0" w:space="0" w:color="auto"/>
        <w:right w:val="none" w:sz="0" w:space="0" w:color="auto"/>
      </w:divBdr>
      <w:divsChild>
        <w:div w:id="669791602">
          <w:marLeft w:val="640"/>
          <w:marRight w:val="0"/>
          <w:marTop w:val="0"/>
          <w:marBottom w:val="0"/>
          <w:divBdr>
            <w:top w:val="none" w:sz="0" w:space="0" w:color="auto"/>
            <w:left w:val="none" w:sz="0" w:space="0" w:color="auto"/>
            <w:bottom w:val="none" w:sz="0" w:space="0" w:color="auto"/>
            <w:right w:val="none" w:sz="0" w:space="0" w:color="auto"/>
          </w:divBdr>
        </w:div>
        <w:div w:id="893078952">
          <w:marLeft w:val="640"/>
          <w:marRight w:val="0"/>
          <w:marTop w:val="0"/>
          <w:marBottom w:val="0"/>
          <w:divBdr>
            <w:top w:val="none" w:sz="0" w:space="0" w:color="auto"/>
            <w:left w:val="none" w:sz="0" w:space="0" w:color="auto"/>
            <w:bottom w:val="none" w:sz="0" w:space="0" w:color="auto"/>
            <w:right w:val="none" w:sz="0" w:space="0" w:color="auto"/>
          </w:divBdr>
        </w:div>
        <w:div w:id="921449985">
          <w:marLeft w:val="640"/>
          <w:marRight w:val="0"/>
          <w:marTop w:val="0"/>
          <w:marBottom w:val="0"/>
          <w:divBdr>
            <w:top w:val="none" w:sz="0" w:space="0" w:color="auto"/>
            <w:left w:val="none" w:sz="0" w:space="0" w:color="auto"/>
            <w:bottom w:val="none" w:sz="0" w:space="0" w:color="auto"/>
            <w:right w:val="none" w:sz="0" w:space="0" w:color="auto"/>
          </w:divBdr>
        </w:div>
        <w:div w:id="903295024">
          <w:marLeft w:val="640"/>
          <w:marRight w:val="0"/>
          <w:marTop w:val="0"/>
          <w:marBottom w:val="0"/>
          <w:divBdr>
            <w:top w:val="none" w:sz="0" w:space="0" w:color="auto"/>
            <w:left w:val="none" w:sz="0" w:space="0" w:color="auto"/>
            <w:bottom w:val="none" w:sz="0" w:space="0" w:color="auto"/>
            <w:right w:val="none" w:sz="0" w:space="0" w:color="auto"/>
          </w:divBdr>
        </w:div>
        <w:div w:id="398863992">
          <w:marLeft w:val="640"/>
          <w:marRight w:val="0"/>
          <w:marTop w:val="0"/>
          <w:marBottom w:val="0"/>
          <w:divBdr>
            <w:top w:val="none" w:sz="0" w:space="0" w:color="auto"/>
            <w:left w:val="none" w:sz="0" w:space="0" w:color="auto"/>
            <w:bottom w:val="none" w:sz="0" w:space="0" w:color="auto"/>
            <w:right w:val="none" w:sz="0" w:space="0" w:color="auto"/>
          </w:divBdr>
        </w:div>
        <w:div w:id="1339232688">
          <w:marLeft w:val="640"/>
          <w:marRight w:val="0"/>
          <w:marTop w:val="0"/>
          <w:marBottom w:val="0"/>
          <w:divBdr>
            <w:top w:val="none" w:sz="0" w:space="0" w:color="auto"/>
            <w:left w:val="none" w:sz="0" w:space="0" w:color="auto"/>
            <w:bottom w:val="none" w:sz="0" w:space="0" w:color="auto"/>
            <w:right w:val="none" w:sz="0" w:space="0" w:color="auto"/>
          </w:divBdr>
        </w:div>
        <w:div w:id="46999602">
          <w:marLeft w:val="640"/>
          <w:marRight w:val="0"/>
          <w:marTop w:val="0"/>
          <w:marBottom w:val="0"/>
          <w:divBdr>
            <w:top w:val="none" w:sz="0" w:space="0" w:color="auto"/>
            <w:left w:val="none" w:sz="0" w:space="0" w:color="auto"/>
            <w:bottom w:val="none" w:sz="0" w:space="0" w:color="auto"/>
            <w:right w:val="none" w:sz="0" w:space="0" w:color="auto"/>
          </w:divBdr>
        </w:div>
        <w:div w:id="1831173208">
          <w:marLeft w:val="640"/>
          <w:marRight w:val="0"/>
          <w:marTop w:val="0"/>
          <w:marBottom w:val="0"/>
          <w:divBdr>
            <w:top w:val="none" w:sz="0" w:space="0" w:color="auto"/>
            <w:left w:val="none" w:sz="0" w:space="0" w:color="auto"/>
            <w:bottom w:val="none" w:sz="0" w:space="0" w:color="auto"/>
            <w:right w:val="none" w:sz="0" w:space="0" w:color="auto"/>
          </w:divBdr>
        </w:div>
        <w:div w:id="471797341">
          <w:marLeft w:val="640"/>
          <w:marRight w:val="0"/>
          <w:marTop w:val="0"/>
          <w:marBottom w:val="0"/>
          <w:divBdr>
            <w:top w:val="none" w:sz="0" w:space="0" w:color="auto"/>
            <w:left w:val="none" w:sz="0" w:space="0" w:color="auto"/>
            <w:bottom w:val="none" w:sz="0" w:space="0" w:color="auto"/>
            <w:right w:val="none" w:sz="0" w:space="0" w:color="auto"/>
          </w:divBdr>
        </w:div>
        <w:div w:id="151483161">
          <w:marLeft w:val="640"/>
          <w:marRight w:val="0"/>
          <w:marTop w:val="0"/>
          <w:marBottom w:val="0"/>
          <w:divBdr>
            <w:top w:val="none" w:sz="0" w:space="0" w:color="auto"/>
            <w:left w:val="none" w:sz="0" w:space="0" w:color="auto"/>
            <w:bottom w:val="none" w:sz="0" w:space="0" w:color="auto"/>
            <w:right w:val="none" w:sz="0" w:space="0" w:color="auto"/>
          </w:divBdr>
        </w:div>
        <w:div w:id="879779016">
          <w:marLeft w:val="640"/>
          <w:marRight w:val="0"/>
          <w:marTop w:val="0"/>
          <w:marBottom w:val="0"/>
          <w:divBdr>
            <w:top w:val="none" w:sz="0" w:space="0" w:color="auto"/>
            <w:left w:val="none" w:sz="0" w:space="0" w:color="auto"/>
            <w:bottom w:val="none" w:sz="0" w:space="0" w:color="auto"/>
            <w:right w:val="none" w:sz="0" w:space="0" w:color="auto"/>
          </w:divBdr>
        </w:div>
        <w:div w:id="1156409543">
          <w:marLeft w:val="640"/>
          <w:marRight w:val="0"/>
          <w:marTop w:val="0"/>
          <w:marBottom w:val="0"/>
          <w:divBdr>
            <w:top w:val="none" w:sz="0" w:space="0" w:color="auto"/>
            <w:left w:val="none" w:sz="0" w:space="0" w:color="auto"/>
            <w:bottom w:val="none" w:sz="0" w:space="0" w:color="auto"/>
            <w:right w:val="none" w:sz="0" w:space="0" w:color="auto"/>
          </w:divBdr>
        </w:div>
        <w:div w:id="607468478">
          <w:marLeft w:val="640"/>
          <w:marRight w:val="0"/>
          <w:marTop w:val="0"/>
          <w:marBottom w:val="0"/>
          <w:divBdr>
            <w:top w:val="none" w:sz="0" w:space="0" w:color="auto"/>
            <w:left w:val="none" w:sz="0" w:space="0" w:color="auto"/>
            <w:bottom w:val="none" w:sz="0" w:space="0" w:color="auto"/>
            <w:right w:val="none" w:sz="0" w:space="0" w:color="auto"/>
          </w:divBdr>
        </w:div>
        <w:div w:id="841630127">
          <w:marLeft w:val="640"/>
          <w:marRight w:val="0"/>
          <w:marTop w:val="0"/>
          <w:marBottom w:val="0"/>
          <w:divBdr>
            <w:top w:val="none" w:sz="0" w:space="0" w:color="auto"/>
            <w:left w:val="none" w:sz="0" w:space="0" w:color="auto"/>
            <w:bottom w:val="none" w:sz="0" w:space="0" w:color="auto"/>
            <w:right w:val="none" w:sz="0" w:space="0" w:color="auto"/>
          </w:divBdr>
        </w:div>
        <w:div w:id="1632589506">
          <w:marLeft w:val="640"/>
          <w:marRight w:val="0"/>
          <w:marTop w:val="0"/>
          <w:marBottom w:val="0"/>
          <w:divBdr>
            <w:top w:val="none" w:sz="0" w:space="0" w:color="auto"/>
            <w:left w:val="none" w:sz="0" w:space="0" w:color="auto"/>
            <w:bottom w:val="none" w:sz="0" w:space="0" w:color="auto"/>
            <w:right w:val="none" w:sz="0" w:space="0" w:color="auto"/>
          </w:divBdr>
        </w:div>
        <w:div w:id="190999969">
          <w:marLeft w:val="640"/>
          <w:marRight w:val="0"/>
          <w:marTop w:val="0"/>
          <w:marBottom w:val="0"/>
          <w:divBdr>
            <w:top w:val="none" w:sz="0" w:space="0" w:color="auto"/>
            <w:left w:val="none" w:sz="0" w:space="0" w:color="auto"/>
            <w:bottom w:val="none" w:sz="0" w:space="0" w:color="auto"/>
            <w:right w:val="none" w:sz="0" w:space="0" w:color="auto"/>
          </w:divBdr>
        </w:div>
        <w:div w:id="325086253">
          <w:marLeft w:val="640"/>
          <w:marRight w:val="0"/>
          <w:marTop w:val="0"/>
          <w:marBottom w:val="0"/>
          <w:divBdr>
            <w:top w:val="none" w:sz="0" w:space="0" w:color="auto"/>
            <w:left w:val="none" w:sz="0" w:space="0" w:color="auto"/>
            <w:bottom w:val="none" w:sz="0" w:space="0" w:color="auto"/>
            <w:right w:val="none" w:sz="0" w:space="0" w:color="auto"/>
          </w:divBdr>
        </w:div>
        <w:div w:id="1726373385">
          <w:marLeft w:val="640"/>
          <w:marRight w:val="0"/>
          <w:marTop w:val="0"/>
          <w:marBottom w:val="0"/>
          <w:divBdr>
            <w:top w:val="none" w:sz="0" w:space="0" w:color="auto"/>
            <w:left w:val="none" w:sz="0" w:space="0" w:color="auto"/>
            <w:bottom w:val="none" w:sz="0" w:space="0" w:color="auto"/>
            <w:right w:val="none" w:sz="0" w:space="0" w:color="auto"/>
          </w:divBdr>
        </w:div>
        <w:div w:id="338435683">
          <w:marLeft w:val="640"/>
          <w:marRight w:val="0"/>
          <w:marTop w:val="0"/>
          <w:marBottom w:val="0"/>
          <w:divBdr>
            <w:top w:val="none" w:sz="0" w:space="0" w:color="auto"/>
            <w:left w:val="none" w:sz="0" w:space="0" w:color="auto"/>
            <w:bottom w:val="none" w:sz="0" w:space="0" w:color="auto"/>
            <w:right w:val="none" w:sz="0" w:space="0" w:color="auto"/>
          </w:divBdr>
        </w:div>
        <w:div w:id="1584294266">
          <w:marLeft w:val="640"/>
          <w:marRight w:val="0"/>
          <w:marTop w:val="0"/>
          <w:marBottom w:val="0"/>
          <w:divBdr>
            <w:top w:val="none" w:sz="0" w:space="0" w:color="auto"/>
            <w:left w:val="none" w:sz="0" w:space="0" w:color="auto"/>
            <w:bottom w:val="none" w:sz="0" w:space="0" w:color="auto"/>
            <w:right w:val="none" w:sz="0" w:space="0" w:color="auto"/>
          </w:divBdr>
        </w:div>
        <w:div w:id="1864249345">
          <w:marLeft w:val="640"/>
          <w:marRight w:val="0"/>
          <w:marTop w:val="0"/>
          <w:marBottom w:val="0"/>
          <w:divBdr>
            <w:top w:val="none" w:sz="0" w:space="0" w:color="auto"/>
            <w:left w:val="none" w:sz="0" w:space="0" w:color="auto"/>
            <w:bottom w:val="none" w:sz="0" w:space="0" w:color="auto"/>
            <w:right w:val="none" w:sz="0" w:space="0" w:color="auto"/>
          </w:divBdr>
        </w:div>
        <w:div w:id="1974095118">
          <w:marLeft w:val="640"/>
          <w:marRight w:val="0"/>
          <w:marTop w:val="0"/>
          <w:marBottom w:val="0"/>
          <w:divBdr>
            <w:top w:val="none" w:sz="0" w:space="0" w:color="auto"/>
            <w:left w:val="none" w:sz="0" w:space="0" w:color="auto"/>
            <w:bottom w:val="none" w:sz="0" w:space="0" w:color="auto"/>
            <w:right w:val="none" w:sz="0" w:space="0" w:color="auto"/>
          </w:divBdr>
        </w:div>
        <w:div w:id="292953596">
          <w:marLeft w:val="640"/>
          <w:marRight w:val="0"/>
          <w:marTop w:val="0"/>
          <w:marBottom w:val="0"/>
          <w:divBdr>
            <w:top w:val="none" w:sz="0" w:space="0" w:color="auto"/>
            <w:left w:val="none" w:sz="0" w:space="0" w:color="auto"/>
            <w:bottom w:val="none" w:sz="0" w:space="0" w:color="auto"/>
            <w:right w:val="none" w:sz="0" w:space="0" w:color="auto"/>
          </w:divBdr>
        </w:div>
        <w:div w:id="1408113693">
          <w:marLeft w:val="640"/>
          <w:marRight w:val="0"/>
          <w:marTop w:val="0"/>
          <w:marBottom w:val="0"/>
          <w:divBdr>
            <w:top w:val="none" w:sz="0" w:space="0" w:color="auto"/>
            <w:left w:val="none" w:sz="0" w:space="0" w:color="auto"/>
            <w:bottom w:val="none" w:sz="0" w:space="0" w:color="auto"/>
            <w:right w:val="none" w:sz="0" w:space="0" w:color="auto"/>
          </w:divBdr>
        </w:div>
        <w:div w:id="1507355993">
          <w:marLeft w:val="640"/>
          <w:marRight w:val="0"/>
          <w:marTop w:val="0"/>
          <w:marBottom w:val="0"/>
          <w:divBdr>
            <w:top w:val="none" w:sz="0" w:space="0" w:color="auto"/>
            <w:left w:val="none" w:sz="0" w:space="0" w:color="auto"/>
            <w:bottom w:val="none" w:sz="0" w:space="0" w:color="auto"/>
            <w:right w:val="none" w:sz="0" w:space="0" w:color="auto"/>
          </w:divBdr>
        </w:div>
        <w:div w:id="1752504970">
          <w:marLeft w:val="640"/>
          <w:marRight w:val="0"/>
          <w:marTop w:val="0"/>
          <w:marBottom w:val="0"/>
          <w:divBdr>
            <w:top w:val="none" w:sz="0" w:space="0" w:color="auto"/>
            <w:left w:val="none" w:sz="0" w:space="0" w:color="auto"/>
            <w:bottom w:val="none" w:sz="0" w:space="0" w:color="auto"/>
            <w:right w:val="none" w:sz="0" w:space="0" w:color="auto"/>
          </w:divBdr>
        </w:div>
        <w:div w:id="1451050622">
          <w:marLeft w:val="640"/>
          <w:marRight w:val="0"/>
          <w:marTop w:val="0"/>
          <w:marBottom w:val="0"/>
          <w:divBdr>
            <w:top w:val="none" w:sz="0" w:space="0" w:color="auto"/>
            <w:left w:val="none" w:sz="0" w:space="0" w:color="auto"/>
            <w:bottom w:val="none" w:sz="0" w:space="0" w:color="auto"/>
            <w:right w:val="none" w:sz="0" w:space="0" w:color="auto"/>
          </w:divBdr>
        </w:div>
        <w:div w:id="2005432995">
          <w:marLeft w:val="640"/>
          <w:marRight w:val="0"/>
          <w:marTop w:val="0"/>
          <w:marBottom w:val="0"/>
          <w:divBdr>
            <w:top w:val="none" w:sz="0" w:space="0" w:color="auto"/>
            <w:left w:val="none" w:sz="0" w:space="0" w:color="auto"/>
            <w:bottom w:val="none" w:sz="0" w:space="0" w:color="auto"/>
            <w:right w:val="none" w:sz="0" w:space="0" w:color="auto"/>
          </w:divBdr>
        </w:div>
        <w:div w:id="281418893">
          <w:marLeft w:val="640"/>
          <w:marRight w:val="0"/>
          <w:marTop w:val="0"/>
          <w:marBottom w:val="0"/>
          <w:divBdr>
            <w:top w:val="none" w:sz="0" w:space="0" w:color="auto"/>
            <w:left w:val="none" w:sz="0" w:space="0" w:color="auto"/>
            <w:bottom w:val="none" w:sz="0" w:space="0" w:color="auto"/>
            <w:right w:val="none" w:sz="0" w:space="0" w:color="auto"/>
          </w:divBdr>
        </w:div>
        <w:div w:id="1383627386">
          <w:marLeft w:val="640"/>
          <w:marRight w:val="0"/>
          <w:marTop w:val="0"/>
          <w:marBottom w:val="0"/>
          <w:divBdr>
            <w:top w:val="none" w:sz="0" w:space="0" w:color="auto"/>
            <w:left w:val="none" w:sz="0" w:space="0" w:color="auto"/>
            <w:bottom w:val="none" w:sz="0" w:space="0" w:color="auto"/>
            <w:right w:val="none" w:sz="0" w:space="0" w:color="auto"/>
          </w:divBdr>
        </w:div>
        <w:div w:id="1959530113">
          <w:marLeft w:val="640"/>
          <w:marRight w:val="0"/>
          <w:marTop w:val="0"/>
          <w:marBottom w:val="0"/>
          <w:divBdr>
            <w:top w:val="none" w:sz="0" w:space="0" w:color="auto"/>
            <w:left w:val="none" w:sz="0" w:space="0" w:color="auto"/>
            <w:bottom w:val="none" w:sz="0" w:space="0" w:color="auto"/>
            <w:right w:val="none" w:sz="0" w:space="0" w:color="auto"/>
          </w:divBdr>
        </w:div>
        <w:div w:id="1079449377">
          <w:marLeft w:val="640"/>
          <w:marRight w:val="0"/>
          <w:marTop w:val="0"/>
          <w:marBottom w:val="0"/>
          <w:divBdr>
            <w:top w:val="none" w:sz="0" w:space="0" w:color="auto"/>
            <w:left w:val="none" w:sz="0" w:space="0" w:color="auto"/>
            <w:bottom w:val="none" w:sz="0" w:space="0" w:color="auto"/>
            <w:right w:val="none" w:sz="0" w:space="0" w:color="auto"/>
          </w:divBdr>
        </w:div>
        <w:div w:id="85883134">
          <w:marLeft w:val="640"/>
          <w:marRight w:val="0"/>
          <w:marTop w:val="0"/>
          <w:marBottom w:val="0"/>
          <w:divBdr>
            <w:top w:val="none" w:sz="0" w:space="0" w:color="auto"/>
            <w:left w:val="none" w:sz="0" w:space="0" w:color="auto"/>
            <w:bottom w:val="none" w:sz="0" w:space="0" w:color="auto"/>
            <w:right w:val="none" w:sz="0" w:space="0" w:color="auto"/>
          </w:divBdr>
        </w:div>
        <w:div w:id="1465391436">
          <w:marLeft w:val="640"/>
          <w:marRight w:val="0"/>
          <w:marTop w:val="0"/>
          <w:marBottom w:val="0"/>
          <w:divBdr>
            <w:top w:val="none" w:sz="0" w:space="0" w:color="auto"/>
            <w:left w:val="none" w:sz="0" w:space="0" w:color="auto"/>
            <w:bottom w:val="none" w:sz="0" w:space="0" w:color="auto"/>
            <w:right w:val="none" w:sz="0" w:space="0" w:color="auto"/>
          </w:divBdr>
        </w:div>
        <w:div w:id="1820464926">
          <w:marLeft w:val="640"/>
          <w:marRight w:val="0"/>
          <w:marTop w:val="0"/>
          <w:marBottom w:val="0"/>
          <w:divBdr>
            <w:top w:val="none" w:sz="0" w:space="0" w:color="auto"/>
            <w:left w:val="none" w:sz="0" w:space="0" w:color="auto"/>
            <w:bottom w:val="none" w:sz="0" w:space="0" w:color="auto"/>
            <w:right w:val="none" w:sz="0" w:space="0" w:color="auto"/>
          </w:divBdr>
        </w:div>
        <w:div w:id="1534683025">
          <w:marLeft w:val="640"/>
          <w:marRight w:val="0"/>
          <w:marTop w:val="0"/>
          <w:marBottom w:val="0"/>
          <w:divBdr>
            <w:top w:val="none" w:sz="0" w:space="0" w:color="auto"/>
            <w:left w:val="none" w:sz="0" w:space="0" w:color="auto"/>
            <w:bottom w:val="none" w:sz="0" w:space="0" w:color="auto"/>
            <w:right w:val="none" w:sz="0" w:space="0" w:color="auto"/>
          </w:divBdr>
        </w:div>
        <w:div w:id="1604680560">
          <w:marLeft w:val="640"/>
          <w:marRight w:val="0"/>
          <w:marTop w:val="0"/>
          <w:marBottom w:val="0"/>
          <w:divBdr>
            <w:top w:val="none" w:sz="0" w:space="0" w:color="auto"/>
            <w:left w:val="none" w:sz="0" w:space="0" w:color="auto"/>
            <w:bottom w:val="none" w:sz="0" w:space="0" w:color="auto"/>
            <w:right w:val="none" w:sz="0" w:space="0" w:color="auto"/>
          </w:divBdr>
        </w:div>
        <w:div w:id="1319385562">
          <w:marLeft w:val="640"/>
          <w:marRight w:val="0"/>
          <w:marTop w:val="0"/>
          <w:marBottom w:val="0"/>
          <w:divBdr>
            <w:top w:val="none" w:sz="0" w:space="0" w:color="auto"/>
            <w:left w:val="none" w:sz="0" w:space="0" w:color="auto"/>
            <w:bottom w:val="none" w:sz="0" w:space="0" w:color="auto"/>
            <w:right w:val="none" w:sz="0" w:space="0" w:color="auto"/>
          </w:divBdr>
        </w:div>
        <w:div w:id="368527272">
          <w:marLeft w:val="640"/>
          <w:marRight w:val="0"/>
          <w:marTop w:val="0"/>
          <w:marBottom w:val="0"/>
          <w:divBdr>
            <w:top w:val="none" w:sz="0" w:space="0" w:color="auto"/>
            <w:left w:val="none" w:sz="0" w:space="0" w:color="auto"/>
            <w:bottom w:val="none" w:sz="0" w:space="0" w:color="auto"/>
            <w:right w:val="none" w:sz="0" w:space="0" w:color="auto"/>
          </w:divBdr>
        </w:div>
        <w:div w:id="1398674799">
          <w:marLeft w:val="640"/>
          <w:marRight w:val="0"/>
          <w:marTop w:val="0"/>
          <w:marBottom w:val="0"/>
          <w:divBdr>
            <w:top w:val="none" w:sz="0" w:space="0" w:color="auto"/>
            <w:left w:val="none" w:sz="0" w:space="0" w:color="auto"/>
            <w:bottom w:val="none" w:sz="0" w:space="0" w:color="auto"/>
            <w:right w:val="none" w:sz="0" w:space="0" w:color="auto"/>
          </w:divBdr>
        </w:div>
        <w:div w:id="1209758123">
          <w:marLeft w:val="640"/>
          <w:marRight w:val="0"/>
          <w:marTop w:val="0"/>
          <w:marBottom w:val="0"/>
          <w:divBdr>
            <w:top w:val="none" w:sz="0" w:space="0" w:color="auto"/>
            <w:left w:val="none" w:sz="0" w:space="0" w:color="auto"/>
            <w:bottom w:val="none" w:sz="0" w:space="0" w:color="auto"/>
            <w:right w:val="none" w:sz="0" w:space="0" w:color="auto"/>
          </w:divBdr>
        </w:div>
        <w:div w:id="2081714366">
          <w:marLeft w:val="640"/>
          <w:marRight w:val="0"/>
          <w:marTop w:val="0"/>
          <w:marBottom w:val="0"/>
          <w:divBdr>
            <w:top w:val="none" w:sz="0" w:space="0" w:color="auto"/>
            <w:left w:val="none" w:sz="0" w:space="0" w:color="auto"/>
            <w:bottom w:val="none" w:sz="0" w:space="0" w:color="auto"/>
            <w:right w:val="none" w:sz="0" w:space="0" w:color="auto"/>
          </w:divBdr>
        </w:div>
        <w:div w:id="1187138373">
          <w:marLeft w:val="640"/>
          <w:marRight w:val="0"/>
          <w:marTop w:val="0"/>
          <w:marBottom w:val="0"/>
          <w:divBdr>
            <w:top w:val="none" w:sz="0" w:space="0" w:color="auto"/>
            <w:left w:val="none" w:sz="0" w:space="0" w:color="auto"/>
            <w:bottom w:val="none" w:sz="0" w:space="0" w:color="auto"/>
            <w:right w:val="none" w:sz="0" w:space="0" w:color="auto"/>
          </w:divBdr>
        </w:div>
        <w:div w:id="164631028">
          <w:marLeft w:val="640"/>
          <w:marRight w:val="0"/>
          <w:marTop w:val="0"/>
          <w:marBottom w:val="0"/>
          <w:divBdr>
            <w:top w:val="none" w:sz="0" w:space="0" w:color="auto"/>
            <w:left w:val="none" w:sz="0" w:space="0" w:color="auto"/>
            <w:bottom w:val="none" w:sz="0" w:space="0" w:color="auto"/>
            <w:right w:val="none" w:sz="0" w:space="0" w:color="auto"/>
          </w:divBdr>
        </w:div>
        <w:div w:id="1897005935">
          <w:marLeft w:val="640"/>
          <w:marRight w:val="0"/>
          <w:marTop w:val="0"/>
          <w:marBottom w:val="0"/>
          <w:divBdr>
            <w:top w:val="none" w:sz="0" w:space="0" w:color="auto"/>
            <w:left w:val="none" w:sz="0" w:space="0" w:color="auto"/>
            <w:bottom w:val="none" w:sz="0" w:space="0" w:color="auto"/>
            <w:right w:val="none" w:sz="0" w:space="0" w:color="auto"/>
          </w:divBdr>
        </w:div>
        <w:div w:id="1774201760">
          <w:marLeft w:val="640"/>
          <w:marRight w:val="0"/>
          <w:marTop w:val="0"/>
          <w:marBottom w:val="0"/>
          <w:divBdr>
            <w:top w:val="none" w:sz="0" w:space="0" w:color="auto"/>
            <w:left w:val="none" w:sz="0" w:space="0" w:color="auto"/>
            <w:bottom w:val="none" w:sz="0" w:space="0" w:color="auto"/>
            <w:right w:val="none" w:sz="0" w:space="0" w:color="auto"/>
          </w:divBdr>
        </w:div>
        <w:div w:id="438723962">
          <w:marLeft w:val="640"/>
          <w:marRight w:val="0"/>
          <w:marTop w:val="0"/>
          <w:marBottom w:val="0"/>
          <w:divBdr>
            <w:top w:val="none" w:sz="0" w:space="0" w:color="auto"/>
            <w:left w:val="none" w:sz="0" w:space="0" w:color="auto"/>
            <w:bottom w:val="none" w:sz="0" w:space="0" w:color="auto"/>
            <w:right w:val="none" w:sz="0" w:space="0" w:color="auto"/>
          </w:divBdr>
        </w:div>
        <w:div w:id="1763794293">
          <w:marLeft w:val="640"/>
          <w:marRight w:val="0"/>
          <w:marTop w:val="0"/>
          <w:marBottom w:val="0"/>
          <w:divBdr>
            <w:top w:val="none" w:sz="0" w:space="0" w:color="auto"/>
            <w:left w:val="none" w:sz="0" w:space="0" w:color="auto"/>
            <w:bottom w:val="none" w:sz="0" w:space="0" w:color="auto"/>
            <w:right w:val="none" w:sz="0" w:space="0" w:color="auto"/>
          </w:divBdr>
        </w:div>
        <w:div w:id="851452406">
          <w:marLeft w:val="640"/>
          <w:marRight w:val="0"/>
          <w:marTop w:val="0"/>
          <w:marBottom w:val="0"/>
          <w:divBdr>
            <w:top w:val="none" w:sz="0" w:space="0" w:color="auto"/>
            <w:left w:val="none" w:sz="0" w:space="0" w:color="auto"/>
            <w:bottom w:val="none" w:sz="0" w:space="0" w:color="auto"/>
            <w:right w:val="none" w:sz="0" w:space="0" w:color="auto"/>
          </w:divBdr>
        </w:div>
      </w:divsChild>
    </w:div>
    <w:div w:id="2056344279">
      <w:bodyDiv w:val="1"/>
      <w:marLeft w:val="0"/>
      <w:marRight w:val="0"/>
      <w:marTop w:val="0"/>
      <w:marBottom w:val="0"/>
      <w:divBdr>
        <w:top w:val="none" w:sz="0" w:space="0" w:color="auto"/>
        <w:left w:val="none" w:sz="0" w:space="0" w:color="auto"/>
        <w:bottom w:val="none" w:sz="0" w:space="0" w:color="auto"/>
        <w:right w:val="none" w:sz="0" w:space="0" w:color="auto"/>
      </w:divBdr>
      <w:divsChild>
        <w:div w:id="2087802621">
          <w:marLeft w:val="640"/>
          <w:marRight w:val="0"/>
          <w:marTop w:val="0"/>
          <w:marBottom w:val="0"/>
          <w:divBdr>
            <w:top w:val="none" w:sz="0" w:space="0" w:color="auto"/>
            <w:left w:val="none" w:sz="0" w:space="0" w:color="auto"/>
            <w:bottom w:val="none" w:sz="0" w:space="0" w:color="auto"/>
            <w:right w:val="none" w:sz="0" w:space="0" w:color="auto"/>
          </w:divBdr>
        </w:div>
        <w:div w:id="1116019742">
          <w:marLeft w:val="640"/>
          <w:marRight w:val="0"/>
          <w:marTop w:val="0"/>
          <w:marBottom w:val="0"/>
          <w:divBdr>
            <w:top w:val="none" w:sz="0" w:space="0" w:color="auto"/>
            <w:left w:val="none" w:sz="0" w:space="0" w:color="auto"/>
            <w:bottom w:val="none" w:sz="0" w:space="0" w:color="auto"/>
            <w:right w:val="none" w:sz="0" w:space="0" w:color="auto"/>
          </w:divBdr>
        </w:div>
        <w:div w:id="39013577">
          <w:marLeft w:val="640"/>
          <w:marRight w:val="0"/>
          <w:marTop w:val="0"/>
          <w:marBottom w:val="0"/>
          <w:divBdr>
            <w:top w:val="none" w:sz="0" w:space="0" w:color="auto"/>
            <w:left w:val="none" w:sz="0" w:space="0" w:color="auto"/>
            <w:bottom w:val="none" w:sz="0" w:space="0" w:color="auto"/>
            <w:right w:val="none" w:sz="0" w:space="0" w:color="auto"/>
          </w:divBdr>
        </w:div>
        <w:div w:id="109251437">
          <w:marLeft w:val="640"/>
          <w:marRight w:val="0"/>
          <w:marTop w:val="0"/>
          <w:marBottom w:val="0"/>
          <w:divBdr>
            <w:top w:val="none" w:sz="0" w:space="0" w:color="auto"/>
            <w:left w:val="none" w:sz="0" w:space="0" w:color="auto"/>
            <w:bottom w:val="none" w:sz="0" w:space="0" w:color="auto"/>
            <w:right w:val="none" w:sz="0" w:space="0" w:color="auto"/>
          </w:divBdr>
        </w:div>
        <w:div w:id="823591277">
          <w:marLeft w:val="640"/>
          <w:marRight w:val="0"/>
          <w:marTop w:val="0"/>
          <w:marBottom w:val="0"/>
          <w:divBdr>
            <w:top w:val="none" w:sz="0" w:space="0" w:color="auto"/>
            <w:left w:val="none" w:sz="0" w:space="0" w:color="auto"/>
            <w:bottom w:val="none" w:sz="0" w:space="0" w:color="auto"/>
            <w:right w:val="none" w:sz="0" w:space="0" w:color="auto"/>
          </w:divBdr>
        </w:div>
        <w:div w:id="271977939">
          <w:marLeft w:val="640"/>
          <w:marRight w:val="0"/>
          <w:marTop w:val="0"/>
          <w:marBottom w:val="0"/>
          <w:divBdr>
            <w:top w:val="none" w:sz="0" w:space="0" w:color="auto"/>
            <w:left w:val="none" w:sz="0" w:space="0" w:color="auto"/>
            <w:bottom w:val="none" w:sz="0" w:space="0" w:color="auto"/>
            <w:right w:val="none" w:sz="0" w:space="0" w:color="auto"/>
          </w:divBdr>
        </w:div>
        <w:div w:id="1137143733">
          <w:marLeft w:val="640"/>
          <w:marRight w:val="0"/>
          <w:marTop w:val="0"/>
          <w:marBottom w:val="0"/>
          <w:divBdr>
            <w:top w:val="none" w:sz="0" w:space="0" w:color="auto"/>
            <w:left w:val="none" w:sz="0" w:space="0" w:color="auto"/>
            <w:bottom w:val="none" w:sz="0" w:space="0" w:color="auto"/>
            <w:right w:val="none" w:sz="0" w:space="0" w:color="auto"/>
          </w:divBdr>
        </w:div>
        <w:div w:id="547566303">
          <w:marLeft w:val="640"/>
          <w:marRight w:val="0"/>
          <w:marTop w:val="0"/>
          <w:marBottom w:val="0"/>
          <w:divBdr>
            <w:top w:val="none" w:sz="0" w:space="0" w:color="auto"/>
            <w:left w:val="none" w:sz="0" w:space="0" w:color="auto"/>
            <w:bottom w:val="none" w:sz="0" w:space="0" w:color="auto"/>
            <w:right w:val="none" w:sz="0" w:space="0" w:color="auto"/>
          </w:divBdr>
        </w:div>
        <w:div w:id="1224215978">
          <w:marLeft w:val="640"/>
          <w:marRight w:val="0"/>
          <w:marTop w:val="0"/>
          <w:marBottom w:val="0"/>
          <w:divBdr>
            <w:top w:val="none" w:sz="0" w:space="0" w:color="auto"/>
            <w:left w:val="none" w:sz="0" w:space="0" w:color="auto"/>
            <w:bottom w:val="none" w:sz="0" w:space="0" w:color="auto"/>
            <w:right w:val="none" w:sz="0" w:space="0" w:color="auto"/>
          </w:divBdr>
        </w:div>
        <w:div w:id="147208664">
          <w:marLeft w:val="640"/>
          <w:marRight w:val="0"/>
          <w:marTop w:val="0"/>
          <w:marBottom w:val="0"/>
          <w:divBdr>
            <w:top w:val="none" w:sz="0" w:space="0" w:color="auto"/>
            <w:left w:val="none" w:sz="0" w:space="0" w:color="auto"/>
            <w:bottom w:val="none" w:sz="0" w:space="0" w:color="auto"/>
            <w:right w:val="none" w:sz="0" w:space="0" w:color="auto"/>
          </w:divBdr>
        </w:div>
        <w:div w:id="1119252603">
          <w:marLeft w:val="640"/>
          <w:marRight w:val="0"/>
          <w:marTop w:val="0"/>
          <w:marBottom w:val="0"/>
          <w:divBdr>
            <w:top w:val="none" w:sz="0" w:space="0" w:color="auto"/>
            <w:left w:val="none" w:sz="0" w:space="0" w:color="auto"/>
            <w:bottom w:val="none" w:sz="0" w:space="0" w:color="auto"/>
            <w:right w:val="none" w:sz="0" w:space="0" w:color="auto"/>
          </w:divBdr>
        </w:div>
        <w:div w:id="215239810">
          <w:marLeft w:val="640"/>
          <w:marRight w:val="0"/>
          <w:marTop w:val="0"/>
          <w:marBottom w:val="0"/>
          <w:divBdr>
            <w:top w:val="none" w:sz="0" w:space="0" w:color="auto"/>
            <w:left w:val="none" w:sz="0" w:space="0" w:color="auto"/>
            <w:bottom w:val="none" w:sz="0" w:space="0" w:color="auto"/>
            <w:right w:val="none" w:sz="0" w:space="0" w:color="auto"/>
          </w:divBdr>
        </w:div>
        <w:div w:id="1056047246">
          <w:marLeft w:val="640"/>
          <w:marRight w:val="0"/>
          <w:marTop w:val="0"/>
          <w:marBottom w:val="0"/>
          <w:divBdr>
            <w:top w:val="none" w:sz="0" w:space="0" w:color="auto"/>
            <w:left w:val="none" w:sz="0" w:space="0" w:color="auto"/>
            <w:bottom w:val="none" w:sz="0" w:space="0" w:color="auto"/>
            <w:right w:val="none" w:sz="0" w:space="0" w:color="auto"/>
          </w:divBdr>
        </w:div>
        <w:div w:id="48457194">
          <w:marLeft w:val="640"/>
          <w:marRight w:val="0"/>
          <w:marTop w:val="0"/>
          <w:marBottom w:val="0"/>
          <w:divBdr>
            <w:top w:val="none" w:sz="0" w:space="0" w:color="auto"/>
            <w:left w:val="none" w:sz="0" w:space="0" w:color="auto"/>
            <w:bottom w:val="none" w:sz="0" w:space="0" w:color="auto"/>
            <w:right w:val="none" w:sz="0" w:space="0" w:color="auto"/>
          </w:divBdr>
        </w:div>
        <w:div w:id="1654868626">
          <w:marLeft w:val="640"/>
          <w:marRight w:val="0"/>
          <w:marTop w:val="0"/>
          <w:marBottom w:val="0"/>
          <w:divBdr>
            <w:top w:val="none" w:sz="0" w:space="0" w:color="auto"/>
            <w:left w:val="none" w:sz="0" w:space="0" w:color="auto"/>
            <w:bottom w:val="none" w:sz="0" w:space="0" w:color="auto"/>
            <w:right w:val="none" w:sz="0" w:space="0" w:color="auto"/>
          </w:divBdr>
        </w:div>
        <w:div w:id="794982299">
          <w:marLeft w:val="640"/>
          <w:marRight w:val="0"/>
          <w:marTop w:val="0"/>
          <w:marBottom w:val="0"/>
          <w:divBdr>
            <w:top w:val="none" w:sz="0" w:space="0" w:color="auto"/>
            <w:left w:val="none" w:sz="0" w:space="0" w:color="auto"/>
            <w:bottom w:val="none" w:sz="0" w:space="0" w:color="auto"/>
            <w:right w:val="none" w:sz="0" w:space="0" w:color="auto"/>
          </w:divBdr>
        </w:div>
        <w:div w:id="485709046">
          <w:marLeft w:val="640"/>
          <w:marRight w:val="0"/>
          <w:marTop w:val="0"/>
          <w:marBottom w:val="0"/>
          <w:divBdr>
            <w:top w:val="none" w:sz="0" w:space="0" w:color="auto"/>
            <w:left w:val="none" w:sz="0" w:space="0" w:color="auto"/>
            <w:bottom w:val="none" w:sz="0" w:space="0" w:color="auto"/>
            <w:right w:val="none" w:sz="0" w:space="0" w:color="auto"/>
          </w:divBdr>
        </w:div>
        <w:div w:id="1310093105">
          <w:marLeft w:val="640"/>
          <w:marRight w:val="0"/>
          <w:marTop w:val="0"/>
          <w:marBottom w:val="0"/>
          <w:divBdr>
            <w:top w:val="none" w:sz="0" w:space="0" w:color="auto"/>
            <w:left w:val="none" w:sz="0" w:space="0" w:color="auto"/>
            <w:bottom w:val="none" w:sz="0" w:space="0" w:color="auto"/>
            <w:right w:val="none" w:sz="0" w:space="0" w:color="auto"/>
          </w:divBdr>
        </w:div>
        <w:div w:id="896166221">
          <w:marLeft w:val="640"/>
          <w:marRight w:val="0"/>
          <w:marTop w:val="0"/>
          <w:marBottom w:val="0"/>
          <w:divBdr>
            <w:top w:val="none" w:sz="0" w:space="0" w:color="auto"/>
            <w:left w:val="none" w:sz="0" w:space="0" w:color="auto"/>
            <w:bottom w:val="none" w:sz="0" w:space="0" w:color="auto"/>
            <w:right w:val="none" w:sz="0" w:space="0" w:color="auto"/>
          </w:divBdr>
        </w:div>
        <w:div w:id="804154957">
          <w:marLeft w:val="640"/>
          <w:marRight w:val="0"/>
          <w:marTop w:val="0"/>
          <w:marBottom w:val="0"/>
          <w:divBdr>
            <w:top w:val="none" w:sz="0" w:space="0" w:color="auto"/>
            <w:left w:val="none" w:sz="0" w:space="0" w:color="auto"/>
            <w:bottom w:val="none" w:sz="0" w:space="0" w:color="auto"/>
            <w:right w:val="none" w:sz="0" w:space="0" w:color="auto"/>
          </w:divBdr>
        </w:div>
        <w:div w:id="2067750896">
          <w:marLeft w:val="640"/>
          <w:marRight w:val="0"/>
          <w:marTop w:val="0"/>
          <w:marBottom w:val="0"/>
          <w:divBdr>
            <w:top w:val="none" w:sz="0" w:space="0" w:color="auto"/>
            <w:left w:val="none" w:sz="0" w:space="0" w:color="auto"/>
            <w:bottom w:val="none" w:sz="0" w:space="0" w:color="auto"/>
            <w:right w:val="none" w:sz="0" w:space="0" w:color="auto"/>
          </w:divBdr>
        </w:div>
        <w:div w:id="1821654245">
          <w:marLeft w:val="640"/>
          <w:marRight w:val="0"/>
          <w:marTop w:val="0"/>
          <w:marBottom w:val="0"/>
          <w:divBdr>
            <w:top w:val="none" w:sz="0" w:space="0" w:color="auto"/>
            <w:left w:val="none" w:sz="0" w:space="0" w:color="auto"/>
            <w:bottom w:val="none" w:sz="0" w:space="0" w:color="auto"/>
            <w:right w:val="none" w:sz="0" w:space="0" w:color="auto"/>
          </w:divBdr>
        </w:div>
        <w:div w:id="1982420819">
          <w:marLeft w:val="640"/>
          <w:marRight w:val="0"/>
          <w:marTop w:val="0"/>
          <w:marBottom w:val="0"/>
          <w:divBdr>
            <w:top w:val="none" w:sz="0" w:space="0" w:color="auto"/>
            <w:left w:val="none" w:sz="0" w:space="0" w:color="auto"/>
            <w:bottom w:val="none" w:sz="0" w:space="0" w:color="auto"/>
            <w:right w:val="none" w:sz="0" w:space="0" w:color="auto"/>
          </w:divBdr>
        </w:div>
        <w:div w:id="2005546590">
          <w:marLeft w:val="640"/>
          <w:marRight w:val="0"/>
          <w:marTop w:val="0"/>
          <w:marBottom w:val="0"/>
          <w:divBdr>
            <w:top w:val="none" w:sz="0" w:space="0" w:color="auto"/>
            <w:left w:val="none" w:sz="0" w:space="0" w:color="auto"/>
            <w:bottom w:val="none" w:sz="0" w:space="0" w:color="auto"/>
            <w:right w:val="none" w:sz="0" w:space="0" w:color="auto"/>
          </w:divBdr>
        </w:div>
        <w:div w:id="149055395">
          <w:marLeft w:val="640"/>
          <w:marRight w:val="0"/>
          <w:marTop w:val="0"/>
          <w:marBottom w:val="0"/>
          <w:divBdr>
            <w:top w:val="none" w:sz="0" w:space="0" w:color="auto"/>
            <w:left w:val="none" w:sz="0" w:space="0" w:color="auto"/>
            <w:bottom w:val="none" w:sz="0" w:space="0" w:color="auto"/>
            <w:right w:val="none" w:sz="0" w:space="0" w:color="auto"/>
          </w:divBdr>
        </w:div>
        <w:div w:id="1470708802">
          <w:marLeft w:val="640"/>
          <w:marRight w:val="0"/>
          <w:marTop w:val="0"/>
          <w:marBottom w:val="0"/>
          <w:divBdr>
            <w:top w:val="none" w:sz="0" w:space="0" w:color="auto"/>
            <w:left w:val="none" w:sz="0" w:space="0" w:color="auto"/>
            <w:bottom w:val="none" w:sz="0" w:space="0" w:color="auto"/>
            <w:right w:val="none" w:sz="0" w:space="0" w:color="auto"/>
          </w:divBdr>
        </w:div>
        <w:div w:id="861552490">
          <w:marLeft w:val="640"/>
          <w:marRight w:val="0"/>
          <w:marTop w:val="0"/>
          <w:marBottom w:val="0"/>
          <w:divBdr>
            <w:top w:val="none" w:sz="0" w:space="0" w:color="auto"/>
            <w:left w:val="none" w:sz="0" w:space="0" w:color="auto"/>
            <w:bottom w:val="none" w:sz="0" w:space="0" w:color="auto"/>
            <w:right w:val="none" w:sz="0" w:space="0" w:color="auto"/>
          </w:divBdr>
        </w:div>
        <w:div w:id="2015261007">
          <w:marLeft w:val="640"/>
          <w:marRight w:val="0"/>
          <w:marTop w:val="0"/>
          <w:marBottom w:val="0"/>
          <w:divBdr>
            <w:top w:val="none" w:sz="0" w:space="0" w:color="auto"/>
            <w:left w:val="none" w:sz="0" w:space="0" w:color="auto"/>
            <w:bottom w:val="none" w:sz="0" w:space="0" w:color="auto"/>
            <w:right w:val="none" w:sz="0" w:space="0" w:color="auto"/>
          </w:divBdr>
        </w:div>
        <w:div w:id="852230950">
          <w:marLeft w:val="640"/>
          <w:marRight w:val="0"/>
          <w:marTop w:val="0"/>
          <w:marBottom w:val="0"/>
          <w:divBdr>
            <w:top w:val="none" w:sz="0" w:space="0" w:color="auto"/>
            <w:left w:val="none" w:sz="0" w:space="0" w:color="auto"/>
            <w:bottom w:val="none" w:sz="0" w:space="0" w:color="auto"/>
            <w:right w:val="none" w:sz="0" w:space="0" w:color="auto"/>
          </w:divBdr>
        </w:div>
        <w:div w:id="2117404876">
          <w:marLeft w:val="640"/>
          <w:marRight w:val="0"/>
          <w:marTop w:val="0"/>
          <w:marBottom w:val="0"/>
          <w:divBdr>
            <w:top w:val="none" w:sz="0" w:space="0" w:color="auto"/>
            <w:left w:val="none" w:sz="0" w:space="0" w:color="auto"/>
            <w:bottom w:val="none" w:sz="0" w:space="0" w:color="auto"/>
            <w:right w:val="none" w:sz="0" w:space="0" w:color="auto"/>
          </w:divBdr>
        </w:div>
        <w:div w:id="1019038721">
          <w:marLeft w:val="640"/>
          <w:marRight w:val="0"/>
          <w:marTop w:val="0"/>
          <w:marBottom w:val="0"/>
          <w:divBdr>
            <w:top w:val="none" w:sz="0" w:space="0" w:color="auto"/>
            <w:left w:val="none" w:sz="0" w:space="0" w:color="auto"/>
            <w:bottom w:val="none" w:sz="0" w:space="0" w:color="auto"/>
            <w:right w:val="none" w:sz="0" w:space="0" w:color="auto"/>
          </w:divBdr>
        </w:div>
        <w:div w:id="1497498543">
          <w:marLeft w:val="640"/>
          <w:marRight w:val="0"/>
          <w:marTop w:val="0"/>
          <w:marBottom w:val="0"/>
          <w:divBdr>
            <w:top w:val="none" w:sz="0" w:space="0" w:color="auto"/>
            <w:left w:val="none" w:sz="0" w:space="0" w:color="auto"/>
            <w:bottom w:val="none" w:sz="0" w:space="0" w:color="auto"/>
            <w:right w:val="none" w:sz="0" w:space="0" w:color="auto"/>
          </w:divBdr>
        </w:div>
        <w:div w:id="625233727">
          <w:marLeft w:val="640"/>
          <w:marRight w:val="0"/>
          <w:marTop w:val="0"/>
          <w:marBottom w:val="0"/>
          <w:divBdr>
            <w:top w:val="none" w:sz="0" w:space="0" w:color="auto"/>
            <w:left w:val="none" w:sz="0" w:space="0" w:color="auto"/>
            <w:bottom w:val="none" w:sz="0" w:space="0" w:color="auto"/>
            <w:right w:val="none" w:sz="0" w:space="0" w:color="auto"/>
          </w:divBdr>
        </w:div>
        <w:div w:id="256254444">
          <w:marLeft w:val="640"/>
          <w:marRight w:val="0"/>
          <w:marTop w:val="0"/>
          <w:marBottom w:val="0"/>
          <w:divBdr>
            <w:top w:val="none" w:sz="0" w:space="0" w:color="auto"/>
            <w:left w:val="none" w:sz="0" w:space="0" w:color="auto"/>
            <w:bottom w:val="none" w:sz="0" w:space="0" w:color="auto"/>
            <w:right w:val="none" w:sz="0" w:space="0" w:color="auto"/>
          </w:divBdr>
        </w:div>
        <w:div w:id="1135876630">
          <w:marLeft w:val="640"/>
          <w:marRight w:val="0"/>
          <w:marTop w:val="0"/>
          <w:marBottom w:val="0"/>
          <w:divBdr>
            <w:top w:val="none" w:sz="0" w:space="0" w:color="auto"/>
            <w:left w:val="none" w:sz="0" w:space="0" w:color="auto"/>
            <w:bottom w:val="none" w:sz="0" w:space="0" w:color="auto"/>
            <w:right w:val="none" w:sz="0" w:space="0" w:color="auto"/>
          </w:divBdr>
        </w:div>
        <w:div w:id="156923335">
          <w:marLeft w:val="640"/>
          <w:marRight w:val="0"/>
          <w:marTop w:val="0"/>
          <w:marBottom w:val="0"/>
          <w:divBdr>
            <w:top w:val="none" w:sz="0" w:space="0" w:color="auto"/>
            <w:left w:val="none" w:sz="0" w:space="0" w:color="auto"/>
            <w:bottom w:val="none" w:sz="0" w:space="0" w:color="auto"/>
            <w:right w:val="none" w:sz="0" w:space="0" w:color="auto"/>
          </w:divBdr>
        </w:div>
        <w:div w:id="777066552">
          <w:marLeft w:val="640"/>
          <w:marRight w:val="0"/>
          <w:marTop w:val="0"/>
          <w:marBottom w:val="0"/>
          <w:divBdr>
            <w:top w:val="none" w:sz="0" w:space="0" w:color="auto"/>
            <w:left w:val="none" w:sz="0" w:space="0" w:color="auto"/>
            <w:bottom w:val="none" w:sz="0" w:space="0" w:color="auto"/>
            <w:right w:val="none" w:sz="0" w:space="0" w:color="auto"/>
          </w:divBdr>
        </w:div>
        <w:div w:id="1092315635">
          <w:marLeft w:val="640"/>
          <w:marRight w:val="0"/>
          <w:marTop w:val="0"/>
          <w:marBottom w:val="0"/>
          <w:divBdr>
            <w:top w:val="none" w:sz="0" w:space="0" w:color="auto"/>
            <w:left w:val="none" w:sz="0" w:space="0" w:color="auto"/>
            <w:bottom w:val="none" w:sz="0" w:space="0" w:color="auto"/>
            <w:right w:val="none" w:sz="0" w:space="0" w:color="auto"/>
          </w:divBdr>
        </w:div>
        <w:div w:id="167596295">
          <w:marLeft w:val="640"/>
          <w:marRight w:val="0"/>
          <w:marTop w:val="0"/>
          <w:marBottom w:val="0"/>
          <w:divBdr>
            <w:top w:val="none" w:sz="0" w:space="0" w:color="auto"/>
            <w:left w:val="none" w:sz="0" w:space="0" w:color="auto"/>
            <w:bottom w:val="none" w:sz="0" w:space="0" w:color="auto"/>
            <w:right w:val="none" w:sz="0" w:space="0" w:color="auto"/>
          </w:divBdr>
        </w:div>
        <w:div w:id="1805659579">
          <w:marLeft w:val="640"/>
          <w:marRight w:val="0"/>
          <w:marTop w:val="0"/>
          <w:marBottom w:val="0"/>
          <w:divBdr>
            <w:top w:val="none" w:sz="0" w:space="0" w:color="auto"/>
            <w:left w:val="none" w:sz="0" w:space="0" w:color="auto"/>
            <w:bottom w:val="none" w:sz="0" w:space="0" w:color="auto"/>
            <w:right w:val="none" w:sz="0" w:space="0" w:color="auto"/>
          </w:divBdr>
        </w:div>
        <w:div w:id="606231446">
          <w:marLeft w:val="640"/>
          <w:marRight w:val="0"/>
          <w:marTop w:val="0"/>
          <w:marBottom w:val="0"/>
          <w:divBdr>
            <w:top w:val="none" w:sz="0" w:space="0" w:color="auto"/>
            <w:left w:val="none" w:sz="0" w:space="0" w:color="auto"/>
            <w:bottom w:val="none" w:sz="0" w:space="0" w:color="auto"/>
            <w:right w:val="none" w:sz="0" w:space="0" w:color="auto"/>
          </w:divBdr>
        </w:div>
        <w:div w:id="1106466958">
          <w:marLeft w:val="640"/>
          <w:marRight w:val="0"/>
          <w:marTop w:val="0"/>
          <w:marBottom w:val="0"/>
          <w:divBdr>
            <w:top w:val="none" w:sz="0" w:space="0" w:color="auto"/>
            <w:left w:val="none" w:sz="0" w:space="0" w:color="auto"/>
            <w:bottom w:val="none" w:sz="0" w:space="0" w:color="auto"/>
            <w:right w:val="none" w:sz="0" w:space="0" w:color="auto"/>
          </w:divBdr>
        </w:div>
        <w:div w:id="1991790477">
          <w:marLeft w:val="640"/>
          <w:marRight w:val="0"/>
          <w:marTop w:val="0"/>
          <w:marBottom w:val="0"/>
          <w:divBdr>
            <w:top w:val="none" w:sz="0" w:space="0" w:color="auto"/>
            <w:left w:val="none" w:sz="0" w:space="0" w:color="auto"/>
            <w:bottom w:val="none" w:sz="0" w:space="0" w:color="auto"/>
            <w:right w:val="none" w:sz="0" w:space="0" w:color="auto"/>
          </w:divBdr>
        </w:div>
        <w:div w:id="91780723">
          <w:marLeft w:val="640"/>
          <w:marRight w:val="0"/>
          <w:marTop w:val="0"/>
          <w:marBottom w:val="0"/>
          <w:divBdr>
            <w:top w:val="none" w:sz="0" w:space="0" w:color="auto"/>
            <w:left w:val="none" w:sz="0" w:space="0" w:color="auto"/>
            <w:bottom w:val="none" w:sz="0" w:space="0" w:color="auto"/>
            <w:right w:val="none" w:sz="0" w:space="0" w:color="auto"/>
          </w:divBdr>
        </w:div>
        <w:div w:id="2010059193">
          <w:marLeft w:val="640"/>
          <w:marRight w:val="0"/>
          <w:marTop w:val="0"/>
          <w:marBottom w:val="0"/>
          <w:divBdr>
            <w:top w:val="none" w:sz="0" w:space="0" w:color="auto"/>
            <w:left w:val="none" w:sz="0" w:space="0" w:color="auto"/>
            <w:bottom w:val="none" w:sz="0" w:space="0" w:color="auto"/>
            <w:right w:val="none" w:sz="0" w:space="0" w:color="auto"/>
          </w:divBdr>
        </w:div>
        <w:div w:id="1109737682">
          <w:marLeft w:val="640"/>
          <w:marRight w:val="0"/>
          <w:marTop w:val="0"/>
          <w:marBottom w:val="0"/>
          <w:divBdr>
            <w:top w:val="none" w:sz="0" w:space="0" w:color="auto"/>
            <w:left w:val="none" w:sz="0" w:space="0" w:color="auto"/>
            <w:bottom w:val="none" w:sz="0" w:space="0" w:color="auto"/>
            <w:right w:val="none" w:sz="0" w:space="0" w:color="auto"/>
          </w:divBdr>
        </w:div>
        <w:div w:id="2058971368">
          <w:marLeft w:val="640"/>
          <w:marRight w:val="0"/>
          <w:marTop w:val="0"/>
          <w:marBottom w:val="0"/>
          <w:divBdr>
            <w:top w:val="none" w:sz="0" w:space="0" w:color="auto"/>
            <w:left w:val="none" w:sz="0" w:space="0" w:color="auto"/>
            <w:bottom w:val="none" w:sz="0" w:space="0" w:color="auto"/>
            <w:right w:val="none" w:sz="0" w:space="0" w:color="auto"/>
          </w:divBdr>
        </w:div>
        <w:div w:id="634524319">
          <w:marLeft w:val="640"/>
          <w:marRight w:val="0"/>
          <w:marTop w:val="0"/>
          <w:marBottom w:val="0"/>
          <w:divBdr>
            <w:top w:val="none" w:sz="0" w:space="0" w:color="auto"/>
            <w:left w:val="none" w:sz="0" w:space="0" w:color="auto"/>
            <w:bottom w:val="none" w:sz="0" w:space="0" w:color="auto"/>
            <w:right w:val="none" w:sz="0" w:space="0" w:color="auto"/>
          </w:divBdr>
        </w:div>
      </w:divsChild>
    </w:div>
    <w:div w:id="2069104330">
      <w:marLeft w:val="0"/>
      <w:marRight w:val="0"/>
      <w:marTop w:val="0"/>
      <w:marBottom w:val="0"/>
      <w:divBdr>
        <w:top w:val="none" w:sz="0" w:space="0" w:color="auto"/>
        <w:left w:val="none" w:sz="0" w:space="0" w:color="auto"/>
        <w:bottom w:val="none" w:sz="0" w:space="0" w:color="auto"/>
        <w:right w:val="none" w:sz="0" w:space="0" w:color="auto"/>
      </w:divBdr>
    </w:div>
    <w:div w:id="2070112002">
      <w:marLeft w:val="0"/>
      <w:marRight w:val="0"/>
      <w:marTop w:val="0"/>
      <w:marBottom w:val="0"/>
      <w:divBdr>
        <w:top w:val="none" w:sz="0" w:space="0" w:color="auto"/>
        <w:left w:val="none" w:sz="0" w:space="0" w:color="auto"/>
        <w:bottom w:val="none" w:sz="0" w:space="0" w:color="auto"/>
        <w:right w:val="none" w:sz="0" w:space="0" w:color="auto"/>
      </w:divBdr>
    </w:div>
    <w:div w:id="2072843392">
      <w:marLeft w:val="0"/>
      <w:marRight w:val="0"/>
      <w:marTop w:val="0"/>
      <w:marBottom w:val="0"/>
      <w:divBdr>
        <w:top w:val="none" w:sz="0" w:space="0" w:color="auto"/>
        <w:left w:val="none" w:sz="0" w:space="0" w:color="auto"/>
        <w:bottom w:val="none" w:sz="0" w:space="0" w:color="auto"/>
        <w:right w:val="none" w:sz="0" w:space="0" w:color="auto"/>
      </w:divBdr>
    </w:div>
    <w:div w:id="2079160441">
      <w:bodyDiv w:val="1"/>
      <w:marLeft w:val="0"/>
      <w:marRight w:val="0"/>
      <w:marTop w:val="0"/>
      <w:marBottom w:val="0"/>
      <w:divBdr>
        <w:top w:val="none" w:sz="0" w:space="0" w:color="auto"/>
        <w:left w:val="none" w:sz="0" w:space="0" w:color="auto"/>
        <w:bottom w:val="none" w:sz="0" w:space="0" w:color="auto"/>
        <w:right w:val="none" w:sz="0" w:space="0" w:color="auto"/>
      </w:divBdr>
      <w:divsChild>
        <w:div w:id="1925341007">
          <w:marLeft w:val="640"/>
          <w:marRight w:val="0"/>
          <w:marTop w:val="0"/>
          <w:marBottom w:val="0"/>
          <w:divBdr>
            <w:top w:val="none" w:sz="0" w:space="0" w:color="auto"/>
            <w:left w:val="none" w:sz="0" w:space="0" w:color="auto"/>
            <w:bottom w:val="none" w:sz="0" w:space="0" w:color="auto"/>
            <w:right w:val="none" w:sz="0" w:space="0" w:color="auto"/>
          </w:divBdr>
        </w:div>
        <w:div w:id="1084837733">
          <w:marLeft w:val="640"/>
          <w:marRight w:val="0"/>
          <w:marTop w:val="0"/>
          <w:marBottom w:val="0"/>
          <w:divBdr>
            <w:top w:val="none" w:sz="0" w:space="0" w:color="auto"/>
            <w:left w:val="none" w:sz="0" w:space="0" w:color="auto"/>
            <w:bottom w:val="none" w:sz="0" w:space="0" w:color="auto"/>
            <w:right w:val="none" w:sz="0" w:space="0" w:color="auto"/>
          </w:divBdr>
        </w:div>
        <w:div w:id="40910562">
          <w:marLeft w:val="640"/>
          <w:marRight w:val="0"/>
          <w:marTop w:val="0"/>
          <w:marBottom w:val="0"/>
          <w:divBdr>
            <w:top w:val="none" w:sz="0" w:space="0" w:color="auto"/>
            <w:left w:val="none" w:sz="0" w:space="0" w:color="auto"/>
            <w:bottom w:val="none" w:sz="0" w:space="0" w:color="auto"/>
            <w:right w:val="none" w:sz="0" w:space="0" w:color="auto"/>
          </w:divBdr>
        </w:div>
        <w:div w:id="308902997">
          <w:marLeft w:val="640"/>
          <w:marRight w:val="0"/>
          <w:marTop w:val="0"/>
          <w:marBottom w:val="0"/>
          <w:divBdr>
            <w:top w:val="none" w:sz="0" w:space="0" w:color="auto"/>
            <w:left w:val="none" w:sz="0" w:space="0" w:color="auto"/>
            <w:bottom w:val="none" w:sz="0" w:space="0" w:color="auto"/>
            <w:right w:val="none" w:sz="0" w:space="0" w:color="auto"/>
          </w:divBdr>
        </w:div>
        <w:div w:id="1518077375">
          <w:marLeft w:val="640"/>
          <w:marRight w:val="0"/>
          <w:marTop w:val="0"/>
          <w:marBottom w:val="0"/>
          <w:divBdr>
            <w:top w:val="none" w:sz="0" w:space="0" w:color="auto"/>
            <w:left w:val="none" w:sz="0" w:space="0" w:color="auto"/>
            <w:bottom w:val="none" w:sz="0" w:space="0" w:color="auto"/>
            <w:right w:val="none" w:sz="0" w:space="0" w:color="auto"/>
          </w:divBdr>
        </w:div>
        <w:div w:id="818884942">
          <w:marLeft w:val="640"/>
          <w:marRight w:val="0"/>
          <w:marTop w:val="0"/>
          <w:marBottom w:val="0"/>
          <w:divBdr>
            <w:top w:val="none" w:sz="0" w:space="0" w:color="auto"/>
            <w:left w:val="none" w:sz="0" w:space="0" w:color="auto"/>
            <w:bottom w:val="none" w:sz="0" w:space="0" w:color="auto"/>
            <w:right w:val="none" w:sz="0" w:space="0" w:color="auto"/>
          </w:divBdr>
        </w:div>
        <w:div w:id="1430733062">
          <w:marLeft w:val="640"/>
          <w:marRight w:val="0"/>
          <w:marTop w:val="0"/>
          <w:marBottom w:val="0"/>
          <w:divBdr>
            <w:top w:val="none" w:sz="0" w:space="0" w:color="auto"/>
            <w:left w:val="none" w:sz="0" w:space="0" w:color="auto"/>
            <w:bottom w:val="none" w:sz="0" w:space="0" w:color="auto"/>
            <w:right w:val="none" w:sz="0" w:space="0" w:color="auto"/>
          </w:divBdr>
        </w:div>
        <w:div w:id="1384211611">
          <w:marLeft w:val="640"/>
          <w:marRight w:val="0"/>
          <w:marTop w:val="0"/>
          <w:marBottom w:val="0"/>
          <w:divBdr>
            <w:top w:val="none" w:sz="0" w:space="0" w:color="auto"/>
            <w:left w:val="none" w:sz="0" w:space="0" w:color="auto"/>
            <w:bottom w:val="none" w:sz="0" w:space="0" w:color="auto"/>
            <w:right w:val="none" w:sz="0" w:space="0" w:color="auto"/>
          </w:divBdr>
        </w:div>
        <w:div w:id="455024020">
          <w:marLeft w:val="640"/>
          <w:marRight w:val="0"/>
          <w:marTop w:val="0"/>
          <w:marBottom w:val="0"/>
          <w:divBdr>
            <w:top w:val="none" w:sz="0" w:space="0" w:color="auto"/>
            <w:left w:val="none" w:sz="0" w:space="0" w:color="auto"/>
            <w:bottom w:val="none" w:sz="0" w:space="0" w:color="auto"/>
            <w:right w:val="none" w:sz="0" w:space="0" w:color="auto"/>
          </w:divBdr>
        </w:div>
        <w:div w:id="815536084">
          <w:marLeft w:val="640"/>
          <w:marRight w:val="0"/>
          <w:marTop w:val="0"/>
          <w:marBottom w:val="0"/>
          <w:divBdr>
            <w:top w:val="none" w:sz="0" w:space="0" w:color="auto"/>
            <w:left w:val="none" w:sz="0" w:space="0" w:color="auto"/>
            <w:bottom w:val="none" w:sz="0" w:space="0" w:color="auto"/>
            <w:right w:val="none" w:sz="0" w:space="0" w:color="auto"/>
          </w:divBdr>
        </w:div>
        <w:div w:id="824202186">
          <w:marLeft w:val="640"/>
          <w:marRight w:val="0"/>
          <w:marTop w:val="0"/>
          <w:marBottom w:val="0"/>
          <w:divBdr>
            <w:top w:val="none" w:sz="0" w:space="0" w:color="auto"/>
            <w:left w:val="none" w:sz="0" w:space="0" w:color="auto"/>
            <w:bottom w:val="none" w:sz="0" w:space="0" w:color="auto"/>
            <w:right w:val="none" w:sz="0" w:space="0" w:color="auto"/>
          </w:divBdr>
        </w:div>
        <w:div w:id="417942334">
          <w:marLeft w:val="640"/>
          <w:marRight w:val="0"/>
          <w:marTop w:val="0"/>
          <w:marBottom w:val="0"/>
          <w:divBdr>
            <w:top w:val="none" w:sz="0" w:space="0" w:color="auto"/>
            <w:left w:val="none" w:sz="0" w:space="0" w:color="auto"/>
            <w:bottom w:val="none" w:sz="0" w:space="0" w:color="auto"/>
            <w:right w:val="none" w:sz="0" w:space="0" w:color="auto"/>
          </w:divBdr>
        </w:div>
        <w:div w:id="630138596">
          <w:marLeft w:val="640"/>
          <w:marRight w:val="0"/>
          <w:marTop w:val="0"/>
          <w:marBottom w:val="0"/>
          <w:divBdr>
            <w:top w:val="none" w:sz="0" w:space="0" w:color="auto"/>
            <w:left w:val="none" w:sz="0" w:space="0" w:color="auto"/>
            <w:bottom w:val="none" w:sz="0" w:space="0" w:color="auto"/>
            <w:right w:val="none" w:sz="0" w:space="0" w:color="auto"/>
          </w:divBdr>
        </w:div>
        <w:div w:id="777678281">
          <w:marLeft w:val="640"/>
          <w:marRight w:val="0"/>
          <w:marTop w:val="0"/>
          <w:marBottom w:val="0"/>
          <w:divBdr>
            <w:top w:val="none" w:sz="0" w:space="0" w:color="auto"/>
            <w:left w:val="none" w:sz="0" w:space="0" w:color="auto"/>
            <w:bottom w:val="none" w:sz="0" w:space="0" w:color="auto"/>
            <w:right w:val="none" w:sz="0" w:space="0" w:color="auto"/>
          </w:divBdr>
        </w:div>
        <w:div w:id="1288311963">
          <w:marLeft w:val="640"/>
          <w:marRight w:val="0"/>
          <w:marTop w:val="0"/>
          <w:marBottom w:val="0"/>
          <w:divBdr>
            <w:top w:val="none" w:sz="0" w:space="0" w:color="auto"/>
            <w:left w:val="none" w:sz="0" w:space="0" w:color="auto"/>
            <w:bottom w:val="none" w:sz="0" w:space="0" w:color="auto"/>
            <w:right w:val="none" w:sz="0" w:space="0" w:color="auto"/>
          </w:divBdr>
        </w:div>
        <w:div w:id="273558272">
          <w:marLeft w:val="640"/>
          <w:marRight w:val="0"/>
          <w:marTop w:val="0"/>
          <w:marBottom w:val="0"/>
          <w:divBdr>
            <w:top w:val="none" w:sz="0" w:space="0" w:color="auto"/>
            <w:left w:val="none" w:sz="0" w:space="0" w:color="auto"/>
            <w:bottom w:val="none" w:sz="0" w:space="0" w:color="auto"/>
            <w:right w:val="none" w:sz="0" w:space="0" w:color="auto"/>
          </w:divBdr>
        </w:div>
        <w:div w:id="1249315277">
          <w:marLeft w:val="640"/>
          <w:marRight w:val="0"/>
          <w:marTop w:val="0"/>
          <w:marBottom w:val="0"/>
          <w:divBdr>
            <w:top w:val="none" w:sz="0" w:space="0" w:color="auto"/>
            <w:left w:val="none" w:sz="0" w:space="0" w:color="auto"/>
            <w:bottom w:val="none" w:sz="0" w:space="0" w:color="auto"/>
            <w:right w:val="none" w:sz="0" w:space="0" w:color="auto"/>
          </w:divBdr>
        </w:div>
        <w:div w:id="541331170">
          <w:marLeft w:val="640"/>
          <w:marRight w:val="0"/>
          <w:marTop w:val="0"/>
          <w:marBottom w:val="0"/>
          <w:divBdr>
            <w:top w:val="none" w:sz="0" w:space="0" w:color="auto"/>
            <w:left w:val="none" w:sz="0" w:space="0" w:color="auto"/>
            <w:bottom w:val="none" w:sz="0" w:space="0" w:color="auto"/>
            <w:right w:val="none" w:sz="0" w:space="0" w:color="auto"/>
          </w:divBdr>
        </w:div>
        <w:div w:id="1597178724">
          <w:marLeft w:val="640"/>
          <w:marRight w:val="0"/>
          <w:marTop w:val="0"/>
          <w:marBottom w:val="0"/>
          <w:divBdr>
            <w:top w:val="none" w:sz="0" w:space="0" w:color="auto"/>
            <w:left w:val="none" w:sz="0" w:space="0" w:color="auto"/>
            <w:bottom w:val="none" w:sz="0" w:space="0" w:color="auto"/>
            <w:right w:val="none" w:sz="0" w:space="0" w:color="auto"/>
          </w:divBdr>
        </w:div>
        <w:div w:id="626664163">
          <w:marLeft w:val="640"/>
          <w:marRight w:val="0"/>
          <w:marTop w:val="0"/>
          <w:marBottom w:val="0"/>
          <w:divBdr>
            <w:top w:val="none" w:sz="0" w:space="0" w:color="auto"/>
            <w:left w:val="none" w:sz="0" w:space="0" w:color="auto"/>
            <w:bottom w:val="none" w:sz="0" w:space="0" w:color="auto"/>
            <w:right w:val="none" w:sz="0" w:space="0" w:color="auto"/>
          </w:divBdr>
        </w:div>
        <w:div w:id="1472287794">
          <w:marLeft w:val="640"/>
          <w:marRight w:val="0"/>
          <w:marTop w:val="0"/>
          <w:marBottom w:val="0"/>
          <w:divBdr>
            <w:top w:val="none" w:sz="0" w:space="0" w:color="auto"/>
            <w:left w:val="none" w:sz="0" w:space="0" w:color="auto"/>
            <w:bottom w:val="none" w:sz="0" w:space="0" w:color="auto"/>
            <w:right w:val="none" w:sz="0" w:space="0" w:color="auto"/>
          </w:divBdr>
        </w:div>
        <w:div w:id="649408213">
          <w:marLeft w:val="640"/>
          <w:marRight w:val="0"/>
          <w:marTop w:val="0"/>
          <w:marBottom w:val="0"/>
          <w:divBdr>
            <w:top w:val="none" w:sz="0" w:space="0" w:color="auto"/>
            <w:left w:val="none" w:sz="0" w:space="0" w:color="auto"/>
            <w:bottom w:val="none" w:sz="0" w:space="0" w:color="auto"/>
            <w:right w:val="none" w:sz="0" w:space="0" w:color="auto"/>
          </w:divBdr>
        </w:div>
        <w:div w:id="1241141396">
          <w:marLeft w:val="640"/>
          <w:marRight w:val="0"/>
          <w:marTop w:val="0"/>
          <w:marBottom w:val="0"/>
          <w:divBdr>
            <w:top w:val="none" w:sz="0" w:space="0" w:color="auto"/>
            <w:left w:val="none" w:sz="0" w:space="0" w:color="auto"/>
            <w:bottom w:val="none" w:sz="0" w:space="0" w:color="auto"/>
            <w:right w:val="none" w:sz="0" w:space="0" w:color="auto"/>
          </w:divBdr>
        </w:div>
        <w:div w:id="1860271461">
          <w:marLeft w:val="640"/>
          <w:marRight w:val="0"/>
          <w:marTop w:val="0"/>
          <w:marBottom w:val="0"/>
          <w:divBdr>
            <w:top w:val="none" w:sz="0" w:space="0" w:color="auto"/>
            <w:left w:val="none" w:sz="0" w:space="0" w:color="auto"/>
            <w:bottom w:val="none" w:sz="0" w:space="0" w:color="auto"/>
            <w:right w:val="none" w:sz="0" w:space="0" w:color="auto"/>
          </w:divBdr>
        </w:div>
        <w:div w:id="885946495">
          <w:marLeft w:val="640"/>
          <w:marRight w:val="0"/>
          <w:marTop w:val="0"/>
          <w:marBottom w:val="0"/>
          <w:divBdr>
            <w:top w:val="none" w:sz="0" w:space="0" w:color="auto"/>
            <w:left w:val="none" w:sz="0" w:space="0" w:color="auto"/>
            <w:bottom w:val="none" w:sz="0" w:space="0" w:color="auto"/>
            <w:right w:val="none" w:sz="0" w:space="0" w:color="auto"/>
          </w:divBdr>
        </w:div>
        <w:div w:id="2057048593">
          <w:marLeft w:val="640"/>
          <w:marRight w:val="0"/>
          <w:marTop w:val="0"/>
          <w:marBottom w:val="0"/>
          <w:divBdr>
            <w:top w:val="none" w:sz="0" w:space="0" w:color="auto"/>
            <w:left w:val="none" w:sz="0" w:space="0" w:color="auto"/>
            <w:bottom w:val="none" w:sz="0" w:space="0" w:color="auto"/>
            <w:right w:val="none" w:sz="0" w:space="0" w:color="auto"/>
          </w:divBdr>
        </w:div>
        <w:div w:id="772044996">
          <w:marLeft w:val="640"/>
          <w:marRight w:val="0"/>
          <w:marTop w:val="0"/>
          <w:marBottom w:val="0"/>
          <w:divBdr>
            <w:top w:val="none" w:sz="0" w:space="0" w:color="auto"/>
            <w:left w:val="none" w:sz="0" w:space="0" w:color="auto"/>
            <w:bottom w:val="none" w:sz="0" w:space="0" w:color="auto"/>
            <w:right w:val="none" w:sz="0" w:space="0" w:color="auto"/>
          </w:divBdr>
        </w:div>
        <w:div w:id="235289507">
          <w:marLeft w:val="640"/>
          <w:marRight w:val="0"/>
          <w:marTop w:val="0"/>
          <w:marBottom w:val="0"/>
          <w:divBdr>
            <w:top w:val="none" w:sz="0" w:space="0" w:color="auto"/>
            <w:left w:val="none" w:sz="0" w:space="0" w:color="auto"/>
            <w:bottom w:val="none" w:sz="0" w:space="0" w:color="auto"/>
            <w:right w:val="none" w:sz="0" w:space="0" w:color="auto"/>
          </w:divBdr>
        </w:div>
        <w:div w:id="168060965">
          <w:marLeft w:val="640"/>
          <w:marRight w:val="0"/>
          <w:marTop w:val="0"/>
          <w:marBottom w:val="0"/>
          <w:divBdr>
            <w:top w:val="none" w:sz="0" w:space="0" w:color="auto"/>
            <w:left w:val="none" w:sz="0" w:space="0" w:color="auto"/>
            <w:bottom w:val="none" w:sz="0" w:space="0" w:color="auto"/>
            <w:right w:val="none" w:sz="0" w:space="0" w:color="auto"/>
          </w:divBdr>
        </w:div>
        <w:div w:id="32779270">
          <w:marLeft w:val="640"/>
          <w:marRight w:val="0"/>
          <w:marTop w:val="0"/>
          <w:marBottom w:val="0"/>
          <w:divBdr>
            <w:top w:val="none" w:sz="0" w:space="0" w:color="auto"/>
            <w:left w:val="none" w:sz="0" w:space="0" w:color="auto"/>
            <w:bottom w:val="none" w:sz="0" w:space="0" w:color="auto"/>
            <w:right w:val="none" w:sz="0" w:space="0" w:color="auto"/>
          </w:divBdr>
        </w:div>
        <w:div w:id="824130583">
          <w:marLeft w:val="640"/>
          <w:marRight w:val="0"/>
          <w:marTop w:val="0"/>
          <w:marBottom w:val="0"/>
          <w:divBdr>
            <w:top w:val="none" w:sz="0" w:space="0" w:color="auto"/>
            <w:left w:val="none" w:sz="0" w:space="0" w:color="auto"/>
            <w:bottom w:val="none" w:sz="0" w:space="0" w:color="auto"/>
            <w:right w:val="none" w:sz="0" w:space="0" w:color="auto"/>
          </w:divBdr>
        </w:div>
        <w:div w:id="1664503428">
          <w:marLeft w:val="640"/>
          <w:marRight w:val="0"/>
          <w:marTop w:val="0"/>
          <w:marBottom w:val="0"/>
          <w:divBdr>
            <w:top w:val="none" w:sz="0" w:space="0" w:color="auto"/>
            <w:left w:val="none" w:sz="0" w:space="0" w:color="auto"/>
            <w:bottom w:val="none" w:sz="0" w:space="0" w:color="auto"/>
            <w:right w:val="none" w:sz="0" w:space="0" w:color="auto"/>
          </w:divBdr>
        </w:div>
        <w:div w:id="419983721">
          <w:marLeft w:val="640"/>
          <w:marRight w:val="0"/>
          <w:marTop w:val="0"/>
          <w:marBottom w:val="0"/>
          <w:divBdr>
            <w:top w:val="none" w:sz="0" w:space="0" w:color="auto"/>
            <w:left w:val="none" w:sz="0" w:space="0" w:color="auto"/>
            <w:bottom w:val="none" w:sz="0" w:space="0" w:color="auto"/>
            <w:right w:val="none" w:sz="0" w:space="0" w:color="auto"/>
          </w:divBdr>
        </w:div>
        <w:div w:id="28261225">
          <w:marLeft w:val="640"/>
          <w:marRight w:val="0"/>
          <w:marTop w:val="0"/>
          <w:marBottom w:val="0"/>
          <w:divBdr>
            <w:top w:val="none" w:sz="0" w:space="0" w:color="auto"/>
            <w:left w:val="none" w:sz="0" w:space="0" w:color="auto"/>
            <w:bottom w:val="none" w:sz="0" w:space="0" w:color="auto"/>
            <w:right w:val="none" w:sz="0" w:space="0" w:color="auto"/>
          </w:divBdr>
        </w:div>
        <w:div w:id="1496602194">
          <w:marLeft w:val="640"/>
          <w:marRight w:val="0"/>
          <w:marTop w:val="0"/>
          <w:marBottom w:val="0"/>
          <w:divBdr>
            <w:top w:val="none" w:sz="0" w:space="0" w:color="auto"/>
            <w:left w:val="none" w:sz="0" w:space="0" w:color="auto"/>
            <w:bottom w:val="none" w:sz="0" w:space="0" w:color="auto"/>
            <w:right w:val="none" w:sz="0" w:space="0" w:color="auto"/>
          </w:divBdr>
        </w:div>
        <w:div w:id="2019231250">
          <w:marLeft w:val="640"/>
          <w:marRight w:val="0"/>
          <w:marTop w:val="0"/>
          <w:marBottom w:val="0"/>
          <w:divBdr>
            <w:top w:val="none" w:sz="0" w:space="0" w:color="auto"/>
            <w:left w:val="none" w:sz="0" w:space="0" w:color="auto"/>
            <w:bottom w:val="none" w:sz="0" w:space="0" w:color="auto"/>
            <w:right w:val="none" w:sz="0" w:space="0" w:color="auto"/>
          </w:divBdr>
        </w:div>
        <w:div w:id="947010177">
          <w:marLeft w:val="640"/>
          <w:marRight w:val="0"/>
          <w:marTop w:val="0"/>
          <w:marBottom w:val="0"/>
          <w:divBdr>
            <w:top w:val="none" w:sz="0" w:space="0" w:color="auto"/>
            <w:left w:val="none" w:sz="0" w:space="0" w:color="auto"/>
            <w:bottom w:val="none" w:sz="0" w:space="0" w:color="auto"/>
            <w:right w:val="none" w:sz="0" w:space="0" w:color="auto"/>
          </w:divBdr>
        </w:div>
        <w:div w:id="962418847">
          <w:marLeft w:val="640"/>
          <w:marRight w:val="0"/>
          <w:marTop w:val="0"/>
          <w:marBottom w:val="0"/>
          <w:divBdr>
            <w:top w:val="none" w:sz="0" w:space="0" w:color="auto"/>
            <w:left w:val="none" w:sz="0" w:space="0" w:color="auto"/>
            <w:bottom w:val="none" w:sz="0" w:space="0" w:color="auto"/>
            <w:right w:val="none" w:sz="0" w:space="0" w:color="auto"/>
          </w:divBdr>
        </w:div>
        <w:div w:id="1127896744">
          <w:marLeft w:val="640"/>
          <w:marRight w:val="0"/>
          <w:marTop w:val="0"/>
          <w:marBottom w:val="0"/>
          <w:divBdr>
            <w:top w:val="none" w:sz="0" w:space="0" w:color="auto"/>
            <w:left w:val="none" w:sz="0" w:space="0" w:color="auto"/>
            <w:bottom w:val="none" w:sz="0" w:space="0" w:color="auto"/>
            <w:right w:val="none" w:sz="0" w:space="0" w:color="auto"/>
          </w:divBdr>
        </w:div>
        <w:div w:id="867327660">
          <w:marLeft w:val="640"/>
          <w:marRight w:val="0"/>
          <w:marTop w:val="0"/>
          <w:marBottom w:val="0"/>
          <w:divBdr>
            <w:top w:val="none" w:sz="0" w:space="0" w:color="auto"/>
            <w:left w:val="none" w:sz="0" w:space="0" w:color="auto"/>
            <w:bottom w:val="none" w:sz="0" w:space="0" w:color="auto"/>
            <w:right w:val="none" w:sz="0" w:space="0" w:color="auto"/>
          </w:divBdr>
        </w:div>
        <w:div w:id="1342657533">
          <w:marLeft w:val="640"/>
          <w:marRight w:val="0"/>
          <w:marTop w:val="0"/>
          <w:marBottom w:val="0"/>
          <w:divBdr>
            <w:top w:val="none" w:sz="0" w:space="0" w:color="auto"/>
            <w:left w:val="none" w:sz="0" w:space="0" w:color="auto"/>
            <w:bottom w:val="none" w:sz="0" w:space="0" w:color="auto"/>
            <w:right w:val="none" w:sz="0" w:space="0" w:color="auto"/>
          </w:divBdr>
        </w:div>
        <w:div w:id="2144232453">
          <w:marLeft w:val="640"/>
          <w:marRight w:val="0"/>
          <w:marTop w:val="0"/>
          <w:marBottom w:val="0"/>
          <w:divBdr>
            <w:top w:val="none" w:sz="0" w:space="0" w:color="auto"/>
            <w:left w:val="none" w:sz="0" w:space="0" w:color="auto"/>
            <w:bottom w:val="none" w:sz="0" w:space="0" w:color="auto"/>
            <w:right w:val="none" w:sz="0" w:space="0" w:color="auto"/>
          </w:divBdr>
        </w:div>
        <w:div w:id="1251424847">
          <w:marLeft w:val="640"/>
          <w:marRight w:val="0"/>
          <w:marTop w:val="0"/>
          <w:marBottom w:val="0"/>
          <w:divBdr>
            <w:top w:val="none" w:sz="0" w:space="0" w:color="auto"/>
            <w:left w:val="none" w:sz="0" w:space="0" w:color="auto"/>
            <w:bottom w:val="none" w:sz="0" w:space="0" w:color="auto"/>
            <w:right w:val="none" w:sz="0" w:space="0" w:color="auto"/>
          </w:divBdr>
        </w:div>
        <w:div w:id="506991811">
          <w:marLeft w:val="640"/>
          <w:marRight w:val="0"/>
          <w:marTop w:val="0"/>
          <w:marBottom w:val="0"/>
          <w:divBdr>
            <w:top w:val="none" w:sz="0" w:space="0" w:color="auto"/>
            <w:left w:val="none" w:sz="0" w:space="0" w:color="auto"/>
            <w:bottom w:val="none" w:sz="0" w:space="0" w:color="auto"/>
            <w:right w:val="none" w:sz="0" w:space="0" w:color="auto"/>
          </w:divBdr>
        </w:div>
        <w:div w:id="1224216416">
          <w:marLeft w:val="640"/>
          <w:marRight w:val="0"/>
          <w:marTop w:val="0"/>
          <w:marBottom w:val="0"/>
          <w:divBdr>
            <w:top w:val="none" w:sz="0" w:space="0" w:color="auto"/>
            <w:left w:val="none" w:sz="0" w:space="0" w:color="auto"/>
            <w:bottom w:val="none" w:sz="0" w:space="0" w:color="auto"/>
            <w:right w:val="none" w:sz="0" w:space="0" w:color="auto"/>
          </w:divBdr>
        </w:div>
        <w:div w:id="1929121373">
          <w:marLeft w:val="640"/>
          <w:marRight w:val="0"/>
          <w:marTop w:val="0"/>
          <w:marBottom w:val="0"/>
          <w:divBdr>
            <w:top w:val="none" w:sz="0" w:space="0" w:color="auto"/>
            <w:left w:val="none" w:sz="0" w:space="0" w:color="auto"/>
            <w:bottom w:val="none" w:sz="0" w:space="0" w:color="auto"/>
            <w:right w:val="none" w:sz="0" w:space="0" w:color="auto"/>
          </w:divBdr>
        </w:div>
        <w:div w:id="1630433891">
          <w:marLeft w:val="640"/>
          <w:marRight w:val="0"/>
          <w:marTop w:val="0"/>
          <w:marBottom w:val="0"/>
          <w:divBdr>
            <w:top w:val="none" w:sz="0" w:space="0" w:color="auto"/>
            <w:left w:val="none" w:sz="0" w:space="0" w:color="auto"/>
            <w:bottom w:val="none" w:sz="0" w:space="0" w:color="auto"/>
            <w:right w:val="none" w:sz="0" w:space="0" w:color="auto"/>
          </w:divBdr>
        </w:div>
        <w:div w:id="828520199">
          <w:marLeft w:val="640"/>
          <w:marRight w:val="0"/>
          <w:marTop w:val="0"/>
          <w:marBottom w:val="0"/>
          <w:divBdr>
            <w:top w:val="none" w:sz="0" w:space="0" w:color="auto"/>
            <w:left w:val="none" w:sz="0" w:space="0" w:color="auto"/>
            <w:bottom w:val="none" w:sz="0" w:space="0" w:color="auto"/>
            <w:right w:val="none" w:sz="0" w:space="0" w:color="auto"/>
          </w:divBdr>
        </w:div>
      </w:divsChild>
    </w:div>
    <w:div w:id="2093046869">
      <w:bodyDiv w:val="1"/>
      <w:marLeft w:val="0"/>
      <w:marRight w:val="0"/>
      <w:marTop w:val="0"/>
      <w:marBottom w:val="0"/>
      <w:divBdr>
        <w:top w:val="none" w:sz="0" w:space="0" w:color="auto"/>
        <w:left w:val="none" w:sz="0" w:space="0" w:color="auto"/>
        <w:bottom w:val="none" w:sz="0" w:space="0" w:color="auto"/>
        <w:right w:val="none" w:sz="0" w:space="0" w:color="auto"/>
      </w:divBdr>
      <w:divsChild>
        <w:div w:id="1230262519">
          <w:marLeft w:val="640"/>
          <w:marRight w:val="0"/>
          <w:marTop w:val="0"/>
          <w:marBottom w:val="0"/>
          <w:divBdr>
            <w:top w:val="none" w:sz="0" w:space="0" w:color="auto"/>
            <w:left w:val="none" w:sz="0" w:space="0" w:color="auto"/>
            <w:bottom w:val="none" w:sz="0" w:space="0" w:color="auto"/>
            <w:right w:val="none" w:sz="0" w:space="0" w:color="auto"/>
          </w:divBdr>
        </w:div>
        <w:div w:id="677006508">
          <w:marLeft w:val="640"/>
          <w:marRight w:val="0"/>
          <w:marTop w:val="0"/>
          <w:marBottom w:val="0"/>
          <w:divBdr>
            <w:top w:val="none" w:sz="0" w:space="0" w:color="auto"/>
            <w:left w:val="none" w:sz="0" w:space="0" w:color="auto"/>
            <w:bottom w:val="none" w:sz="0" w:space="0" w:color="auto"/>
            <w:right w:val="none" w:sz="0" w:space="0" w:color="auto"/>
          </w:divBdr>
        </w:div>
        <w:div w:id="1133136523">
          <w:marLeft w:val="640"/>
          <w:marRight w:val="0"/>
          <w:marTop w:val="0"/>
          <w:marBottom w:val="0"/>
          <w:divBdr>
            <w:top w:val="none" w:sz="0" w:space="0" w:color="auto"/>
            <w:left w:val="none" w:sz="0" w:space="0" w:color="auto"/>
            <w:bottom w:val="none" w:sz="0" w:space="0" w:color="auto"/>
            <w:right w:val="none" w:sz="0" w:space="0" w:color="auto"/>
          </w:divBdr>
        </w:div>
        <w:div w:id="681014067">
          <w:marLeft w:val="640"/>
          <w:marRight w:val="0"/>
          <w:marTop w:val="0"/>
          <w:marBottom w:val="0"/>
          <w:divBdr>
            <w:top w:val="none" w:sz="0" w:space="0" w:color="auto"/>
            <w:left w:val="none" w:sz="0" w:space="0" w:color="auto"/>
            <w:bottom w:val="none" w:sz="0" w:space="0" w:color="auto"/>
            <w:right w:val="none" w:sz="0" w:space="0" w:color="auto"/>
          </w:divBdr>
        </w:div>
        <w:div w:id="135879766">
          <w:marLeft w:val="640"/>
          <w:marRight w:val="0"/>
          <w:marTop w:val="0"/>
          <w:marBottom w:val="0"/>
          <w:divBdr>
            <w:top w:val="none" w:sz="0" w:space="0" w:color="auto"/>
            <w:left w:val="none" w:sz="0" w:space="0" w:color="auto"/>
            <w:bottom w:val="none" w:sz="0" w:space="0" w:color="auto"/>
            <w:right w:val="none" w:sz="0" w:space="0" w:color="auto"/>
          </w:divBdr>
        </w:div>
        <w:div w:id="780146069">
          <w:marLeft w:val="640"/>
          <w:marRight w:val="0"/>
          <w:marTop w:val="0"/>
          <w:marBottom w:val="0"/>
          <w:divBdr>
            <w:top w:val="none" w:sz="0" w:space="0" w:color="auto"/>
            <w:left w:val="none" w:sz="0" w:space="0" w:color="auto"/>
            <w:bottom w:val="none" w:sz="0" w:space="0" w:color="auto"/>
            <w:right w:val="none" w:sz="0" w:space="0" w:color="auto"/>
          </w:divBdr>
        </w:div>
        <w:div w:id="1163086093">
          <w:marLeft w:val="640"/>
          <w:marRight w:val="0"/>
          <w:marTop w:val="0"/>
          <w:marBottom w:val="0"/>
          <w:divBdr>
            <w:top w:val="none" w:sz="0" w:space="0" w:color="auto"/>
            <w:left w:val="none" w:sz="0" w:space="0" w:color="auto"/>
            <w:bottom w:val="none" w:sz="0" w:space="0" w:color="auto"/>
            <w:right w:val="none" w:sz="0" w:space="0" w:color="auto"/>
          </w:divBdr>
        </w:div>
        <w:div w:id="827135481">
          <w:marLeft w:val="640"/>
          <w:marRight w:val="0"/>
          <w:marTop w:val="0"/>
          <w:marBottom w:val="0"/>
          <w:divBdr>
            <w:top w:val="none" w:sz="0" w:space="0" w:color="auto"/>
            <w:left w:val="none" w:sz="0" w:space="0" w:color="auto"/>
            <w:bottom w:val="none" w:sz="0" w:space="0" w:color="auto"/>
            <w:right w:val="none" w:sz="0" w:space="0" w:color="auto"/>
          </w:divBdr>
        </w:div>
        <w:div w:id="2123107913">
          <w:marLeft w:val="640"/>
          <w:marRight w:val="0"/>
          <w:marTop w:val="0"/>
          <w:marBottom w:val="0"/>
          <w:divBdr>
            <w:top w:val="none" w:sz="0" w:space="0" w:color="auto"/>
            <w:left w:val="none" w:sz="0" w:space="0" w:color="auto"/>
            <w:bottom w:val="none" w:sz="0" w:space="0" w:color="auto"/>
            <w:right w:val="none" w:sz="0" w:space="0" w:color="auto"/>
          </w:divBdr>
        </w:div>
        <w:div w:id="1875003090">
          <w:marLeft w:val="640"/>
          <w:marRight w:val="0"/>
          <w:marTop w:val="0"/>
          <w:marBottom w:val="0"/>
          <w:divBdr>
            <w:top w:val="none" w:sz="0" w:space="0" w:color="auto"/>
            <w:left w:val="none" w:sz="0" w:space="0" w:color="auto"/>
            <w:bottom w:val="none" w:sz="0" w:space="0" w:color="auto"/>
            <w:right w:val="none" w:sz="0" w:space="0" w:color="auto"/>
          </w:divBdr>
        </w:div>
        <w:div w:id="1201935431">
          <w:marLeft w:val="640"/>
          <w:marRight w:val="0"/>
          <w:marTop w:val="0"/>
          <w:marBottom w:val="0"/>
          <w:divBdr>
            <w:top w:val="none" w:sz="0" w:space="0" w:color="auto"/>
            <w:left w:val="none" w:sz="0" w:space="0" w:color="auto"/>
            <w:bottom w:val="none" w:sz="0" w:space="0" w:color="auto"/>
            <w:right w:val="none" w:sz="0" w:space="0" w:color="auto"/>
          </w:divBdr>
        </w:div>
        <w:div w:id="1433358471">
          <w:marLeft w:val="640"/>
          <w:marRight w:val="0"/>
          <w:marTop w:val="0"/>
          <w:marBottom w:val="0"/>
          <w:divBdr>
            <w:top w:val="none" w:sz="0" w:space="0" w:color="auto"/>
            <w:left w:val="none" w:sz="0" w:space="0" w:color="auto"/>
            <w:bottom w:val="none" w:sz="0" w:space="0" w:color="auto"/>
            <w:right w:val="none" w:sz="0" w:space="0" w:color="auto"/>
          </w:divBdr>
        </w:div>
        <w:div w:id="210194563">
          <w:marLeft w:val="640"/>
          <w:marRight w:val="0"/>
          <w:marTop w:val="0"/>
          <w:marBottom w:val="0"/>
          <w:divBdr>
            <w:top w:val="none" w:sz="0" w:space="0" w:color="auto"/>
            <w:left w:val="none" w:sz="0" w:space="0" w:color="auto"/>
            <w:bottom w:val="none" w:sz="0" w:space="0" w:color="auto"/>
            <w:right w:val="none" w:sz="0" w:space="0" w:color="auto"/>
          </w:divBdr>
        </w:div>
        <w:div w:id="2101176098">
          <w:marLeft w:val="640"/>
          <w:marRight w:val="0"/>
          <w:marTop w:val="0"/>
          <w:marBottom w:val="0"/>
          <w:divBdr>
            <w:top w:val="none" w:sz="0" w:space="0" w:color="auto"/>
            <w:left w:val="none" w:sz="0" w:space="0" w:color="auto"/>
            <w:bottom w:val="none" w:sz="0" w:space="0" w:color="auto"/>
            <w:right w:val="none" w:sz="0" w:space="0" w:color="auto"/>
          </w:divBdr>
        </w:div>
        <w:div w:id="1646470715">
          <w:marLeft w:val="640"/>
          <w:marRight w:val="0"/>
          <w:marTop w:val="0"/>
          <w:marBottom w:val="0"/>
          <w:divBdr>
            <w:top w:val="none" w:sz="0" w:space="0" w:color="auto"/>
            <w:left w:val="none" w:sz="0" w:space="0" w:color="auto"/>
            <w:bottom w:val="none" w:sz="0" w:space="0" w:color="auto"/>
            <w:right w:val="none" w:sz="0" w:space="0" w:color="auto"/>
          </w:divBdr>
        </w:div>
        <w:div w:id="2047170427">
          <w:marLeft w:val="640"/>
          <w:marRight w:val="0"/>
          <w:marTop w:val="0"/>
          <w:marBottom w:val="0"/>
          <w:divBdr>
            <w:top w:val="none" w:sz="0" w:space="0" w:color="auto"/>
            <w:left w:val="none" w:sz="0" w:space="0" w:color="auto"/>
            <w:bottom w:val="none" w:sz="0" w:space="0" w:color="auto"/>
            <w:right w:val="none" w:sz="0" w:space="0" w:color="auto"/>
          </w:divBdr>
        </w:div>
        <w:div w:id="1940914503">
          <w:marLeft w:val="640"/>
          <w:marRight w:val="0"/>
          <w:marTop w:val="0"/>
          <w:marBottom w:val="0"/>
          <w:divBdr>
            <w:top w:val="none" w:sz="0" w:space="0" w:color="auto"/>
            <w:left w:val="none" w:sz="0" w:space="0" w:color="auto"/>
            <w:bottom w:val="none" w:sz="0" w:space="0" w:color="auto"/>
            <w:right w:val="none" w:sz="0" w:space="0" w:color="auto"/>
          </w:divBdr>
        </w:div>
        <w:div w:id="416832897">
          <w:marLeft w:val="640"/>
          <w:marRight w:val="0"/>
          <w:marTop w:val="0"/>
          <w:marBottom w:val="0"/>
          <w:divBdr>
            <w:top w:val="none" w:sz="0" w:space="0" w:color="auto"/>
            <w:left w:val="none" w:sz="0" w:space="0" w:color="auto"/>
            <w:bottom w:val="none" w:sz="0" w:space="0" w:color="auto"/>
            <w:right w:val="none" w:sz="0" w:space="0" w:color="auto"/>
          </w:divBdr>
        </w:div>
        <w:div w:id="1372416675">
          <w:marLeft w:val="640"/>
          <w:marRight w:val="0"/>
          <w:marTop w:val="0"/>
          <w:marBottom w:val="0"/>
          <w:divBdr>
            <w:top w:val="none" w:sz="0" w:space="0" w:color="auto"/>
            <w:left w:val="none" w:sz="0" w:space="0" w:color="auto"/>
            <w:bottom w:val="none" w:sz="0" w:space="0" w:color="auto"/>
            <w:right w:val="none" w:sz="0" w:space="0" w:color="auto"/>
          </w:divBdr>
        </w:div>
        <w:div w:id="146552168">
          <w:marLeft w:val="640"/>
          <w:marRight w:val="0"/>
          <w:marTop w:val="0"/>
          <w:marBottom w:val="0"/>
          <w:divBdr>
            <w:top w:val="none" w:sz="0" w:space="0" w:color="auto"/>
            <w:left w:val="none" w:sz="0" w:space="0" w:color="auto"/>
            <w:bottom w:val="none" w:sz="0" w:space="0" w:color="auto"/>
            <w:right w:val="none" w:sz="0" w:space="0" w:color="auto"/>
          </w:divBdr>
        </w:div>
        <w:div w:id="1344164876">
          <w:marLeft w:val="640"/>
          <w:marRight w:val="0"/>
          <w:marTop w:val="0"/>
          <w:marBottom w:val="0"/>
          <w:divBdr>
            <w:top w:val="none" w:sz="0" w:space="0" w:color="auto"/>
            <w:left w:val="none" w:sz="0" w:space="0" w:color="auto"/>
            <w:bottom w:val="none" w:sz="0" w:space="0" w:color="auto"/>
            <w:right w:val="none" w:sz="0" w:space="0" w:color="auto"/>
          </w:divBdr>
        </w:div>
        <w:div w:id="851068020">
          <w:marLeft w:val="640"/>
          <w:marRight w:val="0"/>
          <w:marTop w:val="0"/>
          <w:marBottom w:val="0"/>
          <w:divBdr>
            <w:top w:val="none" w:sz="0" w:space="0" w:color="auto"/>
            <w:left w:val="none" w:sz="0" w:space="0" w:color="auto"/>
            <w:bottom w:val="none" w:sz="0" w:space="0" w:color="auto"/>
            <w:right w:val="none" w:sz="0" w:space="0" w:color="auto"/>
          </w:divBdr>
        </w:div>
        <w:div w:id="211161260">
          <w:marLeft w:val="640"/>
          <w:marRight w:val="0"/>
          <w:marTop w:val="0"/>
          <w:marBottom w:val="0"/>
          <w:divBdr>
            <w:top w:val="none" w:sz="0" w:space="0" w:color="auto"/>
            <w:left w:val="none" w:sz="0" w:space="0" w:color="auto"/>
            <w:bottom w:val="none" w:sz="0" w:space="0" w:color="auto"/>
            <w:right w:val="none" w:sz="0" w:space="0" w:color="auto"/>
          </w:divBdr>
        </w:div>
        <w:div w:id="1013536274">
          <w:marLeft w:val="640"/>
          <w:marRight w:val="0"/>
          <w:marTop w:val="0"/>
          <w:marBottom w:val="0"/>
          <w:divBdr>
            <w:top w:val="none" w:sz="0" w:space="0" w:color="auto"/>
            <w:left w:val="none" w:sz="0" w:space="0" w:color="auto"/>
            <w:bottom w:val="none" w:sz="0" w:space="0" w:color="auto"/>
            <w:right w:val="none" w:sz="0" w:space="0" w:color="auto"/>
          </w:divBdr>
        </w:div>
        <w:div w:id="1950965496">
          <w:marLeft w:val="640"/>
          <w:marRight w:val="0"/>
          <w:marTop w:val="0"/>
          <w:marBottom w:val="0"/>
          <w:divBdr>
            <w:top w:val="none" w:sz="0" w:space="0" w:color="auto"/>
            <w:left w:val="none" w:sz="0" w:space="0" w:color="auto"/>
            <w:bottom w:val="none" w:sz="0" w:space="0" w:color="auto"/>
            <w:right w:val="none" w:sz="0" w:space="0" w:color="auto"/>
          </w:divBdr>
        </w:div>
        <w:div w:id="482357053">
          <w:marLeft w:val="640"/>
          <w:marRight w:val="0"/>
          <w:marTop w:val="0"/>
          <w:marBottom w:val="0"/>
          <w:divBdr>
            <w:top w:val="none" w:sz="0" w:space="0" w:color="auto"/>
            <w:left w:val="none" w:sz="0" w:space="0" w:color="auto"/>
            <w:bottom w:val="none" w:sz="0" w:space="0" w:color="auto"/>
            <w:right w:val="none" w:sz="0" w:space="0" w:color="auto"/>
          </w:divBdr>
        </w:div>
        <w:div w:id="1129513939">
          <w:marLeft w:val="640"/>
          <w:marRight w:val="0"/>
          <w:marTop w:val="0"/>
          <w:marBottom w:val="0"/>
          <w:divBdr>
            <w:top w:val="none" w:sz="0" w:space="0" w:color="auto"/>
            <w:left w:val="none" w:sz="0" w:space="0" w:color="auto"/>
            <w:bottom w:val="none" w:sz="0" w:space="0" w:color="auto"/>
            <w:right w:val="none" w:sz="0" w:space="0" w:color="auto"/>
          </w:divBdr>
        </w:div>
        <w:div w:id="2007199474">
          <w:marLeft w:val="640"/>
          <w:marRight w:val="0"/>
          <w:marTop w:val="0"/>
          <w:marBottom w:val="0"/>
          <w:divBdr>
            <w:top w:val="none" w:sz="0" w:space="0" w:color="auto"/>
            <w:left w:val="none" w:sz="0" w:space="0" w:color="auto"/>
            <w:bottom w:val="none" w:sz="0" w:space="0" w:color="auto"/>
            <w:right w:val="none" w:sz="0" w:space="0" w:color="auto"/>
          </w:divBdr>
        </w:div>
        <w:div w:id="1233084539">
          <w:marLeft w:val="640"/>
          <w:marRight w:val="0"/>
          <w:marTop w:val="0"/>
          <w:marBottom w:val="0"/>
          <w:divBdr>
            <w:top w:val="none" w:sz="0" w:space="0" w:color="auto"/>
            <w:left w:val="none" w:sz="0" w:space="0" w:color="auto"/>
            <w:bottom w:val="none" w:sz="0" w:space="0" w:color="auto"/>
            <w:right w:val="none" w:sz="0" w:space="0" w:color="auto"/>
          </w:divBdr>
        </w:div>
        <w:div w:id="1330715461">
          <w:marLeft w:val="640"/>
          <w:marRight w:val="0"/>
          <w:marTop w:val="0"/>
          <w:marBottom w:val="0"/>
          <w:divBdr>
            <w:top w:val="none" w:sz="0" w:space="0" w:color="auto"/>
            <w:left w:val="none" w:sz="0" w:space="0" w:color="auto"/>
            <w:bottom w:val="none" w:sz="0" w:space="0" w:color="auto"/>
            <w:right w:val="none" w:sz="0" w:space="0" w:color="auto"/>
          </w:divBdr>
        </w:div>
        <w:div w:id="872426382">
          <w:marLeft w:val="640"/>
          <w:marRight w:val="0"/>
          <w:marTop w:val="0"/>
          <w:marBottom w:val="0"/>
          <w:divBdr>
            <w:top w:val="none" w:sz="0" w:space="0" w:color="auto"/>
            <w:left w:val="none" w:sz="0" w:space="0" w:color="auto"/>
            <w:bottom w:val="none" w:sz="0" w:space="0" w:color="auto"/>
            <w:right w:val="none" w:sz="0" w:space="0" w:color="auto"/>
          </w:divBdr>
        </w:div>
        <w:div w:id="1744179659">
          <w:marLeft w:val="640"/>
          <w:marRight w:val="0"/>
          <w:marTop w:val="0"/>
          <w:marBottom w:val="0"/>
          <w:divBdr>
            <w:top w:val="none" w:sz="0" w:space="0" w:color="auto"/>
            <w:left w:val="none" w:sz="0" w:space="0" w:color="auto"/>
            <w:bottom w:val="none" w:sz="0" w:space="0" w:color="auto"/>
            <w:right w:val="none" w:sz="0" w:space="0" w:color="auto"/>
          </w:divBdr>
        </w:div>
        <w:div w:id="2034063678">
          <w:marLeft w:val="640"/>
          <w:marRight w:val="0"/>
          <w:marTop w:val="0"/>
          <w:marBottom w:val="0"/>
          <w:divBdr>
            <w:top w:val="none" w:sz="0" w:space="0" w:color="auto"/>
            <w:left w:val="none" w:sz="0" w:space="0" w:color="auto"/>
            <w:bottom w:val="none" w:sz="0" w:space="0" w:color="auto"/>
            <w:right w:val="none" w:sz="0" w:space="0" w:color="auto"/>
          </w:divBdr>
        </w:div>
        <w:div w:id="1732968497">
          <w:marLeft w:val="640"/>
          <w:marRight w:val="0"/>
          <w:marTop w:val="0"/>
          <w:marBottom w:val="0"/>
          <w:divBdr>
            <w:top w:val="none" w:sz="0" w:space="0" w:color="auto"/>
            <w:left w:val="none" w:sz="0" w:space="0" w:color="auto"/>
            <w:bottom w:val="none" w:sz="0" w:space="0" w:color="auto"/>
            <w:right w:val="none" w:sz="0" w:space="0" w:color="auto"/>
          </w:divBdr>
        </w:div>
        <w:div w:id="1663435670">
          <w:marLeft w:val="640"/>
          <w:marRight w:val="0"/>
          <w:marTop w:val="0"/>
          <w:marBottom w:val="0"/>
          <w:divBdr>
            <w:top w:val="none" w:sz="0" w:space="0" w:color="auto"/>
            <w:left w:val="none" w:sz="0" w:space="0" w:color="auto"/>
            <w:bottom w:val="none" w:sz="0" w:space="0" w:color="auto"/>
            <w:right w:val="none" w:sz="0" w:space="0" w:color="auto"/>
          </w:divBdr>
        </w:div>
        <w:div w:id="1372149890">
          <w:marLeft w:val="640"/>
          <w:marRight w:val="0"/>
          <w:marTop w:val="0"/>
          <w:marBottom w:val="0"/>
          <w:divBdr>
            <w:top w:val="none" w:sz="0" w:space="0" w:color="auto"/>
            <w:left w:val="none" w:sz="0" w:space="0" w:color="auto"/>
            <w:bottom w:val="none" w:sz="0" w:space="0" w:color="auto"/>
            <w:right w:val="none" w:sz="0" w:space="0" w:color="auto"/>
          </w:divBdr>
        </w:div>
        <w:div w:id="353045346">
          <w:marLeft w:val="640"/>
          <w:marRight w:val="0"/>
          <w:marTop w:val="0"/>
          <w:marBottom w:val="0"/>
          <w:divBdr>
            <w:top w:val="none" w:sz="0" w:space="0" w:color="auto"/>
            <w:left w:val="none" w:sz="0" w:space="0" w:color="auto"/>
            <w:bottom w:val="none" w:sz="0" w:space="0" w:color="auto"/>
            <w:right w:val="none" w:sz="0" w:space="0" w:color="auto"/>
          </w:divBdr>
        </w:div>
        <w:div w:id="433013586">
          <w:marLeft w:val="640"/>
          <w:marRight w:val="0"/>
          <w:marTop w:val="0"/>
          <w:marBottom w:val="0"/>
          <w:divBdr>
            <w:top w:val="none" w:sz="0" w:space="0" w:color="auto"/>
            <w:left w:val="none" w:sz="0" w:space="0" w:color="auto"/>
            <w:bottom w:val="none" w:sz="0" w:space="0" w:color="auto"/>
            <w:right w:val="none" w:sz="0" w:space="0" w:color="auto"/>
          </w:divBdr>
        </w:div>
        <w:div w:id="170682949">
          <w:marLeft w:val="640"/>
          <w:marRight w:val="0"/>
          <w:marTop w:val="0"/>
          <w:marBottom w:val="0"/>
          <w:divBdr>
            <w:top w:val="none" w:sz="0" w:space="0" w:color="auto"/>
            <w:left w:val="none" w:sz="0" w:space="0" w:color="auto"/>
            <w:bottom w:val="none" w:sz="0" w:space="0" w:color="auto"/>
            <w:right w:val="none" w:sz="0" w:space="0" w:color="auto"/>
          </w:divBdr>
        </w:div>
        <w:div w:id="961032831">
          <w:marLeft w:val="640"/>
          <w:marRight w:val="0"/>
          <w:marTop w:val="0"/>
          <w:marBottom w:val="0"/>
          <w:divBdr>
            <w:top w:val="none" w:sz="0" w:space="0" w:color="auto"/>
            <w:left w:val="none" w:sz="0" w:space="0" w:color="auto"/>
            <w:bottom w:val="none" w:sz="0" w:space="0" w:color="auto"/>
            <w:right w:val="none" w:sz="0" w:space="0" w:color="auto"/>
          </w:divBdr>
        </w:div>
        <w:div w:id="1972783517">
          <w:marLeft w:val="640"/>
          <w:marRight w:val="0"/>
          <w:marTop w:val="0"/>
          <w:marBottom w:val="0"/>
          <w:divBdr>
            <w:top w:val="none" w:sz="0" w:space="0" w:color="auto"/>
            <w:left w:val="none" w:sz="0" w:space="0" w:color="auto"/>
            <w:bottom w:val="none" w:sz="0" w:space="0" w:color="auto"/>
            <w:right w:val="none" w:sz="0" w:space="0" w:color="auto"/>
          </w:divBdr>
        </w:div>
        <w:div w:id="1687056291">
          <w:marLeft w:val="640"/>
          <w:marRight w:val="0"/>
          <w:marTop w:val="0"/>
          <w:marBottom w:val="0"/>
          <w:divBdr>
            <w:top w:val="none" w:sz="0" w:space="0" w:color="auto"/>
            <w:left w:val="none" w:sz="0" w:space="0" w:color="auto"/>
            <w:bottom w:val="none" w:sz="0" w:space="0" w:color="auto"/>
            <w:right w:val="none" w:sz="0" w:space="0" w:color="auto"/>
          </w:divBdr>
        </w:div>
        <w:div w:id="754596074">
          <w:marLeft w:val="640"/>
          <w:marRight w:val="0"/>
          <w:marTop w:val="0"/>
          <w:marBottom w:val="0"/>
          <w:divBdr>
            <w:top w:val="none" w:sz="0" w:space="0" w:color="auto"/>
            <w:left w:val="none" w:sz="0" w:space="0" w:color="auto"/>
            <w:bottom w:val="none" w:sz="0" w:space="0" w:color="auto"/>
            <w:right w:val="none" w:sz="0" w:space="0" w:color="auto"/>
          </w:divBdr>
        </w:div>
      </w:divsChild>
    </w:div>
    <w:div w:id="2105101255">
      <w:marLeft w:val="0"/>
      <w:marRight w:val="0"/>
      <w:marTop w:val="0"/>
      <w:marBottom w:val="0"/>
      <w:divBdr>
        <w:top w:val="none" w:sz="0" w:space="0" w:color="auto"/>
        <w:left w:val="none" w:sz="0" w:space="0" w:color="auto"/>
        <w:bottom w:val="none" w:sz="0" w:space="0" w:color="auto"/>
        <w:right w:val="none" w:sz="0" w:space="0" w:color="auto"/>
      </w:divBdr>
    </w:div>
    <w:div w:id="2105221981">
      <w:bodyDiv w:val="1"/>
      <w:marLeft w:val="0"/>
      <w:marRight w:val="0"/>
      <w:marTop w:val="0"/>
      <w:marBottom w:val="0"/>
      <w:divBdr>
        <w:top w:val="none" w:sz="0" w:space="0" w:color="auto"/>
        <w:left w:val="none" w:sz="0" w:space="0" w:color="auto"/>
        <w:bottom w:val="none" w:sz="0" w:space="0" w:color="auto"/>
        <w:right w:val="none" w:sz="0" w:space="0" w:color="auto"/>
      </w:divBdr>
      <w:divsChild>
        <w:div w:id="90056785">
          <w:marLeft w:val="640"/>
          <w:marRight w:val="0"/>
          <w:marTop w:val="0"/>
          <w:marBottom w:val="0"/>
          <w:divBdr>
            <w:top w:val="none" w:sz="0" w:space="0" w:color="auto"/>
            <w:left w:val="none" w:sz="0" w:space="0" w:color="auto"/>
            <w:bottom w:val="none" w:sz="0" w:space="0" w:color="auto"/>
            <w:right w:val="none" w:sz="0" w:space="0" w:color="auto"/>
          </w:divBdr>
        </w:div>
        <w:div w:id="153225195">
          <w:marLeft w:val="640"/>
          <w:marRight w:val="0"/>
          <w:marTop w:val="0"/>
          <w:marBottom w:val="0"/>
          <w:divBdr>
            <w:top w:val="none" w:sz="0" w:space="0" w:color="auto"/>
            <w:left w:val="none" w:sz="0" w:space="0" w:color="auto"/>
            <w:bottom w:val="none" w:sz="0" w:space="0" w:color="auto"/>
            <w:right w:val="none" w:sz="0" w:space="0" w:color="auto"/>
          </w:divBdr>
        </w:div>
        <w:div w:id="176770944">
          <w:marLeft w:val="640"/>
          <w:marRight w:val="0"/>
          <w:marTop w:val="0"/>
          <w:marBottom w:val="0"/>
          <w:divBdr>
            <w:top w:val="none" w:sz="0" w:space="0" w:color="auto"/>
            <w:left w:val="none" w:sz="0" w:space="0" w:color="auto"/>
            <w:bottom w:val="none" w:sz="0" w:space="0" w:color="auto"/>
            <w:right w:val="none" w:sz="0" w:space="0" w:color="auto"/>
          </w:divBdr>
        </w:div>
        <w:div w:id="179395061">
          <w:marLeft w:val="640"/>
          <w:marRight w:val="0"/>
          <w:marTop w:val="0"/>
          <w:marBottom w:val="0"/>
          <w:divBdr>
            <w:top w:val="none" w:sz="0" w:space="0" w:color="auto"/>
            <w:left w:val="none" w:sz="0" w:space="0" w:color="auto"/>
            <w:bottom w:val="none" w:sz="0" w:space="0" w:color="auto"/>
            <w:right w:val="none" w:sz="0" w:space="0" w:color="auto"/>
          </w:divBdr>
        </w:div>
        <w:div w:id="225529464">
          <w:marLeft w:val="640"/>
          <w:marRight w:val="0"/>
          <w:marTop w:val="0"/>
          <w:marBottom w:val="0"/>
          <w:divBdr>
            <w:top w:val="none" w:sz="0" w:space="0" w:color="auto"/>
            <w:left w:val="none" w:sz="0" w:space="0" w:color="auto"/>
            <w:bottom w:val="none" w:sz="0" w:space="0" w:color="auto"/>
            <w:right w:val="none" w:sz="0" w:space="0" w:color="auto"/>
          </w:divBdr>
        </w:div>
        <w:div w:id="259879327">
          <w:marLeft w:val="640"/>
          <w:marRight w:val="0"/>
          <w:marTop w:val="0"/>
          <w:marBottom w:val="0"/>
          <w:divBdr>
            <w:top w:val="none" w:sz="0" w:space="0" w:color="auto"/>
            <w:left w:val="none" w:sz="0" w:space="0" w:color="auto"/>
            <w:bottom w:val="none" w:sz="0" w:space="0" w:color="auto"/>
            <w:right w:val="none" w:sz="0" w:space="0" w:color="auto"/>
          </w:divBdr>
        </w:div>
        <w:div w:id="269361676">
          <w:marLeft w:val="640"/>
          <w:marRight w:val="0"/>
          <w:marTop w:val="0"/>
          <w:marBottom w:val="0"/>
          <w:divBdr>
            <w:top w:val="none" w:sz="0" w:space="0" w:color="auto"/>
            <w:left w:val="none" w:sz="0" w:space="0" w:color="auto"/>
            <w:bottom w:val="none" w:sz="0" w:space="0" w:color="auto"/>
            <w:right w:val="none" w:sz="0" w:space="0" w:color="auto"/>
          </w:divBdr>
        </w:div>
        <w:div w:id="288124943">
          <w:marLeft w:val="640"/>
          <w:marRight w:val="0"/>
          <w:marTop w:val="0"/>
          <w:marBottom w:val="0"/>
          <w:divBdr>
            <w:top w:val="none" w:sz="0" w:space="0" w:color="auto"/>
            <w:left w:val="none" w:sz="0" w:space="0" w:color="auto"/>
            <w:bottom w:val="none" w:sz="0" w:space="0" w:color="auto"/>
            <w:right w:val="none" w:sz="0" w:space="0" w:color="auto"/>
          </w:divBdr>
        </w:div>
        <w:div w:id="342826449">
          <w:marLeft w:val="640"/>
          <w:marRight w:val="0"/>
          <w:marTop w:val="0"/>
          <w:marBottom w:val="0"/>
          <w:divBdr>
            <w:top w:val="none" w:sz="0" w:space="0" w:color="auto"/>
            <w:left w:val="none" w:sz="0" w:space="0" w:color="auto"/>
            <w:bottom w:val="none" w:sz="0" w:space="0" w:color="auto"/>
            <w:right w:val="none" w:sz="0" w:space="0" w:color="auto"/>
          </w:divBdr>
        </w:div>
        <w:div w:id="343482337">
          <w:marLeft w:val="640"/>
          <w:marRight w:val="0"/>
          <w:marTop w:val="0"/>
          <w:marBottom w:val="0"/>
          <w:divBdr>
            <w:top w:val="none" w:sz="0" w:space="0" w:color="auto"/>
            <w:left w:val="none" w:sz="0" w:space="0" w:color="auto"/>
            <w:bottom w:val="none" w:sz="0" w:space="0" w:color="auto"/>
            <w:right w:val="none" w:sz="0" w:space="0" w:color="auto"/>
          </w:divBdr>
        </w:div>
        <w:div w:id="430590211">
          <w:marLeft w:val="640"/>
          <w:marRight w:val="0"/>
          <w:marTop w:val="0"/>
          <w:marBottom w:val="0"/>
          <w:divBdr>
            <w:top w:val="none" w:sz="0" w:space="0" w:color="auto"/>
            <w:left w:val="none" w:sz="0" w:space="0" w:color="auto"/>
            <w:bottom w:val="none" w:sz="0" w:space="0" w:color="auto"/>
            <w:right w:val="none" w:sz="0" w:space="0" w:color="auto"/>
          </w:divBdr>
        </w:div>
        <w:div w:id="458063769">
          <w:marLeft w:val="640"/>
          <w:marRight w:val="0"/>
          <w:marTop w:val="0"/>
          <w:marBottom w:val="0"/>
          <w:divBdr>
            <w:top w:val="none" w:sz="0" w:space="0" w:color="auto"/>
            <w:left w:val="none" w:sz="0" w:space="0" w:color="auto"/>
            <w:bottom w:val="none" w:sz="0" w:space="0" w:color="auto"/>
            <w:right w:val="none" w:sz="0" w:space="0" w:color="auto"/>
          </w:divBdr>
        </w:div>
        <w:div w:id="471486906">
          <w:marLeft w:val="640"/>
          <w:marRight w:val="0"/>
          <w:marTop w:val="0"/>
          <w:marBottom w:val="0"/>
          <w:divBdr>
            <w:top w:val="none" w:sz="0" w:space="0" w:color="auto"/>
            <w:left w:val="none" w:sz="0" w:space="0" w:color="auto"/>
            <w:bottom w:val="none" w:sz="0" w:space="0" w:color="auto"/>
            <w:right w:val="none" w:sz="0" w:space="0" w:color="auto"/>
          </w:divBdr>
        </w:div>
        <w:div w:id="471682198">
          <w:marLeft w:val="640"/>
          <w:marRight w:val="0"/>
          <w:marTop w:val="0"/>
          <w:marBottom w:val="0"/>
          <w:divBdr>
            <w:top w:val="none" w:sz="0" w:space="0" w:color="auto"/>
            <w:left w:val="none" w:sz="0" w:space="0" w:color="auto"/>
            <w:bottom w:val="none" w:sz="0" w:space="0" w:color="auto"/>
            <w:right w:val="none" w:sz="0" w:space="0" w:color="auto"/>
          </w:divBdr>
        </w:div>
        <w:div w:id="476990684">
          <w:marLeft w:val="640"/>
          <w:marRight w:val="0"/>
          <w:marTop w:val="0"/>
          <w:marBottom w:val="0"/>
          <w:divBdr>
            <w:top w:val="none" w:sz="0" w:space="0" w:color="auto"/>
            <w:left w:val="none" w:sz="0" w:space="0" w:color="auto"/>
            <w:bottom w:val="none" w:sz="0" w:space="0" w:color="auto"/>
            <w:right w:val="none" w:sz="0" w:space="0" w:color="auto"/>
          </w:divBdr>
        </w:div>
        <w:div w:id="521213734">
          <w:marLeft w:val="640"/>
          <w:marRight w:val="0"/>
          <w:marTop w:val="0"/>
          <w:marBottom w:val="0"/>
          <w:divBdr>
            <w:top w:val="none" w:sz="0" w:space="0" w:color="auto"/>
            <w:left w:val="none" w:sz="0" w:space="0" w:color="auto"/>
            <w:bottom w:val="none" w:sz="0" w:space="0" w:color="auto"/>
            <w:right w:val="none" w:sz="0" w:space="0" w:color="auto"/>
          </w:divBdr>
        </w:div>
        <w:div w:id="559635817">
          <w:marLeft w:val="640"/>
          <w:marRight w:val="0"/>
          <w:marTop w:val="0"/>
          <w:marBottom w:val="0"/>
          <w:divBdr>
            <w:top w:val="none" w:sz="0" w:space="0" w:color="auto"/>
            <w:left w:val="none" w:sz="0" w:space="0" w:color="auto"/>
            <w:bottom w:val="none" w:sz="0" w:space="0" w:color="auto"/>
            <w:right w:val="none" w:sz="0" w:space="0" w:color="auto"/>
          </w:divBdr>
        </w:div>
        <w:div w:id="599948371">
          <w:marLeft w:val="640"/>
          <w:marRight w:val="0"/>
          <w:marTop w:val="0"/>
          <w:marBottom w:val="0"/>
          <w:divBdr>
            <w:top w:val="none" w:sz="0" w:space="0" w:color="auto"/>
            <w:left w:val="none" w:sz="0" w:space="0" w:color="auto"/>
            <w:bottom w:val="none" w:sz="0" w:space="0" w:color="auto"/>
            <w:right w:val="none" w:sz="0" w:space="0" w:color="auto"/>
          </w:divBdr>
        </w:div>
        <w:div w:id="660154919">
          <w:marLeft w:val="640"/>
          <w:marRight w:val="0"/>
          <w:marTop w:val="0"/>
          <w:marBottom w:val="0"/>
          <w:divBdr>
            <w:top w:val="none" w:sz="0" w:space="0" w:color="auto"/>
            <w:left w:val="none" w:sz="0" w:space="0" w:color="auto"/>
            <w:bottom w:val="none" w:sz="0" w:space="0" w:color="auto"/>
            <w:right w:val="none" w:sz="0" w:space="0" w:color="auto"/>
          </w:divBdr>
        </w:div>
        <w:div w:id="666980097">
          <w:marLeft w:val="640"/>
          <w:marRight w:val="0"/>
          <w:marTop w:val="0"/>
          <w:marBottom w:val="0"/>
          <w:divBdr>
            <w:top w:val="none" w:sz="0" w:space="0" w:color="auto"/>
            <w:left w:val="none" w:sz="0" w:space="0" w:color="auto"/>
            <w:bottom w:val="none" w:sz="0" w:space="0" w:color="auto"/>
            <w:right w:val="none" w:sz="0" w:space="0" w:color="auto"/>
          </w:divBdr>
        </w:div>
        <w:div w:id="689381984">
          <w:marLeft w:val="640"/>
          <w:marRight w:val="0"/>
          <w:marTop w:val="0"/>
          <w:marBottom w:val="0"/>
          <w:divBdr>
            <w:top w:val="none" w:sz="0" w:space="0" w:color="auto"/>
            <w:left w:val="none" w:sz="0" w:space="0" w:color="auto"/>
            <w:bottom w:val="none" w:sz="0" w:space="0" w:color="auto"/>
            <w:right w:val="none" w:sz="0" w:space="0" w:color="auto"/>
          </w:divBdr>
        </w:div>
        <w:div w:id="727536046">
          <w:marLeft w:val="640"/>
          <w:marRight w:val="0"/>
          <w:marTop w:val="0"/>
          <w:marBottom w:val="0"/>
          <w:divBdr>
            <w:top w:val="none" w:sz="0" w:space="0" w:color="auto"/>
            <w:left w:val="none" w:sz="0" w:space="0" w:color="auto"/>
            <w:bottom w:val="none" w:sz="0" w:space="0" w:color="auto"/>
            <w:right w:val="none" w:sz="0" w:space="0" w:color="auto"/>
          </w:divBdr>
        </w:div>
        <w:div w:id="745613109">
          <w:marLeft w:val="640"/>
          <w:marRight w:val="0"/>
          <w:marTop w:val="0"/>
          <w:marBottom w:val="0"/>
          <w:divBdr>
            <w:top w:val="none" w:sz="0" w:space="0" w:color="auto"/>
            <w:left w:val="none" w:sz="0" w:space="0" w:color="auto"/>
            <w:bottom w:val="none" w:sz="0" w:space="0" w:color="auto"/>
            <w:right w:val="none" w:sz="0" w:space="0" w:color="auto"/>
          </w:divBdr>
        </w:div>
        <w:div w:id="821116644">
          <w:marLeft w:val="640"/>
          <w:marRight w:val="0"/>
          <w:marTop w:val="0"/>
          <w:marBottom w:val="0"/>
          <w:divBdr>
            <w:top w:val="none" w:sz="0" w:space="0" w:color="auto"/>
            <w:left w:val="none" w:sz="0" w:space="0" w:color="auto"/>
            <w:bottom w:val="none" w:sz="0" w:space="0" w:color="auto"/>
            <w:right w:val="none" w:sz="0" w:space="0" w:color="auto"/>
          </w:divBdr>
        </w:div>
        <w:div w:id="836043339">
          <w:marLeft w:val="640"/>
          <w:marRight w:val="0"/>
          <w:marTop w:val="0"/>
          <w:marBottom w:val="0"/>
          <w:divBdr>
            <w:top w:val="none" w:sz="0" w:space="0" w:color="auto"/>
            <w:left w:val="none" w:sz="0" w:space="0" w:color="auto"/>
            <w:bottom w:val="none" w:sz="0" w:space="0" w:color="auto"/>
            <w:right w:val="none" w:sz="0" w:space="0" w:color="auto"/>
          </w:divBdr>
        </w:div>
        <w:div w:id="847600466">
          <w:marLeft w:val="640"/>
          <w:marRight w:val="0"/>
          <w:marTop w:val="0"/>
          <w:marBottom w:val="0"/>
          <w:divBdr>
            <w:top w:val="none" w:sz="0" w:space="0" w:color="auto"/>
            <w:left w:val="none" w:sz="0" w:space="0" w:color="auto"/>
            <w:bottom w:val="none" w:sz="0" w:space="0" w:color="auto"/>
            <w:right w:val="none" w:sz="0" w:space="0" w:color="auto"/>
          </w:divBdr>
        </w:div>
        <w:div w:id="994576564">
          <w:marLeft w:val="640"/>
          <w:marRight w:val="0"/>
          <w:marTop w:val="0"/>
          <w:marBottom w:val="0"/>
          <w:divBdr>
            <w:top w:val="none" w:sz="0" w:space="0" w:color="auto"/>
            <w:left w:val="none" w:sz="0" w:space="0" w:color="auto"/>
            <w:bottom w:val="none" w:sz="0" w:space="0" w:color="auto"/>
            <w:right w:val="none" w:sz="0" w:space="0" w:color="auto"/>
          </w:divBdr>
        </w:div>
        <w:div w:id="1051929855">
          <w:marLeft w:val="640"/>
          <w:marRight w:val="0"/>
          <w:marTop w:val="0"/>
          <w:marBottom w:val="0"/>
          <w:divBdr>
            <w:top w:val="none" w:sz="0" w:space="0" w:color="auto"/>
            <w:left w:val="none" w:sz="0" w:space="0" w:color="auto"/>
            <w:bottom w:val="none" w:sz="0" w:space="0" w:color="auto"/>
            <w:right w:val="none" w:sz="0" w:space="0" w:color="auto"/>
          </w:divBdr>
        </w:div>
        <w:div w:id="1058936615">
          <w:marLeft w:val="640"/>
          <w:marRight w:val="0"/>
          <w:marTop w:val="0"/>
          <w:marBottom w:val="0"/>
          <w:divBdr>
            <w:top w:val="none" w:sz="0" w:space="0" w:color="auto"/>
            <w:left w:val="none" w:sz="0" w:space="0" w:color="auto"/>
            <w:bottom w:val="none" w:sz="0" w:space="0" w:color="auto"/>
            <w:right w:val="none" w:sz="0" w:space="0" w:color="auto"/>
          </w:divBdr>
        </w:div>
        <w:div w:id="1059285640">
          <w:marLeft w:val="640"/>
          <w:marRight w:val="0"/>
          <w:marTop w:val="0"/>
          <w:marBottom w:val="0"/>
          <w:divBdr>
            <w:top w:val="none" w:sz="0" w:space="0" w:color="auto"/>
            <w:left w:val="none" w:sz="0" w:space="0" w:color="auto"/>
            <w:bottom w:val="none" w:sz="0" w:space="0" w:color="auto"/>
            <w:right w:val="none" w:sz="0" w:space="0" w:color="auto"/>
          </w:divBdr>
        </w:div>
        <w:div w:id="1075661396">
          <w:marLeft w:val="640"/>
          <w:marRight w:val="0"/>
          <w:marTop w:val="0"/>
          <w:marBottom w:val="0"/>
          <w:divBdr>
            <w:top w:val="none" w:sz="0" w:space="0" w:color="auto"/>
            <w:left w:val="none" w:sz="0" w:space="0" w:color="auto"/>
            <w:bottom w:val="none" w:sz="0" w:space="0" w:color="auto"/>
            <w:right w:val="none" w:sz="0" w:space="0" w:color="auto"/>
          </w:divBdr>
        </w:div>
        <w:div w:id="1077827977">
          <w:marLeft w:val="640"/>
          <w:marRight w:val="0"/>
          <w:marTop w:val="0"/>
          <w:marBottom w:val="0"/>
          <w:divBdr>
            <w:top w:val="none" w:sz="0" w:space="0" w:color="auto"/>
            <w:left w:val="none" w:sz="0" w:space="0" w:color="auto"/>
            <w:bottom w:val="none" w:sz="0" w:space="0" w:color="auto"/>
            <w:right w:val="none" w:sz="0" w:space="0" w:color="auto"/>
          </w:divBdr>
        </w:div>
        <w:div w:id="1225918040">
          <w:marLeft w:val="640"/>
          <w:marRight w:val="0"/>
          <w:marTop w:val="0"/>
          <w:marBottom w:val="0"/>
          <w:divBdr>
            <w:top w:val="none" w:sz="0" w:space="0" w:color="auto"/>
            <w:left w:val="none" w:sz="0" w:space="0" w:color="auto"/>
            <w:bottom w:val="none" w:sz="0" w:space="0" w:color="auto"/>
            <w:right w:val="none" w:sz="0" w:space="0" w:color="auto"/>
          </w:divBdr>
        </w:div>
        <w:div w:id="1229805218">
          <w:marLeft w:val="640"/>
          <w:marRight w:val="0"/>
          <w:marTop w:val="0"/>
          <w:marBottom w:val="0"/>
          <w:divBdr>
            <w:top w:val="none" w:sz="0" w:space="0" w:color="auto"/>
            <w:left w:val="none" w:sz="0" w:space="0" w:color="auto"/>
            <w:bottom w:val="none" w:sz="0" w:space="0" w:color="auto"/>
            <w:right w:val="none" w:sz="0" w:space="0" w:color="auto"/>
          </w:divBdr>
        </w:div>
        <w:div w:id="1236629819">
          <w:marLeft w:val="640"/>
          <w:marRight w:val="0"/>
          <w:marTop w:val="0"/>
          <w:marBottom w:val="0"/>
          <w:divBdr>
            <w:top w:val="none" w:sz="0" w:space="0" w:color="auto"/>
            <w:left w:val="none" w:sz="0" w:space="0" w:color="auto"/>
            <w:bottom w:val="none" w:sz="0" w:space="0" w:color="auto"/>
            <w:right w:val="none" w:sz="0" w:space="0" w:color="auto"/>
          </w:divBdr>
        </w:div>
        <w:div w:id="1313871576">
          <w:marLeft w:val="640"/>
          <w:marRight w:val="0"/>
          <w:marTop w:val="0"/>
          <w:marBottom w:val="0"/>
          <w:divBdr>
            <w:top w:val="none" w:sz="0" w:space="0" w:color="auto"/>
            <w:left w:val="none" w:sz="0" w:space="0" w:color="auto"/>
            <w:bottom w:val="none" w:sz="0" w:space="0" w:color="auto"/>
            <w:right w:val="none" w:sz="0" w:space="0" w:color="auto"/>
          </w:divBdr>
        </w:div>
        <w:div w:id="1430616676">
          <w:marLeft w:val="640"/>
          <w:marRight w:val="0"/>
          <w:marTop w:val="0"/>
          <w:marBottom w:val="0"/>
          <w:divBdr>
            <w:top w:val="none" w:sz="0" w:space="0" w:color="auto"/>
            <w:left w:val="none" w:sz="0" w:space="0" w:color="auto"/>
            <w:bottom w:val="none" w:sz="0" w:space="0" w:color="auto"/>
            <w:right w:val="none" w:sz="0" w:space="0" w:color="auto"/>
          </w:divBdr>
        </w:div>
        <w:div w:id="1460370329">
          <w:marLeft w:val="640"/>
          <w:marRight w:val="0"/>
          <w:marTop w:val="0"/>
          <w:marBottom w:val="0"/>
          <w:divBdr>
            <w:top w:val="none" w:sz="0" w:space="0" w:color="auto"/>
            <w:left w:val="none" w:sz="0" w:space="0" w:color="auto"/>
            <w:bottom w:val="none" w:sz="0" w:space="0" w:color="auto"/>
            <w:right w:val="none" w:sz="0" w:space="0" w:color="auto"/>
          </w:divBdr>
        </w:div>
        <w:div w:id="1529367085">
          <w:marLeft w:val="640"/>
          <w:marRight w:val="0"/>
          <w:marTop w:val="0"/>
          <w:marBottom w:val="0"/>
          <w:divBdr>
            <w:top w:val="none" w:sz="0" w:space="0" w:color="auto"/>
            <w:left w:val="none" w:sz="0" w:space="0" w:color="auto"/>
            <w:bottom w:val="none" w:sz="0" w:space="0" w:color="auto"/>
            <w:right w:val="none" w:sz="0" w:space="0" w:color="auto"/>
          </w:divBdr>
        </w:div>
        <w:div w:id="1550411965">
          <w:marLeft w:val="640"/>
          <w:marRight w:val="0"/>
          <w:marTop w:val="0"/>
          <w:marBottom w:val="0"/>
          <w:divBdr>
            <w:top w:val="none" w:sz="0" w:space="0" w:color="auto"/>
            <w:left w:val="none" w:sz="0" w:space="0" w:color="auto"/>
            <w:bottom w:val="none" w:sz="0" w:space="0" w:color="auto"/>
            <w:right w:val="none" w:sz="0" w:space="0" w:color="auto"/>
          </w:divBdr>
        </w:div>
        <w:div w:id="1610813915">
          <w:marLeft w:val="640"/>
          <w:marRight w:val="0"/>
          <w:marTop w:val="0"/>
          <w:marBottom w:val="0"/>
          <w:divBdr>
            <w:top w:val="none" w:sz="0" w:space="0" w:color="auto"/>
            <w:left w:val="none" w:sz="0" w:space="0" w:color="auto"/>
            <w:bottom w:val="none" w:sz="0" w:space="0" w:color="auto"/>
            <w:right w:val="none" w:sz="0" w:space="0" w:color="auto"/>
          </w:divBdr>
        </w:div>
        <w:div w:id="1613316897">
          <w:marLeft w:val="640"/>
          <w:marRight w:val="0"/>
          <w:marTop w:val="0"/>
          <w:marBottom w:val="0"/>
          <w:divBdr>
            <w:top w:val="none" w:sz="0" w:space="0" w:color="auto"/>
            <w:left w:val="none" w:sz="0" w:space="0" w:color="auto"/>
            <w:bottom w:val="none" w:sz="0" w:space="0" w:color="auto"/>
            <w:right w:val="none" w:sz="0" w:space="0" w:color="auto"/>
          </w:divBdr>
        </w:div>
        <w:div w:id="1667780383">
          <w:marLeft w:val="640"/>
          <w:marRight w:val="0"/>
          <w:marTop w:val="0"/>
          <w:marBottom w:val="0"/>
          <w:divBdr>
            <w:top w:val="none" w:sz="0" w:space="0" w:color="auto"/>
            <w:left w:val="none" w:sz="0" w:space="0" w:color="auto"/>
            <w:bottom w:val="none" w:sz="0" w:space="0" w:color="auto"/>
            <w:right w:val="none" w:sz="0" w:space="0" w:color="auto"/>
          </w:divBdr>
        </w:div>
        <w:div w:id="1733962905">
          <w:marLeft w:val="640"/>
          <w:marRight w:val="0"/>
          <w:marTop w:val="0"/>
          <w:marBottom w:val="0"/>
          <w:divBdr>
            <w:top w:val="none" w:sz="0" w:space="0" w:color="auto"/>
            <w:left w:val="none" w:sz="0" w:space="0" w:color="auto"/>
            <w:bottom w:val="none" w:sz="0" w:space="0" w:color="auto"/>
            <w:right w:val="none" w:sz="0" w:space="0" w:color="auto"/>
          </w:divBdr>
        </w:div>
        <w:div w:id="1748261580">
          <w:marLeft w:val="640"/>
          <w:marRight w:val="0"/>
          <w:marTop w:val="0"/>
          <w:marBottom w:val="0"/>
          <w:divBdr>
            <w:top w:val="none" w:sz="0" w:space="0" w:color="auto"/>
            <w:left w:val="none" w:sz="0" w:space="0" w:color="auto"/>
            <w:bottom w:val="none" w:sz="0" w:space="0" w:color="auto"/>
            <w:right w:val="none" w:sz="0" w:space="0" w:color="auto"/>
          </w:divBdr>
        </w:div>
        <w:div w:id="1788966480">
          <w:marLeft w:val="640"/>
          <w:marRight w:val="0"/>
          <w:marTop w:val="0"/>
          <w:marBottom w:val="0"/>
          <w:divBdr>
            <w:top w:val="none" w:sz="0" w:space="0" w:color="auto"/>
            <w:left w:val="none" w:sz="0" w:space="0" w:color="auto"/>
            <w:bottom w:val="none" w:sz="0" w:space="0" w:color="auto"/>
            <w:right w:val="none" w:sz="0" w:space="0" w:color="auto"/>
          </w:divBdr>
        </w:div>
        <w:div w:id="1798525389">
          <w:marLeft w:val="640"/>
          <w:marRight w:val="0"/>
          <w:marTop w:val="0"/>
          <w:marBottom w:val="0"/>
          <w:divBdr>
            <w:top w:val="none" w:sz="0" w:space="0" w:color="auto"/>
            <w:left w:val="none" w:sz="0" w:space="0" w:color="auto"/>
            <w:bottom w:val="none" w:sz="0" w:space="0" w:color="auto"/>
            <w:right w:val="none" w:sz="0" w:space="0" w:color="auto"/>
          </w:divBdr>
        </w:div>
        <w:div w:id="1807968745">
          <w:marLeft w:val="640"/>
          <w:marRight w:val="0"/>
          <w:marTop w:val="0"/>
          <w:marBottom w:val="0"/>
          <w:divBdr>
            <w:top w:val="none" w:sz="0" w:space="0" w:color="auto"/>
            <w:left w:val="none" w:sz="0" w:space="0" w:color="auto"/>
            <w:bottom w:val="none" w:sz="0" w:space="0" w:color="auto"/>
            <w:right w:val="none" w:sz="0" w:space="0" w:color="auto"/>
          </w:divBdr>
        </w:div>
        <w:div w:id="1845508429">
          <w:marLeft w:val="640"/>
          <w:marRight w:val="0"/>
          <w:marTop w:val="0"/>
          <w:marBottom w:val="0"/>
          <w:divBdr>
            <w:top w:val="none" w:sz="0" w:space="0" w:color="auto"/>
            <w:left w:val="none" w:sz="0" w:space="0" w:color="auto"/>
            <w:bottom w:val="none" w:sz="0" w:space="0" w:color="auto"/>
            <w:right w:val="none" w:sz="0" w:space="0" w:color="auto"/>
          </w:divBdr>
        </w:div>
        <w:div w:id="1858428106">
          <w:marLeft w:val="640"/>
          <w:marRight w:val="0"/>
          <w:marTop w:val="0"/>
          <w:marBottom w:val="0"/>
          <w:divBdr>
            <w:top w:val="none" w:sz="0" w:space="0" w:color="auto"/>
            <w:left w:val="none" w:sz="0" w:space="0" w:color="auto"/>
            <w:bottom w:val="none" w:sz="0" w:space="0" w:color="auto"/>
            <w:right w:val="none" w:sz="0" w:space="0" w:color="auto"/>
          </w:divBdr>
        </w:div>
        <w:div w:id="1863779408">
          <w:marLeft w:val="640"/>
          <w:marRight w:val="0"/>
          <w:marTop w:val="0"/>
          <w:marBottom w:val="0"/>
          <w:divBdr>
            <w:top w:val="none" w:sz="0" w:space="0" w:color="auto"/>
            <w:left w:val="none" w:sz="0" w:space="0" w:color="auto"/>
            <w:bottom w:val="none" w:sz="0" w:space="0" w:color="auto"/>
            <w:right w:val="none" w:sz="0" w:space="0" w:color="auto"/>
          </w:divBdr>
        </w:div>
        <w:div w:id="1886332073">
          <w:marLeft w:val="640"/>
          <w:marRight w:val="0"/>
          <w:marTop w:val="0"/>
          <w:marBottom w:val="0"/>
          <w:divBdr>
            <w:top w:val="none" w:sz="0" w:space="0" w:color="auto"/>
            <w:left w:val="none" w:sz="0" w:space="0" w:color="auto"/>
            <w:bottom w:val="none" w:sz="0" w:space="0" w:color="auto"/>
            <w:right w:val="none" w:sz="0" w:space="0" w:color="auto"/>
          </w:divBdr>
        </w:div>
        <w:div w:id="1925264779">
          <w:marLeft w:val="640"/>
          <w:marRight w:val="0"/>
          <w:marTop w:val="0"/>
          <w:marBottom w:val="0"/>
          <w:divBdr>
            <w:top w:val="none" w:sz="0" w:space="0" w:color="auto"/>
            <w:left w:val="none" w:sz="0" w:space="0" w:color="auto"/>
            <w:bottom w:val="none" w:sz="0" w:space="0" w:color="auto"/>
            <w:right w:val="none" w:sz="0" w:space="0" w:color="auto"/>
          </w:divBdr>
        </w:div>
        <w:div w:id="1940795775">
          <w:marLeft w:val="640"/>
          <w:marRight w:val="0"/>
          <w:marTop w:val="0"/>
          <w:marBottom w:val="0"/>
          <w:divBdr>
            <w:top w:val="none" w:sz="0" w:space="0" w:color="auto"/>
            <w:left w:val="none" w:sz="0" w:space="0" w:color="auto"/>
            <w:bottom w:val="none" w:sz="0" w:space="0" w:color="auto"/>
            <w:right w:val="none" w:sz="0" w:space="0" w:color="auto"/>
          </w:divBdr>
        </w:div>
        <w:div w:id="1944220997">
          <w:marLeft w:val="640"/>
          <w:marRight w:val="0"/>
          <w:marTop w:val="0"/>
          <w:marBottom w:val="0"/>
          <w:divBdr>
            <w:top w:val="none" w:sz="0" w:space="0" w:color="auto"/>
            <w:left w:val="none" w:sz="0" w:space="0" w:color="auto"/>
            <w:bottom w:val="none" w:sz="0" w:space="0" w:color="auto"/>
            <w:right w:val="none" w:sz="0" w:space="0" w:color="auto"/>
          </w:divBdr>
        </w:div>
        <w:div w:id="2090225299">
          <w:marLeft w:val="640"/>
          <w:marRight w:val="0"/>
          <w:marTop w:val="0"/>
          <w:marBottom w:val="0"/>
          <w:divBdr>
            <w:top w:val="none" w:sz="0" w:space="0" w:color="auto"/>
            <w:left w:val="none" w:sz="0" w:space="0" w:color="auto"/>
            <w:bottom w:val="none" w:sz="0" w:space="0" w:color="auto"/>
            <w:right w:val="none" w:sz="0" w:space="0" w:color="auto"/>
          </w:divBdr>
        </w:div>
        <w:div w:id="2114013257">
          <w:marLeft w:val="640"/>
          <w:marRight w:val="0"/>
          <w:marTop w:val="0"/>
          <w:marBottom w:val="0"/>
          <w:divBdr>
            <w:top w:val="none" w:sz="0" w:space="0" w:color="auto"/>
            <w:left w:val="none" w:sz="0" w:space="0" w:color="auto"/>
            <w:bottom w:val="none" w:sz="0" w:space="0" w:color="auto"/>
            <w:right w:val="none" w:sz="0" w:space="0" w:color="auto"/>
          </w:divBdr>
        </w:div>
      </w:divsChild>
    </w:div>
    <w:div w:id="2106876314">
      <w:bodyDiv w:val="1"/>
      <w:marLeft w:val="0"/>
      <w:marRight w:val="0"/>
      <w:marTop w:val="0"/>
      <w:marBottom w:val="0"/>
      <w:divBdr>
        <w:top w:val="none" w:sz="0" w:space="0" w:color="auto"/>
        <w:left w:val="none" w:sz="0" w:space="0" w:color="auto"/>
        <w:bottom w:val="none" w:sz="0" w:space="0" w:color="auto"/>
        <w:right w:val="none" w:sz="0" w:space="0" w:color="auto"/>
      </w:divBdr>
      <w:divsChild>
        <w:div w:id="13773492">
          <w:marLeft w:val="640"/>
          <w:marRight w:val="0"/>
          <w:marTop w:val="0"/>
          <w:marBottom w:val="0"/>
          <w:divBdr>
            <w:top w:val="none" w:sz="0" w:space="0" w:color="auto"/>
            <w:left w:val="none" w:sz="0" w:space="0" w:color="auto"/>
            <w:bottom w:val="none" w:sz="0" w:space="0" w:color="auto"/>
            <w:right w:val="none" w:sz="0" w:space="0" w:color="auto"/>
          </w:divBdr>
        </w:div>
        <w:div w:id="19596621">
          <w:marLeft w:val="640"/>
          <w:marRight w:val="0"/>
          <w:marTop w:val="0"/>
          <w:marBottom w:val="0"/>
          <w:divBdr>
            <w:top w:val="none" w:sz="0" w:space="0" w:color="auto"/>
            <w:left w:val="none" w:sz="0" w:space="0" w:color="auto"/>
            <w:bottom w:val="none" w:sz="0" w:space="0" w:color="auto"/>
            <w:right w:val="none" w:sz="0" w:space="0" w:color="auto"/>
          </w:divBdr>
        </w:div>
        <w:div w:id="38359499">
          <w:marLeft w:val="640"/>
          <w:marRight w:val="0"/>
          <w:marTop w:val="0"/>
          <w:marBottom w:val="0"/>
          <w:divBdr>
            <w:top w:val="none" w:sz="0" w:space="0" w:color="auto"/>
            <w:left w:val="none" w:sz="0" w:space="0" w:color="auto"/>
            <w:bottom w:val="none" w:sz="0" w:space="0" w:color="auto"/>
            <w:right w:val="none" w:sz="0" w:space="0" w:color="auto"/>
          </w:divBdr>
        </w:div>
        <w:div w:id="98914373">
          <w:marLeft w:val="640"/>
          <w:marRight w:val="0"/>
          <w:marTop w:val="0"/>
          <w:marBottom w:val="0"/>
          <w:divBdr>
            <w:top w:val="none" w:sz="0" w:space="0" w:color="auto"/>
            <w:left w:val="none" w:sz="0" w:space="0" w:color="auto"/>
            <w:bottom w:val="none" w:sz="0" w:space="0" w:color="auto"/>
            <w:right w:val="none" w:sz="0" w:space="0" w:color="auto"/>
          </w:divBdr>
        </w:div>
        <w:div w:id="117069936">
          <w:marLeft w:val="640"/>
          <w:marRight w:val="0"/>
          <w:marTop w:val="0"/>
          <w:marBottom w:val="0"/>
          <w:divBdr>
            <w:top w:val="none" w:sz="0" w:space="0" w:color="auto"/>
            <w:left w:val="none" w:sz="0" w:space="0" w:color="auto"/>
            <w:bottom w:val="none" w:sz="0" w:space="0" w:color="auto"/>
            <w:right w:val="none" w:sz="0" w:space="0" w:color="auto"/>
          </w:divBdr>
        </w:div>
        <w:div w:id="163054243">
          <w:marLeft w:val="640"/>
          <w:marRight w:val="0"/>
          <w:marTop w:val="0"/>
          <w:marBottom w:val="0"/>
          <w:divBdr>
            <w:top w:val="none" w:sz="0" w:space="0" w:color="auto"/>
            <w:left w:val="none" w:sz="0" w:space="0" w:color="auto"/>
            <w:bottom w:val="none" w:sz="0" w:space="0" w:color="auto"/>
            <w:right w:val="none" w:sz="0" w:space="0" w:color="auto"/>
          </w:divBdr>
        </w:div>
        <w:div w:id="258026509">
          <w:marLeft w:val="640"/>
          <w:marRight w:val="0"/>
          <w:marTop w:val="0"/>
          <w:marBottom w:val="0"/>
          <w:divBdr>
            <w:top w:val="none" w:sz="0" w:space="0" w:color="auto"/>
            <w:left w:val="none" w:sz="0" w:space="0" w:color="auto"/>
            <w:bottom w:val="none" w:sz="0" w:space="0" w:color="auto"/>
            <w:right w:val="none" w:sz="0" w:space="0" w:color="auto"/>
          </w:divBdr>
        </w:div>
        <w:div w:id="276642453">
          <w:marLeft w:val="640"/>
          <w:marRight w:val="0"/>
          <w:marTop w:val="0"/>
          <w:marBottom w:val="0"/>
          <w:divBdr>
            <w:top w:val="none" w:sz="0" w:space="0" w:color="auto"/>
            <w:left w:val="none" w:sz="0" w:space="0" w:color="auto"/>
            <w:bottom w:val="none" w:sz="0" w:space="0" w:color="auto"/>
            <w:right w:val="none" w:sz="0" w:space="0" w:color="auto"/>
          </w:divBdr>
        </w:div>
        <w:div w:id="365564192">
          <w:marLeft w:val="640"/>
          <w:marRight w:val="0"/>
          <w:marTop w:val="0"/>
          <w:marBottom w:val="0"/>
          <w:divBdr>
            <w:top w:val="none" w:sz="0" w:space="0" w:color="auto"/>
            <w:left w:val="none" w:sz="0" w:space="0" w:color="auto"/>
            <w:bottom w:val="none" w:sz="0" w:space="0" w:color="auto"/>
            <w:right w:val="none" w:sz="0" w:space="0" w:color="auto"/>
          </w:divBdr>
        </w:div>
        <w:div w:id="369497355">
          <w:marLeft w:val="640"/>
          <w:marRight w:val="0"/>
          <w:marTop w:val="0"/>
          <w:marBottom w:val="0"/>
          <w:divBdr>
            <w:top w:val="none" w:sz="0" w:space="0" w:color="auto"/>
            <w:left w:val="none" w:sz="0" w:space="0" w:color="auto"/>
            <w:bottom w:val="none" w:sz="0" w:space="0" w:color="auto"/>
            <w:right w:val="none" w:sz="0" w:space="0" w:color="auto"/>
          </w:divBdr>
        </w:div>
        <w:div w:id="417597472">
          <w:marLeft w:val="640"/>
          <w:marRight w:val="0"/>
          <w:marTop w:val="0"/>
          <w:marBottom w:val="0"/>
          <w:divBdr>
            <w:top w:val="none" w:sz="0" w:space="0" w:color="auto"/>
            <w:left w:val="none" w:sz="0" w:space="0" w:color="auto"/>
            <w:bottom w:val="none" w:sz="0" w:space="0" w:color="auto"/>
            <w:right w:val="none" w:sz="0" w:space="0" w:color="auto"/>
          </w:divBdr>
        </w:div>
        <w:div w:id="436217351">
          <w:marLeft w:val="640"/>
          <w:marRight w:val="0"/>
          <w:marTop w:val="0"/>
          <w:marBottom w:val="0"/>
          <w:divBdr>
            <w:top w:val="none" w:sz="0" w:space="0" w:color="auto"/>
            <w:left w:val="none" w:sz="0" w:space="0" w:color="auto"/>
            <w:bottom w:val="none" w:sz="0" w:space="0" w:color="auto"/>
            <w:right w:val="none" w:sz="0" w:space="0" w:color="auto"/>
          </w:divBdr>
        </w:div>
        <w:div w:id="477697491">
          <w:marLeft w:val="640"/>
          <w:marRight w:val="0"/>
          <w:marTop w:val="0"/>
          <w:marBottom w:val="0"/>
          <w:divBdr>
            <w:top w:val="none" w:sz="0" w:space="0" w:color="auto"/>
            <w:left w:val="none" w:sz="0" w:space="0" w:color="auto"/>
            <w:bottom w:val="none" w:sz="0" w:space="0" w:color="auto"/>
            <w:right w:val="none" w:sz="0" w:space="0" w:color="auto"/>
          </w:divBdr>
        </w:div>
        <w:div w:id="513424444">
          <w:marLeft w:val="640"/>
          <w:marRight w:val="0"/>
          <w:marTop w:val="0"/>
          <w:marBottom w:val="0"/>
          <w:divBdr>
            <w:top w:val="none" w:sz="0" w:space="0" w:color="auto"/>
            <w:left w:val="none" w:sz="0" w:space="0" w:color="auto"/>
            <w:bottom w:val="none" w:sz="0" w:space="0" w:color="auto"/>
            <w:right w:val="none" w:sz="0" w:space="0" w:color="auto"/>
          </w:divBdr>
        </w:div>
        <w:div w:id="522596508">
          <w:marLeft w:val="640"/>
          <w:marRight w:val="0"/>
          <w:marTop w:val="0"/>
          <w:marBottom w:val="0"/>
          <w:divBdr>
            <w:top w:val="none" w:sz="0" w:space="0" w:color="auto"/>
            <w:left w:val="none" w:sz="0" w:space="0" w:color="auto"/>
            <w:bottom w:val="none" w:sz="0" w:space="0" w:color="auto"/>
            <w:right w:val="none" w:sz="0" w:space="0" w:color="auto"/>
          </w:divBdr>
        </w:div>
        <w:div w:id="637496116">
          <w:marLeft w:val="640"/>
          <w:marRight w:val="0"/>
          <w:marTop w:val="0"/>
          <w:marBottom w:val="0"/>
          <w:divBdr>
            <w:top w:val="none" w:sz="0" w:space="0" w:color="auto"/>
            <w:left w:val="none" w:sz="0" w:space="0" w:color="auto"/>
            <w:bottom w:val="none" w:sz="0" w:space="0" w:color="auto"/>
            <w:right w:val="none" w:sz="0" w:space="0" w:color="auto"/>
          </w:divBdr>
        </w:div>
        <w:div w:id="760220670">
          <w:marLeft w:val="640"/>
          <w:marRight w:val="0"/>
          <w:marTop w:val="0"/>
          <w:marBottom w:val="0"/>
          <w:divBdr>
            <w:top w:val="none" w:sz="0" w:space="0" w:color="auto"/>
            <w:left w:val="none" w:sz="0" w:space="0" w:color="auto"/>
            <w:bottom w:val="none" w:sz="0" w:space="0" w:color="auto"/>
            <w:right w:val="none" w:sz="0" w:space="0" w:color="auto"/>
          </w:divBdr>
        </w:div>
        <w:div w:id="761494180">
          <w:marLeft w:val="640"/>
          <w:marRight w:val="0"/>
          <w:marTop w:val="0"/>
          <w:marBottom w:val="0"/>
          <w:divBdr>
            <w:top w:val="none" w:sz="0" w:space="0" w:color="auto"/>
            <w:left w:val="none" w:sz="0" w:space="0" w:color="auto"/>
            <w:bottom w:val="none" w:sz="0" w:space="0" w:color="auto"/>
            <w:right w:val="none" w:sz="0" w:space="0" w:color="auto"/>
          </w:divBdr>
        </w:div>
        <w:div w:id="862787499">
          <w:marLeft w:val="640"/>
          <w:marRight w:val="0"/>
          <w:marTop w:val="0"/>
          <w:marBottom w:val="0"/>
          <w:divBdr>
            <w:top w:val="none" w:sz="0" w:space="0" w:color="auto"/>
            <w:left w:val="none" w:sz="0" w:space="0" w:color="auto"/>
            <w:bottom w:val="none" w:sz="0" w:space="0" w:color="auto"/>
            <w:right w:val="none" w:sz="0" w:space="0" w:color="auto"/>
          </w:divBdr>
        </w:div>
        <w:div w:id="902063884">
          <w:marLeft w:val="640"/>
          <w:marRight w:val="0"/>
          <w:marTop w:val="0"/>
          <w:marBottom w:val="0"/>
          <w:divBdr>
            <w:top w:val="none" w:sz="0" w:space="0" w:color="auto"/>
            <w:left w:val="none" w:sz="0" w:space="0" w:color="auto"/>
            <w:bottom w:val="none" w:sz="0" w:space="0" w:color="auto"/>
            <w:right w:val="none" w:sz="0" w:space="0" w:color="auto"/>
          </w:divBdr>
        </w:div>
        <w:div w:id="969747555">
          <w:marLeft w:val="640"/>
          <w:marRight w:val="0"/>
          <w:marTop w:val="0"/>
          <w:marBottom w:val="0"/>
          <w:divBdr>
            <w:top w:val="none" w:sz="0" w:space="0" w:color="auto"/>
            <w:left w:val="none" w:sz="0" w:space="0" w:color="auto"/>
            <w:bottom w:val="none" w:sz="0" w:space="0" w:color="auto"/>
            <w:right w:val="none" w:sz="0" w:space="0" w:color="auto"/>
          </w:divBdr>
        </w:div>
        <w:div w:id="1048916292">
          <w:marLeft w:val="640"/>
          <w:marRight w:val="0"/>
          <w:marTop w:val="0"/>
          <w:marBottom w:val="0"/>
          <w:divBdr>
            <w:top w:val="none" w:sz="0" w:space="0" w:color="auto"/>
            <w:left w:val="none" w:sz="0" w:space="0" w:color="auto"/>
            <w:bottom w:val="none" w:sz="0" w:space="0" w:color="auto"/>
            <w:right w:val="none" w:sz="0" w:space="0" w:color="auto"/>
          </w:divBdr>
        </w:div>
        <w:div w:id="1163163694">
          <w:marLeft w:val="640"/>
          <w:marRight w:val="0"/>
          <w:marTop w:val="0"/>
          <w:marBottom w:val="0"/>
          <w:divBdr>
            <w:top w:val="none" w:sz="0" w:space="0" w:color="auto"/>
            <w:left w:val="none" w:sz="0" w:space="0" w:color="auto"/>
            <w:bottom w:val="none" w:sz="0" w:space="0" w:color="auto"/>
            <w:right w:val="none" w:sz="0" w:space="0" w:color="auto"/>
          </w:divBdr>
        </w:div>
        <w:div w:id="1267040185">
          <w:marLeft w:val="640"/>
          <w:marRight w:val="0"/>
          <w:marTop w:val="0"/>
          <w:marBottom w:val="0"/>
          <w:divBdr>
            <w:top w:val="none" w:sz="0" w:space="0" w:color="auto"/>
            <w:left w:val="none" w:sz="0" w:space="0" w:color="auto"/>
            <w:bottom w:val="none" w:sz="0" w:space="0" w:color="auto"/>
            <w:right w:val="none" w:sz="0" w:space="0" w:color="auto"/>
          </w:divBdr>
        </w:div>
        <w:div w:id="1272008588">
          <w:marLeft w:val="640"/>
          <w:marRight w:val="0"/>
          <w:marTop w:val="0"/>
          <w:marBottom w:val="0"/>
          <w:divBdr>
            <w:top w:val="none" w:sz="0" w:space="0" w:color="auto"/>
            <w:left w:val="none" w:sz="0" w:space="0" w:color="auto"/>
            <w:bottom w:val="none" w:sz="0" w:space="0" w:color="auto"/>
            <w:right w:val="none" w:sz="0" w:space="0" w:color="auto"/>
          </w:divBdr>
        </w:div>
        <w:div w:id="1379210439">
          <w:marLeft w:val="640"/>
          <w:marRight w:val="0"/>
          <w:marTop w:val="0"/>
          <w:marBottom w:val="0"/>
          <w:divBdr>
            <w:top w:val="none" w:sz="0" w:space="0" w:color="auto"/>
            <w:left w:val="none" w:sz="0" w:space="0" w:color="auto"/>
            <w:bottom w:val="none" w:sz="0" w:space="0" w:color="auto"/>
            <w:right w:val="none" w:sz="0" w:space="0" w:color="auto"/>
          </w:divBdr>
        </w:div>
        <w:div w:id="1391342452">
          <w:marLeft w:val="640"/>
          <w:marRight w:val="0"/>
          <w:marTop w:val="0"/>
          <w:marBottom w:val="0"/>
          <w:divBdr>
            <w:top w:val="none" w:sz="0" w:space="0" w:color="auto"/>
            <w:left w:val="none" w:sz="0" w:space="0" w:color="auto"/>
            <w:bottom w:val="none" w:sz="0" w:space="0" w:color="auto"/>
            <w:right w:val="none" w:sz="0" w:space="0" w:color="auto"/>
          </w:divBdr>
        </w:div>
        <w:div w:id="1418013958">
          <w:marLeft w:val="640"/>
          <w:marRight w:val="0"/>
          <w:marTop w:val="0"/>
          <w:marBottom w:val="0"/>
          <w:divBdr>
            <w:top w:val="none" w:sz="0" w:space="0" w:color="auto"/>
            <w:left w:val="none" w:sz="0" w:space="0" w:color="auto"/>
            <w:bottom w:val="none" w:sz="0" w:space="0" w:color="auto"/>
            <w:right w:val="none" w:sz="0" w:space="0" w:color="auto"/>
          </w:divBdr>
        </w:div>
        <w:div w:id="1429614728">
          <w:marLeft w:val="640"/>
          <w:marRight w:val="0"/>
          <w:marTop w:val="0"/>
          <w:marBottom w:val="0"/>
          <w:divBdr>
            <w:top w:val="none" w:sz="0" w:space="0" w:color="auto"/>
            <w:left w:val="none" w:sz="0" w:space="0" w:color="auto"/>
            <w:bottom w:val="none" w:sz="0" w:space="0" w:color="auto"/>
            <w:right w:val="none" w:sz="0" w:space="0" w:color="auto"/>
          </w:divBdr>
        </w:div>
        <w:div w:id="1506360132">
          <w:marLeft w:val="640"/>
          <w:marRight w:val="0"/>
          <w:marTop w:val="0"/>
          <w:marBottom w:val="0"/>
          <w:divBdr>
            <w:top w:val="none" w:sz="0" w:space="0" w:color="auto"/>
            <w:left w:val="none" w:sz="0" w:space="0" w:color="auto"/>
            <w:bottom w:val="none" w:sz="0" w:space="0" w:color="auto"/>
            <w:right w:val="none" w:sz="0" w:space="0" w:color="auto"/>
          </w:divBdr>
        </w:div>
        <w:div w:id="1679961761">
          <w:marLeft w:val="640"/>
          <w:marRight w:val="0"/>
          <w:marTop w:val="0"/>
          <w:marBottom w:val="0"/>
          <w:divBdr>
            <w:top w:val="none" w:sz="0" w:space="0" w:color="auto"/>
            <w:left w:val="none" w:sz="0" w:space="0" w:color="auto"/>
            <w:bottom w:val="none" w:sz="0" w:space="0" w:color="auto"/>
            <w:right w:val="none" w:sz="0" w:space="0" w:color="auto"/>
          </w:divBdr>
        </w:div>
        <w:div w:id="1724333577">
          <w:marLeft w:val="640"/>
          <w:marRight w:val="0"/>
          <w:marTop w:val="0"/>
          <w:marBottom w:val="0"/>
          <w:divBdr>
            <w:top w:val="none" w:sz="0" w:space="0" w:color="auto"/>
            <w:left w:val="none" w:sz="0" w:space="0" w:color="auto"/>
            <w:bottom w:val="none" w:sz="0" w:space="0" w:color="auto"/>
            <w:right w:val="none" w:sz="0" w:space="0" w:color="auto"/>
          </w:divBdr>
        </w:div>
        <w:div w:id="1763452657">
          <w:marLeft w:val="640"/>
          <w:marRight w:val="0"/>
          <w:marTop w:val="0"/>
          <w:marBottom w:val="0"/>
          <w:divBdr>
            <w:top w:val="none" w:sz="0" w:space="0" w:color="auto"/>
            <w:left w:val="none" w:sz="0" w:space="0" w:color="auto"/>
            <w:bottom w:val="none" w:sz="0" w:space="0" w:color="auto"/>
            <w:right w:val="none" w:sz="0" w:space="0" w:color="auto"/>
          </w:divBdr>
        </w:div>
        <w:div w:id="1775247523">
          <w:marLeft w:val="640"/>
          <w:marRight w:val="0"/>
          <w:marTop w:val="0"/>
          <w:marBottom w:val="0"/>
          <w:divBdr>
            <w:top w:val="none" w:sz="0" w:space="0" w:color="auto"/>
            <w:left w:val="none" w:sz="0" w:space="0" w:color="auto"/>
            <w:bottom w:val="none" w:sz="0" w:space="0" w:color="auto"/>
            <w:right w:val="none" w:sz="0" w:space="0" w:color="auto"/>
          </w:divBdr>
        </w:div>
        <w:div w:id="1818302029">
          <w:marLeft w:val="640"/>
          <w:marRight w:val="0"/>
          <w:marTop w:val="0"/>
          <w:marBottom w:val="0"/>
          <w:divBdr>
            <w:top w:val="none" w:sz="0" w:space="0" w:color="auto"/>
            <w:left w:val="none" w:sz="0" w:space="0" w:color="auto"/>
            <w:bottom w:val="none" w:sz="0" w:space="0" w:color="auto"/>
            <w:right w:val="none" w:sz="0" w:space="0" w:color="auto"/>
          </w:divBdr>
        </w:div>
        <w:div w:id="1864439342">
          <w:marLeft w:val="640"/>
          <w:marRight w:val="0"/>
          <w:marTop w:val="0"/>
          <w:marBottom w:val="0"/>
          <w:divBdr>
            <w:top w:val="none" w:sz="0" w:space="0" w:color="auto"/>
            <w:left w:val="none" w:sz="0" w:space="0" w:color="auto"/>
            <w:bottom w:val="none" w:sz="0" w:space="0" w:color="auto"/>
            <w:right w:val="none" w:sz="0" w:space="0" w:color="auto"/>
          </w:divBdr>
        </w:div>
        <w:div w:id="1930498749">
          <w:marLeft w:val="640"/>
          <w:marRight w:val="0"/>
          <w:marTop w:val="0"/>
          <w:marBottom w:val="0"/>
          <w:divBdr>
            <w:top w:val="none" w:sz="0" w:space="0" w:color="auto"/>
            <w:left w:val="none" w:sz="0" w:space="0" w:color="auto"/>
            <w:bottom w:val="none" w:sz="0" w:space="0" w:color="auto"/>
            <w:right w:val="none" w:sz="0" w:space="0" w:color="auto"/>
          </w:divBdr>
        </w:div>
        <w:div w:id="1947544579">
          <w:marLeft w:val="640"/>
          <w:marRight w:val="0"/>
          <w:marTop w:val="0"/>
          <w:marBottom w:val="0"/>
          <w:divBdr>
            <w:top w:val="none" w:sz="0" w:space="0" w:color="auto"/>
            <w:left w:val="none" w:sz="0" w:space="0" w:color="auto"/>
            <w:bottom w:val="none" w:sz="0" w:space="0" w:color="auto"/>
            <w:right w:val="none" w:sz="0" w:space="0" w:color="auto"/>
          </w:divBdr>
        </w:div>
        <w:div w:id="2003971908">
          <w:marLeft w:val="640"/>
          <w:marRight w:val="0"/>
          <w:marTop w:val="0"/>
          <w:marBottom w:val="0"/>
          <w:divBdr>
            <w:top w:val="none" w:sz="0" w:space="0" w:color="auto"/>
            <w:left w:val="none" w:sz="0" w:space="0" w:color="auto"/>
            <w:bottom w:val="none" w:sz="0" w:space="0" w:color="auto"/>
            <w:right w:val="none" w:sz="0" w:space="0" w:color="auto"/>
          </w:divBdr>
        </w:div>
        <w:div w:id="2094618832">
          <w:marLeft w:val="640"/>
          <w:marRight w:val="0"/>
          <w:marTop w:val="0"/>
          <w:marBottom w:val="0"/>
          <w:divBdr>
            <w:top w:val="none" w:sz="0" w:space="0" w:color="auto"/>
            <w:left w:val="none" w:sz="0" w:space="0" w:color="auto"/>
            <w:bottom w:val="none" w:sz="0" w:space="0" w:color="auto"/>
            <w:right w:val="none" w:sz="0" w:space="0" w:color="auto"/>
          </w:divBdr>
        </w:div>
      </w:divsChild>
    </w:div>
    <w:div w:id="2110615804">
      <w:marLeft w:val="0"/>
      <w:marRight w:val="0"/>
      <w:marTop w:val="0"/>
      <w:marBottom w:val="0"/>
      <w:divBdr>
        <w:top w:val="none" w:sz="0" w:space="0" w:color="auto"/>
        <w:left w:val="none" w:sz="0" w:space="0" w:color="auto"/>
        <w:bottom w:val="none" w:sz="0" w:space="0" w:color="auto"/>
        <w:right w:val="none" w:sz="0" w:space="0" w:color="auto"/>
      </w:divBdr>
    </w:div>
    <w:div w:id="2122725888">
      <w:marLeft w:val="0"/>
      <w:marRight w:val="0"/>
      <w:marTop w:val="0"/>
      <w:marBottom w:val="0"/>
      <w:divBdr>
        <w:top w:val="none" w:sz="0" w:space="0" w:color="auto"/>
        <w:left w:val="none" w:sz="0" w:space="0" w:color="auto"/>
        <w:bottom w:val="none" w:sz="0" w:space="0" w:color="auto"/>
        <w:right w:val="none" w:sz="0" w:space="0" w:color="auto"/>
      </w:divBdr>
    </w:div>
    <w:div w:id="2125149698">
      <w:marLeft w:val="0"/>
      <w:marRight w:val="0"/>
      <w:marTop w:val="0"/>
      <w:marBottom w:val="0"/>
      <w:divBdr>
        <w:top w:val="none" w:sz="0" w:space="0" w:color="auto"/>
        <w:left w:val="none" w:sz="0" w:space="0" w:color="auto"/>
        <w:bottom w:val="none" w:sz="0" w:space="0" w:color="auto"/>
        <w:right w:val="none" w:sz="0" w:space="0" w:color="auto"/>
      </w:divBdr>
    </w:div>
    <w:div w:id="2125999385">
      <w:bodyDiv w:val="1"/>
      <w:marLeft w:val="0"/>
      <w:marRight w:val="0"/>
      <w:marTop w:val="0"/>
      <w:marBottom w:val="0"/>
      <w:divBdr>
        <w:top w:val="none" w:sz="0" w:space="0" w:color="auto"/>
        <w:left w:val="none" w:sz="0" w:space="0" w:color="auto"/>
        <w:bottom w:val="none" w:sz="0" w:space="0" w:color="auto"/>
        <w:right w:val="none" w:sz="0" w:space="0" w:color="auto"/>
      </w:divBdr>
      <w:divsChild>
        <w:div w:id="66078287">
          <w:marLeft w:val="640"/>
          <w:marRight w:val="0"/>
          <w:marTop w:val="0"/>
          <w:marBottom w:val="0"/>
          <w:divBdr>
            <w:top w:val="none" w:sz="0" w:space="0" w:color="auto"/>
            <w:left w:val="none" w:sz="0" w:space="0" w:color="auto"/>
            <w:bottom w:val="none" w:sz="0" w:space="0" w:color="auto"/>
            <w:right w:val="none" w:sz="0" w:space="0" w:color="auto"/>
          </w:divBdr>
        </w:div>
        <w:div w:id="73280161">
          <w:marLeft w:val="640"/>
          <w:marRight w:val="0"/>
          <w:marTop w:val="0"/>
          <w:marBottom w:val="0"/>
          <w:divBdr>
            <w:top w:val="none" w:sz="0" w:space="0" w:color="auto"/>
            <w:left w:val="none" w:sz="0" w:space="0" w:color="auto"/>
            <w:bottom w:val="none" w:sz="0" w:space="0" w:color="auto"/>
            <w:right w:val="none" w:sz="0" w:space="0" w:color="auto"/>
          </w:divBdr>
        </w:div>
        <w:div w:id="75170751">
          <w:marLeft w:val="640"/>
          <w:marRight w:val="0"/>
          <w:marTop w:val="0"/>
          <w:marBottom w:val="0"/>
          <w:divBdr>
            <w:top w:val="none" w:sz="0" w:space="0" w:color="auto"/>
            <w:left w:val="none" w:sz="0" w:space="0" w:color="auto"/>
            <w:bottom w:val="none" w:sz="0" w:space="0" w:color="auto"/>
            <w:right w:val="none" w:sz="0" w:space="0" w:color="auto"/>
          </w:divBdr>
        </w:div>
        <w:div w:id="160120970">
          <w:marLeft w:val="640"/>
          <w:marRight w:val="0"/>
          <w:marTop w:val="0"/>
          <w:marBottom w:val="0"/>
          <w:divBdr>
            <w:top w:val="none" w:sz="0" w:space="0" w:color="auto"/>
            <w:left w:val="none" w:sz="0" w:space="0" w:color="auto"/>
            <w:bottom w:val="none" w:sz="0" w:space="0" w:color="auto"/>
            <w:right w:val="none" w:sz="0" w:space="0" w:color="auto"/>
          </w:divBdr>
        </w:div>
        <w:div w:id="160122869">
          <w:marLeft w:val="640"/>
          <w:marRight w:val="0"/>
          <w:marTop w:val="0"/>
          <w:marBottom w:val="0"/>
          <w:divBdr>
            <w:top w:val="none" w:sz="0" w:space="0" w:color="auto"/>
            <w:left w:val="none" w:sz="0" w:space="0" w:color="auto"/>
            <w:bottom w:val="none" w:sz="0" w:space="0" w:color="auto"/>
            <w:right w:val="none" w:sz="0" w:space="0" w:color="auto"/>
          </w:divBdr>
        </w:div>
        <w:div w:id="371735721">
          <w:marLeft w:val="640"/>
          <w:marRight w:val="0"/>
          <w:marTop w:val="0"/>
          <w:marBottom w:val="0"/>
          <w:divBdr>
            <w:top w:val="none" w:sz="0" w:space="0" w:color="auto"/>
            <w:left w:val="none" w:sz="0" w:space="0" w:color="auto"/>
            <w:bottom w:val="none" w:sz="0" w:space="0" w:color="auto"/>
            <w:right w:val="none" w:sz="0" w:space="0" w:color="auto"/>
          </w:divBdr>
        </w:div>
        <w:div w:id="375349299">
          <w:marLeft w:val="640"/>
          <w:marRight w:val="0"/>
          <w:marTop w:val="0"/>
          <w:marBottom w:val="0"/>
          <w:divBdr>
            <w:top w:val="none" w:sz="0" w:space="0" w:color="auto"/>
            <w:left w:val="none" w:sz="0" w:space="0" w:color="auto"/>
            <w:bottom w:val="none" w:sz="0" w:space="0" w:color="auto"/>
            <w:right w:val="none" w:sz="0" w:space="0" w:color="auto"/>
          </w:divBdr>
        </w:div>
        <w:div w:id="426735389">
          <w:marLeft w:val="640"/>
          <w:marRight w:val="0"/>
          <w:marTop w:val="0"/>
          <w:marBottom w:val="0"/>
          <w:divBdr>
            <w:top w:val="none" w:sz="0" w:space="0" w:color="auto"/>
            <w:left w:val="none" w:sz="0" w:space="0" w:color="auto"/>
            <w:bottom w:val="none" w:sz="0" w:space="0" w:color="auto"/>
            <w:right w:val="none" w:sz="0" w:space="0" w:color="auto"/>
          </w:divBdr>
        </w:div>
        <w:div w:id="527959026">
          <w:marLeft w:val="640"/>
          <w:marRight w:val="0"/>
          <w:marTop w:val="0"/>
          <w:marBottom w:val="0"/>
          <w:divBdr>
            <w:top w:val="none" w:sz="0" w:space="0" w:color="auto"/>
            <w:left w:val="none" w:sz="0" w:space="0" w:color="auto"/>
            <w:bottom w:val="none" w:sz="0" w:space="0" w:color="auto"/>
            <w:right w:val="none" w:sz="0" w:space="0" w:color="auto"/>
          </w:divBdr>
        </w:div>
        <w:div w:id="554051834">
          <w:marLeft w:val="640"/>
          <w:marRight w:val="0"/>
          <w:marTop w:val="0"/>
          <w:marBottom w:val="0"/>
          <w:divBdr>
            <w:top w:val="none" w:sz="0" w:space="0" w:color="auto"/>
            <w:left w:val="none" w:sz="0" w:space="0" w:color="auto"/>
            <w:bottom w:val="none" w:sz="0" w:space="0" w:color="auto"/>
            <w:right w:val="none" w:sz="0" w:space="0" w:color="auto"/>
          </w:divBdr>
        </w:div>
        <w:div w:id="595598678">
          <w:marLeft w:val="640"/>
          <w:marRight w:val="0"/>
          <w:marTop w:val="0"/>
          <w:marBottom w:val="0"/>
          <w:divBdr>
            <w:top w:val="none" w:sz="0" w:space="0" w:color="auto"/>
            <w:left w:val="none" w:sz="0" w:space="0" w:color="auto"/>
            <w:bottom w:val="none" w:sz="0" w:space="0" w:color="auto"/>
            <w:right w:val="none" w:sz="0" w:space="0" w:color="auto"/>
          </w:divBdr>
        </w:div>
        <w:div w:id="640965755">
          <w:marLeft w:val="640"/>
          <w:marRight w:val="0"/>
          <w:marTop w:val="0"/>
          <w:marBottom w:val="0"/>
          <w:divBdr>
            <w:top w:val="none" w:sz="0" w:space="0" w:color="auto"/>
            <w:left w:val="none" w:sz="0" w:space="0" w:color="auto"/>
            <w:bottom w:val="none" w:sz="0" w:space="0" w:color="auto"/>
            <w:right w:val="none" w:sz="0" w:space="0" w:color="auto"/>
          </w:divBdr>
        </w:div>
        <w:div w:id="655230664">
          <w:marLeft w:val="640"/>
          <w:marRight w:val="0"/>
          <w:marTop w:val="0"/>
          <w:marBottom w:val="0"/>
          <w:divBdr>
            <w:top w:val="none" w:sz="0" w:space="0" w:color="auto"/>
            <w:left w:val="none" w:sz="0" w:space="0" w:color="auto"/>
            <w:bottom w:val="none" w:sz="0" w:space="0" w:color="auto"/>
            <w:right w:val="none" w:sz="0" w:space="0" w:color="auto"/>
          </w:divBdr>
        </w:div>
        <w:div w:id="707611675">
          <w:marLeft w:val="640"/>
          <w:marRight w:val="0"/>
          <w:marTop w:val="0"/>
          <w:marBottom w:val="0"/>
          <w:divBdr>
            <w:top w:val="none" w:sz="0" w:space="0" w:color="auto"/>
            <w:left w:val="none" w:sz="0" w:space="0" w:color="auto"/>
            <w:bottom w:val="none" w:sz="0" w:space="0" w:color="auto"/>
            <w:right w:val="none" w:sz="0" w:space="0" w:color="auto"/>
          </w:divBdr>
        </w:div>
        <w:div w:id="716585293">
          <w:marLeft w:val="640"/>
          <w:marRight w:val="0"/>
          <w:marTop w:val="0"/>
          <w:marBottom w:val="0"/>
          <w:divBdr>
            <w:top w:val="none" w:sz="0" w:space="0" w:color="auto"/>
            <w:left w:val="none" w:sz="0" w:space="0" w:color="auto"/>
            <w:bottom w:val="none" w:sz="0" w:space="0" w:color="auto"/>
            <w:right w:val="none" w:sz="0" w:space="0" w:color="auto"/>
          </w:divBdr>
        </w:div>
        <w:div w:id="797602039">
          <w:marLeft w:val="640"/>
          <w:marRight w:val="0"/>
          <w:marTop w:val="0"/>
          <w:marBottom w:val="0"/>
          <w:divBdr>
            <w:top w:val="none" w:sz="0" w:space="0" w:color="auto"/>
            <w:left w:val="none" w:sz="0" w:space="0" w:color="auto"/>
            <w:bottom w:val="none" w:sz="0" w:space="0" w:color="auto"/>
            <w:right w:val="none" w:sz="0" w:space="0" w:color="auto"/>
          </w:divBdr>
        </w:div>
        <w:div w:id="801725896">
          <w:marLeft w:val="640"/>
          <w:marRight w:val="0"/>
          <w:marTop w:val="0"/>
          <w:marBottom w:val="0"/>
          <w:divBdr>
            <w:top w:val="none" w:sz="0" w:space="0" w:color="auto"/>
            <w:left w:val="none" w:sz="0" w:space="0" w:color="auto"/>
            <w:bottom w:val="none" w:sz="0" w:space="0" w:color="auto"/>
            <w:right w:val="none" w:sz="0" w:space="0" w:color="auto"/>
          </w:divBdr>
        </w:div>
        <w:div w:id="821894854">
          <w:marLeft w:val="640"/>
          <w:marRight w:val="0"/>
          <w:marTop w:val="0"/>
          <w:marBottom w:val="0"/>
          <w:divBdr>
            <w:top w:val="none" w:sz="0" w:space="0" w:color="auto"/>
            <w:left w:val="none" w:sz="0" w:space="0" w:color="auto"/>
            <w:bottom w:val="none" w:sz="0" w:space="0" w:color="auto"/>
            <w:right w:val="none" w:sz="0" w:space="0" w:color="auto"/>
          </w:divBdr>
        </w:div>
        <w:div w:id="862935465">
          <w:marLeft w:val="640"/>
          <w:marRight w:val="0"/>
          <w:marTop w:val="0"/>
          <w:marBottom w:val="0"/>
          <w:divBdr>
            <w:top w:val="none" w:sz="0" w:space="0" w:color="auto"/>
            <w:left w:val="none" w:sz="0" w:space="0" w:color="auto"/>
            <w:bottom w:val="none" w:sz="0" w:space="0" w:color="auto"/>
            <w:right w:val="none" w:sz="0" w:space="0" w:color="auto"/>
          </w:divBdr>
        </w:div>
        <w:div w:id="928807400">
          <w:marLeft w:val="640"/>
          <w:marRight w:val="0"/>
          <w:marTop w:val="0"/>
          <w:marBottom w:val="0"/>
          <w:divBdr>
            <w:top w:val="none" w:sz="0" w:space="0" w:color="auto"/>
            <w:left w:val="none" w:sz="0" w:space="0" w:color="auto"/>
            <w:bottom w:val="none" w:sz="0" w:space="0" w:color="auto"/>
            <w:right w:val="none" w:sz="0" w:space="0" w:color="auto"/>
          </w:divBdr>
        </w:div>
        <w:div w:id="959264420">
          <w:marLeft w:val="640"/>
          <w:marRight w:val="0"/>
          <w:marTop w:val="0"/>
          <w:marBottom w:val="0"/>
          <w:divBdr>
            <w:top w:val="none" w:sz="0" w:space="0" w:color="auto"/>
            <w:left w:val="none" w:sz="0" w:space="0" w:color="auto"/>
            <w:bottom w:val="none" w:sz="0" w:space="0" w:color="auto"/>
            <w:right w:val="none" w:sz="0" w:space="0" w:color="auto"/>
          </w:divBdr>
        </w:div>
        <w:div w:id="973603545">
          <w:marLeft w:val="640"/>
          <w:marRight w:val="0"/>
          <w:marTop w:val="0"/>
          <w:marBottom w:val="0"/>
          <w:divBdr>
            <w:top w:val="none" w:sz="0" w:space="0" w:color="auto"/>
            <w:left w:val="none" w:sz="0" w:space="0" w:color="auto"/>
            <w:bottom w:val="none" w:sz="0" w:space="0" w:color="auto"/>
            <w:right w:val="none" w:sz="0" w:space="0" w:color="auto"/>
          </w:divBdr>
        </w:div>
        <w:div w:id="981470754">
          <w:marLeft w:val="640"/>
          <w:marRight w:val="0"/>
          <w:marTop w:val="0"/>
          <w:marBottom w:val="0"/>
          <w:divBdr>
            <w:top w:val="none" w:sz="0" w:space="0" w:color="auto"/>
            <w:left w:val="none" w:sz="0" w:space="0" w:color="auto"/>
            <w:bottom w:val="none" w:sz="0" w:space="0" w:color="auto"/>
            <w:right w:val="none" w:sz="0" w:space="0" w:color="auto"/>
          </w:divBdr>
        </w:div>
        <w:div w:id="1020744995">
          <w:marLeft w:val="640"/>
          <w:marRight w:val="0"/>
          <w:marTop w:val="0"/>
          <w:marBottom w:val="0"/>
          <w:divBdr>
            <w:top w:val="none" w:sz="0" w:space="0" w:color="auto"/>
            <w:left w:val="none" w:sz="0" w:space="0" w:color="auto"/>
            <w:bottom w:val="none" w:sz="0" w:space="0" w:color="auto"/>
            <w:right w:val="none" w:sz="0" w:space="0" w:color="auto"/>
          </w:divBdr>
        </w:div>
        <w:div w:id="1045324930">
          <w:marLeft w:val="640"/>
          <w:marRight w:val="0"/>
          <w:marTop w:val="0"/>
          <w:marBottom w:val="0"/>
          <w:divBdr>
            <w:top w:val="none" w:sz="0" w:space="0" w:color="auto"/>
            <w:left w:val="none" w:sz="0" w:space="0" w:color="auto"/>
            <w:bottom w:val="none" w:sz="0" w:space="0" w:color="auto"/>
            <w:right w:val="none" w:sz="0" w:space="0" w:color="auto"/>
          </w:divBdr>
        </w:div>
        <w:div w:id="1075472805">
          <w:marLeft w:val="640"/>
          <w:marRight w:val="0"/>
          <w:marTop w:val="0"/>
          <w:marBottom w:val="0"/>
          <w:divBdr>
            <w:top w:val="none" w:sz="0" w:space="0" w:color="auto"/>
            <w:left w:val="none" w:sz="0" w:space="0" w:color="auto"/>
            <w:bottom w:val="none" w:sz="0" w:space="0" w:color="auto"/>
            <w:right w:val="none" w:sz="0" w:space="0" w:color="auto"/>
          </w:divBdr>
        </w:div>
        <w:div w:id="1082918975">
          <w:marLeft w:val="640"/>
          <w:marRight w:val="0"/>
          <w:marTop w:val="0"/>
          <w:marBottom w:val="0"/>
          <w:divBdr>
            <w:top w:val="none" w:sz="0" w:space="0" w:color="auto"/>
            <w:left w:val="none" w:sz="0" w:space="0" w:color="auto"/>
            <w:bottom w:val="none" w:sz="0" w:space="0" w:color="auto"/>
            <w:right w:val="none" w:sz="0" w:space="0" w:color="auto"/>
          </w:divBdr>
        </w:div>
        <w:div w:id="1102266075">
          <w:marLeft w:val="640"/>
          <w:marRight w:val="0"/>
          <w:marTop w:val="0"/>
          <w:marBottom w:val="0"/>
          <w:divBdr>
            <w:top w:val="none" w:sz="0" w:space="0" w:color="auto"/>
            <w:left w:val="none" w:sz="0" w:space="0" w:color="auto"/>
            <w:bottom w:val="none" w:sz="0" w:space="0" w:color="auto"/>
            <w:right w:val="none" w:sz="0" w:space="0" w:color="auto"/>
          </w:divBdr>
        </w:div>
        <w:div w:id="1107384014">
          <w:marLeft w:val="640"/>
          <w:marRight w:val="0"/>
          <w:marTop w:val="0"/>
          <w:marBottom w:val="0"/>
          <w:divBdr>
            <w:top w:val="none" w:sz="0" w:space="0" w:color="auto"/>
            <w:left w:val="none" w:sz="0" w:space="0" w:color="auto"/>
            <w:bottom w:val="none" w:sz="0" w:space="0" w:color="auto"/>
            <w:right w:val="none" w:sz="0" w:space="0" w:color="auto"/>
          </w:divBdr>
        </w:div>
        <w:div w:id="1197280223">
          <w:marLeft w:val="640"/>
          <w:marRight w:val="0"/>
          <w:marTop w:val="0"/>
          <w:marBottom w:val="0"/>
          <w:divBdr>
            <w:top w:val="none" w:sz="0" w:space="0" w:color="auto"/>
            <w:left w:val="none" w:sz="0" w:space="0" w:color="auto"/>
            <w:bottom w:val="none" w:sz="0" w:space="0" w:color="auto"/>
            <w:right w:val="none" w:sz="0" w:space="0" w:color="auto"/>
          </w:divBdr>
        </w:div>
        <w:div w:id="1222133932">
          <w:marLeft w:val="640"/>
          <w:marRight w:val="0"/>
          <w:marTop w:val="0"/>
          <w:marBottom w:val="0"/>
          <w:divBdr>
            <w:top w:val="none" w:sz="0" w:space="0" w:color="auto"/>
            <w:left w:val="none" w:sz="0" w:space="0" w:color="auto"/>
            <w:bottom w:val="none" w:sz="0" w:space="0" w:color="auto"/>
            <w:right w:val="none" w:sz="0" w:space="0" w:color="auto"/>
          </w:divBdr>
        </w:div>
        <w:div w:id="1230263506">
          <w:marLeft w:val="640"/>
          <w:marRight w:val="0"/>
          <w:marTop w:val="0"/>
          <w:marBottom w:val="0"/>
          <w:divBdr>
            <w:top w:val="none" w:sz="0" w:space="0" w:color="auto"/>
            <w:left w:val="none" w:sz="0" w:space="0" w:color="auto"/>
            <w:bottom w:val="none" w:sz="0" w:space="0" w:color="auto"/>
            <w:right w:val="none" w:sz="0" w:space="0" w:color="auto"/>
          </w:divBdr>
        </w:div>
        <w:div w:id="1267468768">
          <w:marLeft w:val="640"/>
          <w:marRight w:val="0"/>
          <w:marTop w:val="0"/>
          <w:marBottom w:val="0"/>
          <w:divBdr>
            <w:top w:val="none" w:sz="0" w:space="0" w:color="auto"/>
            <w:left w:val="none" w:sz="0" w:space="0" w:color="auto"/>
            <w:bottom w:val="none" w:sz="0" w:space="0" w:color="auto"/>
            <w:right w:val="none" w:sz="0" w:space="0" w:color="auto"/>
          </w:divBdr>
        </w:div>
        <w:div w:id="1363020214">
          <w:marLeft w:val="640"/>
          <w:marRight w:val="0"/>
          <w:marTop w:val="0"/>
          <w:marBottom w:val="0"/>
          <w:divBdr>
            <w:top w:val="none" w:sz="0" w:space="0" w:color="auto"/>
            <w:left w:val="none" w:sz="0" w:space="0" w:color="auto"/>
            <w:bottom w:val="none" w:sz="0" w:space="0" w:color="auto"/>
            <w:right w:val="none" w:sz="0" w:space="0" w:color="auto"/>
          </w:divBdr>
        </w:div>
        <w:div w:id="1409762559">
          <w:marLeft w:val="640"/>
          <w:marRight w:val="0"/>
          <w:marTop w:val="0"/>
          <w:marBottom w:val="0"/>
          <w:divBdr>
            <w:top w:val="none" w:sz="0" w:space="0" w:color="auto"/>
            <w:left w:val="none" w:sz="0" w:space="0" w:color="auto"/>
            <w:bottom w:val="none" w:sz="0" w:space="0" w:color="auto"/>
            <w:right w:val="none" w:sz="0" w:space="0" w:color="auto"/>
          </w:divBdr>
        </w:div>
        <w:div w:id="1426997395">
          <w:marLeft w:val="640"/>
          <w:marRight w:val="0"/>
          <w:marTop w:val="0"/>
          <w:marBottom w:val="0"/>
          <w:divBdr>
            <w:top w:val="none" w:sz="0" w:space="0" w:color="auto"/>
            <w:left w:val="none" w:sz="0" w:space="0" w:color="auto"/>
            <w:bottom w:val="none" w:sz="0" w:space="0" w:color="auto"/>
            <w:right w:val="none" w:sz="0" w:space="0" w:color="auto"/>
          </w:divBdr>
        </w:div>
        <w:div w:id="1437868671">
          <w:marLeft w:val="640"/>
          <w:marRight w:val="0"/>
          <w:marTop w:val="0"/>
          <w:marBottom w:val="0"/>
          <w:divBdr>
            <w:top w:val="none" w:sz="0" w:space="0" w:color="auto"/>
            <w:left w:val="none" w:sz="0" w:space="0" w:color="auto"/>
            <w:bottom w:val="none" w:sz="0" w:space="0" w:color="auto"/>
            <w:right w:val="none" w:sz="0" w:space="0" w:color="auto"/>
          </w:divBdr>
        </w:div>
        <w:div w:id="1508399165">
          <w:marLeft w:val="640"/>
          <w:marRight w:val="0"/>
          <w:marTop w:val="0"/>
          <w:marBottom w:val="0"/>
          <w:divBdr>
            <w:top w:val="none" w:sz="0" w:space="0" w:color="auto"/>
            <w:left w:val="none" w:sz="0" w:space="0" w:color="auto"/>
            <w:bottom w:val="none" w:sz="0" w:space="0" w:color="auto"/>
            <w:right w:val="none" w:sz="0" w:space="0" w:color="auto"/>
          </w:divBdr>
        </w:div>
        <w:div w:id="1567841725">
          <w:marLeft w:val="640"/>
          <w:marRight w:val="0"/>
          <w:marTop w:val="0"/>
          <w:marBottom w:val="0"/>
          <w:divBdr>
            <w:top w:val="none" w:sz="0" w:space="0" w:color="auto"/>
            <w:left w:val="none" w:sz="0" w:space="0" w:color="auto"/>
            <w:bottom w:val="none" w:sz="0" w:space="0" w:color="auto"/>
            <w:right w:val="none" w:sz="0" w:space="0" w:color="auto"/>
          </w:divBdr>
        </w:div>
        <w:div w:id="1618289844">
          <w:marLeft w:val="640"/>
          <w:marRight w:val="0"/>
          <w:marTop w:val="0"/>
          <w:marBottom w:val="0"/>
          <w:divBdr>
            <w:top w:val="none" w:sz="0" w:space="0" w:color="auto"/>
            <w:left w:val="none" w:sz="0" w:space="0" w:color="auto"/>
            <w:bottom w:val="none" w:sz="0" w:space="0" w:color="auto"/>
            <w:right w:val="none" w:sz="0" w:space="0" w:color="auto"/>
          </w:divBdr>
        </w:div>
        <w:div w:id="1703019294">
          <w:marLeft w:val="640"/>
          <w:marRight w:val="0"/>
          <w:marTop w:val="0"/>
          <w:marBottom w:val="0"/>
          <w:divBdr>
            <w:top w:val="none" w:sz="0" w:space="0" w:color="auto"/>
            <w:left w:val="none" w:sz="0" w:space="0" w:color="auto"/>
            <w:bottom w:val="none" w:sz="0" w:space="0" w:color="auto"/>
            <w:right w:val="none" w:sz="0" w:space="0" w:color="auto"/>
          </w:divBdr>
        </w:div>
        <w:div w:id="1737818356">
          <w:marLeft w:val="640"/>
          <w:marRight w:val="0"/>
          <w:marTop w:val="0"/>
          <w:marBottom w:val="0"/>
          <w:divBdr>
            <w:top w:val="none" w:sz="0" w:space="0" w:color="auto"/>
            <w:left w:val="none" w:sz="0" w:space="0" w:color="auto"/>
            <w:bottom w:val="none" w:sz="0" w:space="0" w:color="auto"/>
            <w:right w:val="none" w:sz="0" w:space="0" w:color="auto"/>
          </w:divBdr>
        </w:div>
        <w:div w:id="1794668691">
          <w:marLeft w:val="640"/>
          <w:marRight w:val="0"/>
          <w:marTop w:val="0"/>
          <w:marBottom w:val="0"/>
          <w:divBdr>
            <w:top w:val="none" w:sz="0" w:space="0" w:color="auto"/>
            <w:left w:val="none" w:sz="0" w:space="0" w:color="auto"/>
            <w:bottom w:val="none" w:sz="0" w:space="0" w:color="auto"/>
            <w:right w:val="none" w:sz="0" w:space="0" w:color="auto"/>
          </w:divBdr>
        </w:div>
        <w:div w:id="1874221917">
          <w:marLeft w:val="640"/>
          <w:marRight w:val="0"/>
          <w:marTop w:val="0"/>
          <w:marBottom w:val="0"/>
          <w:divBdr>
            <w:top w:val="none" w:sz="0" w:space="0" w:color="auto"/>
            <w:left w:val="none" w:sz="0" w:space="0" w:color="auto"/>
            <w:bottom w:val="none" w:sz="0" w:space="0" w:color="auto"/>
            <w:right w:val="none" w:sz="0" w:space="0" w:color="auto"/>
          </w:divBdr>
        </w:div>
        <w:div w:id="1921480309">
          <w:marLeft w:val="640"/>
          <w:marRight w:val="0"/>
          <w:marTop w:val="0"/>
          <w:marBottom w:val="0"/>
          <w:divBdr>
            <w:top w:val="none" w:sz="0" w:space="0" w:color="auto"/>
            <w:left w:val="none" w:sz="0" w:space="0" w:color="auto"/>
            <w:bottom w:val="none" w:sz="0" w:space="0" w:color="auto"/>
            <w:right w:val="none" w:sz="0" w:space="0" w:color="auto"/>
          </w:divBdr>
        </w:div>
        <w:div w:id="1938781648">
          <w:marLeft w:val="640"/>
          <w:marRight w:val="0"/>
          <w:marTop w:val="0"/>
          <w:marBottom w:val="0"/>
          <w:divBdr>
            <w:top w:val="none" w:sz="0" w:space="0" w:color="auto"/>
            <w:left w:val="none" w:sz="0" w:space="0" w:color="auto"/>
            <w:bottom w:val="none" w:sz="0" w:space="0" w:color="auto"/>
            <w:right w:val="none" w:sz="0" w:space="0" w:color="auto"/>
          </w:divBdr>
        </w:div>
        <w:div w:id="1972593333">
          <w:marLeft w:val="640"/>
          <w:marRight w:val="0"/>
          <w:marTop w:val="0"/>
          <w:marBottom w:val="0"/>
          <w:divBdr>
            <w:top w:val="none" w:sz="0" w:space="0" w:color="auto"/>
            <w:left w:val="none" w:sz="0" w:space="0" w:color="auto"/>
            <w:bottom w:val="none" w:sz="0" w:space="0" w:color="auto"/>
            <w:right w:val="none" w:sz="0" w:space="0" w:color="auto"/>
          </w:divBdr>
        </w:div>
        <w:div w:id="2027830395">
          <w:marLeft w:val="640"/>
          <w:marRight w:val="0"/>
          <w:marTop w:val="0"/>
          <w:marBottom w:val="0"/>
          <w:divBdr>
            <w:top w:val="none" w:sz="0" w:space="0" w:color="auto"/>
            <w:left w:val="none" w:sz="0" w:space="0" w:color="auto"/>
            <w:bottom w:val="none" w:sz="0" w:space="0" w:color="auto"/>
            <w:right w:val="none" w:sz="0" w:space="0" w:color="auto"/>
          </w:divBdr>
        </w:div>
        <w:div w:id="2076320000">
          <w:marLeft w:val="640"/>
          <w:marRight w:val="0"/>
          <w:marTop w:val="0"/>
          <w:marBottom w:val="0"/>
          <w:divBdr>
            <w:top w:val="none" w:sz="0" w:space="0" w:color="auto"/>
            <w:left w:val="none" w:sz="0" w:space="0" w:color="auto"/>
            <w:bottom w:val="none" w:sz="0" w:space="0" w:color="auto"/>
            <w:right w:val="none" w:sz="0" w:space="0" w:color="auto"/>
          </w:divBdr>
        </w:div>
      </w:divsChild>
    </w:div>
    <w:div w:id="2126189929">
      <w:bodyDiv w:val="1"/>
      <w:marLeft w:val="0"/>
      <w:marRight w:val="0"/>
      <w:marTop w:val="0"/>
      <w:marBottom w:val="0"/>
      <w:divBdr>
        <w:top w:val="none" w:sz="0" w:space="0" w:color="auto"/>
        <w:left w:val="none" w:sz="0" w:space="0" w:color="auto"/>
        <w:bottom w:val="none" w:sz="0" w:space="0" w:color="auto"/>
        <w:right w:val="none" w:sz="0" w:space="0" w:color="auto"/>
      </w:divBdr>
      <w:divsChild>
        <w:div w:id="226455902">
          <w:marLeft w:val="640"/>
          <w:marRight w:val="0"/>
          <w:marTop w:val="0"/>
          <w:marBottom w:val="0"/>
          <w:divBdr>
            <w:top w:val="none" w:sz="0" w:space="0" w:color="auto"/>
            <w:left w:val="none" w:sz="0" w:space="0" w:color="auto"/>
            <w:bottom w:val="none" w:sz="0" w:space="0" w:color="auto"/>
            <w:right w:val="none" w:sz="0" w:space="0" w:color="auto"/>
          </w:divBdr>
        </w:div>
        <w:div w:id="2102337500">
          <w:marLeft w:val="640"/>
          <w:marRight w:val="0"/>
          <w:marTop w:val="0"/>
          <w:marBottom w:val="0"/>
          <w:divBdr>
            <w:top w:val="none" w:sz="0" w:space="0" w:color="auto"/>
            <w:left w:val="none" w:sz="0" w:space="0" w:color="auto"/>
            <w:bottom w:val="none" w:sz="0" w:space="0" w:color="auto"/>
            <w:right w:val="none" w:sz="0" w:space="0" w:color="auto"/>
          </w:divBdr>
        </w:div>
        <w:div w:id="1719478561">
          <w:marLeft w:val="640"/>
          <w:marRight w:val="0"/>
          <w:marTop w:val="0"/>
          <w:marBottom w:val="0"/>
          <w:divBdr>
            <w:top w:val="none" w:sz="0" w:space="0" w:color="auto"/>
            <w:left w:val="none" w:sz="0" w:space="0" w:color="auto"/>
            <w:bottom w:val="none" w:sz="0" w:space="0" w:color="auto"/>
            <w:right w:val="none" w:sz="0" w:space="0" w:color="auto"/>
          </w:divBdr>
        </w:div>
        <w:div w:id="98179749">
          <w:marLeft w:val="640"/>
          <w:marRight w:val="0"/>
          <w:marTop w:val="0"/>
          <w:marBottom w:val="0"/>
          <w:divBdr>
            <w:top w:val="none" w:sz="0" w:space="0" w:color="auto"/>
            <w:left w:val="none" w:sz="0" w:space="0" w:color="auto"/>
            <w:bottom w:val="none" w:sz="0" w:space="0" w:color="auto"/>
            <w:right w:val="none" w:sz="0" w:space="0" w:color="auto"/>
          </w:divBdr>
        </w:div>
        <w:div w:id="1841844655">
          <w:marLeft w:val="640"/>
          <w:marRight w:val="0"/>
          <w:marTop w:val="0"/>
          <w:marBottom w:val="0"/>
          <w:divBdr>
            <w:top w:val="none" w:sz="0" w:space="0" w:color="auto"/>
            <w:left w:val="none" w:sz="0" w:space="0" w:color="auto"/>
            <w:bottom w:val="none" w:sz="0" w:space="0" w:color="auto"/>
            <w:right w:val="none" w:sz="0" w:space="0" w:color="auto"/>
          </w:divBdr>
        </w:div>
        <w:div w:id="336003266">
          <w:marLeft w:val="640"/>
          <w:marRight w:val="0"/>
          <w:marTop w:val="0"/>
          <w:marBottom w:val="0"/>
          <w:divBdr>
            <w:top w:val="none" w:sz="0" w:space="0" w:color="auto"/>
            <w:left w:val="none" w:sz="0" w:space="0" w:color="auto"/>
            <w:bottom w:val="none" w:sz="0" w:space="0" w:color="auto"/>
            <w:right w:val="none" w:sz="0" w:space="0" w:color="auto"/>
          </w:divBdr>
        </w:div>
        <w:div w:id="714814223">
          <w:marLeft w:val="640"/>
          <w:marRight w:val="0"/>
          <w:marTop w:val="0"/>
          <w:marBottom w:val="0"/>
          <w:divBdr>
            <w:top w:val="none" w:sz="0" w:space="0" w:color="auto"/>
            <w:left w:val="none" w:sz="0" w:space="0" w:color="auto"/>
            <w:bottom w:val="none" w:sz="0" w:space="0" w:color="auto"/>
            <w:right w:val="none" w:sz="0" w:space="0" w:color="auto"/>
          </w:divBdr>
        </w:div>
        <w:div w:id="2025983126">
          <w:marLeft w:val="640"/>
          <w:marRight w:val="0"/>
          <w:marTop w:val="0"/>
          <w:marBottom w:val="0"/>
          <w:divBdr>
            <w:top w:val="none" w:sz="0" w:space="0" w:color="auto"/>
            <w:left w:val="none" w:sz="0" w:space="0" w:color="auto"/>
            <w:bottom w:val="none" w:sz="0" w:space="0" w:color="auto"/>
            <w:right w:val="none" w:sz="0" w:space="0" w:color="auto"/>
          </w:divBdr>
        </w:div>
        <w:div w:id="1887523570">
          <w:marLeft w:val="640"/>
          <w:marRight w:val="0"/>
          <w:marTop w:val="0"/>
          <w:marBottom w:val="0"/>
          <w:divBdr>
            <w:top w:val="none" w:sz="0" w:space="0" w:color="auto"/>
            <w:left w:val="none" w:sz="0" w:space="0" w:color="auto"/>
            <w:bottom w:val="none" w:sz="0" w:space="0" w:color="auto"/>
            <w:right w:val="none" w:sz="0" w:space="0" w:color="auto"/>
          </w:divBdr>
        </w:div>
        <w:div w:id="905606237">
          <w:marLeft w:val="640"/>
          <w:marRight w:val="0"/>
          <w:marTop w:val="0"/>
          <w:marBottom w:val="0"/>
          <w:divBdr>
            <w:top w:val="none" w:sz="0" w:space="0" w:color="auto"/>
            <w:left w:val="none" w:sz="0" w:space="0" w:color="auto"/>
            <w:bottom w:val="none" w:sz="0" w:space="0" w:color="auto"/>
            <w:right w:val="none" w:sz="0" w:space="0" w:color="auto"/>
          </w:divBdr>
        </w:div>
        <w:div w:id="897402982">
          <w:marLeft w:val="640"/>
          <w:marRight w:val="0"/>
          <w:marTop w:val="0"/>
          <w:marBottom w:val="0"/>
          <w:divBdr>
            <w:top w:val="none" w:sz="0" w:space="0" w:color="auto"/>
            <w:left w:val="none" w:sz="0" w:space="0" w:color="auto"/>
            <w:bottom w:val="none" w:sz="0" w:space="0" w:color="auto"/>
            <w:right w:val="none" w:sz="0" w:space="0" w:color="auto"/>
          </w:divBdr>
        </w:div>
        <w:div w:id="90664921">
          <w:marLeft w:val="640"/>
          <w:marRight w:val="0"/>
          <w:marTop w:val="0"/>
          <w:marBottom w:val="0"/>
          <w:divBdr>
            <w:top w:val="none" w:sz="0" w:space="0" w:color="auto"/>
            <w:left w:val="none" w:sz="0" w:space="0" w:color="auto"/>
            <w:bottom w:val="none" w:sz="0" w:space="0" w:color="auto"/>
            <w:right w:val="none" w:sz="0" w:space="0" w:color="auto"/>
          </w:divBdr>
        </w:div>
        <w:div w:id="1864436966">
          <w:marLeft w:val="640"/>
          <w:marRight w:val="0"/>
          <w:marTop w:val="0"/>
          <w:marBottom w:val="0"/>
          <w:divBdr>
            <w:top w:val="none" w:sz="0" w:space="0" w:color="auto"/>
            <w:left w:val="none" w:sz="0" w:space="0" w:color="auto"/>
            <w:bottom w:val="none" w:sz="0" w:space="0" w:color="auto"/>
            <w:right w:val="none" w:sz="0" w:space="0" w:color="auto"/>
          </w:divBdr>
        </w:div>
        <w:div w:id="469784195">
          <w:marLeft w:val="640"/>
          <w:marRight w:val="0"/>
          <w:marTop w:val="0"/>
          <w:marBottom w:val="0"/>
          <w:divBdr>
            <w:top w:val="none" w:sz="0" w:space="0" w:color="auto"/>
            <w:left w:val="none" w:sz="0" w:space="0" w:color="auto"/>
            <w:bottom w:val="none" w:sz="0" w:space="0" w:color="auto"/>
            <w:right w:val="none" w:sz="0" w:space="0" w:color="auto"/>
          </w:divBdr>
        </w:div>
        <w:div w:id="150683028">
          <w:marLeft w:val="640"/>
          <w:marRight w:val="0"/>
          <w:marTop w:val="0"/>
          <w:marBottom w:val="0"/>
          <w:divBdr>
            <w:top w:val="none" w:sz="0" w:space="0" w:color="auto"/>
            <w:left w:val="none" w:sz="0" w:space="0" w:color="auto"/>
            <w:bottom w:val="none" w:sz="0" w:space="0" w:color="auto"/>
            <w:right w:val="none" w:sz="0" w:space="0" w:color="auto"/>
          </w:divBdr>
        </w:div>
        <w:div w:id="1269847843">
          <w:marLeft w:val="640"/>
          <w:marRight w:val="0"/>
          <w:marTop w:val="0"/>
          <w:marBottom w:val="0"/>
          <w:divBdr>
            <w:top w:val="none" w:sz="0" w:space="0" w:color="auto"/>
            <w:left w:val="none" w:sz="0" w:space="0" w:color="auto"/>
            <w:bottom w:val="none" w:sz="0" w:space="0" w:color="auto"/>
            <w:right w:val="none" w:sz="0" w:space="0" w:color="auto"/>
          </w:divBdr>
        </w:div>
        <w:div w:id="1786078919">
          <w:marLeft w:val="640"/>
          <w:marRight w:val="0"/>
          <w:marTop w:val="0"/>
          <w:marBottom w:val="0"/>
          <w:divBdr>
            <w:top w:val="none" w:sz="0" w:space="0" w:color="auto"/>
            <w:left w:val="none" w:sz="0" w:space="0" w:color="auto"/>
            <w:bottom w:val="none" w:sz="0" w:space="0" w:color="auto"/>
            <w:right w:val="none" w:sz="0" w:space="0" w:color="auto"/>
          </w:divBdr>
        </w:div>
        <w:div w:id="1410151159">
          <w:marLeft w:val="640"/>
          <w:marRight w:val="0"/>
          <w:marTop w:val="0"/>
          <w:marBottom w:val="0"/>
          <w:divBdr>
            <w:top w:val="none" w:sz="0" w:space="0" w:color="auto"/>
            <w:left w:val="none" w:sz="0" w:space="0" w:color="auto"/>
            <w:bottom w:val="none" w:sz="0" w:space="0" w:color="auto"/>
            <w:right w:val="none" w:sz="0" w:space="0" w:color="auto"/>
          </w:divBdr>
        </w:div>
        <w:div w:id="585117096">
          <w:marLeft w:val="640"/>
          <w:marRight w:val="0"/>
          <w:marTop w:val="0"/>
          <w:marBottom w:val="0"/>
          <w:divBdr>
            <w:top w:val="none" w:sz="0" w:space="0" w:color="auto"/>
            <w:left w:val="none" w:sz="0" w:space="0" w:color="auto"/>
            <w:bottom w:val="none" w:sz="0" w:space="0" w:color="auto"/>
            <w:right w:val="none" w:sz="0" w:space="0" w:color="auto"/>
          </w:divBdr>
        </w:div>
        <w:div w:id="1686057761">
          <w:marLeft w:val="640"/>
          <w:marRight w:val="0"/>
          <w:marTop w:val="0"/>
          <w:marBottom w:val="0"/>
          <w:divBdr>
            <w:top w:val="none" w:sz="0" w:space="0" w:color="auto"/>
            <w:left w:val="none" w:sz="0" w:space="0" w:color="auto"/>
            <w:bottom w:val="none" w:sz="0" w:space="0" w:color="auto"/>
            <w:right w:val="none" w:sz="0" w:space="0" w:color="auto"/>
          </w:divBdr>
        </w:div>
        <w:div w:id="1176572528">
          <w:marLeft w:val="640"/>
          <w:marRight w:val="0"/>
          <w:marTop w:val="0"/>
          <w:marBottom w:val="0"/>
          <w:divBdr>
            <w:top w:val="none" w:sz="0" w:space="0" w:color="auto"/>
            <w:left w:val="none" w:sz="0" w:space="0" w:color="auto"/>
            <w:bottom w:val="none" w:sz="0" w:space="0" w:color="auto"/>
            <w:right w:val="none" w:sz="0" w:space="0" w:color="auto"/>
          </w:divBdr>
        </w:div>
        <w:div w:id="1927685356">
          <w:marLeft w:val="640"/>
          <w:marRight w:val="0"/>
          <w:marTop w:val="0"/>
          <w:marBottom w:val="0"/>
          <w:divBdr>
            <w:top w:val="none" w:sz="0" w:space="0" w:color="auto"/>
            <w:left w:val="none" w:sz="0" w:space="0" w:color="auto"/>
            <w:bottom w:val="none" w:sz="0" w:space="0" w:color="auto"/>
            <w:right w:val="none" w:sz="0" w:space="0" w:color="auto"/>
          </w:divBdr>
        </w:div>
        <w:div w:id="131336729">
          <w:marLeft w:val="640"/>
          <w:marRight w:val="0"/>
          <w:marTop w:val="0"/>
          <w:marBottom w:val="0"/>
          <w:divBdr>
            <w:top w:val="none" w:sz="0" w:space="0" w:color="auto"/>
            <w:left w:val="none" w:sz="0" w:space="0" w:color="auto"/>
            <w:bottom w:val="none" w:sz="0" w:space="0" w:color="auto"/>
            <w:right w:val="none" w:sz="0" w:space="0" w:color="auto"/>
          </w:divBdr>
        </w:div>
        <w:div w:id="562376854">
          <w:marLeft w:val="640"/>
          <w:marRight w:val="0"/>
          <w:marTop w:val="0"/>
          <w:marBottom w:val="0"/>
          <w:divBdr>
            <w:top w:val="none" w:sz="0" w:space="0" w:color="auto"/>
            <w:left w:val="none" w:sz="0" w:space="0" w:color="auto"/>
            <w:bottom w:val="none" w:sz="0" w:space="0" w:color="auto"/>
            <w:right w:val="none" w:sz="0" w:space="0" w:color="auto"/>
          </w:divBdr>
        </w:div>
        <w:div w:id="1368946954">
          <w:marLeft w:val="640"/>
          <w:marRight w:val="0"/>
          <w:marTop w:val="0"/>
          <w:marBottom w:val="0"/>
          <w:divBdr>
            <w:top w:val="none" w:sz="0" w:space="0" w:color="auto"/>
            <w:left w:val="none" w:sz="0" w:space="0" w:color="auto"/>
            <w:bottom w:val="none" w:sz="0" w:space="0" w:color="auto"/>
            <w:right w:val="none" w:sz="0" w:space="0" w:color="auto"/>
          </w:divBdr>
        </w:div>
        <w:div w:id="860436228">
          <w:marLeft w:val="640"/>
          <w:marRight w:val="0"/>
          <w:marTop w:val="0"/>
          <w:marBottom w:val="0"/>
          <w:divBdr>
            <w:top w:val="none" w:sz="0" w:space="0" w:color="auto"/>
            <w:left w:val="none" w:sz="0" w:space="0" w:color="auto"/>
            <w:bottom w:val="none" w:sz="0" w:space="0" w:color="auto"/>
            <w:right w:val="none" w:sz="0" w:space="0" w:color="auto"/>
          </w:divBdr>
        </w:div>
        <w:div w:id="1877768030">
          <w:marLeft w:val="640"/>
          <w:marRight w:val="0"/>
          <w:marTop w:val="0"/>
          <w:marBottom w:val="0"/>
          <w:divBdr>
            <w:top w:val="none" w:sz="0" w:space="0" w:color="auto"/>
            <w:left w:val="none" w:sz="0" w:space="0" w:color="auto"/>
            <w:bottom w:val="none" w:sz="0" w:space="0" w:color="auto"/>
            <w:right w:val="none" w:sz="0" w:space="0" w:color="auto"/>
          </w:divBdr>
        </w:div>
        <w:div w:id="10424144">
          <w:marLeft w:val="640"/>
          <w:marRight w:val="0"/>
          <w:marTop w:val="0"/>
          <w:marBottom w:val="0"/>
          <w:divBdr>
            <w:top w:val="none" w:sz="0" w:space="0" w:color="auto"/>
            <w:left w:val="none" w:sz="0" w:space="0" w:color="auto"/>
            <w:bottom w:val="none" w:sz="0" w:space="0" w:color="auto"/>
            <w:right w:val="none" w:sz="0" w:space="0" w:color="auto"/>
          </w:divBdr>
        </w:div>
        <w:div w:id="1575580733">
          <w:marLeft w:val="640"/>
          <w:marRight w:val="0"/>
          <w:marTop w:val="0"/>
          <w:marBottom w:val="0"/>
          <w:divBdr>
            <w:top w:val="none" w:sz="0" w:space="0" w:color="auto"/>
            <w:left w:val="none" w:sz="0" w:space="0" w:color="auto"/>
            <w:bottom w:val="none" w:sz="0" w:space="0" w:color="auto"/>
            <w:right w:val="none" w:sz="0" w:space="0" w:color="auto"/>
          </w:divBdr>
        </w:div>
        <w:div w:id="1792898808">
          <w:marLeft w:val="640"/>
          <w:marRight w:val="0"/>
          <w:marTop w:val="0"/>
          <w:marBottom w:val="0"/>
          <w:divBdr>
            <w:top w:val="none" w:sz="0" w:space="0" w:color="auto"/>
            <w:left w:val="none" w:sz="0" w:space="0" w:color="auto"/>
            <w:bottom w:val="none" w:sz="0" w:space="0" w:color="auto"/>
            <w:right w:val="none" w:sz="0" w:space="0" w:color="auto"/>
          </w:divBdr>
        </w:div>
        <w:div w:id="1660841623">
          <w:marLeft w:val="640"/>
          <w:marRight w:val="0"/>
          <w:marTop w:val="0"/>
          <w:marBottom w:val="0"/>
          <w:divBdr>
            <w:top w:val="none" w:sz="0" w:space="0" w:color="auto"/>
            <w:left w:val="none" w:sz="0" w:space="0" w:color="auto"/>
            <w:bottom w:val="none" w:sz="0" w:space="0" w:color="auto"/>
            <w:right w:val="none" w:sz="0" w:space="0" w:color="auto"/>
          </w:divBdr>
        </w:div>
        <w:div w:id="1684091334">
          <w:marLeft w:val="640"/>
          <w:marRight w:val="0"/>
          <w:marTop w:val="0"/>
          <w:marBottom w:val="0"/>
          <w:divBdr>
            <w:top w:val="none" w:sz="0" w:space="0" w:color="auto"/>
            <w:left w:val="none" w:sz="0" w:space="0" w:color="auto"/>
            <w:bottom w:val="none" w:sz="0" w:space="0" w:color="auto"/>
            <w:right w:val="none" w:sz="0" w:space="0" w:color="auto"/>
          </w:divBdr>
        </w:div>
        <w:div w:id="700740489">
          <w:marLeft w:val="640"/>
          <w:marRight w:val="0"/>
          <w:marTop w:val="0"/>
          <w:marBottom w:val="0"/>
          <w:divBdr>
            <w:top w:val="none" w:sz="0" w:space="0" w:color="auto"/>
            <w:left w:val="none" w:sz="0" w:space="0" w:color="auto"/>
            <w:bottom w:val="none" w:sz="0" w:space="0" w:color="auto"/>
            <w:right w:val="none" w:sz="0" w:space="0" w:color="auto"/>
          </w:divBdr>
        </w:div>
        <w:div w:id="1413310045">
          <w:marLeft w:val="640"/>
          <w:marRight w:val="0"/>
          <w:marTop w:val="0"/>
          <w:marBottom w:val="0"/>
          <w:divBdr>
            <w:top w:val="none" w:sz="0" w:space="0" w:color="auto"/>
            <w:left w:val="none" w:sz="0" w:space="0" w:color="auto"/>
            <w:bottom w:val="none" w:sz="0" w:space="0" w:color="auto"/>
            <w:right w:val="none" w:sz="0" w:space="0" w:color="auto"/>
          </w:divBdr>
        </w:div>
        <w:div w:id="299041328">
          <w:marLeft w:val="640"/>
          <w:marRight w:val="0"/>
          <w:marTop w:val="0"/>
          <w:marBottom w:val="0"/>
          <w:divBdr>
            <w:top w:val="none" w:sz="0" w:space="0" w:color="auto"/>
            <w:left w:val="none" w:sz="0" w:space="0" w:color="auto"/>
            <w:bottom w:val="none" w:sz="0" w:space="0" w:color="auto"/>
            <w:right w:val="none" w:sz="0" w:space="0" w:color="auto"/>
          </w:divBdr>
        </w:div>
        <w:div w:id="1828126813">
          <w:marLeft w:val="640"/>
          <w:marRight w:val="0"/>
          <w:marTop w:val="0"/>
          <w:marBottom w:val="0"/>
          <w:divBdr>
            <w:top w:val="none" w:sz="0" w:space="0" w:color="auto"/>
            <w:left w:val="none" w:sz="0" w:space="0" w:color="auto"/>
            <w:bottom w:val="none" w:sz="0" w:space="0" w:color="auto"/>
            <w:right w:val="none" w:sz="0" w:space="0" w:color="auto"/>
          </w:divBdr>
        </w:div>
        <w:div w:id="1530215983">
          <w:marLeft w:val="640"/>
          <w:marRight w:val="0"/>
          <w:marTop w:val="0"/>
          <w:marBottom w:val="0"/>
          <w:divBdr>
            <w:top w:val="none" w:sz="0" w:space="0" w:color="auto"/>
            <w:left w:val="none" w:sz="0" w:space="0" w:color="auto"/>
            <w:bottom w:val="none" w:sz="0" w:space="0" w:color="auto"/>
            <w:right w:val="none" w:sz="0" w:space="0" w:color="auto"/>
          </w:divBdr>
        </w:div>
        <w:div w:id="1769619495">
          <w:marLeft w:val="640"/>
          <w:marRight w:val="0"/>
          <w:marTop w:val="0"/>
          <w:marBottom w:val="0"/>
          <w:divBdr>
            <w:top w:val="none" w:sz="0" w:space="0" w:color="auto"/>
            <w:left w:val="none" w:sz="0" w:space="0" w:color="auto"/>
            <w:bottom w:val="none" w:sz="0" w:space="0" w:color="auto"/>
            <w:right w:val="none" w:sz="0" w:space="0" w:color="auto"/>
          </w:divBdr>
        </w:div>
        <w:div w:id="1636640562">
          <w:marLeft w:val="640"/>
          <w:marRight w:val="0"/>
          <w:marTop w:val="0"/>
          <w:marBottom w:val="0"/>
          <w:divBdr>
            <w:top w:val="none" w:sz="0" w:space="0" w:color="auto"/>
            <w:left w:val="none" w:sz="0" w:space="0" w:color="auto"/>
            <w:bottom w:val="none" w:sz="0" w:space="0" w:color="auto"/>
            <w:right w:val="none" w:sz="0" w:space="0" w:color="auto"/>
          </w:divBdr>
        </w:div>
        <w:div w:id="882401241">
          <w:marLeft w:val="640"/>
          <w:marRight w:val="0"/>
          <w:marTop w:val="0"/>
          <w:marBottom w:val="0"/>
          <w:divBdr>
            <w:top w:val="none" w:sz="0" w:space="0" w:color="auto"/>
            <w:left w:val="none" w:sz="0" w:space="0" w:color="auto"/>
            <w:bottom w:val="none" w:sz="0" w:space="0" w:color="auto"/>
            <w:right w:val="none" w:sz="0" w:space="0" w:color="auto"/>
          </w:divBdr>
        </w:div>
        <w:div w:id="957834925">
          <w:marLeft w:val="640"/>
          <w:marRight w:val="0"/>
          <w:marTop w:val="0"/>
          <w:marBottom w:val="0"/>
          <w:divBdr>
            <w:top w:val="none" w:sz="0" w:space="0" w:color="auto"/>
            <w:left w:val="none" w:sz="0" w:space="0" w:color="auto"/>
            <w:bottom w:val="none" w:sz="0" w:space="0" w:color="auto"/>
            <w:right w:val="none" w:sz="0" w:space="0" w:color="auto"/>
          </w:divBdr>
        </w:div>
        <w:div w:id="1422488981">
          <w:marLeft w:val="640"/>
          <w:marRight w:val="0"/>
          <w:marTop w:val="0"/>
          <w:marBottom w:val="0"/>
          <w:divBdr>
            <w:top w:val="none" w:sz="0" w:space="0" w:color="auto"/>
            <w:left w:val="none" w:sz="0" w:space="0" w:color="auto"/>
            <w:bottom w:val="none" w:sz="0" w:space="0" w:color="auto"/>
            <w:right w:val="none" w:sz="0" w:space="0" w:color="auto"/>
          </w:divBdr>
        </w:div>
        <w:div w:id="565147576">
          <w:marLeft w:val="640"/>
          <w:marRight w:val="0"/>
          <w:marTop w:val="0"/>
          <w:marBottom w:val="0"/>
          <w:divBdr>
            <w:top w:val="none" w:sz="0" w:space="0" w:color="auto"/>
            <w:left w:val="none" w:sz="0" w:space="0" w:color="auto"/>
            <w:bottom w:val="none" w:sz="0" w:space="0" w:color="auto"/>
            <w:right w:val="none" w:sz="0" w:space="0" w:color="auto"/>
          </w:divBdr>
        </w:div>
        <w:div w:id="1572038717">
          <w:marLeft w:val="640"/>
          <w:marRight w:val="0"/>
          <w:marTop w:val="0"/>
          <w:marBottom w:val="0"/>
          <w:divBdr>
            <w:top w:val="none" w:sz="0" w:space="0" w:color="auto"/>
            <w:left w:val="none" w:sz="0" w:space="0" w:color="auto"/>
            <w:bottom w:val="none" w:sz="0" w:space="0" w:color="auto"/>
            <w:right w:val="none" w:sz="0" w:space="0" w:color="auto"/>
          </w:divBdr>
        </w:div>
        <w:div w:id="1579704294">
          <w:marLeft w:val="640"/>
          <w:marRight w:val="0"/>
          <w:marTop w:val="0"/>
          <w:marBottom w:val="0"/>
          <w:divBdr>
            <w:top w:val="none" w:sz="0" w:space="0" w:color="auto"/>
            <w:left w:val="none" w:sz="0" w:space="0" w:color="auto"/>
            <w:bottom w:val="none" w:sz="0" w:space="0" w:color="auto"/>
            <w:right w:val="none" w:sz="0" w:space="0" w:color="auto"/>
          </w:divBdr>
        </w:div>
        <w:div w:id="2100635877">
          <w:marLeft w:val="640"/>
          <w:marRight w:val="0"/>
          <w:marTop w:val="0"/>
          <w:marBottom w:val="0"/>
          <w:divBdr>
            <w:top w:val="none" w:sz="0" w:space="0" w:color="auto"/>
            <w:left w:val="none" w:sz="0" w:space="0" w:color="auto"/>
            <w:bottom w:val="none" w:sz="0" w:space="0" w:color="auto"/>
            <w:right w:val="none" w:sz="0" w:space="0" w:color="auto"/>
          </w:divBdr>
        </w:div>
        <w:div w:id="573512284">
          <w:marLeft w:val="640"/>
          <w:marRight w:val="0"/>
          <w:marTop w:val="0"/>
          <w:marBottom w:val="0"/>
          <w:divBdr>
            <w:top w:val="none" w:sz="0" w:space="0" w:color="auto"/>
            <w:left w:val="none" w:sz="0" w:space="0" w:color="auto"/>
            <w:bottom w:val="none" w:sz="0" w:space="0" w:color="auto"/>
            <w:right w:val="none" w:sz="0" w:space="0" w:color="auto"/>
          </w:divBdr>
        </w:div>
        <w:div w:id="989674561">
          <w:marLeft w:val="640"/>
          <w:marRight w:val="0"/>
          <w:marTop w:val="0"/>
          <w:marBottom w:val="0"/>
          <w:divBdr>
            <w:top w:val="none" w:sz="0" w:space="0" w:color="auto"/>
            <w:left w:val="none" w:sz="0" w:space="0" w:color="auto"/>
            <w:bottom w:val="none" w:sz="0" w:space="0" w:color="auto"/>
            <w:right w:val="none" w:sz="0" w:space="0" w:color="auto"/>
          </w:divBdr>
        </w:div>
        <w:div w:id="1441604138">
          <w:marLeft w:val="640"/>
          <w:marRight w:val="0"/>
          <w:marTop w:val="0"/>
          <w:marBottom w:val="0"/>
          <w:divBdr>
            <w:top w:val="none" w:sz="0" w:space="0" w:color="auto"/>
            <w:left w:val="none" w:sz="0" w:space="0" w:color="auto"/>
            <w:bottom w:val="none" w:sz="0" w:space="0" w:color="auto"/>
            <w:right w:val="none" w:sz="0" w:space="0" w:color="auto"/>
          </w:divBdr>
        </w:div>
      </w:divsChild>
    </w:div>
    <w:div w:id="2129739135">
      <w:bodyDiv w:val="1"/>
      <w:marLeft w:val="0"/>
      <w:marRight w:val="0"/>
      <w:marTop w:val="0"/>
      <w:marBottom w:val="0"/>
      <w:divBdr>
        <w:top w:val="none" w:sz="0" w:space="0" w:color="auto"/>
        <w:left w:val="none" w:sz="0" w:space="0" w:color="auto"/>
        <w:bottom w:val="none" w:sz="0" w:space="0" w:color="auto"/>
        <w:right w:val="none" w:sz="0" w:space="0" w:color="auto"/>
      </w:divBdr>
      <w:divsChild>
        <w:div w:id="1835608260">
          <w:marLeft w:val="640"/>
          <w:marRight w:val="0"/>
          <w:marTop w:val="0"/>
          <w:marBottom w:val="0"/>
          <w:divBdr>
            <w:top w:val="none" w:sz="0" w:space="0" w:color="auto"/>
            <w:left w:val="none" w:sz="0" w:space="0" w:color="auto"/>
            <w:bottom w:val="none" w:sz="0" w:space="0" w:color="auto"/>
            <w:right w:val="none" w:sz="0" w:space="0" w:color="auto"/>
          </w:divBdr>
        </w:div>
        <w:div w:id="1253661416">
          <w:marLeft w:val="640"/>
          <w:marRight w:val="0"/>
          <w:marTop w:val="0"/>
          <w:marBottom w:val="0"/>
          <w:divBdr>
            <w:top w:val="none" w:sz="0" w:space="0" w:color="auto"/>
            <w:left w:val="none" w:sz="0" w:space="0" w:color="auto"/>
            <w:bottom w:val="none" w:sz="0" w:space="0" w:color="auto"/>
            <w:right w:val="none" w:sz="0" w:space="0" w:color="auto"/>
          </w:divBdr>
        </w:div>
        <w:div w:id="1428188981">
          <w:marLeft w:val="640"/>
          <w:marRight w:val="0"/>
          <w:marTop w:val="0"/>
          <w:marBottom w:val="0"/>
          <w:divBdr>
            <w:top w:val="none" w:sz="0" w:space="0" w:color="auto"/>
            <w:left w:val="none" w:sz="0" w:space="0" w:color="auto"/>
            <w:bottom w:val="none" w:sz="0" w:space="0" w:color="auto"/>
            <w:right w:val="none" w:sz="0" w:space="0" w:color="auto"/>
          </w:divBdr>
        </w:div>
        <w:div w:id="1044795104">
          <w:marLeft w:val="640"/>
          <w:marRight w:val="0"/>
          <w:marTop w:val="0"/>
          <w:marBottom w:val="0"/>
          <w:divBdr>
            <w:top w:val="none" w:sz="0" w:space="0" w:color="auto"/>
            <w:left w:val="none" w:sz="0" w:space="0" w:color="auto"/>
            <w:bottom w:val="none" w:sz="0" w:space="0" w:color="auto"/>
            <w:right w:val="none" w:sz="0" w:space="0" w:color="auto"/>
          </w:divBdr>
        </w:div>
        <w:div w:id="990593961">
          <w:marLeft w:val="640"/>
          <w:marRight w:val="0"/>
          <w:marTop w:val="0"/>
          <w:marBottom w:val="0"/>
          <w:divBdr>
            <w:top w:val="none" w:sz="0" w:space="0" w:color="auto"/>
            <w:left w:val="none" w:sz="0" w:space="0" w:color="auto"/>
            <w:bottom w:val="none" w:sz="0" w:space="0" w:color="auto"/>
            <w:right w:val="none" w:sz="0" w:space="0" w:color="auto"/>
          </w:divBdr>
        </w:div>
        <w:div w:id="233665814">
          <w:marLeft w:val="640"/>
          <w:marRight w:val="0"/>
          <w:marTop w:val="0"/>
          <w:marBottom w:val="0"/>
          <w:divBdr>
            <w:top w:val="none" w:sz="0" w:space="0" w:color="auto"/>
            <w:left w:val="none" w:sz="0" w:space="0" w:color="auto"/>
            <w:bottom w:val="none" w:sz="0" w:space="0" w:color="auto"/>
            <w:right w:val="none" w:sz="0" w:space="0" w:color="auto"/>
          </w:divBdr>
        </w:div>
        <w:div w:id="2056081312">
          <w:marLeft w:val="640"/>
          <w:marRight w:val="0"/>
          <w:marTop w:val="0"/>
          <w:marBottom w:val="0"/>
          <w:divBdr>
            <w:top w:val="none" w:sz="0" w:space="0" w:color="auto"/>
            <w:left w:val="none" w:sz="0" w:space="0" w:color="auto"/>
            <w:bottom w:val="none" w:sz="0" w:space="0" w:color="auto"/>
            <w:right w:val="none" w:sz="0" w:space="0" w:color="auto"/>
          </w:divBdr>
        </w:div>
        <w:div w:id="98792628">
          <w:marLeft w:val="640"/>
          <w:marRight w:val="0"/>
          <w:marTop w:val="0"/>
          <w:marBottom w:val="0"/>
          <w:divBdr>
            <w:top w:val="none" w:sz="0" w:space="0" w:color="auto"/>
            <w:left w:val="none" w:sz="0" w:space="0" w:color="auto"/>
            <w:bottom w:val="none" w:sz="0" w:space="0" w:color="auto"/>
            <w:right w:val="none" w:sz="0" w:space="0" w:color="auto"/>
          </w:divBdr>
        </w:div>
        <w:div w:id="1841315927">
          <w:marLeft w:val="640"/>
          <w:marRight w:val="0"/>
          <w:marTop w:val="0"/>
          <w:marBottom w:val="0"/>
          <w:divBdr>
            <w:top w:val="none" w:sz="0" w:space="0" w:color="auto"/>
            <w:left w:val="none" w:sz="0" w:space="0" w:color="auto"/>
            <w:bottom w:val="none" w:sz="0" w:space="0" w:color="auto"/>
            <w:right w:val="none" w:sz="0" w:space="0" w:color="auto"/>
          </w:divBdr>
        </w:div>
        <w:div w:id="1240141231">
          <w:marLeft w:val="640"/>
          <w:marRight w:val="0"/>
          <w:marTop w:val="0"/>
          <w:marBottom w:val="0"/>
          <w:divBdr>
            <w:top w:val="none" w:sz="0" w:space="0" w:color="auto"/>
            <w:left w:val="none" w:sz="0" w:space="0" w:color="auto"/>
            <w:bottom w:val="none" w:sz="0" w:space="0" w:color="auto"/>
            <w:right w:val="none" w:sz="0" w:space="0" w:color="auto"/>
          </w:divBdr>
        </w:div>
        <w:div w:id="1446197452">
          <w:marLeft w:val="640"/>
          <w:marRight w:val="0"/>
          <w:marTop w:val="0"/>
          <w:marBottom w:val="0"/>
          <w:divBdr>
            <w:top w:val="none" w:sz="0" w:space="0" w:color="auto"/>
            <w:left w:val="none" w:sz="0" w:space="0" w:color="auto"/>
            <w:bottom w:val="none" w:sz="0" w:space="0" w:color="auto"/>
            <w:right w:val="none" w:sz="0" w:space="0" w:color="auto"/>
          </w:divBdr>
        </w:div>
        <w:div w:id="1886991174">
          <w:marLeft w:val="640"/>
          <w:marRight w:val="0"/>
          <w:marTop w:val="0"/>
          <w:marBottom w:val="0"/>
          <w:divBdr>
            <w:top w:val="none" w:sz="0" w:space="0" w:color="auto"/>
            <w:left w:val="none" w:sz="0" w:space="0" w:color="auto"/>
            <w:bottom w:val="none" w:sz="0" w:space="0" w:color="auto"/>
            <w:right w:val="none" w:sz="0" w:space="0" w:color="auto"/>
          </w:divBdr>
        </w:div>
        <w:div w:id="1900047891">
          <w:marLeft w:val="640"/>
          <w:marRight w:val="0"/>
          <w:marTop w:val="0"/>
          <w:marBottom w:val="0"/>
          <w:divBdr>
            <w:top w:val="none" w:sz="0" w:space="0" w:color="auto"/>
            <w:left w:val="none" w:sz="0" w:space="0" w:color="auto"/>
            <w:bottom w:val="none" w:sz="0" w:space="0" w:color="auto"/>
            <w:right w:val="none" w:sz="0" w:space="0" w:color="auto"/>
          </w:divBdr>
        </w:div>
        <w:div w:id="635374739">
          <w:marLeft w:val="640"/>
          <w:marRight w:val="0"/>
          <w:marTop w:val="0"/>
          <w:marBottom w:val="0"/>
          <w:divBdr>
            <w:top w:val="none" w:sz="0" w:space="0" w:color="auto"/>
            <w:left w:val="none" w:sz="0" w:space="0" w:color="auto"/>
            <w:bottom w:val="none" w:sz="0" w:space="0" w:color="auto"/>
            <w:right w:val="none" w:sz="0" w:space="0" w:color="auto"/>
          </w:divBdr>
        </w:div>
        <w:div w:id="1293633582">
          <w:marLeft w:val="640"/>
          <w:marRight w:val="0"/>
          <w:marTop w:val="0"/>
          <w:marBottom w:val="0"/>
          <w:divBdr>
            <w:top w:val="none" w:sz="0" w:space="0" w:color="auto"/>
            <w:left w:val="none" w:sz="0" w:space="0" w:color="auto"/>
            <w:bottom w:val="none" w:sz="0" w:space="0" w:color="auto"/>
            <w:right w:val="none" w:sz="0" w:space="0" w:color="auto"/>
          </w:divBdr>
        </w:div>
        <w:div w:id="1143889198">
          <w:marLeft w:val="640"/>
          <w:marRight w:val="0"/>
          <w:marTop w:val="0"/>
          <w:marBottom w:val="0"/>
          <w:divBdr>
            <w:top w:val="none" w:sz="0" w:space="0" w:color="auto"/>
            <w:left w:val="none" w:sz="0" w:space="0" w:color="auto"/>
            <w:bottom w:val="none" w:sz="0" w:space="0" w:color="auto"/>
            <w:right w:val="none" w:sz="0" w:space="0" w:color="auto"/>
          </w:divBdr>
        </w:div>
        <w:div w:id="643387855">
          <w:marLeft w:val="640"/>
          <w:marRight w:val="0"/>
          <w:marTop w:val="0"/>
          <w:marBottom w:val="0"/>
          <w:divBdr>
            <w:top w:val="none" w:sz="0" w:space="0" w:color="auto"/>
            <w:left w:val="none" w:sz="0" w:space="0" w:color="auto"/>
            <w:bottom w:val="none" w:sz="0" w:space="0" w:color="auto"/>
            <w:right w:val="none" w:sz="0" w:space="0" w:color="auto"/>
          </w:divBdr>
        </w:div>
        <w:div w:id="593824217">
          <w:marLeft w:val="640"/>
          <w:marRight w:val="0"/>
          <w:marTop w:val="0"/>
          <w:marBottom w:val="0"/>
          <w:divBdr>
            <w:top w:val="none" w:sz="0" w:space="0" w:color="auto"/>
            <w:left w:val="none" w:sz="0" w:space="0" w:color="auto"/>
            <w:bottom w:val="none" w:sz="0" w:space="0" w:color="auto"/>
            <w:right w:val="none" w:sz="0" w:space="0" w:color="auto"/>
          </w:divBdr>
        </w:div>
        <w:div w:id="931671272">
          <w:marLeft w:val="640"/>
          <w:marRight w:val="0"/>
          <w:marTop w:val="0"/>
          <w:marBottom w:val="0"/>
          <w:divBdr>
            <w:top w:val="none" w:sz="0" w:space="0" w:color="auto"/>
            <w:left w:val="none" w:sz="0" w:space="0" w:color="auto"/>
            <w:bottom w:val="none" w:sz="0" w:space="0" w:color="auto"/>
            <w:right w:val="none" w:sz="0" w:space="0" w:color="auto"/>
          </w:divBdr>
        </w:div>
        <w:div w:id="919410302">
          <w:marLeft w:val="640"/>
          <w:marRight w:val="0"/>
          <w:marTop w:val="0"/>
          <w:marBottom w:val="0"/>
          <w:divBdr>
            <w:top w:val="none" w:sz="0" w:space="0" w:color="auto"/>
            <w:left w:val="none" w:sz="0" w:space="0" w:color="auto"/>
            <w:bottom w:val="none" w:sz="0" w:space="0" w:color="auto"/>
            <w:right w:val="none" w:sz="0" w:space="0" w:color="auto"/>
          </w:divBdr>
        </w:div>
        <w:div w:id="2028751733">
          <w:marLeft w:val="640"/>
          <w:marRight w:val="0"/>
          <w:marTop w:val="0"/>
          <w:marBottom w:val="0"/>
          <w:divBdr>
            <w:top w:val="none" w:sz="0" w:space="0" w:color="auto"/>
            <w:left w:val="none" w:sz="0" w:space="0" w:color="auto"/>
            <w:bottom w:val="none" w:sz="0" w:space="0" w:color="auto"/>
            <w:right w:val="none" w:sz="0" w:space="0" w:color="auto"/>
          </w:divBdr>
        </w:div>
        <w:div w:id="1145929506">
          <w:marLeft w:val="640"/>
          <w:marRight w:val="0"/>
          <w:marTop w:val="0"/>
          <w:marBottom w:val="0"/>
          <w:divBdr>
            <w:top w:val="none" w:sz="0" w:space="0" w:color="auto"/>
            <w:left w:val="none" w:sz="0" w:space="0" w:color="auto"/>
            <w:bottom w:val="none" w:sz="0" w:space="0" w:color="auto"/>
            <w:right w:val="none" w:sz="0" w:space="0" w:color="auto"/>
          </w:divBdr>
        </w:div>
        <w:div w:id="217938146">
          <w:marLeft w:val="640"/>
          <w:marRight w:val="0"/>
          <w:marTop w:val="0"/>
          <w:marBottom w:val="0"/>
          <w:divBdr>
            <w:top w:val="none" w:sz="0" w:space="0" w:color="auto"/>
            <w:left w:val="none" w:sz="0" w:space="0" w:color="auto"/>
            <w:bottom w:val="none" w:sz="0" w:space="0" w:color="auto"/>
            <w:right w:val="none" w:sz="0" w:space="0" w:color="auto"/>
          </w:divBdr>
        </w:div>
        <w:div w:id="982005649">
          <w:marLeft w:val="640"/>
          <w:marRight w:val="0"/>
          <w:marTop w:val="0"/>
          <w:marBottom w:val="0"/>
          <w:divBdr>
            <w:top w:val="none" w:sz="0" w:space="0" w:color="auto"/>
            <w:left w:val="none" w:sz="0" w:space="0" w:color="auto"/>
            <w:bottom w:val="none" w:sz="0" w:space="0" w:color="auto"/>
            <w:right w:val="none" w:sz="0" w:space="0" w:color="auto"/>
          </w:divBdr>
        </w:div>
        <w:div w:id="471681751">
          <w:marLeft w:val="640"/>
          <w:marRight w:val="0"/>
          <w:marTop w:val="0"/>
          <w:marBottom w:val="0"/>
          <w:divBdr>
            <w:top w:val="none" w:sz="0" w:space="0" w:color="auto"/>
            <w:left w:val="none" w:sz="0" w:space="0" w:color="auto"/>
            <w:bottom w:val="none" w:sz="0" w:space="0" w:color="auto"/>
            <w:right w:val="none" w:sz="0" w:space="0" w:color="auto"/>
          </w:divBdr>
        </w:div>
        <w:div w:id="1055356820">
          <w:marLeft w:val="640"/>
          <w:marRight w:val="0"/>
          <w:marTop w:val="0"/>
          <w:marBottom w:val="0"/>
          <w:divBdr>
            <w:top w:val="none" w:sz="0" w:space="0" w:color="auto"/>
            <w:left w:val="none" w:sz="0" w:space="0" w:color="auto"/>
            <w:bottom w:val="none" w:sz="0" w:space="0" w:color="auto"/>
            <w:right w:val="none" w:sz="0" w:space="0" w:color="auto"/>
          </w:divBdr>
        </w:div>
        <w:div w:id="73406076">
          <w:marLeft w:val="640"/>
          <w:marRight w:val="0"/>
          <w:marTop w:val="0"/>
          <w:marBottom w:val="0"/>
          <w:divBdr>
            <w:top w:val="none" w:sz="0" w:space="0" w:color="auto"/>
            <w:left w:val="none" w:sz="0" w:space="0" w:color="auto"/>
            <w:bottom w:val="none" w:sz="0" w:space="0" w:color="auto"/>
            <w:right w:val="none" w:sz="0" w:space="0" w:color="auto"/>
          </w:divBdr>
        </w:div>
        <w:div w:id="28384876">
          <w:marLeft w:val="640"/>
          <w:marRight w:val="0"/>
          <w:marTop w:val="0"/>
          <w:marBottom w:val="0"/>
          <w:divBdr>
            <w:top w:val="none" w:sz="0" w:space="0" w:color="auto"/>
            <w:left w:val="none" w:sz="0" w:space="0" w:color="auto"/>
            <w:bottom w:val="none" w:sz="0" w:space="0" w:color="auto"/>
            <w:right w:val="none" w:sz="0" w:space="0" w:color="auto"/>
          </w:divBdr>
        </w:div>
        <w:div w:id="689649808">
          <w:marLeft w:val="640"/>
          <w:marRight w:val="0"/>
          <w:marTop w:val="0"/>
          <w:marBottom w:val="0"/>
          <w:divBdr>
            <w:top w:val="none" w:sz="0" w:space="0" w:color="auto"/>
            <w:left w:val="none" w:sz="0" w:space="0" w:color="auto"/>
            <w:bottom w:val="none" w:sz="0" w:space="0" w:color="auto"/>
            <w:right w:val="none" w:sz="0" w:space="0" w:color="auto"/>
          </w:divBdr>
        </w:div>
        <w:div w:id="2087679872">
          <w:marLeft w:val="640"/>
          <w:marRight w:val="0"/>
          <w:marTop w:val="0"/>
          <w:marBottom w:val="0"/>
          <w:divBdr>
            <w:top w:val="none" w:sz="0" w:space="0" w:color="auto"/>
            <w:left w:val="none" w:sz="0" w:space="0" w:color="auto"/>
            <w:bottom w:val="none" w:sz="0" w:space="0" w:color="auto"/>
            <w:right w:val="none" w:sz="0" w:space="0" w:color="auto"/>
          </w:divBdr>
        </w:div>
        <w:div w:id="910195898">
          <w:marLeft w:val="640"/>
          <w:marRight w:val="0"/>
          <w:marTop w:val="0"/>
          <w:marBottom w:val="0"/>
          <w:divBdr>
            <w:top w:val="none" w:sz="0" w:space="0" w:color="auto"/>
            <w:left w:val="none" w:sz="0" w:space="0" w:color="auto"/>
            <w:bottom w:val="none" w:sz="0" w:space="0" w:color="auto"/>
            <w:right w:val="none" w:sz="0" w:space="0" w:color="auto"/>
          </w:divBdr>
        </w:div>
        <w:div w:id="836573400">
          <w:marLeft w:val="640"/>
          <w:marRight w:val="0"/>
          <w:marTop w:val="0"/>
          <w:marBottom w:val="0"/>
          <w:divBdr>
            <w:top w:val="none" w:sz="0" w:space="0" w:color="auto"/>
            <w:left w:val="none" w:sz="0" w:space="0" w:color="auto"/>
            <w:bottom w:val="none" w:sz="0" w:space="0" w:color="auto"/>
            <w:right w:val="none" w:sz="0" w:space="0" w:color="auto"/>
          </w:divBdr>
        </w:div>
        <w:div w:id="1001197707">
          <w:marLeft w:val="640"/>
          <w:marRight w:val="0"/>
          <w:marTop w:val="0"/>
          <w:marBottom w:val="0"/>
          <w:divBdr>
            <w:top w:val="none" w:sz="0" w:space="0" w:color="auto"/>
            <w:left w:val="none" w:sz="0" w:space="0" w:color="auto"/>
            <w:bottom w:val="none" w:sz="0" w:space="0" w:color="auto"/>
            <w:right w:val="none" w:sz="0" w:space="0" w:color="auto"/>
          </w:divBdr>
        </w:div>
        <w:div w:id="692221077">
          <w:marLeft w:val="640"/>
          <w:marRight w:val="0"/>
          <w:marTop w:val="0"/>
          <w:marBottom w:val="0"/>
          <w:divBdr>
            <w:top w:val="none" w:sz="0" w:space="0" w:color="auto"/>
            <w:left w:val="none" w:sz="0" w:space="0" w:color="auto"/>
            <w:bottom w:val="none" w:sz="0" w:space="0" w:color="auto"/>
            <w:right w:val="none" w:sz="0" w:space="0" w:color="auto"/>
          </w:divBdr>
        </w:div>
        <w:div w:id="1327434925">
          <w:marLeft w:val="640"/>
          <w:marRight w:val="0"/>
          <w:marTop w:val="0"/>
          <w:marBottom w:val="0"/>
          <w:divBdr>
            <w:top w:val="none" w:sz="0" w:space="0" w:color="auto"/>
            <w:left w:val="none" w:sz="0" w:space="0" w:color="auto"/>
            <w:bottom w:val="none" w:sz="0" w:space="0" w:color="auto"/>
            <w:right w:val="none" w:sz="0" w:space="0" w:color="auto"/>
          </w:divBdr>
        </w:div>
        <w:div w:id="709495047">
          <w:marLeft w:val="640"/>
          <w:marRight w:val="0"/>
          <w:marTop w:val="0"/>
          <w:marBottom w:val="0"/>
          <w:divBdr>
            <w:top w:val="none" w:sz="0" w:space="0" w:color="auto"/>
            <w:left w:val="none" w:sz="0" w:space="0" w:color="auto"/>
            <w:bottom w:val="none" w:sz="0" w:space="0" w:color="auto"/>
            <w:right w:val="none" w:sz="0" w:space="0" w:color="auto"/>
          </w:divBdr>
        </w:div>
        <w:div w:id="1063724518">
          <w:marLeft w:val="640"/>
          <w:marRight w:val="0"/>
          <w:marTop w:val="0"/>
          <w:marBottom w:val="0"/>
          <w:divBdr>
            <w:top w:val="none" w:sz="0" w:space="0" w:color="auto"/>
            <w:left w:val="none" w:sz="0" w:space="0" w:color="auto"/>
            <w:bottom w:val="none" w:sz="0" w:space="0" w:color="auto"/>
            <w:right w:val="none" w:sz="0" w:space="0" w:color="auto"/>
          </w:divBdr>
        </w:div>
        <w:div w:id="983102">
          <w:marLeft w:val="640"/>
          <w:marRight w:val="0"/>
          <w:marTop w:val="0"/>
          <w:marBottom w:val="0"/>
          <w:divBdr>
            <w:top w:val="none" w:sz="0" w:space="0" w:color="auto"/>
            <w:left w:val="none" w:sz="0" w:space="0" w:color="auto"/>
            <w:bottom w:val="none" w:sz="0" w:space="0" w:color="auto"/>
            <w:right w:val="none" w:sz="0" w:space="0" w:color="auto"/>
          </w:divBdr>
        </w:div>
        <w:div w:id="1601597830">
          <w:marLeft w:val="640"/>
          <w:marRight w:val="0"/>
          <w:marTop w:val="0"/>
          <w:marBottom w:val="0"/>
          <w:divBdr>
            <w:top w:val="none" w:sz="0" w:space="0" w:color="auto"/>
            <w:left w:val="none" w:sz="0" w:space="0" w:color="auto"/>
            <w:bottom w:val="none" w:sz="0" w:space="0" w:color="auto"/>
            <w:right w:val="none" w:sz="0" w:space="0" w:color="auto"/>
          </w:divBdr>
        </w:div>
        <w:div w:id="743839804">
          <w:marLeft w:val="640"/>
          <w:marRight w:val="0"/>
          <w:marTop w:val="0"/>
          <w:marBottom w:val="0"/>
          <w:divBdr>
            <w:top w:val="none" w:sz="0" w:space="0" w:color="auto"/>
            <w:left w:val="none" w:sz="0" w:space="0" w:color="auto"/>
            <w:bottom w:val="none" w:sz="0" w:space="0" w:color="auto"/>
            <w:right w:val="none" w:sz="0" w:space="0" w:color="auto"/>
          </w:divBdr>
        </w:div>
        <w:div w:id="1838615913">
          <w:marLeft w:val="640"/>
          <w:marRight w:val="0"/>
          <w:marTop w:val="0"/>
          <w:marBottom w:val="0"/>
          <w:divBdr>
            <w:top w:val="none" w:sz="0" w:space="0" w:color="auto"/>
            <w:left w:val="none" w:sz="0" w:space="0" w:color="auto"/>
            <w:bottom w:val="none" w:sz="0" w:space="0" w:color="auto"/>
            <w:right w:val="none" w:sz="0" w:space="0" w:color="auto"/>
          </w:divBdr>
        </w:div>
        <w:div w:id="330062602">
          <w:marLeft w:val="640"/>
          <w:marRight w:val="0"/>
          <w:marTop w:val="0"/>
          <w:marBottom w:val="0"/>
          <w:divBdr>
            <w:top w:val="none" w:sz="0" w:space="0" w:color="auto"/>
            <w:left w:val="none" w:sz="0" w:space="0" w:color="auto"/>
            <w:bottom w:val="none" w:sz="0" w:space="0" w:color="auto"/>
            <w:right w:val="none" w:sz="0" w:space="0" w:color="auto"/>
          </w:divBdr>
        </w:div>
        <w:div w:id="706566410">
          <w:marLeft w:val="640"/>
          <w:marRight w:val="0"/>
          <w:marTop w:val="0"/>
          <w:marBottom w:val="0"/>
          <w:divBdr>
            <w:top w:val="none" w:sz="0" w:space="0" w:color="auto"/>
            <w:left w:val="none" w:sz="0" w:space="0" w:color="auto"/>
            <w:bottom w:val="none" w:sz="0" w:space="0" w:color="auto"/>
            <w:right w:val="none" w:sz="0" w:space="0" w:color="auto"/>
          </w:divBdr>
        </w:div>
        <w:div w:id="615141991">
          <w:marLeft w:val="640"/>
          <w:marRight w:val="0"/>
          <w:marTop w:val="0"/>
          <w:marBottom w:val="0"/>
          <w:divBdr>
            <w:top w:val="none" w:sz="0" w:space="0" w:color="auto"/>
            <w:left w:val="none" w:sz="0" w:space="0" w:color="auto"/>
            <w:bottom w:val="none" w:sz="0" w:space="0" w:color="auto"/>
            <w:right w:val="none" w:sz="0" w:space="0" w:color="auto"/>
          </w:divBdr>
        </w:div>
        <w:div w:id="1663195845">
          <w:marLeft w:val="640"/>
          <w:marRight w:val="0"/>
          <w:marTop w:val="0"/>
          <w:marBottom w:val="0"/>
          <w:divBdr>
            <w:top w:val="none" w:sz="0" w:space="0" w:color="auto"/>
            <w:left w:val="none" w:sz="0" w:space="0" w:color="auto"/>
            <w:bottom w:val="none" w:sz="0" w:space="0" w:color="auto"/>
            <w:right w:val="none" w:sz="0" w:space="0" w:color="auto"/>
          </w:divBdr>
        </w:div>
        <w:div w:id="928192261">
          <w:marLeft w:val="640"/>
          <w:marRight w:val="0"/>
          <w:marTop w:val="0"/>
          <w:marBottom w:val="0"/>
          <w:divBdr>
            <w:top w:val="none" w:sz="0" w:space="0" w:color="auto"/>
            <w:left w:val="none" w:sz="0" w:space="0" w:color="auto"/>
            <w:bottom w:val="none" w:sz="0" w:space="0" w:color="auto"/>
            <w:right w:val="none" w:sz="0" w:space="0" w:color="auto"/>
          </w:divBdr>
        </w:div>
        <w:div w:id="158740451">
          <w:marLeft w:val="640"/>
          <w:marRight w:val="0"/>
          <w:marTop w:val="0"/>
          <w:marBottom w:val="0"/>
          <w:divBdr>
            <w:top w:val="none" w:sz="0" w:space="0" w:color="auto"/>
            <w:left w:val="none" w:sz="0" w:space="0" w:color="auto"/>
            <w:bottom w:val="none" w:sz="0" w:space="0" w:color="auto"/>
            <w:right w:val="none" w:sz="0" w:space="0" w:color="auto"/>
          </w:divBdr>
        </w:div>
      </w:divsChild>
    </w:div>
    <w:div w:id="2133939914">
      <w:marLeft w:val="0"/>
      <w:marRight w:val="0"/>
      <w:marTop w:val="0"/>
      <w:marBottom w:val="0"/>
      <w:divBdr>
        <w:top w:val="none" w:sz="0" w:space="0" w:color="auto"/>
        <w:left w:val="none" w:sz="0" w:space="0" w:color="auto"/>
        <w:bottom w:val="none" w:sz="0" w:space="0" w:color="auto"/>
        <w:right w:val="none" w:sz="0" w:space="0" w:color="auto"/>
      </w:divBdr>
    </w:div>
    <w:div w:id="2138328367">
      <w:marLeft w:val="0"/>
      <w:marRight w:val="0"/>
      <w:marTop w:val="0"/>
      <w:marBottom w:val="0"/>
      <w:divBdr>
        <w:top w:val="none" w:sz="0" w:space="0" w:color="auto"/>
        <w:left w:val="none" w:sz="0" w:space="0" w:color="auto"/>
        <w:bottom w:val="none" w:sz="0" w:space="0" w:color="auto"/>
        <w:right w:val="none" w:sz="0" w:space="0" w:color="auto"/>
      </w:divBdr>
    </w:div>
    <w:div w:id="2141534599">
      <w:bodyDiv w:val="1"/>
      <w:marLeft w:val="0"/>
      <w:marRight w:val="0"/>
      <w:marTop w:val="0"/>
      <w:marBottom w:val="0"/>
      <w:divBdr>
        <w:top w:val="none" w:sz="0" w:space="0" w:color="auto"/>
        <w:left w:val="none" w:sz="0" w:space="0" w:color="auto"/>
        <w:bottom w:val="none" w:sz="0" w:space="0" w:color="auto"/>
        <w:right w:val="none" w:sz="0" w:space="0" w:color="auto"/>
      </w:divBdr>
      <w:divsChild>
        <w:div w:id="6101443">
          <w:marLeft w:val="640"/>
          <w:marRight w:val="0"/>
          <w:marTop w:val="0"/>
          <w:marBottom w:val="0"/>
          <w:divBdr>
            <w:top w:val="none" w:sz="0" w:space="0" w:color="auto"/>
            <w:left w:val="none" w:sz="0" w:space="0" w:color="auto"/>
            <w:bottom w:val="none" w:sz="0" w:space="0" w:color="auto"/>
            <w:right w:val="none" w:sz="0" w:space="0" w:color="auto"/>
          </w:divBdr>
        </w:div>
        <w:div w:id="18094479">
          <w:marLeft w:val="640"/>
          <w:marRight w:val="0"/>
          <w:marTop w:val="0"/>
          <w:marBottom w:val="0"/>
          <w:divBdr>
            <w:top w:val="none" w:sz="0" w:space="0" w:color="auto"/>
            <w:left w:val="none" w:sz="0" w:space="0" w:color="auto"/>
            <w:bottom w:val="none" w:sz="0" w:space="0" w:color="auto"/>
            <w:right w:val="none" w:sz="0" w:space="0" w:color="auto"/>
          </w:divBdr>
        </w:div>
        <w:div w:id="19282529">
          <w:marLeft w:val="640"/>
          <w:marRight w:val="0"/>
          <w:marTop w:val="0"/>
          <w:marBottom w:val="0"/>
          <w:divBdr>
            <w:top w:val="none" w:sz="0" w:space="0" w:color="auto"/>
            <w:left w:val="none" w:sz="0" w:space="0" w:color="auto"/>
            <w:bottom w:val="none" w:sz="0" w:space="0" w:color="auto"/>
            <w:right w:val="none" w:sz="0" w:space="0" w:color="auto"/>
          </w:divBdr>
        </w:div>
        <w:div w:id="32122330">
          <w:marLeft w:val="640"/>
          <w:marRight w:val="0"/>
          <w:marTop w:val="0"/>
          <w:marBottom w:val="0"/>
          <w:divBdr>
            <w:top w:val="none" w:sz="0" w:space="0" w:color="auto"/>
            <w:left w:val="none" w:sz="0" w:space="0" w:color="auto"/>
            <w:bottom w:val="none" w:sz="0" w:space="0" w:color="auto"/>
            <w:right w:val="none" w:sz="0" w:space="0" w:color="auto"/>
          </w:divBdr>
        </w:div>
        <w:div w:id="34896117">
          <w:marLeft w:val="640"/>
          <w:marRight w:val="0"/>
          <w:marTop w:val="0"/>
          <w:marBottom w:val="0"/>
          <w:divBdr>
            <w:top w:val="none" w:sz="0" w:space="0" w:color="auto"/>
            <w:left w:val="none" w:sz="0" w:space="0" w:color="auto"/>
            <w:bottom w:val="none" w:sz="0" w:space="0" w:color="auto"/>
            <w:right w:val="none" w:sz="0" w:space="0" w:color="auto"/>
          </w:divBdr>
        </w:div>
        <w:div w:id="71394642">
          <w:marLeft w:val="640"/>
          <w:marRight w:val="0"/>
          <w:marTop w:val="0"/>
          <w:marBottom w:val="0"/>
          <w:divBdr>
            <w:top w:val="none" w:sz="0" w:space="0" w:color="auto"/>
            <w:left w:val="none" w:sz="0" w:space="0" w:color="auto"/>
            <w:bottom w:val="none" w:sz="0" w:space="0" w:color="auto"/>
            <w:right w:val="none" w:sz="0" w:space="0" w:color="auto"/>
          </w:divBdr>
        </w:div>
        <w:div w:id="93284228">
          <w:marLeft w:val="640"/>
          <w:marRight w:val="0"/>
          <w:marTop w:val="0"/>
          <w:marBottom w:val="0"/>
          <w:divBdr>
            <w:top w:val="none" w:sz="0" w:space="0" w:color="auto"/>
            <w:left w:val="none" w:sz="0" w:space="0" w:color="auto"/>
            <w:bottom w:val="none" w:sz="0" w:space="0" w:color="auto"/>
            <w:right w:val="none" w:sz="0" w:space="0" w:color="auto"/>
          </w:divBdr>
        </w:div>
        <w:div w:id="93399891">
          <w:marLeft w:val="640"/>
          <w:marRight w:val="0"/>
          <w:marTop w:val="0"/>
          <w:marBottom w:val="0"/>
          <w:divBdr>
            <w:top w:val="none" w:sz="0" w:space="0" w:color="auto"/>
            <w:left w:val="none" w:sz="0" w:space="0" w:color="auto"/>
            <w:bottom w:val="none" w:sz="0" w:space="0" w:color="auto"/>
            <w:right w:val="none" w:sz="0" w:space="0" w:color="auto"/>
          </w:divBdr>
        </w:div>
        <w:div w:id="153569760">
          <w:marLeft w:val="640"/>
          <w:marRight w:val="0"/>
          <w:marTop w:val="0"/>
          <w:marBottom w:val="0"/>
          <w:divBdr>
            <w:top w:val="none" w:sz="0" w:space="0" w:color="auto"/>
            <w:left w:val="none" w:sz="0" w:space="0" w:color="auto"/>
            <w:bottom w:val="none" w:sz="0" w:space="0" w:color="auto"/>
            <w:right w:val="none" w:sz="0" w:space="0" w:color="auto"/>
          </w:divBdr>
        </w:div>
        <w:div w:id="155464658">
          <w:marLeft w:val="640"/>
          <w:marRight w:val="0"/>
          <w:marTop w:val="0"/>
          <w:marBottom w:val="0"/>
          <w:divBdr>
            <w:top w:val="none" w:sz="0" w:space="0" w:color="auto"/>
            <w:left w:val="none" w:sz="0" w:space="0" w:color="auto"/>
            <w:bottom w:val="none" w:sz="0" w:space="0" w:color="auto"/>
            <w:right w:val="none" w:sz="0" w:space="0" w:color="auto"/>
          </w:divBdr>
        </w:div>
        <w:div w:id="254175851">
          <w:marLeft w:val="640"/>
          <w:marRight w:val="0"/>
          <w:marTop w:val="0"/>
          <w:marBottom w:val="0"/>
          <w:divBdr>
            <w:top w:val="none" w:sz="0" w:space="0" w:color="auto"/>
            <w:left w:val="none" w:sz="0" w:space="0" w:color="auto"/>
            <w:bottom w:val="none" w:sz="0" w:space="0" w:color="auto"/>
            <w:right w:val="none" w:sz="0" w:space="0" w:color="auto"/>
          </w:divBdr>
        </w:div>
        <w:div w:id="267394726">
          <w:marLeft w:val="640"/>
          <w:marRight w:val="0"/>
          <w:marTop w:val="0"/>
          <w:marBottom w:val="0"/>
          <w:divBdr>
            <w:top w:val="none" w:sz="0" w:space="0" w:color="auto"/>
            <w:left w:val="none" w:sz="0" w:space="0" w:color="auto"/>
            <w:bottom w:val="none" w:sz="0" w:space="0" w:color="auto"/>
            <w:right w:val="none" w:sz="0" w:space="0" w:color="auto"/>
          </w:divBdr>
        </w:div>
        <w:div w:id="354037643">
          <w:marLeft w:val="640"/>
          <w:marRight w:val="0"/>
          <w:marTop w:val="0"/>
          <w:marBottom w:val="0"/>
          <w:divBdr>
            <w:top w:val="none" w:sz="0" w:space="0" w:color="auto"/>
            <w:left w:val="none" w:sz="0" w:space="0" w:color="auto"/>
            <w:bottom w:val="none" w:sz="0" w:space="0" w:color="auto"/>
            <w:right w:val="none" w:sz="0" w:space="0" w:color="auto"/>
          </w:divBdr>
        </w:div>
        <w:div w:id="372929197">
          <w:marLeft w:val="640"/>
          <w:marRight w:val="0"/>
          <w:marTop w:val="0"/>
          <w:marBottom w:val="0"/>
          <w:divBdr>
            <w:top w:val="none" w:sz="0" w:space="0" w:color="auto"/>
            <w:left w:val="none" w:sz="0" w:space="0" w:color="auto"/>
            <w:bottom w:val="none" w:sz="0" w:space="0" w:color="auto"/>
            <w:right w:val="none" w:sz="0" w:space="0" w:color="auto"/>
          </w:divBdr>
        </w:div>
        <w:div w:id="398986343">
          <w:marLeft w:val="640"/>
          <w:marRight w:val="0"/>
          <w:marTop w:val="0"/>
          <w:marBottom w:val="0"/>
          <w:divBdr>
            <w:top w:val="none" w:sz="0" w:space="0" w:color="auto"/>
            <w:left w:val="none" w:sz="0" w:space="0" w:color="auto"/>
            <w:bottom w:val="none" w:sz="0" w:space="0" w:color="auto"/>
            <w:right w:val="none" w:sz="0" w:space="0" w:color="auto"/>
          </w:divBdr>
        </w:div>
        <w:div w:id="402222885">
          <w:marLeft w:val="640"/>
          <w:marRight w:val="0"/>
          <w:marTop w:val="0"/>
          <w:marBottom w:val="0"/>
          <w:divBdr>
            <w:top w:val="none" w:sz="0" w:space="0" w:color="auto"/>
            <w:left w:val="none" w:sz="0" w:space="0" w:color="auto"/>
            <w:bottom w:val="none" w:sz="0" w:space="0" w:color="auto"/>
            <w:right w:val="none" w:sz="0" w:space="0" w:color="auto"/>
          </w:divBdr>
        </w:div>
        <w:div w:id="445084317">
          <w:marLeft w:val="640"/>
          <w:marRight w:val="0"/>
          <w:marTop w:val="0"/>
          <w:marBottom w:val="0"/>
          <w:divBdr>
            <w:top w:val="none" w:sz="0" w:space="0" w:color="auto"/>
            <w:left w:val="none" w:sz="0" w:space="0" w:color="auto"/>
            <w:bottom w:val="none" w:sz="0" w:space="0" w:color="auto"/>
            <w:right w:val="none" w:sz="0" w:space="0" w:color="auto"/>
          </w:divBdr>
        </w:div>
        <w:div w:id="540242250">
          <w:marLeft w:val="640"/>
          <w:marRight w:val="0"/>
          <w:marTop w:val="0"/>
          <w:marBottom w:val="0"/>
          <w:divBdr>
            <w:top w:val="none" w:sz="0" w:space="0" w:color="auto"/>
            <w:left w:val="none" w:sz="0" w:space="0" w:color="auto"/>
            <w:bottom w:val="none" w:sz="0" w:space="0" w:color="auto"/>
            <w:right w:val="none" w:sz="0" w:space="0" w:color="auto"/>
          </w:divBdr>
        </w:div>
        <w:div w:id="579339902">
          <w:marLeft w:val="640"/>
          <w:marRight w:val="0"/>
          <w:marTop w:val="0"/>
          <w:marBottom w:val="0"/>
          <w:divBdr>
            <w:top w:val="none" w:sz="0" w:space="0" w:color="auto"/>
            <w:left w:val="none" w:sz="0" w:space="0" w:color="auto"/>
            <w:bottom w:val="none" w:sz="0" w:space="0" w:color="auto"/>
            <w:right w:val="none" w:sz="0" w:space="0" w:color="auto"/>
          </w:divBdr>
        </w:div>
        <w:div w:id="583883058">
          <w:marLeft w:val="640"/>
          <w:marRight w:val="0"/>
          <w:marTop w:val="0"/>
          <w:marBottom w:val="0"/>
          <w:divBdr>
            <w:top w:val="none" w:sz="0" w:space="0" w:color="auto"/>
            <w:left w:val="none" w:sz="0" w:space="0" w:color="auto"/>
            <w:bottom w:val="none" w:sz="0" w:space="0" w:color="auto"/>
            <w:right w:val="none" w:sz="0" w:space="0" w:color="auto"/>
          </w:divBdr>
        </w:div>
        <w:div w:id="588739783">
          <w:marLeft w:val="640"/>
          <w:marRight w:val="0"/>
          <w:marTop w:val="0"/>
          <w:marBottom w:val="0"/>
          <w:divBdr>
            <w:top w:val="none" w:sz="0" w:space="0" w:color="auto"/>
            <w:left w:val="none" w:sz="0" w:space="0" w:color="auto"/>
            <w:bottom w:val="none" w:sz="0" w:space="0" w:color="auto"/>
            <w:right w:val="none" w:sz="0" w:space="0" w:color="auto"/>
          </w:divBdr>
        </w:div>
        <w:div w:id="682973405">
          <w:marLeft w:val="640"/>
          <w:marRight w:val="0"/>
          <w:marTop w:val="0"/>
          <w:marBottom w:val="0"/>
          <w:divBdr>
            <w:top w:val="none" w:sz="0" w:space="0" w:color="auto"/>
            <w:left w:val="none" w:sz="0" w:space="0" w:color="auto"/>
            <w:bottom w:val="none" w:sz="0" w:space="0" w:color="auto"/>
            <w:right w:val="none" w:sz="0" w:space="0" w:color="auto"/>
          </w:divBdr>
        </w:div>
        <w:div w:id="722288239">
          <w:marLeft w:val="640"/>
          <w:marRight w:val="0"/>
          <w:marTop w:val="0"/>
          <w:marBottom w:val="0"/>
          <w:divBdr>
            <w:top w:val="none" w:sz="0" w:space="0" w:color="auto"/>
            <w:left w:val="none" w:sz="0" w:space="0" w:color="auto"/>
            <w:bottom w:val="none" w:sz="0" w:space="0" w:color="auto"/>
            <w:right w:val="none" w:sz="0" w:space="0" w:color="auto"/>
          </w:divBdr>
        </w:div>
        <w:div w:id="752123059">
          <w:marLeft w:val="640"/>
          <w:marRight w:val="0"/>
          <w:marTop w:val="0"/>
          <w:marBottom w:val="0"/>
          <w:divBdr>
            <w:top w:val="none" w:sz="0" w:space="0" w:color="auto"/>
            <w:left w:val="none" w:sz="0" w:space="0" w:color="auto"/>
            <w:bottom w:val="none" w:sz="0" w:space="0" w:color="auto"/>
            <w:right w:val="none" w:sz="0" w:space="0" w:color="auto"/>
          </w:divBdr>
        </w:div>
        <w:div w:id="791483669">
          <w:marLeft w:val="640"/>
          <w:marRight w:val="0"/>
          <w:marTop w:val="0"/>
          <w:marBottom w:val="0"/>
          <w:divBdr>
            <w:top w:val="none" w:sz="0" w:space="0" w:color="auto"/>
            <w:left w:val="none" w:sz="0" w:space="0" w:color="auto"/>
            <w:bottom w:val="none" w:sz="0" w:space="0" w:color="auto"/>
            <w:right w:val="none" w:sz="0" w:space="0" w:color="auto"/>
          </w:divBdr>
        </w:div>
        <w:div w:id="810831668">
          <w:marLeft w:val="640"/>
          <w:marRight w:val="0"/>
          <w:marTop w:val="0"/>
          <w:marBottom w:val="0"/>
          <w:divBdr>
            <w:top w:val="none" w:sz="0" w:space="0" w:color="auto"/>
            <w:left w:val="none" w:sz="0" w:space="0" w:color="auto"/>
            <w:bottom w:val="none" w:sz="0" w:space="0" w:color="auto"/>
            <w:right w:val="none" w:sz="0" w:space="0" w:color="auto"/>
          </w:divBdr>
        </w:div>
        <w:div w:id="882710193">
          <w:marLeft w:val="640"/>
          <w:marRight w:val="0"/>
          <w:marTop w:val="0"/>
          <w:marBottom w:val="0"/>
          <w:divBdr>
            <w:top w:val="none" w:sz="0" w:space="0" w:color="auto"/>
            <w:left w:val="none" w:sz="0" w:space="0" w:color="auto"/>
            <w:bottom w:val="none" w:sz="0" w:space="0" w:color="auto"/>
            <w:right w:val="none" w:sz="0" w:space="0" w:color="auto"/>
          </w:divBdr>
        </w:div>
        <w:div w:id="1076051784">
          <w:marLeft w:val="640"/>
          <w:marRight w:val="0"/>
          <w:marTop w:val="0"/>
          <w:marBottom w:val="0"/>
          <w:divBdr>
            <w:top w:val="none" w:sz="0" w:space="0" w:color="auto"/>
            <w:left w:val="none" w:sz="0" w:space="0" w:color="auto"/>
            <w:bottom w:val="none" w:sz="0" w:space="0" w:color="auto"/>
            <w:right w:val="none" w:sz="0" w:space="0" w:color="auto"/>
          </w:divBdr>
        </w:div>
        <w:div w:id="1135100170">
          <w:marLeft w:val="640"/>
          <w:marRight w:val="0"/>
          <w:marTop w:val="0"/>
          <w:marBottom w:val="0"/>
          <w:divBdr>
            <w:top w:val="none" w:sz="0" w:space="0" w:color="auto"/>
            <w:left w:val="none" w:sz="0" w:space="0" w:color="auto"/>
            <w:bottom w:val="none" w:sz="0" w:space="0" w:color="auto"/>
            <w:right w:val="none" w:sz="0" w:space="0" w:color="auto"/>
          </w:divBdr>
        </w:div>
        <w:div w:id="1138648259">
          <w:marLeft w:val="640"/>
          <w:marRight w:val="0"/>
          <w:marTop w:val="0"/>
          <w:marBottom w:val="0"/>
          <w:divBdr>
            <w:top w:val="none" w:sz="0" w:space="0" w:color="auto"/>
            <w:left w:val="none" w:sz="0" w:space="0" w:color="auto"/>
            <w:bottom w:val="none" w:sz="0" w:space="0" w:color="auto"/>
            <w:right w:val="none" w:sz="0" w:space="0" w:color="auto"/>
          </w:divBdr>
        </w:div>
        <w:div w:id="1202748114">
          <w:marLeft w:val="640"/>
          <w:marRight w:val="0"/>
          <w:marTop w:val="0"/>
          <w:marBottom w:val="0"/>
          <w:divBdr>
            <w:top w:val="none" w:sz="0" w:space="0" w:color="auto"/>
            <w:left w:val="none" w:sz="0" w:space="0" w:color="auto"/>
            <w:bottom w:val="none" w:sz="0" w:space="0" w:color="auto"/>
            <w:right w:val="none" w:sz="0" w:space="0" w:color="auto"/>
          </w:divBdr>
        </w:div>
        <w:div w:id="1287078655">
          <w:marLeft w:val="640"/>
          <w:marRight w:val="0"/>
          <w:marTop w:val="0"/>
          <w:marBottom w:val="0"/>
          <w:divBdr>
            <w:top w:val="none" w:sz="0" w:space="0" w:color="auto"/>
            <w:left w:val="none" w:sz="0" w:space="0" w:color="auto"/>
            <w:bottom w:val="none" w:sz="0" w:space="0" w:color="auto"/>
            <w:right w:val="none" w:sz="0" w:space="0" w:color="auto"/>
          </w:divBdr>
        </w:div>
        <w:div w:id="1295873035">
          <w:marLeft w:val="640"/>
          <w:marRight w:val="0"/>
          <w:marTop w:val="0"/>
          <w:marBottom w:val="0"/>
          <w:divBdr>
            <w:top w:val="none" w:sz="0" w:space="0" w:color="auto"/>
            <w:left w:val="none" w:sz="0" w:space="0" w:color="auto"/>
            <w:bottom w:val="none" w:sz="0" w:space="0" w:color="auto"/>
            <w:right w:val="none" w:sz="0" w:space="0" w:color="auto"/>
          </w:divBdr>
        </w:div>
        <w:div w:id="1312520180">
          <w:marLeft w:val="640"/>
          <w:marRight w:val="0"/>
          <w:marTop w:val="0"/>
          <w:marBottom w:val="0"/>
          <w:divBdr>
            <w:top w:val="none" w:sz="0" w:space="0" w:color="auto"/>
            <w:left w:val="none" w:sz="0" w:space="0" w:color="auto"/>
            <w:bottom w:val="none" w:sz="0" w:space="0" w:color="auto"/>
            <w:right w:val="none" w:sz="0" w:space="0" w:color="auto"/>
          </w:divBdr>
        </w:div>
        <w:div w:id="1337152775">
          <w:marLeft w:val="640"/>
          <w:marRight w:val="0"/>
          <w:marTop w:val="0"/>
          <w:marBottom w:val="0"/>
          <w:divBdr>
            <w:top w:val="none" w:sz="0" w:space="0" w:color="auto"/>
            <w:left w:val="none" w:sz="0" w:space="0" w:color="auto"/>
            <w:bottom w:val="none" w:sz="0" w:space="0" w:color="auto"/>
            <w:right w:val="none" w:sz="0" w:space="0" w:color="auto"/>
          </w:divBdr>
        </w:div>
        <w:div w:id="1342120251">
          <w:marLeft w:val="640"/>
          <w:marRight w:val="0"/>
          <w:marTop w:val="0"/>
          <w:marBottom w:val="0"/>
          <w:divBdr>
            <w:top w:val="none" w:sz="0" w:space="0" w:color="auto"/>
            <w:left w:val="none" w:sz="0" w:space="0" w:color="auto"/>
            <w:bottom w:val="none" w:sz="0" w:space="0" w:color="auto"/>
            <w:right w:val="none" w:sz="0" w:space="0" w:color="auto"/>
          </w:divBdr>
        </w:div>
        <w:div w:id="1362825646">
          <w:marLeft w:val="640"/>
          <w:marRight w:val="0"/>
          <w:marTop w:val="0"/>
          <w:marBottom w:val="0"/>
          <w:divBdr>
            <w:top w:val="none" w:sz="0" w:space="0" w:color="auto"/>
            <w:left w:val="none" w:sz="0" w:space="0" w:color="auto"/>
            <w:bottom w:val="none" w:sz="0" w:space="0" w:color="auto"/>
            <w:right w:val="none" w:sz="0" w:space="0" w:color="auto"/>
          </w:divBdr>
        </w:div>
        <w:div w:id="1385257953">
          <w:marLeft w:val="640"/>
          <w:marRight w:val="0"/>
          <w:marTop w:val="0"/>
          <w:marBottom w:val="0"/>
          <w:divBdr>
            <w:top w:val="none" w:sz="0" w:space="0" w:color="auto"/>
            <w:left w:val="none" w:sz="0" w:space="0" w:color="auto"/>
            <w:bottom w:val="none" w:sz="0" w:space="0" w:color="auto"/>
            <w:right w:val="none" w:sz="0" w:space="0" w:color="auto"/>
          </w:divBdr>
        </w:div>
        <w:div w:id="1404447642">
          <w:marLeft w:val="640"/>
          <w:marRight w:val="0"/>
          <w:marTop w:val="0"/>
          <w:marBottom w:val="0"/>
          <w:divBdr>
            <w:top w:val="none" w:sz="0" w:space="0" w:color="auto"/>
            <w:left w:val="none" w:sz="0" w:space="0" w:color="auto"/>
            <w:bottom w:val="none" w:sz="0" w:space="0" w:color="auto"/>
            <w:right w:val="none" w:sz="0" w:space="0" w:color="auto"/>
          </w:divBdr>
        </w:div>
        <w:div w:id="1432160682">
          <w:marLeft w:val="640"/>
          <w:marRight w:val="0"/>
          <w:marTop w:val="0"/>
          <w:marBottom w:val="0"/>
          <w:divBdr>
            <w:top w:val="none" w:sz="0" w:space="0" w:color="auto"/>
            <w:left w:val="none" w:sz="0" w:space="0" w:color="auto"/>
            <w:bottom w:val="none" w:sz="0" w:space="0" w:color="auto"/>
            <w:right w:val="none" w:sz="0" w:space="0" w:color="auto"/>
          </w:divBdr>
        </w:div>
        <w:div w:id="1444030927">
          <w:marLeft w:val="640"/>
          <w:marRight w:val="0"/>
          <w:marTop w:val="0"/>
          <w:marBottom w:val="0"/>
          <w:divBdr>
            <w:top w:val="none" w:sz="0" w:space="0" w:color="auto"/>
            <w:left w:val="none" w:sz="0" w:space="0" w:color="auto"/>
            <w:bottom w:val="none" w:sz="0" w:space="0" w:color="auto"/>
            <w:right w:val="none" w:sz="0" w:space="0" w:color="auto"/>
          </w:divBdr>
        </w:div>
        <w:div w:id="1586382738">
          <w:marLeft w:val="640"/>
          <w:marRight w:val="0"/>
          <w:marTop w:val="0"/>
          <w:marBottom w:val="0"/>
          <w:divBdr>
            <w:top w:val="none" w:sz="0" w:space="0" w:color="auto"/>
            <w:left w:val="none" w:sz="0" w:space="0" w:color="auto"/>
            <w:bottom w:val="none" w:sz="0" w:space="0" w:color="auto"/>
            <w:right w:val="none" w:sz="0" w:space="0" w:color="auto"/>
          </w:divBdr>
        </w:div>
        <w:div w:id="1813138188">
          <w:marLeft w:val="640"/>
          <w:marRight w:val="0"/>
          <w:marTop w:val="0"/>
          <w:marBottom w:val="0"/>
          <w:divBdr>
            <w:top w:val="none" w:sz="0" w:space="0" w:color="auto"/>
            <w:left w:val="none" w:sz="0" w:space="0" w:color="auto"/>
            <w:bottom w:val="none" w:sz="0" w:space="0" w:color="auto"/>
            <w:right w:val="none" w:sz="0" w:space="0" w:color="auto"/>
          </w:divBdr>
        </w:div>
        <w:div w:id="1824159258">
          <w:marLeft w:val="640"/>
          <w:marRight w:val="0"/>
          <w:marTop w:val="0"/>
          <w:marBottom w:val="0"/>
          <w:divBdr>
            <w:top w:val="none" w:sz="0" w:space="0" w:color="auto"/>
            <w:left w:val="none" w:sz="0" w:space="0" w:color="auto"/>
            <w:bottom w:val="none" w:sz="0" w:space="0" w:color="auto"/>
            <w:right w:val="none" w:sz="0" w:space="0" w:color="auto"/>
          </w:divBdr>
        </w:div>
        <w:div w:id="1871337232">
          <w:marLeft w:val="640"/>
          <w:marRight w:val="0"/>
          <w:marTop w:val="0"/>
          <w:marBottom w:val="0"/>
          <w:divBdr>
            <w:top w:val="none" w:sz="0" w:space="0" w:color="auto"/>
            <w:left w:val="none" w:sz="0" w:space="0" w:color="auto"/>
            <w:bottom w:val="none" w:sz="0" w:space="0" w:color="auto"/>
            <w:right w:val="none" w:sz="0" w:space="0" w:color="auto"/>
          </w:divBdr>
        </w:div>
        <w:div w:id="1872450321">
          <w:marLeft w:val="640"/>
          <w:marRight w:val="0"/>
          <w:marTop w:val="0"/>
          <w:marBottom w:val="0"/>
          <w:divBdr>
            <w:top w:val="none" w:sz="0" w:space="0" w:color="auto"/>
            <w:left w:val="none" w:sz="0" w:space="0" w:color="auto"/>
            <w:bottom w:val="none" w:sz="0" w:space="0" w:color="auto"/>
            <w:right w:val="none" w:sz="0" w:space="0" w:color="auto"/>
          </w:divBdr>
        </w:div>
        <w:div w:id="1889606490">
          <w:marLeft w:val="640"/>
          <w:marRight w:val="0"/>
          <w:marTop w:val="0"/>
          <w:marBottom w:val="0"/>
          <w:divBdr>
            <w:top w:val="none" w:sz="0" w:space="0" w:color="auto"/>
            <w:left w:val="none" w:sz="0" w:space="0" w:color="auto"/>
            <w:bottom w:val="none" w:sz="0" w:space="0" w:color="auto"/>
            <w:right w:val="none" w:sz="0" w:space="0" w:color="auto"/>
          </w:divBdr>
        </w:div>
        <w:div w:id="1930190484">
          <w:marLeft w:val="640"/>
          <w:marRight w:val="0"/>
          <w:marTop w:val="0"/>
          <w:marBottom w:val="0"/>
          <w:divBdr>
            <w:top w:val="none" w:sz="0" w:space="0" w:color="auto"/>
            <w:left w:val="none" w:sz="0" w:space="0" w:color="auto"/>
            <w:bottom w:val="none" w:sz="0" w:space="0" w:color="auto"/>
            <w:right w:val="none" w:sz="0" w:space="0" w:color="auto"/>
          </w:divBdr>
        </w:div>
        <w:div w:id="1936554502">
          <w:marLeft w:val="640"/>
          <w:marRight w:val="0"/>
          <w:marTop w:val="0"/>
          <w:marBottom w:val="0"/>
          <w:divBdr>
            <w:top w:val="none" w:sz="0" w:space="0" w:color="auto"/>
            <w:left w:val="none" w:sz="0" w:space="0" w:color="auto"/>
            <w:bottom w:val="none" w:sz="0" w:space="0" w:color="auto"/>
            <w:right w:val="none" w:sz="0" w:space="0" w:color="auto"/>
          </w:divBdr>
        </w:div>
        <w:div w:id="1947079520">
          <w:marLeft w:val="640"/>
          <w:marRight w:val="0"/>
          <w:marTop w:val="0"/>
          <w:marBottom w:val="0"/>
          <w:divBdr>
            <w:top w:val="none" w:sz="0" w:space="0" w:color="auto"/>
            <w:left w:val="none" w:sz="0" w:space="0" w:color="auto"/>
            <w:bottom w:val="none" w:sz="0" w:space="0" w:color="auto"/>
            <w:right w:val="none" w:sz="0" w:space="0" w:color="auto"/>
          </w:divBdr>
        </w:div>
        <w:div w:id="1948540832">
          <w:marLeft w:val="640"/>
          <w:marRight w:val="0"/>
          <w:marTop w:val="0"/>
          <w:marBottom w:val="0"/>
          <w:divBdr>
            <w:top w:val="none" w:sz="0" w:space="0" w:color="auto"/>
            <w:left w:val="none" w:sz="0" w:space="0" w:color="auto"/>
            <w:bottom w:val="none" w:sz="0" w:space="0" w:color="auto"/>
            <w:right w:val="none" w:sz="0" w:space="0" w:color="auto"/>
          </w:divBdr>
        </w:div>
        <w:div w:id="2029795909">
          <w:marLeft w:val="640"/>
          <w:marRight w:val="0"/>
          <w:marTop w:val="0"/>
          <w:marBottom w:val="0"/>
          <w:divBdr>
            <w:top w:val="none" w:sz="0" w:space="0" w:color="auto"/>
            <w:left w:val="none" w:sz="0" w:space="0" w:color="auto"/>
            <w:bottom w:val="none" w:sz="0" w:space="0" w:color="auto"/>
            <w:right w:val="none" w:sz="0" w:space="0" w:color="auto"/>
          </w:divBdr>
        </w:div>
        <w:div w:id="2065760437">
          <w:marLeft w:val="640"/>
          <w:marRight w:val="0"/>
          <w:marTop w:val="0"/>
          <w:marBottom w:val="0"/>
          <w:divBdr>
            <w:top w:val="none" w:sz="0" w:space="0" w:color="auto"/>
            <w:left w:val="none" w:sz="0" w:space="0" w:color="auto"/>
            <w:bottom w:val="none" w:sz="0" w:space="0" w:color="auto"/>
            <w:right w:val="none" w:sz="0" w:space="0" w:color="auto"/>
          </w:divBdr>
        </w:div>
        <w:div w:id="2075348306">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8.emf"/><Relationship Id="rId39" Type="http://schemas.openxmlformats.org/officeDocument/2006/relationships/hyperlink" Target="https://github.com/LKeene/DiverseCollections" TargetMode="External"/><Relationship Id="rId21" Type="http://schemas.openxmlformats.org/officeDocument/2006/relationships/image" Target="media/image13.emf"/><Relationship Id="rId34" Type="http://schemas.openxmlformats.org/officeDocument/2006/relationships/image" Target="media/image26.emf"/><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emf"/><Relationship Id="rId29" Type="http://schemas.openxmlformats.org/officeDocument/2006/relationships/image" Target="media/image21.emf"/><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6.emf"/><Relationship Id="rId32" Type="http://schemas.openxmlformats.org/officeDocument/2006/relationships/image" Target="media/image24.emf"/><Relationship Id="rId37" Type="http://schemas.openxmlformats.org/officeDocument/2006/relationships/hyperlink" Target="https://github.com/stenglein-lab/taxonomy_pipeline"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10" Type="http://schemas.openxmlformats.org/officeDocument/2006/relationships/image" Target="media/image2.emf"/><Relationship Id="rId19" Type="http://schemas.openxmlformats.org/officeDocument/2006/relationships/image" Target="media/image11.emf"/><Relationship Id="rId31" Type="http://schemas.openxmlformats.org/officeDocument/2006/relationships/image" Target="media/image23.emf"/><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emf"/><Relationship Id="rId35" Type="http://schemas.openxmlformats.org/officeDocument/2006/relationships/image" Target="media/image27.emf"/><Relationship Id="rId43" Type="http://schemas.openxmlformats.org/officeDocument/2006/relationships/theme" Target="theme/theme1.xml"/><Relationship Id="rId8" Type="http://schemas.openxmlformats.org/officeDocument/2006/relationships/hyperlink" Target="mailto:Mark.Stenglein@colostate.edu" TargetMode="Externa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emf"/><Relationship Id="rId33" Type="http://schemas.openxmlformats.org/officeDocument/2006/relationships/image" Target="media/image25.emf"/><Relationship Id="rId38" Type="http://schemas.openxmlformats.org/officeDocument/2006/relationships/hyperlink" Target="https://github.com/stenglein-lab/species_id"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62196B2-1C06-BA47-97FD-0CCF066687E3}"/>
      </w:docPartPr>
      <w:docPartBody>
        <w:p w:rsidR="00ED7E3B" w:rsidRDefault="00A978F9">
          <w:r w:rsidRPr="006F7787">
            <w:rPr>
              <w:rStyle w:val="PlaceholderText"/>
            </w:rPr>
            <w:t>Click or tap here to enter text.</w:t>
          </w:r>
        </w:p>
      </w:docPartBody>
    </w:docPart>
    <w:docPart>
      <w:docPartPr>
        <w:name w:val="1B50628153B71548878DC177A5D0A46C"/>
        <w:category>
          <w:name w:val="General"/>
          <w:gallery w:val="placeholder"/>
        </w:category>
        <w:types>
          <w:type w:val="bbPlcHdr"/>
        </w:types>
        <w:behaviors>
          <w:behavior w:val="content"/>
        </w:behaviors>
        <w:guid w:val="{C89A0CD7-4CD3-614F-A976-0003AF4448AF}"/>
      </w:docPartPr>
      <w:docPartBody>
        <w:p w:rsidR="00CB57CC" w:rsidRDefault="00CB57CC" w:rsidP="00CB57CC">
          <w:pPr>
            <w:pStyle w:val="1B50628153B71548878DC177A5D0A46C"/>
          </w:pPr>
          <w:r w:rsidRPr="006F7787">
            <w:rPr>
              <w:rStyle w:val="PlaceholderText"/>
            </w:rPr>
            <w:t>Click or tap here to enter text.</w:t>
          </w:r>
        </w:p>
      </w:docPartBody>
    </w:docPart>
    <w:docPart>
      <w:docPartPr>
        <w:name w:val="38877D6324F7794C81927D50CD5E1E33"/>
        <w:category>
          <w:name w:val="General"/>
          <w:gallery w:val="placeholder"/>
        </w:category>
        <w:types>
          <w:type w:val="bbPlcHdr"/>
        </w:types>
        <w:behaviors>
          <w:behavior w:val="content"/>
        </w:behaviors>
        <w:guid w:val="{63472C07-C87B-E544-8595-DAEC11664543}"/>
      </w:docPartPr>
      <w:docPartBody>
        <w:p w:rsidR="00CC7F6E" w:rsidRDefault="00C118B9" w:rsidP="00C118B9">
          <w:pPr>
            <w:pStyle w:val="38877D6324F7794C81927D50CD5E1E33"/>
          </w:pPr>
          <w:r w:rsidRPr="006F7787">
            <w:rPr>
              <w:rStyle w:val="PlaceholderText"/>
            </w:rPr>
            <w:t>Click or tap here to enter text.</w:t>
          </w:r>
        </w:p>
      </w:docPartBody>
    </w:docPart>
    <w:docPart>
      <w:docPartPr>
        <w:name w:val="53046B9A68FBB14DB10DF72B5BA9E4A3"/>
        <w:category>
          <w:name w:val="General"/>
          <w:gallery w:val="placeholder"/>
        </w:category>
        <w:types>
          <w:type w:val="bbPlcHdr"/>
        </w:types>
        <w:behaviors>
          <w:behavior w:val="content"/>
        </w:behaviors>
        <w:guid w:val="{1E48DB94-740D-714A-98DC-0E142A441114}"/>
      </w:docPartPr>
      <w:docPartBody>
        <w:p w:rsidR="00CC7F6E" w:rsidRDefault="00C118B9" w:rsidP="00C118B9">
          <w:pPr>
            <w:pStyle w:val="53046B9A68FBB14DB10DF72B5BA9E4A3"/>
          </w:pPr>
          <w:r w:rsidRPr="006F7787">
            <w:rPr>
              <w:rStyle w:val="PlaceholderText"/>
            </w:rPr>
            <w:t>Click or tap here to enter text.</w:t>
          </w:r>
        </w:p>
      </w:docPartBody>
    </w:docPart>
    <w:docPart>
      <w:docPartPr>
        <w:name w:val="E4636D8D4B6FD24BA5C25A2C77143843"/>
        <w:category>
          <w:name w:val="General"/>
          <w:gallery w:val="placeholder"/>
        </w:category>
        <w:types>
          <w:type w:val="bbPlcHdr"/>
        </w:types>
        <w:behaviors>
          <w:behavior w:val="content"/>
        </w:behaviors>
        <w:guid w:val="{B473F459-C94C-BB40-AF0E-E1DB3959D742}"/>
      </w:docPartPr>
      <w:docPartBody>
        <w:p w:rsidR="00E85B34" w:rsidRDefault="004E0484" w:rsidP="004E0484">
          <w:pPr>
            <w:pStyle w:val="E4636D8D4B6FD24BA5C25A2C77143843"/>
          </w:pPr>
          <w:r w:rsidRPr="006F7787">
            <w:rPr>
              <w:rStyle w:val="PlaceholderText"/>
            </w:rPr>
            <w:t>Click or tap here to enter text.</w:t>
          </w:r>
        </w:p>
      </w:docPartBody>
    </w:docPart>
    <w:docPart>
      <w:docPartPr>
        <w:name w:val="A118E2E23F11404A8EF6A6237444685F"/>
        <w:category>
          <w:name w:val="General"/>
          <w:gallery w:val="placeholder"/>
        </w:category>
        <w:types>
          <w:type w:val="bbPlcHdr"/>
        </w:types>
        <w:behaviors>
          <w:behavior w:val="content"/>
        </w:behaviors>
        <w:guid w:val="{CA3C0A00-0296-774A-9B4D-59BCF4FBB650}"/>
      </w:docPartPr>
      <w:docPartBody>
        <w:p w:rsidR="00E85B34" w:rsidRDefault="004E0484" w:rsidP="004E0484">
          <w:pPr>
            <w:pStyle w:val="A118E2E23F11404A8EF6A6237444685F"/>
          </w:pPr>
          <w:r w:rsidRPr="006F7787">
            <w:rPr>
              <w:rStyle w:val="PlaceholderText"/>
            </w:rPr>
            <w:t>Click or tap here to enter text.</w:t>
          </w:r>
        </w:p>
      </w:docPartBody>
    </w:docPart>
    <w:docPart>
      <w:docPartPr>
        <w:name w:val="4C0B5C0835F7074E851AB2DEE77E3CAF"/>
        <w:category>
          <w:name w:val="General"/>
          <w:gallery w:val="placeholder"/>
        </w:category>
        <w:types>
          <w:type w:val="bbPlcHdr"/>
        </w:types>
        <w:behaviors>
          <w:behavior w:val="content"/>
        </w:behaviors>
        <w:guid w:val="{680A87FA-65AD-7A4E-A678-50DA68707491}"/>
      </w:docPartPr>
      <w:docPartBody>
        <w:p w:rsidR="00E85B34" w:rsidRDefault="004E0484" w:rsidP="004E0484">
          <w:pPr>
            <w:pStyle w:val="4C0B5C0835F7074E851AB2DEE77E3CAF"/>
          </w:pPr>
          <w:r w:rsidRPr="006F7787">
            <w:rPr>
              <w:rStyle w:val="PlaceholderText"/>
            </w:rPr>
            <w:t>Click or tap here to enter text.</w:t>
          </w:r>
        </w:p>
      </w:docPartBody>
    </w:docPart>
    <w:docPart>
      <w:docPartPr>
        <w:name w:val="25D0F709A5F26E4091E73683A3E76604"/>
        <w:category>
          <w:name w:val="General"/>
          <w:gallery w:val="placeholder"/>
        </w:category>
        <w:types>
          <w:type w:val="bbPlcHdr"/>
        </w:types>
        <w:behaviors>
          <w:behavior w:val="content"/>
        </w:behaviors>
        <w:guid w:val="{218FE228-74A0-D74A-BC33-587FDB5CF759}"/>
      </w:docPartPr>
      <w:docPartBody>
        <w:p w:rsidR="00E85B34" w:rsidRDefault="004E0484" w:rsidP="004E0484">
          <w:pPr>
            <w:pStyle w:val="25D0F709A5F26E4091E73683A3E76604"/>
          </w:pPr>
          <w:r w:rsidRPr="006F778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8F9"/>
    <w:rsid w:val="00027559"/>
    <w:rsid w:val="000D2798"/>
    <w:rsid w:val="00191633"/>
    <w:rsid w:val="00240286"/>
    <w:rsid w:val="0026216A"/>
    <w:rsid w:val="002B1A7D"/>
    <w:rsid w:val="002F408C"/>
    <w:rsid w:val="00350BC8"/>
    <w:rsid w:val="00381EA9"/>
    <w:rsid w:val="003C1DBC"/>
    <w:rsid w:val="00456256"/>
    <w:rsid w:val="004A7FDA"/>
    <w:rsid w:val="004E0484"/>
    <w:rsid w:val="00646E4F"/>
    <w:rsid w:val="00693184"/>
    <w:rsid w:val="006B1B07"/>
    <w:rsid w:val="006D2767"/>
    <w:rsid w:val="006D3151"/>
    <w:rsid w:val="007F2869"/>
    <w:rsid w:val="00885254"/>
    <w:rsid w:val="008C542D"/>
    <w:rsid w:val="00A352E1"/>
    <w:rsid w:val="00A35DD8"/>
    <w:rsid w:val="00A7293F"/>
    <w:rsid w:val="00A978F9"/>
    <w:rsid w:val="00AF537B"/>
    <w:rsid w:val="00BB37A8"/>
    <w:rsid w:val="00C118B9"/>
    <w:rsid w:val="00C72EF9"/>
    <w:rsid w:val="00C82854"/>
    <w:rsid w:val="00CA1B38"/>
    <w:rsid w:val="00CB57CC"/>
    <w:rsid w:val="00CC7F6E"/>
    <w:rsid w:val="00CD613D"/>
    <w:rsid w:val="00DB6CA4"/>
    <w:rsid w:val="00E07A38"/>
    <w:rsid w:val="00E22DA7"/>
    <w:rsid w:val="00E85B34"/>
    <w:rsid w:val="00ED7E3B"/>
    <w:rsid w:val="00F30064"/>
    <w:rsid w:val="00F54B1F"/>
    <w:rsid w:val="00F95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0484"/>
    <w:rPr>
      <w:color w:val="666666"/>
    </w:rPr>
  </w:style>
  <w:style w:type="paragraph" w:customStyle="1" w:styleId="1B50628153B71548878DC177A5D0A46C">
    <w:name w:val="1B50628153B71548878DC177A5D0A46C"/>
    <w:rsid w:val="00CB57CC"/>
  </w:style>
  <w:style w:type="paragraph" w:customStyle="1" w:styleId="38877D6324F7794C81927D50CD5E1E33">
    <w:name w:val="38877D6324F7794C81927D50CD5E1E33"/>
    <w:rsid w:val="00C118B9"/>
  </w:style>
  <w:style w:type="paragraph" w:customStyle="1" w:styleId="53046B9A68FBB14DB10DF72B5BA9E4A3">
    <w:name w:val="53046B9A68FBB14DB10DF72B5BA9E4A3"/>
    <w:rsid w:val="00C118B9"/>
  </w:style>
  <w:style w:type="paragraph" w:customStyle="1" w:styleId="E4636D8D4B6FD24BA5C25A2C77143843">
    <w:name w:val="E4636D8D4B6FD24BA5C25A2C77143843"/>
    <w:rsid w:val="004E0484"/>
  </w:style>
  <w:style w:type="paragraph" w:customStyle="1" w:styleId="A118E2E23F11404A8EF6A6237444685F">
    <w:name w:val="A118E2E23F11404A8EF6A6237444685F"/>
    <w:rsid w:val="004E0484"/>
  </w:style>
  <w:style w:type="paragraph" w:customStyle="1" w:styleId="4C0B5C0835F7074E851AB2DEE77E3CAF">
    <w:name w:val="4C0B5C0835F7074E851AB2DEE77E3CAF"/>
    <w:rsid w:val="004E0484"/>
  </w:style>
  <w:style w:type="paragraph" w:customStyle="1" w:styleId="25D0F709A5F26E4091E73683A3E76604">
    <w:name w:val="25D0F709A5F26E4091E73683A3E76604"/>
    <w:rsid w:val="004E04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2E04FC-E8C8-CD4A-9E25-4BBD5878F3EE}">
  <we:reference id="wa104382081" version="1.55.1.0" store="en-US" storeType="OMEX"/>
  <we:alternateReferences>
    <we:reference id="wa104382081" version="1.55.1.0" store="" storeType="OMEX"/>
  </we:alternateReferences>
  <we:properties>
    <we:property name="MENDELEY_CITATIONS" value="[{&quot;citationID&quot;:&quot;MENDELEY_CITATION_95160f28-fbca-451e-86c9-e47c639f5ac3&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OTUxNjBmMjgtZmJjYS00NTFlLTg2YzktZTQ3YzYzOWY1YWMzIiwicHJvcGVydGllcyI6eyJub3RlSW5kZXgiOjB9LCJpc0VkaXRlZCI6ZmFsc2UsIm1hbnVhbE92ZXJyaWRlIjp7ImlzTWFudWFsbHlPdmVycmlkZGVuIjpmYWxzZSwiY2l0ZXByb2NUZXh0IjoiPHN1cD4xLDI8L3N1cD4iLCJtYW51YWxPdmVycmlkZVRleHQiOiIifSwiY2l0YXRpb25JdGVtcyI6W3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citationID&quot;:&quot;MENDELEY_CITATION_4930c60d-85b2-4fdf-9a5b-ac095b18ef6e&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378a864a-41e9-45d6-8234-4387979291dc&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&quot;,&quot;citationItems&quot;:[{&quot;id&quot;:&quot;855da678-e9d6-3771-bdcc-19f8e8862b43&quot;,&quot;itemData&quot;:{&quot;type&quot;:&quot;chapter&quot;,&quot;id&quot;:&quot;855da678-e9d6-3771-bdcc-19f8e8862b43&quot;,&quot;title&quot;:&quot;Partitiviruses: General Features&quot;,&quot;author&quot;:[{&quot;family&quot;:&quot;Ghabrial&quot;,&quot;given&quot;:&quot;S A&quot;,&quot;parse-names&quot;:false,&quot;dropping-particle&quot;:&quot;&quot;,&quot;non-dropping-particle&quot;:&quot;&quot;},{&quot;family&quot;:&quot;Ochoa&quot;,&quot;given&quot;:&quot;W F&quot;,&quot;parse-names&quot;:false,&quot;dropping-particle&quot;:&quot;&quot;,&quot;non-dropping-particle&quot;:&quot;&quot;},{&quot;family&quot;:&quot;Baker&quot;,&quot;given&quot;:&quot;T S&quot;,&quot;parse-names&quot;:false,&quot;dropping-particle&quot;:&quot;&quot;,&quot;non-dropping-particle&quot;:&quot;&quot;},{&quot;family&quot;:&quot;Nibert&quot;,&quot;given&quot;:&quot;M L&quot;,&quot;parse-names&quot;:false,&quot;dropping-particle&quot;:&quot;&quot;,&quot;non-dropping-particle&quot;:&quot;&quot;}],&quot;container-title&quot;:&quot;Encyclopedia of Virology (Third Edition)&quot;,&quot;editor&quot;:[{&quot;family&quot;:&quot;Mahy&quot;,&quot;given&quot;:&quot;Brian W J&quot;,&quot;parse-names&quot;:false,&quot;dropping-particle&quot;:&quot;&quot;,&quot;non-dropping-particle&quot;:&quot;&quot;},{&quot;family&quot;:&quot;Regenmortel&quot;,&quot;given&quot;:&quot;Marc H&quot;,&quot;parse-names&quot;:false,&quot;dropping-particle&quot;:&quot;V&quot;,&quot;non-dropping-particle&quot;:&quot;Van&quot;}],&quot;DOI&quot;:&quot;https://doi.org/10.1016/B978-012374410-4.00573-2&quot;,&quot;ISBN&quot;:&quot;978-0-12-374410-4&quot;,&quot;URL&quot;:&quot;https://www.sciencedirect.com/science/article/pii/B9780123744104005732&quot;,&quot;issued&quot;:{&quot;date-parts&quot;:[[2008]]},&quot;publisher-place&quot;:&quot;Oxford&quot;,&quot;page&quot;:&quot;68-75&quot;,&quot;abstract&quot;:&quot;The family Partitiviridae consists of viruses with isometric virions, 34–42nm in diameter, with bipartite genomes comprising two double-stranded RNA segments, each of 1.4–2.3kbp. Three genera in the family Partitiviridae have been described: the genus Partitivirus encompasses viruses that infect fungi (fungal partitiviruses), and the genera Alphacryptovirus and Betacryptovirus encompass viruses that infect plants (plant partitiviruses; also called cryptoviruses). Despite differences in compatible hosts and levels of accumulation in those hosts, fungal and plant partitiviruses have many characteristics in common including similarities in virion properties, genome organization, latent infections, and lack of an extracellular phase to their life cycles. Although only a few plant partitiviruses have been characterized at the molecular level, recent phylogenetic analyses, based on the amino acid sequences of the viral RNA-dependent RNA polymerases, suggest the intriguing possibility of horizontal transfer of members of the partitivirus family between fungi and plants. The taxonomy of the family Partitiviridae may need to be reconsidered as molecular information on a broader range of plant and fungal viruses becomes available. To examine more closely the relationships among members of the family Partitiviridae, we have recently initiated systematic cryo-transmission electron microscopy and three-dimensional image reconstruction studies of three representative fungal partitiviruses. The capsids of all three viruses consist of 60 asymmetric coat protein dimers arranged in a so-called ‘T = 2’ organization, but the structures of these viruses exhibit distinct differences.&quot;,&quot;edition&quot;:&quot;Third Edition&quot;,&quot;publisher&quot;:&quot;Academic Press&quot;,&quot;container-title-short&quot;:&quot;&quot;},&quot;isTemporary&quot;:false}]},{&quot;citationID&quot;:&quot;MENDELEY_CITATION_725316ba-4597-4315-a15c-ecd4cb925688&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&quot;,&quot;citationItems&quot;:[{&quot;id&quot;:&quot;1fb11d66-8e11-3089-ac0c-775d99460683&quot;,&quot;itemData&quot;:{&quot;type&quot;:&quot;article-journal&quot;,&quot;id&quot;:&quot;1fb11d66-8e11-3089-ac0c-775d99460683&quot;,&quot;title&quot;:&quot;Naturally occurring viruses of &lt;i&gt;Drosophila&lt;/i&gt; reduce offspring number and lifespan&quot;,&quot;author&quot;:[{&quot;family&quot;:&quot;Wallace&quot;,&quot;given&quot;:&quot;Megan A.&quot;,&quot;parse-names&quot;:false,&quot;dropping-particle&quot;:&quot;&quot;,&quot;non-dropping-particle&quot;:&quot;&quot;},{&quot;family&quot;:&quot;Obbard&quot;,&quot;given&quot;:&quot;Darren J.&quot;,&quot;parse-names&quot;:false,&quot;dropping-particle&quot;:&quot;&quot;,&quot;non-dropping-particle&quot;:&quot;&quot;}],&quot;container-title&quot;:&quot;Proceedings of the Royal Society B: Biological Sciences&quot;,&quot;DOI&quot;:&quot;10.1098/rspb.2024.0518&quot;,&quot;ISSN&quot;:&quot;1471-2954&quot;,&quot;issued&quot;:{&quot;date-parts&quot;:[[2024,5,15]]},&quot;abstract&quot;:&quot;&lt;p&gt; &lt;italic&gt;Drosophila&lt;/italic&gt; remains a pre-eminent insect model system for host–virus interaction, but the host range and fitness consequences of the drosophilid virome are poorly understood. Metagenomic studies have reported approximately 200 viruses associated with Drosophilidae, but few isolates are available to characterize the &lt;italic&gt;Drosophila&lt;/italic&gt; immune response, and most characterization has relied on injection and systemic infection. Here, we use a more natural infection route to characterize the fitness effects of infection and to study a wider range of viruses. We exposed laboratory &lt;italic&gt;Drosophila melanogaster&lt;/italic&gt; to 23 naturally occurring viruses from wild-collected drosophilids. We recorded transmission rates along with two components of female fitness: survival and the lifetime number of adult offspring produced. Nine different viruses transmitted during contact with laboratory &lt;italic&gt;D. melanogaster&lt;/italic&gt; , although for the majority, rates of transmission were less than 20%. Five virus infections led to a significant decrease in lifespan (D. melanogaster Nora virus, D. immigrans Nora virus, Muthill virus, galbut virus and Prestney Burn virus), and three led to a reduction in the total number of offspring. Our findings demonstrate the utility of the &lt;italic&gt;Drosophila&lt;/italic&gt; model for community-level studies of host–virus interactions, and suggest that viral infection could be a substantial fitness burden on wild flies. &lt;/p&gt;&quot;,&quot;issue&quot;:&quot;2023&quot;,&quot;volume&quot;:&quot;291&quot;,&quot;container-title-short&quot;:&quot;&quot;},&quot;isTemporary&quot;:false}]},{&quot;citationID&quot;:&quot;MENDELEY_CITATION_c3b79abf-0332-476a-9858-74d5ece7a376&quot;,&quot;properties&quot;:{&quot;noteIndex&quot;:0},&quot;isEdited&quot;:false,&quot;manualOverride&quot;:{&quot;isManuallyOverridden&quot;:false,&quot;citeprocText&quot;:&quot;&lt;sup&gt;5,6&lt;/sup&gt;&quot;,&quot;manualOverrideText&quot;:&quot;&quot;},&quot;citationTag&quot;:&quot;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&quot;,&quot;citationItems&quot;:[{&quot;id&quot;:&quot;8639e4bd-febf-34c3-95ee-24eb783fcea4&quot;,&quot;itemData&quot;:{&quot;type&quot;:&quot;article-journal&quot;,&quot;id&quot;:&quot;8639e4bd-febf-34c3-95ee-24eb783fcea4&quot;,&quot;title&quot;:&quot;Galbut Virus Infection Minimally Influences Drosophila melanogaster Fitness Traits in a Strain and Sex-Dependent Manner.&quot;,&quot;author&quot;:[{&quot;family&quot;:&quot;Cross&quot;,&quot;given&quot;:&quot;Shaun T&quot;,&quot;parse-names&quot;:false,&quot;dropping-particle&quot;:&quot;&quot;,&quot;non-dropping-particle&quot;:&quot;&quot;},{&quot;family&quot;:&quot;Brehm&quot;,&quot;given&quot;:&quot;Ali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Keene&quot;,&quot;given&quot;:&quot;Alexandra H&quot;,&quot;parse-names&quot;:false,&quot;dropping-particle&quot;:&quot;&quot;,&quot;non-dropping-particle&quot;:&quot;&quot;},{&quot;family&quot;:&quot;Borlee&quot;,&quot;given&quot;:&quot;Grace I&quot;,&quot;parse-names&quot;:false,&quot;dropping-particle&quot;:&quot;&quot;,&quot;non-dropping-particle&quot;:&quot;&quot;},{&quot;family&quot;:&quot;Stenglein&quot;,&quot;given&quot;:&quot;Mark D&quot;,&quot;parse-names&quot;:false,&quot;dropping-particle&quot;:&quot;&quot;,&quot;non-dropping-particle&quot;:&quot;&quot;}],&quot;container-title&quot;:&quot;Viruses&quot;,&quot;DOI&quot;:&quot;10.3390/v15020539&quot;,&quot;ISSN&quot;:&quot;1999-4915&quot;,&quot;PMID&quot;:&quot;36851753&quot;,&quot;URL&quot;:&quot;http://www.ncbi.nlm.nih.gov/pubmed/36851753&quot;,&quot;issued&quot;:{&quot;date-parts&quot;:[[2023,2,15]]},&quot;page&quot;:&quot;539&quot;,&quot;abstract&quot;:&quot;Galbut virus (family Partitiviridae) infects Drosophila melanogaster and can be transmitted vertically from infected mothers or infected fathers with near perfect efficiency. This form of super-Mendelian inheritance should drive infection to 100% prevalence, and indeed, galbut virus is ubiquitous in wild D. melanogaster populations. However, on average, only about 60% of individual flies are infected. One possible explanation for this is that a subset of flies are resistant to infection. Although galbut virus-infected flies appear healthy, infection may be sufficiently costly to drive selection for resistant hosts, thereby decreasing overall prevalence. To test this hypothesis, we quantified a variety of fitness-related traits in galbut virus-infected flies from two lines from the Drosophila Genetic Reference Panel (DGRP). Galbut virus-infected flies had no difference in average lifespan and total offspring production compared to their uninfected counterparts. Galbut virus-infected DGRP-517 flies pupated and eclosed faster than their uninfected counterparts. Some galbut virus-infected flies exhibited altered sensitivity to viral, bacterial, and fungal pathogens. The microbiome composition of flies was not measurably perturbed by galbut virus infection. Differences in phenotype attributable to galbut virus infection varied as a function of fly sex and DGRP strain, and differences attributable to infection status were dwarfed by larger differences attributable to strain and sex. Thus, galbut virus infection does produce measurable phenotypic changes, with changes being minor, offsetting, and possibly net-negative.&quot;,&quot;publisher&quot;:&quot;MDPI&quot;,&quot;issue&quot;:&quot;2&quot;,&quot;volume&quot;:&quot;15&quot;,&quot;container-title-short&quot;:&quot;Viruses&quot;},&quot;isTemporary&quot;:false},{&quot;id&quot;:&quot;c7bbaf89-be1a-34e3-b0e9-33906819e63a&quot;,&quot;itemData&quot;:{&quot;type&quot;:&quot;article-journal&quot;,&quot;id&quot;:&quot;c7bbaf89-be1a-34e3-b0e9-33906819e63a&quot;,&quot;title&quot;:&quot;The Drosophila melanogaster Genetic Reference Panel.&quot;,&quot;author&quot;:[{&quot;family&quot;:&quot;Mackay&quot;,&quot;given&quot;:&quot;Trudy F C&quot;,&quot;parse-names&quot;:false,&quot;dropping-particle&quot;:&quot;&quot;,&quot;non-dropping-particle&quot;:&quot;&quot;},{&quot;family&quot;:&quot;Richards&quot;,&quot;given&quot;:&quot;Stephen&quot;,&quot;parse-names&quot;:false,&quot;dropping-particle&quot;:&quot;&quot;,&quot;non-dropping-particle&quot;:&quot;&quot;},{&quot;family&quot;:&quot;Stone&quot;,&quot;given&quot;:&quot;Eric A&quot;,&quot;parse-names&quot;:false,&quot;dropping-particle&quot;:&quot;&quot;,&quot;non-dropping-particle&quot;:&quot;&quot;},{&quot;family&quot;:&quot;Barbadilla&quot;,&quot;given&quot;:&quot;Antonio&quot;,&quot;parse-names&quot;:false,&quot;dropping-particle&quot;:&quot;&quot;,&quot;non-dropping-particle&quot;:&quot;&quot;},{&quot;family&quot;:&quot;Ayroles&quot;,&quot;given&quot;:&quot;Julien F&quot;,&quot;parse-names&quot;:false,&quot;dropping-particle&quot;:&quot;&quot;,&quot;non-dropping-particle&quot;:&quot;&quot;},{&quot;family&quot;:&quot;Zhu&quot;,&quot;given&quot;:&quot;Dianhui&quot;,&quot;parse-names&quot;:false,&quot;dropping-particle&quot;:&quot;&quot;,&quot;non-dropping-particle&quot;:&quot;&quot;},{&quot;family&quot;:&quot;Casillas&quot;,&quot;given&quot;:&quot;Sònia&quot;,&quot;parse-names&quot;:false,&quot;dropping-particle&quot;:&quot;&quot;,&quot;non-dropping-particle&quot;:&quot;&quot;},{&quot;family&quot;:&quot;Han&quot;,&quot;given&quot;:&quot;Yi&quot;,&quot;parse-names&quot;:false,&quot;dropping-particle&quot;:&quot;&quot;,&quot;non-dropping-particle&quot;:&quot;&quot;},{&quot;family&quot;:&quot;Magwire&quot;,&quot;given&quot;:&quot;Michael M&quot;,&quot;parse-names&quot;:false,&quot;dropping-particle&quot;:&quot;&quot;,&quot;non-dropping-particle&quot;:&quot;&quot;},{&quot;family&quot;:&quot;Cridland&quot;,&quot;given&quot;:&quot;Julie M&quot;,&quot;parse-names&quot;:false,&quot;dropping-particle&quot;:&quot;&quot;,&quot;non-dropping-particle&quot;:&quot;&quot;},{&quot;family&quot;:&quot;Richardson&quot;,&quot;given&quot;:&quot;Mark F&quot;,&quot;parse-names&quot;:false,&quot;dropping-particle&quot;:&quot;&quot;,&quot;non-dropping-particle&quot;:&quot;&quot;},{&quot;family&quot;:&quot;Anholt&quot;,&quot;given&quot;:&quot;Robert R H&quot;,&quot;parse-names&quot;:false,&quot;dropping-particle&quot;:&quot;&quot;,&quot;non-dropping-particle&quot;:&quot;&quot;},{&quot;family&quot;:&quot;Barrón&quot;,&quot;given&quot;:&quot;Maite&quot;,&quot;parse-names&quot;:false,&quot;dropping-particle&quot;:&quot;&quot;,&quot;non-dropping-particle&quot;:&quot;&quot;},{&quot;family&quot;:&quot;Bess&quot;,&quot;given&quot;:&quot;Crystal&quot;,&quot;parse-names&quot;:false,&quot;dropping-particle&quot;:&quot;&quot;,&quot;non-dropping-particle&quot;:&quot;&quot;},{&quot;family&quot;:&quot;Blankenburg&quot;,&quot;given&quot;:&quot;Kerstin Petra&quot;,&quot;parse-names&quot;:false,&quot;dropping-particle&quot;:&quot;&quot;,&quot;non-dropping-particle&quot;:&quot;&quot;},{&quot;family&quot;:&quot;Carbone&quot;,&quot;given&quot;:&quot;Mary Anna&quot;,&quot;parse-names&quot;:false,&quot;dropping-particle&quot;:&quot;&quot;,&quot;non-dropping-particle&quot;:&quot;&quot;},{&quot;family&quot;:&quot;Castellano&quot;,&quot;given&quot;:&quot;David&quot;,&quot;parse-names&quot;:false,&quot;dropping-particle&quot;:&quot;&quot;,&quot;non-dropping-particle&quot;:&quot;&quot;},{&quot;family&quot;:&quot;Chaboub&quot;,&quot;given&quot;:&quot;Lesley&quot;,&quot;parse-names&quot;:false,&quot;dropping-particle&quot;:&quot;&quot;,&quot;non-dropping-particle&quot;:&quot;&quot;},{&quot;family&quot;:&quot;Duncan&quot;,&quot;given&quot;:&quot;Laura&quot;,&quot;parse-names&quot;:false,&quot;dropping-particle&quot;:&quot;&quot;,&quot;non-dropping-particle&quot;:&quot;&quot;},{&quot;family&quot;:&quot;Harris&quot;,&quot;given&quot;:&quot;Zeke&quot;,&quot;parse-names&quot;:false,&quot;dropping-particle&quot;:&quot;&quot;,&quot;non-dropping-particle&quot;:&quot;&quot;},{&quot;family&quot;:&quot;Javaid&quot;,&quot;given&quot;:&quot;Mehwish&quot;,&quot;parse-names&quot;:false,&quot;dropping-particle&quot;:&quot;&quot;,&quot;non-dropping-particle&quot;:&quot;&quot;},{&quot;family&quot;:&quot;Jayaseelan&quot;,&quot;given&quot;:&quot;Joy Christina&quot;,&quot;parse-names&quot;:false,&quot;dropping-particle&quot;:&quot;&quot;,&quot;non-dropping-particle&quot;:&quot;&quot;},{&quot;family&quot;:&quot;Jhangiani&quot;,&quot;given&quot;:&quot;Shalini N&quot;,&quot;parse-names&quot;:false,&quot;dropping-particle&quot;:&quot;&quot;,&quot;non-dropping-particle&quot;:&quot;&quot;},{&quot;family&quot;:&quot;Jordan&quot;,&quot;given&quot;:&quot;Katherine W&quot;,&quot;parse-names&quot;:false,&quot;dropping-particle&quot;:&quot;&quot;,&quot;non-dropping-particle&quot;:&quot;&quot;},{&quot;family&quot;:&quot;Lara&quot;,&quot;given&quot;:&quot;Fremiet&quot;,&quot;parse-names&quot;:false,&quot;dropping-particle&quot;:&quot;&quot;,&quot;non-dropping-particle&quot;:&quot;&quot;},{&quot;family&quot;:&quot;Lawrence&quot;,&quot;given&quot;:&quot;Faye&quot;,&quot;parse-names&quot;:false,&quot;dropping-particle&quot;:&quot;&quot;,&quot;non-dropping-particle&quot;:&quot;&quot;},{&quot;family&quot;:&quot;Lee&quot;,&quot;given&quot;:&quot;Sandra L&quot;,&quot;parse-names&quot;:false,&quot;dropping-particle&quot;:&quot;&quot;,&quot;non-dropping-particle&quot;:&quot;&quot;},{&quot;family&quot;:&quot;Librado&quot;,&quot;given&quot;:&quot;Pablo&quot;,&quot;parse-names&quot;:false,&quot;dropping-particle&quot;:&quot;&quot;,&quot;non-dropping-particle&quot;:&quot;&quot;},{&quot;family&quot;:&quot;Linheiro&quot;,&quot;given&quot;:&quot;Raquel S&quot;,&quot;parse-names&quot;:false,&quot;dropping-particle&quot;:&quot;&quot;,&quot;non-dropping-particle&quot;:&quot;&quot;},{&quot;family&quot;:&quot;Lyman&quot;,&quot;given&quot;:&quot;Richard F&quot;,&quot;parse-names&quot;:false,&quot;dropping-particle&quot;:&quot;&quot;,&quot;non-dropping-particle&quot;:&quot;&quot;},{&quot;family&quot;:&quot;Mackey&quot;,&quot;given&quot;:&quot;Aaron J&quot;,&quot;parse-names&quot;:false,&quot;dropping-particle&quot;:&quot;&quot;,&quot;non-dropping-particle&quot;:&quot;&quot;},{&quot;family&quot;:&quot;Munidasa&quot;,&quot;given&quot;:&quot;Mala&quot;,&quot;parse-names&quot;:false,&quot;dropping-particle&quot;:&quot;&quot;,&quot;non-dropping-particle&quot;:&quot;&quot;},{&quot;family&quot;:&quot;Muzny&quot;,&quot;given&quot;:&quot;Donna Marie&quot;,&quot;parse-names&quot;:false,&quot;dropping-particle&quot;:&quot;&quot;,&quot;non-dropping-particle&quot;:&quot;&quot;},{&quot;family&quot;:&quot;Nazareth&quot;,&quot;given&quot;:&quot;Lynne&quot;,&quot;parse-names&quot;:false,&quot;dropping-particle&quot;:&quot;&quot;,&quot;non-dropping-particle&quot;:&quot;&quot;},{&quot;family&quot;:&quot;Newsham&quot;,&quot;given&quot;:&quot;Irene&quot;,&quot;parse-names&quot;:false,&quot;dropping-particle&quot;:&quot;&quot;,&quot;non-dropping-particle&quot;:&quot;&quot;},{&quot;family&quot;:&quot;Perales&quot;,&quot;given&quot;:&quot;Lora&quot;,&quot;parse-names&quot;:false,&quot;dropping-particle&quot;:&quot;&quot;,&quot;non-dropping-particle&quot;:&quot;&quot;},{&quot;family&quot;:&quot;Pu&quot;,&quot;given&quot;:&quot;Ling-Ling&quot;,&quot;parse-names&quot;:false,&quot;dropping-particle&quot;:&quot;&quot;,&quot;non-dropping-particle&quot;:&quot;&quot;},{&quot;family&quot;:&quot;Qu&quot;,&quot;given&quot;:&quot;Carson&quot;,&quot;parse-names&quot;:false,&quot;dropping-particle&quot;:&quot;&quot;,&quot;non-dropping-particle&quot;:&quot;&quot;},{&quot;family&quot;:&quot;Ràmia&quot;,&quot;given&quot;:&quot;Miquel&quot;,&quot;parse-names&quot;:false,&quot;dropping-particle&quot;:&quot;&quot;,&quot;non-dropping-particle&quot;:&quot;&quot;},{&quot;family&quot;:&quot;Reid&quot;,&quot;given&quot;:&quot;Jeffrey G&quot;,&quot;parse-names&quot;:false,&quot;dropping-particle&quot;:&quot;&quot;,&quot;non-dropping-particle&quot;:&quot;&quot;},{&quot;family&quot;:&quot;Rollmann&quot;,&quot;given&quot;:&quot;Stephanie M&quot;,&quot;parse-names&quot;:false,&quot;dropping-particle&quot;:&quot;&quot;,&quot;non-dropping-particle&quot;:&quot;&quot;},{&quot;family&quot;:&quot;Rozas&quot;,&quot;given&quot;:&quot;Julio&quot;,&quot;parse-names&quot;:false,&quot;dropping-particle&quot;:&quot;&quot;,&quot;non-dropping-particle&quot;:&quot;&quot;},{&quot;family&quot;:&quot;Saada&quot;,&quot;given&quot;:&quot;Nehad&quot;,&quot;parse-names&quot;:false,&quot;dropping-particle&quot;:&quot;&quot;,&quot;non-dropping-particle&quot;:&quot;&quot;},{&quot;family&quot;:&quot;Turlapati&quot;,&quot;given&quot;:&quot;Lavanya&quot;,&quot;parse-names&quot;:false,&quot;dropping-particle&quot;:&quot;&quot;,&quot;non-dropping-particle&quot;:&quot;&quot;},{&quot;family&quot;:&quot;Worley&quot;,&quot;given&quot;:&quot;Kim C&quot;,&quot;parse-names&quot;:false,&quot;dropping-particle&quot;:&quot;&quot;,&quot;non-dropping-particle&quot;:&quot;&quot;},{&quot;family&quot;:&quot;Wu&quot;,&quot;given&quot;:&quot;Yuan-Qing&quot;,&quot;parse-names&quot;:false,&quot;dropping-particle&quot;:&quot;&quot;,&quot;non-dropping-particle&quot;:&quot;&quot;},{&quot;family&quot;:&quot;Yamamoto&quot;,&quot;given&quot;:&quot;Akihiko&quot;,&quot;parse-names&quot;:false,&quot;dropping-particle&quot;:&quot;&quot;,&quot;non-dropping-particle&quot;:&quot;&quot;},{&quot;family&quot;:&quot;Zhu&quot;,&quot;given&quot;:&quot;Yiming&quot;,&quot;parse-names&quot;:false,&quot;dropping-particle&quot;:&quot;&quot;,&quot;non-dropping-particle&quot;:&quot;&quot;},{&quot;family&quot;:&quot;Bergman&quot;,&quot;given&quot;:&quot;Casey M&quot;,&quot;parse-names&quot;:false,&quot;dropping-particle&quot;:&quot;&quot;,&quot;non-dropping-particle&quot;:&quot;&quot;},{&quot;family&quot;:&quot;Thornton&quot;,&quot;given&quot;:&quot;Kevin R&quot;,&quot;parse-names&quot;:false,&quot;dropping-particle&quot;:&quot;&quot;,&quot;non-dropping-particle&quot;:&quot;&quot;},{&quot;family&quot;:&quot;Mittelman&quot;,&quot;given&quot;:&quot;David&quot;,&quot;parse-names&quot;:false,&quot;dropping-particle&quot;:&quot;&quot;,&quot;non-dropping-particle&quot;:&quot;&quot;},{&quot;family&quot;:&quot;Gibbs&quot;,&quot;given&quot;:&quot;Richard A&quot;,&quot;parse-names&quot;:false,&quot;dropping-particle&quot;:&quot;&quot;,&quot;non-dropping-particle&quot;:&quot;&quot;}],&quot;container-title&quot;:&quot;Nature&quot;,&quot;container-title-short&quot;:&quot;Nature&quot;,&quot;DOI&quot;:&quot;10.1038/nature10811&quot;,&quot;ISSN&quot;:&quot;1476-4687&quot;,&quot;PMID&quot;:&quot;22318601&quot;,&quot;issued&quot;:{&quot;date-parts&quot;:[[2012,2,8]]},&quot;page&quot;:&quot;173-8&quot;,&quot;abstract&quot;:&quot;A major challenge of biology is understanding the relationship between molecular genetic variation and variation in quantitative traits, including fitness. This relationship determines our ability to predict phenotypes from genotypes and to understand how evolutionary forces shape variation within and between species. Previous efforts to dissect the genotype-phenotype map were based on incomplete genotypic information. Here, we describe the Drosophila melanogaster Genetic Reference Panel (DGRP), a community resource for analysis of population genomics and quantitative traits. The DGRP consists of fully sequenced inbred lines derived from a natural population. Population genomic analyses reveal reduced polymorphism in centromeric autosomal regions and the X chromosome, evidence for positive and negative selection, and rapid evolution of the X chromosome. Many variants in novel genes, most at low frequency, are associated with quantitative traits and explain a large fraction of the phenotypic variance. The DGRP facilitates genotype-phenotype mapping using the power of Drosophila genetics.&quot;,&quot;issue&quot;:&quot;7384&quot;,&quot;volume&quot;:&quot;482&quot;},&quot;isTemporary&quot;:false}]},{&quot;citationID&quot;:&quot;MENDELEY_CITATION_1297b35d-f2a8-4fb3-8e46-95974feea387&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&quot;,&quot;citationItems&quot;:[{&quot;id&quot;:&quot;8639e4bd-febf-34c3-95ee-24eb783fcea4&quot;,&quot;itemData&quot;:{&quot;type&quot;:&quot;article-journal&quot;,&quot;id&quot;:&quot;8639e4bd-febf-34c3-95ee-24eb783fcea4&quot;,&quot;title&quot;:&quot;Galbut Virus Infection Minimally Influences Drosophila melanogaster Fitness Traits in a Strain and Sex-Dependent Manner.&quot;,&quot;author&quot;:[{&quot;family&quot;:&quot;Cross&quot;,&quot;given&quot;:&quot;Shaun T&quot;,&quot;parse-names&quot;:false,&quot;dropping-particle&quot;:&quot;&quot;,&quot;non-dropping-particle&quot;:&quot;&quot;},{&quot;family&quot;:&quot;Brehm&quot;,&quot;given&quot;:&quot;Ali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Keene&quot;,&quot;given&quot;:&quot;Alexandra H&quot;,&quot;parse-names&quot;:false,&quot;dropping-particle&quot;:&quot;&quot;,&quot;non-dropping-particle&quot;:&quot;&quot;},{&quot;family&quot;:&quot;Borlee&quot;,&quot;given&quot;:&quot;Grace I&quot;,&quot;parse-names&quot;:false,&quot;dropping-particle&quot;:&quot;&quot;,&quot;non-dropping-particle&quot;:&quot;&quot;},{&quot;family&quot;:&quot;Stenglein&quot;,&quot;given&quot;:&quot;Mark D&quot;,&quot;parse-names&quot;:false,&quot;dropping-particle&quot;:&quot;&quot;,&quot;non-dropping-particle&quot;:&quot;&quot;}],&quot;container-title&quot;:&quot;Viruses&quot;,&quot;DOI&quot;:&quot;10.3390/v15020539&quot;,&quot;ISSN&quot;:&quot;1999-4915&quot;,&quot;PMID&quot;:&quot;36851753&quot;,&quot;URL&quot;:&quot;http://www.ncbi.nlm.nih.gov/pubmed/36851753&quot;,&quot;issued&quot;:{&quot;date-parts&quot;:[[2023,2,15]]},&quot;page&quot;:&quot;539&quot;,&quot;abstract&quot;:&quot;Galbut virus (family Partitiviridae) infects Drosophila melanogaster and can be transmitted vertically from infected mothers or infected fathers with near perfect efficiency. This form of super-Mendelian inheritance should drive infection to 100% prevalence, and indeed, galbut virus is ubiquitous in wild D. melanogaster populations. However, on average, only about 60% of individual flies are infected. One possible explanation for this is that a subset of flies are resistant to infection. Although galbut virus-infected flies appear healthy, infection may be sufficiently costly to drive selection for resistant hosts, thereby decreasing overall prevalence. To test this hypothesis, we quantified a variety of fitness-related traits in galbut virus-infected flies from two lines from the Drosophila Genetic Reference Panel (DGRP). Galbut virus-infected flies had no difference in average lifespan and total offspring production compared to their uninfected counterparts. Galbut virus-infected DGRP-517 flies pupated and eclosed faster than their uninfected counterparts. Some galbut virus-infected flies exhibited altered sensitivity to viral, bacterial, and fungal pathogens. The microbiome composition of flies was not measurably perturbed by galbut virus infection. Differences in phenotype attributable to galbut virus infection varied as a function of fly sex and DGRP strain, and differences attributable to infection status were dwarfed by larger differences attributable to strain and sex. Thus, galbut virus infection does produce measurable phenotypic changes, with changes being minor, offsetting, and possibly net-negative.&quot;,&quot;publisher&quot;:&quot;MDPI&quot;,&quot;issue&quot;:&quot;2&quot;,&quot;volume&quot;:&quot;15&quot;,&quot;container-title-short&quot;:&quot;Viruses&quot;},&quot;isTemporary&quot;:false}]},{&quot;citationID&quot;:&quot;MENDELEY_CITATION_d0a3142a-a603-4c33-805b-4e9d0dcb5e77&quot;,&quot;properties&quot;:{&quot;noteIndex&quot;:0},&quot;isEdited&quot;:false,&quot;manualOverride&quot;:{&quot;isManuallyOverridden&quot;:false,&quot;citeprocText&quot;:&quot;&lt;sup&gt;1,7&lt;/sup&gt;&quot;,&quot;manualOverrideText&quot;:&quot;&quot;},&quot;citationItems&quot;:[{&quot;id&quot;:&quot;8495cf94-4000-3ec2-8271-4987ba3e7084&quot;,&quot;itemData&quot;:{&quot;type&quot;:&quot;article-journal&quot;,&quot;id&quot;:&quot;8495cf94-4000-3ec2-8271-4987ba3e7084&quot;,&quot;title&quot;:&quot;Drosophila melanogaster's history as a human commensal&quot;,&quot;author&quot;:[{&quot;family&quot;:&quot;Keller&quot;,&quot;given&quot;:&quot;Andreas&quot;,&quot;parse-names&quot;:false,&quot;dropping-particle&quot;:&quot;&quot;,&quot;non-dropping-particle&quot;:&quot;&quot;}],&quot;container-title&quot;:&quot;Current Biology&quot;,&quot;issued&quot;:{&quot;date-parts&quot;:[[2007,2,6]]},&quot;page&quot;:&quot;PR77-R81&quot;,&quot;issue&quot;:&quot;3&quot;,&quot;volume&quot;:&quot;17&quot;,&quot;container-title-short&quot;:&quot;&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Tag&quot;:&quot;MENDELEY_CITATION_v3_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&quot;},{&quot;citationID&quot;:&quot;MENDELEY_CITATION_71abce43-85ee-4e9f-b183-4922fccb8003&quot;,&quot;properties&quot;:{&quot;noteIndex&quot;:0},&quot;isEdited&quot;:false,&quot;manualOverride&quot;:{&quot;isManuallyOverridden&quot;:false,&quot;citeprocText&quot;:&quot;&lt;sup&gt;8,9&lt;/sup&gt;&quot;,&quot;manualOverrideText&quot;:&quot;&quot;},&quot;citationItems&quot;:[{&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container-title-short&quot;:&quot;J Gen Virol&quot;},&quot;isTemporary&quot;:false},{&quot;id&quot;:&quot;f04f9b57-da24-30ef-8a84-5eb5a3f097c5&quot;,&quot;itemData&quot;:{&quot;type&quot;:&quot;article-journal&quot;,&quot;id&quot;:&quot;f04f9b57-da24-30ef-8a84-5eb5a3f097c5&quot;,&quot;title&quot;:&quot;The virome of Drosophila suzukii, an invasive pest of soft fruit&quot;,&quot;author&quot;:[{&quot;family&quot;:&quot;Medd&quot;,&quot;given&quot;:&quot;Nathan C&quot;,&quot;parse-names&quot;:false,&quot;dropping-particle&quot;:&quot;&quot;,&quot;non-dropping-particle&quot;:&quot;&quot;},{&quot;family&quot;:&quot;Fellous&quot;,&quot;given&quot;:&quot;Simon&quot;,&quot;parse-names&quot;:false,&quot;dropping-particle&quot;:&quot;&quot;,&quot;non-dropping-particle&quot;:&quot;&quot;},{&quot;family&quot;:&quot;Waldron&quot;,&quot;given&quot;:&quot;Fergal M&quot;,&quot;parse-names&quot;:false,&quot;dropping-particle&quot;:&quot;&quot;,&quot;non-dropping-particle&quot;:&quot;&quot;},{&quot;family&quot;:&quot;Xuéreb&quot;,&quot;given&quot;:&quot;Anne&quot;,&quot;parse-names&quot;:false,&quot;dropping-particle&quot;:&quot;&quot;,&quot;non-dropping-particle&quot;:&quot;&quot;},{&quot;family&quot;:&quot;Nakai&quot;,&quot;given&quot;:&quot;Madoka&quot;,&quot;parse-names&quot;:false,&quot;dropping-particle&quot;:&quot;&quot;,&quot;non-dropping-particle&quot;:&quot;&quot;},{&quot;family&quot;:&quot;Cross&quot;,&quot;given&quot;:&quot;Jerry&quot;,&quot;parse-names&quot;:false,&quot;dropping-particle&quot;:&quot;V&quot;,&quot;non-dropping-particle&quot;:&quot;&quot;},{&quot;family&quot;:&quot;Obbard&quot;,&quot;given&quot;:&quot;Darren J&quot;,&quot;parse-names&quot;:false,&quot;dropping-particle&quot;:&quot;&quot;,&quot;non-dropping-particle&quot;:&quot;&quot;}],&quot;container-title&quot;:&quot;Virus Evolution&quot;,&quot;container-title-short&quot;:&quot;Virus Evol&quot;,&quot;DOI&quot;:&quot;10.1093/ve/vey009&quot;,&quot;ISSN&quot;:&quot;2057-1577&quot;,&quot;issued&quot;:{&quot;date-parts&quot;:[[2018,1,1]]},&quot;issue&quot;:&quot;1&quot;,&quot;volume&quot;:&quot;4&quot;},&quot;isTemporary&quot;:false}],&quot;citationTag&quot;:&quot;MENDELEY_CITATION_v3_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&quot;},{&quot;citationID&quot;:&quot;MENDELEY_CITATION_0e4ebee2-6af6-4c82-890d-517c5c789970&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&quot;,&quot;citationItems&quot;:[{&quot;id&quot;:&quot;fca76952-a1eb-3d77-be60-d4cc302055ee&quot;,&quot;itemData&quot;:{&quot;type&quot;:&quot;article-journal&quot;,&quot;id&quot;:&quot;fca76952-a1eb-3d77-be60-d4cc302055ee&quot;,&quot;title&quot;:&quot;The discovery, distribution, and diversity of DNA viruses associated with &lt;i&gt;Drosophila melanogaster&lt;/i&gt; in Europe&quot;,&quot;author&quot;:[{&quot;family&quot;:&quot;Wallace&quot;,&quot;given&quot;:&quot;Megan A&quot;,&quot;parse-names&quot;:false,&quot;dropping-particle&quot;:&quot;&quot;,&quot;non-dropping-particle&quot;:&quot;&quot;},{&quot;family&quot;:&quot;Coffman&quot;,&quot;given&quot;:&quot;Kelsey A&quot;,&quot;parse-names&quot;:false,&quot;dropping-particle&quot;:&quot;&quot;,&quot;non-dropping-particle&quot;:&quot;&quot;},{&quot;family&quot;:&quot;Gilbert&quot;,&quot;given&quot;:&quot;Clément&quot;,&quot;parse-names&quot;:false,&quot;dropping-particle&quot;:&quot;&quot;,&quot;non-dropping-particle&quot;:&quot;&quot;},{&quot;family&quot;:&quot;Ravindran&quot;,&quot;given&quot;:&quot;Sanjana&quot;,&quot;parse-names&quot;:false,&quot;dropping-particle&quot;:&quot;&quot;,&quot;non-dropping-particle&quot;:&quot;&quot;},{&quot;family&quot;:&quot;Albery&quot;,&quot;given&quot;:&quot;Gregory F&quot;,&quot;parse-names&quot;:false,&quot;dropping-particle&quot;:&quot;&quot;,&quot;non-dropping-particle&quot;:&quot;&quot;},{&quot;family&quot;:&quot;Abbott&quot;,&quot;given&quot;:&quot;Jessica&quot;,&quot;parse-names&quot;:false,&quot;dropping-particle&quot;:&quot;&quot;,&quot;non-dropping-particle&quot;:&quot;&quot;},{&quot;family&quot;:&quot;Argyridou&quot;,&quot;given&quot;:&quot;Eliza&quot;,&quot;parse-names&quot;:false,&quot;dropping-particle&quot;:&quot;&quot;,&quot;non-dropping-particle&quot;:&quot;&quot;},{&quot;family&quot;:&quot;Bellosta&quot;,&quot;given&quot;:&quot;Paola&quot;,&quot;parse-names&quot;:false,&quot;dropping-particle&quot;:&quot;&quot;,&quot;non-dropping-particle&quot;:&quot;&quot;},{&quot;family&quot;:&quot;Betancourt&quot;,&quot;given&quot;:&quot;Andrea J&quot;,&quot;parse-names&quot;:false,&quot;dropping-particle&quot;:&quot;&quot;,&quot;non-dropping-particle&quot;:&quot;&quot;},{&quot;family&quot;:&quot;Colinet&quot;,&quot;given&quot;:&quot;Hervé&quot;,&quot;parse-names&quot;:false,&quot;dropping-particle&quot;:&quot;&quot;,&quot;non-dropping-particle&quot;:&quot;&quot;},{&quot;family&quot;:&quot;Eric&quot;,&quot;given&quot;:&quot;Katarina&quot;,&quot;parse-names&quot;:false,&quot;dropping-particle&quot;:&quot;&quot;,&quot;non-dropping-particle&quot;:&quot;&quot;},{&quot;family&quot;:&quot;Glaser-Schmitt&quot;,&quot;given&quot;:&quot;Amanda&quot;,&quot;parse-names&quot;:false,&quot;dropping-particle&quot;:&quot;&quot;,&quot;non-dropping-particle&quot;:&quot;&quot;},{&quot;family&quot;:&quot;Grath&quot;,&quot;given&quot;:&quot;Sonja&quot;,&quot;parse-names&quot;:false,&quot;dropping-particle&quot;:&quot;&quot;,&quot;non-dropping-particle&quot;:&quot;&quot;},{&quot;family&quot;:&quot;Jelic&quot;,&quot;given&quot;:&quot;Mihailo&quot;,&quot;parse-names&quot;:false,&quot;dropping-particle&quot;:&quot;&quot;,&quot;non-dropping-particle&quot;:&quot;&quot;},{&quot;family&quot;:&quot;Kankare&quot;,&quot;given&quot;:&quot;Maaria&quot;,&quot;parse-names&quot;:false,&quot;dropping-particle&quot;:&quot;&quot;,&quot;non-dropping-particle&quot;:&quot;&quot;},{&quot;family&quot;:&quot;Kozeretska&quot;,&quot;given&quot;:&quot;Iryna&quot;,&quot;parse-names&quot;:false,&quot;dropping-particle&quot;:&quot;&quot;,&quot;non-dropping-particle&quot;:&quot;&quot;},{&quot;family&quot;:&quot;Loeschcke&quot;,&quot;given&quot;:&quot;Volker&quot;,&quot;parse-names&quot;:false,&quot;dropping-particle&quot;:&quot;&quot;,&quot;non-dropping-particle&quot;:&quot;&quot;},{&quot;family&quot;:&quot;Montchamp-Moreau&quot;,&quot;given&quot;:&quot;Catherine&quot;,&quot;parse-names&quot;:false,&quot;dropping-particle&quot;:&quot;&quot;,&quot;non-dropping-particle&quot;:&quot;&quot;},{&quot;family&quot;:&quot;Ometto&quot;,&quot;given&quot;:&quot;Lino&quot;,&quot;parse-names&quot;:false,&quot;dropping-particle&quot;:&quot;&quot;,&quot;non-dropping-particle&quot;:&quot;&quot;},{&quot;family&quot;:&quot;Onder&quot;,&quot;given&quot;:&quot;Banu Sebnem&quot;,&quot;parse-names&quot;:false,&quot;dropping-particle&quot;:&quot;&quot;,&quot;non-dropping-particle&quot;:&quot;&quot;},{&quot;family&quot;:&quot;Orengo&quot;,&quot;given&quot;:&quot;Dorcas J&quot;,&quot;parse-names&quot;:false,&quot;dropping-particle&quot;:&quot;&quot;,&quot;non-dropping-particle&quot;:&quot;&quot;},{&quot;family&quot;:&quot;Parsch&quot;,&quot;given&quot;:&quot;John&quot;,&quot;parse-names&quot;:false,&quot;dropping-particle&quot;:&quot;&quot;,&quot;non-dropping-particle&quot;:&quot;&quot;},{&quot;family&quot;:&quot;Pascual&quot;,&quot;given&quot;:&quot;Marta&quot;,&quot;parse-names&quot;:false,&quot;dropping-particle&quot;:&quot;&quot;,&quot;non-dropping-particle&quot;:&quot;&quot;},{&quot;family&quot;:&quot;Patenkovic&quot;,&quot;given&quot;:&quot;Aleksandra&quot;,&quot;parse-names&quot;:false,&quot;dropping-particle&quot;:&quot;&quot;,&quot;non-dropping-particle&quot;:&quot;&quot;},{&quot;family&quot;:&quot;Puerma&quot;,&quot;given&quot;:&quot;Eva&quot;,&quot;parse-names&quot;:false,&quot;dropping-particle&quot;:&quot;&quot;,&quot;non-dropping-particle&quot;:&quot;&quot;},{&quot;family&quot;:&quot;Ritchie&quot;,&quot;given&quot;:&quot;Michael G&quot;,&quot;parse-names&quot;:false,&quot;dropping-particle&quot;:&quot;&quot;,&quot;non-dropping-particle&quot;:&quot;&quot;},{&quot;family&quot;:&quot;Rota-Stabelli&quot;,&quot;given&quot;:&quot;Omar&quot;,&quot;parse-names&quot;:false,&quot;dropping-particle&quot;:&quot;&quot;,&quot;non-dropping-particle&quot;:&quot;&quot;},{&quot;family&quot;:&quot;Schou&quot;,&quot;given&quot;:&quot;Mads Fristrup&quot;,&quot;parse-names&quot;:false,&quot;dropping-particle&quot;:&quot;&quot;,&quot;non-dropping-particle&quot;:&quot;&quot;},{&quot;family&quot;:&quot;Serga&quot;,&quot;given&quot;:&quot;Svitlana&quot;,&quot;parse-names&quot;:false,&quot;dropping-particle&quot;:&quot;V&quot;,&quot;non-dropping-particle&quot;:&quot;&quot;},{&quot;family&quot;:&quot;Stamenkovic-Radak&quot;,&quot;given&quot;:&quot;Marina&quot;,&quot;parse-names&quot;:false,&quot;dropping-particle&quot;:&quot;&quot;,&quot;non-dropping-particle&quot;:&quot;&quot;},{&quot;family&quot;:&quot;Tanaskovic&quot;,&quot;given&quot;:&quot;Marija&quot;,&quot;parse-names&quot;:false,&quot;dropping-particle&quot;:&quot;&quot;,&quot;non-dropping-particle&quot;:&quot;&quot;},{&quot;family&quot;:&quot;Veselinovic&quot;,&quot;given&quot;:&quot;Marija Savic&quot;,&quot;parse-names&quot;:false,&quot;dropping-particle&quot;:&quot;&quot;,&quot;non-dropping-particle&quot;:&quot;&quot;},{&quot;family&quot;:&quot;Vieira&quot;,&quot;given&quot;:&quot;Jorge&quot;,&quot;parse-names&quot;:false,&quot;dropping-particle&quot;:&quot;&quot;,&quot;non-dropping-particle&quot;:&quot;&quot;},{&quot;family&quot;:&quot;Vieira&quot;,&quot;given&quot;:&quot;Cristina P&quot;,&quot;parse-names&quot;:false,&quot;dropping-particle&quot;:&quot;&quot;,&quot;non-dropping-particle&quot;:&quot;&quot;},{&quot;family&quot;:&quot;Kapun&quot;,&quot;given&quot;:&quot;Martin&quot;,&quot;parse-names&quot;:false,&quot;dropping-particle&quot;:&quot;&quot;,&quot;non-dropping-particle&quot;:&quot;&quot;},{&quot;family&quot;:&quot;Flatt&quot;,&quot;given&quot;:&quot;Thomas&quot;,&quot;parse-names&quot;:false,&quot;dropping-particle&quot;:&quot;&quot;,&quot;non-dropping-particle&quot;:&quot;&quot;},{&quot;family&quot;:&quot;González&quot;,&quot;given&quot;:&quot;Josefa&quot;,&quot;parse-names&quot;:false,&quot;dropping-particle&quot;:&quot;&quot;,&quot;non-dropping-particle&quot;:&quot;&quot;},{&quot;family&quot;:&quot;Staubach&quot;,&quot;given&quot;:&quot;Fabian&quot;,&quot;parse-names&quot;:false,&quot;dropping-particle&quot;:&quot;&quot;,&quot;non-dropping-particle&quot;:&quot;&quot;},{&quot;family&quot;:&quot;Obbard&quot;,&quot;given&quot;:&quot;Darren J&quot;,&quot;parse-names&quot;:false,&quot;dropping-particle&quot;:&quot;&quot;,&quot;non-dropping-particle&quot;:&quot;&quot;}],&quot;container-title&quot;:&quot;Virus Evolution&quot;,&quot;container-title-short&quot;:&quot;Virus Evol&quot;,&quot;DOI&quot;:&quot;10.1093/ve/veab031&quot;,&quot;ISSN&quot;:&quot;2057-1577&quot;,&quot;URL&quot;:&quot;https://academic.oup.com/ve/article/doi/10.1093/ve/veab031/6207981&quot;,&quot;issued&quot;:{&quot;date-parts&quot;:[[2021,1,20]]},&quot;page&quot;:&quot;veab031&quot;,&quot;abstract&quot;:&quot;&lt;p&gt;Drosophila melanogaster is an important model for antiviral immunity in arthropods, but very few DNA viruses have been described from the family Drosophilidae. This deficiency limits our opportunity to use natural host-pathogen combinations in experimental studies, and may bias our understanding of the Drosophila virome. Here, we report fourteen DNA viruses detected in a metagenomic analysis of 6668 pool-sequenced Drosophila, sampled from forty-seven European locations between 2014 and 2016. These include three new nudiviruses, a new and divergent entomopoxvirus, a virus related to Leptopilina boulardi filamentous virus, and a virus related to Musca domestica salivary gland hypertrophy virus. We also find an endogenous genomic copy of galbut virus, a double-stranded RNA partitivirus, segregating at very low frequency. Remarkably, we find that Drosophila Vesanto virus, a small DNA virus previously described as a bidnavirus, may be composed of up to twelve segments and thus represent a new lineage of segmented DNA viruses. Two of the DNA viruses, Drosophila Kallithea nudivirus and Drosophila Vesanto virus are relatively common, found in 2 per cent or more of wild flies. The others are rare, with many likely to be represented by a single infected fly. We find that virus prevalence in Europe reflects the prevalence seen in publicly available datasets, with Drosophila Kallithea nudivirus and Drosophila Vesanto virus the only ones commonly detectable in public data from wild-caught flies and large population cages, and the other viruses being rare or absent. These analyses suggest that DNA viruses are at lower prevalence than RNA viruses in D.melanogaster, and may be less likely to persist in laboratory cultures. Our findings go some way to redressing an earlier bias toward RNA virus studies in Drosophila, and lay the foundation needed to harness the power of Drosophila as a model system for the study of DNA viruses.&lt;/p&gt;&quot;,&quot;publisher&quot;:&quot;Oxford University Press&quot;,&quot;issue&quot;:&quot;1&quot;,&quot;volume&quot;:&quot;7&quot;},&quot;isTemporary&quot;:false}]},{&quot;citationID&quot;:&quot;MENDELEY_CITATION_c216aec2-1d45-4606-8c0c-522a8c4d9ae7&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YzIxNmFlYzItMWQ0NS00NjA2LThjMGMtNTIyYThjNGQ5YWU3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d797360c-09db-492a-b950-c6be93da1819&quot;,&quot;properties&quot;:{&quot;noteIndex&quot;:0},&quot;isEdited&quot;:false,&quot;manualOverride&quot;:{&quot;isManuallyOverridden&quot;:false,&quot;citeprocText&quot;:&quot;&lt;sup&gt;12,13&lt;/sup&gt;&quot;,&quot;manualOverrideText&quot;:&quot;&quot;},&quot;citationTag&quot;:&quot;MENDELEY_CITATION_v3_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&quot;,&quot;citationItems&quot;:[{&quot;id&quot;:&quot;d2213696-40f6-3fc6-ad36-a24c008f4884&quot;,&quot;itemData&quot;:{&quot;type&quot;:&quot;article-journal&quot;,&quot;id&quot;:&quot;d2213696-40f6-3fc6-ad36-a24c008f4884&quot;,&quot;title&quot;:&quot;A Novel Partitivirus That Confers Hypovirulence on Plant Pathogenic Fungi&quot;,&quot;author&quot;:[{&quot;family&quot;:&quot;Xiao&quot;,&quot;given&quot;:&quot;Xueqiong&quot;,&quot;parse-names&quot;:false,&quot;dropping-particle&quot;:&quot;&quot;,&quot;non-dropping-particle&quot;:&quot;&quot;},{&quot;family&quot;:&quot;Cheng&quot;,&quot;given&quot;:&quot;Jiasen&quot;,&quot;parse-names&quot;:false,&quot;dropping-particle&quot;:&quot;&quot;,&quot;non-dropping-particle&quot;:&quot;&quot;},{&quot;family&quot;:&quot;Tang&quot;,&quot;given&quot;:&quot;Jinghua&quot;,&quot;parse-names&quot;:false,&quot;dropping-particle&quot;:&quot;&quot;,&quot;non-dropping-particle&quot;:&quot;&quot;},{&quot;family&quot;:&quot;Fu&quot;,&quot;given&quot;:&quot;Yanping&quot;,&quot;parse-names&quot;:false,&quot;dropping-particle&quot;:&quot;&quot;,&quot;non-dropping-particle&quot;:&quot;&quot;},{&quot;family&quot;:&quot;Jiang&quot;,&quot;given&quot;:&quot;Daohong&quot;,&quot;parse-names&quot;:false,&quot;dropping-particle&quot;:&quot;&quot;,&quot;non-dropping-particle&quot;:&quot;&quot;},{&quot;family&quot;:&quot;Baker&quot;,&quot;given&quot;:&quot;Timothy S.&quot;,&quot;parse-names&quot;:false,&quot;dropping-particle&quot;:&quot;&quot;,&quot;non-dropping-particle&quot;:&quot;&quot;},{&quot;family&quot;:&quot;Ghabrial&quot;,&quot;given&quot;:&quot;Said A.&quot;,&quot;parse-names&quot;:false,&quot;dropping-particle&quot;:&quot;&quot;,&quot;non-dropping-particle&quot;:&quot;&quot;},{&quot;family&quot;:&quot;Xie&quot;,&quot;given&quot;:&quot;Jiatao&quot;,&quot;parse-names&quot;:false,&quot;dropping-particle&quot;:&quot;&quot;,&quot;non-dropping-particle&quot;:&quot;&quot;}],&quot;container-title&quot;:&quot;Journal of Virology&quot;,&quot;container-title-short&quot;:&quot;J Virol&quot;,&quot;DOI&quot;:&quot;10.1128/JVI.01036-14&quot;,&quot;ISSN&quot;:&quot;0022-538X&quot;,&quot;issued&quot;:{&quot;date-parts&quot;:[[2014,9]]},&quot;page&quot;:&quot;10120-10133&quot;,&quot;abstract&quot;:&quot;&lt;p&gt; Members of the family &lt;named-content content-type=\&quot;genus-species\&quot;&gt;Partitiviridae&lt;/named-content&gt; have bisegmented double-stranded RNA (dsRNA) genomes and are not generally known to cause obvious symptoms in their natural hosts. An unusual partitivirus, &lt;named-content content-type=\&quot;genus-species\&quot;&gt;Sclerotinia sclerotiorum&lt;/named-content&gt; partitivirus 1 (SsPV1/WF-1), conferred hypovirulence on its natural plant-pathogenic fungal host, &lt;named-content content-type=\&quot;genus-species\&quot;&gt;Sclerotinia sclerotiorum&lt;/named-content&gt; strain WF-1. Cellular organelles, including mitochondria, were severely damaged. Hypovirulence and associated traits of strain WF-1 and SsPV1/WF-1 were readily cotransmitted horizontally via hyphal contact to different vegetative compatibility groups of &lt;named-content content-type=\&quot;genus-species\&quot;&gt;S. sclerotiorum&lt;/named-content&gt; and interspecifically to &lt;named-content content-type=\&quot;genus-species\&quot;&gt;Sclerotinia nivalis&lt;/named-content&gt; and &lt;named-content content-type=\&quot;genus-species\&quot;&gt;Sclerotinia minor&lt;/named-content&gt; . &lt;named-content content-type=\&quot;genus-species\&quot;&gt;S. sclerotiorum&lt;/named-content&gt; strain 1980 transfected with purified SsPV1/WF-1 virions also exhibited hypovirulence and associated traits similar to those of strain WF-1. Moreover, introduction of purified SsPV1/WF-1 virions into strain KY-1 of &lt;named-content content-type=\&quot;genus-species\&quot;&gt;Botrytis cinerea&lt;/named-content&gt; also resulted in reductions in virulence and mycelial growth and, unexpectedly, enhanced conidial production. However, virus infection suppressed hyphal growth of most germinating conidia of &lt;named-content content-type=\&quot;genus-species\&quot;&gt;B. cinerea&lt;/named-content&gt; and was eventually lethal to infected hyphae, since very few new colonies could develop following germ tube formation. Taken together, our results support the conclusion that SsPV1/WF-1 causes hypovirulence in &lt;named-content content-type=\&quot;genus-species\&quot;&gt;Sclerotinia&lt;/named-content&gt; spp. and &lt;named-content content-type=\&quot;genus-species\&quot;&gt;B. cinerea&lt;/named-content&gt; . Cryo-EM (cryo-electron microscopy) reconstruction of the SsPV1 particle shows that it has a distinct structure with similarity to the closely related partitiviruses &lt;named-content content-type=\&quot;genus-species\&quot;&gt;Fusarium poae&lt;/named-content&gt; virus 1 and &lt;named-content content-type=\&quot;genus-species\&quot;&gt;Penicillium stoloniferum&lt;/named-content&gt; virus F. These findings provide new insights into partitivirus biological activities and clues about molecular interactions between partitiviruses and their hosts. &lt;/p&gt;&quot;,&quot;issue&quot;:&quot;17&quot;,&quot;volume&quot;:&quot;88&quot;},&quot;isTemporary&quot;:false},{&quot;id&quot;:&quot;29408807-273f-319e-abd6-de29692f8dbc&quot;,&quot;itemData&quot;:{&quot;type&quot;:&quot;article-journal&quot;,&quot;id&quot;:&quot;29408807-273f-319e-abd6-de29692f8dbc&quot;,&quot;title&quot;:&quot;Using a Novel Partitivirus in Pseudogymnoascus destructans to Understand the Epidemiology of White-Nose Syndrome&quot;,&quot;author&quot;:[{&quot;family&quot;:&quot;Thapa&quot;,&quot;given&quot;:&quot;Vaskar&quot;,&quot;parse-names&quot;:false,&quot;dropping-particle&quot;:&quot;&quot;,&quot;non-dropping-particle&quot;:&quot;&quot;},{&quot;family&quot;:&quot;Turner&quot;,&quot;given&quot;:&quot;Gregory G.&quot;,&quot;parse-names&quot;:false,&quot;dropping-particle&quot;:&quot;&quot;,&quot;non-dropping-particle&quot;:&quot;&quot;},{&quot;family&quot;:&quot;Hafenstein&quot;,&quot;given&quot;:&quot;Susan&quot;,&quot;parse-names&quot;:false,&quot;dropping-particle&quot;:&quot;&quot;,&quot;non-dropping-particle&quot;:&quot;&quot;},{&quot;family&quot;:&quot;Overton&quot;,&quot;given&quot;:&quot;Barrie E.&quot;,&quot;parse-names&quot;:false,&quot;dropping-particle&quot;:&quot;&quot;,&quot;non-dropping-particle&quot;:&quot;&quot;},{&quot;family&quot;:&quot;Vanderwolf&quot;,&quot;given&quot;:&quot;Karen J.&quot;,&quot;parse-names&quot;:false,&quot;dropping-particle&quot;:&quot;&quot;,&quot;non-dropping-particle&quot;:&quot;&quot;},{&quot;family&quot;:&quot;Roossinck&quot;,&quot;given&quot;:&quot;Marilyn J.&quot;,&quot;parse-names&quot;:false,&quot;dropping-particle&quot;:&quot;&quot;,&quot;non-dropping-particle&quot;:&quot;&quot;}],&quot;container-title&quot;:&quot;PLOS Pathogens&quot;,&quot;container-title-short&quot;:&quot;PLoS Pathog&quot;,&quot;DOI&quot;:&quot;10.1371/journal.ppat.1006076&quot;,&quot;ISSN&quot;:&quot;1553-7374&quot;,&quot;issued&quot;:{&quot;date-parts&quot;:[[2016,12,27]]},&quot;page&quot;:&quot;e1006076&quot;,&quot;issue&quot;:&quot;12&quot;,&quot;volume&quot;:&quot;12&quot;},&quot;isTemporary&quot;:false}]},{&quot;citationID&quot;:&quot;MENDELEY_CITATION_457dd190-6114-4746-8d71-2f4ab9ca37de&quot;,&quot;properties&quot;:{&quot;noteIndex&quot;:0},&quot;isEdited&quot;:false,&quot;manualOverride&quot;:{&quot;isManuallyOverridden&quot;:false,&quot;citeprocText&quot;:&quot;&lt;sup&gt;2,11&lt;/sup&gt;&quot;,&quot;manualOverrideText&quot;:&quot;&quot;},&quot;citationTag&quot;:&quot;MENDELEY_CITATION_v3_eyJjaXRhdGlvbklEIjoiTUVOREVMRVlfQ0lUQVRJT05fNDU3ZGQxOTAtNjExNC00NzQ2LThkNzEtMmY0YWI5Y2EzN2RlIiwicHJvcGVydGllcyI6eyJub3RlSW5kZXgiOjB9LCJpc0VkaXRlZCI6ZmFsc2UsIm1hbnVhbE92ZXJyaWRlIjp7ImlzTWFudWFsbHlPdmVycmlkZGVuIjpmYWxzZSwiY2l0ZXByb2NUZXh0IjoiPHN1cD4yLDEx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0s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d17421f4-ee80-4a76-a4d6-a747aecd014c&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ET0kiOiIxMC4xMTAxLzIwMjUuMDEuMjguNjM1MzE5IiwiaXNzdWVkIjp7ImRhdGUtcGFydHMiOltbMjAyNSwxLDI4XV19LCJhYnN0cmFjdCI6IjxwP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PC9wPiIsImNvbnRhaW5lci10aXRsZS1zaG9ydCI6IiJ9LCJpc1RlbXBvcmFyeSI6ZmFsc2V9XX0=&quot;,&quot;citationItems&quot;:[{&quot;id&quot;:&quot;7d57fbf7-5c43-3174-a356-1f8f293d2e0b&quot;,&quot;itemData&quot;:{&quot;type&quot;:&quot;article&quot;,&quot;id&quot;:&quot;7d57fbf7-5c43-3174-a356-1f8f293d2e0b&quot;,&quot;title&quot;:&quot;Experimental assessment of 3D-printed traps and chemical attractants for the collection of wild Drosophila melanogaster&quot;,&quot;author&quot;:[{&quot;family&quot;:&quot;Keene-Snickers&quot;,&quot;given&quot;:&quot;Alexandra H&quot;,&quot;parse-names&quot;:false,&quot;dropping-particle&quot;:&quot;&quot;,&quot;non-dropping-particle&quot;:&quot;&quot;},{&quot;family&quot;:&quot;Dunham&quot;,&quot;given&quot;:&quot;Tillie J&quot;,&quot;parse-names&quot;:false,&quot;dropping-particle&quot;:&quot;&quot;,&quot;non-dropping-particle&quot;:&quot;&quot;},{&quot;family&quot;:&quot;Stenglein&quot;,&quot;given&quot;:&quot;Mark D&quot;,&quot;parse-names&quot;:false,&quot;dropping-particle&quot;:&quot;&quot;,&quot;non-dropping-particle&quot;:&quot;&quot;}],&quot;DOI&quot;:&quot;10.1101/2025.01.28.635319&quot;,&quot;issued&quot;:{&quot;date-parts&quot;:[[2025,1,28]]},&quot;abstract&quot;:&quot;&lt;p&gt;Drosophila melanogaster, the common fruit fly, has been instrumental to our understanding of evolution, genetics and disease. There are benefits to studying these flies in the wild, including assessment of their naturally occurring microbiota. To facilitate efforts to catch wild D. melanogaster, we designed two fly traps and evaluated several candidate attractants. The first trap utilized a stable food substrate that can be used to catch live flies to establish new lab colonies. The second trap was designed to be reusable and easy to ship to enable the collection of flies over time from diverse locations. We evaluated several chemical attractants derived from banana and from marula fruit, which is the proposed ancestral food host of D. melanogaster. We found that wild flies were preferentially attracted to banana-based odorants over marula-derived ones. Overall, these traps and attractants represent an inexpensive and simple option for the collection of wild D. melanogaster and related species for sampling or colony establishment.&lt;/p&gt;&quot;,&quot;container-title-short&quot;:&quot;&quot;},&quot;isTemporary&quot;:false}]},{&quot;citationID&quot;:&quot;MENDELEY_CITATION_4e9b2332-a73b-4fc2-aba0-95050e8271e1&quot;,&quot;properties&quot;:{&quot;noteIndex&quot;:0},&quot;isEdited&quot;:false,&quot;manualOverride&quot;:{&quot;isManuallyOverridden&quot;:false,&quot;citeprocText&quot;:&quot;&lt;sup&gt;15–17&lt;/sup&gt;&quot;,&quot;manualOverrideText&quot;:&quot;&quot;},&quot;citationTag&quot;:&quot;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&quot;,&quot;citationItems&quot;:[{&quot;id&quot;:&quot;7666ed5a-8a81-34e8-8f19-53ef3ae54c98&quot;,&quot;itemData&quot;:{&quot;type&quot;:&quot;article-journal&quot;,&quot;id&quot;:&quot;7666ed5a-8a81-34e8-8f19-53ef3ae54c98&quot;,&quot;title&quot;:&quot;Occurrence of Wheat Curl Mite and Mite-Vectored Viruses of Wheat in Colorado and Insights into the Wheat Virome.&quot;,&quot;author&quot;:[{&quot;family&quot;:&quot;Albrecht&quot;,&quot;given&quot;:&quot;Tessa&quot;,&quot;parse-names&quot;:false,&quot;dropping-particle&quot;:&quot;&quot;,&quot;non-dropping-particle&quot;:&quot;&quot;},{&quot;family&quot;:&quot;White&quot;,&quot;given&quot;:&quot;Samantha&quot;,&quot;parse-names&quot;:false,&quot;dropping-particle&quot;:&quot;&quot;,&quot;non-dropping-particle&quot;:&quot;&quot;},{&quot;family&quot;:&quot;Layton&quot;,&quot;given&quot;:&quot;Marylee&quot;,&quot;parse-names&quot;:false,&quot;dropping-particle&quot;:&quot;&quot;,&quot;non-dropping-particle&quot;:&quot;&quot;},{&quot;family&quot;:&quot;Stenglein&quot;,&quot;given&quot;:&quot;Mark&quot;,&quot;parse-names&quot;:false,&quot;dropping-particle&quot;:&quot;&quot;,&quot;non-dropping-particle&quot;:&quot;&quot;},{&quot;family&quot;:&quot;Haley&quot;,&quot;given&quot;:&quot;Scott&quot;,&quot;parse-names&quot;:false,&quot;dropping-particle&quot;:&quot;&quot;,&quot;non-dropping-particle&quot;:&quot;&quot;},{&quot;family&quot;:&quot;Nachappa&quot;,&quot;given&quot;:&quot;Punya&quot;,&quot;parse-names&quot;:false,&quot;dropping-particle&quot;:&quot;&quot;,&quot;non-dropping-particle&quot;:&quot;&quot;}],&quot;container-title&quot;:&quot;Plant disease&quot;,&quot;container-title-short&quot;:&quot;Plant Dis&quot;,&quot;DOI&quot;:&quot;10.1094/PDIS-02-21-0352-RE&quot;,&quot;ISSN&quot;:&quot;0191-2917&quot;,&quot;PMID&quot;:&quot;35196102&quot;,&quot;issued&quot;:{&quot;date-parts&quot;:[[2022,10]]},&quot;page&quot;:&quot;2678-2688&quot;,&quot;abstract&quot;:&quot;The wheat curl mite (WCM) is a vector of three important wheat viruses in the U.S. Great Plains: wheat streak mosaic virus (WSMV), triticum mosaic virus (TriMV), and High Plains wheat mosaic virus (HPWMoV). This study was conducted to determine the current profile of WCM and WCM-transmitted viruses of wheat and their occurrence in Colorado, including novel wheat viruses via virome analysis. There was a high rate of virus incidence in symptomatic wheat samples collected in 2019 (95%) and 2020 (77%). Single infection of WSMV was most common in both years, followed by coinfection with WSMV + TriMV and WSMV + HPWMoV. Both type 1 and type 2 mite genotypes were found in Colorado. There was high genetic diversity of WSMV and HPWMoV isolates, whereas TriMV isolates showed minimal sequence variation. Analysis of WSMV isolates revealed novel virus variants, including one isolate from a variety trial, where severe disease symptoms were observed on wheat varieties carrying Wsm2, a known virus resistance locus. Virome analysis identified two to four sequence variants of all eight RNA segments of HPWMoV, which suggests co-occurrence of multiple genotypes within host populations and presence of a variant of HPWMoV. A possible novel virus in the family Tombusviridae and several mycoviruses were identified. Overall, the data presented here highlight the need to define the effect of novel WCM-transmitted virus variants on disease severity and the role of novel viruses.&quot;,&quot;issue&quot;:&quot;10&quot;,&quot;volume&quot;:&quot;106&quot;},&quot;isTemporary&quot;:false},{&quot;id&quot;:&quot;7d95cc17-7409-3bfe-8f6d-d9564e39beed&quot;,&quot;itemData&quot;:{&quot;type&quot;:&quot;article-journal&quot;,&quot;id&quot;:&quot;7d95cc17-7409-3bfe-8f6d-d9564e39beed&quot;,&quot;title&quot;:&quot;Genomic characterization of 99 viruses from the bunyavirus families Nairoviridae, Peribunyaviridae, and Phenuiviridae, including 35 previously unsequenced viruses&quot;,&quot;author&quot;:[{&quot;family&quot;:&quot;Kapuscinski&quot;,&quot;given&quot;:&quot;Marylee L.&quot;,&quot;parse-names&quot;:false,&quot;dropping-particle&quot;:&quot;&quot;,&quot;non-dropping-particle&quot;:&quot;&quot;},{&quot;family&quot;:&quot;Bergren&quot;,&quot;given&quot;:&quot;Nicholas A.&quot;,&quot;parse-names&quot;:false,&quot;dropping-particle&quot;:&quot;&quot;,&quot;non-dropping-particle&quot;:&quot;&quot;},{&quot;family&quot;:&quot;Russell&quot;,&quot;given&quot;:&quot;Brandy J.&quot;,&quot;parse-names&quot;:false,&quot;dropping-particle&quot;:&quot;&quot;,&quot;non-dropping-particle&quot;:&quot;&quot;},{&quot;family&quot;:&quot;Lee&quot;,&quot;given&quot;:&quot;Justin S.&quot;,&quot;parse-names&quot;:false,&quot;dropping-particle&quot;:&quot;&quot;,&quot;non-dropping-particle&quot;:&quot;&quot;},{&quot;family&quot;:&quot;Borland&quot;,&quot;given&quot;:&quot;Erin M.&quot;,&quot;parse-names&quot;:false,&quot;dropping-particle&quot;:&quot;&quot;,&quot;non-dropping-particle&quot;:&quot;&quot;},{&quot;family&quot;:&quot;Hartman&quot;,&quot;given&quot;:&quot;Daniel A.&quot;,&quot;parse-names&quot;:false,&quot;dropping-particle&quot;:&quot;&quot;,&quot;non-dropping-particle&quot;:&quot;&quot;},{&quot;family&quot;:&quot;King&quot;,&quot;given&quot;:&quot;David C.&quot;,&quot;parse-names&quot;:false,&quot;dropping-particle&quot;:&quot;&quot;,&quot;non-dropping-particle&quot;:&quot;&quot;},{&quot;family&quot;:&quot;Hughes&quot;,&quot;given&quot;:&quot;Holly R.&quot;,&quot;parse-names&quot;:false,&quot;dropping-particle&quot;:&quot;&quot;,&quot;non-dropping-particle&quot;:&quot;&quot;},{&quot;family&quot;:&quot;Burkhalter&quot;,&quot;given&quot;:&quot;Kristen L.&quot;,&quot;parse-names&quot;:false,&quot;dropping-particle&quot;:&quot;&quot;,&quot;non-dropping-particle&quot;:&quot;&quot;},{&quot;family&quot;:&quot;Kading&quot;,&quot;given&quot;:&quot;Rebekah C.&quot;,&quot;parse-names&quot;:false,&quot;dropping-particle&quot;:&quot;&quot;,&quot;non-dropping-particle&quot;:&quot;&quot;},{&quot;family&quot;:&quot;Stenglein&quot;,&quot;given&quot;:&quot;Mark D.&quot;,&quot;parse-names&quot;:false,&quot;dropping-particle&quot;:&quot;&quot;,&quot;non-dropping-particle&quot;:&quot;&quot;}],&quot;container-title&quot;:&quot;PLOS Pathogens&quot;,&quot;container-title-short&quot;:&quot;PLoS Pathog&quot;,&quot;DOI&quot;:&quot;10.1371/journal.ppat.1009315&quot;,&quot;ISSN&quot;:&quot;1553-7374&quot;,&quot;issued&quot;:{&quot;date-parts&quot;:[[2021,3,1]]},&quot;page&quot;:&quot;e1009315&quot;,&quot;abstract&quot;:&quot;&lt;p&gt; Bunyaviruses ( &lt;italic&gt;Negarnaviricota&lt;/italic&gt; : &lt;italic&gt;Bunyavirales&lt;/italic&gt; ) are a large and diverse group of viruses that include important human, veterinary, and plant pathogens. The rapid characterization of known and new emerging pathogens depends on the availability of comprehensive reference sequence databases that can be used to match unknowns, infer evolutionary relationships and pathogenic potential, and make response decisions in an evidence-based manner. In this study, we determined the coding-complete genome sequences of 99 bunyaviruses in the Centers for Disease Control and Prevention’s Arbovirus Reference Collection, focusing on orthonairoviruses (family &lt;italic&gt;Nairoviridae&lt;/italic&gt; ), orthobunyaviruses ( &lt;italic&gt;Peribunyaviridae&lt;/italic&gt; ), and phleboviruses ( &lt;italic&gt;Phenuiviridae&lt;/italic&gt; ) that either completely or partially lacked genome sequences. These viruses had been collected over 66 years from 27 countries from vertebrates and arthropods representing 37 genera. Many of the viruses had been characterized serologically and through experimental infection of animals but were isolated in the pre-sequencing era. We took advantage of our unusually large sample size to systematically evaluate genomic characteristics of these viruses, including reassortment, and co-infection. We corroborated our findings using several independent molecular and virologic approaches, including Sanger sequencing of 197 genome segments, and plaque isolation of viruses from putative co-infected virus stocks. This study contributes to the described genetic diversity of bunyaviruses and will enhance the capacity to characterize emerging human pathogenic bunyaviruses. &lt;/p&gt;&quot;,&quot;issue&quot;:&quot;3&quot;,&quot;volume&quot;:&quot;17&quot;},&quot;isTemporary&quot;:false},{&quot;id&quot;:&quot;53b0f863-f3f2-3a5b-ad53-c1b68dbea139&quot;,&quot;itemData&quot;:{&quot;type&quot;:&quot;article-journal&quot;,&quot;id&quot;:&quot;53b0f863-f3f2-3a5b-ad53-c1b68dbea139&quot;,&quot;title&quot;:&quot;Widespread recombination, reassortment, and transmission of unbalanced compound viral genotypes in natural arenavirus infections.&quot;,&quot;author&quot;:[{&quot;family&quot;:&quot;Stenglein&quot;,&quot;given&quot;:&quot;Mark D&quot;,&quot;parse-names&quot;:false,&quot;dropping-particle&quot;:&quot;&quot;,&quot;non-dropping-particle&quot;:&quot;&quot;},{&quot;family&quot;:&quot;Jacobson&quot;,&quot;given&quot;:&quot;Elliott R&quot;,&quot;parse-names&quot;:false,&quot;dropping-particle&quot;:&quot;&quot;,&quot;non-dropping-particle&quot;:&quot;&quot;},{&quot;family&quot;:&quot;Chang&quot;,&quot;given&quot;:&quot;Li-Wen&quot;,&quot;parse-names&quot;:false,&quot;dropping-particle&quot;:&quot;&quot;,&quot;non-dropping-particle&quot;:&quot;&quot;},{&quot;family&quot;:&quot;Sanders&quot;,&quot;given&quot;:&quot;Chris&quot;,&quot;parse-names&quot;:false,&quot;dropping-particle&quot;:&quot;&quot;,&quot;non-dropping-particle&quot;:&quot;&quot;},{&quot;family&quot;:&quot;Hawkins&quot;,&quot;given&quot;:&quot;Michelle G&quot;,&quot;parse-names&quot;:false,&quot;dropping-particle&quot;:&quot;&quot;,&quot;non-dropping-particle&quot;:&quot;&quot;},{&quot;family&quot;:&quot;Guzman&quot;,&quot;given&quot;:&quot;David S-M&quot;,&quot;parse-names&quot;:false,&quot;dropping-particle&quot;:&quot;&quot;,&quot;non-dropping-particle&quot;:&quot;&quot;},{&quot;family&quot;:&quot;Drazenovich&quot;,&quot;given&quot;:&quot;Tracy&quot;,&quot;parse-names&quot;:false,&quot;dropping-particle&quot;:&quot;&quot;,&quot;non-dropping-particle&quot;:&quot;&quot;},{&quot;family&quot;:&quot;Dunker&quot;,&quot;given&quot;:&quot;Freeland&quot;,&quot;parse-names&quot;:false,&quot;dropping-particle&quot;:&quot;&quot;,&quot;non-dropping-particle&quot;:&quot;&quot;},{&quot;family&quot;:&quot;Kamaka&quot;,&quot;given&quot;:&quot;Elizabeth K&quot;,&quot;parse-names&quot;:false,&quot;dropping-particle&quot;:&quot;&quot;,&quot;non-dropping-particle&quot;:&quot;&quot;},{&quot;family&quot;:&quot;Fisher&quot;,&quot;given&quot;:&quot;Debbie&quot;,&quot;parse-names&quot;:false,&quot;dropping-particle&quot;:&quot;&quot;,&quot;non-dropping-particle&quot;:&quot;&quot;},{&quot;family&quot;:&quot;Reavill&quot;,&quot;given&quot;:&quot;Drury R&quot;,&quot;parse-names&quot;:false,&quot;dropping-particle&quot;:&quot;&quot;,&quot;non-dropping-particle&quot;:&quot;&quot;},{&quot;family&quot;:&quot;Meola&quot;,&quot;given&quot;:&quot;Linda F&quot;,&quot;parse-names&quot;:false,&quot;dropping-particle&quot;:&quot;&quot;,&quot;non-dropping-particle&quot;:&quot;&quot;},{&quot;family&quot;:&quot;Levens&quot;,&quot;given&quot;:&quot;Gregory&quot;,&quot;parse-names&quot;:false,&quot;dropping-particle&quot;:&quot;&quot;,&quot;non-dropping-particle&quot;:&quot;&quot;},{&quot;family&quot;:&quot;DeRisi&quot;,&quot;given&quot;:&quot;Joseph L&quot;,&quot;parse-names&quot;:false,&quot;dropping-particle&quot;:&quot;&quot;,&quot;non-dropping-particle&quot;:&quot;&quot;}],&quot;container-title&quot;:&quot;PLoS pathogens&quot;,&quot;container-title-short&quot;:&quot;PLoS Pathog&quot;,&quot;DOI&quot;:&quot;10.1371/journal.ppat.1004900&quot;,&quot;ISSN&quot;:&quot;1553-7374&quot;,&quot;PMID&quot;:&quot;25993603&quot;,&quot;issued&quot;:{&quot;date-parts&quot;:[[2015,5]]},&quot;page&quot;:&quot;e1004900&quot;,&quot;abstract&quot;:&quot;Arenaviruses are one of the largest families of human hemorrhagic fever viruses and are known to infect both mammals and snakes. Arenaviruses package a large (L) and small (S) genome segment in their virions. For segmented RNA viruses like these, novel genotypes can be generated through mutation, recombination, and reassortment. Although it is believed that an ancient recombination event led to the emergence of a new lineage of mammalian arenaviruses, neither recombination nor reassortment has been definitively documented in natural arenavirus infections. Here, we used metagenomic sequencing to survey the viral diversity present in captive arenavirus-infected snakes. From 48 infected animals, we determined the complete or near complete sequence of 210 genome segments that grouped into 23 L and 11 S genotypes. The majority of snakes were multiply infected, with up to 4 distinct S and 11 distinct L segment genotypes in individual animals. This S/L imbalance was typical: in all cases intrahost L segment genotypes outnumbered S genotypes, and a particular S segment genotype dominated in individual animals and at a population level. We corroborated sequencing results by qRT-PCR and virus isolation, and isolates replicated as ensembles in culture. Numerous instances of recombination and reassortment were detected, including recombinant segments with unusual organizations featuring 2 intergenic regions and superfluous content, which were capable of stable replication and transmission despite their atypical structures. Overall, this represents intrahost diversity of an extent and form that goes well beyond what has been observed for arenaviruses or for viruses in general. This diversity can be plausibly attributed to the captive intermingling of sub-clinically infected wild-caught snakes. Thus, beyond providing a unique opportunity to study arenavirus evolution and adaptation, these findings allow the investigation of unintended anthropogenic impacts on viral ecology, diversity, and disease potential.&quot;,&quot;issue&quot;:&quot;5&quot;,&quot;volume&quot;:&quot;11&quot;},&quot;isTemporary&quot;:false}]},{&quot;citationID&quot;:&quot;MENDELEY_CITATION_b9533d98-3236-4354-bd92-a20b12d79fbd&quot;,&quot;properties&quot;:{&quot;noteIndex&quot;:0},&quot;isEdited&quot;:false,&quot;manualOverride&quot;:{&quot;isManuallyOverridden&quot;:false,&quot;citeprocText&quot;:&quot;&lt;sup&gt;1,2,8,18&lt;/sup&gt;&quot;,&quot;manualOverrideText&quot;:&quot;&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container-title-short&quot;:&quot;J Gen Virol&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isTemporary&quot;:false},{&quot;id&quot;:&quot;a52a56d8-7e0b-3a3d-ba15-9406d62b18ea&quot;,&quot;itemData&quot;:{&quot;type&quot;:&quot;article-journal&quot;,&quot;id&quot;:&quot;a52a56d8-7e0b-3a3d-ba15-9406d62b18ea&quot;,&quot;title&quot;:&quot;No detectable effect of Wolbachia wMel on the prevalence and abundance of the RNA virome of Drosophila melanogaster&quot;,&quot;author&quot;:[{&quot;family&quot;:&quot;Shi&quot;,&quot;given&quot;:&quot;Mang&quot;,&quot;parse-names&quot;:false,&quot;dropping-particle&quot;:&quot;&quot;,&quot;non-dropping-particle&quot;:&quot;&quot;},{&quot;family&quot;:&quot;White&quot;,&quot;given&quot;:&quot;Vanessa L.&quot;,&quot;parse-names&quot;:false,&quot;dropping-particle&quot;:&quot;&quot;,&quot;non-dropping-particle&quot;:&quot;&quot;},{&quot;family&quot;:&quot;Schlub&quot;,&quot;given&quot;:&quot;Timothy&quot;,&quot;parse-names&quot;:false,&quot;dropping-particle&quot;:&quot;&quot;,&quot;non-dropping-particle&quot;:&quot;&quot;},{&quot;family&quot;:&quot;Eden&quot;,&quot;given&quot;:&quot;John Sebastian&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Proceedings of the Royal Society B: Biological Sciences&quot;,&quot;DOI&quot;:&quot;10.1098/rspb.2018.1165&quot;,&quot;ISSN&quot;:&quot;14712954&quot;,&quot;PMID&quot;:&quot;30051873&quot;,&quot;issued&quot;:{&quot;date-parts&quot;:[[2018,7,25]]},&quot;abstract&quot;:&quot;Wolbachia is an endosymbiotic bacterium that can block viral infections in arthropods, generating interest in its potential to control the spread of mosquito-borne disease. Drosophila melanogaster is model organism for Wolbachia infection, and the wMel strain of Wolbachia can improve host survival following viral infection. However, it is unclear whether wMel induces anti-viral blocking against the broader native virome of D. melanogaster, or whether the major effect of Wolbachia is a reduction in viral abundance rather than viral clearance. We examined the effect of Wolbachia on viral abundance by comparing the total transcriptome of wMel-positive and wMel-negative D. melanogaster populations sampled from six locations in Australia. In addition, we examined the impact of wMel on individual flies by obtaining transcriptome data from 20 wMel-positive and 20 wMel-negative D. melanogaster from the location (Melbourne) with highest density of wMel. These data revealed high viral abundance in both Wolbachia-positive and -negative populations and individuals. Notably, none of the viral species identified, representing RNA viruses from at least nine families/floating genera, showed evidence of protection by wMel. Although the viral loads of picorna-like viruses are reduced by wMel under experimental conditions, we observed no such effect here. These data show that D. melanogaster can harbour abundant RNA viruses regardless of its Wolbachia status and imply that the interaction between Wolbachia and viruses in nature is more complex than simple blocking.&quot;,&quot;publisher&quot;:&quot;Royal Society Publishing&quot;,&quot;issue&quot;:&quot;1883&quot;,&quot;volume&quot;:&quot;285&quot;},&quot;isTemporary&quot;:false}],&quot;citationTag&quot;:&quot;MENDELEY_CITATION_v3_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&quot;},{&quot;citationID&quot;:&quot;MENDELEY_CITATION_dd009917-45e7-4ee6-a9b2-b29a07a6ccea&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ZGQwMDk5MTctNDVlNy00ZWU2LWE5YjItYjI5YTA3YTZjY2VhIiwicHJvcGVydGllcyI6eyJub3RlSW5kZXgiOjB9LCJpc0VkaXRlZCI6ZmFsc2UsIm1hbnVhbE92ZXJyaWRlIjp7ImlzTWFudWFsbHlPdmVycmlkZGVuIjpmYWxzZSwiY2l0ZXByb2NUZXh0IjoiPHN1cD44PC9zdXA+IiwibWFudWFsT3ZlcnJpZGVUZXh0IjoiIn0sImNpdGF0aW9uSXRlbXMiOlt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IsImNvbnRhaW5lci10aXRsZS1zaG9ydCI6IkogR2VuIFZpcm9sIn0sImlzVGVtcG9yYXJ5IjpmYWxzZX1dfQ==&quot;,&quot;citationItems&quot;:[{&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container-title-short&quot;:&quot;J Gen Virol&quot;},&quot;isTemporary&quot;:false}]},{&quot;citationID&quot;:&quot;MENDELEY_CITATION_797f8aae-a450-42c6-bad1-b840a0ded5ef&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zk3ZjhhYWUtYTQ1MC00MmM2LWJhZDEtYjg0MGEwZGVkNWVm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db1313c7-03b1-4433-9b45-78cd9d97179a&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GIxMzEzYzctMDNiMS00NDMzLTliNDUtNzhjZDlkOTcxNzlh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6f9af58c-d108-4ae0-8058-596d2c38a06a&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mY5YWY1OGMtZDEwOC00YWUwLTgwNTgtNTk2ZDJjMzhhMDZh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25025c6a-ac3e-41d5-b63a-e133df4a13e0&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&quot;,&quot;citationItems&quot;:[{&quot;id&quot;:&quot;fca76952-a1eb-3d77-be60-d4cc302055ee&quot;,&quot;itemData&quot;:{&quot;type&quot;:&quot;article-journal&quot;,&quot;id&quot;:&quot;fca76952-a1eb-3d77-be60-d4cc302055ee&quot;,&quot;title&quot;:&quot;The discovery, distribution, and diversity of DNA viruses associated with &lt;i&gt;Drosophila melanogaster&lt;/i&gt; in Europe&quot;,&quot;author&quot;:[{&quot;family&quot;:&quot;Wallace&quot;,&quot;given&quot;:&quot;Megan A&quot;,&quot;parse-names&quot;:false,&quot;dropping-particle&quot;:&quot;&quot;,&quot;non-dropping-particle&quot;:&quot;&quot;},{&quot;family&quot;:&quot;Coffman&quot;,&quot;given&quot;:&quot;Kelsey A&quot;,&quot;parse-names&quot;:false,&quot;dropping-particle&quot;:&quot;&quot;,&quot;non-dropping-particle&quot;:&quot;&quot;},{&quot;family&quot;:&quot;Gilbert&quot;,&quot;given&quot;:&quot;Clément&quot;,&quot;parse-names&quot;:false,&quot;dropping-particle&quot;:&quot;&quot;,&quot;non-dropping-particle&quot;:&quot;&quot;},{&quot;family&quot;:&quot;Ravindran&quot;,&quot;given&quot;:&quot;Sanjana&quot;,&quot;parse-names&quot;:false,&quot;dropping-particle&quot;:&quot;&quot;,&quot;non-dropping-particle&quot;:&quot;&quot;},{&quot;family&quot;:&quot;Albery&quot;,&quot;given&quot;:&quot;Gregory F&quot;,&quot;parse-names&quot;:false,&quot;dropping-particle&quot;:&quot;&quot;,&quot;non-dropping-particle&quot;:&quot;&quot;},{&quot;family&quot;:&quot;Abbott&quot;,&quot;given&quot;:&quot;Jessica&quot;,&quot;parse-names&quot;:false,&quot;dropping-particle&quot;:&quot;&quot;,&quot;non-dropping-particle&quot;:&quot;&quot;},{&quot;family&quot;:&quot;Argyridou&quot;,&quot;given&quot;:&quot;Eliza&quot;,&quot;parse-names&quot;:false,&quot;dropping-particle&quot;:&quot;&quot;,&quot;non-dropping-particle&quot;:&quot;&quot;},{&quot;family&quot;:&quot;Bellosta&quot;,&quot;given&quot;:&quot;Paola&quot;,&quot;parse-names&quot;:false,&quot;dropping-particle&quot;:&quot;&quot;,&quot;non-dropping-particle&quot;:&quot;&quot;},{&quot;family&quot;:&quot;Betancourt&quot;,&quot;given&quot;:&quot;Andrea J&quot;,&quot;parse-names&quot;:false,&quot;dropping-particle&quot;:&quot;&quot;,&quot;non-dropping-particle&quot;:&quot;&quot;},{&quot;family&quot;:&quot;Colinet&quot;,&quot;given&quot;:&quot;Hervé&quot;,&quot;parse-names&quot;:false,&quot;dropping-particle&quot;:&quot;&quot;,&quot;non-dropping-particle&quot;:&quot;&quot;},{&quot;family&quot;:&quot;Eric&quot;,&quot;given&quot;:&quot;Katarina&quot;,&quot;parse-names&quot;:false,&quot;dropping-particle&quot;:&quot;&quot;,&quot;non-dropping-particle&quot;:&quot;&quot;},{&quot;family&quot;:&quot;Glaser-Schmitt&quot;,&quot;given&quot;:&quot;Amanda&quot;,&quot;parse-names&quot;:false,&quot;dropping-particle&quot;:&quot;&quot;,&quot;non-dropping-particle&quot;:&quot;&quot;},{&quot;family&quot;:&quot;Grath&quot;,&quot;given&quot;:&quot;Sonja&quot;,&quot;parse-names&quot;:false,&quot;dropping-particle&quot;:&quot;&quot;,&quot;non-dropping-particle&quot;:&quot;&quot;},{&quot;family&quot;:&quot;Jelic&quot;,&quot;given&quot;:&quot;Mihailo&quot;,&quot;parse-names&quot;:false,&quot;dropping-particle&quot;:&quot;&quot;,&quot;non-dropping-particle&quot;:&quot;&quot;},{&quot;family&quot;:&quot;Kankare&quot;,&quot;given&quot;:&quot;Maaria&quot;,&quot;parse-names&quot;:false,&quot;dropping-particle&quot;:&quot;&quot;,&quot;non-dropping-particle&quot;:&quot;&quot;},{&quot;family&quot;:&quot;Kozeretska&quot;,&quot;given&quot;:&quot;Iryna&quot;,&quot;parse-names&quot;:false,&quot;dropping-particle&quot;:&quot;&quot;,&quot;non-dropping-particle&quot;:&quot;&quot;},{&quot;family&quot;:&quot;Loeschcke&quot;,&quot;given&quot;:&quot;Volker&quot;,&quot;parse-names&quot;:false,&quot;dropping-particle&quot;:&quot;&quot;,&quot;non-dropping-particle&quot;:&quot;&quot;},{&quot;family&quot;:&quot;Montchamp-Moreau&quot;,&quot;given&quot;:&quot;Catherine&quot;,&quot;parse-names&quot;:false,&quot;dropping-particle&quot;:&quot;&quot;,&quot;non-dropping-particle&quot;:&quot;&quot;},{&quot;family&quot;:&quot;Ometto&quot;,&quot;given&quot;:&quot;Lino&quot;,&quot;parse-names&quot;:false,&quot;dropping-particle&quot;:&quot;&quot;,&quot;non-dropping-particle&quot;:&quot;&quot;},{&quot;family&quot;:&quot;Onder&quot;,&quot;given&quot;:&quot;Banu Sebnem&quot;,&quot;parse-names&quot;:false,&quot;dropping-particle&quot;:&quot;&quot;,&quot;non-dropping-particle&quot;:&quot;&quot;},{&quot;family&quot;:&quot;Orengo&quot;,&quot;given&quot;:&quot;Dorcas J&quot;,&quot;parse-names&quot;:false,&quot;dropping-particle&quot;:&quot;&quot;,&quot;non-dropping-particle&quot;:&quot;&quot;},{&quot;family&quot;:&quot;Parsch&quot;,&quot;given&quot;:&quot;John&quot;,&quot;parse-names&quot;:false,&quot;dropping-particle&quot;:&quot;&quot;,&quot;non-dropping-particle&quot;:&quot;&quot;},{&quot;family&quot;:&quot;Pascual&quot;,&quot;given&quot;:&quot;Marta&quot;,&quot;parse-names&quot;:false,&quot;dropping-particle&quot;:&quot;&quot;,&quot;non-dropping-particle&quot;:&quot;&quot;},{&quot;family&quot;:&quot;Patenkovic&quot;,&quot;given&quot;:&quot;Aleksandra&quot;,&quot;parse-names&quot;:false,&quot;dropping-particle&quot;:&quot;&quot;,&quot;non-dropping-particle&quot;:&quot;&quot;},{&quot;family&quot;:&quot;Puerma&quot;,&quot;given&quot;:&quot;Eva&quot;,&quot;parse-names&quot;:false,&quot;dropping-particle&quot;:&quot;&quot;,&quot;non-dropping-particle&quot;:&quot;&quot;},{&quot;family&quot;:&quot;Ritchie&quot;,&quot;given&quot;:&quot;Michael G&quot;,&quot;parse-names&quot;:false,&quot;dropping-particle&quot;:&quot;&quot;,&quot;non-dropping-particle&quot;:&quot;&quot;},{&quot;family&quot;:&quot;Rota-Stabelli&quot;,&quot;given&quot;:&quot;Omar&quot;,&quot;parse-names&quot;:false,&quot;dropping-particle&quot;:&quot;&quot;,&quot;non-dropping-particle&quot;:&quot;&quot;},{&quot;family&quot;:&quot;Schou&quot;,&quot;given&quot;:&quot;Mads Fristrup&quot;,&quot;parse-names&quot;:false,&quot;dropping-particle&quot;:&quot;&quot;,&quot;non-dropping-particle&quot;:&quot;&quot;},{&quot;family&quot;:&quot;Serga&quot;,&quot;given&quot;:&quot;Svitlana&quot;,&quot;parse-names&quot;:false,&quot;dropping-particle&quot;:&quot;V&quot;,&quot;non-dropping-particle&quot;:&quot;&quot;},{&quot;family&quot;:&quot;Stamenkovic-Radak&quot;,&quot;given&quot;:&quot;Marina&quot;,&quot;parse-names&quot;:false,&quot;dropping-particle&quot;:&quot;&quot;,&quot;non-dropping-particle&quot;:&quot;&quot;},{&quot;family&quot;:&quot;Tanaskovic&quot;,&quot;given&quot;:&quot;Marija&quot;,&quot;parse-names&quot;:false,&quot;dropping-particle&quot;:&quot;&quot;,&quot;non-dropping-particle&quot;:&quot;&quot;},{&quot;family&quot;:&quot;Veselinovic&quot;,&quot;given&quot;:&quot;Marija Savic&quot;,&quot;parse-names&quot;:false,&quot;dropping-particle&quot;:&quot;&quot;,&quot;non-dropping-particle&quot;:&quot;&quot;},{&quot;family&quot;:&quot;Vieira&quot;,&quot;given&quot;:&quot;Jorge&quot;,&quot;parse-names&quot;:false,&quot;dropping-particle&quot;:&quot;&quot;,&quot;non-dropping-particle&quot;:&quot;&quot;},{&quot;family&quot;:&quot;Vieira&quot;,&quot;given&quot;:&quot;Cristina P&quot;,&quot;parse-names&quot;:false,&quot;dropping-particle&quot;:&quot;&quot;,&quot;non-dropping-particle&quot;:&quot;&quot;},{&quot;family&quot;:&quot;Kapun&quot;,&quot;given&quot;:&quot;Martin&quot;,&quot;parse-names&quot;:false,&quot;dropping-particle&quot;:&quot;&quot;,&quot;non-dropping-particle&quot;:&quot;&quot;},{&quot;family&quot;:&quot;Flatt&quot;,&quot;given&quot;:&quot;Thomas&quot;,&quot;parse-names&quot;:false,&quot;dropping-particle&quot;:&quot;&quot;,&quot;non-dropping-particle&quot;:&quot;&quot;},{&quot;family&quot;:&quot;González&quot;,&quot;given&quot;:&quot;Josefa&quot;,&quot;parse-names&quot;:false,&quot;dropping-particle&quot;:&quot;&quot;,&quot;non-dropping-particle&quot;:&quot;&quot;},{&quot;family&quot;:&quot;Staubach&quot;,&quot;given&quot;:&quot;Fabian&quot;,&quot;parse-names&quot;:false,&quot;dropping-particle&quot;:&quot;&quot;,&quot;non-dropping-particle&quot;:&quot;&quot;},{&quot;family&quot;:&quot;Obbard&quot;,&quot;given&quot;:&quot;Darren J&quot;,&quot;parse-names&quot;:false,&quot;dropping-particle&quot;:&quot;&quot;,&quot;non-dropping-particle&quot;:&quot;&quot;}],&quot;container-title&quot;:&quot;Virus Evolution&quot;,&quot;container-title-short&quot;:&quot;Virus Evol&quot;,&quot;DOI&quot;:&quot;10.1093/ve/veab031&quot;,&quot;ISSN&quot;:&quot;2057-1577&quot;,&quot;URL&quot;:&quot;https://academic.oup.com/ve/article/doi/10.1093/ve/veab031/6207981&quot;,&quot;issued&quot;:{&quot;date-parts&quot;:[[2021,1,20]]},&quot;page&quot;:&quot;veab031&quot;,&quot;abstract&quot;:&quot;&lt;p&gt;Drosophila melanogaster is an important model for antiviral immunity in arthropods, but very few DNA viruses have been described from the family Drosophilidae. This deficiency limits our opportunity to use natural host-pathogen combinations in experimental studies, and may bias our understanding of the Drosophila virome. Here, we report fourteen DNA viruses detected in a metagenomic analysis of 6668 pool-sequenced Drosophila, sampled from forty-seven European locations between 2014 and 2016. These include three new nudiviruses, a new and divergent entomopoxvirus, a virus related to Leptopilina boulardi filamentous virus, and a virus related to Musca domestica salivary gland hypertrophy virus. We also find an endogenous genomic copy of galbut virus, a double-stranded RNA partitivirus, segregating at very low frequency. Remarkably, we find that Drosophila Vesanto virus, a small DNA virus previously described as a bidnavirus, may be composed of up to twelve segments and thus represent a new lineage of segmented DNA viruses. Two of the DNA viruses, Drosophila Kallithea nudivirus and Drosophila Vesanto virus are relatively common, found in 2 per cent or more of wild flies. The others are rare, with many likely to be represented by a single infected fly. We find that virus prevalence in Europe reflects the prevalence seen in publicly available datasets, with Drosophila Kallithea nudivirus and Drosophila Vesanto virus the only ones commonly detectable in public data from wild-caught flies and large population cages, and the other viruses being rare or absent. These analyses suggest that DNA viruses are at lower prevalence than RNA viruses in D.melanogaster, and may be less likely to persist in laboratory cultures. Our findings go some way to redressing an earlier bias toward RNA virus studies in Drosophila, and lay the foundation needed to harness the power of Drosophila as a model system for the study of DNA viruses.&lt;/p&gt;&quot;,&quot;publisher&quot;:&quot;Oxford University Press&quot;,&quot;issue&quot;:&quot;1&quot;,&quot;volume&quot;:&quot;7&quot;},&quot;isTemporary&quot;:false}]},{&quot;citationID&quot;:&quot;MENDELEY_CITATION_96000586-06f5-4695-b83f-9deb3e5c4b73&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OTYwMDA1ODYtMDZmNS00Njk1LWI4M2YtOWRlYjNlNWM0Yjcz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09371fd8-4309-4e40-9795-457e99efad31&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DkzNzFmZDgtNDMwOS00ZTQwLTk3OTUtNDU3ZTk5ZWZhZDMx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5d665503-cd24-4b17-93b3-c4ff9455bbf1&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WQ2NjU1MDMtY2QyNC00YjE3LTkzYjMtYzRmZjk0NTViYmYx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8cab5971-e497-49fa-aaa2-0b8af1d3bfc4&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&quot;,&quot;citationItems&quot;:[{&quot;id&quot;:&quot;59922cc7-910b-3afe-bb1d-e016603691bd&quot;,&quot;itemData&quot;:{&quot;type&quot;:&quot;article-journal&quot;,&quot;id&quot;:&quot;59922cc7-910b-3afe-bb1d-e016603691bd&quot;,&quot;title&quot;:&quot;Description and prevalence of a putative novel mycovirus within the conifer pathogen Gremmeniella abietina&quot;,&quot;author&quot;:[{&quot;family&quot;:&quot;Botella&quot;,&quot;given&quot;:&quot;Leticia&quot;,&quot;parse-names&quot;:false,&quot;dropping-particle&quot;:&quot;&quot;,&quot;non-dropping-particle&quot;:&quot;&quot;},{&quot;family&quot;:&quot;Vainio&quot;,&quot;given&quot;:&quot;Eeva J.&quot;,&quot;parse-names&quot;:false,&quot;dropping-particle&quot;:&quot;&quot;,&quot;non-dropping-particle&quot;:&quot;&quot;},{&quot;family&quot;:&quot;Hantula&quot;,&quot;given&quot;:&quot;Jarkko&quot;,&quot;parse-names&quot;:false,&quot;dropping-particle&quot;:&quot;&quot;,&quot;non-dropping-particle&quot;:&quot;&quot;},{&quot;family&quot;:&quot;Diez&quot;,&quot;given&quot;:&quot;Julio J.&quot;,&quot;parse-names&quot;:false,&quot;dropping-particle&quot;:&quot;&quot;,&quot;non-dropping-particle&quot;:&quot;&quot;},{&quot;family&quot;:&quot;Jankovsky&quot;,&quot;given&quot;:&quot;Libor&quot;,&quot;parse-names&quot;:false,&quot;dropping-particle&quot;:&quot;&quot;,&quot;non-dropping-particle&quot;:&quot;&quot;}],&quot;container-title&quot;:&quot;Archives of Virology&quot;,&quot;container-title-short&quot;:&quot;Arch Virol&quot;,&quot;DOI&quot;:&quot;10.1007/s00705-015-2456-5&quot;,&quot;ISSN&quot;:&quot;0304-8608&quot;,&quot;issued&quot;:{&quot;date-parts&quot;:[[2015,8,6]]},&quot;page&quot;:&quot;1967-1975&quot;,&quot;issue&quot;:&quot;8&quot;,&quot;volume&quot;:&quot;160&quot;},&quot;isTemporary&quot;:false}]},{&quot;citationID&quot;:&quot;MENDELEY_CITATION_60b9aeea-b03a-4b66-aeab-5e3fdd1b62c6&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NjBiOWFlZWEtYjAzYS00YjY2LWFlYWItNWUzZmRkMWI2MmM2IiwicHJvcGVydGllcyI6eyJub3RlSW5kZXgiOjB9LCJpc0VkaXRlZCI6ZmFsc2UsIm1hbnVhbE92ZXJyaWRlIjp7ImlzTWFudWFsbHlPdmVycmlkZGVuIjpmYWxzZSwiY2l0ZXByb2NUZXh0IjoiPHN1cD4yM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quot;,&quot;citationItems&quot;:[{&quot;id&quot;:&quot;7e83d25e-1551-3230-b3c4-63182bdee628&quot;,&quot;itemData&quot;:{&quot;type&quot;:&quot;article-journal&quot;,&quot;id&quot;:&quot;7e83d25e-1551-3230-b3c4-63182bdee628&quot;,&quot;title&quot;:&quot;Not So Different After All: A Comparison of Methods for Detecting Amino Acid Sites Under Selection&quot;,&quot;author&quot;:[{&quot;family&quot;:&quot;Kosakovsky Pond&quot;,&quot;given&quot;:&quot;Sergei L.&quot;,&quot;parse-names&quot;:false,&quot;dropping-particle&quot;:&quot;&quot;,&quot;non-dropping-particle&quot;:&quot;&quot;},{&quot;family&quot;:&quot;Frost&quot;,&quot;given&quot;:&quot;Simon D. W.&quot;,&quot;parse-names&quot;:false,&quot;dropping-particle&quot;:&quot;&quot;,&quot;non-dropping-particle&quot;:&quot;&quot;}],&quot;container-title&quot;:&quot;Molecular Biology and Evolution&quot;,&quot;container-title-short&quot;:&quot;Mol Biol Evol&quot;,&quot;DOI&quot;:&quot;10.1093/molbev/msi105&quot;,&quot;ISSN&quot;:&quot;1537-1719&quot;,&quot;issued&quot;:{&quot;date-parts&quot;:[[2005,5,1]]},&quot;page&quot;:&quot;1208-1222&quot;,&quot;issue&quot;:&quot;5&quot;,&quot;volume&quot;:&quot;22&quot;},&quot;isTemporary&quot;:false}]},{&quot;citationID&quot;:&quot;MENDELEY_CITATION_ab752d21-2f39-43da-a5ee-010998cca7a9&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&quot;,&quot;citationItems&quot;:[{&quot;id&quot;:&quot;9ec4d10d-1e58-3235-a33a-6c7771635e85&quot;,&quot;itemData&quot;:{&quot;type&quot;:&quot;article&quot;,&quot;id&quot;:&quot;9ec4d10d-1e58-3235-a33a-6c7771635e85&quot;,&quot;title&quot;:&quot;It’s in the mix: Reassortment of segmented viral genomes&quot;,&quot;author&quot;:[{&quot;family&quot;:&quot;Lowen&quot;,&quot;given&quot;:&quot;Anice C.&quot;,&quot;parse-names&quot;:false,&quot;dropping-particle&quot;:&quot;&quot;,&quot;non-dropping-particle&quot;:&quot;&quot;}],&quot;container-title&quot;:&quot;PLoS Pathogens&quot;,&quot;container-title-short&quot;:&quot;PLoS Pathog&quot;,&quot;DOI&quot;:&quot;10.1371/journal.ppat.1007200&quot;,&quot;ISSN&quot;:&quot;15537374&quot;,&quot;PMID&quot;:&quot;30212586&quot;,&quot;issued&quot;:{&quot;date-parts&quot;:[[2018,9,1]]},&quot;publisher&quot;:&quot;Public Library of Science&quot;,&quot;issue&quot;:&quot;9&quot;,&quot;volume&quot;:&quot;14&quot;},&quot;isTemporary&quot;:false}]},{&quot;citationID&quot;:&quot;MENDELEY_CITATION_7dc3aff5-7518-4630-965a-58cb9bff6b33&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2RjM2FmZjUtNzUxOC00NjMwLTk2NWEtNThjYjliZmY2YjMzIiwicHJvcGVydGllcyI6eyJub3RlSW5kZXgiOjB9LCJpc0VkaXRlZCI6ZmFsc2UsIm1hbnVhbE92ZXJyaWRlIjp7ImlzTWFudWFsbHlPdmVycmlkZGVuIjpmYWxzZSwiY2l0ZXByb2NUZXh0IjoiPHN1cD4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citationID&quot;:&quot;MENDELEY_CITATION_25e6ddbc-f52f-4798-96be-742e92eaa7de&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jVlNmRkYmMtZjUyZi00Nzk4LTk2YmUtNzQyZTkyZWFhN2Rl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3e697cdb-c8bb-45f1-952c-d24430887259&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&quot;,&quot;citationItems&quot;:[{&quot;id&quot;:&quot;3d803541-5ae4-3519-9a8b-7c98a4e2281e&quot;,&quot;itemData&quot;:{&quot;type&quot;:&quot;article-journal&quot;,&quot;id&quot;:&quot;3d803541-5ae4-3519-9a8b-7c98a4e2281e&quot;,&quot;title&quot;:&quot;INBREEDING, CROSS-BREEDING AND STERILITY IN DROSOPHILA&quot;,&quot;author&quot;:[{&quot;family&quot;:&quot;CASTLE&quot;,&quot;given&quot;:&quot;W. E.&quot;,&quot;parse-names&quot;:false,&quot;dropping-particle&quot;:&quot;&quot;,&quot;non-dropping-particle&quot;:&quot;&quot;}],&quot;container-title&quot;:&quot;Science&quot;,&quot;container-title-short&quot;:&quot;Science (1979)&quot;,&quot;DOI&quot;:&quot;10.1126/science.23.578.153&quot;,&quot;ISSN&quot;:&quot;0036-8075&quot;,&quot;issued&quot;:{&quot;date-parts&quot;:[[1906,1,26]]},&quot;page&quot;:&quot;153-153&quot;,&quot;issue&quot;:&quot;578&quot;,&quot;volume&quot;:&quot;23&quot;},&quot;isTemporary&quot;:false}]},{&quot;citationID&quot;:&quot;MENDELEY_CITATION_5cc012e1-8dcd-4b3a-8143-b98fa9dd7c8e&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&quot;,&quot;citationItems&quot;:[{&quot;id&quot;:&quot;8226c7f1-d0ca-3d7f-8a19-1860037d2ad0&quot;,&quot;itemData&quot;:{&quot;type&quot;:&quot;article-journal&quot;,&quot;id&quot;:&quot;8226c7f1-d0ca-3d7f-8a19-1860037d2ad0&quot;,&quot;title&quot;:&quot;Demographic History of the Human Commensal &lt;i&gt;Drosophila melanogaster&lt;/i&gt;&quot;,&quot;author&quot;:[{&quot;family&quot;:&quot;Arguello&quot;,&quot;given&quot;:&quot;J Roman&quot;,&quot;parse-names&quot;:false,&quot;dropping-particle&quot;:&quot;&quot;,&quot;non-dropping-particle&quot;:&quot;&quot;},{&quot;family&quot;:&quot;Laurent&quot;,&quot;given&quot;:&quot;Stefan&quot;,&quot;parse-names&quot;:false,&quot;dropping-particle&quot;:&quot;&quot;,&quot;non-dropping-particle&quot;:&quot;&quot;},{&quot;family&quot;:&quot;Clark&quot;,&quot;given&quot;:&quot;Andrew G&quot;,&quot;parse-names&quot;:false,&quot;dropping-particle&quot;:&quot;&quot;,&quot;non-dropping-particle&quot;:&quot;&quot;}],&quot;container-title&quot;:&quot;Genome Biology and Evolution&quot;,&quot;container-title-short&quot;:&quot;Genome Biol Evol&quot;,&quot;DOI&quot;:&quot;10.1093/gbe/evz022&quot;,&quot;ISSN&quot;:&quot;1759-6653&quot;,&quot;issued&quot;:{&quot;date-parts&quot;:[[2019,3,1]]},&quot;page&quot;:&quot;844-854&quot;,&quot;issue&quot;:&quot;3&quot;,&quot;volume&quot;:&quot;11&quot;},&quot;isTemporary&quot;:false}]},{&quot;citationID&quot;:&quot;MENDELEY_CITATION_abfe6822-8f8a-4096-8dee-4f5c7010ae2b&quot;,&quot;properties&quot;:{&quot;noteIndex&quot;:0},&quot;isEdited&quot;:false,&quot;manualOverride&quot;:{&quot;isManuallyOverridden&quot;:false,&quot;citeprocText&quot;:&quot;&lt;sup&gt;24,25&lt;/sup&gt;&quot;,&quot;manualOverrideText&quot;:&quot;&quot;},&quot;citationTag&quot;:&quot;MENDELEY_CITATION_v3_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&quot;,&quot;citationItems&quot;:[{&quot;id&quot;:&quot;a9510a52-0751-3d73-bed1-18aa0d1750fc&quot;,&quot;itemData&quot;:{&quot;type&quot;:&quot;article-journal&quot;,&quot;id&quot;:&quot;a9510a52-0751-3d73-bed1-18aa0d1750fc&quot;,&quot;title&quot;:&quot;The possible impact of persistent virus infection on the function of the RNAi machinery in insects: A hypothesis&quot;,&quot;author&quot;:[{&quot;family&quot;:&quot;Swevers&quot;,&quot;given&quot;:&quot;Luc&quot;,&quot;parse-names&quot;:false,&quot;dropping-particle&quot;:&quot;&quot;,&quot;non-dropping-particle&quot;:&quot;&quot;},{&quot;family&quot;:&quot;Broeck&quot;,&quot;given&quot;:&quot;Jozef&quot;,&quot;parse-names&quot;:false,&quot;dropping-particle&quot;:&quot;Vanden&quot;,&quot;non-dropping-particle&quot;:&quot;&quot;},{&quot;family&quot;:&quot;Smagghe&quot;,&quot;given&quot;:&quot;Guy&quot;,&quot;parse-names&quot;:false,&quot;dropping-particle&quot;:&quot;&quot;,&quot;non-dropping-particle&quot;:&quot;&quot;}],&quot;container-title&quot;:&quot;Frontiers in Physiology&quot;,&quot;container-title-short&quot;:&quot;Front Physiol&quot;,&quot;DOI&quot;:&quot;10.3389/fphys.2013.00319&quot;,&quot;ISSN&quot;:&quot;1664042X&quot;,&quot;issued&quot;:{&quot;date-parts&quot;:[[2013]]},&quot;abstract&quot;:&quot;RNAi experiments in insects are characterized by great variability in efficiency; for instance beetles and locusts are very amenable to dsRNA-mediated gene silencing, while other insect groups, most notably lepidopterans, are more refractory to RNAi. Several factors can be forwarded that could affect the efficiency of RNAi, such as the composition and function of the intracellular RNAi machinery, the mechanism of dsRNA uptake, the presence of dsRNA- and siRNA-degrading enzymes and non-specific activation of the innate immune response. In this essay, we investigate the evidence whether persistent infection with RNA viruses could be a major factor that affects the response to exogenous dsRNA in insects. The occurrence of RNA viruses in different insect groups will be discussed, as well as several mechanisms by which viruses could interfere with the process of RNAi. Finally, the impact of RNA virus infection on the design of dsRNA-based insect control strategies will be considered. © 2013 Swevers, Vanden Broeck and Smagghe.&quot;,&quot;volume&quot;:&quot;4 NOV&quot;},&quot;isTemporary&quot;:false},{&quot;id&quot;:&quot;93834699-073b-3786-8744-ccb7aade81a0&quot;,&quot;itemData&quot;:{&quot;type&quot;:&quot;article-journal&quot;,&quot;id&quot;:&quot;93834699-073b-3786-8744-ccb7aade81a0&quot;,&quot;title&quot;:&quot;RNAi and antiviral defense in Drosophila: Setting up a systemic immune response&quot;,&quot;author&quot;:[{&quot;family&quot;:&quot;Karlikow&quot;,&quot;given&quot;:&quot;Margot&quot;,&quot;parse-names&quot;:false,&quot;dropping-particle&quot;:&quot;&quot;,&quot;non-dropping-particle&quot;:&quot;&quot;},{&quot;family&quot;:&quot;Goic&quot;,&quot;given&quot;:&quot;Bertsy&quot;,&quot;parse-names&quot;:false,&quot;dropping-particle&quot;:&quot;&quot;,&quot;non-dropping-particle&quot;:&quot;&quot;},{&quot;family&quot;:&quot;Saleh&quot;,&quot;given&quot;:&quot;Maria Carla&quot;,&quot;parse-names&quot;:false,&quot;dropping-particle&quot;:&quot;&quot;,&quot;non-dropping-particle&quot;:&quot;&quot;}],&quot;container-title&quot;:&quot;Developmental and Comparative Immunology&quot;,&quot;container-title-short&quot;:&quot;Dev Comp Immunol&quot;,&quot;DOI&quot;:&quot;10.1016/j.dci.2013.05.004&quot;,&quot;ISSN&quot;:&quot;0145305X&quot;,&quot;PMID&quot;:&quot;23684730&quot;,&quot;issued&quot;:{&quot;date-parts&quot;:[[2014,1]]},&quot;page&quot;:&quot;85-92&quot;,&quot;abstract&quot;:&quot;RNA interference (RNAi) controls gene expression in eukaryotic cells and thus, cellular homeostasis. In addition, in plants, nematodes and arthropods it is a central antiviral effector mechanism. Antiviral RNAi has been well described as a cell autonomous response, which is triggered by double-stranded RNA (dsRNA) molecules. This dsRNA is the precursor for the silencing of viral RNA in a sequence-specific manner. In plants, systemic antiviral immunity has been demonstrated, however much less is known in animals. Recently, some evidence for a systemic antiviral response in arthropods has come to light. Cell autonomous RNAi may not be sufficient to reach an efficient antiviral response, and the organism might rely on the spread and uptake of an RNAi signal of unknown origin. In this review, we offer a perspective on how RNAi-mediated antiviral immunity could confer systemic protection in insects and we propose directions for future research to understand the mechanism of RNAi-immune signal sorting, spreading and amplification. © 2013 The Authors.&quot;,&quot;issue&quot;:&quot;1&quot;,&quot;volume&quot;:&quot;42&quot;},&quot;isTemporary&quot;:false}]},{&quot;citationID&quot;:&quot;MENDELEY_CITATION_57eccefa-2390-4845-98e9-e173f529438d&quot;,&quot;properties&quot;:{&quot;noteIndex&quot;:0},&quot;isEdited&quot;:false,&quot;manualOverride&quot;:{&quot;isManuallyOverridden&quot;:false,&quot;citeprocText&quot;:&quot;&lt;sup&gt;26,27&lt;/sup&gt;&quot;,&quot;manualOverrideText&quot;:&quot;&quot;},&quot;citationTag&quot;:&quot;MENDELEY_CITATION_v3_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&quot;,&quot;citationItems&quot;:[{&quot;id&quot;:&quot;31b86ada-4459-3f7e-948a-a722b453256f&quot;,&quot;itemData&quot;:{&quot;type&quot;:&quot;article-journal&quot;,&quot;id&quot;:&quot;31b86ada-4459-3f7e-948a-a722b453256f&quot;,&quot;title&quot;:&quot;Defective Interfering RNAs of a Satellite Virus&quot;,&quot;author&quot;:[{&quot;family&quot;:&quot;Qiu&quot;,&quot;given&quot;:&quot;Wenping&quot;,&quot;parse-names&quot;:false,&quot;dropping-particle&quot;:&quot;&quot;,&quot;non-dropping-particle&quot;:&quot;&quot;},{&quot;family&quot;:&quot;Karen-Beth&quot;,&quot;given&quot;:&quot;Scholthof G.&quot;,&quot;parse-names&quot;:false,&quot;dropping-particle&quot;:&quot;&quot;,&quot;non-dropping-particle&quot;:&quot;&quot;}],&quot;container-title&quot;:&quot;Journal of Virology&quot;,&quot;container-title-short&quot;:&quot;J Virol&quot;,&quot;DOI&quot;:&quot;10.1128/JVI.75.11.5429-5432.2001&quot;,&quot;ISSN&quot;:&quot;0022-538X&quot;,&quot;issued&quot;:{&quot;date-parts&quot;:[[2001,6]]},&quot;page&quot;:&quot;5429-5432&quot;,&quot;abstract&quot;:&quot;&lt;p&gt; &lt;italic&gt;Panicum mosaic virus&lt;/italic&gt; (PMV) is a recently molecularly characterized RNA virus with the unique feature of supporting the replication of two subviral RNAs in a few species of the family &lt;italic&gt;Gramineae&lt;/italic&gt; . The subviral agents include a satellite RNA (satRNA) that is devoid of a coding region and the unrelated satellite panicum mosaic virus (SPMV) that encodes its own capsid protein. Here we report the association of this complex with a new entity in the RNA world, a defective-interfering RNA (DI) of a satellite virus. The specificity of interactions governing this four-component viral system is illustrated by the ability of the SPMV DIs to strongly interfere with the accumulation of the parental SPMV. The SPMV DIs do not interfere with PMV satRNA, but they do slightly enhance the rate of spread and titer of PMV. The SPMV-derived DIs provide an additional avenue by which to investigate fundamental biological questions, including the evolution and interactions of infectious RNAs. &lt;/p&gt;&quot;,&quot;issue&quot;:&quot;11&quot;,&quot;volume&quot;:&quot;75&quot;},&quot;isTemporary&quot;:false},{&quot;id&quot;:&quot;26e08ecc-9b25-3f2b-8471-a95cb5f0744e&quot;,&quot;itemData&quot;:{&quot;type&quot;:&quot;article-journal&quot;,&quot;id&quot;:&quot;26e08ecc-9b25-3f2b-8471-a95cb5f0744e&quot;,&quot;title&quot;:&quot;ADENO-ASSOCIATED SATELLITE VIRUS INTERFERENCE WITH THE REPLICATION OF ITS HELPER ADENOVIRUS&quot;,&quot;author&quot;:[{&quot;family&quot;:&quot;Parks&quot;,&quot;given&quot;:&quot;Wade P.&quot;,&quot;parse-names&quot;:false,&quot;dropping-particle&quot;:&quot;&quot;,&quot;non-dropping-particle&quot;:&quot;&quot;},{&quot;family&quot;:&quot;Casazza&quot;,&quot;given&quot;:&quot;Anna M.&quot;,&quot;parse-names&quot;:false,&quot;dropping-particle&quot;:&quot;&quot;,&quot;non-dropping-particle&quot;:&quot;&quot;},{&quot;family&quot;:&quot;Alcott&quot;,&quot;given&quot;:&quot;Judith&quot;,&quot;parse-names&quot;:false,&quot;dropping-particle&quot;:&quot;&quot;,&quot;non-dropping-particle&quot;:&quot;&quot;},{&quot;family&quot;:&quot;Melnick&quot;,&quot;given&quot;:&quot;Joseph L.&quot;,&quot;parse-names&quot;:false,&quot;dropping-particle&quot;:&quot;&quot;,&quot;non-dropping-particle&quot;:&quot;&quot;}],&quot;container-title&quot;:&quot;The Journal of Experimental Medicine&quot;,&quot;container-title-short&quot;:&quot;J Exp Med&quot;,&quot;DOI&quot;:&quot;10.1084/jem.127.1.91&quot;,&quot;ISSN&quot;:&quot;1540-9538&quot;,&quot;issued&quot;:{&quot;date-parts&quot;:[[1968,1,1]]},&quot;page&quot;:&quot;91-108&quot;,&quot;abstract&quot;:&quot;&lt;p&gt;Adeno-associated satellite virus type 4 interferes with the replication of its helper adenovirus. No interferon-like soluble substance could be detected in satellite-infected cultures and other DNA- and RNA-containing viruses were not inhibited by coinfection with satellite virus under conditions which reduced adenovirus yields by more than 90% in monkey cells. Altering the concentration of adenovirus in the presence of constant amounts of satellite resulted in a constant degree of interference over a wide range of adenovirus inocula and suggested that adenovirus concentration was not a significant factor in the observed interference. The interference with adenovirus replication was abolished by pretreating satellite preparations with specific antiserum, ultraviolet light or heating at 80°C for 30 min. This suggested that infectious satellite virus mediated the interference. Satellite virus concentration was found to be a determinant of interference and studies indicated that the amount of interference with adenovirus was directly proportional to the concentration of satellite virus.&lt;/p&gt;&quot;,&quot;issue&quot;:&quot;1&quot;,&quot;volume&quot;:&quot;127&quot;},&quot;isTemporary&quot;:false}]},{&quot;citationID&quot;:&quot;MENDELEY_CITATION_aff1e08a-8578-4c45-b662-3f7032bede30&quot;,&quot;properties&quot;:{&quot;noteIndex&quot;:0},&quot;isEdited&quot;:false,&quot;manualOverride&quot;:{&quot;isManuallyOverridden&quot;:false,&quot;citeprocText&quot;:&quot;&lt;sup&gt;21,28&lt;/sup&gt;&quot;,&quot;manualOverrideText&quot;:&quot;&quot;},&quot;citationTag&quot;:&quot;MENDELEY_CITATION_v3_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&quot;,&quot;citationItems&quot;:[{&quot;id&quot;:&quot;262b775b-fe54-3dcb-85c6-aa596af111c8&quot;,&quot;itemData&quot;:{&quot;type&quot;:&quot;article&quot;,&quot;id&quot;:&quot;262b775b-fe54-3dcb-85c6-aa596af111c8&quot;,&quot;title&quot;:&quot;Reassortment in segmented RNA viruses: Mechanisms and outcomes&quot;,&quot;author&quot;:[{&quot;family&quot;:&quot;McDonald&quot;,&quot;given&quot;:&quot;Sarah M.&quot;,&quot;parse-names&quot;:false,&quot;dropping-particle&quot;:&quot;&quot;,&quot;non-dropping-particle&quot;:&quot;&quot;},{&quot;family&quot;:&quot;Nelson&quot;,&quot;given&quot;:&quot;Martha I.&quot;,&quot;parse-names&quot;:false,&quot;dropping-particle&quot;:&quot;&quot;,&quot;non-dropping-particle&quot;:&quot;&quot;},{&quot;family&quot;:&quot;Turner&quot;,&quot;given&quot;:&quot;Paul E.&quot;,&quot;parse-names&quot;:false,&quot;dropping-particle&quot;:&quot;&quot;,&quot;non-dropping-particle&quot;:&quot;&quot;},{&quot;family&quot;:&quot;Patton&quot;,&quot;given&quot;:&quot;John T.&quot;,&quot;parse-names&quot;:false,&quot;dropping-particle&quot;:&quot;&quot;,&quot;non-dropping-particle&quot;:&quot;&quot;}],&quot;container-title&quot;:&quot;Nature Reviews Microbiology&quot;,&quot;container-title-short&quot;:&quot;Nat Rev Microbiol&quot;,&quot;DOI&quot;:&quot;10.1038/nrmicro.2016.46&quot;,&quot;ISSN&quot;:&quot;17401534&quot;,&quot;PMID&quot;:&quot;27211789&quot;,&quot;issued&quot;:{&quot;date-parts&quot;:[[2016,6,14]]},&quot;page&quot;:&quot;448-460&quot;,&quot;abstract&quot;:&quot;Segmented RNA viruses are widespread in nature and include important human, animal and plant pathogens, such as influenza viruses and rotaviruses. Although the origin of RNA virus genome segmentation remains elusive, a major consequence of this genome structure is the capacity for reassortment to occur during co-infection, whereby segments are exchanged among different viral strains. Therefore, reassortment can create viral progeny that contain genes that are derived from more than one parent, potentially conferring important fitness advantages or disadvantages to the progeny virus. However, for segmented RNA viruses that package their multiple genome segments into a single virion particle, reassortment also requires genetic compatibility between parental strains, which occurs in the form of conserved packaging signals, and the maintenance of RNA and protein interactions. In this Review, we discuss recent studies that examined the mechanisms and outcomes of reassortment for three well-studied viral families-Cystoviridae, Orthomyxoviridae and Reoviridae-and discuss how these findings provide new perspectives on the replication and evolution of segmented RNA viruses.&quot;,&quot;publisher&quot;:&quot;Nature Publishing Group&quot;,&quot;issue&quot;:&quot;7&quot;,&quot;volume&quot;:&quot;14&quot;},&quot;isTemporary&quot;:false},{&quot;id&quot;:&quot;9ec4d10d-1e58-3235-a33a-6c7771635e85&quot;,&quot;itemData&quot;:{&quot;type&quot;:&quot;article&quot;,&quot;id&quot;:&quot;9ec4d10d-1e58-3235-a33a-6c7771635e85&quot;,&quot;title&quot;:&quot;It’s in the mix: Reassortment of segmented viral genomes&quot;,&quot;author&quot;:[{&quot;family&quot;:&quot;Lowen&quot;,&quot;given&quot;:&quot;Anice C.&quot;,&quot;parse-names&quot;:false,&quot;dropping-particle&quot;:&quot;&quot;,&quot;non-dropping-particle&quot;:&quot;&quot;}],&quot;container-title&quot;:&quot;PLoS Pathogens&quot;,&quot;container-title-short&quot;:&quot;PLoS Pathog&quot;,&quot;DOI&quot;:&quot;10.1371/journal.ppat.1007200&quot;,&quot;ISSN&quot;:&quot;15537374&quot;,&quot;PMID&quot;:&quot;30212586&quot;,&quot;issued&quot;:{&quot;date-parts&quot;:[[2018,9,1]]},&quot;publisher&quot;:&quot;Public Library of Science&quot;,&quot;issue&quot;:&quot;9&quot;,&quot;volume&quot;:&quot;14&quot;},&quot;isTemporary&quot;:false}]},{&quot;citationID&quot;:&quot;MENDELEY_CITATION_cb0a39e3-3d6e-48e3-a104-9c387bda6292&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ET0kiOiIxMC4xMTAxLzIwMjUuMDEuMjguNjM1MzE5IiwiaXNzdWVkIjp7ImRhdGUtcGFydHMiOltbMjAyNSwxLDI4XV19LCJhYnN0cmFjdCI6IjxwP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PC9wPiIsImNvbnRhaW5lci10aXRsZS1zaG9ydCI6IiJ9LCJpc1RlbXBvcmFyeSI6ZmFsc2V9XX0=&quot;,&quot;citationItems&quot;:[{&quot;id&quot;:&quot;7d57fbf7-5c43-3174-a356-1f8f293d2e0b&quot;,&quot;itemData&quot;:{&quot;type&quot;:&quot;article&quot;,&quot;id&quot;:&quot;7d57fbf7-5c43-3174-a356-1f8f293d2e0b&quot;,&quot;title&quot;:&quot;Experimental assessment of 3D-printed traps and chemical attractants for the collection of wild Drosophila melanogaster&quot;,&quot;author&quot;:[{&quot;family&quot;:&quot;Keene-Snickers&quot;,&quot;given&quot;:&quot;Alexandra H&quot;,&quot;parse-names&quot;:false,&quot;dropping-particle&quot;:&quot;&quot;,&quot;non-dropping-particle&quot;:&quot;&quot;},{&quot;family&quot;:&quot;Dunham&quot;,&quot;given&quot;:&quot;Tillie J&quot;,&quot;parse-names&quot;:false,&quot;dropping-particle&quot;:&quot;&quot;,&quot;non-dropping-particle&quot;:&quot;&quot;},{&quot;family&quot;:&quot;Stenglein&quot;,&quot;given&quot;:&quot;Mark D&quot;,&quot;parse-names&quot;:false,&quot;dropping-particle&quot;:&quot;&quot;,&quot;non-dropping-particle&quot;:&quot;&quot;}],&quot;DOI&quot;:&quot;10.1101/2025.01.28.635319&quot;,&quot;issued&quot;:{&quot;date-parts&quot;:[[2025,1,28]]},&quot;abstract&quot;:&quot;&lt;p&gt;Drosophila melanogaster, the common fruit fly, has been instrumental to our understanding of evolution, genetics and disease. There are benefits to studying these flies in the wild, including assessment of their naturally occurring microbiota. To facilitate efforts to catch wild D. melanogaster, we designed two fly traps and evaluated several candidate attractants. The first trap utilized a stable food substrate that can be used to catch live flies to establish new lab colonies. The second trap was designed to be reusable and easy to ship to enable the collection of flies over time from diverse locations. We evaluated several chemical attractants derived from banana and from marula fruit, which is the proposed ancestral food host of D. melanogaster. We found that wild flies were preferentially attracted to banana-based odorants over marula-derived ones. Overall, these traps and attractants represent an inexpensive and simple option for the collection of wild D. melanogaster and related species for sampling or colony establishment.&lt;/p&gt;&quot;,&quot;container-title-short&quot;:&quot;&quot;},&quot;isTemporary&quot;:false}]},{&quot;citationID&quot;:&quot;MENDELEY_CITATION_e631a132-e8d0-45a4-ae60-9dfd4313bd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ZTYzMWExMzItZThkMC00NWE0LWFlNjAtOWRmZDQzMTNiZDMx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b24b6f01-b8b8-42d4-bd1d-ded579df91f8&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&quot;,&quot;citationItems&quot;:[{&quot;id&quot;:&quot;78f7a408-d70e-3b88-bab3-cdc926044a7f&quot;,&quot;itemData&quot;:{&quot;type&quot;:&quot;article-journal&quot;,&quot;id&quot;:&quot;78f7a408-d70e-3b88-bab3-cdc926044a7f&quot;,&quot;title&quot;:&quot;A Polymorphism in the Processing Body Component Ge-1 Controls Resistance to a Naturally Occurring Rhabdovirus in Drosophila.&quot;,&quot;author&quot;:[{&quot;family&quot;:&quot;Cao&quot;,&quot;given&quot;:&quot;Chuan&quot;,&quot;parse-names&quot;:false,&quot;dropping-particle&quot;:&quot;&quot;,&quot;non-dropping-particle&quot;:&quot;&quot;},{&quot;family&quot;:&quot;Magwire&quot;,&quot;given&quot;:&quot;Michael M&quot;,&quot;parse-names&quot;:false,&quot;dropping-particle&quot;:&quot;&quot;,&quot;non-dropping-particle&quot;:&quot;&quot;},{&quot;family&quot;:&quot;Bayer&quot;,&quot;given&quot;:&quot;Florian&quot;,&quot;parse-names&quot;:false,&quot;dropping-particle&quot;:&quot;&quot;,&quot;non-dropping-particle&quot;:&quot;&quot;},{&quot;family&quot;:&quot;Jiggins&quot;,&quot;given&quot;:&quot;Francis M&quot;,&quot;parse-names&quot;:false,&quot;dropping-particle&quot;:&quot;&quot;,&quot;non-dropping-particle&quot;:&quot;&quot;}],&quot;container-title&quot;:&quot;PLoS pathogens&quot;,&quot;container-title-short&quot;:&quot;PLoS Pathog&quot;,&quot;DOI&quot;:&quot;10.1371/journal.ppat.1005387&quot;,&quot;ISSN&quot;:&quot;1553-7374&quot;,&quot;PMID&quot;:&quot;26799957&quot;,&quot;URL&quot;:&quot;http://www.ncbi.nlm.nih.gov/pubmed/26799957&quot;,&quot;issued&quot;:{&quot;date-parts&quot;:[[2016,1]]},&quot;page&quot;:&quot;e1005387&quot;,&quot;abstract&quot;:&quot;Hosts encounter an ever-changing array of pathogens, so there is continual selection for novel ways to resist infection. A powerful way to understand how hosts evolve resistance is to identify the genes that cause variation in susceptibility to infection. Using high-resolution genetic mapping we have identified a naturally occurring polymorphism in a gene called Ge-1 that makes Drosophila melanogaster highly resistant to its natural pathogen Drosophila melanogaster sigma virus (DMelSV). By modifying the sequence of the gene in transgenic flies, we identified a 26 amino acid deletion in the serine-rich linker region of Ge-1 that is causing the resistance. Knocking down the expression of the susceptible allele leads to a decrease in viral titre in infected flies, indicating that Ge-1 is an existing restriction factor whose antiviral effects have been increased by the deletion. Ge-1 plays a central role in RNA degradation and the formation of processing bodies (P bodies). A key effector in antiviral immunity, the RNAi induced silencing complex (RISC), localises to P bodies, but we found that Ge-1-based resistance is not dependent on the small interfering RNA (siRNA) pathway. However, we found that Decapping protein 1 (DCP1) protects flies against sigma virus. This protein interacts with Ge-1 and commits mRNA for degradation by removing the 5' cap, suggesting that resistance may rely on this RNA degradation pathway. The serine-rich linker domain of Ge-1 has experienced strong selection during the evolution of Drosophila, suggesting that this gene may be under long-term selection by viruses. These findings demonstrate that studying naturally occurring polymorphisms that increase resistance to infections enables us to identify novel forms of antiviral defence, and support a pattern of major effect polymorphisms controlling resistance to viruses in Drosophila.&quot;,&quot;publisher&quot;:&quot;Public Library of Science&quot;,&quot;issue&quot;:&quot;1&quot;,&quot;volume&quot;:&quot;12&quot;},&quot;isTemporary&quot;:false}]},{&quot;citationID&quot;:&quot;MENDELEY_CITATION_599b0dce-0de0-465e-8c3a-35ba7e85a1c2&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Tk5YjBkY2UtMGRlMC00NjVlLThjM2EtMzViYTdlODVhMWMy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97968095-c30d-40d5-8c03-53c2a1e1f8bf&quot;,&quot;properties&quot;:{&quot;noteIndex&quot;:0},&quot;isEdited&quot;:false,&quot;manualOverride&quot;:{&quot;isManuallyOverridden&quot;:false,&quot;citeprocText&quot;:&quot;&lt;sup&gt;30&lt;/sup&gt;&quot;,&quot;manualOverrideText&quot;:&quot;&quot;},&quot;citationTag&quot;:&quot;MENDELEY_CITATION_v3_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&quot;,&quot;citationItems&quot;:[{&quot;id&quot;:&quot;dd0017c1-eb67-376b-934a-fbca47018b7a&quot;,&quot;itemData&quot;:{&quot;type&quot;:&quot;article-journal&quot;,&quot;id&quot;:&quot;dd0017c1-eb67-376b-934a-fbca47018b7a&quot;,&quot;title&quot;:&quot;Cutadapt Removes Adapter Sequences From High-Throughput Sequencing Reads&quot;,&quot;author&quot;:[{&quot;family&quot;:&quot;Martin&quot;,&quot;given&quot;:&quot;Marcel&quot;,&quot;parse-names&quot;:false,&quot;dropping-particle&quot;:&quot;&quot;,&quot;non-dropping-particle&quot;:&quot;&quot;}],&quot;container-title&quot;:&quot;EMBnet.journal&quot;,&quot;container-title-short&quot;:&quot;EMBnet J&quot;,&quot;URL&quot;:&quot;http://www-huber.embl.de/users/an-&quot;,&quot;issued&quot;:{&quot;date-parts&quot;:[[2011]]},&quot;page&quot;:&quot;10-12&quot;,&quot;issue&quot;:&quot;1&quot;,&quot;volume&quot;:&quot;17&quot;},&quot;isTemporary&quot;:false}]},{&quot;citationID&quot;:&quot;MENDELEY_CITATION_f0793638-2056-43e4-9859-550c2699ee1f&quot;,&quot;properties&quot;:{&quot;noteIndex&quot;:0},&quot;isEdited&quot;:false,&quot;manualOverride&quot;:{&quot;isManuallyOverridden&quot;:false,&quot;citeprocText&quot;:&quot;&lt;sup&gt;31&lt;/sup&gt;&quot;,&quot;manualOverrideText&quot;:&quot;&quot;},&quot;citationTag&quot;:&quot;MENDELEY_CITATION_v3_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&quot;,&quot;citationItems&quot;:[{&quot;id&quot;:&quot;65e15226-7d99-3dfb-9a8b-8f7ead634a09&quot;,&quot;itemData&quot;:{&quot;type&quot;:&quot;webpage&quot;,&quot;id&quot;:&quot;65e15226-7d99-3dfb-9a8b-8f7ead634a09&quot;,&quot;title&quot;:&quot;FastQC: a quality control tool for high throughput sequence data&quot;,&quot;author&quot;:[{&quot;family&quot;:&quot;Andrews&quot;,&quot;given&quot;:&quot;Simon&quot;,&quot;parse-names&quot;:false,&quot;dropping-particle&quot;:&quot;&quot;,&quot;non-dropping-particle&quot;:&quot;&quot;},{&quot;family&quot;:&quot;Krueger&quot;,&quot;given&quot;:&quot;Felix&quot;,&quot;parse-names&quot;:false,&quot;dropping-particle&quot;:&quot;&quot;,&quot;non-dropping-particle&quot;:&quot;&quot;},{&quot;family&quot;:&quot;Segonds-Pichon&quot;,&quot;given&quot;:&quot;Anne&quot;,&quot;parse-names&quot;:false,&quot;dropping-particle&quot;:&quot;&quot;,&quot;non-dropping-particle&quot;:&quot;&quot;},{&quot;family&quot;:&quot;Biggins&quot;,&quot;given&quot;:&quot;Laura&quot;,&quot;parse-names&quot;:false,&quot;dropping-particle&quot;:&quot;&quot;,&quot;non-dropping-particle&quot;:&quot;&quot;},{&quot;family&quot;:&quot;Krueger&quot;,&quot;given&quot;:&quot;Christel&quot;,&quot;parse-names&quot;:false,&quot;dropping-particle&quot;:&quot;&quot;,&quot;non-dropping-particle&quot;:&quot;&quot;},{&quot;family&quot;:&quot;Wingett&quot;,&quot;given&quot;:&quot;Steven&quot;,&quot;parse-names&quot;:false,&quot;dropping-particle&quot;:&quot;&quot;,&quot;non-dropping-particle&quot;:&quot;&quot;}],&quot;URL&quot;:&quot;https://qubeshub.org/resources/fastqc&quot;,&quot;issued&quot;:{&quot;date-parts&quot;:[[2012,1]]},&quot;container-title-short&quot;:&quot;&quot;},&quot;isTemporary&quot;:false}]},{&quot;citationID&quot;:&quot;MENDELEY_CITATION_a16c6dcd-6962-4523-b44d-da246be9b6df&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&quot;,&quot;citationItems&quot;:[{&quot;id&quot;:&quot;063eb81f-b36a-3e0e-9acc-5671bbbdfeca&quot;,&quot;itemData&quot;:{&quot;type&quot;:&quot;article-journal&quot;,&quot;id&quot;:&quot;063eb81f-b36a-3e0e-9acc-5671bbbdfeca&quot;,&quot;title&quot;:&quot;Fast gapped-read alignment with Bowtie 2&quot;,&quot;author&quot;:[{&quot;family&quot;:&quot;Langmead&quot;,&quot;given&quot;:&quot;Ben&quot;,&quot;parse-names&quot;:false,&quot;dropping-particle&quot;:&quot;&quot;,&quot;non-dropping-particle&quot;:&quot;&quot;},{&quot;family&quot;:&quot;Salzberg&quot;,&quot;given&quot;:&quot;Steven L.&quot;,&quot;parse-names&quot;:false,&quot;dropping-particle&quot;:&quot;&quot;,&quot;non-dropping-particle&quot;:&quot;&quot;}],&quot;container-title&quot;:&quot;Nature Methods&quot;,&quot;container-title-short&quot;:&quot;Nat Methods&quot;,&quot;DOI&quot;:&quot;10.1038/nmeth.1923&quot;,&quot;ISSN&quot;:&quot;15487091&quot;,&quot;PMID&quot;:&quot;22388286&quot;,&quot;issued&quot;:{&quot;date-parts&quot;:[[2012,4]]},&quot;page&quot;:&quot;357-359&quot;,&quot;abstract&quot;:&quot;As the rate of sequencing increases, greater throughput is demanded from read aligners. The full-text minute index is often used to make alignment very fast and memory-efficient, but the approach is ill-suited to finding longer, gapped alignments. Bowtie 2 combines the strengths of the full-text minute index with the flexibility and speed of hardware-accelerated dynamic programming algorithms to achieve a combination of high speed, sensitivity and accuracy. © 2012 Nature America, Inc. All rights reserved.&quot;,&quot;issue&quot;:&quot;4&quot;,&quot;volume&quot;:&quot;9&quot;},&quot;isTemporary&quot;:false}]},{&quot;citationID&quot;:&quot;MENDELEY_CITATION_9a898562-6e42-4cb0-82a3-c7afbf561c46&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OWE4OTg1NjItNmU0Mi00Y2IwLTgyYTMtYzdhZmJmNTYxYzQ2IiwicHJvcGVydGllcyI6eyJub3RlSW5kZXgiOjB9LCJpc0VkaXRlZCI6ZmFsc2UsIm1hbnVhbE92ZXJyaWRlIjp7ImlzTWFudWFsbHlPdmVycmlkZGVuIjpmYWxzZSwiY2l0ZXByb2NUZXh0IjoiPHN1cD4zMzwvc3VwPiIsIm1hbnVhbE92ZXJyaWRlVGV4dCI6IiJ9LCJjaXRhdGlvbkl0ZW1zIjpbeyJpZCI6IjYyNTFkZTlmLTQ1MWQtMzY3ZS04MmQ1LWRiMDFjYzZjM2UxNiIsIml0ZW1EYXRhIjp7InR5cGUiOiJhcnRpY2xlLWpvdXJuYWwiLCJpZCI6IjYyNTFkZTlmLTQ1MWQtMzY3ZS04MmQ1LWRiMDFjYzZjM2UxNi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8L3A+IiwiaXNzdWUiOiIxIiwidm9sdW1lIjoiNzAifSwiaXNUZW1wb3JhcnkiOmZhbHNlfV19&quot;,&quot;citationItems&quot;:[{&quot;id&quot;:&quot;6251de9f-451d-367e-82d5-db01cc6c3e16&quot;,&quot;itemData&quot;:{&quot;type&quot;:&quot;article-journal&quot;,&quot;id&quot;:&quot;6251de9f-451d-367e-82d5-db01cc6c3e16&quot;,&quot;title&quot;:&quot;Using SPAdes De Novo Assembler&quot;,&quot;author&quot;:[{&quot;family&quot;:&quot;Prjibelski&quot;,&quot;given&quot;:&quot;Andrey&quot;,&quot;parse-names&quot;:false,&quot;dropping-particle&quot;:&quot;&quot;,&quot;non-dropping-particle&quot;:&quot;&quot;},{&quot;family&quot;:&quot;Antipov&quot;,&quot;given&quot;:&quot;Dmitry&quot;,&quot;parse-names&quot;:false,&quot;dropping-particle&quot;:&quot;&quot;,&quot;non-dropping-particle&quot;:&quot;&quot;},{&quot;family&quot;:&quot;Meleshko&quot;,&quot;given&quot;:&quot;Dmitry&quot;,&quot;parse-names&quot;:false,&quot;dropping-particle&quot;:&quot;&quot;,&quot;non-dropping-particle&quot;:&quot;&quot;},{&quot;family&quot;:&quot;Lapidus&quot;,&quot;given&quot;:&quot;Alla&quot;,&quot;parse-names&quot;:false,&quot;dropping-particle&quot;:&quot;&quot;,&quot;non-dropping-particle&quot;:&quot;&quot;},{&quot;family&quot;:&quot;Korobeynikov&quot;,&quot;given&quot;:&quot;Anton&quot;,&quot;parse-names&quot;:false,&quot;dropping-particle&quot;:&quot;&quot;,&quot;non-dropping-particle&quot;:&quot;&quot;}],&quot;container-title&quot;:&quot;Current Protocols in Bioinformatics&quot;,&quot;container-title-short&quot;:&quot;Curr Protoc Bioinformatics&quot;,&quot;DOI&quot;:&quot;10.1002/cpbi.102&quot;,&quot;ISSN&quot;:&quot;1934-3396&quot;,&quot;URL&quot;:&quot;https://currentprotocols.onlinelibrary.wiley.com/doi/10.1002/cpbi.102&quot;,&quot;issued&quot;:{&quot;date-parts&quot;:[[2020,6,19]]},&quot;page&quot;:&quot;e102&quot;,&quot;abstract&quot;:&quot;&lt;p&gt;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lt;/p&gt;&quot;,&quot;issue&quot;:&quot;1&quot;,&quot;volume&quot;:&quot;70&quot;},&quot;isTemporary&quot;:false}]},{&quot;citationID&quot;:&quot;MENDELEY_CITATION_3b47420f-e043-4d83-b11d-7462f297ca75&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&quot;,&quot;citationItems&quot;:[{&quot;id&quot;:&quot;4a1018f7-b1dc-3a49-a334-d329ed0331fc&quot;,&quot;itemData&quot;:{&quot;type&quot;:&quot;article-journal&quot;,&quot;id&quot;:&quot;4a1018f7-b1dc-3a49-a334-d329ed0331fc&quot;,&quot;title&quot;:&quot;Fast and accurate long-read alignment with Burrows-Wheeler transform&quot;,&quot;author&quot;:[{&quot;family&quot;:&quot;Li&quot;,&quot;given&quot;:&quot;Heng&quot;,&quot;parse-names&quot;:false,&quot;dropping-particle&quot;:&quot;&quot;,&quot;non-dropping-particle&quot;:&quot;&quot;},{&quot;family&quot;:&quot;Durbin&quot;,&quot;given&quot;:&quot;Richard&quot;,&quot;parse-names&quot;:false,&quot;dropping-particle&quot;:&quot;&quot;,&quot;non-dropping-particle&quot;:&quot;&quot;}],&quot;container-title&quot;:&quot;Bioinformatics&quot;,&quot;DOI&quot;:&quot;10.1093/bioinformatics/btp698&quot;,&quot;ISSN&quot;:&quot;13674803&quot;,&quot;PMID&quot;:&quot;20080505&quot;,&quot;issued&quot;:{&quot;date-parts&quot;:[[2010,1,15]]},&quot;page&quot;:&quot;589-595&quot;,&quot;abstract&quot;:&quot;Motivation: Many programs for aligning short sequencing reads to a reference genome have been developed in the last 2 years. Most of them are very efficient for short reads but inefficient or not applicable for reads &gt;200 bp because the algorithms are heavily and specifically tuned for short queries with low sequencing error rate. However, some sequencing platforms already produce longer reads and others are expected to become available soon. For longer reads, hashingbased software such as BLAT and SSAHA2 remain the only choices. Nonetheless, these methods are substantially slower than short-read aligners in terms of aligned bases per unit time. Results: We designed and implemented a new algorithm, Burrows-Wheeler Aligner's Smith-Waterman Alignment (BWA-SW), to align long sequences up to 1Mb against a large sequence database (e.g. the human genome) with a few gigabytes of memory. The algorithm is as accurate as SSAHA2, more accurate than BLAT, and is several to tens of times faster than both. Availability: http://bio-bwa.sourceforge.net. Contact: rd@sanger.ac.uk © The Author(s) 2010. Published by Oxford University Press.&quot;,&quot;issue&quot;:&quot;5&quot;,&quot;volume&quot;:&quot;26&quot;,&quot;container-title-short&quot;:&quot;&quot;},&quot;isTemporary&quot;:false}]},{&quot;citationID&quot;:&quot;MENDELEY_CITATION_e5fc07a8-3159-4160-a832-619d123848ec&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TVmYzA3YTgtMzE1OS00MTYwLWE4MzItNjE5ZDEyMzg0OGVj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3e6f45e4-9112-4744-bc8b-3fd00cd2071c&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&quot;,&quot;citationItems&quot;:[{&quot;id&quot;:&quot;4fce7ec2-200b-33de-aeed-8ff23a73d62c&quot;,&quot;itemData&quot;:{&quot;type&quot;:&quot;article-journal&quot;,&quot;id&quot;:&quot;4fce7ec2-200b-33de-aeed-8ff23a73d62c&quot;,&quot;title&quot;:&quot;MAFFT multiple sequence alignment software version 7: Improvements in performance and usability&quot;,&quot;author&quot;:[{&quot;family&quot;:&quot;Katoh&quot;,&quot;given&quot;:&quot;Kazutaka&quot;,&quot;parse-names&quot;:false,&quot;dropping-particle&quot;:&quot;&quot;,&quot;non-dropping-particle&quot;:&quot;&quot;},{&quot;family&quot;:&quot;Standley&quot;,&quot;given&quot;:&quot;Daron M.&quot;,&quot;parse-names&quot;:false,&quot;dropping-particle&quot;:&quot;&quot;,&quot;non-dropping-particle&quot;:&quot;&quot;}],&quot;container-title&quot;:&quot;Molecular Biology and Evolution&quot;,&quot;container-title-short&quot;:&quot;Mol Biol Evol&quot;,&quot;DOI&quot;:&quot;10.1093/molbev/mst010&quot;,&quot;ISSN&quot;:&quot;07374038&quot;,&quot;PMID&quot;:&quot;23329690&quot;,&quot;issued&quot;:{&quot;date-parts&quot;:[[2013,4]]},&quot;page&quot;:&quot;772-780&quot;,&quot;abstract&quot;:&quo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 © 2013 The Author 2013. Published by Oxford University Press on behalf of the Society for Molecular Biology and Evolution.&quot;,&quot;issue&quot;:&quot;4&quot;,&quot;volume&quot;:&quot;30&quot;},&quot;isTemporary&quot;:false}]},{&quot;citationID&quot;:&quot;MENDELEY_CITATION_fa3e6d56-c239-4732-8697-6f9ae7ec2334&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&quot;,&quot;citationItems&quot;:[{&quot;id&quot;:&quot;c31e9454-39ac-30f2-b711-7c5a8372a294&quot;,&quot;itemData&quot;:{&quot;type&quot;:&quot;article-journal&quot;,&quot;id&quot;:&quot;c31e9454-39ac-30f2-b711-7c5a8372a294&quot;,&quot;title&quot;:&quot;IQ-TREE: A fast and effective stochastic algorithm for estimating maximum-likelihood phylogenies&quot;,&quot;author&quot;:[{&quot;family&quot;:&quot;Nguyen&quot;,&quot;given&quot;:&quot;Lam Tung&quot;,&quot;parse-names&quot;:false,&quot;dropping-particle&quot;:&quot;&quot;,&quot;non-dropping-particle&quot;:&quot;&quot;},{&quot;family&quot;:&quot;Schmidt&quot;,&quot;given&quot;:&quot;Heiko A.&quot;,&quot;parse-names&quot;:false,&quot;dropping-particle&quot;:&quot;&quot;,&quot;non-dropping-particle&quot;:&quot;&quot;},{&quot;family&quot;:&quot;Haeseler&quot;,&quot;given&quot;:&quot;Arndt&quot;,&quot;parse-names&quot;:false,&quot;dropping-particle&quot;:&quot;&quot;,&quot;non-dropping-particle&quot;:&quot;Von&quot;},{&quot;family&quot;:&quot;Minh&quot;,&quot;given&quot;:&quot;Bui Quang&quot;,&quot;parse-names&quot;:false,&quot;dropping-particle&quot;:&quot;&quot;,&quot;non-dropping-particle&quot;:&quot;&quot;}],&quot;container-title&quot;:&quot;Molecular Biology and Evolution&quot;,&quot;container-title-short&quot;:&quot;Mol Biol Evol&quot;,&quot;DOI&quot;:&quot;10.1093/molbev/msu300&quot;,&quot;ISSN&quot;:&quot;15371719&quot;,&quot;PMID&quot;:&quot;25371430&quot;,&quot;issued&quot;:{&quot;date-parts&quot;:[[2015,1,1]]},&quot;page&quot;:&quot;268-274&quot;,&quot;abstract&quot;:&quot;Large phylogenomics data sets require fast tree inference methods, especially for maximum-likelihood (ML) phylogenies. Fast programs exist, but due to inherent heuristics to find optimal trees, it is not clear whether the best tree is found. Thus, there is need for additional approaches that employ different search strategies to find ML trees and that are at the same time as fast as currently available ML programs. We show that a combination of hill-climbing approaches and a stochastic perturbation method can be time-efficiently implemented. If we allow the same CPU time as RAxML and PhyML, then our software IQ-TREE found higher likelihoods between 62.2% and 87.1% of the studied alignments, thus efficiently exploring the tree-space. If we use the IQ-TREE stopping rule, RAxML and PhyML are faster in 75.7% and 47.1% of the DNA alignments and 42.2% and 100% of the protein alignments, respectively. However, the range of obtaining higher likelihoods with IQ-TREE improves to 73.3-97.1%. IQ-TREE is freely available at http://www.cibiv.at/software/iqtree.&quot;,&quot;publisher&quot;:&quot;Oxford University Press&quot;,&quot;issue&quot;:&quot;1&quot;,&quot;volume&quot;:&quot;32&quot;},&quot;isTemporary&quot;:false}]},{&quot;citationID&quot;:&quot;MENDELEY_CITATION_68411c95-a6fe-4959-89f9-e39a2357da7c&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&quot;,&quot;citationItems&quot;:[{&quot;id&quot;:&quot;db856e98-3018-391b-bb3e-9f8aed63f561&quot;,&quot;itemData&quot;:{&quot;type&quot;:&quot;article-journal&quot;,&quot;id&quot;:&quot;db856e98-3018-391b-bb3e-9f8aed63f561&quot;,&quot;title&quot;:&quot;Interactive Tree of Life (iTOL) v6: recent updates to the phylogenetic tree display and annotation tool&quot;,&quot;author&quot;:[{&quot;family&quot;:&quot;Letunic&quot;,&quot;given&quot;:&quot;Ivica&quot;,&quot;parse-names&quot;:false,&quot;dropping-particle&quot;:&quot;&quot;,&quot;non-dropping-particle&quot;:&quot;&quot;},{&quot;family&quot;:&quot;Bork&quot;,&quot;given&quot;:&quot;Peer&quot;,&quot;parse-names&quot;:false,&quot;dropping-particle&quot;:&quot;&quot;,&quot;non-dropping-particle&quot;:&quot;&quot;}],&quot;container-title&quot;:&quot;Nucleic Acids Research&quot;,&quot;container-title-short&quot;:&quot;Nucleic Acids Res&quot;,&quot;DOI&quot;:&quot;10.1093/nar/gkae268&quot;,&quot;ISSN&quot;:&quot;0305-1048&quot;,&quot;issued&quot;:{&quot;date-parts&quot;:[[2024,7,5]]},&quot;page&quot;:&quot;W78-W82&quot;,&quot;abstract&quot;:&quot;&lt;p&gt;The Interactive Tree Of Life (https://itol.embl.de) is an online tool for the management, display, annotation and manipulation of phylogenetic and other trees. It is freely available and open to everyone. iTOL version 6 introduces a modernized and completely rewritten user interface, together with numerous new features. A new dataset type has been introduced (colored/labeled ranges), greatly upgrading the functionality of the previous simple colored range annotation function. Additional annotation options have been implemented for several existing dataset types. Dataset template files now support simple assignment of annotations to multiple tree nodes through substring matching, including full regular expression support. Node metadata handling has been greatly extended with novel display and exporting options, and it can now be edited interactively or bulk updated through annotation files. Tree labels can be displayed using multiple simultaneous font styles, with precise positioning, sizing and styling of each individual label part. Various bulk label editing functions have been implemented, simplifying large scale changes of all tree node labels. iTOL’s automatic taxonomy assignment functions now support trees based on the Genome Taxonomy Database (GTDB), in addition to the NCBI taxonomy. The functionality of the optional user account pages has been expanded, simplifying the management, navigation and sharing of projects and trees. iTOL currently handles more than one and a half million trees from &amp;amp;gt;130 000 individual user accounts.&lt;/p&gt;&quot;,&quot;issue&quot;:&quot;W1&quot;,&quot;volume&quot;:&quot;52&quot;},&quot;isTemporary&quot;:false}]},{&quot;citationID&quot;:&quot;MENDELEY_CITATION_3c1a13e9-ee4f-4c60-80ae-1208a2581564&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M2MxYTEzZTktZWU0Zi00YzYwLTgwYWUtMTIwOGEyNTgxNTY0IiwicHJvcGVydGllcyI6eyJub3RlSW5kZXgiOjB9LCJpc0VkaXRlZCI6ZmFsc2UsIm1hbnVhbE92ZXJyaWRlIjp7ImlzTWFudWFsbHlPdmVycmlkZGVuIjpmYWxzZSwiY2l0ZXByb2NUZXh0IjoiPHN1cD4yM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quot;,&quot;citationItems&quot;:[{&quot;id&quot;:&quot;7e83d25e-1551-3230-b3c4-63182bdee628&quot;,&quot;itemData&quot;:{&quot;type&quot;:&quot;article-journal&quot;,&quot;id&quot;:&quot;7e83d25e-1551-3230-b3c4-63182bdee628&quot;,&quot;title&quot;:&quot;Not So Different After All: A Comparison of Methods for Detecting Amino Acid Sites Under Selection&quot;,&quot;author&quot;:[{&quot;family&quot;:&quot;Kosakovsky Pond&quot;,&quot;given&quot;:&quot;Sergei L.&quot;,&quot;parse-names&quot;:false,&quot;dropping-particle&quot;:&quot;&quot;,&quot;non-dropping-particle&quot;:&quot;&quot;},{&quot;family&quot;:&quot;Frost&quot;,&quot;given&quot;:&quot;Simon D. W.&quot;,&quot;parse-names&quot;:false,&quot;dropping-particle&quot;:&quot;&quot;,&quot;non-dropping-particle&quot;:&quot;&quot;}],&quot;container-title&quot;:&quot;Molecular Biology and Evolution&quot;,&quot;container-title-short&quot;:&quot;Mol Biol Evol&quot;,&quot;DOI&quot;:&quot;10.1093/molbev/msi105&quot;,&quot;ISSN&quot;:&quot;1537-1719&quot;,&quot;issued&quot;:{&quot;date-parts&quot;:[[2005,5,1]]},&quot;page&quot;:&quot;1208-1222&quot;,&quot;issue&quot;:&quot;5&quot;,&quot;volume&quot;:&quot;22&quot;},&quot;isTemporary&quot;:false}]},{&quot;citationID&quot;:&quot;MENDELEY_CITATION_949cf9c1-6e3f-4b99-b9d3-3174d962cafb&quot;,&quot;properties&quot;:{&quot;noteIndex&quot;:0},&quot;isEdited&quot;:false,&quot;manualOverride&quot;:{&quot;isManuallyOverridden&quot;:false,&quot;citeprocText&quot;:&quot;&lt;sup&gt;38,39&lt;/sup&gt;&quot;,&quot;manualOverrideText&quot;:&quot;&quot;},&quot;citationTag&quot;:&quot;MENDELEY_CITATION_v3_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&quot;,&quot;citationItems&quot;:[{&quot;id&quot;:&quot;a486177b-b026-32b4-8fac-9d5f9aab4a19&quot;,&quot;itemData&quot;:{&quot;type&quot;:&quot;article-journal&quot;,&quot;id&quot;:&quot;a486177b-b026-32b4-8fac-9d5f9aab4a19&quot;,&quot;title&quot;:&quot;Datamonkey 2.0: A Modern Web Application for Characterizing Selective and Other Evolutionary Processes&quot;,&quot;author&quot;:[{&quot;family&quot;:&quot;Weaver&quot;,&quot;given&quot;:&quot;Steven&quot;,&quot;parse-names&quot;:false,&quot;dropping-particle&quot;:&quot;&quot;,&quot;non-dropping-particle&quot;:&quot;&quot;},{&quot;family&quot;:&quot;Shank&quot;,&quot;given&quot;:&quot;Stephen D&quot;,&quot;parse-names&quot;:false,&quot;dropping-particle&quot;:&quot;&quot;,&quot;non-dropping-particle&quot;:&quot;&quot;},{&quot;family&quot;:&quot;Spielman&quot;,&quot;given&quot;:&quot;Stephanie J&quot;,&quot;parse-names&quot;:false,&quot;dropping-particle&quot;:&quot;&quot;,&quot;non-dropping-particle&quot;:&quot;&quot;},{&quot;family&quot;:&quot;Li&quot;,&quot;given&quot;:&quot;Michael&quot;,&quot;parse-names&quot;:false,&quot;dropping-particle&quot;:&quot;&quot;,&quot;non-dropping-particle&quot;:&quot;&quot;},{&quot;family&quot;:&quot;Muse&quot;,&quot;given&quot;:&quot;Spencer&quot;,&quot;parse-names&quot;:false,&quot;dropping-particle&quot;:&quot;V&quot;,&quot;non-dropping-particle&quot;:&quot;&quot;},{&quot;family&quot;:&quot;Kosakovsky Pond&quot;,&quot;given&quot;:&quot;Sergei L&quot;,&quot;parse-names&quot;:false,&quot;dropping-particle&quot;:&quot;&quot;,&quot;non-dropping-particle&quot;:&quot;&quot;}],&quot;container-title&quot;:&quot;Molecular Biology and Evolution&quot;,&quot;container-title-short&quot;:&quot;Mol Biol Evol&quot;,&quot;DOI&quot;:&quot;10.1093/molbev/msx335&quot;,&quot;ISSN&quot;:&quot;0737-4038&quot;,&quot;issued&quot;:{&quot;date-parts&quot;:[[2018,3,1]]},&quot;page&quot;:&quot;773-777&quot;,&quot;issue&quot;:&quot;3&quot;,&quot;volume&quot;:&quot;35&quot;},&quot;isTemporary&quot;:false},{&quot;id&quot;:&quot;fd8818e1-8cc7-384a-b602-a01328fc902f&quot;,&quot;itemData&quot;:{&quot;type&quot;:&quot;article-journal&quot;,&quot;id&quot;:&quot;fd8818e1-8cc7-384a-b602-a01328fc902f&quot;,&quot;title&quot;:&quot;HyPhy 2.5—A Customizable Platform for Evolutionary Hypothesis Testing Using Phylogenies&quot;,&quot;author&quot;:[{&quot;family&quot;:&quot;Kosakovsky Pond&quot;,&quot;given&quot;:&quot;Sergei L&quot;,&quot;parse-names&quot;:false,&quot;dropping-particle&quot;:&quot;&quot;,&quot;non-dropping-particle&quot;:&quot;&quot;},{&quot;family&quot;:&quot;Poon&quot;,&quot;given&quot;:&quot;Art F Y&quot;,&quot;parse-names&quot;:false,&quot;dropping-particle&quot;:&quot;&quot;,&quot;non-dropping-particle&quot;:&quot;&quot;},{&quot;family&quot;:&quot;Velazquez&quot;,&quot;given&quot;:&quot;Ryan&quot;,&quot;parse-names&quot;:false,&quot;dropping-particle&quot;:&quot;&quot;,&quot;non-dropping-particle&quot;:&quot;&quot;},{&quot;family&quot;:&quot;Weaver&quot;,&quot;given&quot;:&quot;Steven&quot;,&quot;parse-names&quot;:false,&quot;dropping-particle&quot;:&quot;&quot;,&quot;non-dropping-particle&quot;:&quot;&quot;},{&quot;family&quot;:&quot;Hepler&quot;,&quot;given&quot;:&quot;N Lance&quot;,&quot;parse-names&quot;:false,&quot;dropping-particle&quot;:&quot;&quot;,&quot;non-dropping-particle&quot;:&quot;&quot;},{&quot;family&quot;:&quot;Murrell&quot;,&quot;given&quot;:&quot;Ben&quot;,&quot;parse-names&quot;:false,&quot;dropping-particle&quot;:&quot;&quot;,&quot;non-dropping-particle&quot;:&quot;&quot;},{&quot;family&quot;:&quot;Shank&quot;,&quot;given&quot;:&quot;Stephen D&quot;,&quot;parse-names&quot;:false,&quot;dropping-particle&quot;:&quot;&quot;,&quot;non-dropping-particle&quot;:&quot;&quot;},{&quot;family&quot;:&quot;Magalis&quot;,&quot;given&quot;:&quot;Brittany Rife&quot;,&quot;parse-names&quot;:false,&quot;dropping-particle&quot;:&quot;&quot;,&quot;non-dropping-particle&quot;:&quot;&quot;},{&quot;family&quot;:&quot;Bouvier&quot;,&quot;given&quot;:&quot;Dave&quot;,&quot;parse-names&quot;:false,&quot;dropping-particle&quot;:&quot;&quot;,&quot;non-dropping-particle&quot;:&quot;&quot;},{&quot;family&quot;:&quot;Nekrutenko&quot;,&quot;given&quot;:&quot;Anton&quot;,&quot;parse-names&quot;:false,&quot;dropping-particle&quot;:&quot;&quot;,&quot;non-dropping-particle&quot;:&quot;&quot;},{&quot;family&quot;:&quot;Wisotsky&quot;,&quot;given&quot;:&quot;Sadie&quot;,&quot;parse-names&quot;:false,&quot;dropping-particle&quot;:&quot;&quot;,&quot;non-dropping-particle&quot;:&quot;&quot;},{&quot;family&quot;:&quot;Spielman&quot;,&quot;given&quot;:&quot;Stephanie J&quot;,&quot;parse-names&quot;:false,&quot;dropping-particle&quot;:&quot;&quot;,&quot;non-dropping-particle&quot;:&quot;&quot;},{&quot;family&quot;:&quot;Frost&quot;,&quot;given&quot;:&quot;Simon D W&quot;,&quot;parse-names&quot;:false,&quot;dropping-particle&quot;:&quot;&quot;,&quot;non-dropping-particle&quot;:&quot;&quot;},{&quot;family&quot;:&quot;Muse&quot;,&quot;given&quot;:&quot;Spencer&quot;,&quot;parse-names&quot;:false,&quot;dropping-particle&quot;:&quot;V&quot;,&quot;non-dropping-particle&quot;:&quot;&quot;}],&quot;container-title&quot;:&quot;Molecular Biology and Evolution&quot;,&quot;container-title-short&quot;:&quot;Mol Biol Evol&quot;,&quot;DOI&quot;:&quot;10.1093/molbev/msz197&quot;,&quot;ISSN&quot;:&quot;0737-4038&quot;,&quot;issued&quot;:{&quot;date-parts&quot;:[[2020,1,1]]},&quot;page&quot;:&quot;295-299&quot;,&quot;abstract&quot;:&quot;&lt;p&gt;HYpothesis testing using PHYlogenies (HyPhy) is a scriptable, open-source package for fitting a broad range of evolutionary models to multiple sequence alignments, and for conducting subsequent parameter estimation and hypothesis testing, primarily in the maximum likelihood statistical framework. It has become a popular choice for characterizing various aspects of the evolutionary process: natural selection, evolutionary rates, recombination, and coevolution. The 2.5 release (available from www.hyphy.org) includes a completely re-engineered computational core and analysis library that introduces new classes of evolutionary models and statistical tests, delivers substantial performance and stability enhancements, improves usability, streamlines end-to-end analysis workflows, makes it easier to develop custom analyses, and is mostly backward compatible with previous HyPhy releases.&lt;/p&gt;&quot;,&quot;issue&quot;:&quot;1&quot;,&quot;volume&quot;:&quot;37&quot;},&quot;isTemporary&quot;:false}]},{&quot;citationID&quot;:&quot;MENDELEY_CITATION_8b8c5165-518c-4cd1-b01c-1cf294d1deee&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&quot;,&quot;citationItems&quot;:[{&quot;id&quot;:&quot;f56f9820-96be-36ef-aa63-fe46e81a0331&quot;,&quot;itemData&quot;:{&quot;type&quot;:&quot;article-journal&quot;,&quot;id&quot;:&quot;f56f9820-96be-36ef-aa63-fe46e81a0331&quot;,&quot;title&quot;:&quot;FUBAR: A Fast, Unconstrained Bayesian AppRoximation for Inferring Selection&quot;,&quot;author&quot;:[{&quot;family&quot;:&quot;Murrell&quot;,&quot;given&quot;:&quot;B.&quot;,&quot;parse-names&quot;:false,&quot;dropping-particle&quot;:&quot;&quot;,&quot;non-dropping-particle&quot;:&quot;&quot;},{&quot;family&quot;:&quot;Moola&quot;,&quot;given&quot;:&quot;S.&quot;,&quot;parse-names&quot;:false,&quot;dropping-particle&quot;:&quot;&quot;,&quot;non-dropping-particle&quot;:&quot;&quot;},{&quot;family&quot;:&quot;Mabona&quot;,&quot;given&quot;:&quot;A.&quot;,&quot;parse-names&quot;:false,&quot;dropping-particle&quot;:&quot;&quot;,&quot;non-dropping-particle&quot;:&quot;&quot;},{&quot;family&quot;:&quot;Weighill&quot;,&quot;given&quot;:&quot;T.&quot;,&quot;parse-names&quot;:false,&quot;dropping-particle&quot;:&quot;&quot;,&quot;non-dropping-particle&quot;:&quot;&quot;},{&quot;family&quot;:&quot;Sheward&quot;,&quot;given&quot;:&quot;D.&quot;,&quot;parse-names&quot;:false,&quot;dropping-particle&quot;:&quot;&quot;,&quot;non-dropping-particle&quot;:&quot;&quot;},{&quot;family&quot;:&quot;Kosakovsky Pond&quot;,&quot;given&quot;:&quot;S. L.&quot;,&quot;parse-names&quot;:false,&quot;dropping-particle&quot;:&quot;&quot;,&quot;non-dropping-particle&quot;:&quot;&quot;},{&quot;family&quot;:&quot;Scheffler&quot;,&quot;given&quot;:&quot;K.&quot;,&quot;parse-names&quot;:false,&quot;dropping-particle&quot;:&quot;&quot;,&quot;non-dropping-particle&quot;:&quot;&quot;}],&quot;container-title&quot;:&quot;Molecular Biology and Evolution&quot;,&quot;container-title-short&quot;:&quot;Mol Biol Evol&quot;,&quot;DOI&quot;:&quot;10.1093/molbev/mst030&quot;,&quot;ISSN&quot;:&quot;0737-4038&quot;,&quot;issued&quot;:{&quot;date-parts&quot;:[[2013,5,1]]},&quot;page&quot;:&quot;1196-1205&quot;,&quot;issue&quot;:&quot;5&quot;,&quot;volume&quot;:&quot;30&quot;},&quot;isTemporary&quot;:false}]},{&quot;citationID&quot;:&quot;MENDELEY_CITATION_1825b273-02e8-4346-852e-8db65cf2789c&quot;,&quot;properties&quot;:{&quot;noteIndex&quot;:0},&quot;isEdited&quot;:false,&quot;manualOverride&quot;:{&quot;isManuallyOverridden&quot;:false,&quot;citeprocText&quot;:&quot;&lt;sup&gt;41,42&lt;/sup&gt;&quot;,&quot;manualOverrideText&quot;:&quot;&quot;},&quot;citationTag&quot;:&quot;MENDELEY_CITATION_v3_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&quot;,&quot;citationItems&quot;:[{&quot;id&quot;:&quot;b3fc73c8-0eab-3232-b8f3-cfb0a2ff8c79&quot;,&quot;itemData&quot;:{&quot;type&quot;:&quot;article-journal&quot;,&quot;id&quot;:&quot;b3fc73c8-0eab-3232-b8f3-cfb0a2ff8c79&quot;,&quot;title&quot;:&quot;RDP: detection of recombination amongst aligned sequences&quot;,&quot;author&quot;:[{&quot;family&quot;:&quot;Martin&quot;,&quot;given&quot;:&quot;Darren&quot;,&quot;parse-names&quot;:false,&quot;dropping-particle&quot;:&quot;&quot;,&quot;non-dropping-particle&quot;:&quot;&quot;},{&quot;family&quot;:&quot;Rybicki&quot;,&quot;given&quot;:&quot;Ed&quot;,&quot;parse-names&quot;:false,&quot;dropping-particle&quot;:&quot;&quot;,&quot;non-dropping-particle&quot;:&quot;&quot;}],&quot;container-title&quot;:&quot;Bioinformatics&quot;,&quot;DOI&quot;:&quot;10.1093/bioinformatics/16.6.562&quot;,&quot;ISSN&quot;:&quot;1367-4811&quot;,&quot;issued&quot;:{&quot;date-parts&quot;:[[2000,6,1]]},&quot;page&quot;:&quot;562-563&quot;,&quot;abstract&quot;:&quot;&lt;p&gt;Summary: Recombination Detection Program (RDP) is a program that applies a pairwise scanning approach to the detection of recombination amongst a group of aligned DNA sequences. The software runs under Windows95 and combines highly automated screening of large numbers of sequences with a highly interactive interface for examining the results of the analyses.&lt;/p&gt;&quot;,&quot;issue&quot;:&quot;6&quot;,&quot;volume&quot;:&quot;16&quot;,&quot;container-title-short&quot;:&quot;&quot;},&quot;isTemporary&quot;:false},{&quot;id&quot;:&quot;c33077df-dd32-3639-be5c-a1cb59b4eb72&quot;,&quot;itemData&quot;:{&quot;type&quot;:&quot;article-journal&quot;,&quot;id&quot;:&quot;c33077df-dd32-3639-be5c-a1cb59b4eb72&quot;,&quot;title&quot;:&quot;RDP5: a computer program for analyzing recombination in, and removing signals of recombination from, nucleotide sequence datasets&quot;,&quot;author&quot;:[{&quot;family&quot;:&quot;Martin&quot;,&quot;given&quot;:&quot;Darren P&quot;,&quot;parse-names&quot;:false,&quot;dropping-particle&quot;:&quot;&quot;,&quot;non-dropping-particle&quot;:&quot;&quot;},{&quot;family&quot;:&quot;Varsani&quot;,&quot;given&quot;:&quot;Arvind&quot;,&quot;parse-names&quot;:false,&quot;dropping-particle&quot;:&quot;&quot;,&quot;non-dropping-particle&quot;:&quot;&quot;},{&quot;family&quot;:&quot;Roumagnac&quot;,&quot;given&quot;:&quot;Philippe&quot;,&quot;parse-names&quot;:false,&quot;dropping-particle&quot;:&quot;&quot;,&quot;non-dropping-particle&quot;:&quot;&quot;},{&quot;family&quot;:&quot;Botha&quot;,&quot;given&quot;:&quot;Gerrit&quot;,&quot;parse-names&quot;:false,&quot;dropping-particle&quot;:&quot;&quot;,&quot;non-dropping-particle&quot;:&quot;&quot;},{&quot;family&quot;:&quot;Maslamoney&quot;,&quot;given&quot;:&quot;Suresh&quot;,&quot;parse-names&quot;:false,&quot;dropping-particle&quot;:&quot;&quot;,&quot;non-dropping-particle&quot;:&quot;&quot;},{&quot;family&quot;:&quot;Schwab&quot;,&quot;given&quot;:&quot;Tiana&quot;,&quot;parse-names&quot;:false,&quot;dropping-particle&quot;:&quot;&quot;,&quot;non-dropping-particle&quot;:&quot;&quot;},{&quot;family&quot;:&quot;Kelz&quot;,&quot;given&quot;:&quot;Zena&quot;,&quot;parse-names&quot;:false,&quot;dropping-particle&quot;:&quot;&quot;,&quot;non-dropping-particle&quot;:&quot;&quot;},{&quot;family&quot;:&quot;Kumar&quot;,&quot;given&quot;:&quot;Venkatesh&quot;,&quot;parse-names&quot;:false,&quot;dropping-particle&quot;:&quot;&quot;,&quot;non-dropping-particle&quot;:&quot;&quot;},{&quot;family&quot;:&quot;Murrell&quot;,&quot;given&quot;:&quot;Ben&quot;,&quot;parse-names&quot;:false,&quot;dropping-particle&quot;:&quot;&quot;,&quot;non-dropping-particle&quot;:&quot;&quot;}],&quot;container-title&quot;:&quot;Virus Evolution&quot;,&quot;container-title-short&quot;:&quot;Virus Evol&quot;,&quot;DOI&quot;:&quot;10.1093/ve/veaa087&quot;,&quot;ISSN&quot;:&quot;2057-1577&quot;,&quot;issued&quot;:{&quot;date-parts&quot;:[[2021,1,20]]},&quot;abstract&quot;:&quot;&lt;p&gt;For the past 20 years, the recombination detection program (RDP) project has focused on the development of a fast, flexible, and easy to use Windows-based recombination analysis tool. Whereas previous versions of this tool have relied on considerable user-mediated verification of detected recombination events, the latest iteration, RDP5, is automated enough that it can be integrated within analysis pipelines and run without any user input. The main innovation enabling this degree of automation is the implementation of statistical tests to identify recombination signals that could be attributable to evolutionary processes other than recombination. The additional analysis time required for these tests has been offset by algorithmic improvements throughout the program such that, relative to RDP4, RDP5 will still run up to five times faster and be capable of analyzing alignments containing twice as many sequences (up to 5000) that are five times longer (up to 50 million sites). For users wanting to remove signals of recombination from their datasets before using them for downstream phylogenetics-based molecular evolution analyses, RDP5 can disassemble detected recombinant sequences into their constituent parts and output a variety of different recombination-free datasets in an array of different alignment formats. For users that are interested in exploring the recombination history of their datasets, all the manual verification, data management and data visualization components of RDP5 have been extensively updated to minimize the amount of time needed by users to individually verify and refine the program’s interpretation of each of the individual recombination events that it detects.&lt;/p&gt;&quot;,&quot;issue&quot;:&quot;1&quot;,&quot;volume&quot;:&quot;7&quot;},&quot;isTemporary&quot;:false}]},{&quot;citationID&quot;:&quot;MENDELEY_CITATION_2838a772-8b60-4c3f-b053-c29a3e43240d&quot;,&quot;properties&quot;:{&quot;noteIndex&quot;:0},&quot;isEdited&quot;:false,&quot;manualOverride&quot;:{&quot;isManuallyOverridden&quot;:false,&quot;citeprocText&quot;:&quot;&lt;sup&gt;43,44&lt;/sup&gt;&quot;,&quot;manualOverrideText&quot;:&quot;&quot;},&quot;citationTag&quot;:&quot;MENDELEY_CITATION_v3_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&quot;,&quot;citationItems&quot;:[{&quot;id&quot;:&quot;f2c6d9d1-d0b2-354f-aa9c-dd58c10c92f7&quot;,&quot;itemData&quot;:{&quot;type&quot;:&quot;article&quot;,&quot;id&quot;:&quot;f2c6d9d1-d0b2-354f-aa9c-dd58c10c92f7&quot;,&quot;title&quot;:&quot;phytools: Phylogenetic Tools for Comparative Biology (and Other Things)&quot;,&quot;author&quot;:[{&quot;family&quot;:&quot;Revell&quot;,&quot;given&quot;:&quot;Liam J.&quot;,&quot;parse-names&quot;:false,&quot;dropping-particle&quot;:&quot;&quot;,&quot;non-dropping-particle&quot;:&quot;&quot;}],&quot;container-title&quot;:&quot;CRAN: Contributed Packages&quot;,&quot;DOI&quot;:&quot;10.32614/CRAN.package.phytools&quot;,&quot;issued&quot;:{&quot;date-parts&quot;:[[2011,8,20]]},&quot;container-title-short&quot;:&quot;&quot;},&quot;isTemporary&quot;:false},{&quot;id&quot;:&quot;7aa25206-f2ac-354d-b28e-638ee879e76b&quot;,&quot;itemData&quot;:{&quot;type&quot;:&quot;article&quot;,&quot;id&quot;:&quot;7aa25206-f2ac-354d-b28e-638ee879e76b&quot;,&quot;title&quot;:&quot;ape: Analyses of Phylogenetics and Evolution&quot;,&quot;author&quot;:[{&quot;family&quot;:&quot;Paradis&quot;,&quot;given&quot;:&quot;Emmanuel&quot;,&quot;parse-names&quot;:false,&quot;dropping-particle&quot;:&quot;&quot;,&quot;non-dropping-particle&quot;:&quot;&quot;},{&quot;family&quot;:&quot;Blomberg&quot;,&quot;given&quot;:&quot;Simon&quot;,&quot;parse-names&quot;:false,&quot;dropping-particle&quot;:&quot;&quot;,&quot;non-dropping-particle&quot;:&quot;&quot;},{&quot;family&quot;:&quot;Bolker&quot;,&quot;given&quot;:&quot;Ben&quot;,&quot;parse-names&quot;:false,&quot;dropping-particle&quot;:&quot;&quot;,&quot;non-dropping-particle&quot;:&quot;&quot;},{&quot;family&quot;:&quot;Brown&quot;,&quot;given&quot;:&quot;Joseph&quot;,&quot;parse-names&quot;:false,&quot;dropping-particle&quot;:&quot;&quot;,&quot;non-dropping-particle&quot;:&quot;&quot;},{&quot;family&quot;:&quot;Claramunt&quot;,&quot;given&quot;:&quot;Santiago&quot;,&quot;parse-names&quot;:false,&quot;dropping-particle&quot;:&quot;&quot;,&quot;non-dropping-particle&quot;:&quot;&quot;},{&quot;family&quot;:&quot;Claude&quot;,&quot;given&quot;:&quot;Julien&quot;,&quot;parse-names&quot;:false,&quot;dropping-particle&quot;:&quot;&quot;,&quot;non-dropping-particle&quot;:&quot;&quot;},{&quot;family&quot;:&quot;Cuong&quot;,&quot;given&quot;:&quot;Hoa Sien&quot;,&quot;parse-names&quot;:false,&quot;dropping-particle&quot;:&quot;&quot;,&quot;non-dropping-particle&quot;:&quot;&quot;},{&quot;family&quot;:&quot;Desper&quot;,&quot;given&quot;:&quot;Richard&quot;,&quot;parse-names&quot;:false,&quot;dropping-particle&quot;:&quot;&quot;,&quot;non-dropping-particle&quot;:&quot;&quot;},{&quot;family&quot;:&quot;Didier&quot;,&quot;given&quot;:&quot;Gilles&quot;,&quot;parse-names&quot;:false,&quot;dropping-particle&quot;:&quot;&quot;,&quot;non-dropping-particle&quot;:&quot;&quot;},{&quot;family&quot;:&quot;Durand&quot;,&quot;given&quot;:&quot;Benoit&quot;,&quot;parse-names&quot;:false,&quot;dropping-particle&quot;:&quot;&quot;,&quot;non-dropping-particle&quot;:&quot;&quot;},{&quot;family&quot;:&quot;Dutheil&quot;,&quot;given&quot;:&quot;Julien&quot;,&quot;parse-names&quot;:false,&quot;dropping-particle&quot;:&quot;&quot;,&quot;non-dropping-particle&quot;:&quot;&quot;},{&quot;family&quot;:&quot;Ewing&quot;,&quot;given&quot;:&quot;RJ&quot;,&quot;parse-names&quot;:false,&quot;dropping-particle&quot;:&quot;&quot;,&quot;non-dropping-particle&quot;:&quot;&quot;},{&quot;family&quot;:&quot;Gascuel&quot;,&quot;given&quot;:&quot;Olivier&quot;,&quot;parse-names&quot;:false,&quot;dropping-particle&quot;:&quot;&quot;,&quot;non-dropping-particle&quot;:&quot;&quot;},{&quot;family&quot;:&quot;Guillerme&quot;,&quot;given&quot;:&quot;Thomas&quot;,&quot;parse-names&quot;:false,&quot;dropping-particle&quot;:&quot;&quot;,&quot;non-dropping-particle&quot;:&quot;&quot;},{&quot;family&quot;:&quot;Heibl&quot;,&quot;given&quot;:&quot;Christoph&quot;,&quot;parse-names&quot;:false,&quot;dropping-particle&quot;:&quot;&quot;,&quot;non-dropping-particle&quot;:&quot;&quot;},{&quot;family&quot;:&quot;Ives&quot;,&quot;given&quot;:&quot;Anthony&quot;,&quot;parse-names&quot;:false,&quot;dropping-particle&quot;:&quot;&quot;,&quot;non-dropping-particle&quot;:&quot;&quot;},{&quot;family&quot;:&quot;Jones&quot;,&quot;given&quot;:&quot;Bradley&quot;,&quot;parse-names&quot;:false,&quot;dropping-particle&quot;:&quot;&quot;,&quot;non-dropping-particle&quot;:&quot;&quot;},{&quot;family&quot;:&quot;Krah&quot;,&quot;given&quot;:&quot;Franz&quot;,&quot;parse-names&quot;:false,&quot;dropping-particle&quot;:&quot;&quot;,&quot;non-dropping-particle&quot;:&quot;&quot;},{&quot;family&quot;:&quot;Lawson&quot;,&quot;given&quot;:&quot;Daniel&quot;,&quot;parse-names&quot;:false,&quot;dropping-particle&quot;:&quot;&quot;,&quot;non-dropping-particle&quot;:&quot;&quot;},{&quot;family&quot;:&quot;Lefort&quot;,&quot;given&quot;:&quot;Vincent&quot;,&quot;parse-names&quot;:false,&quot;dropping-particle&quot;:&quot;&quot;,&quot;non-dropping-particle&quot;:&quot;&quot;},{&quot;family&quot;:&quot;Legendre&quot;,&quot;given&quot;:&quot;Pierre&quot;,&quot;parse-names&quot;:false,&quot;dropping-particle&quot;:&quot;&quot;,&quot;non-dropping-particle&quot;:&quot;&quot;},{&quot;family&quot;:&quot;Lemon&quot;,&quot;given&quot;:&quot;Jim&quot;,&quot;parse-names&quot;:false,&quot;dropping-particle&quot;:&quot;&quot;,&quot;non-dropping-particle&quot;:&quot;&quot;},{&quot;family&quot;:&quot;Louvel&quot;,&quot;given&quot;:&quot;Guillaume&quot;,&quot;parse-names&quot;:false,&quot;dropping-particle&quot;:&quot;&quot;,&quot;non-dropping-particle&quot;:&quot;&quot;},{&quot;family&quot;:&quot;Marotta&quot;,&quot;given&quot;:&quot;Federico&quot;,&quot;parse-names&quot;:false,&quot;dropping-particle&quot;:&quot;&quot;,&quot;non-dropping-particle&quot;:&quot;&quot;},{&quot;family&quot;:&quot;Marcon&quot;,&quot;given&quot;:&quot;Eric&quot;,&quot;parse-names&quot;:false,&quot;dropping-particle&quot;:&quot;&quot;,&quot;non-dropping-particle&quot;:&quot;&quot;},{&quot;family&quot;:&quot;McCloskey&quot;,&quot;given&quot;:&quot;Rosemary&quot;,&quot;parse-names&quot;:false,&quot;dropping-particle&quot;:&quot;&quot;,&quot;non-dropping-particle&quot;:&quot;&quot;},{&quot;family&quot;:&quot;Nylander&quot;,&quot;given&quot;:&quot;Johan&quot;,&quot;parse-names&quot;:false,&quot;dropping-particle&quot;:&quot;&quot;,&quot;non-dropping-particle&quot;:&quot;&quot;},{&quot;family&quot;:&quot;Opgen-Rhein&quot;,&quot;given&quot;:&quot;Rainer&quot;,&quot;parse-names&quot;:false,&quot;dropping-particle&quot;:&quot;&quot;,&quot;non-dropping-particle&quot;:&quot;&quot;},{&quot;family&quot;:&quot;Popescu&quot;,&quot;given&quot;:&quot;Andrei-Alin&quot;,&quot;parse-names&quot;:false,&quot;dropping-particle&quot;:&quot;&quot;,&quot;non-dropping-particle&quot;:&quot;&quot;},{&quot;family&quot;:&quot;Royer-Carenzi&quot;,&quot;given&quot;:&quot;Manuela&quot;,&quot;parse-names&quot;:false,&quot;dropping-particle&quot;:&quot;&quot;,&quot;non-dropping-particle&quot;:&quot;&quot;},{&quot;family&quot;:&quot;Schliep&quot;,&quot;given&quot;:&quot;Klaus&quot;,&quot;parse-names&quot;:false,&quot;dropping-particle&quot;:&quot;&quot;,&quot;non-dropping-particle&quot;:&quot;&quot;},{&quot;family&quot;:&quot;Strimmer&quot;,&quot;given&quot;:&quot;Korbinian&quot;,&quot;parse-names&quot;:false,&quot;dropping-particle&quot;:&quot;&quot;,&quot;non-dropping-particle&quot;:&quot;&quot;},{&quot;family&quot;:&quot;Vienne&quot;,&quot;given&quot;:&quot;Damien&quot;,&quot;parse-names&quot;:false,&quot;dropping-particle&quot;:&quot;&quot;,&quot;non-dropping-particle&quot;:&quot;de&quot;}],&quot;container-title&quot;:&quot;CRAN: Contributed Packages&quot;,&quot;DOI&quot;:&quot;10.32614/CRAN.package.ape&quot;,&quot;issued&quot;:{&quot;date-parts&quot;:[[2002,8,31]]},&quot;container-title-short&quot;:&quot;&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74299-B66D-9D4B-A619-721C8EBA5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48</Pages>
  <Words>7983</Words>
  <Characters>45506</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Keene,Lexi</dc:creator>
  <cp:keywords/>
  <dc:description/>
  <cp:lastModifiedBy>Keene-Snickers,Lexi</cp:lastModifiedBy>
  <cp:revision>14</cp:revision>
  <cp:lastPrinted>2025-04-08T20:34:00Z</cp:lastPrinted>
  <dcterms:created xsi:type="dcterms:W3CDTF">2025-04-04T22:39:00Z</dcterms:created>
  <dcterms:modified xsi:type="dcterms:W3CDTF">2025-05-02T22:35:00Z</dcterms:modified>
</cp:coreProperties>
</file>